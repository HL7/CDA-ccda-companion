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5D77A2" w14:textId="77777777" w:rsidR="00A41E88" w:rsidRPr="00D14360" w:rsidRDefault="00A41E88" w:rsidP="00C91AA1">
      <w:pPr>
        <w:spacing w:after="120"/>
        <w:jc w:val="right"/>
        <w:rPr>
          <w:del w:id="22" w:author="Russell Ott" w:date="2022-05-16T11:47:00Z"/>
          <w:rFonts w:ascii="Arial Narrow" w:hAnsi="Arial Narrow" w:cs="Calibri"/>
          <w:color w:val="000000"/>
          <w:sz w:val="32"/>
        </w:rPr>
      </w:pPr>
      <w:bookmarkStart w:id="23" w:name="_Hlk101441934"/>
      <w:bookmarkStart w:id="24" w:name="_Hlk83390161"/>
      <w:bookmarkStart w:id="25" w:name="_Hlk27771756"/>
      <w:bookmarkStart w:id="26" w:name="_Hlk101449977"/>
      <w:bookmarkEnd w:id="23"/>
    </w:p>
    <w:p w14:paraId="0430D5D8" w14:textId="18148D50" w:rsidR="00E6512E" w:rsidRPr="004A2412" w:rsidRDefault="003E45C2" w:rsidP="00E6512E">
      <w:pPr>
        <w:pStyle w:val="DocumentName"/>
        <w:ind w:left="144" w:hanging="144"/>
        <w:rPr>
          <w:highlight w:val="yellow"/>
          <w:lang w:val="en-US"/>
          <w:rPrChange w:id="27" w:author="Russell Ott" w:date="2022-05-16T11:47:00Z">
            <w:rPr>
              <w:rFonts w:ascii="Arial Narrow" w:hAnsi="Arial Narrow"/>
              <w:color w:val="000000"/>
              <w:sz w:val="32"/>
            </w:rPr>
          </w:rPrChange>
        </w:rPr>
        <w:pPrChange w:id="28" w:author="Russell Ott" w:date="2022-05-16T11:47:00Z">
          <w:pPr>
            <w:spacing w:after="120"/>
            <w:jc w:val="right"/>
          </w:pPr>
        </w:pPrChange>
      </w:pPr>
      <w:r w:rsidRPr="003E45C2">
        <w:rPr>
          <w:lang w:val="en-US"/>
          <w:rPrChange w:id="29" w:author="Russell Ott" w:date="2022-05-16T11:47:00Z">
            <w:rPr>
              <w:rFonts w:ascii="Arial Narrow" w:hAnsi="Arial Narrow"/>
              <w:color w:val="000000"/>
              <w:sz w:val="32"/>
            </w:rPr>
          </w:rPrChange>
        </w:rPr>
        <w:t>CDAR2_IG_CCDA_COMPANION_</w:t>
      </w:r>
      <w:del w:id="30" w:author="Russell Ott" w:date="2022-05-16T11:47:00Z">
        <w:r w:rsidR="00C91AA1" w:rsidRPr="00D14360">
          <w:rPr>
            <w:rFonts w:cs="Calibri"/>
            <w:color w:val="000000"/>
          </w:rPr>
          <w:delText>R2</w:delText>
        </w:r>
      </w:del>
      <w:ins w:id="31" w:author="Russell Ott" w:date="2022-05-16T11:47:00Z">
        <w:r w:rsidRPr="003E45C2">
          <w:rPr>
            <w:lang w:val="en-US"/>
          </w:rPr>
          <w:t>R3</w:t>
        </w:r>
      </w:ins>
      <w:r w:rsidRPr="003E45C2">
        <w:rPr>
          <w:lang w:val="en-US"/>
          <w:rPrChange w:id="32" w:author="Russell Ott" w:date="2022-05-16T11:47:00Z">
            <w:rPr>
              <w:rFonts w:ascii="Arial Narrow" w:hAnsi="Arial Narrow"/>
              <w:color w:val="000000"/>
              <w:sz w:val="32"/>
            </w:rPr>
          </w:rPrChange>
        </w:rPr>
        <w:t>_</w:t>
      </w:r>
      <w:r w:rsidR="00C31381">
        <w:rPr>
          <w:lang w:val="en-US"/>
          <w:rPrChange w:id="33" w:author="Russell Ott" w:date="2022-05-16T11:47:00Z">
            <w:rPr>
              <w:rFonts w:ascii="Arial Narrow" w:hAnsi="Arial Narrow"/>
              <w:color w:val="000000"/>
              <w:sz w:val="32"/>
            </w:rPr>
          </w:rPrChange>
        </w:rPr>
        <w:t>STU_</w:t>
      </w:r>
      <w:del w:id="34" w:author="Russell Ott" w:date="2022-05-16T11:47:00Z">
        <w:r w:rsidR="00C91AA1" w:rsidRPr="00D14360">
          <w:rPr>
            <w:rFonts w:cs="Calibri"/>
            <w:color w:val="000000"/>
          </w:rPr>
          <w:delText>2019</w:delText>
        </w:r>
        <w:r w:rsidR="007803BB">
          <w:rPr>
            <w:rFonts w:cs="Calibri"/>
            <w:color w:val="000000"/>
          </w:rPr>
          <w:delText>OCT</w:delText>
        </w:r>
        <w:r w:rsidR="00415124" w:rsidRPr="00482065">
          <w:rPr>
            <w:rFonts w:cs="Calibri"/>
            <w:color w:val="000000"/>
          </w:rPr>
          <w:delText>_2021</w:delText>
        </w:r>
        <w:r w:rsidR="00482065">
          <w:rPr>
            <w:rFonts w:cs="Calibri"/>
            <w:color w:val="000000"/>
          </w:rPr>
          <w:delText>OCT</w:delText>
        </w:r>
        <w:r w:rsidR="00415124" w:rsidRPr="00482065">
          <w:rPr>
            <w:rFonts w:cs="Calibri"/>
            <w:color w:val="000000"/>
          </w:rPr>
          <w:delText>withErrata</w:delText>
        </w:r>
      </w:del>
      <w:ins w:id="35" w:author="Russell Ott" w:date="2022-05-16T11:47:00Z">
        <w:r w:rsidR="00C31381">
          <w:rPr>
            <w:lang w:val="en-US"/>
          </w:rPr>
          <w:t>2022MAY</w:t>
        </w:r>
        <w:r w:rsidR="00E6512E" w:rsidRPr="004A2412">
          <w:rPr>
            <w:highlight w:val="yellow"/>
            <w:lang w:val="en-US"/>
          </w:rPr>
          <w:t xml:space="preserve"> </w:t>
        </w:r>
      </w:ins>
    </w:p>
    <w:p w14:paraId="60887AE3" w14:textId="77777777" w:rsidR="00E6512E" w:rsidRPr="004A2412" w:rsidRDefault="00E6512E" w:rsidP="00E6512E">
      <w:pPr>
        <w:pStyle w:val="DocumentName"/>
        <w:rPr>
          <w:lang w:val="en-US"/>
          <w:rPrChange w:id="36" w:author="Russell Ott" w:date="2022-05-16T11:47:00Z">
            <w:rPr>
              <w:rFonts w:ascii="Arial Narrow" w:hAnsi="Arial Narrow"/>
              <w:sz w:val="32"/>
            </w:rPr>
          </w:rPrChange>
        </w:rPr>
        <w:pPrChange w:id="37" w:author="Russell Ott" w:date="2022-05-16T11:47:00Z">
          <w:pPr>
            <w:spacing w:after="120"/>
            <w:jc w:val="right"/>
          </w:pPr>
        </w:pPrChange>
      </w:pPr>
    </w:p>
    <w:p w14:paraId="677DF334" w14:textId="77777777" w:rsidR="00C91AA1" w:rsidRPr="00D14360" w:rsidRDefault="00634398" w:rsidP="008B4012">
      <w:pPr>
        <w:spacing w:after="120"/>
        <w:jc w:val="center"/>
        <w:rPr>
          <w:del w:id="38" w:author="Russell Ott" w:date="2022-05-16T11:47:00Z"/>
          <w:rFonts w:cs="Calibri"/>
        </w:rPr>
      </w:pPr>
      <w:del w:id="39" w:author="Russell Ott" w:date="2022-05-16T11:47:00Z">
        <w:r w:rsidRPr="00242053">
          <w:rPr>
            <w:noProof/>
          </w:rPr>
          <w:drawing>
            <wp:inline distT="0" distB="0" distL="0" distR="0" wp14:anchorId="0E8D2820" wp14:editId="58490573">
              <wp:extent cx="2222500" cy="1206500"/>
              <wp:effectExtent l="0" t="0" r="0" b="0"/>
              <wp:docPr id="7" name="Picture 1" descr="HL7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L7_l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1206500"/>
                      </a:xfrm>
                      <a:prstGeom prst="rect">
                        <a:avLst/>
                      </a:prstGeom>
                      <a:noFill/>
                      <a:ln>
                        <a:noFill/>
                      </a:ln>
                    </pic:spPr>
                  </pic:pic>
                </a:graphicData>
              </a:graphic>
            </wp:inline>
          </w:drawing>
        </w:r>
      </w:del>
    </w:p>
    <w:p w14:paraId="65E7F41F" w14:textId="77777777" w:rsidR="00C91AA1" w:rsidRPr="00D14360" w:rsidRDefault="00C91AA1" w:rsidP="008B4012">
      <w:pPr>
        <w:spacing w:after="120"/>
        <w:jc w:val="center"/>
        <w:rPr>
          <w:del w:id="40" w:author="Russell Ott" w:date="2022-05-16T11:47:00Z"/>
          <w:rFonts w:cs="Calibri"/>
        </w:rPr>
      </w:pPr>
      <w:del w:id="41" w:author="Russell Ott" w:date="2022-05-16T11:47:00Z">
        <w:r w:rsidRPr="00D14360">
          <w:rPr>
            <w:rFonts w:cs="Calibri"/>
          </w:rPr>
          <w:br/>
        </w:r>
      </w:del>
    </w:p>
    <w:p w14:paraId="6EDF31E0" w14:textId="12E34536" w:rsidR="00E6512E" w:rsidRPr="004A2412" w:rsidRDefault="00E6512E" w:rsidP="00E6512E">
      <w:pPr>
        <w:pStyle w:val="Title"/>
        <w:jc w:val="center"/>
        <w:rPr>
          <w:ins w:id="42" w:author="Russell Ott" w:date="2022-05-16T11:47:00Z"/>
        </w:rPr>
      </w:pPr>
      <w:ins w:id="43" w:author="Russell Ott" w:date="2022-05-16T11:47:00Z">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ins>
    </w:p>
    <w:p w14:paraId="03894F4C" w14:textId="77777777" w:rsidR="00E6512E" w:rsidRPr="004A2412" w:rsidRDefault="00E6512E" w:rsidP="00E6512E">
      <w:pPr>
        <w:pStyle w:val="DocumentName"/>
        <w:jc w:val="center"/>
        <w:rPr>
          <w:ins w:id="44" w:author="Russell Ott" w:date="2022-05-16T11:47:00Z"/>
          <w:lang w:val="en-US"/>
        </w:rPr>
      </w:pPr>
    </w:p>
    <w:p w14:paraId="394CB658" w14:textId="77777777" w:rsidR="003E45C2" w:rsidRDefault="003E45C2" w:rsidP="003E45C2">
      <w:pPr>
        <w:pStyle w:val="Title"/>
        <w:spacing w:before="240"/>
        <w:jc w:val="center"/>
        <w:rPr>
          <w:b/>
          <w:sz w:val="36"/>
          <w:rPrChange w:id="45" w:author="Russell Ott" w:date="2022-05-16T11:47:00Z">
            <w:rPr>
              <w:rFonts w:ascii="Arial" w:hAnsi="Arial"/>
              <w:b/>
              <w:color w:val="000000"/>
              <w:sz w:val="36"/>
            </w:rPr>
          </w:rPrChange>
        </w:rPr>
        <w:pPrChange w:id="46" w:author="Russell Ott" w:date="2022-05-16T11:47:00Z">
          <w:pPr>
            <w:spacing w:after="120"/>
            <w:jc w:val="center"/>
          </w:pPr>
        </w:pPrChange>
      </w:pPr>
      <w:r w:rsidRPr="003E45C2">
        <w:rPr>
          <w:b/>
          <w:sz w:val="36"/>
          <w:rPrChange w:id="47" w:author="Russell Ott" w:date="2022-05-16T11:47:00Z">
            <w:rPr>
              <w:rFonts w:ascii="Arial" w:hAnsi="Arial"/>
              <w:b/>
              <w:color w:val="000000"/>
              <w:sz w:val="36"/>
            </w:rPr>
          </w:rPrChange>
        </w:rPr>
        <w:t>HL7 CDA® R2 I</w:t>
      </w:r>
      <w:r>
        <w:rPr>
          <w:b/>
          <w:sz w:val="36"/>
          <w:rPrChange w:id="48" w:author="Russell Ott" w:date="2022-05-16T11:47:00Z">
            <w:rPr>
              <w:rFonts w:ascii="Arial" w:hAnsi="Arial"/>
              <w:b/>
              <w:color w:val="000000"/>
              <w:sz w:val="36"/>
            </w:rPr>
          </w:rPrChange>
        </w:rPr>
        <w:t>mplementation Guide</w:t>
      </w:r>
      <w:r w:rsidRPr="003E45C2">
        <w:rPr>
          <w:b/>
          <w:sz w:val="36"/>
          <w:rPrChange w:id="49" w:author="Russell Ott" w:date="2022-05-16T11:47:00Z">
            <w:rPr>
              <w:rFonts w:ascii="Arial" w:hAnsi="Arial"/>
              <w:b/>
              <w:color w:val="000000"/>
              <w:sz w:val="36"/>
            </w:rPr>
          </w:rPrChange>
        </w:rPr>
        <w:t>:</w:t>
      </w:r>
    </w:p>
    <w:p w14:paraId="046304F7" w14:textId="77777777" w:rsidR="00C91AA1" w:rsidRPr="001B4D1A" w:rsidRDefault="003E45C2" w:rsidP="008B4012">
      <w:pPr>
        <w:spacing w:after="120"/>
        <w:jc w:val="center"/>
        <w:rPr>
          <w:del w:id="50" w:author="Russell Ott" w:date="2022-05-16T11:47:00Z"/>
          <w:rFonts w:ascii="Arial" w:hAnsi="Arial" w:cs="Arial"/>
          <w:b/>
          <w:bCs/>
          <w:color w:val="000000"/>
          <w:sz w:val="36"/>
          <w:szCs w:val="36"/>
        </w:rPr>
      </w:pPr>
      <w:ins w:id="51" w:author="Russell Ott" w:date="2022-05-16T11:47:00Z">
        <w:r w:rsidRPr="003E45C2">
          <w:rPr>
            <w:b/>
            <w:bCs/>
            <w:sz w:val="36"/>
            <w:szCs w:val="36"/>
          </w:rPr>
          <w:t xml:space="preserve"> </w:t>
        </w:r>
      </w:ins>
      <w:r w:rsidRPr="003E45C2">
        <w:rPr>
          <w:b/>
          <w:sz w:val="36"/>
          <w:rPrChange w:id="52" w:author="Russell Ott" w:date="2022-05-16T11:47:00Z">
            <w:rPr>
              <w:rFonts w:ascii="Arial" w:hAnsi="Arial"/>
              <w:b/>
              <w:color w:val="000000"/>
              <w:sz w:val="36"/>
            </w:rPr>
          </w:rPrChange>
        </w:rPr>
        <w:t xml:space="preserve">C-CDA Templates for Clinical Notes </w:t>
      </w:r>
      <w:del w:id="53" w:author="Russell Ott" w:date="2022-05-16T11:47:00Z">
        <w:r w:rsidR="00DE28EB" w:rsidRPr="001B4D1A">
          <w:rPr>
            <w:rFonts w:ascii="Arial" w:hAnsi="Arial" w:cs="Arial"/>
            <w:b/>
            <w:bCs/>
            <w:color w:val="000000"/>
            <w:sz w:val="36"/>
            <w:szCs w:val="36"/>
          </w:rPr>
          <w:delText>R2.1</w:delText>
        </w:r>
      </w:del>
    </w:p>
    <w:p w14:paraId="5B1AAF27" w14:textId="65C238B1" w:rsidR="003E45C2" w:rsidRDefault="003E45C2" w:rsidP="003E45C2">
      <w:pPr>
        <w:pStyle w:val="Title"/>
        <w:spacing w:before="240"/>
        <w:jc w:val="center"/>
        <w:rPr>
          <w:b/>
          <w:sz w:val="36"/>
          <w:rPrChange w:id="54" w:author="Russell Ott" w:date="2022-05-16T11:47:00Z">
            <w:rPr>
              <w:rFonts w:ascii="Arial" w:hAnsi="Arial"/>
              <w:sz w:val="36"/>
            </w:rPr>
          </w:rPrChange>
        </w:rPr>
        <w:pPrChange w:id="55" w:author="Russell Ott" w:date="2022-05-16T11:47:00Z">
          <w:pPr>
            <w:spacing w:before="60" w:after="240"/>
            <w:jc w:val="center"/>
          </w:pPr>
        </w:pPrChange>
      </w:pPr>
      <w:ins w:id="56" w:author="Russell Ott" w:date="2022-05-16T11:47:00Z">
        <w:r w:rsidRPr="003E45C2">
          <w:rPr>
            <w:b/>
            <w:bCs/>
            <w:sz w:val="36"/>
            <w:szCs w:val="36"/>
          </w:rPr>
          <w:t xml:space="preserve">STU </w:t>
        </w:r>
      </w:ins>
      <w:r w:rsidRPr="003E45C2">
        <w:rPr>
          <w:b/>
          <w:sz w:val="36"/>
          <w:rPrChange w:id="57" w:author="Russell Ott" w:date="2022-05-16T11:47:00Z">
            <w:rPr>
              <w:rFonts w:ascii="Arial" w:hAnsi="Arial"/>
              <w:b/>
              <w:color w:val="000000"/>
              <w:sz w:val="36"/>
            </w:rPr>
          </w:rPrChange>
        </w:rPr>
        <w:t>Companion Guide</w:t>
      </w:r>
    </w:p>
    <w:p w14:paraId="1BD59141" w14:textId="6705CAA5" w:rsidR="00E6512E" w:rsidRPr="003E45C2" w:rsidRDefault="00E6512E" w:rsidP="003E45C2">
      <w:pPr>
        <w:pStyle w:val="Title"/>
        <w:spacing w:before="240"/>
        <w:jc w:val="center"/>
        <w:rPr>
          <w:rFonts w:ascii="Arial" w:hAnsi="Arial"/>
          <w:b/>
          <w:sz w:val="32"/>
          <w:rPrChange w:id="58" w:author="Russell Ott" w:date="2022-05-16T11:47:00Z">
            <w:rPr>
              <w:rFonts w:ascii="Arial" w:hAnsi="Arial"/>
              <w:b/>
              <w:color w:val="000000"/>
              <w:sz w:val="32"/>
            </w:rPr>
          </w:rPrChange>
        </w:rPr>
        <w:pPrChange w:id="59" w:author="Russell Ott" w:date="2022-05-16T11:47:00Z">
          <w:pPr>
            <w:spacing w:before="60" w:after="240"/>
            <w:jc w:val="center"/>
          </w:pPr>
        </w:pPrChange>
      </w:pPr>
      <w:r w:rsidRPr="003E45C2">
        <w:rPr>
          <w:rFonts w:ascii="Arial" w:hAnsi="Arial"/>
          <w:b/>
          <w:sz w:val="32"/>
          <w:rPrChange w:id="60" w:author="Russell Ott" w:date="2022-05-16T11:47:00Z">
            <w:rPr>
              <w:rFonts w:ascii="Arial" w:hAnsi="Arial"/>
              <w:b/>
              <w:color w:val="000000"/>
              <w:sz w:val="32"/>
            </w:rPr>
          </w:rPrChange>
        </w:rPr>
        <w:t xml:space="preserve">Release </w:t>
      </w:r>
      <w:del w:id="61" w:author="Russell Ott" w:date="2022-05-16T11:47:00Z">
        <w:r w:rsidR="00C91AA1" w:rsidRPr="001B4D1A">
          <w:rPr>
            <w:rFonts w:ascii="Arial" w:hAnsi="Arial" w:cs="Arial"/>
            <w:b/>
            <w:bCs/>
            <w:color w:val="000000"/>
            <w:sz w:val="32"/>
            <w:szCs w:val="32"/>
          </w:rPr>
          <w:delText>2</w:delText>
        </w:r>
      </w:del>
      <w:ins w:id="62" w:author="Russell Ott" w:date="2022-05-16T11:47:00Z">
        <w:r w:rsidR="003E45C2">
          <w:rPr>
            <w:rFonts w:ascii="Arial" w:hAnsi="Arial" w:cs="Arial"/>
            <w:b/>
            <w:bCs/>
            <w:sz w:val="32"/>
            <w:szCs w:val="32"/>
          </w:rPr>
          <w:t>3</w:t>
        </w:r>
      </w:ins>
      <w:r w:rsidRPr="003E45C2">
        <w:rPr>
          <w:rFonts w:ascii="Arial" w:hAnsi="Arial"/>
          <w:b/>
          <w:sz w:val="32"/>
          <w:rPrChange w:id="63" w:author="Russell Ott" w:date="2022-05-16T11:47:00Z">
            <w:rPr>
              <w:rFonts w:ascii="Arial" w:hAnsi="Arial"/>
              <w:b/>
              <w:color w:val="000000"/>
              <w:sz w:val="32"/>
            </w:rPr>
          </w:rPrChange>
        </w:rPr>
        <w:t xml:space="preserve"> (</w:t>
      </w:r>
      <w:r w:rsidR="003E45C2">
        <w:rPr>
          <w:rFonts w:ascii="Arial" w:hAnsi="Arial"/>
          <w:b/>
          <w:sz w:val="32"/>
          <w:rPrChange w:id="64" w:author="Russell Ott" w:date="2022-05-16T11:47:00Z">
            <w:rPr>
              <w:rFonts w:ascii="Arial" w:hAnsi="Arial"/>
              <w:b/>
              <w:color w:val="000000"/>
              <w:sz w:val="32"/>
            </w:rPr>
          </w:rPrChange>
        </w:rPr>
        <w:t xml:space="preserve">US </w:t>
      </w:r>
      <w:r w:rsidRPr="003E45C2">
        <w:rPr>
          <w:rFonts w:ascii="Arial" w:hAnsi="Arial"/>
          <w:b/>
          <w:sz w:val="32"/>
          <w:rPrChange w:id="65" w:author="Russell Ott" w:date="2022-05-16T11:47:00Z">
            <w:rPr>
              <w:rFonts w:ascii="Arial" w:hAnsi="Arial"/>
              <w:b/>
              <w:color w:val="000000"/>
              <w:sz w:val="32"/>
            </w:rPr>
          </w:rPrChange>
        </w:rPr>
        <w:t>Realm)</w:t>
      </w:r>
    </w:p>
    <w:p w14:paraId="6B323504" w14:textId="77777777" w:rsidR="00E6512E" w:rsidRPr="003E45C2" w:rsidRDefault="00E6512E" w:rsidP="003E45C2">
      <w:pPr>
        <w:pStyle w:val="Title"/>
        <w:spacing w:before="240"/>
        <w:jc w:val="center"/>
        <w:rPr>
          <w:rFonts w:ascii="Arial" w:hAnsi="Arial"/>
          <w:b/>
          <w:sz w:val="32"/>
          <w:rPrChange w:id="66" w:author="Russell Ott" w:date="2022-05-16T11:47:00Z">
            <w:rPr>
              <w:rFonts w:ascii="Arial" w:hAnsi="Arial"/>
              <w:b/>
              <w:color w:val="000000"/>
              <w:sz w:val="32"/>
            </w:rPr>
          </w:rPrChange>
        </w:rPr>
        <w:pPrChange w:id="67" w:author="Russell Ott" w:date="2022-05-16T11:47:00Z">
          <w:pPr>
            <w:spacing w:before="60" w:after="240"/>
            <w:jc w:val="center"/>
          </w:pPr>
        </w:pPrChange>
      </w:pPr>
      <w:r w:rsidRPr="003E45C2">
        <w:rPr>
          <w:rFonts w:ascii="Arial" w:hAnsi="Arial"/>
          <w:b/>
          <w:sz w:val="32"/>
          <w:rPrChange w:id="68" w:author="Russell Ott" w:date="2022-05-16T11:47:00Z">
            <w:rPr>
              <w:rFonts w:ascii="Arial" w:hAnsi="Arial"/>
              <w:b/>
              <w:color w:val="000000"/>
              <w:sz w:val="32"/>
            </w:rPr>
          </w:rPrChange>
        </w:rPr>
        <w:t>Standard for Trial Use</w:t>
      </w:r>
    </w:p>
    <w:p w14:paraId="643C0ECE" w14:textId="77777777" w:rsidR="00C91AA1" w:rsidRDefault="007803BB" w:rsidP="001B4D1A">
      <w:pPr>
        <w:spacing w:before="240" w:after="60"/>
        <w:jc w:val="center"/>
        <w:rPr>
          <w:del w:id="69" w:author="Russell Ott" w:date="2022-05-16T11:47:00Z"/>
          <w:rFonts w:ascii="Arial" w:hAnsi="Arial" w:cs="Arial"/>
          <w:b/>
          <w:bCs/>
          <w:color w:val="000000"/>
        </w:rPr>
      </w:pPr>
      <w:del w:id="70" w:author="Russell Ott" w:date="2022-05-16T11:47:00Z">
        <w:r w:rsidRPr="001B4D1A">
          <w:rPr>
            <w:rFonts w:ascii="Arial" w:hAnsi="Arial" w:cs="Arial"/>
            <w:b/>
            <w:bCs/>
            <w:color w:val="000000"/>
          </w:rPr>
          <w:delText>October</w:delText>
        </w:r>
        <w:r w:rsidR="00C91AA1" w:rsidRPr="001B4D1A">
          <w:rPr>
            <w:rFonts w:ascii="Arial" w:hAnsi="Arial" w:cs="Arial"/>
            <w:b/>
            <w:bCs/>
            <w:color w:val="000000"/>
          </w:rPr>
          <w:delText xml:space="preserve"> 2019</w:delText>
        </w:r>
      </w:del>
    </w:p>
    <w:p w14:paraId="6F10E021" w14:textId="77777777" w:rsidR="0035242B" w:rsidRPr="0035242B" w:rsidRDefault="0035242B" w:rsidP="0035242B">
      <w:pPr>
        <w:spacing w:before="60" w:after="240"/>
        <w:jc w:val="center"/>
        <w:rPr>
          <w:del w:id="71" w:author="Russell Ott" w:date="2022-05-16T11:47:00Z"/>
          <w:rFonts w:ascii="Arial" w:hAnsi="Arial" w:cs="Arial"/>
          <w:b/>
          <w:bCs/>
          <w:color w:val="000000"/>
          <w:sz w:val="22"/>
          <w:szCs w:val="22"/>
        </w:rPr>
      </w:pPr>
      <w:del w:id="72" w:author="Russell Ott" w:date="2022-05-16T11:47:00Z">
        <w:r w:rsidRPr="0035242B">
          <w:rPr>
            <w:rFonts w:ascii="Arial" w:hAnsi="Arial" w:cs="Arial"/>
            <w:b/>
            <w:bCs/>
            <w:color w:val="000000"/>
            <w:sz w:val="22"/>
            <w:szCs w:val="22"/>
          </w:rPr>
          <w:delText>October 2021 Errata Version</w:delText>
        </w:r>
      </w:del>
    </w:p>
    <w:p w14:paraId="75735662" w14:textId="77777777" w:rsidR="0035242B" w:rsidRPr="001B4D1A" w:rsidRDefault="0035242B" w:rsidP="001B4D1A">
      <w:pPr>
        <w:spacing w:before="240" w:after="60"/>
        <w:jc w:val="center"/>
        <w:rPr>
          <w:del w:id="73" w:author="Russell Ott" w:date="2022-05-16T11:47:00Z"/>
          <w:rFonts w:ascii="Arial" w:hAnsi="Arial" w:cs="Arial"/>
          <w:b/>
          <w:bCs/>
          <w:color w:val="000000"/>
        </w:rPr>
      </w:pPr>
    </w:p>
    <w:p w14:paraId="64C5EC4E" w14:textId="77777777" w:rsidR="00C91AA1" w:rsidRPr="00C64922" w:rsidRDefault="00C91AA1" w:rsidP="00C91AA1">
      <w:pPr>
        <w:spacing w:after="120"/>
        <w:jc w:val="right"/>
        <w:rPr>
          <w:del w:id="74" w:author="Russell Ott" w:date="2022-05-16T11:47:00Z"/>
        </w:rPr>
      </w:pPr>
    </w:p>
    <w:p w14:paraId="18074C2C" w14:textId="77777777" w:rsidR="00C91AA1" w:rsidRPr="001B4D1A" w:rsidRDefault="00C91AA1" w:rsidP="00C91AA1">
      <w:pPr>
        <w:jc w:val="right"/>
        <w:rPr>
          <w:del w:id="75" w:author="Russell Ott" w:date="2022-05-16T11:47:00Z"/>
          <w:rFonts w:ascii="Arial" w:hAnsi="Arial" w:cs="Arial"/>
        </w:rPr>
      </w:pPr>
      <w:bookmarkStart w:id="76" w:name="_Hlk83390229"/>
      <w:del w:id="77" w:author="Russell Ott" w:date="2022-05-16T11:47:00Z">
        <w:r w:rsidRPr="001B4D1A">
          <w:rPr>
            <w:rFonts w:ascii="Arial" w:hAnsi="Arial" w:cs="Arial"/>
            <w:b/>
            <w:bCs/>
            <w:color w:val="000000"/>
          </w:rPr>
          <w:lastRenderedPageBreak/>
          <w:delText>Sponsored by:</w:delText>
        </w:r>
        <w:r w:rsidRPr="001B4D1A">
          <w:rPr>
            <w:rFonts w:ascii="Arial" w:hAnsi="Arial" w:cs="Arial"/>
            <w:b/>
            <w:bCs/>
            <w:color w:val="000000"/>
          </w:rPr>
          <w:br/>
          <w:delText>Structured Documents Work Group</w:delText>
        </w:r>
      </w:del>
    </w:p>
    <w:p w14:paraId="6B01F3AC" w14:textId="77777777" w:rsidR="00C91AA1" w:rsidRDefault="00C91AA1" w:rsidP="00C91AA1">
      <w:pPr>
        <w:spacing w:after="120"/>
        <w:jc w:val="right"/>
        <w:rPr>
          <w:del w:id="78" w:author="Russell Ott" w:date="2022-05-16T11:47:00Z"/>
        </w:rPr>
      </w:pPr>
    </w:p>
    <w:p w14:paraId="0028C275" w14:textId="062E0E3E" w:rsidR="00E6512E" w:rsidRPr="004A2412" w:rsidRDefault="003E45C2" w:rsidP="00E6512E">
      <w:pPr>
        <w:pStyle w:val="SubTitle0"/>
        <w:tabs>
          <w:tab w:val="left" w:pos="270"/>
        </w:tabs>
        <w:rPr>
          <w:ins w:id="79" w:author="Russell Ott" w:date="2022-05-16T11:47:00Z"/>
        </w:rPr>
      </w:pPr>
      <w:ins w:id="80" w:author="Russell Ott" w:date="2022-05-16T11:47:00Z">
        <w:r>
          <w:t>May</w:t>
        </w:r>
        <w:r w:rsidR="00E6512E">
          <w:t xml:space="preserve"> 202</w:t>
        </w:r>
        <w:r>
          <w:t>2</w:t>
        </w:r>
      </w:ins>
    </w:p>
    <w:p w14:paraId="36B8BA7A" w14:textId="77777777" w:rsidR="00E6512E" w:rsidRDefault="00E6512E" w:rsidP="00E6512E">
      <w:pPr>
        <w:spacing w:after="120"/>
        <w:pPrChange w:id="81" w:author="Russell Ott" w:date="2022-05-16T11:47:00Z">
          <w:pPr>
            <w:spacing w:after="120"/>
            <w:jc w:val="right"/>
          </w:pPr>
        </w:pPrChange>
      </w:pPr>
    </w:p>
    <w:p w14:paraId="67D6A818" w14:textId="44EDF675" w:rsidR="00E6512E" w:rsidRPr="00661702" w:rsidRDefault="00E6512E" w:rsidP="00E6512E">
      <w:pPr>
        <w:spacing w:after="120"/>
        <w:rPr>
          <w:rFonts w:ascii="Arial" w:hAnsi="Arial"/>
          <w:rPrChange w:id="82" w:author="Russell Ott" w:date="2022-05-16T11:47:00Z">
            <w:rPr>
              <w:rFonts w:ascii="Arial" w:hAnsi="Arial"/>
              <w:sz w:val="20"/>
            </w:rPr>
          </w:rPrChange>
        </w:rPr>
      </w:pPr>
      <w:r w:rsidRPr="001A0138">
        <w:rPr>
          <w:rFonts w:ascii="Arial" w:hAnsi="Arial"/>
        </w:rPr>
        <w:t xml:space="preserve">Publication of this standard for trial use (STU) has been approved by Health Level Seven International (HL7). This STU is not an accredited American National Standard.  The feedback period on the use of this STU shall end </w:t>
      </w:r>
      <w:del w:id="83" w:author="Russell Ott" w:date="2022-05-16T11:47:00Z">
        <w:r w:rsidR="006B13D8" w:rsidRPr="001B4D1A">
          <w:rPr>
            <w:rFonts w:ascii="Arial" w:hAnsi="Arial" w:cs="Arial"/>
          </w:rPr>
          <w:delText>12</w:delText>
        </w:r>
      </w:del>
      <w:ins w:id="84" w:author="Russell Ott" w:date="2022-05-16T11:47:00Z">
        <w:r w:rsidR="008A4948">
          <w:rPr>
            <w:rFonts w:ascii="Arial" w:hAnsi="Arial" w:cs="Arial"/>
          </w:rPr>
          <w:t>24</w:t>
        </w:r>
      </w:ins>
      <w:r w:rsidRPr="001A0138">
        <w:rPr>
          <w:rFonts w:ascii="Arial" w:hAnsi="Arial"/>
        </w:rPr>
        <w:t xml:space="preserve"> months from the date of publication. For information on submitting feedback see </w:t>
      </w:r>
      <w:hyperlink r:id="rId10" w:history="1">
        <w:r w:rsidRPr="001A0138">
          <w:rPr>
            <w:rFonts w:ascii="Arial" w:hAnsi="Arial"/>
            <w:color w:val="333399"/>
            <w:u w:val="single"/>
          </w:rPr>
          <w:t>http://www.hl7.org/permalink/?SpecificationFeedback</w:t>
        </w:r>
      </w:hyperlink>
      <w:r w:rsidRPr="00661702">
        <w:rPr>
          <w:rFonts w:ascii="Arial" w:hAnsi="Arial"/>
          <w:rPrChange w:id="85" w:author="Russell Ott" w:date="2022-05-16T11:47:00Z">
            <w:rPr>
              <w:rFonts w:ascii="Arial" w:hAnsi="Arial"/>
              <w:sz w:val="20"/>
            </w:rPr>
          </w:rPrChange>
        </w:rPr>
        <w:t xml:space="preserve">. </w:t>
      </w:r>
    </w:p>
    <w:p w14:paraId="30FB9DC6" w14:textId="7814D2C6" w:rsidR="00E6512E" w:rsidRPr="00661702" w:rsidRDefault="00E6512E" w:rsidP="00E6512E">
      <w:pPr>
        <w:spacing w:after="120"/>
        <w:rPr>
          <w:rFonts w:ascii="Arial" w:eastAsia="Times New Roman" w:hAnsi="Arial"/>
          <w:sz w:val="24"/>
          <w:szCs w:val="24"/>
          <w:rPrChange w:id="86" w:author="Russell Ott" w:date="2022-05-16T11:47:00Z">
            <w:rPr>
              <w:rFonts w:ascii="Arial" w:hAnsi="Arial"/>
              <w:sz w:val="20"/>
            </w:rPr>
          </w:rPrChange>
        </w:rPr>
      </w:pPr>
      <w:r w:rsidRPr="00661702">
        <w:rPr>
          <w:rFonts w:ascii="Arial" w:hAnsi="Arial"/>
          <w:rPrChange w:id="87" w:author="Russell Ott" w:date="2022-05-16T11:47:00Z">
            <w:rPr>
              <w:rFonts w:ascii="Arial" w:hAnsi="Arial"/>
              <w:sz w:val="20"/>
            </w:rPr>
          </w:rPrChange>
        </w:rPr>
        <w:t xml:space="preserve">Following this </w:t>
      </w:r>
      <w:del w:id="88" w:author="Russell Ott" w:date="2022-05-16T11:47:00Z">
        <w:r w:rsidR="006B13D8" w:rsidRPr="001B4D1A">
          <w:rPr>
            <w:rFonts w:ascii="Arial" w:hAnsi="Arial" w:cs="Arial"/>
          </w:rPr>
          <w:delText>12</w:delText>
        </w:r>
      </w:del>
      <w:ins w:id="89" w:author="Russell Ott" w:date="2022-05-16T11:47:00Z">
        <w:r w:rsidR="008A4948">
          <w:rPr>
            <w:rFonts w:ascii="Arial" w:hAnsi="Arial" w:cs="Arial"/>
          </w:rPr>
          <w:t>24</w:t>
        </w:r>
      </w:ins>
      <w:r w:rsidRPr="001A0138">
        <w:rPr>
          <w:rFonts w:ascii="Arial" w:hAnsi="Arial"/>
        </w:rPr>
        <w:t xml:space="preserve">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w:t>
      </w:r>
      <w:r w:rsidRPr="00661702">
        <w:rPr>
          <w:rFonts w:ascii="Arial" w:hAnsi="Arial"/>
          <w:rPrChange w:id="90" w:author="Russell Ott" w:date="2022-05-16T11:47:00Z">
            <w:rPr>
              <w:rFonts w:ascii="Arial" w:hAnsi="Arial"/>
              <w:sz w:val="20"/>
            </w:rPr>
          </w:rPrChange>
        </w:rPr>
        <w:t>er publication of the relevant normative standard.</w:t>
      </w:r>
    </w:p>
    <w:p w14:paraId="3FE094D7" w14:textId="77777777" w:rsidR="00E6512E" w:rsidRPr="00661702" w:rsidRDefault="00E6512E" w:rsidP="00E6512E">
      <w:pPr>
        <w:tabs>
          <w:tab w:val="left" w:pos="270"/>
        </w:tabs>
        <w:spacing w:after="120" w:line="260" w:lineRule="exact"/>
        <w:rPr>
          <w:ins w:id="91" w:author="Russell Ott" w:date="2022-05-16T11:47:00Z"/>
          <w:rFonts w:ascii="Arial" w:hAnsi="Arial" w:cs="Arial"/>
        </w:rPr>
      </w:pPr>
    </w:p>
    <w:p w14:paraId="25BAC2C4" w14:textId="51E6E1D3" w:rsidR="00E6512E" w:rsidRPr="00661702" w:rsidRDefault="00E6512E" w:rsidP="00E6512E">
      <w:pPr>
        <w:spacing w:after="100"/>
        <w:rPr>
          <w:ins w:id="92" w:author="Russell Ott" w:date="2022-05-16T11:47:00Z"/>
          <w:rFonts w:ascii="Arial" w:hAnsi="Arial" w:cs="Arial"/>
          <w:b/>
          <w:sz w:val="18"/>
          <w:szCs w:val="18"/>
        </w:rPr>
      </w:pPr>
      <w:r w:rsidRPr="00661702">
        <w:rPr>
          <w:rFonts w:ascii="Arial" w:hAnsi="Arial" w:cs="Arial"/>
          <w:color w:val="000000"/>
          <w:sz w:val="18"/>
          <w:szCs w:val="18"/>
        </w:rPr>
        <w:t xml:space="preserve">Copyright © </w:t>
      </w:r>
      <w:del w:id="93" w:author="Russell Ott" w:date="2022-05-16T11:47:00Z">
        <w:r w:rsidR="006B13D8" w:rsidRPr="00661702">
          <w:rPr>
            <w:rFonts w:ascii="Arial" w:hAnsi="Arial" w:cs="Arial"/>
            <w:color w:val="000000"/>
            <w:sz w:val="18"/>
            <w:szCs w:val="18"/>
          </w:rPr>
          <w:delText>2021</w:delText>
        </w:r>
      </w:del>
      <w:ins w:id="94" w:author="Russell Ott" w:date="2022-05-16T11:47:00Z">
        <w:r w:rsidRPr="00661702">
          <w:rPr>
            <w:rFonts w:ascii="Arial" w:hAnsi="Arial" w:cs="Arial"/>
            <w:color w:val="000000"/>
            <w:sz w:val="18"/>
            <w:szCs w:val="18"/>
          </w:rPr>
          <w:t>202</w:t>
        </w:r>
        <w:r w:rsidR="008A4948">
          <w:rPr>
            <w:rFonts w:ascii="Arial" w:hAnsi="Arial" w:cs="Arial"/>
            <w:color w:val="000000"/>
            <w:sz w:val="18"/>
            <w:szCs w:val="18"/>
          </w:rPr>
          <w:t>2</w:t>
        </w:r>
      </w:ins>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bookmarkEnd w:id="76"/>
    </w:p>
    <w:p w14:paraId="4268FFC8" w14:textId="08CE97B2" w:rsidR="00E6512E" w:rsidRDefault="00E6512E" w:rsidP="00E6512E">
      <w:pPr>
        <w:rPr>
          <w:rPrChange w:id="95" w:author="Russell Ott" w:date="2022-05-16T11:47:00Z">
            <w:rPr>
              <w:b/>
              <w:color w:val="000000"/>
              <w:sz w:val="18"/>
            </w:rPr>
          </w:rPrChange>
        </w:rPr>
        <w:pPrChange w:id="96" w:author="Russell Ott" w:date="2022-05-16T11:47:00Z">
          <w:pPr>
            <w:spacing w:line="276" w:lineRule="auto"/>
          </w:pPr>
        </w:pPrChange>
      </w:pPr>
      <w:r w:rsidRPr="00795C5E">
        <w:rPr>
          <w:rFonts w:ascii="Arial" w:hAnsi="Arial"/>
          <w:rPrChange w:id="97" w:author="Russell Ott" w:date="2022-05-16T11:47:00Z">
            <w:rPr>
              <w:b/>
              <w:color w:val="000000"/>
              <w:sz w:val="18"/>
            </w:rPr>
          </w:rPrChange>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E6512E">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E6512E">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E6512E">
        <w:tc>
          <w:tcPr>
            <w:tcW w:w="3510" w:type="dxa"/>
          </w:tcPr>
          <w:p w14:paraId="0D47C57A"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SNOMED CT</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E6512E">
        <w:tc>
          <w:tcPr>
            <w:tcW w:w="3510" w:type="dxa"/>
          </w:tcPr>
          <w:p w14:paraId="253D319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(LOINC)</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E6512E">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E6512E">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98" w:name="_Hlk83390333"/>
      <w:bookmarkEnd w:id="24"/>
      <w:bookmarkEnd w:id="25"/>
      <w:r>
        <w:br w:type="page"/>
      </w:r>
    </w:p>
    <w:bookmarkEnd w:id="26"/>
    <w:bookmarkEnd w:id="98"/>
    <w:p w14:paraId="68542BE8" w14:textId="2ED7A702" w:rsidR="00DD51B1" w:rsidRPr="00D14360" w:rsidRDefault="00DD51B1" w:rsidP="00B505D2">
      <w:pPr>
        <w:spacing w:after="120"/>
        <w:rPr>
          <w:b/>
          <w:sz w:val="28"/>
          <w:rPrChange w:id="99" w:author="Russell Ott" w:date="2022-05-16T11:47:00Z">
            <w:rPr>
              <w:rFonts w:ascii="Calibri" w:hAnsi="Calibri"/>
              <w:b/>
              <w:sz w:val="28"/>
            </w:rPr>
          </w:rPrChange>
        </w:rPr>
      </w:pPr>
      <w:r w:rsidRPr="001A0138">
        <w:rPr>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Change w:id="100">
          <w:tblGrid>
            <w:gridCol w:w="2520"/>
            <w:gridCol w:w="1080"/>
            <w:gridCol w:w="5940"/>
          </w:tblGrid>
        </w:tblGridChange>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b/>
                <w:color w:val="FFFFFF"/>
                <w:rPrChange w:id="101" w:author="Russell Ott" w:date="2022-05-16T11:47:00Z">
                  <w:rPr>
                    <w:b/>
                    <w:color w:val="FFFFFF"/>
                  </w:rPr>
                </w:rPrChange>
              </w:rPr>
            </w:pPr>
            <w:bookmarkStart w:id="102" w:name="_Hlk84246228"/>
            <w:r>
              <w:rPr>
                <w:b/>
                <w:color w:val="FFFFFF"/>
                <w:rPrChange w:id="103" w:author="Russell Ott" w:date="2022-05-16T11:47:00Z">
                  <w:rPr>
                    <w:b/>
                    <w:color w:val="FFFFFF"/>
                  </w:rPr>
                </w:rPrChange>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b/>
                <w:color w:val="FFFFFF"/>
                <w:rPrChange w:id="104" w:author="Russell Ott" w:date="2022-05-16T11:47:00Z">
                  <w:rPr>
                    <w:b/>
                    <w:color w:val="FFFFFF"/>
                  </w:rPr>
                </w:rPrChange>
              </w:rPr>
            </w:pPr>
            <w:r w:rsidRPr="00D14360">
              <w:rPr>
                <w:b/>
                <w:color w:val="FFFFFF"/>
                <w:rPrChange w:id="105" w:author="Russell Ott" w:date="2022-05-16T11:47:00Z">
                  <w:rPr>
                    <w:b/>
                    <w:color w:val="FFFFFF"/>
                  </w:rPr>
                </w:rPrChange>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b/>
                <w:color w:val="FFFFFF"/>
                <w:rPrChange w:id="106" w:author="Russell Ott" w:date="2022-05-16T11:47:00Z">
                  <w:rPr>
                    <w:b/>
                    <w:color w:val="FFFFFF"/>
                  </w:rPr>
                </w:rPrChange>
              </w:rPr>
            </w:pPr>
            <w:r w:rsidRPr="00D14360">
              <w:rPr>
                <w:b/>
                <w:color w:val="FFFFFF"/>
                <w:rPrChange w:id="107" w:author="Russell Ott" w:date="2022-05-16T11:47:00Z">
                  <w:rPr>
                    <w:b/>
                    <w:color w:val="FFFFFF"/>
                  </w:rPr>
                </w:rPrChange>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1A0138" w:rsidRDefault="00710AD7" w:rsidP="00D14360">
            <w:pPr>
              <w:pStyle w:val="NormalWeb"/>
              <w:spacing w:before="0" w:beforeAutospacing="0" w:after="120" w:afterAutospacing="0"/>
              <w:rPr>
                <w:rFonts w:ascii="Calibri Light" w:hAnsi="Calibri Light"/>
                <w:b/>
                <w:color w:val="000000"/>
              </w:rPr>
            </w:pPr>
            <w:r w:rsidRPr="001A0138">
              <w:rPr>
                <w:rFonts w:ascii="Calibri Light" w:hAnsi="Calibri Light"/>
                <w:b/>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olor w:val="000000"/>
                <w:rPrChange w:id="108" w:author="Russell Ott" w:date="2022-05-16T11:47:00Z">
                  <w:rPr>
                    <w:rFonts w:ascii="Calibri Light" w:hAnsi="Calibri Light"/>
                    <w:color w:val="000000"/>
                  </w:rPr>
                </w:rPrChange>
              </w:rPr>
            </w:pPr>
            <w:r>
              <w:rPr>
                <w:rFonts w:ascii="Calibri Light" w:hAnsi="Calibri Light"/>
                <w:color w:val="000000"/>
                <w:rPrChange w:id="109" w:author="Russell Ott" w:date="2022-05-16T11:47:00Z">
                  <w:rPr>
                    <w:rFonts w:ascii="Calibri Light" w:hAnsi="Calibri Light"/>
                    <w:color w:val="000000"/>
                  </w:rPr>
                </w:rPrChange>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olor w:val="000000"/>
                <w:rPrChange w:id="110" w:author="Russell Ott" w:date="2022-05-16T11:47:00Z">
                  <w:rPr>
                    <w:rFonts w:ascii="Calibri Light" w:hAnsi="Calibri Light"/>
                    <w:color w:val="000000"/>
                  </w:rPr>
                </w:rPrChange>
              </w:rPr>
            </w:pPr>
            <w:r>
              <w:rPr>
                <w:rFonts w:ascii="Calibri Light" w:hAnsi="Calibri Light"/>
                <w:color w:val="000000"/>
                <w:rPrChange w:id="111" w:author="Russell Ott" w:date="2022-05-16T11:47:00Z">
                  <w:rPr>
                    <w:rFonts w:ascii="Calibri Light" w:hAnsi="Calibri Light"/>
                    <w:color w:val="000000"/>
                  </w:rPr>
                </w:rPrChange>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1A0138" w:rsidRDefault="00710AD7" w:rsidP="00F1466A">
            <w:pPr>
              <w:pStyle w:val="NormalWeb"/>
              <w:spacing w:before="0" w:beforeAutospacing="0" w:after="120" w:afterAutospacing="0"/>
              <w:rPr>
                <w:rFonts w:ascii="Calibri Light" w:hAnsi="Calibri Light"/>
                <w:b/>
              </w:rPr>
            </w:pPr>
            <w:r w:rsidRPr="001A0138">
              <w:rPr>
                <w:rFonts w:ascii="Calibri Light" w:hAnsi="Calibri Light"/>
                <w:b/>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rPrChange w:id="112" w:author="Russell Ott" w:date="2022-05-16T11:47:00Z">
                  <w:rPr>
                    <w:rFonts w:ascii="Calibri Light" w:hAnsi="Calibri Light"/>
                  </w:rPr>
                </w:rPrChange>
              </w:rPr>
            </w:pPr>
            <w:r>
              <w:rPr>
                <w:rFonts w:ascii="Calibri Light" w:hAnsi="Calibri Light"/>
                <w:color w:val="000000"/>
                <w:rPrChange w:id="113" w:author="Russell Ott" w:date="2022-05-16T11:47:00Z">
                  <w:rPr>
                    <w:rFonts w:ascii="Calibri Light" w:hAnsi="Calibri Light"/>
                    <w:color w:val="000000"/>
                  </w:rPr>
                </w:rPrChange>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rPrChange w:id="114" w:author="Russell Ott" w:date="2022-05-16T11:47:00Z">
                  <w:rPr>
                    <w:rFonts w:ascii="Calibri Light" w:hAnsi="Calibri Light"/>
                  </w:rPr>
                </w:rPrChange>
              </w:rPr>
            </w:pPr>
            <w:r>
              <w:rPr>
                <w:rFonts w:ascii="Calibri Light" w:hAnsi="Calibri Light"/>
                <w:color w:val="000000"/>
                <w:rPrChange w:id="115" w:author="Russell Ott" w:date="2022-05-16T11:47:00Z">
                  <w:rPr>
                    <w:rFonts w:ascii="Calibri Light" w:hAnsi="Calibri Light"/>
                    <w:color w:val="000000"/>
                  </w:rPr>
                </w:rPrChange>
              </w:rPr>
              <w:t>Updated to revise guidance to address C-CDA 2.1</w:t>
            </w:r>
          </w:p>
        </w:tc>
      </w:tr>
      <w:tr w:rsidR="00F1466A" w:rsidRPr="00C64922" w14:paraId="35E78E2E" w14:textId="77777777" w:rsidTr="0012351C">
        <w:tc>
          <w:tcPr>
            <w:tcW w:w="2520" w:type="dxa"/>
            <w:tcBorders>
              <w:top w:val="single" w:sz="4" w:space="0" w:color="4F81BD"/>
              <w:bottom w:val="single" w:sz="4" w:space="0" w:color="4F81BD"/>
              <w:right w:val="nil"/>
            </w:tcBorders>
            <w:shd w:val="clear" w:color="auto" w:fill="FFFFFF"/>
          </w:tcPr>
          <w:p w14:paraId="25A060AC" w14:textId="38C639BC" w:rsidR="00F1466A" w:rsidRPr="001A0138" w:rsidRDefault="00710AD7" w:rsidP="00F1466A">
            <w:pPr>
              <w:pStyle w:val="NormalWeb"/>
              <w:spacing w:before="0" w:beforeAutospacing="0" w:after="120" w:afterAutospacing="0"/>
              <w:rPr>
                <w:rFonts w:ascii="Calibri Light" w:hAnsi="Calibri Light"/>
                <w:b/>
                <w:color w:val="000000"/>
              </w:rPr>
            </w:pPr>
            <w:r w:rsidRPr="001A0138">
              <w:rPr>
                <w:rFonts w:ascii="Calibri Light" w:hAnsi="Calibri Light"/>
                <w:b/>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olor w:val="000000"/>
                <w:rPrChange w:id="116" w:author="Russell Ott" w:date="2022-05-16T11:47:00Z">
                  <w:rPr>
                    <w:rFonts w:ascii="Calibri Light" w:hAnsi="Calibri Light"/>
                    <w:color w:val="000000"/>
                  </w:rPr>
                </w:rPrChange>
              </w:rPr>
            </w:pPr>
            <w:r>
              <w:rPr>
                <w:rFonts w:ascii="Calibri Light" w:hAnsi="Calibri Light"/>
                <w:color w:val="000000"/>
                <w:rPrChange w:id="117" w:author="Russell Ott" w:date="2022-05-16T11:47:00Z">
                  <w:rPr>
                    <w:rFonts w:ascii="Calibri Light" w:hAnsi="Calibri Light"/>
                    <w:color w:val="000000"/>
                  </w:rPr>
                </w:rPrChange>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olor w:val="000000"/>
                <w:rPrChange w:id="118" w:author="Russell Ott" w:date="2022-05-16T11:47:00Z">
                  <w:rPr>
                    <w:rFonts w:ascii="Calibri Light" w:hAnsi="Calibri Light"/>
                    <w:color w:val="000000"/>
                  </w:rPr>
                </w:rPrChange>
              </w:rPr>
            </w:pPr>
            <w:r>
              <w:rPr>
                <w:rFonts w:ascii="Calibri Light" w:hAnsi="Calibri Light"/>
                <w:color w:val="000000"/>
                <w:rPrChange w:id="119" w:author="Russell Ott" w:date="2022-05-16T11:47:00Z">
                  <w:rPr>
                    <w:rFonts w:ascii="Calibri Light" w:hAnsi="Calibri Light"/>
                    <w:color w:val="000000"/>
                  </w:rPr>
                </w:rPrChange>
              </w:rPr>
              <w:t xml:space="preserve">Errata </w:t>
            </w:r>
            <w:r w:rsidR="00DA32F0">
              <w:rPr>
                <w:rFonts w:ascii="Calibri Light" w:hAnsi="Calibri Light"/>
                <w:color w:val="000000"/>
                <w:rPrChange w:id="120" w:author="Russell Ott" w:date="2022-05-16T11:47:00Z">
                  <w:rPr>
                    <w:rFonts w:ascii="Calibri Light" w:hAnsi="Calibri Light"/>
                    <w:color w:val="000000"/>
                  </w:rPr>
                </w:rPrChange>
              </w:rPr>
              <w:t>version</w:t>
            </w:r>
            <w:r>
              <w:rPr>
                <w:rFonts w:ascii="Calibri Light" w:hAnsi="Calibri Light"/>
                <w:color w:val="000000"/>
                <w:rPrChange w:id="121" w:author="Russell Ott" w:date="2022-05-16T11:47:00Z">
                  <w:rPr>
                    <w:rFonts w:ascii="Calibri Light" w:hAnsi="Calibri Light"/>
                    <w:color w:val="000000"/>
                  </w:rPr>
                </w:rPrChange>
              </w:rPr>
              <w:t xml:space="preserve"> to remove stylesheets from publication package to address security concerns</w:t>
            </w:r>
          </w:p>
        </w:tc>
      </w:tr>
      <w:tr w:rsidR="00710AD7" w:rsidRPr="00C64922" w14:paraId="28A0115C" w14:textId="77777777" w:rsidTr="0012351C">
        <w:tblPrEx>
          <w:tblW w:w="9540" w:type="dxa"/>
          <w:tblInd w:w="-95" w:type="dxa"/>
          <w:tblBorders>
            <w:top w:val="single" w:sz="4" w:space="0" w:color="4F81BD"/>
            <w:left w:val="single" w:sz="4" w:space="0" w:color="4F81BD"/>
            <w:bottom w:val="single" w:sz="4" w:space="0" w:color="4F81BD"/>
            <w:right w:val="single" w:sz="4" w:space="0" w:color="4F81BD"/>
          </w:tblBorders>
          <w:tblPrExChange w:id="122" w:author="Russell Ott" w:date="2022-05-16T11:47:00Z">
            <w:tblPrEx>
              <w:tblW w:w="9540" w:type="dxa"/>
              <w:tblInd w:w="-95" w:type="dxa"/>
              <w:tblBorders>
                <w:top w:val="single" w:sz="4" w:space="0" w:color="4F81BD"/>
                <w:left w:val="single" w:sz="4" w:space="0" w:color="4F81BD"/>
                <w:bottom w:val="single" w:sz="4" w:space="0" w:color="4F81BD"/>
                <w:right w:val="single" w:sz="4" w:space="0" w:color="4F81BD"/>
              </w:tblBorders>
            </w:tblPrEx>
          </w:tblPrExChange>
        </w:tblPrEx>
        <w:tc>
          <w:tcPr>
            <w:tcW w:w="2520" w:type="dxa"/>
            <w:tcBorders>
              <w:top w:val="single" w:sz="4" w:space="0" w:color="4F81BD"/>
              <w:bottom w:val="single" w:sz="4" w:space="0" w:color="4472C4" w:themeColor="accent1"/>
              <w:right w:val="nil"/>
            </w:tcBorders>
            <w:shd w:val="clear" w:color="auto" w:fill="FFFFFF"/>
            <w:tcPrChange w:id="123" w:author="Russell Ott" w:date="2022-05-16T11:47:00Z">
              <w:tcPr>
                <w:tcW w:w="2520" w:type="dxa"/>
                <w:tcBorders>
                  <w:right w:val="nil"/>
                </w:tcBorders>
                <w:shd w:val="clear" w:color="auto" w:fill="FFFFFF"/>
              </w:tcPr>
            </w:tcPrChange>
          </w:tcPr>
          <w:p w14:paraId="581F0292" w14:textId="2ECFFE5F" w:rsidR="00710AD7" w:rsidRPr="001A0138" w:rsidRDefault="00710AD7" w:rsidP="00710AD7">
            <w:pPr>
              <w:pStyle w:val="NormalWeb"/>
              <w:spacing w:before="0" w:beforeAutospacing="0" w:after="120" w:afterAutospacing="0"/>
              <w:rPr>
                <w:rFonts w:ascii="Calibri Light" w:hAnsi="Calibri Light"/>
                <w:b/>
                <w:color w:val="000000"/>
              </w:rPr>
            </w:pPr>
            <w:r w:rsidRPr="001A0138">
              <w:rPr>
                <w:rFonts w:ascii="Calibri Light" w:hAnsi="Calibri Light"/>
                <w:b/>
                <w:color w:val="000000"/>
              </w:rPr>
              <w:t>Release 2 Oct 2021 Errata</w:t>
            </w:r>
          </w:p>
        </w:tc>
        <w:tc>
          <w:tcPr>
            <w:tcW w:w="1080" w:type="dxa"/>
            <w:tcBorders>
              <w:top w:val="single" w:sz="4" w:space="0" w:color="4F81BD"/>
              <w:bottom w:val="single" w:sz="4" w:space="0" w:color="4472C4" w:themeColor="accent1"/>
            </w:tcBorders>
            <w:shd w:val="clear" w:color="auto" w:fill="auto"/>
            <w:tcPrChange w:id="124" w:author="Russell Ott" w:date="2022-05-16T11:47:00Z">
              <w:tcPr>
                <w:tcW w:w="1080" w:type="dxa"/>
                <w:shd w:val="clear" w:color="auto" w:fill="auto"/>
              </w:tcPr>
            </w:tcPrChange>
          </w:tcPr>
          <w:p w14:paraId="38B28E5B" w14:textId="19E09EB0" w:rsidR="00710AD7" w:rsidRPr="00D14360" w:rsidRDefault="00710AD7" w:rsidP="00710AD7">
            <w:pPr>
              <w:pStyle w:val="NormalWeb"/>
              <w:spacing w:before="0" w:beforeAutospacing="0" w:after="120" w:afterAutospacing="0"/>
              <w:rPr>
                <w:rFonts w:ascii="Calibri Light" w:hAnsi="Calibri Light"/>
                <w:color w:val="000000"/>
                <w:rPrChange w:id="125" w:author="Russell Ott" w:date="2022-05-16T11:47:00Z">
                  <w:rPr>
                    <w:rFonts w:ascii="Calibri Light" w:hAnsi="Calibri Light"/>
                    <w:color w:val="000000"/>
                  </w:rPr>
                </w:rPrChange>
              </w:rPr>
            </w:pPr>
            <w:r>
              <w:rPr>
                <w:rFonts w:ascii="Calibri Light" w:hAnsi="Calibri Light"/>
                <w:color w:val="000000"/>
                <w:rPrChange w:id="126" w:author="Russell Ott" w:date="2022-05-16T11:47:00Z">
                  <w:rPr>
                    <w:rFonts w:ascii="Calibri Light" w:hAnsi="Calibri Light"/>
                    <w:color w:val="000000"/>
                  </w:rPr>
                </w:rPrChange>
              </w:rPr>
              <w:t>OCT 2021</w:t>
            </w:r>
          </w:p>
        </w:tc>
        <w:tc>
          <w:tcPr>
            <w:tcW w:w="5940" w:type="dxa"/>
            <w:tcBorders>
              <w:top w:val="single" w:sz="4" w:space="0" w:color="4F81BD"/>
              <w:bottom w:val="single" w:sz="4" w:space="0" w:color="4472C4" w:themeColor="accent1"/>
            </w:tcBorders>
            <w:shd w:val="clear" w:color="auto" w:fill="auto"/>
            <w:tcPrChange w:id="127" w:author="Russell Ott" w:date="2022-05-16T11:47:00Z">
              <w:tcPr>
                <w:tcW w:w="5940" w:type="dxa"/>
                <w:shd w:val="clear" w:color="auto" w:fill="auto"/>
              </w:tcPr>
            </w:tcPrChange>
          </w:tcPr>
          <w:p w14:paraId="350C0171" w14:textId="15917504" w:rsidR="00710AD7" w:rsidRPr="00D14360" w:rsidRDefault="00710AD7" w:rsidP="00710AD7">
            <w:pPr>
              <w:pStyle w:val="NormalWeb"/>
              <w:spacing w:before="0" w:beforeAutospacing="0" w:after="120" w:afterAutospacing="0"/>
              <w:rPr>
                <w:rFonts w:ascii="Calibri Light" w:hAnsi="Calibri Light"/>
                <w:color w:val="000000"/>
                <w:rPrChange w:id="128" w:author="Russell Ott" w:date="2022-05-16T11:47:00Z">
                  <w:rPr>
                    <w:rFonts w:ascii="Calibri Light" w:hAnsi="Calibri Light"/>
                    <w:color w:val="000000"/>
                  </w:rPr>
                </w:rPrChange>
              </w:rPr>
            </w:pPr>
            <w:r>
              <w:rPr>
                <w:rFonts w:ascii="Calibri Light" w:hAnsi="Calibri Light"/>
                <w:color w:val="000000"/>
                <w:rPrChange w:id="129" w:author="Russell Ott" w:date="2022-05-16T11:47:00Z">
                  <w:rPr>
                    <w:rFonts w:ascii="Calibri Light" w:hAnsi="Calibri Light"/>
                    <w:color w:val="000000"/>
                  </w:rPr>
                </w:rPrChange>
              </w:rPr>
              <w:t xml:space="preserve">Errata </w:t>
            </w:r>
            <w:r w:rsidR="00DA32F0">
              <w:rPr>
                <w:rFonts w:ascii="Calibri Light" w:hAnsi="Calibri Light"/>
                <w:color w:val="000000"/>
                <w:rPrChange w:id="130" w:author="Russell Ott" w:date="2022-05-16T11:47:00Z">
                  <w:rPr>
                    <w:rFonts w:ascii="Calibri Light" w:hAnsi="Calibri Light"/>
                    <w:color w:val="000000"/>
                  </w:rPr>
                </w:rPrChange>
              </w:rPr>
              <w:t>version</w:t>
            </w:r>
            <w:r>
              <w:rPr>
                <w:rFonts w:ascii="Calibri Light" w:hAnsi="Calibri Light"/>
                <w:color w:val="000000"/>
                <w:rPrChange w:id="131" w:author="Russell Ott" w:date="2022-05-16T11:47:00Z">
                  <w:rPr>
                    <w:rFonts w:ascii="Calibri Light" w:hAnsi="Calibri Light"/>
                    <w:color w:val="000000"/>
                  </w:rPr>
                </w:rPrChange>
              </w:rPr>
              <w:t xml:space="preserve"> to address various issues reported by the community.  See spreadsheet in release package for details.</w:t>
            </w:r>
            <w:r w:rsidRPr="0012351C">
              <w:rPr>
                <w:rFonts w:ascii="Calibri Light" w:hAnsi="Calibri Light"/>
                <w:color w:val="000000"/>
                <w:rPrChange w:id="132" w:author="Russell Ott" w:date="2022-05-16T11:47:00Z">
                  <w:rPr/>
                </w:rPrChange>
              </w:rPr>
              <w:t xml:space="preserve"> </w:t>
            </w:r>
            <w:r w:rsidRPr="001A0138">
              <w:rPr>
                <w:rFonts w:ascii="Calibri Light" w:hAnsi="Calibri Light"/>
                <w:color w:val="000000"/>
              </w:rPr>
              <w:t>In addition to the spreadsheet list of errata, these changes have been incorporated in the artifacts included in the publication package</w:t>
            </w:r>
          </w:p>
        </w:tc>
      </w:tr>
      <w:tr w:rsidR="0012351C" w:rsidRPr="00C64922" w14:paraId="1507DE1D" w14:textId="77777777" w:rsidTr="0012351C">
        <w:trPr>
          <w:ins w:id="133" w:author="Russell Ott" w:date="2022-05-16T11:47:00Z"/>
        </w:trPr>
        <w:tc>
          <w:tcPr>
            <w:tcW w:w="2520" w:type="dxa"/>
            <w:tcBorders>
              <w:top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ins w:id="134" w:author="Russell Ott" w:date="2022-05-16T11:47:00Z"/>
                <w:rFonts w:ascii="Calibri Light" w:hAnsi="Calibri Light" w:cs="Calibri Light"/>
                <w:b/>
                <w:bCs/>
                <w:color w:val="000000"/>
              </w:rPr>
            </w:pPr>
            <w:ins w:id="135" w:author="Russell Ott" w:date="2022-05-16T11:47:00Z">
              <w:r>
                <w:rPr>
                  <w:rFonts w:ascii="Calibri Light" w:hAnsi="Calibri Light" w:cs="Calibri Light"/>
                  <w:b/>
                  <w:bCs/>
                  <w:color w:val="000000"/>
                </w:rPr>
                <w:t>Release 3</w:t>
              </w:r>
            </w:ins>
          </w:p>
        </w:tc>
        <w:tc>
          <w:tcPr>
            <w:tcW w:w="1080" w:type="dxa"/>
            <w:tcBorders>
              <w:top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ins w:id="136" w:author="Russell Ott" w:date="2022-05-16T11:47:00Z"/>
                <w:rFonts w:ascii="Calibri Light" w:hAnsi="Calibri Light" w:cs="Calibri Light"/>
                <w:color w:val="000000"/>
              </w:rPr>
            </w:pPr>
            <w:ins w:id="137" w:author="Russell Ott" w:date="2022-05-16T11:47:00Z">
              <w:r>
                <w:rPr>
                  <w:rFonts w:ascii="Calibri Light" w:hAnsi="Calibri Light" w:cs="Calibri Light"/>
                  <w:color w:val="000000"/>
                </w:rPr>
                <w:t>MAY</w:t>
              </w:r>
              <w:r w:rsidR="0012351C">
                <w:rPr>
                  <w:rFonts w:ascii="Calibri Light" w:hAnsi="Calibri Light" w:cs="Calibri Light"/>
                  <w:color w:val="000000"/>
                </w:rPr>
                <w:t xml:space="preserve"> 2022</w:t>
              </w:r>
            </w:ins>
          </w:p>
        </w:tc>
        <w:tc>
          <w:tcPr>
            <w:tcW w:w="5940" w:type="dxa"/>
            <w:tcBorders>
              <w:top w:val="single" w:sz="4" w:space="0" w:color="4472C4" w:themeColor="accent1"/>
            </w:tcBorders>
            <w:shd w:val="clear" w:color="auto" w:fill="auto"/>
          </w:tcPr>
          <w:p w14:paraId="6F045A44" w14:textId="3536B081" w:rsidR="0012351C" w:rsidRDefault="007B5FBD" w:rsidP="00710AD7">
            <w:pPr>
              <w:pStyle w:val="NormalWeb"/>
              <w:spacing w:before="0" w:beforeAutospacing="0" w:after="120" w:afterAutospacing="0"/>
              <w:rPr>
                <w:ins w:id="138" w:author="Russell Ott" w:date="2022-05-16T11:47:00Z"/>
                <w:rFonts w:ascii="Calibri Light" w:hAnsi="Calibri Light" w:cs="Calibri Light"/>
                <w:color w:val="000000"/>
              </w:rPr>
            </w:pPr>
            <w:ins w:id="139" w:author="Russell Ott" w:date="2022-05-16T11:47:00Z">
              <w:r w:rsidRPr="007B5FBD">
                <w:rPr>
                  <w:rFonts w:ascii="Calibri Light" w:hAnsi="Calibri Light" w:cs="Calibri Light"/>
                  <w:color w:val="000000"/>
                </w:rPr>
                <w:t>Updated to include explicit guidance and some supporting CDA templates to support ONC USCDI v2 Data Classes and Data Elements.</w:t>
              </w:r>
            </w:ins>
          </w:p>
        </w:tc>
      </w:tr>
      <w:bookmarkEnd w:id="102"/>
    </w:tbl>
    <w:p w14:paraId="47A9E35F" w14:textId="77777777" w:rsidR="008E2AAD" w:rsidRDefault="008E2AAD" w:rsidP="00467D21">
      <w:pPr>
        <w:rPr>
          <w:ins w:id="140" w:author="Russell Ott" w:date="2022-05-16T11:47:00Z"/>
          <w:rFonts w:cs="Calibri"/>
          <w:color w:val="000000"/>
        </w:rPr>
      </w:pPr>
    </w:p>
    <w:p w14:paraId="5DDFA772" w14:textId="23B9667D" w:rsidR="008E2AAD" w:rsidRDefault="00467D21">
      <w:pPr>
        <w:rPr>
          <w:color w:val="000000"/>
          <w:rPrChange w:id="141" w:author="Russell Ott" w:date="2022-05-16T11:47:00Z">
            <w:rPr>
              <w:rFonts w:ascii="Calibri" w:hAnsi="Calibri"/>
            </w:rPr>
          </w:rPrChange>
        </w:rPr>
        <w:pPrChange w:id="142" w:author="Russell Ott" w:date="2022-05-16T11:47:00Z">
          <w:pPr>
            <w:tabs>
              <w:tab w:val="left" w:pos="1950"/>
            </w:tabs>
            <w:spacing w:after="120"/>
          </w:pPr>
        </w:pPrChange>
      </w:pPr>
      <w:r w:rsidRPr="001A0138">
        <w:rPr>
          <w:color w:val="000000"/>
        </w:rPr>
        <w:t xml:space="preserve">The Companion Guide </w:t>
      </w:r>
      <w:del w:id="143" w:author="Russell Ott" w:date="2022-05-16T11:47:00Z">
        <w:r w:rsidR="00DD51B1" w:rsidRPr="00D14360">
          <w:rPr>
            <w:rFonts w:cs="Calibri"/>
            <w:color w:val="000000"/>
          </w:rPr>
          <w:delText>has been</w:delText>
        </w:r>
      </w:del>
      <w:ins w:id="144" w:author="Russell Ott" w:date="2022-05-16T11:47:00Z">
        <w:r>
          <w:rPr>
            <w:rFonts w:cs="Calibri"/>
            <w:color w:val="000000"/>
          </w:rPr>
          <w:t>Release 3 was</w:t>
        </w:r>
      </w:ins>
      <w:r w:rsidRPr="001A0138">
        <w:rPr>
          <w:color w:val="000000"/>
        </w:rPr>
        <w:t xml:space="preserve"> developed </w:t>
      </w:r>
      <w:del w:id="145" w:author="Russell Ott" w:date="2022-05-16T11:47:00Z">
        <w:r w:rsidR="00DD51B1" w:rsidRPr="00D14360">
          <w:rPr>
            <w:rFonts w:cs="Calibri"/>
            <w:color w:val="000000"/>
          </w:rPr>
          <w:delText>by MaxMD under</w:delText>
        </w:r>
      </w:del>
      <w:ins w:id="146" w:author="Russell Ott" w:date="2022-05-16T11:47:00Z">
        <w:r>
          <w:rPr>
            <w:rFonts w:cs="Calibri"/>
            <w:color w:val="000000"/>
          </w:rPr>
          <w:t>with support from</w:t>
        </w:r>
      </w:ins>
      <w:r w:rsidRPr="001A0138">
        <w:rPr>
          <w:color w:val="000000"/>
        </w:rPr>
        <w:t xml:space="preserve"> the </w:t>
      </w:r>
      <w:del w:id="147" w:author="Russell Ott" w:date="2022-05-16T11:47:00Z">
        <w:r w:rsidR="00DD51B1" w:rsidRPr="00D14360">
          <w:rPr>
            <w:rFonts w:cs="Calibri"/>
            <w:color w:val="000000"/>
          </w:rPr>
          <w:delText>management of</w:delText>
        </w:r>
      </w:del>
      <w:ins w:id="148" w:author="Russell Ott" w:date="2022-05-16T11:47:00Z">
        <w:r>
          <w:rPr>
            <w:rFonts w:cs="Calibri"/>
            <w:color w:val="000000"/>
          </w:rPr>
          <w:t>Federal Electronic Health Record Modernization (FEHRM) program office</w:t>
        </w:r>
        <w:r w:rsidR="008E2AAD">
          <w:rPr>
            <w:rFonts w:cs="Calibri"/>
            <w:color w:val="000000"/>
          </w:rPr>
          <w:t xml:space="preserve"> and</w:t>
        </w:r>
      </w:ins>
      <w:r w:rsidR="008E2AAD" w:rsidRPr="001A0138">
        <w:rPr>
          <w:color w:val="000000"/>
        </w:rPr>
        <w:t xml:space="preserve"> </w:t>
      </w:r>
      <w:r w:rsidR="00DD51B1" w:rsidRPr="001A0138">
        <w:rPr>
          <w:color w:val="000000"/>
        </w:rPr>
        <w:t>HL7 as part of a grant awarded to HL7 by the Office of the National Coordinator for Health Information Technology (ONC</w:t>
      </w:r>
      <w:del w:id="149" w:author="Russell Ott" w:date="2022-05-16T11:47:00Z">
        <w:r w:rsidR="00DD51B1" w:rsidRPr="00D14360">
          <w:rPr>
            <w:rFonts w:cs="Calibri"/>
            <w:color w:val="000000"/>
          </w:rPr>
          <w:delText xml:space="preserve">).  The MaxMD team included </w:delText>
        </w:r>
      </w:del>
      <w:ins w:id="150" w:author="Russell Ott" w:date="2022-05-16T11:47:00Z">
        <w:r w:rsidR="00DD51B1" w:rsidRPr="00D14360">
          <w:rPr>
            <w:rFonts w:cs="Calibri"/>
            <w:color w:val="000000"/>
          </w:rPr>
          <w:t>)</w:t>
        </w:r>
      </w:ins>
      <w:del w:id="151" w:author="Russell Ott" w:date="2022-05-16T11:47:00Z">
        <w:r w:rsidR="00DD51B1" w:rsidRPr="00D14360">
          <w:rPr>
            <w:rFonts w:cs="Calibri"/>
            <w:color w:val="000000"/>
          </w:rPr>
          <w:delText>Lisa Nelson</w:delText>
        </w:r>
        <w:r w:rsidR="00F80882" w:rsidRPr="00D14360">
          <w:rPr>
            <w:rFonts w:cs="Calibri"/>
            <w:color w:val="000000"/>
          </w:rPr>
          <w:delText xml:space="preserve"> and </w:delText>
        </w:r>
        <w:r w:rsidR="00DD51B1" w:rsidRPr="00D14360">
          <w:rPr>
            <w:rFonts w:cs="Calibri"/>
            <w:color w:val="000000"/>
          </w:rPr>
          <w:delText>Natasha Kreisle.  The guidance in the Companion Guide reflects implementation experience and input from healthcare community stakeholders, and feedback from surveys and in-person “Implementation-a-thons” conducted by HL7.</w:delText>
        </w:r>
      </w:del>
    </w:p>
    <w:p w14:paraId="1A9D9C49" w14:textId="77777777" w:rsidR="00DD51B1" w:rsidRPr="00D14360" w:rsidRDefault="00DD51B1" w:rsidP="00B505D2">
      <w:pPr>
        <w:pStyle w:val="NormalWeb"/>
        <w:spacing w:before="0" w:beforeAutospacing="0" w:after="120" w:afterAutospacing="0"/>
        <w:rPr>
          <w:del w:id="152" w:author="Russell Ott" w:date="2022-05-16T11:47:00Z"/>
          <w:rFonts w:cs="Calibri"/>
          <w:szCs w:val="22"/>
        </w:rPr>
      </w:pPr>
      <w:del w:id="153" w:author="Russell Ott" w:date="2022-05-16T11:47:00Z">
        <w:r w:rsidRPr="00D14360">
          <w:rPr>
            <w:rFonts w:cs="Calibri"/>
            <w:color w:val="000000"/>
            <w:szCs w:val="22"/>
          </w:rPr>
          <w:delText xml:space="preserve">It has been developed through a detailed analysis and review of the </w:delText>
        </w:r>
        <w:r w:rsidR="00387B58" w:rsidRPr="00D14360">
          <w:rPr>
            <w:rFonts w:cs="Calibri"/>
            <w:color w:val="000000"/>
            <w:szCs w:val="22"/>
          </w:rPr>
          <w:delText>current regulations</w:delText>
        </w:r>
        <w:r w:rsidRPr="00D14360">
          <w:rPr>
            <w:rFonts w:cs="Calibri"/>
            <w:color w:val="000000"/>
            <w:szCs w:val="22"/>
          </w:rPr>
          <w:delText>, reviews with HL7 Working Groups, and reviews by experienced implementers and “Implementation-a-thons” participants.</w:delText>
        </w:r>
      </w:del>
    </w:p>
    <w:p w14:paraId="2B814BF3" w14:textId="77777777" w:rsidR="00DD51B1" w:rsidRPr="00D14360" w:rsidRDefault="00DD51B1" w:rsidP="00917BAD">
      <w:pPr>
        <w:pStyle w:val="NormalWeb"/>
        <w:spacing w:before="0" w:beforeAutospacing="0" w:after="240" w:afterAutospacing="0"/>
        <w:rPr>
          <w:del w:id="154" w:author="Russell Ott" w:date="2022-05-16T11:47:00Z"/>
          <w:rFonts w:cs="Calibri"/>
          <w:szCs w:val="22"/>
        </w:rPr>
      </w:pPr>
      <w:del w:id="155" w:author="Russell Ott" w:date="2022-05-16T11:47:00Z">
        <w:r w:rsidRPr="00D14360">
          <w:rPr>
            <w:rFonts w:cs="Calibri"/>
            <w:color w:val="000000"/>
            <w:szCs w:val="22"/>
          </w:rPr>
          <w:delText>The project team wishes to extend its thanks to members of the HL7 Structured Documents Work Group, HL7 C-CDA Implementation-A-Thon participants and those who contributed to the development and review of guidance noted in this document:</w:delText>
        </w:r>
      </w:del>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F75DF2">
        <w:tc>
          <w:tcPr>
            <w:tcW w:w="5887" w:type="dxa"/>
            <w:gridSpan w:val="2"/>
            <w:tcBorders>
              <w:bottom w:val="nil"/>
              <w:right w:val="nil"/>
            </w:tcBorders>
            <w:shd w:val="clear" w:color="auto" w:fill="4F81BD"/>
          </w:tcPr>
          <w:p w14:paraId="295809E7" w14:textId="77777777" w:rsidR="003C1159" w:rsidRPr="001A0138" w:rsidRDefault="003C1159" w:rsidP="00F75DF2">
            <w:pPr>
              <w:rPr>
                <w:b/>
                <w:color w:val="FFFFFF"/>
              </w:rPr>
            </w:pPr>
            <w:r w:rsidRPr="001A0138">
              <w:rPr>
                <w:b/>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b/>
                <w:color w:val="FFFFFF"/>
                <w:rPrChange w:id="156" w:author="Russell Ott" w:date="2022-05-16T11:47:00Z">
                  <w:rPr>
                    <w:rFonts w:ascii="Calibri" w:hAnsi="Calibri"/>
                    <w:b/>
                    <w:color w:val="FFFFFF"/>
                  </w:rPr>
                </w:rPrChange>
              </w:rPr>
            </w:pPr>
          </w:p>
        </w:tc>
      </w:tr>
      <w:tr w:rsidR="003C1159"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1A4B824B" w:rsidR="003C1159" w:rsidRPr="001A0138" w:rsidRDefault="003C1159" w:rsidP="00F75DF2">
            <w:moveToRangeStart w:id="157" w:author="Russell Ott" w:date="2022-05-16T11:47:00Z" w:name="move103594065"/>
            <w:moveTo w:id="158" w:author="Russell Ott" w:date="2022-05-16T11:47:00Z">
              <w:r w:rsidRPr="001A0138">
                <w:t>Gay Dolin</w:t>
              </w:r>
            </w:moveTo>
            <w:moveToRangeEnd w:id="157"/>
            <w:del w:id="159" w:author="Russell Ott" w:date="2022-05-16T11:47:00Z">
              <w:r w:rsidR="004F69FD" w:rsidRPr="00D14360">
                <w:rPr>
                  <w:rFonts w:cs="Calibri"/>
                  <w:bCs/>
                </w:rPr>
                <w:delText>Calvin Beebe</w:delText>
              </w:r>
            </w:del>
          </w:p>
        </w:tc>
        <w:tc>
          <w:tcPr>
            <w:tcW w:w="3178" w:type="dxa"/>
            <w:gridSpan w:val="2"/>
            <w:tcBorders>
              <w:top w:val="single" w:sz="4" w:space="0" w:color="4F81BD"/>
              <w:left w:val="single" w:sz="4" w:space="0" w:color="4F81BD"/>
              <w:bottom w:val="single" w:sz="4" w:space="0" w:color="4F81BD"/>
            </w:tcBorders>
            <w:shd w:val="clear" w:color="auto" w:fill="auto"/>
          </w:tcPr>
          <w:p w14:paraId="433F271D" w14:textId="5DD248FE" w:rsidR="003C1159" w:rsidRPr="00D14360" w:rsidRDefault="003C1159" w:rsidP="00F75DF2">
            <w:pPr>
              <w:rPr>
                <w:rPrChange w:id="160" w:author="Russell Ott" w:date="2022-05-16T11:47:00Z">
                  <w:rPr>
                    <w:rFonts w:ascii="Calibri" w:hAnsi="Calibri"/>
                  </w:rPr>
                </w:rPrChange>
              </w:rPr>
            </w:pPr>
            <w:moveToRangeStart w:id="161" w:author="Russell Ott" w:date="2022-05-16T11:47:00Z" w:name="move103594066"/>
            <w:moveTo w:id="162" w:author="Russell Ott" w:date="2022-05-16T11:47:00Z">
              <w:r w:rsidRPr="001A0138">
                <w:t>Benjamin Flessner</w:t>
              </w:r>
            </w:moveTo>
            <w:moveFromRangeStart w:id="163" w:author="Russell Ott" w:date="2022-05-16T11:47:00Z" w:name="move103594065"/>
            <w:moveToRangeEnd w:id="161"/>
            <w:moveFrom w:id="164" w:author="Russell Ott" w:date="2022-05-16T11:47:00Z">
              <w:r w:rsidRPr="00D14360">
                <w:rPr>
                  <w:rPrChange w:id="165" w:author="Russell Ott" w:date="2022-05-16T11:47:00Z">
                    <w:rPr>
                      <w:rFonts w:ascii="Calibri" w:hAnsi="Calibri"/>
                    </w:rPr>
                  </w:rPrChange>
                </w:rPr>
                <w:t>Gay Dolin</w:t>
              </w:r>
            </w:moveFrom>
            <w:moveFromRangeEnd w:id="163"/>
          </w:p>
        </w:tc>
        <w:tc>
          <w:tcPr>
            <w:tcW w:w="3179" w:type="dxa"/>
            <w:tcBorders>
              <w:top w:val="single" w:sz="4" w:space="0" w:color="4F81BD"/>
              <w:left w:val="single" w:sz="4" w:space="0" w:color="4F81BD"/>
              <w:bottom w:val="single" w:sz="4" w:space="0" w:color="4F81BD"/>
            </w:tcBorders>
            <w:shd w:val="clear" w:color="auto" w:fill="auto"/>
          </w:tcPr>
          <w:p w14:paraId="68CC562E" w14:textId="674718A1" w:rsidR="003C1159" w:rsidRPr="00D14360" w:rsidRDefault="003C1159" w:rsidP="00F75DF2">
            <w:pPr>
              <w:rPr>
                <w:rFonts w:ascii="Times New Roman" w:eastAsia="Times New Roman" w:hAnsi="Times New Roman"/>
                <w:sz w:val="24"/>
                <w:szCs w:val="24"/>
                <w:rPrChange w:id="166" w:author="Russell Ott" w:date="2022-05-16T11:47:00Z">
                  <w:rPr>
                    <w:rFonts w:ascii="Calibri" w:hAnsi="Calibri"/>
                  </w:rPr>
                </w:rPrChange>
              </w:rPr>
            </w:pPr>
            <w:moveToRangeStart w:id="167" w:author="Russell Ott" w:date="2022-05-16T11:47:00Z" w:name="move103594067"/>
            <w:moveTo w:id="168" w:author="Russell Ott" w:date="2022-05-16T11:47:00Z">
              <w:r w:rsidRPr="00D14360">
                <w:rPr>
                  <w:rPrChange w:id="169" w:author="Russell Ott" w:date="2022-05-16T11:47:00Z">
                    <w:rPr>
                      <w:rFonts w:ascii="Calibri" w:hAnsi="Calibri"/>
                    </w:rPr>
                  </w:rPrChange>
                </w:rPr>
                <w:t>Austin</w:t>
              </w:r>
              <w:r w:rsidRPr="00D14360">
                <w:rPr>
                  <w:b/>
                  <w:rPrChange w:id="170" w:author="Russell Ott" w:date="2022-05-16T11:47:00Z">
                    <w:rPr>
                      <w:rFonts w:ascii="Calibri" w:hAnsi="Calibri"/>
                      <w:b/>
                    </w:rPr>
                  </w:rPrChange>
                </w:rPr>
                <w:t xml:space="preserve"> </w:t>
              </w:r>
              <w:r w:rsidRPr="00D14360">
                <w:rPr>
                  <w:rPrChange w:id="171" w:author="Russell Ott" w:date="2022-05-16T11:47:00Z">
                    <w:rPr>
                      <w:rFonts w:ascii="Calibri" w:hAnsi="Calibri"/>
                    </w:rPr>
                  </w:rPrChange>
                </w:rPr>
                <w:t>Kreisler</w:t>
              </w:r>
            </w:moveTo>
            <w:moveFromRangeStart w:id="172" w:author="Russell Ott" w:date="2022-05-16T11:47:00Z" w:name="move103594066"/>
            <w:moveToRangeEnd w:id="167"/>
            <w:moveFrom w:id="173" w:author="Russell Ott" w:date="2022-05-16T11:47:00Z">
              <w:r w:rsidRPr="00D14360">
                <w:rPr>
                  <w:rPrChange w:id="174" w:author="Russell Ott" w:date="2022-05-16T11:47:00Z">
                    <w:rPr>
                      <w:rFonts w:ascii="Calibri" w:hAnsi="Calibri"/>
                    </w:rPr>
                  </w:rPrChange>
                </w:rPr>
                <w:t>Benjamin Flessner</w:t>
              </w:r>
            </w:moveFrom>
            <w:moveFromRangeEnd w:id="172"/>
          </w:p>
        </w:tc>
      </w:tr>
      <w:tr w:rsidR="003C1159" w:rsidRPr="00C64922" w14:paraId="2B7A4829" w14:textId="77777777" w:rsidTr="00F75DF2">
        <w:trPr>
          <w:trHeight w:val="269"/>
        </w:trPr>
        <w:tc>
          <w:tcPr>
            <w:tcW w:w="3178" w:type="dxa"/>
            <w:tcBorders>
              <w:right w:val="single" w:sz="4" w:space="0" w:color="4F81BD"/>
            </w:tcBorders>
            <w:shd w:val="clear" w:color="auto" w:fill="FFFFFF"/>
          </w:tcPr>
          <w:p w14:paraId="2F7207BF" w14:textId="2D88C8F5" w:rsidR="003C1159" w:rsidRPr="00D14360" w:rsidRDefault="003C1159" w:rsidP="00F75DF2">
            <w:pPr>
              <w:rPr>
                <w:rPrChange w:id="175" w:author="Russell Ott" w:date="2022-05-16T11:47:00Z">
                  <w:rPr>
                    <w:rFonts w:ascii="Calibri" w:hAnsi="Calibri"/>
                  </w:rPr>
                </w:rPrChange>
              </w:rPr>
            </w:pPr>
            <w:moveToRangeStart w:id="176" w:author="Russell Ott" w:date="2022-05-16T11:47:00Z" w:name="move103594068"/>
            <w:moveTo w:id="177" w:author="Russell Ott" w:date="2022-05-16T11:47:00Z">
              <w:r w:rsidRPr="001A0138">
                <w:t>Sean McIlvenna</w:t>
              </w:r>
            </w:moveTo>
            <w:moveFromRangeStart w:id="178" w:author="Russell Ott" w:date="2022-05-16T11:47:00Z" w:name="move103594067"/>
            <w:moveToRangeEnd w:id="176"/>
            <w:moveFrom w:id="179" w:author="Russell Ott" w:date="2022-05-16T11:47:00Z">
              <w:r w:rsidRPr="001A0138">
                <w:t>Austin</w:t>
              </w:r>
              <w:r w:rsidRPr="00D14360">
                <w:rPr>
                  <w:b/>
                  <w:rPrChange w:id="180" w:author="Russell Ott" w:date="2022-05-16T11:47:00Z">
                    <w:rPr>
                      <w:rFonts w:ascii="Calibri" w:hAnsi="Calibri"/>
                      <w:b/>
                    </w:rPr>
                  </w:rPrChange>
                </w:rPr>
                <w:t xml:space="preserve"> </w:t>
              </w:r>
              <w:r w:rsidRPr="00D14360">
                <w:rPr>
                  <w:rPrChange w:id="181" w:author="Russell Ott" w:date="2022-05-16T11:47:00Z">
                    <w:rPr>
                      <w:rFonts w:ascii="Calibri" w:hAnsi="Calibri"/>
                    </w:rPr>
                  </w:rPrChange>
                </w:rPr>
                <w:t>Kreisler</w:t>
              </w:r>
            </w:moveFrom>
            <w:moveFromRangeEnd w:id="178"/>
          </w:p>
        </w:tc>
        <w:tc>
          <w:tcPr>
            <w:tcW w:w="3178" w:type="dxa"/>
            <w:gridSpan w:val="2"/>
            <w:tcBorders>
              <w:left w:val="single" w:sz="4" w:space="0" w:color="4F81BD"/>
            </w:tcBorders>
            <w:shd w:val="clear" w:color="auto" w:fill="auto"/>
          </w:tcPr>
          <w:p w14:paraId="449FFB03" w14:textId="73922B21" w:rsidR="003C1159" w:rsidRPr="001A0138" w:rsidRDefault="003C1159" w:rsidP="00F75DF2">
            <w:ins w:id="182" w:author="Russell Ott" w:date="2022-05-16T11:47:00Z">
              <w:r>
                <w:rPr>
                  <w:rFonts w:cs="Calibri"/>
                </w:rPr>
                <w:t>Russ Ott</w:t>
              </w:r>
            </w:ins>
            <w:moveFromRangeStart w:id="183" w:author="Russell Ott" w:date="2022-05-16T11:47:00Z" w:name="move103594068"/>
            <w:moveFrom w:id="184" w:author="Russell Ott" w:date="2022-05-16T11:47:00Z">
              <w:r w:rsidRPr="001A0138">
                <w:t>Sean McIlvenna</w:t>
              </w:r>
            </w:moveFrom>
            <w:moveFromRangeEnd w:id="183"/>
          </w:p>
        </w:tc>
        <w:tc>
          <w:tcPr>
            <w:tcW w:w="3179" w:type="dxa"/>
            <w:tcBorders>
              <w:left w:val="single" w:sz="4" w:space="0" w:color="4F81BD"/>
            </w:tcBorders>
            <w:shd w:val="clear" w:color="auto" w:fill="auto"/>
          </w:tcPr>
          <w:p w14:paraId="486D7DA7" w14:textId="498D7FCF" w:rsidR="003C1159" w:rsidRPr="001A0138" w:rsidRDefault="004F69FD" w:rsidP="00F75DF2">
            <w:del w:id="185" w:author="Russell Ott" w:date="2022-05-16T11:47:00Z">
              <w:r w:rsidRPr="00D14360">
                <w:rPr>
                  <w:rFonts w:cs="Calibri"/>
                </w:rPr>
                <w:delText>Andrew Statler</w:delText>
              </w:r>
            </w:del>
            <w:ins w:id="186" w:author="Russell Ott" w:date="2022-05-16T11:47:00Z">
              <w:r w:rsidR="003C1159">
                <w:rPr>
                  <w:rFonts w:cs="Calibri"/>
                </w:rPr>
                <w:t xml:space="preserve">Matt </w:t>
              </w:r>
              <w:r w:rsidR="003C1159" w:rsidRPr="003C1159">
                <w:rPr>
                  <w:rFonts w:cs="Calibri"/>
                </w:rPr>
                <w:t>Szczepankiewicz</w:t>
              </w:r>
            </w:ins>
          </w:p>
        </w:tc>
      </w:tr>
      <w:tr w:rsidR="003C1159" w:rsidRPr="00D14360" w14:paraId="03D3F16C" w14:textId="77777777" w:rsidTr="00F75DF2">
        <w:trPr>
          <w:ins w:id="187" w:author="Russell Ott" w:date="2022-05-16T11:47:00Z"/>
        </w:trPr>
        <w:tc>
          <w:tcPr>
            <w:tcW w:w="9535" w:type="dxa"/>
            <w:gridSpan w:val="4"/>
            <w:tcBorders>
              <w:right w:val="nil"/>
            </w:tcBorders>
            <w:shd w:val="clear" w:color="auto" w:fill="4F81BD"/>
          </w:tcPr>
          <w:p w14:paraId="241990C7" w14:textId="17FB9930" w:rsidR="003C1159" w:rsidRPr="00D14360" w:rsidRDefault="003C1159" w:rsidP="00F75DF2">
            <w:pPr>
              <w:rPr>
                <w:ins w:id="188" w:author="Russell Ott" w:date="2022-05-16T11:47:00Z"/>
                <w:rFonts w:cs="Calibri"/>
                <w:b/>
                <w:bCs/>
                <w:color w:val="FFFFFF"/>
              </w:rPr>
            </w:pPr>
            <w:ins w:id="189" w:author="Russell Ott" w:date="2022-05-16T11:47:00Z">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ins>
          </w:p>
        </w:tc>
      </w:tr>
      <w:tr w:rsidR="00D739AC" w:rsidRPr="00D14360" w14:paraId="1C44466F" w14:textId="77777777" w:rsidTr="00F75DF2">
        <w:trPr>
          <w:ins w:id="190"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74E16884" w14:textId="55B6EF11" w:rsidR="00D739AC" w:rsidRPr="00D739AC" w:rsidRDefault="00D739AC" w:rsidP="00D739AC">
            <w:pPr>
              <w:rPr>
                <w:ins w:id="191" w:author="Russell Ott" w:date="2022-05-16T11:47:00Z"/>
                <w:rFonts w:asciiTheme="minorHAnsi" w:hAnsiTheme="minorHAnsi" w:cstheme="minorHAnsi"/>
                <w:bCs/>
              </w:rPr>
            </w:pPr>
            <w:ins w:id="192" w:author="Russell Ott" w:date="2022-05-16T11:47:00Z">
              <w:r w:rsidRPr="00D739AC">
                <w:rPr>
                  <w:rFonts w:asciiTheme="minorHAnsi" w:hAnsiTheme="minorHAnsi" w:cstheme="minorHAnsi"/>
                </w:rPr>
                <w:t>Anmer Ayala</w:t>
              </w:r>
            </w:ins>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D739AC" w:rsidRPr="00D739AC" w:rsidRDefault="00D739AC" w:rsidP="00D739AC">
            <w:pPr>
              <w:rPr>
                <w:ins w:id="193" w:author="Russell Ott" w:date="2022-05-16T11:47:00Z"/>
                <w:rFonts w:asciiTheme="minorHAnsi" w:hAnsiTheme="minorHAnsi" w:cstheme="minorHAnsi"/>
                <w:bCs/>
              </w:rPr>
            </w:pPr>
            <w:ins w:id="194" w:author="Russell Ott" w:date="2022-05-16T11:47:00Z">
              <w:r w:rsidRPr="00D739AC">
                <w:rPr>
                  <w:rFonts w:asciiTheme="minorHAnsi" w:hAnsiTheme="minorHAnsi" w:cstheme="minorHAnsi"/>
                </w:rPr>
                <w:t>Gene Beyer</w:t>
              </w:r>
            </w:ins>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D739AC" w:rsidRPr="00D739AC" w:rsidRDefault="00D739AC" w:rsidP="00D739AC">
            <w:pPr>
              <w:rPr>
                <w:ins w:id="195" w:author="Russell Ott" w:date="2022-05-16T11:47:00Z"/>
                <w:rFonts w:asciiTheme="minorHAnsi" w:hAnsiTheme="minorHAnsi" w:cstheme="minorHAnsi"/>
                <w:bCs/>
              </w:rPr>
            </w:pPr>
            <w:ins w:id="196" w:author="Russell Ott" w:date="2022-05-16T11:47:00Z">
              <w:r w:rsidRPr="00D739AC">
                <w:rPr>
                  <w:rFonts w:asciiTheme="minorHAnsi" w:hAnsiTheme="minorHAnsi" w:cstheme="minorHAnsi"/>
                </w:rPr>
                <w:t>Brennon Bohol</w:t>
              </w:r>
            </w:ins>
          </w:p>
        </w:tc>
      </w:tr>
      <w:tr w:rsidR="00D739AC" w:rsidRPr="00D14360" w14:paraId="6BE3840D" w14:textId="77777777" w:rsidTr="00F75DF2">
        <w:trPr>
          <w:ins w:id="197"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057EEC9C" w14:textId="490B3212" w:rsidR="00D739AC" w:rsidRPr="00D739AC" w:rsidRDefault="00D739AC" w:rsidP="00D739AC">
            <w:pPr>
              <w:rPr>
                <w:ins w:id="198" w:author="Russell Ott" w:date="2022-05-16T11:47:00Z"/>
                <w:rFonts w:asciiTheme="minorHAnsi" w:hAnsiTheme="minorHAnsi" w:cstheme="minorHAnsi"/>
                <w:bCs/>
              </w:rPr>
            </w:pPr>
            <w:ins w:id="199" w:author="Russell Ott" w:date="2022-05-16T11:47:00Z">
              <w:r w:rsidRPr="00D739AC">
                <w:rPr>
                  <w:rFonts w:asciiTheme="minorHAnsi" w:hAnsiTheme="minorHAnsi" w:cstheme="minorHAnsi"/>
                </w:rPr>
                <w:t>David Carlson</w:t>
              </w:r>
            </w:ins>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D739AC" w:rsidRPr="00D739AC" w:rsidRDefault="00D739AC" w:rsidP="00D739AC">
            <w:pPr>
              <w:rPr>
                <w:ins w:id="200" w:author="Russell Ott" w:date="2022-05-16T11:47:00Z"/>
                <w:rFonts w:asciiTheme="minorHAnsi" w:hAnsiTheme="minorHAnsi" w:cstheme="minorHAnsi"/>
                <w:bCs/>
              </w:rPr>
            </w:pPr>
            <w:ins w:id="201" w:author="Russell Ott" w:date="2022-05-16T11:47:00Z">
              <w:r w:rsidRPr="00D739AC">
                <w:rPr>
                  <w:rFonts w:asciiTheme="minorHAnsi" w:hAnsiTheme="minorHAnsi" w:cstheme="minorHAnsi"/>
                </w:rPr>
                <w:t>John D'Amore</w:t>
              </w:r>
            </w:ins>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D739AC" w:rsidRPr="00D739AC" w:rsidRDefault="00D739AC" w:rsidP="00D739AC">
            <w:pPr>
              <w:rPr>
                <w:ins w:id="202" w:author="Russell Ott" w:date="2022-05-16T11:47:00Z"/>
                <w:rFonts w:asciiTheme="minorHAnsi" w:hAnsiTheme="minorHAnsi" w:cstheme="minorHAnsi"/>
                <w:bCs/>
              </w:rPr>
            </w:pPr>
            <w:ins w:id="203" w:author="Russell Ott" w:date="2022-05-16T11:47:00Z">
              <w:r w:rsidRPr="00D739AC">
                <w:rPr>
                  <w:rFonts w:asciiTheme="minorHAnsi" w:hAnsiTheme="minorHAnsi" w:cstheme="minorHAnsi"/>
                </w:rPr>
                <w:t>Didi Davis</w:t>
              </w:r>
            </w:ins>
          </w:p>
        </w:tc>
      </w:tr>
      <w:tr w:rsidR="00D739AC" w:rsidRPr="00D14360" w14:paraId="0EB75E32" w14:textId="77777777" w:rsidTr="00F75DF2">
        <w:trPr>
          <w:ins w:id="204"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71BDD3C8" w14:textId="495CA346" w:rsidR="00D739AC" w:rsidRPr="00D739AC" w:rsidRDefault="00D739AC" w:rsidP="00D739AC">
            <w:pPr>
              <w:rPr>
                <w:ins w:id="205" w:author="Russell Ott" w:date="2022-05-16T11:47:00Z"/>
                <w:rFonts w:asciiTheme="minorHAnsi" w:hAnsiTheme="minorHAnsi" w:cstheme="minorHAnsi"/>
                <w:bCs/>
              </w:rPr>
            </w:pPr>
            <w:ins w:id="206" w:author="Russell Ott" w:date="2022-05-16T11:47:00Z">
              <w:r w:rsidRPr="00D739AC">
                <w:rPr>
                  <w:rFonts w:asciiTheme="minorHAnsi" w:hAnsiTheme="minorHAnsi" w:cstheme="minorHAnsi"/>
                </w:rPr>
                <w:t>Bob Dieterle</w:t>
              </w:r>
            </w:ins>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D739AC" w:rsidRPr="00D739AC" w:rsidRDefault="00D739AC" w:rsidP="00D739AC">
            <w:pPr>
              <w:rPr>
                <w:ins w:id="207" w:author="Russell Ott" w:date="2022-05-16T11:47:00Z"/>
                <w:rFonts w:asciiTheme="minorHAnsi" w:hAnsiTheme="minorHAnsi" w:cstheme="minorHAnsi"/>
                <w:bCs/>
              </w:rPr>
            </w:pPr>
            <w:ins w:id="208" w:author="Russell Ott" w:date="2022-05-16T11:47:00Z">
              <w:r w:rsidRPr="00D739AC">
                <w:rPr>
                  <w:rFonts w:asciiTheme="minorHAnsi" w:hAnsiTheme="minorHAnsi" w:cstheme="minorHAnsi"/>
                </w:rPr>
                <w:t>Gay Dolin</w:t>
              </w:r>
            </w:ins>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D739AC" w:rsidRPr="00D739AC" w:rsidRDefault="00D739AC" w:rsidP="00D739AC">
            <w:pPr>
              <w:rPr>
                <w:ins w:id="209" w:author="Russell Ott" w:date="2022-05-16T11:47:00Z"/>
                <w:rFonts w:asciiTheme="minorHAnsi" w:hAnsiTheme="minorHAnsi" w:cstheme="minorHAnsi"/>
                <w:bCs/>
              </w:rPr>
            </w:pPr>
            <w:ins w:id="210" w:author="Russell Ott" w:date="2022-05-16T11:47:00Z">
              <w:r w:rsidRPr="00D739AC">
                <w:rPr>
                  <w:rFonts w:asciiTheme="minorHAnsi" w:hAnsiTheme="minorHAnsi" w:cstheme="minorHAnsi"/>
                </w:rPr>
                <w:t>Benjamin Flessner</w:t>
              </w:r>
            </w:ins>
          </w:p>
        </w:tc>
      </w:tr>
      <w:tr w:rsidR="00D739AC" w:rsidRPr="00D14360" w14:paraId="112308F6" w14:textId="77777777" w:rsidTr="00F75DF2">
        <w:trPr>
          <w:ins w:id="211"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1024BD64" w14:textId="2A859454" w:rsidR="00D739AC" w:rsidRPr="00D739AC" w:rsidRDefault="00D739AC" w:rsidP="00D739AC">
            <w:pPr>
              <w:rPr>
                <w:ins w:id="212" w:author="Russell Ott" w:date="2022-05-16T11:47:00Z"/>
                <w:rFonts w:asciiTheme="minorHAnsi" w:hAnsiTheme="minorHAnsi" w:cstheme="minorHAnsi"/>
                <w:bCs/>
              </w:rPr>
            </w:pPr>
            <w:ins w:id="213" w:author="Russell Ott" w:date="2022-05-16T11:47:00Z">
              <w:r w:rsidRPr="00D739AC">
                <w:rPr>
                  <w:rFonts w:asciiTheme="minorHAnsi" w:hAnsiTheme="minorHAnsi" w:cstheme="minorHAnsi"/>
                </w:rPr>
                <w:t>Peter Gunter</w:t>
              </w:r>
            </w:ins>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D739AC" w:rsidRPr="00D739AC" w:rsidRDefault="00D739AC" w:rsidP="00D739AC">
            <w:pPr>
              <w:rPr>
                <w:ins w:id="214" w:author="Russell Ott" w:date="2022-05-16T11:47:00Z"/>
                <w:rFonts w:asciiTheme="minorHAnsi" w:hAnsiTheme="minorHAnsi" w:cstheme="minorHAnsi"/>
                <w:bCs/>
              </w:rPr>
            </w:pPr>
            <w:ins w:id="215" w:author="Russell Ott" w:date="2022-05-16T11:47:00Z">
              <w:r w:rsidRPr="00D739AC">
                <w:rPr>
                  <w:rFonts w:asciiTheme="minorHAnsi" w:hAnsiTheme="minorHAnsi" w:cstheme="minorHAnsi"/>
                </w:rPr>
                <w:t>Emma Jones</w:t>
              </w:r>
            </w:ins>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D739AC" w:rsidRPr="00D739AC" w:rsidRDefault="00D739AC" w:rsidP="00D739AC">
            <w:pPr>
              <w:rPr>
                <w:ins w:id="216" w:author="Russell Ott" w:date="2022-05-16T11:47:00Z"/>
                <w:rFonts w:asciiTheme="minorHAnsi" w:hAnsiTheme="minorHAnsi" w:cstheme="minorHAnsi"/>
                <w:bCs/>
              </w:rPr>
            </w:pPr>
            <w:ins w:id="217" w:author="Russell Ott" w:date="2022-05-16T11:47:00Z">
              <w:r w:rsidRPr="00D739AC">
                <w:rPr>
                  <w:rFonts w:asciiTheme="minorHAnsi" w:hAnsiTheme="minorHAnsi" w:cstheme="minorHAnsi"/>
                </w:rPr>
                <w:t>Natasha Kreisle</w:t>
              </w:r>
            </w:ins>
          </w:p>
        </w:tc>
      </w:tr>
      <w:tr w:rsidR="00D739AC" w:rsidRPr="00D14360" w14:paraId="50C053E9" w14:textId="77777777" w:rsidTr="00F75DF2">
        <w:trPr>
          <w:ins w:id="218"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30F9E21E" w14:textId="66434451" w:rsidR="00D739AC" w:rsidRPr="00D739AC" w:rsidRDefault="00D739AC" w:rsidP="00D739AC">
            <w:pPr>
              <w:rPr>
                <w:ins w:id="219" w:author="Russell Ott" w:date="2022-05-16T11:47:00Z"/>
                <w:rFonts w:asciiTheme="minorHAnsi" w:hAnsiTheme="minorHAnsi" w:cstheme="minorHAnsi"/>
                <w:bCs/>
              </w:rPr>
            </w:pPr>
            <w:ins w:id="220" w:author="Russell Ott" w:date="2022-05-16T11:47:00Z">
              <w:r w:rsidRPr="00D739AC">
                <w:rPr>
                  <w:rFonts w:asciiTheme="minorHAnsi" w:hAnsiTheme="minorHAnsi" w:cstheme="minorHAnsi"/>
                </w:rPr>
                <w:t>Brett Marquard</w:t>
              </w:r>
            </w:ins>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D739AC" w:rsidRPr="00D739AC" w:rsidRDefault="00D739AC" w:rsidP="00D739AC">
            <w:pPr>
              <w:rPr>
                <w:ins w:id="221" w:author="Russell Ott" w:date="2022-05-16T11:47:00Z"/>
                <w:rFonts w:asciiTheme="minorHAnsi" w:hAnsiTheme="minorHAnsi" w:cstheme="minorHAnsi"/>
                <w:bCs/>
              </w:rPr>
            </w:pPr>
            <w:ins w:id="222" w:author="Russell Ott" w:date="2022-05-16T11:47:00Z">
              <w:r w:rsidRPr="00D739AC">
                <w:rPr>
                  <w:rFonts w:asciiTheme="minorHAnsi" w:hAnsiTheme="minorHAnsi" w:cstheme="minorHAnsi"/>
                </w:rPr>
                <w:t>Rob McClure</w:t>
              </w:r>
            </w:ins>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D739AC" w:rsidRPr="00D739AC" w:rsidRDefault="00D739AC" w:rsidP="00D739AC">
            <w:pPr>
              <w:rPr>
                <w:ins w:id="223" w:author="Russell Ott" w:date="2022-05-16T11:47:00Z"/>
                <w:rFonts w:asciiTheme="minorHAnsi" w:hAnsiTheme="minorHAnsi" w:cstheme="minorHAnsi"/>
                <w:bCs/>
              </w:rPr>
            </w:pPr>
            <w:ins w:id="224" w:author="Russell Ott" w:date="2022-05-16T11:47:00Z">
              <w:r w:rsidRPr="00D739AC">
                <w:rPr>
                  <w:rFonts w:asciiTheme="minorHAnsi" w:hAnsiTheme="minorHAnsi" w:cstheme="minorHAnsi"/>
                </w:rPr>
                <w:t>Kyle Meadors</w:t>
              </w:r>
            </w:ins>
          </w:p>
        </w:tc>
      </w:tr>
      <w:tr w:rsidR="00D739AC" w:rsidRPr="00D14360" w14:paraId="268E028D" w14:textId="77777777" w:rsidTr="00F75DF2">
        <w:trPr>
          <w:ins w:id="225"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0BC09779" w14:textId="5A61C510" w:rsidR="00D739AC" w:rsidRPr="00D739AC" w:rsidRDefault="00D739AC" w:rsidP="00D739AC">
            <w:pPr>
              <w:rPr>
                <w:ins w:id="226" w:author="Russell Ott" w:date="2022-05-16T11:47:00Z"/>
                <w:rFonts w:asciiTheme="minorHAnsi" w:hAnsiTheme="minorHAnsi" w:cstheme="minorHAnsi"/>
              </w:rPr>
            </w:pPr>
            <w:ins w:id="227" w:author="Russell Ott" w:date="2022-05-16T11:47:00Z">
              <w:r w:rsidRPr="00D739AC">
                <w:rPr>
                  <w:rFonts w:asciiTheme="minorHAnsi" w:hAnsiTheme="minorHAnsi" w:cstheme="minorHAnsi"/>
                </w:rPr>
                <w:t>Linda Michaelsen</w:t>
              </w:r>
            </w:ins>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D739AC" w:rsidRPr="00D739AC" w:rsidRDefault="00D739AC" w:rsidP="00D739AC">
            <w:pPr>
              <w:rPr>
                <w:ins w:id="228" w:author="Russell Ott" w:date="2022-05-16T11:47:00Z"/>
                <w:rFonts w:asciiTheme="minorHAnsi" w:hAnsiTheme="minorHAnsi" w:cstheme="minorHAnsi"/>
              </w:rPr>
            </w:pPr>
            <w:ins w:id="229" w:author="Russell Ott" w:date="2022-05-16T11:47:00Z">
              <w:r w:rsidRPr="00D739AC">
                <w:rPr>
                  <w:rFonts w:asciiTheme="minorHAnsi" w:hAnsiTheme="minorHAnsi" w:cstheme="minorHAnsi"/>
                </w:rPr>
                <w:t>Lisa Nelson</w:t>
              </w:r>
            </w:ins>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D739AC" w:rsidRPr="00D739AC" w:rsidRDefault="00D739AC" w:rsidP="00D739AC">
            <w:pPr>
              <w:rPr>
                <w:ins w:id="230" w:author="Russell Ott" w:date="2022-05-16T11:47:00Z"/>
                <w:rFonts w:asciiTheme="minorHAnsi" w:hAnsiTheme="minorHAnsi" w:cstheme="minorHAnsi"/>
              </w:rPr>
            </w:pPr>
            <w:ins w:id="231" w:author="Russell Ott" w:date="2022-05-16T11:47:00Z">
              <w:r w:rsidRPr="00D739AC">
                <w:rPr>
                  <w:rFonts w:asciiTheme="minorHAnsi" w:hAnsiTheme="minorHAnsi" w:cstheme="minorHAnsi"/>
                </w:rPr>
                <w:t>Russ Ott</w:t>
              </w:r>
            </w:ins>
          </w:p>
        </w:tc>
      </w:tr>
      <w:tr w:rsidR="00D739AC" w:rsidRPr="00D14360" w14:paraId="7D5E3297" w14:textId="77777777" w:rsidTr="00F75DF2">
        <w:trPr>
          <w:ins w:id="232"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05E38B0A" w14:textId="3550DF9A" w:rsidR="00D739AC" w:rsidRPr="00D739AC" w:rsidRDefault="00D739AC" w:rsidP="00D739AC">
            <w:pPr>
              <w:rPr>
                <w:ins w:id="233" w:author="Russell Ott" w:date="2022-05-16T11:47:00Z"/>
                <w:rFonts w:asciiTheme="minorHAnsi" w:hAnsiTheme="minorHAnsi" w:cstheme="minorHAnsi"/>
              </w:rPr>
            </w:pPr>
            <w:ins w:id="234" w:author="Russell Ott" w:date="2022-05-16T11:47:00Z">
              <w:r w:rsidRPr="00D739AC">
                <w:rPr>
                  <w:rFonts w:asciiTheme="minorHAnsi" w:hAnsiTheme="minorHAnsi" w:cstheme="minorHAnsi"/>
                </w:rPr>
                <w:t>Kurt Ozlem</w:t>
              </w:r>
            </w:ins>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D739AC" w:rsidRPr="00D739AC" w:rsidRDefault="00D739AC" w:rsidP="00D739AC">
            <w:pPr>
              <w:rPr>
                <w:ins w:id="235" w:author="Russell Ott" w:date="2022-05-16T11:47:00Z"/>
                <w:rFonts w:asciiTheme="minorHAnsi" w:hAnsiTheme="minorHAnsi" w:cstheme="minorHAnsi"/>
              </w:rPr>
            </w:pPr>
            <w:ins w:id="236" w:author="Russell Ott" w:date="2022-05-16T11:47:00Z">
              <w:r w:rsidRPr="00D739AC">
                <w:rPr>
                  <w:rFonts w:asciiTheme="minorHAnsi" w:hAnsiTheme="minorHAnsi" w:cstheme="minorHAnsi"/>
                </w:rPr>
                <w:t>Paulo Pinho</w:t>
              </w:r>
            </w:ins>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D739AC" w:rsidRPr="00D739AC" w:rsidRDefault="00D739AC" w:rsidP="00D739AC">
            <w:pPr>
              <w:rPr>
                <w:ins w:id="237" w:author="Russell Ott" w:date="2022-05-16T11:47:00Z"/>
                <w:rFonts w:asciiTheme="minorHAnsi" w:hAnsiTheme="minorHAnsi" w:cstheme="minorHAnsi"/>
              </w:rPr>
            </w:pPr>
            <w:ins w:id="238" w:author="Russell Ott" w:date="2022-05-16T11:47:00Z">
              <w:r w:rsidRPr="00D739AC">
                <w:rPr>
                  <w:rFonts w:asciiTheme="minorHAnsi" w:hAnsiTheme="minorHAnsi" w:cstheme="minorHAnsi"/>
                </w:rPr>
                <w:t>James Shalaby</w:t>
              </w:r>
            </w:ins>
          </w:p>
        </w:tc>
      </w:tr>
      <w:tr w:rsidR="00D739AC" w:rsidRPr="00D14360" w14:paraId="4218F436" w14:textId="77777777" w:rsidTr="00F75DF2">
        <w:trPr>
          <w:ins w:id="239" w:author="Russell Ott" w:date="2022-05-16T11:47:00Z"/>
        </w:trPr>
        <w:tc>
          <w:tcPr>
            <w:tcW w:w="3178" w:type="dxa"/>
            <w:tcBorders>
              <w:top w:val="single" w:sz="4" w:space="0" w:color="4F81BD"/>
              <w:bottom w:val="single" w:sz="4" w:space="0" w:color="4F81BD"/>
              <w:right w:val="single" w:sz="4" w:space="0" w:color="4F81BD"/>
            </w:tcBorders>
            <w:shd w:val="clear" w:color="auto" w:fill="FFFFFF"/>
          </w:tcPr>
          <w:p w14:paraId="0E704B19" w14:textId="51BCC905" w:rsidR="00D739AC" w:rsidRPr="00D739AC" w:rsidRDefault="00D739AC" w:rsidP="00D739AC">
            <w:pPr>
              <w:rPr>
                <w:ins w:id="240" w:author="Russell Ott" w:date="2022-05-16T11:47:00Z"/>
                <w:rFonts w:asciiTheme="minorHAnsi" w:hAnsiTheme="minorHAnsi" w:cstheme="minorHAnsi"/>
              </w:rPr>
            </w:pPr>
            <w:ins w:id="241" w:author="Russell Ott" w:date="2022-05-16T11:47:00Z">
              <w:r w:rsidRPr="00D739AC">
                <w:rPr>
                  <w:rFonts w:asciiTheme="minorHAnsi" w:hAnsiTheme="minorHAnsi" w:cstheme="minorHAnsi"/>
                </w:rPr>
                <w:t>Matt Szczepankiewicz</w:t>
              </w:r>
            </w:ins>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D739AC" w:rsidRPr="00D739AC" w:rsidRDefault="00D739AC" w:rsidP="00D739AC">
            <w:pPr>
              <w:rPr>
                <w:ins w:id="242" w:author="Russell Ott" w:date="2022-05-16T11:47:00Z"/>
                <w:rFonts w:asciiTheme="minorHAnsi" w:hAnsiTheme="minorHAnsi" w:cstheme="minorHAnsi"/>
              </w:rPr>
            </w:pPr>
            <w:ins w:id="243" w:author="Russell Ott" w:date="2022-05-16T11:47:00Z">
              <w:r w:rsidRPr="00D739AC">
                <w:rPr>
                  <w:rFonts w:asciiTheme="minorHAnsi" w:hAnsiTheme="minorHAnsi" w:cstheme="minorHAnsi"/>
                </w:rPr>
                <w:t>Daniel Vreeman</w:t>
              </w:r>
            </w:ins>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D739AC" w:rsidRPr="00D739AC" w:rsidRDefault="00D739AC" w:rsidP="00D739AC">
            <w:pPr>
              <w:rPr>
                <w:ins w:id="244" w:author="Russell Ott" w:date="2022-05-16T11:47:00Z"/>
                <w:rFonts w:asciiTheme="minorHAnsi" w:hAnsiTheme="minorHAnsi" w:cstheme="minorHAnsi"/>
              </w:rPr>
            </w:pPr>
            <w:ins w:id="245" w:author="Russell Ott" w:date="2022-05-16T11:47:00Z">
              <w:r w:rsidRPr="00D739AC">
                <w:rPr>
                  <w:rFonts w:asciiTheme="minorHAnsi" w:hAnsiTheme="minorHAnsi" w:cstheme="minorHAnsi"/>
                </w:rPr>
                <w:t>Ryan Zoellner</w:t>
              </w:r>
            </w:ins>
          </w:p>
        </w:tc>
      </w:tr>
      <w:tr w:rsidR="003C1159" w:rsidRPr="00C64922" w14:paraId="6227CBE9" w14:textId="77777777" w:rsidTr="00F75DF2">
        <w:tc>
          <w:tcPr>
            <w:tcW w:w="9535" w:type="dxa"/>
            <w:gridSpan w:val="4"/>
            <w:tcBorders>
              <w:right w:val="nil"/>
            </w:tcBorders>
            <w:shd w:val="clear" w:color="auto" w:fill="4F81BD"/>
          </w:tcPr>
          <w:p w14:paraId="0D2F143B" w14:textId="77777777" w:rsidR="003C1159" w:rsidRPr="00D14360" w:rsidRDefault="003C1159" w:rsidP="00F75DF2">
            <w:pPr>
              <w:rPr>
                <w:b/>
                <w:color w:val="FFFFFF"/>
                <w:rPrChange w:id="246" w:author="Russell Ott" w:date="2022-05-16T11:47:00Z">
                  <w:rPr>
                    <w:rFonts w:ascii="Calibri" w:hAnsi="Calibri"/>
                    <w:b/>
                    <w:color w:val="FFFFFF"/>
                  </w:rPr>
                </w:rPrChange>
              </w:rPr>
            </w:pPr>
            <w:r w:rsidRPr="001A0138">
              <w:rPr>
                <w:b/>
                <w:color w:val="FFFFFF"/>
              </w:rPr>
              <w:t>C-CDA Companion Guide R2 Content Contributors and Reviewers</w:t>
            </w:r>
          </w:p>
        </w:tc>
      </w:tr>
      <w:tr w:rsidR="003C1159"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3C1159" w:rsidRPr="001A0138" w:rsidRDefault="003C1159" w:rsidP="00F75DF2">
            <w:r w:rsidRPr="001A0138">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3C1159" w:rsidRPr="00D14360" w:rsidRDefault="003C1159" w:rsidP="00F75DF2">
            <w:pPr>
              <w:rPr>
                <w:rFonts w:ascii="Times New Roman" w:eastAsia="Times New Roman" w:hAnsi="Times New Roman"/>
                <w:sz w:val="24"/>
                <w:szCs w:val="24"/>
                <w:rPrChange w:id="247" w:author="Russell Ott" w:date="2022-05-16T11:47:00Z">
                  <w:rPr>
                    <w:rFonts w:ascii="Calibri" w:hAnsi="Calibri"/>
                  </w:rPr>
                </w:rPrChange>
              </w:rPr>
            </w:pPr>
            <w:r w:rsidRPr="00D14360">
              <w:rPr>
                <w:rPrChange w:id="248" w:author="Russell Ott" w:date="2022-05-16T11:47:00Z">
                  <w:rPr>
                    <w:rFonts w:ascii="Calibri" w:hAnsi="Calibri"/>
                  </w:rPr>
                </w:rPrChange>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3C1159" w:rsidRPr="00D14360" w:rsidRDefault="003C1159" w:rsidP="00F75DF2">
            <w:pPr>
              <w:rPr>
                <w:rFonts w:ascii="Times New Roman" w:eastAsia="Times New Roman" w:hAnsi="Times New Roman"/>
                <w:sz w:val="24"/>
                <w:szCs w:val="24"/>
                <w:rPrChange w:id="249" w:author="Russell Ott" w:date="2022-05-16T11:47:00Z">
                  <w:rPr>
                    <w:rFonts w:ascii="Calibri" w:hAnsi="Calibri"/>
                  </w:rPr>
                </w:rPrChange>
              </w:rPr>
            </w:pPr>
            <w:r w:rsidRPr="00D14360">
              <w:rPr>
                <w:rPrChange w:id="250" w:author="Russell Ott" w:date="2022-05-16T11:47:00Z">
                  <w:rPr>
                    <w:rFonts w:ascii="Calibri" w:hAnsi="Calibri"/>
                  </w:rPr>
                </w:rPrChange>
              </w:rPr>
              <w:t>Michael Clifton</w:t>
            </w:r>
          </w:p>
        </w:tc>
      </w:tr>
      <w:tr w:rsidR="003C1159" w:rsidRPr="00C64922" w14:paraId="172874EB" w14:textId="77777777" w:rsidTr="00F75DF2">
        <w:tc>
          <w:tcPr>
            <w:tcW w:w="3178" w:type="dxa"/>
            <w:tcBorders>
              <w:right w:val="single" w:sz="4" w:space="0" w:color="4F81BD"/>
            </w:tcBorders>
            <w:shd w:val="clear" w:color="auto" w:fill="FFFFFF"/>
          </w:tcPr>
          <w:p w14:paraId="738D2A74" w14:textId="77777777" w:rsidR="003C1159" w:rsidRPr="001A0138" w:rsidRDefault="003C1159" w:rsidP="00F75DF2">
            <w:r w:rsidRPr="001A0138">
              <w:t>John D’Amore</w:t>
            </w:r>
          </w:p>
        </w:tc>
        <w:tc>
          <w:tcPr>
            <w:tcW w:w="3178" w:type="dxa"/>
            <w:gridSpan w:val="2"/>
            <w:tcBorders>
              <w:left w:val="single" w:sz="4" w:space="0" w:color="4F81BD"/>
            </w:tcBorders>
            <w:shd w:val="clear" w:color="auto" w:fill="auto"/>
          </w:tcPr>
          <w:p w14:paraId="09A286D3" w14:textId="77777777" w:rsidR="003C1159" w:rsidRPr="00D14360" w:rsidRDefault="003C1159" w:rsidP="00F75DF2">
            <w:pPr>
              <w:rPr>
                <w:rFonts w:ascii="Times New Roman" w:eastAsia="Times New Roman" w:hAnsi="Times New Roman"/>
                <w:sz w:val="24"/>
                <w:szCs w:val="24"/>
                <w:rPrChange w:id="251" w:author="Russell Ott" w:date="2022-05-16T11:47:00Z">
                  <w:rPr>
                    <w:rFonts w:ascii="Calibri" w:hAnsi="Calibri"/>
                  </w:rPr>
                </w:rPrChange>
              </w:rPr>
            </w:pPr>
            <w:r w:rsidRPr="00D14360">
              <w:rPr>
                <w:rPrChange w:id="252" w:author="Russell Ott" w:date="2022-05-16T11:47:00Z">
                  <w:rPr>
                    <w:rFonts w:ascii="Calibri" w:hAnsi="Calibri"/>
                  </w:rPr>
                </w:rPrChange>
              </w:rPr>
              <w:t>Didi Davis</w:t>
            </w:r>
          </w:p>
        </w:tc>
        <w:tc>
          <w:tcPr>
            <w:tcW w:w="3179" w:type="dxa"/>
            <w:tcBorders>
              <w:left w:val="single" w:sz="4" w:space="0" w:color="4F81BD"/>
            </w:tcBorders>
            <w:shd w:val="clear" w:color="auto" w:fill="auto"/>
          </w:tcPr>
          <w:p w14:paraId="3B1B08AC" w14:textId="77777777" w:rsidR="003C1159" w:rsidRPr="00D14360" w:rsidRDefault="003C1159" w:rsidP="00F75DF2">
            <w:pPr>
              <w:rPr>
                <w:rFonts w:ascii="Times New Roman" w:eastAsia="Times New Roman" w:hAnsi="Times New Roman"/>
                <w:sz w:val="24"/>
                <w:szCs w:val="24"/>
                <w:rPrChange w:id="253" w:author="Russell Ott" w:date="2022-05-16T11:47:00Z">
                  <w:rPr>
                    <w:rFonts w:ascii="Calibri" w:hAnsi="Calibri"/>
                  </w:rPr>
                </w:rPrChange>
              </w:rPr>
            </w:pPr>
            <w:r w:rsidRPr="00D14360">
              <w:rPr>
                <w:rPrChange w:id="254" w:author="Russell Ott" w:date="2022-05-16T11:47:00Z">
                  <w:rPr>
                    <w:rFonts w:ascii="Calibri" w:hAnsi="Calibri"/>
                  </w:rPr>
                </w:rPrChange>
              </w:rPr>
              <w:t>George Dixon</w:t>
            </w:r>
          </w:p>
        </w:tc>
      </w:tr>
      <w:tr w:rsidR="003C1159"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3C1159" w:rsidRPr="001A0138" w:rsidRDefault="003C1159" w:rsidP="00F75DF2">
            <w:r w:rsidRPr="001A0138">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3C1159" w:rsidRPr="00D14360" w:rsidRDefault="003C1159" w:rsidP="00F75DF2">
            <w:pPr>
              <w:rPr>
                <w:rFonts w:ascii="Times New Roman" w:eastAsia="Times New Roman" w:hAnsi="Times New Roman"/>
                <w:sz w:val="24"/>
                <w:szCs w:val="24"/>
                <w:rPrChange w:id="255" w:author="Russell Ott" w:date="2022-05-16T11:47:00Z">
                  <w:rPr>
                    <w:rFonts w:ascii="Calibri" w:hAnsi="Calibri"/>
                  </w:rPr>
                </w:rPrChange>
              </w:rPr>
            </w:pPr>
            <w:r w:rsidRPr="00D14360">
              <w:rPr>
                <w:rPrChange w:id="256" w:author="Russell Ott" w:date="2022-05-16T11:47:00Z">
                  <w:rPr>
                    <w:rFonts w:ascii="Calibri" w:hAnsi="Calibri"/>
                  </w:rPr>
                </w:rPrChange>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3C1159" w:rsidRPr="00D14360" w:rsidRDefault="003C1159" w:rsidP="00F75DF2">
            <w:pPr>
              <w:rPr>
                <w:rFonts w:ascii="Times New Roman" w:eastAsia="Times New Roman" w:hAnsi="Times New Roman"/>
                <w:sz w:val="24"/>
                <w:szCs w:val="24"/>
                <w:rPrChange w:id="257" w:author="Russell Ott" w:date="2022-05-16T11:47:00Z">
                  <w:rPr>
                    <w:rFonts w:ascii="Calibri" w:hAnsi="Calibri"/>
                  </w:rPr>
                </w:rPrChange>
              </w:rPr>
            </w:pPr>
            <w:r w:rsidRPr="00D14360">
              <w:rPr>
                <w:rPrChange w:id="258" w:author="Russell Ott" w:date="2022-05-16T11:47:00Z">
                  <w:rPr>
                    <w:rFonts w:ascii="Calibri" w:hAnsi="Calibri"/>
                  </w:rPr>
                </w:rPrChange>
              </w:rPr>
              <w:t>John Donnelly</w:t>
            </w:r>
          </w:p>
        </w:tc>
      </w:tr>
      <w:tr w:rsidR="003C1159" w:rsidRPr="00C64922" w14:paraId="7D6D0AFC" w14:textId="77777777" w:rsidTr="00F75DF2">
        <w:tc>
          <w:tcPr>
            <w:tcW w:w="3178" w:type="dxa"/>
            <w:tcBorders>
              <w:right w:val="single" w:sz="4" w:space="0" w:color="4F81BD"/>
            </w:tcBorders>
            <w:shd w:val="clear" w:color="auto" w:fill="FFFFFF"/>
          </w:tcPr>
          <w:p w14:paraId="0DF36D14" w14:textId="77777777" w:rsidR="003C1159" w:rsidRPr="001A0138" w:rsidRDefault="003C1159" w:rsidP="00F75DF2">
            <w:r w:rsidRPr="001A0138">
              <w:t>Ben Flessner</w:t>
            </w:r>
          </w:p>
        </w:tc>
        <w:tc>
          <w:tcPr>
            <w:tcW w:w="3178" w:type="dxa"/>
            <w:gridSpan w:val="2"/>
            <w:tcBorders>
              <w:left w:val="single" w:sz="4" w:space="0" w:color="4F81BD"/>
            </w:tcBorders>
            <w:shd w:val="clear" w:color="auto" w:fill="auto"/>
          </w:tcPr>
          <w:p w14:paraId="4EAC6059" w14:textId="77777777" w:rsidR="003C1159" w:rsidRPr="00D14360" w:rsidRDefault="003C1159" w:rsidP="00F75DF2">
            <w:pPr>
              <w:rPr>
                <w:rFonts w:ascii="Times New Roman" w:eastAsia="Times New Roman" w:hAnsi="Times New Roman"/>
                <w:sz w:val="24"/>
                <w:szCs w:val="24"/>
                <w:rPrChange w:id="259" w:author="Russell Ott" w:date="2022-05-16T11:47:00Z">
                  <w:rPr>
                    <w:rFonts w:ascii="Calibri" w:hAnsi="Calibri"/>
                  </w:rPr>
                </w:rPrChange>
              </w:rPr>
            </w:pPr>
            <w:r w:rsidRPr="00D14360">
              <w:rPr>
                <w:rPrChange w:id="260" w:author="Russell Ott" w:date="2022-05-16T11:47:00Z">
                  <w:rPr>
                    <w:rFonts w:ascii="Calibri" w:hAnsi="Calibri"/>
                  </w:rPr>
                </w:rPrChange>
              </w:rPr>
              <w:t>Lindsey Hoggle</w:t>
            </w:r>
          </w:p>
        </w:tc>
        <w:tc>
          <w:tcPr>
            <w:tcW w:w="3179" w:type="dxa"/>
            <w:tcBorders>
              <w:left w:val="single" w:sz="4" w:space="0" w:color="4F81BD"/>
            </w:tcBorders>
            <w:shd w:val="clear" w:color="auto" w:fill="auto"/>
          </w:tcPr>
          <w:p w14:paraId="45F90621" w14:textId="77777777" w:rsidR="003C1159" w:rsidRPr="00D14360" w:rsidRDefault="003C1159" w:rsidP="00F75DF2">
            <w:pPr>
              <w:rPr>
                <w:rFonts w:ascii="Times New Roman" w:eastAsia="Times New Roman" w:hAnsi="Times New Roman"/>
                <w:sz w:val="24"/>
                <w:szCs w:val="24"/>
                <w:rPrChange w:id="261" w:author="Russell Ott" w:date="2022-05-16T11:47:00Z">
                  <w:rPr>
                    <w:rFonts w:ascii="Calibri" w:hAnsi="Calibri"/>
                  </w:rPr>
                </w:rPrChange>
              </w:rPr>
            </w:pPr>
            <w:r w:rsidRPr="00D14360">
              <w:rPr>
                <w:rPrChange w:id="262" w:author="Russell Ott" w:date="2022-05-16T11:47:00Z">
                  <w:rPr>
                    <w:rFonts w:ascii="Calibri" w:hAnsi="Calibri"/>
                  </w:rPr>
                </w:rPrChange>
              </w:rPr>
              <w:t>Emma Jones</w:t>
            </w:r>
          </w:p>
        </w:tc>
      </w:tr>
      <w:tr w:rsidR="003C1159"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3C1159" w:rsidRPr="001A0138" w:rsidRDefault="003C1159" w:rsidP="00F75DF2">
            <w:r w:rsidRPr="001A0138">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3C1159" w:rsidRPr="00D14360" w:rsidRDefault="003C1159" w:rsidP="00F75DF2">
            <w:pPr>
              <w:rPr>
                <w:rFonts w:ascii="Times New Roman" w:eastAsia="Times New Roman" w:hAnsi="Times New Roman"/>
                <w:sz w:val="24"/>
                <w:szCs w:val="24"/>
                <w:rPrChange w:id="263" w:author="Russell Ott" w:date="2022-05-16T11:47:00Z">
                  <w:rPr>
                    <w:rFonts w:ascii="Calibri" w:hAnsi="Calibri"/>
                  </w:rPr>
                </w:rPrChange>
              </w:rPr>
            </w:pPr>
            <w:r w:rsidRPr="00D14360">
              <w:rPr>
                <w:rPrChange w:id="264" w:author="Russell Ott" w:date="2022-05-16T11:47:00Z">
                  <w:rPr>
                    <w:rFonts w:ascii="Calibri" w:hAnsi="Calibri"/>
                  </w:rPr>
                </w:rPrChange>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3C1159" w:rsidRPr="00D14360" w:rsidRDefault="003C1159" w:rsidP="00F75DF2">
            <w:pPr>
              <w:rPr>
                <w:rFonts w:ascii="Times New Roman" w:eastAsia="Times New Roman" w:hAnsi="Times New Roman"/>
                <w:sz w:val="24"/>
                <w:szCs w:val="24"/>
                <w:rPrChange w:id="265" w:author="Russell Ott" w:date="2022-05-16T11:47:00Z">
                  <w:rPr>
                    <w:rFonts w:ascii="Calibri" w:hAnsi="Calibri"/>
                  </w:rPr>
                </w:rPrChange>
              </w:rPr>
            </w:pPr>
            <w:r w:rsidRPr="00D14360">
              <w:rPr>
                <w:rPrChange w:id="266" w:author="Russell Ott" w:date="2022-05-16T11:47:00Z">
                  <w:rPr>
                    <w:rFonts w:ascii="Calibri" w:hAnsi="Calibri"/>
                  </w:rPr>
                </w:rPrChange>
              </w:rPr>
              <w:t>Rob McClure</w:t>
            </w:r>
          </w:p>
        </w:tc>
      </w:tr>
      <w:tr w:rsidR="003C1159" w:rsidRPr="00C64922" w14:paraId="1C85A139" w14:textId="77777777" w:rsidTr="00F75DF2">
        <w:tc>
          <w:tcPr>
            <w:tcW w:w="3178" w:type="dxa"/>
            <w:tcBorders>
              <w:right w:val="single" w:sz="4" w:space="0" w:color="4F81BD"/>
            </w:tcBorders>
            <w:shd w:val="clear" w:color="auto" w:fill="FFFFFF"/>
          </w:tcPr>
          <w:p w14:paraId="6B9AD7C9" w14:textId="77777777" w:rsidR="003C1159" w:rsidRPr="001A0138" w:rsidRDefault="003C1159" w:rsidP="00F75DF2">
            <w:r w:rsidRPr="001A0138">
              <w:t>Linda Michaelsen</w:t>
            </w:r>
          </w:p>
        </w:tc>
        <w:tc>
          <w:tcPr>
            <w:tcW w:w="3178" w:type="dxa"/>
            <w:gridSpan w:val="2"/>
            <w:tcBorders>
              <w:left w:val="single" w:sz="4" w:space="0" w:color="4F81BD"/>
            </w:tcBorders>
            <w:shd w:val="clear" w:color="auto" w:fill="auto"/>
          </w:tcPr>
          <w:p w14:paraId="2E553C79" w14:textId="77777777" w:rsidR="003C1159" w:rsidRPr="00D14360" w:rsidRDefault="003C1159" w:rsidP="00F75DF2">
            <w:pPr>
              <w:rPr>
                <w:rFonts w:ascii="Times New Roman" w:eastAsia="Times New Roman" w:hAnsi="Times New Roman"/>
                <w:sz w:val="24"/>
                <w:szCs w:val="24"/>
                <w:rPrChange w:id="267" w:author="Russell Ott" w:date="2022-05-16T11:47:00Z">
                  <w:rPr>
                    <w:rFonts w:ascii="Calibri" w:hAnsi="Calibri"/>
                  </w:rPr>
                </w:rPrChange>
              </w:rPr>
            </w:pPr>
            <w:r w:rsidRPr="00D14360">
              <w:rPr>
                <w:rPrChange w:id="268" w:author="Russell Ott" w:date="2022-05-16T11:47:00Z">
                  <w:rPr>
                    <w:rFonts w:ascii="Calibri" w:hAnsi="Calibri"/>
                  </w:rPr>
                </w:rPrChange>
              </w:rPr>
              <w:t>Joseph Quinn</w:t>
            </w:r>
          </w:p>
        </w:tc>
        <w:tc>
          <w:tcPr>
            <w:tcW w:w="3179" w:type="dxa"/>
            <w:tcBorders>
              <w:left w:val="single" w:sz="4" w:space="0" w:color="4F81BD"/>
            </w:tcBorders>
            <w:shd w:val="clear" w:color="auto" w:fill="auto"/>
          </w:tcPr>
          <w:p w14:paraId="16FDAA94" w14:textId="77777777" w:rsidR="003C1159" w:rsidRPr="00D14360" w:rsidRDefault="003C1159" w:rsidP="00F75DF2">
            <w:pPr>
              <w:rPr>
                <w:rFonts w:ascii="Times New Roman" w:eastAsia="Times New Roman" w:hAnsi="Times New Roman"/>
                <w:sz w:val="24"/>
                <w:szCs w:val="24"/>
                <w:rPrChange w:id="269" w:author="Russell Ott" w:date="2022-05-16T11:47:00Z">
                  <w:rPr>
                    <w:rFonts w:ascii="Calibri" w:hAnsi="Calibri"/>
                  </w:rPr>
                </w:rPrChange>
              </w:rPr>
            </w:pPr>
            <w:r w:rsidRPr="00D14360">
              <w:rPr>
                <w:rPrChange w:id="270" w:author="Russell Ott" w:date="2022-05-16T11:47:00Z">
                  <w:rPr>
                    <w:rFonts w:ascii="Calibri" w:hAnsi="Calibri"/>
                  </w:rPr>
                </w:rPrChange>
              </w:rPr>
              <w:t>Matt Rahn</w:t>
            </w:r>
          </w:p>
        </w:tc>
      </w:tr>
      <w:tr w:rsidR="003C1159"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3C1159" w:rsidRPr="001A0138" w:rsidRDefault="003C1159" w:rsidP="00F75DF2">
            <w:r w:rsidRPr="001A0138">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3C1159" w:rsidRPr="00D14360" w:rsidRDefault="003C1159" w:rsidP="00F75DF2">
            <w:pPr>
              <w:rPr>
                <w:rFonts w:ascii="Times New Roman" w:eastAsia="Times New Roman" w:hAnsi="Times New Roman"/>
                <w:sz w:val="24"/>
                <w:szCs w:val="24"/>
                <w:rPrChange w:id="271" w:author="Russell Ott" w:date="2022-05-16T11:47:00Z">
                  <w:rPr>
                    <w:rFonts w:ascii="Calibri" w:hAnsi="Calibri"/>
                  </w:rPr>
                </w:rPrChange>
              </w:rPr>
            </w:pPr>
            <w:r>
              <w:rPr>
                <w:rPrChange w:id="272" w:author="Russell Ott" w:date="2022-05-16T11:47:00Z">
                  <w:rPr>
                    <w:rFonts w:ascii="Calibri" w:hAnsi="Calibri"/>
                  </w:rPr>
                </w:rPrChange>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3C1159" w:rsidRPr="00D14360" w:rsidRDefault="003C1159" w:rsidP="00F75DF2">
            <w:pPr>
              <w:rPr>
                <w:rFonts w:ascii="Times New Roman" w:eastAsia="Times New Roman" w:hAnsi="Times New Roman"/>
                <w:sz w:val="24"/>
                <w:szCs w:val="24"/>
                <w:rPrChange w:id="273" w:author="Russell Ott" w:date="2022-05-16T11:47:00Z">
                  <w:rPr>
                    <w:rFonts w:ascii="Calibri" w:hAnsi="Calibri"/>
                  </w:rPr>
                </w:rPrChange>
              </w:rPr>
            </w:pPr>
            <w:r>
              <w:rPr>
                <w:rPrChange w:id="274" w:author="Russell Ott" w:date="2022-05-16T11:47:00Z">
                  <w:rPr>
                    <w:rFonts w:ascii="Calibri" w:hAnsi="Calibri"/>
                  </w:rPr>
                </w:rPrChange>
              </w:rPr>
              <w:t>Ioana Singureanu</w:t>
            </w:r>
          </w:p>
        </w:tc>
      </w:tr>
      <w:tr w:rsidR="003C1159"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3C1159" w:rsidRPr="001A0138" w:rsidRDefault="003C1159" w:rsidP="00F75DF2">
            <w:r w:rsidRPr="001A0138">
              <w:lastRenderedPageBreak/>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3C1159" w:rsidRDefault="003C1159" w:rsidP="00F75DF2">
            <w:pPr>
              <w:rPr>
                <w:rFonts w:ascii="Times New Roman" w:eastAsia="Times New Roman" w:hAnsi="Times New Roman"/>
                <w:sz w:val="24"/>
                <w:szCs w:val="24"/>
                <w:rPrChange w:id="275" w:author="Russell Ott" w:date="2022-05-16T11:47:00Z">
                  <w:rPr>
                    <w:rFonts w:ascii="Calibri" w:hAnsi="Calibri"/>
                  </w:rPr>
                </w:rPrChange>
              </w:rPr>
            </w:pPr>
            <w:r w:rsidRPr="00D14360">
              <w:rPr>
                <w:rPrChange w:id="276" w:author="Russell Ott" w:date="2022-05-16T11:47:00Z">
                  <w:rPr>
                    <w:rFonts w:ascii="Calibri" w:hAnsi="Calibri"/>
                  </w:rPr>
                </w:rPrChange>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3C1159" w:rsidRDefault="003C1159" w:rsidP="00F75DF2">
            <w:pPr>
              <w:rPr>
                <w:rFonts w:ascii="Times New Roman" w:eastAsia="Times New Roman" w:hAnsi="Times New Roman"/>
                <w:sz w:val="24"/>
                <w:szCs w:val="24"/>
                <w:rPrChange w:id="277" w:author="Russell Ott" w:date="2022-05-16T11:47:00Z">
                  <w:rPr>
                    <w:rFonts w:ascii="Calibri" w:hAnsi="Calibri"/>
                  </w:rPr>
                </w:rPrChange>
              </w:rPr>
            </w:pPr>
            <w:r w:rsidRPr="00D14360">
              <w:rPr>
                <w:rPrChange w:id="278" w:author="Russell Ott" w:date="2022-05-16T11:47:00Z">
                  <w:rPr>
                    <w:rFonts w:ascii="Calibri" w:hAnsi="Calibri"/>
                  </w:rPr>
                </w:rPrChange>
              </w:rPr>
              <w:t>Michael Padula</w:t>
            </w:r>
          </w:p>
        </w:tc>
      </w:tr>
      <w:tr w:rsidR="003C1159" w:rsidRPr="00C64922" w14:paraId="0C655682" w14:textId="77777777" w:rsidTr="00F75DF2">
        <w:tc>
          <w:tcPr>
            <w:tcW w:w="9535" w:type="dxa"/>
            <w:gridSpan w:val="4"/>
            <w:tcBorders>
              <w:right w:val="nil"/>
            </w:tcBorders>
            <w:shd w:val="clear" w:color="auto" w:fill="4F81BD"/>
          </w:tcPr>
          <w:p w14:paraId="48D41CE5" w14:textId="77777777" w:rsidR="003C1159" w:rsidRPr="001A0138" w:rsidRDefault="003C1159" w:rsidP="00F75DF2">
            <w:pPr>
              <w:rPr>
                <w:b/>
                <w:color w:val="FFFFFF"/>
              </w:rPr>
            </w:pPr>
            <w:r w:rsidRPr="001A0138">
              <w:rPr>
                <w:b/>
                <w:color w:val="FFFFFF"/>
              </w:rPr>
              <w:t>C-CDA Companion Guide R1 Content Contributors and Reviewers</w:t>
            </w:r>
          </w:p>
        </w:tc>
      </w:tr>
      <w:tr w:rsidR="003C1159"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3C1159" w:rsidRPr="001A0138" w:rsidRDefault="003C1159" w:rsidP="00F75DF2">
            <w:pPr>
              <w:rPr>
                <w:color w:val="000000"/>
              </w:rPr>
            </w:pPr>
            <w:r w:rsidRPr="001A0138">
              <w:rPr>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3C1159" w:rsidRPr="00D14360" w:rsidRDefault="003C1159" w:rsidP="00F75DF2">
            <w:pPr>
              <w:rPr>
                <w:rFonts w:ascii="Times New Roman" w:eastAsia="Times New Roman" w:hAnsi="Times New Roman"/>
                <w:sz w:val="24"/>
                <w:szCs w:val="24"/>
                <w:rPrChange w:id="279" w:author="Russell Ott" w:date="2022-05-16T11:47:00Z">
                  <w:rPr>
                    <w:rFonts w:ascii="Calibri" w:hAnsi="Calibri"/>
                  </w:rPr>
                </w:rPrChange>
              </w:rPr>
            </w:pPr>
            <w:r w:rsidRPr="00D14360">
              <w:rPr>
                <w:rPrChange w:id="280" w:author="Russell Ott" w:date="2022-05-16T11:47:00Z">
                  <w:rPr>
                    <w:rFonts w:ascii="Calibri" w:hAnsi="Calibri"/>
                  </w:rPr>
                </w:rPrChange>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3C1159" w:rsidRPr="00D14360" w:rsidRDefault="003C1159" w:rsidP="00F75DF2">
            <w:pPr>
              <w:rPr>
                <w:rFonts w:ascii="Times New Roman" w:eastAsia="Times New Roman" w:hAnsi="Times New Roman"/>
                <w:sz w:val="24"/>
                <w:szCs w:val="24"/>
                <w:rPrChange w:id="281" w:author="Russell Ott" w:date="2022-05-16T11:47:00Z">
                  <w:rPr>
                    <w:rFonts w:ascii="Calibri" w:hAnsi="Calibri"/>
                  </w:rPr>
                </w:rPrChange>
              </w:rPr>
            </w:pPr>
            <w:r w:rsidRPr="00D14360">
              <w:rPr>
                <w:rPrChange w:id="282" w:author="Russell Ott" w:date="2022-05-16T11:47:00Z">
                  <w:rPr>
                    <w:rFonts w:ascii="Calibri" w:hAnsi="Calibri"/>
                  </w:rPr>
                </w:rPrChange>
              </w:rPr>
              <w:t>George Cole</w:t>
            </w:r>
          </w:p>
        </w:tc>
      </w:tr>
      <w:tr w:rsidR="003C1159" w:rsidRPr="00C64922" w14:paraId="5116AF1C" w14:textId="77777777" w:rsidTr="00F75DF2">
        <w:tc>
          <w:tcPr>
            <w:tcW w:w="3178" w:type="dxa"/>
            <w:tcBorders>
              <w:right w:val="single" w:sz="4" w:space="0" w:color="4F81BD"/>
            </w:tcBorders>
            <w:shd w:val="clear" w:color="auto" w:fill="FFFFFF"/>
          </w:tcPr>
          <w:p w14:paraId="77BE72EF" w14:textId="77777777" w:rsidR="003C1159" w:rsidRPr="001A0138" w:rsidRDefault="003C1159" w:rsidP="00F75DF2">
            <w:r w:rsidRPr="001A0138">
              <w:t>Didi Davis</w:t>
            </w:r>
          </w:p>
        </w:tc>
        <w:tc>
          <w:tcPr>
            <w:tcW w:w="3178" w:type="dxa"/>
            <w:gridSpan w:val="2"/>
            <w:tcBorders>
              <w:left w:val="single" w:sz="4" w:space="0" w:color="4F81BD"/>
            </w:tcBorders>
            <w:shd w:val="clear" w:color="auto" w:fill="auto"/>
          </w:tcPr>
          <w:p w14:paraId="604C30D6" w14:textId="546CF48D" w:rsidR="003C1159" w:rsidRPr="001A0138" w:rsidRDefault="003C1159" w:rsidP="00F75DF2">
            <w:pPr>
              <w:rPr>
                <w:rFonts w:ascii="Times New Roman" w:eastAsia="Times New Roman" w:hAnsi="Times New Roman"/>
                <w:sz w:val="24"/>
                <w:szCs w:val="24"/>
              </w:rPr>
            </w:pPr>
            <w:r w:rsidRPr="00D14360">
              <w:rPr>
                <w:rPrChange w:id="283" w:author="Russell Ott" w:date="2022-05-16T11:47:00Z">
                  <w:rPr>
                    <w:rFonts w:ascii="Calibri" w:hAnsi="Calibri"/>
                  </w:rPr>
                </w:rPrChange>
              </w:rPr>
              <w:t xml:space="preserve">Bob </w:t>
            </w:r>
            <w:del w:id="284" w:author="Russell Ott" w:date="2022-05-16T11:47:00Z">
              <w:r w:rsidR="000B6222" w:rsidRPr="00D14360">
                <w:rPr>
                  <w:rFonts w:ascii="Calibri" w:hAnsi="Calibri" w:cs="Calibri"/>
                </w:rPr>
                <w:delText>D</w:delText>
              </w:r>
              <w:r w:rsidR="00157204">
                <w:rPr>
                  <w:rFonts w:ascii="Calibri" w:hAnsi="Calibri" w:cs="Calibri"/>
                </w:rPr>
                <w:delText>ieterle</w:delText>
              </w:r>
              <w:r w:rsidR="004F69FD" w:rsidRPr="00D14360">
                <w:rPr>
                  <w:rFonts w:ascii="Calibri" w:hAnsi="Calibri" w:cs="Calibri"/>
                </w:rPr>
                <w:delText>e</w:delText>
              </w:r>
            </w:del>
            <w:ins w:id="285" w:author="Russell Ott" w:date="2022-05-16T11:47:00Z">
              <w:r w:rsidRPr="00D14360">
                <w:rPr>
                  <w:rFonts w:cs="Calibri"/>
                </w:rPr>
                <w:t>D</w:t>
              </w:r>
              <w:r>
                <w:rPr>
                  <w:rFonts w:cs="Calibri"/>
                </w:rPr>
                <w:t>ieterle</w:t>
              </w:r>
            </w:ins>
          </w:p>
        </w:tc>
        <w:tc>
          <w:tcPr>
            <w:tcW w:w="3179" w:type="dxa"/>
            <w:tcBorders>
              <w:left w:val="single" w:sz="4" w:space="0" w:color="4F81BD"/>
            </w:tcBorders>
            <w:shd w:val="clear" w:color="auto" w:fill="auto"/>
          </w:tcPr>
          <w:p w14:paraId="65FA5EE0" w14:textId="77777777" w:rsidR="003C1159" w:rsidRPr="00D14360" w:rsidRDefault="003C1159" w:rsidP="00F75DF2">
            <w:pPr>
              <w:rPr>
                <w:rPrChange w:id="286" w:author="Russell Ott" w:date="2022-05-16T11:47:00Z">
                  <w:rPr>
                    <w:rFonts w:ascii="Calibri" w:hAnsi="Calibri"/>
                  </w:rPr>
                </w:rPrChange>
              </w:rPr>
            </w:pPr>
            <w:r w:rsidRPr="001A0138">
              <w:t>George Dixon</w:t>
            </w:r>
          </w:p>
        </w:tc>
      </w:tr>
      <w:tr w:rsidR="003C1159"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3C1159" w:rsidRPr="001A0138" w:rsidRDefault="003C1159" w:rsidP="00F75DF2">
            <w:r w:rsidRPr="001A0138">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3C1159" w:rsidRPr="00D14360" w:rsidRDefault="003C1159" w:rsidP="00F75DF2">
            <w:pPr>
              <w:rPr>
                <w:rFonts w:ascii="Times New Roman" w:eastAsia="Times New Roman" w:hAnsi="Times New Roman"/>
                <w:sz w:val="24"/>
                <w:szCs w:val="24"/>
                <w:rPrChange w:id="287" w:author="Russell Ott" w:date="2022-05-16T11:47:00Z">
                  <w:rPr>
                    <w:rFonts w:ascii="Calibri" w:hAnsi="Calibri"/>
                  </w:rPr>
                </w:rPrChange>
              </w:rPr>
            </w:pPr>
            <w:r w:rsidRPr="00D14360">
              <w:rPr>
                <w:rPrChange w:id="288" w:author="Russell Ott" w:date="2022-05-16T11:47:00Z">
                  <w:rPr>
                    <w:rFonts w:ascii="Calibri" w:hAnsi="Calibri"/>
                  </w:rPr>
                </w:rPrChange>
              </w:rPr>
              <w:t xml:space="preserve">Evelyn </w:t>
            </w:r>
            <w:r w:rsidRPr="00D14360">
              <w:rPr>
                <w:rPrChange w:id="289" w:author="Russell Ott" w:date="2022-05-16T11:47:00Z">
                  <w:rPr>
                    <w:rFonts w:ascii="Calibri" w:hAnsi="Calibri"/>
                  </w:rPr>
                </w:rPrChange>
              </w:rPr>
              <w:t>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3C1159" w:rsidRPr="00D14360" w:rsidRDefault="003C1159" w:rsidP="00F75DF2">
            <w:pPr>
              <w:rPr>
                <w:rFonts w:ascii="Times New Roman" w:eastAsia="Times New Roman" w:hAnsi="Times New Roman"/>
                <w:sz w:val="24"/>
                <w:szCs w:val="24"/>
                <w:rPrChange w:id="290" w:author="Russell Ott" w:date="2022-05-16T11:47:00Z">
                  <w:rPr>
                    <w:rFonts w:ascii="Calibri" w:hAnsi="Calibri"/>
                  </w:rPr>
                </w:rPrChange>
              </w:rPr>
            </w:pPr>
            <w:r w:rsidRPr="00D14360">
              <w:rPr>
                <w:rPrChange w:id="291" w:author="Russell Ott" w:date="2022-05-16T11:47:00Z">
                  <w:rPr>
                    <w:rFonts w:ascii="Calibri" w:hAnsi="Calibri"/>
                  </w:rPr>
                </w:rPrChange>
              </w:rPr>
              <w:t>Brett Marquard</w:t>
            </w:r>
          </w:p>
        </w:tc>
      </w:tr>
      <w:tr w:rsidR="003C1159" w:rsidRPr="00C64922" w14:paraId="1F98D0FF" w14:textId="77777777" w:rsidTr="00F75DF2">
        <w:tc>
          <w:tcPr>
            <w:tcW w:w="3178" w:type="dxa"/>
            <w:tcBorders>
              <w:right w:val="single" w:sz="4" w:space="0" w:color="4F81BD"/>
            </w:tcBorders>
            <w:shd w:val="clear" w:color="auto" w:fill="FFFFFF"/>
          </w:tcPr>
          <w:p w14:paraId="03ABF08B" w14:textId="77777777" w:rsidR="003C1159" w:rsidRPr="001A0138" w:rsidRDefault="003C1159" w:rsidP="00F75DF2">
            <w:r w:rsidRPr="001A0138">
              <w:t>Lisa Nelson</w:t>
            </w:r>
          </w:p>
        </w:tc>
        <w:tc>
          <w:tcPr>
            <w:tcW w:w="3178" w:type="dxa"/>
            <w:gridSpan w:val="2"/>
            <w:tcBorders>
              <w:left w:val="single" w:sz="4" w:space="0" w:color="4F81BD"/>
            </w:tcBorders>
            <w:shd w:val="clear" w:color="auto" w:fill="auto"/>
          </w:tcPr>
          <w:p w14:paraId="7637AE01" w14:textId="77777777" w:rsidR="003C1159" w:rsidRPr="00D14360" w:rsidRDefault="003C1159" w:rsidP="00F75DF2">
            <w:pPr>
              <w:rPr>
                <w:rFonts w:ascii="Times New Roman" w:eastAsia="Times New Roman" w:hAnsi="Times New Roman"/>
                <w:sz w:val="24"/>
                <w:szCs w:val="24"/>
                <w:rPrChange w:id="292" w:author="Russell Ott" w:date="2022-05-16T11:47:00Z">
                  <w:rPr>
                    <w:rFonts w:ascii="Calibri" w:hAnsi="Calibri"/>
                  </w:rPr>
                </w:rPrChange>
              </w:rPr>
            </w:pPr>
            <w:r w:rsidRPr="00D14360">
              <w:rPr>
                <w:rPrChange w:id="293" w:author="Russell Ott" w:date="2022-05-16T11:47:00Z">
                  <w:rPr>
                    <w:rFonts w:ascii="Calibri" w:hAnsi="Calibri"/>
                  </w:rPr>
                </w:rPrChange>
              </w:rPr>
              <w:t>Matt Rahn</w:t>
            </w:r>
          </w:p>
        </w:tc>
        <w:tc>
          <w:tcPr>
            <w:tcW w:w="3179" w:type="dxa"/>
            <w:tcBorders>
              <w:left w:val="single" w:sz="4" w:space="0" w:color="4F81BD"/>
            </w:tcBorders>
            <w:shd w:val="clear" w:color="auto" w:fill="auto"/>
          </w:tcPr>
          <w:p w14:paraId="511B4E54" w14:textId="77777777" w:rsidR="003C1159" w:rsidRPr="00D14360" w:rsidRDefault="003C1159" w:rsidP="00F75DF2">
            <w:pPr>
              <w:rPr>
                <w:rPrChange w:id="294" w:author="Russell Ott" w:date="2022-05-16T11:47:00Z">
                  <w:rPr>
                    <w:rFonts w:ascii="Calibri" w:hAnsi="Calibri"/>
                  </w:rPr>
                </w:rPrChange>
              </w:rPr>
            </w:pPr>
          </w:p>
        </w:tc>
      </w:tr>
    </w:tbl>
    <w:p w14:paraId="72EEA295" w14:textId="77777777" w:rsidR="00DD51B1" w:rsidRPr="00D14360" w:rsidRDefault="008E2AAD" w:rsidP="003A3D50">
      <w:pPr>
        <w:spacing w:line="276" w:lineRule="auto"/>
        <w:rPr>
          <w:del w:id="295" w:author="Russell Ott" w:date="2022-05-16T11:47:00Z"/>
          <w:rFonts w:cs="Calibri"/>
          <w:b/>
          <w:sz w:val="28"/>
          <w:szCs w:val="22"/>
        </w:rPr>
      </w:pPr>
      <w:r>
        <w:rPr>
          <w:color w:val="000000"/>
          <w:rPrChange w:id="296" w:author="Russell Ott" w:date="2022-05-16T11:47:00Z">
            <w:rPr>
              <w:rFonts w:ascii="Calibri" w:hAnsi="Calibri"/>
            </w:rPr>
          </w:rPrChange>
        </w:rPr>
        <w:br w:type="page"/>
      </w:r>
      <w:del w:id="297" w:author="Russell Ott" w:date="2022-05-16T11:47:00Z">
        <w:r w:rsidR="00DD51B1" w:rsidRPr="00D14360">
          <w:rPr>
            <w:rFonts w:cs="Calibri"/>
            <w:b/>
            <w:color w:val="001D58"/>
            <w:sz w:val="28"/>
            <w:szCs w:val="22"/>
          </w:rPr>
          <w:lastRenderedPageBreak/>
          <w:delText>Copyright</w:delText>
        </w:r>
      </w:del>
    </w:p>
    <w:p w14:paraId="47E01468" w14:textId="77777777" w:rsidR="00DD51B1" w:rsidRPr="00D14360" w:rsidRDefault="00DD51B1" w:rsidP="00B505D2">
      <w:pPr>
        <w:pStyle w:val="NormalWeb"/>
        <w:spacing w:before="0" w:beforeAutospacing="0" w:after="120" w:afterAutospacing="0"/>
        <w:rPr>
          <w:del w:id="298" w:author="Russell Ott" w:date="2022-05-16T11:47:00Z"/>
          <w:rFonts w:cs="Calibri"/>
          <w:sz w:val="22"/>
          <w:szCs w:val="22"/>
        </w:rPr>
      </w:pPr>
      <w:del w:id="299" w:author="Russell Ott" w:date="2022-05-16T11:47:00Z">
        <w:r w:rsidRPr="00D14360">
          <w:rPr>
            <w:rFonts w:cs="Calibri"/>
            <w:color w:val="000000"/>
            <w:sz w:val="22"/>
            <w:szCs w:val="22"/>
          </w:rPr>
          <w:delText xml:space="preserve">This material includes content copyrighted by Health Level Seven® International and is used with permission of Health Level Seven® International.  ALL RIGHTS RESERVED. HL7, Health Level Seven and CDA are registered trademarks of Health Level Seven International. Reg U.S. Pat &amp; TM office. </w:delText>
        </w:r>
      </w:del>
    </w:p>
    <w:p w14:paraId="7A7BB15F" w14:textId="77777777" w:rsidR="00272228" w:rsidRPr="00D14360" w:rsidRDefault="00DD51B1" w:rsidP="00272228">
      <w:pPr>
        <w:pStyle w:val="NormalWeb"/>
        <w:spacing w:before="0" w:beforeAutospacing="0" w:after="120" w:afterAutospacing="0"/>
        <w:rPr>
          <w:del w:id="300" w:author="Russell Ott" w:date="2022-05-16T11:47:00Z"/>
          <w:rFonts w:cs="Calibri"/>
          <w:color w:val="000000"/>
          <w:sz w:val="22"/>
          <w:szCs w:val="22"/>
        </w:rPr>
      </w:pPr>
      <w:del w:id="301" w:author="Russell Ott" w:date="2022-05-16T11:47:00Z">
        <w:r w:rsidRPr="00D14360">
          <w:rPr>
            <w:rFonts w:cs="Calibri"/>
            <w:color w:val="000000"/>
            <w:sz w:val="22"/>
            <w:szCs w:val="22"/>
          </w:rPr>
          <w:delText>This material includes SNOMED Clinical Terms® (SNOMED CT®) which is used by permission of the International Health Terminology Standards Development Organization (IHTSDO). All rights reserved. SNOMED CT was originally created by The College of American Pathologists. "SNOMED®" and "SNOMED CT®" are registered trademarks of the IHTSDO.</w:delText>
        </w:r>
      </w:del>
    </w:p>
    <w:p w14:paraId="7650704F" w14:textId="77777777" w:rsidR="00BA114A" w:rsidRPr="00D14360" w:rsidRDefault="00BA114A">
      <w:pPr>
        <w:spacing w:line="276" w:lineRule="auto"/>
        <w:rPr>
          <w:del w:id="302" w:author="Russell Ott" w:date="2022-05-16T11:47:00Z"/>
          <w:rFonts w:cs="Calibri"/>
          <w:color w:val="000000"/>
          <w:sz w:val="18"/>
          <w:szCs w:val="18"/>
        </w:rPr>
      </w:pPr>
      <w:del w:id="303" w:author="Russell Ott" w:date="2022-05-16T11:47:00Z">
        <w:r w:rsidRPr="00D14360">
          <w:rPr>
            <w:rFonts w:cs="Calibri"/>
            <w:color w:val="000000"/>
            <w:sz w:val="18"/>
            <w:szCs w:val="18"/>
          </w:rPr>
          <w:br w:type="page"/>
        </w:r>
      </w:del>
    </w:p>
    <w:p w14:paraId="0E41CE43" w14:textId="06F18EFF" w:rsidR="00D91DBA" w:rsidRPr="00D14360" w:rsidRDefault="00D91DBA" w:rsidP="005C79A1">
      <w:pPr>
        <w:pStyle w:val="TOCHeading"/>
        <w:rPr>
          <w:rFonts w:cs="Calibri"/>
          <w:color w:val="000000"/>
          <w:sz w:val="22"/>
          <w:szCs w:val="22"/>
        </w:rPr>
      </w:pPr>
      <w:r w:rsidRPr="00C64922">
        <w:lastRenderedPageBreak/>
        <w:t>Table of Contents</w:t>
      </w:r>
    </w:p>
    <w:p w14:paraId="7C078FB2" w14:textId="77777777" w:rsidR="001974E0" w:rsidRDefault="00712B29">
      <w:pPr>
        <w:pStyle w:val="TOC1"/>
        <w:rPr>
          <w:del w:id="304" w:author="Russell Ott" w:date="2022-05-16T11:47:00Z"/>
          <w:rFonts w:asciiTheme="minorHAnsi" w:eastAsiaTheme="minorEastAsia" w:hAnsiTheme="minorHAnsi" w:cstheme="minorBidi"/>
          <w:b w:val="0"/>
          <w:bCs w:val="0"/>
          <w:i w:val="0"/>
          <w:iCs w:val="0"/>
          <w:noProof/>
          <w:sz w:val="22"/>
          <w:szCs w:val="22"/>
        </w:rPr>
      </w:pPr>
      <w:r>
        <w:rPr>
          <w:rPrChange w:id="305" w:author="Russell Ott" w:date="2022-05-16T11:47:00Z">
            <w:rPr>
              <w:rFonts w:ascii="Calibri" w:hAnsi="Calibri"/>
              <w:b w:val="0"/>
              <w:i w:val="0"/>
            </w:rPr>
          </w:rPrChange>
        </w:rPr>
        <w:fldChar w:fldCharType="begin"/>
      </w:r>
      <w:r>
        <w:rPr>
          <w:rFonts w:cs="Calibri"/>
        </w:rPr>
        <w:instrText xml:space="preserve"> TOC \o "1-3" \h \z \u </w:instrText>
      </w:r>
      <w:r>
        <w:rPr>
          <w:rPrChange w:id="306" w:author="Russell Ott" w:date="2022-05-16T11:47:00Z">
            <w:rPr>
              <w:rFonts w:ascii="Calibri" w:hAnsi="Calibri"/>
              <w:b w:val="0"/>
              <w:i w:val="0"/>
            </w:rPr>
          </w:rPrChange>
        </w:rPr>
        <w:fldChar w:fldCharType="separate"/>
      </w:r>
      <w:del w:id="307" w:author="Russell Ott" w:date="2022-05-16T11:47:00Z">
        <w:r w:rsidR="001A0138">
          <w:fldChar w:fldCharType="begin"/>
        </w:r>
        <w:r w:rsidR="001A0138">
          <w:delInstrText xml:space="preserve"> HYPERLINK \l "_Toc22823346" </w:delInstrText>
        </w:r>
        <w:r w:rsidR="001A0138">
          <w:fldChar w:fldCharType="separate"/>
        </w:r>
        <w:r w:rsidR="001974E0" w:rsidRPr="0056410A">
          <w:rPr>
            <w:rStyle w:val="Hyperlink"/>
            <w:noProof/>
          </w:rPr>
          <w:delText>1</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Introduction</w:delText>
        </w:r>
        <w:r w:rsidR="001974E0">
          <w:rPr>
            <w:noProof/>
            <w:webHidden/>
          </w:rPr>
          <w:tab/>
        </w:r>
        <w:r w:rsidR="001974E0">
          <w:rPr>
            <w:noProof/>
            <w:webHidden/>
          </w:rPr>
          <w:fldChar w:fldCharType="begin"/>
        </w:r>
        <w:r w:rsidR="001974E0">
          <w:rPr>
            <w:noProof/>
            <w:webHidden/>
          </w:rPr>
          <w:delInstrText xml:space="preserve"> PAGEREF _Toc22823346 \h </w:delInstrText>
        </w:r>
        <w:r w:rsidR="001974E0">
          <w:rPr>
            <w:noProof/>
            <w:webHidden/>
          </w:rPr>
        </w:r>
        <w:r w:rsidR="001974E0">
          <w:rPr>
            <w:noProof/>
            <w:webHidden/>
          </w:rPr>
          <w:fldChar w:fldCharType="separate"/>
        </w:r>
        <w:r w:rsidR="001974E0">
          <w:rPr>
            <w:noProof/>
            <w:webHidden/>
          </w:rPr>
          <w:delText>12</w:delText>
        </w:r>
        <w:r w:rsidR="001974E0">
          <w:rPr>
            <w:noProof/>
            <w:webHidden/>
          </w:rPr>
          <w:fldChar w:fldCharType="end"/>
        </w:r>
        <w:r w:rsidR="001A0138">
          <w:rPr>
            <w:noProof/>
          </w:rPr>
          <w:fldChar w:fldCharType="end"/>
        </w:r>
      </w:del>
    </w:p>
    <w:p w14:paraId="49208F4F" w14:textId="77777777" w:rsidR="001974E0" w:rsidRDefault="001A0138">
      <w:pPr>
        <w:pStyle w:val="TOC2"/>
        <w:rPr>
          <w:del w:id="308" w:author="Russell Ott" w:date="2022-05-16T11:47:00Z"/>
          <w:rFonts w:asciiTheme="minorHAnsi" w:eastAsiaTheme="minorEastAsia" w:hAnsiTheme="minorHAnsi" w:cstheme="minorBidi"/>
          <w:b w:val="0"/>
          <w:bCs w:val="0"/>
          <w:noProof/>
        </w:rPr>
      </w:pPr>
      <w:del w:id="309" w:author="Russell Ott" w:date="2022-05-16T11:47:00Z">
        <w:r>
          <w:fldChar w:fldCharType="begin"/>
        </w:r>
        <w:r>
          <w:delInstrText xml:space="preserve"> HYPERLINK \l "_Toc22823347" </w:delInstrText>
        </w:r>
        <w:r>
          <w:fldChar w:fldCharType="separate"/>
        </w:r>
        <w:r w:rsidR="001974E0" w:rsidRPr="0056410A">
          <w:rPr>
            <w:rStyle w:val="Hyperlink"/>
            <w:noProof/>
          </w:rPr>
          <w:delText>1.1</w:delText>
        </w:r>
        <w:r w:rsidR="001974E0">
          <w:rPr>
            <w:rFonts w:asciiTheme="minorHAnsi" w:eastAsiaTheme="minorEastAsia" w:hAnsiTheme="minorHAnsi" w:cstheme="minorBidi"/>
            <w:b w:val="0"/>
            <w:bCs w:val="0"/>
            <w:noProof/>
          </w:rPr>
          <w:tab/>
        </w:r>
        <w:r w:rsidR="001974E0" w:rsidRPr="0056410A">
          <w:rPr>
            <w:rStyle w:val="Hyperlink"/>
            <w:noProof/>
          </w:rPr>
          <w:delText>Purpose: Essential Guidance for Advancing Interoperability</w:delText>
        </w:r>
        <w:r w:rsidR="001974E0">
          <w:rPr>
            <w:noProof/>
            <w:webHidden/>
          </w:rPr>
          <w:tab/>
        </w:r>
        <w:r w:rsidR="001974E0">
          <w:rPr>
            <w:noProof/>
            <w:webHidden/>
          </w:rPr>
          <w:fldChar w:fldCharType="begin"/>
        </w:r>
        <w:r w:rsidR="001974E0">
          <w:rPr>
            <w:noProof/>
            <w:webHidden/>
          </w:rPr>
          <w:delInstrText xml:space="preserve"> PAGEREF _Toc22823347 \h </w:delInstrText>
        </w:r>
        <w:r w:rsidR="001974E0">
          <w:rPr>
            <w:noProof/>
            <w:webHidden/>
          </w:rPr>
        </w:r>
        <w:r w:rsidR="001974E0">
          <w:rPr>
            <w:noProof/>
            <w:webHidden/>
          </w:rPr>
          <w:fldChar w:fldCharType="separate"/>
        </w:r>
        <w:r w:rsidR="001974E0">
          <w:rPr>
            <w:noProof/>
            <w:webHidden/>
          </w:rPr>
          <w:delText>12</w:delText>
        </w:r>
        <w:r w:rsidR="001974E0">
          <w:rPr>
            <w:noProof/>
            <w:webHidden/>
          </w:rPr>
          <w:fldChar w:fldCharType="end"/>
        </w:r>
        <w:r>
          <w:rPr>
            <w:noProof/>
          </w:rPr>
          <w:fldChar w:fldCharType="end"/>
        </w:r>
      </w:del>
    </w:p>
    <w:p w14:paraId="0126960E" w14:textId="77777777" w:rsidR="001974E0" w:rsidRDefault="001A0138">
      <w:pPr>
        <w:pStyle w:val="TOC2"/>
        <w:rPr>
          <w:del w:id="310" w:author="Russell Ott" w:date="2022-05-16T11:47:00Z"/>
          <w:rFonts w:asciiTheme="minorHAnsi" w:eastAsiaTheme="minorEastAsia" w:hAnsiTheme="minorHAnsi" w:cstheme="minorBidi"/>
          <w:b w:val="0"/>
          <w:bCs w:val="0"/>
          <w:noProof/>
        </w:rPr>
      </w:pPr>
      <w:del w:id="311" w:author="Russell Ott" w:date="2022-05-16T11:47:00Z">
        <w:r>
          <w:fldChar w:fldCharType="begin"/>
        </w:r>
        <w:r>
          <w:delInstrText xml:space="preserve"> HYPERLINK \l "_Toc22823348" </w:delInstrText>
        </w:r>
        <w:r>
          <w:fldChar w:fldCharType="separate"/>
        </w:r>
        <w:r w:rsidR="001974E0" w:rsidRPr="0056410A">
          <w:rPr>
            <w:rStyle w:val="Hyperlink"/>
            <w:noProof/>
          </w:rPr>
          <w:delText>1.2</w:delText>
        </w:r>
        <w:r w:rsidR="001974E0">
          <w:rPr>
            <w:rFonts w:asciiTheme="minorHAnsi" w:eastAsiaTheme="minorEastAsia" w:hAnsiTheme="minorHAnsi" w:cstheme="minorBidi"/>
            <w:b w:val="0"/>
            <w:bCs w:val="0"/>
            <w:noProof/>
          </w:rPr>
          <w:tab/>
        </w:r>
        <w:r w:rsidR="001974E0" w:rsidRPr="0056410A">
          <w:rPr>
            <w:rStyle w:val="Hyperlink"/>
            <w:noProof/>
          </w:rPr>
          <w:delText>The Genesis and Evolution of C-CDA</w:delText>
        </w:r>
        <w:r w:rsidR="001974E0">
          <w:rPr>
            <w:noProof/>
            <w:webHidden/>
          </w:rPr>
          <w:tab/>
        </w:r>
        <w:r w:rsidR="001974E0">
          <w:rPr>
            <w:noProof/>
            <w:webHidden/>
          </w:rPr>
          <w:fldChar w:fldCharType="begin"/>
        </w:r>
        <w:r w:rsidR="001974E0">
          <w:rPr>
            <w:noProof/>
            <w:webHidden/>
          </w:rPr>
          <w:delInstrText xml:space="preserve"> PAGEREF _Toc22823348 \h </w:delInstrText>
        </w:r>
        <w:r w:rsidR="001974E0">
          <w:rPr>
            <w:noProof/>
            <w:webHidden/>
          </w:rPr>
        </w:r>
        <w:r w:rsidR="001974E0">
          <w:rPr>
            <w:noProof/>
            <w:webHidden/>
          </w:rPr>
          <w:fldChar w:fldCharType="separate"/>
        </w:r>
        <w:r w:rsidR="001974E0">
          <w:rPr>
            <w:noProof/>
            <w:webHidden/>
          </w:rPr>
          <w:delText>13</w:delText>
        </w:r>
        <w:r w:rsidR="001974E0">
          <w:rPr>
            <w:noProof/>
            <w:webHidden/>
          </w:rPr>
          <w:fldChar w:fldCharType="end"/>
        </w:r>
        <w:r>
          <w:rPr>
            <w:noProof/>
          </w:rPr>
          <w:fldChar w:fldCharType="end"/>
        </w:r>
      </w:del>
    </w:p>
    <w:p w14:paraId="40574E15" w14:textId="77777777" w:rsidR="001974E0" w:rsidRDefault="001A0138">
      <w:pPr>
        <w:pStyle w:val="TOC3"/>
        <w:rPr>
          <w:del w:id="312" w:author="Russell Ott" w:date="2022-05-16T11:47:00Z"/>
          <w:rFonts w:asciiTheme="minorHAnsi" w:eastAsiaTheme="minorEastAsia" w:hAnsiTheme="minorHAnsi" w:cstheme="minorBidi"/>
          <w:noProof/>
          <w:sz w:val="22"/>
          <w:szCs w:val="22"/>
        </w:rPr>
      </w:pPr>
      <w:del w:id="313" w:author="Russell Ott" w:date="2022-05-16T11:47:00Z">
        <w:r>
          <w:fldChar w:fldCharType="begin"/>
        </w:r>
        <w:r>
          <w:delInstrText xml:space="preserve"> HYPERLINK \l "_Toc22823349" </w:delInstrText>
        </w:r>
        <w:r>
          <w:fldChar w:fldCharType="separate"/>
        </w:r>
        <w:r w:rsidR="001974E0" w:rsidRPr="0056410A">
          <w:rPr>
            <w:rStyle w:val="Hyperlink"/>
            <w:rFonts w:eastAsia="Calibri"/>
            <w:bCs/>
            <w:noProof/>
          </w:rPr>
          <w:delText>1.2.1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The Maturation Process for C-CDA</w:delText>
        </w:r>
        <w:r w:rsidR="001974E0">
          <w:rPr>
            <w:noProof/>
            <w:webHidden/>
          </w:rPr>
          <w:tab/>
        </w:r>
        <w:r w:rsidR="001974E0">
          <w:rPr>
            <w:noProof/>
            <w:webHidden/>
          </w:rPr>
          <w:fldChar w:fldCharType="begin"/>
        </w:r>
        <w:r w:rsidR="001974E0">
          <w:rPr>
            <w:noProof/>
            <w:webHidden/>
          </w:rPr>
          <w:delInstrText xml:space="preserve"> PAGEREF _Toc22823349 \h </w:delInstrText>
        </w:r>
        <w:r w:rsidR="001974E0">
          <w:rPr>
            <w:noProof/>
            <w:webHidden/>
          </w:rPr>
        </w:r>
        <w:r w:rsidR="001974E0">
          <w:rPr>
            <w:noProof/>
            <w:webHidden/>
          </w:rPr>
          <w:fldChar w:fldCharType="separate"/>
        </w:r>
        <w:r w:rsidR="001974E0">
          <w:rPr>
            <w:noProof/>
            <w:webHidden/>
          </w:rPr>
          <w:delText>13</w:delText>
        </w:r>
        <w:r w:rsidR="001974E0">
          <w:rPr>
            <w:noProof/>
            <w:webHidden/>
          </w:rPr>
          <w:fldChar w:fldCharType="end"/>
        </w:r>
        <w:r>
          <w:rPr>
            <w:noProof/>
          </w:rPr>
          <w:fldChar w:fldCharType="end"/>
        </w:r>
      </w:del>
    </w:p>
    <w:p w14:paraId="705B61E8" w14:textId="77777777" w:rsidR="001974E0" w:rsidRDefault="001A0138">
      <w:pPr>
        <w:pStyle w:val="TOC3"/>
        <w:rPr>
          <w:del w:id="314" w:author="Russell Ott" w:date="2022-05-16T11:47:00Z"/>
          <w:rFonts w:asciiTheme="minorHAnsi" w:eastAsiaTheme="minorEastAsia" w:hAnsiTheme="minorHAnsi" w:cstheme="minorBidi"/>
          <w:noProof/>
          <w:sz w:val="22"/>
          <w:szCs w:val="22"/>
        </w:rPr>
      </w:pPr>
      <w:del w:id="315" w:author="Russell Ott" w:date="2022-05-16T11:47:00Z">
        <w:r>
          <w:fldChar w:fldCharType="begin"/>
        </w:r>
        <w:r>
          <w:delInstrText xml:space="preserve"> HYPERLINK \l "_Toc22823350" </w:delInstrText>
        </w:r>
        <w:r>
          <w:fldChar w:fldCharType="separate"/>
        </w:r>
        <w:r w:rsidR="001974E0" w:rsidRPr="0056410A">
          <w:rPr>
            <w:rStyle w:val="Hyperlink"/>
            <w:bCs/>
            <w:noProof/>
          </w:rPr>
          <w:delText>1.2.2</w:delText>
        </w:r>
        <w:r w:rsidR="001974E0">
          <w:rPr>
            <w:rFonts w:asciiTheme="minorHAnsi" w:eastAsiaTheme="minorEastAsia" w:hAnsiTheme="minorHAnsi" w:cstheme="minorBidi"/>
            <w:noProof/>
            <w:sz w:val="22"/>
            <w:szCs w:val="22"/>
          </w:rPr>
          <w:tab/>
        </w:r>
        <w:r w:rsidR="001974E0" w:rsidRPr="0056410A">
          <w:rPr>
            <w:rStyle w:val="Hyperlink"/>
            <w:noProof/>
          </w:rPr>
          <w:delText>C-CDA Errata Process</w:delText>
        </w:r>
        <w:r w:rsidR="001974E0">
          <w:rPr>
            <w:noProof/>
            <w:webHidden/>
          </w:rPr>
          <w:tab/>
        </w:r>
        <w:r w:rsidR="001974E0">
          <w:rPr>
            <w:noProof/>
            <w:webHidden/>
          </w:rPr>
          <w:fldChar w:fldCharType="begin"/>
        </w:r>
        <w:r w:rsidR="001974E0">
          <w:rPr>
            <w:noProof/>
            <w:webHidden/>
          </w:rPr>
          <w:delInstrText xml:space="preserve"> PAGEREF _Toc22823350 \h </w:delInstrText>
        </w:r>
        <w:r w:rsidR="001974E0">
          <w:rPr>
            <w:noProof/>
            <w:webHidden/>
          </w:rPr>
        </w:r>
        <w:r w:rsidR="001974E0">
          <w:rPr>
            <w:noProof/>
            <w:webHidden/>
          </w:rPr>
          <w:fldChar w:fldCharType="separate"/>
        </w:r>
        <w:r w:rsidR="001974E0">
          <w:rPr>
            <w:noProof/>
            <w:webHidden/>
          </w:rPr>
          <w:delText>15</w:delText>
        </w:r>
        <w:r w:rsidR="001974E0">
          <w:rPr>
            <w:noProof/>
            <w:webHidden/>
          </w:rPr>
          <w:fldChar w:fldCharType="end"/>
        </w:r>
        <w:r>
          <w:rPr>
            <w:noProof/>
          </w:rPr>
          <w:fldChar w:fldCharType="end"/>
        </w:r>
      </w:del>
    </w:p>
    <w:p w14:paraId="7CC7E442" w14:textId="77777777" w:rsidR="001974E0" w:rsidRDefault="001A0138">
      <w:pPr>
        <w:pStyle w:val="TOC3"/>
        <w:rPr>
          <w:del w:id="316" w:author="Russell Ott" w:date="2022-05-16T11:47:00Z"/>
          <w:rFonts w:asciiTheme="minorHAnsi" w:eastAsiaTheme="minorEastAsia" w:hAnsiTheme="minorHAnsi" w:cstheme="minorBidi"/>
          <w:noProof/>
          <w:sz w:val="22"/>
          <w:szCs w:val="22"/>
        </w:rPr>
      </w:pPr>
      <w:del w:id="317" w:author="Russell Ott" w:date="2022-05-16T11:47:00Z">
        <w:r>
          <w:fldChar w:fldCharType="begin"/>
        </w:r>
        <w:r>
          <w:delInstrText xml:space="preserve"> HYPER</w:delInstrText>
        </w:r>
        <w:r>
          <w:delInstrText xml:space="preserve">LINK \l "_Toc22823351" </w:delInstrText>
        </w:r>
        <w:r>
          <w:fldChar w:fldCharType="separate"/>
        </w:r>
        <w:r w:rsidR="001974E0" w:rsidRPr="0056410A">
          <w:rPr>
            <w:rStyle w:val="Hyperlink"/>
            <w:bCs/>
            <w:noProof/>
          </w:rPr>
          <w:delText>1.2.3</w:delText>
        </w:r>
        <w:r w:rsidR="001974E0">
          <w:rPr>
            <w:rFonts w:asciiTheme="minorHAnsi" w:eastAsiaTheme="minorEastAsia" w:hAnsiTheme="minorHAnsi" w:cstheme="minorBidi"/>
            <w:noProof/>
            <w:sz w:val="22"/>
            <w:szCs w:val="22"/>
          </w:rPr>
          <w:tab/>
        </w:r>
        <w:r w:rsidR="001974E0" w:rsidRPr="0056410A">
          <w:rPr>
            <w:rStyle w:val="Hyperlink"/>
            <w:noProof/>
          </w:rPr>
          <w:delText>C-CDA STU Updates</w:delText>
        </w:r>
        <w:r w:rsidR="001974E0">
          <w:rPr>
            <w:noProof/>
            <w:webHidden/>
          </w:rPr>
          <w:tab/>
        </w:r>
        <w:r w:rsidR="001974E0">
          <w:rPr>
            <w:noProof/>
            <w:webHidden/>
          </w:rPr>
          <w:fldChar w:fldCharType="begin"/>
        </w:r>
        <w:r w:rsidR="001974E0">
          <w:rPr>
            <w:noProof/>
            <w:webHidden/>
          </w:rPr>
          <w:delInstrText xml:space="preserve"> PAGEREF _Toc22823351 \h </w:delInstrText>
        </w:r>
        <w:r w:rsidR="001974E0">
          <w:rPr>
            <w:noProof/>
            <w:webHidden/>
          </w:rPr>
        </w:r>
        <w:r w:rsidR="001974E0">
          <w:rPr>
            <w:noProof/>
            <w:webHidden/>
          </w:rPr>
          <w:fldChar w:fldCharType="separate"/>
        </w:r>
        <w:r w:rsidR="001974E0">
          <w:rPr>
            <w:noProof/>
            <w:webHidden/>
          </w:rPr>
          <w:delText>15</w:delText>
        </w:r>
        <w:r w:rsidR="001974E0">
          <w:rPr>
            <w:noProof/>
            <w:webHidden/>
          </w:rPr>
          <w:fldChar w:fldCharType="end"/>
        </w:r>
        <w:r>
          <w:rPr>
            <w:noProof/>
          </w:rPr>
          <w:fldChar w:fldCharType="end"/>
        </w:r>
      </w:del>
    </w:p>
    <w:p w14:paraId="1B8CB63C" w14:textId="77777777" w:rsidR="001974E0" w:rsidRDefault="001A0138">
      <w:pPr>
        <w:pStyle w:val="TOC2"/>
        <w:rPr>
          <w:del w:id="318" w:author="Russell Ott" w:date="2022-05-16T11:47:00Z"/>
          <w:rFonts w:asciiTheme="minorHAnsi" w:eastAsiaTheme="minorEastAsia" w:hAnsiTheme="minorHAnsi" w:cstheme="minorBidi"/>
          <w:b w:val="0"/>
          <w:bCs w:val="0"/>
          <w:noProof/>
        </w:rPr>
      </w:pPr>
      <w:del w:id="319" w:author="Russell Ott" w:date="2022-05-16T11:47:00Z">
        <w:r>
          <w:fldChar w:fldCharType="begin"/>
        </w:r>
        <w:r>
          <w:delInstrText xml:space="preserve"> HYPERLINK \l "_Toc22823352" </w:delInstrText>
        </w:r>
        <w:r>
          <w:fldChar w:fldCharType="separate"/>
        </w:r>
        <w:r w:rsidR="001974E0" w:rsidRPr="0056410A">
          <w:rPr>
            <w:rStyle w:val="Hyperlink"/>
            <w:noProof/>
          </w:rPr>
          <w:delText>1.3</w:delText>
        </w:r>
        <w:r w:rsidR="001974E0">
          <w:rPr>
            <w:rFonts w:asciiTheme="minorHAnsi" w:eastAsiaTheme="minorEastAsia" w:hAnsiTheme="minorHAnsi" w:cstheme="minorBidi"/>
            <w:b w:val="0"/>
            <w:bCs w:val="0"/>
            <w:noProof/>
          </w:rPr>
          <w:tab/>
        </w:r>
        <w:r w:rsidR="001974E0" w:rsidRPr="0056410A">
          <w:rPr>
            <w:rStyle w:val="Hyperlink"/>
            <w:noProof/>
          </w:rPr>
          <w:delText>Semantic Interoperability: C-CDA Value Set Management</w:delText>
        </w:r>
        <w:r w:rsidR="001974E0">
          <w:rPr>
            <w:noProof/>
            <w:webHidden/>
          </w:rPr>
          <w:tab/>
        </w:r>
        <w:r w:rsidR="001974E0">
          <w:rPr>
            <w:noProof/>
            <w:webHidden/>
          </w:rPr>
          <w:fldChar w:fldCharType="begin"/>
        </w:r>
        <w:r w:rsidR="001974E0">
          <w:rPr>
            <w:noProof/>
            <w:webHidden/>
          </w:rPr>
          <w:delInstrText xml:space="preserve"> PAGEREF _Toc22823352 \h </w:delInstrText>
        </w:r>
        <w:r w:rsidR="001974E0">
          <w:rPr>
            <w:noProof/>
            <w:webHidden/>
          </w:rPr>
        </w:r>
        <w:r w:rsidR="001974E0">
          <w:rPr>
            <w:noProof/>
            <w:webHidden/>
          </w:rPr>
          <w:fldChar w:fldCharType="separate"/>
        </w:r>
        <w:r w:rsidR="001974E0">
          <w:rPr>
            <w:noProof/>
            <w:webHidden/>
          </w:rPr>
          <w:delText>17</w:delText>
        </w:r>
        <w:r w:rsidR="001974E0">
          <w:rPr>
            <w:noProof/>
            <w:webHidden/>
          </w:rPr>
          <w:fldChar w:fldCharType="end"/>
        </w:r>
        <w:r>
          <w:rPr>
            <w:noProof/>
          </w:rPr>
          <w:fldChar w:fldCharType="end"/>
        </w:r>
      </w:del>
    </w:p>
    <w:p w14:paraId="0037D1D3" w14:textId="77777777" w:rsidR="001974E0" w:rsidRDefault="001A0138">
      <w:pPr>
        <w:pStyle w:val="TOC2"/>
        <w:rPr>
          <w:del w:id="320" w:author="Russell Ott" w:date="2022-05-16T11:47:00Z"/>
          <w:rFonts w:asciiTheme="minorHAnsi" w:eastAsiaTheme="minorEastAsia" w:hAnsiTheme="minorHAnsi" w:cstheme="minorBidi"/>
          <w:b w:val="0"/>
          <w:bCs w:val="0"/>
          <w:noProof/>
        </w:rPr>
      </w:pPr>
      <w:del w:id="321" w:author="Russell Ott" w:date="2022-05-16T11:47:00Z">
        <w:r>
          <w:fldChar w:fldCharType="begin"/>
        </w:r>
        <w:r>
          <w:delInstrText xml:space="preserve"> HYPERLINK \l "_Toc22823353" </w:delInstrText>
        </w:r>
        <w:r>
          <w:fldChar w:fldCharType="separate"/>
        </w:r>
        <w:r w:rsidR="001974E0" w:rsidRPr="0056410A">
          <w:rPr>
            <w:rStyle w:val="Hyperlink"/>
            <w:noProof/>
          </w:rPr>
          <w:delText>1.4</w:delText>
        </w:r>
        <w:r w:rsidR="001974E0">
          <w:rPr>
            <w:rFonts w:asciiTheme="minorHAnsi" w:eastAsiaTheme="minorEastAsia" w:hAnsiTheme="minorHAnsi" w:cstheme="minorBidi"/>
            <w:b w:val="0"/>
            <w:bCs w:val="0"/>
            <w:noProof/>
          </w:rPr>
          <w:tab/>
        </w:r>
        <w:r w:rsidR="001974E0" w:rsidRPr="0056410A">
          <w:rPr>
            <w:rStyle w:val="Hyperlink"/>
            <w:noProof/>
          </w:rPr>
          <w:delText>Audience</w:delText>
        </w:r>
        <w:r w:rsidR="001974E0">
          <w:rPr>
            <w:noProof/>
            <w:webHidden/>
          </w:rPr>
          <w:tab/>
        </w:r>
        <w:r w:rsidR="001974E0">
          <w:rPr>
            <w:noProof/>
            <w:webHidden/>
          </w:rPr>
          <w:fldChar w:fldCharType="begin"/>
        </w:r>
        <w:r w:rsidR="001974E0">
          <w:rPr>
            <w:noProof/>
            <w:webHidden/>
          </w:rPr>
          <w:delInstrText xml:space="preserve"> PAGEREF _Toc22823353 \h </w:delInstrText>
        </w:r>
        <w:r w:rsidR="001974E0">
          <w:rPr>
            <w:noProof/>
            <w:webHidden/>
          </w:rPr>
        </w:r>
        <w:r w:rsidR="001974E0">
          <w:rPr>
            <w:noProof/>
            <w:webHidden/>
          </w:rPr>
          <w:fldChar w:fldCharType="separate"/>
        </w:r>
        <w:r w:rsidR="001974E0">
          <w:rPr>
            <w:noProof/>
            <w:webHidden/>
          </w:rPr>
          <w:delText>19</w:delText>
        </w:r>
        <w:r w:rsidR="001974E0">
          <w:rPr>
            <w:noProof/>
            <w:webHidden/>
          </w:rPr>
          <w:fldChar w:fldCharType="end"/>
        </w:r>
        <w:r>
          <w:rPr>
            <w:noProof/>
          </w:rPr>
          <w:fldChar w:fldCharType="end"/>
        </w:r>
      </w:del>
    </w:p>
    <w:p w14:paraId="78793DB4" w14:textId="77777777" w:rsidR="001974E0" w:rsidRDefault="001A0138">
      <w:pPr>
        <w:pStyle w:val="TOC2"/>
        <w:rPr>
          <w:del w:id="322" w:author="Russell Ott" w:date="2022-05-16T11:47:00Z"/>
          <w:rFonts w:asciiTheme="minorHAnsi" w:eastAsiaTheme="minorEastAsia" w:hAnsiTheme="minorHAnsi" w:cstheme="minorBidi"/>
          <w:b w:val="0"/>
          <w:bCs w:val="0"/>
          <w:noProof/>
        </w:rPr>
      </w:pPr>
      <w:del w:id="323" w:author="Russell Ott" w:date="2022-05-16T11:47:00Z">
        <w:r>
          <w:fldChar w:fldCharType="begin"/>
        </w:r>
        <w:r>
          <w:delInstrText xml:space="preserve"> HYPERLINK \l "_Toc2</w:delInstrText>
        </w:r>
        <w:r>
          <w:delInstrText xml:space="preserve">2823354" </w:delInstrText>
        </w:r>
        <w:r>
          <w:fldChar w:fldCharType="separate"/>
        </w:r>
        <w:r w:rsidR="001974E0" w:rsidRPr="0056410A">
          <w:rPr>
            <w:rStyle w:val="Hyperlink"/>
            <w:noProof/>
          </w:rPr>
          <w:delText>1.5</w:delText>
        </w:r>
        <w:r w:rsidR="001974E0">
          <w:rPr>
            <w:rFonts w:asciiTheme="minorHAnsi" w:eastAsiaTheme="minorEastAsia" w:hAnsiTheme="minorHAnsi" w:cstheme="minorBidi"/>
            <w:b w:val="0"/>
            <w:bCs w:val="0"/>
            <w:noProof/>
          </w:rPr>
          <w:tab/>
        </w:r>
        <w:r w:rsidR="001974E0" w:rsidRPr="0056410A">
          <w:rPr>
            <w:rStyle w:val="Hyperlink"/>
            <w:noProof/>
          </w:rPr>
          <w:delText>Requisite Knowledge</w:delText>
        </w:r>
        <w:r w:rsidR="001974E0">
          <w:rPr>
            <w:noProof/>
            <w:webHidden/>
          </w:rPr>
          <w:tab/>
        </w:r>
        <w:r w:rsidR="001974E0">
          <w:rPr>
            <w:noProof/>
            <w:webHidden/>
          </w:rPr>
          <w:fldChar w:fldCharType="begin"/>
        </w:r>
        <w:r w:rsidR="001974E0">
          <w:rPr>
            <w:noProof/>
            <w:webHidden/>
          </w:rPr>
          <w:delInstrText xml:space="preserve"> PAGEREF _Toc22823354 \h </w:delInstrText>
        </w:r>
        <w:r w:rsidR="001974E0">
          <w:rPr>
            <w:noProof/>
            <w:webHidden/>
          </w:rPr>
        </w:r>
        <w:r w:rsidR="001974E0">
          <w:rPr>
            <w:noProof/>
            <w:webHidden/>
          </w:rPr>
          <w:fldChar w:fldCharType="separate"/>
        </w:r>
        <w:r w:rsidR="001974E0">
          <w:rPr>
            <w:noProof/>
            <w:webHidden/>
          </w:rPr>
          <w:delText>19</w:delText>
        </w:r>
        <w:r w:rsidR="001974E0">
          <w:rPr>
            <w:noProof/>
            <w:webHidden/>
          </w:rPr>
          <w:fldChar w:fldCharType="end"/>
        </w:r>
        <w:r>
          <w:rPr>
            <w:noProof/>
          </w:rPr>
          <w:fldChar w:fldCharType="end"/>
        </w:r>
      </w:del>
    </w:p>
    <w:p w14:paraId="5E41091E" w14:textId="77777777" w:rsidR="001974E0" w:rsidRDefault="001A0138">
      <w:pPr>
        <w:pStyle w:val="TOC2"/>
        <w:rPr>
          <w:del w:id="324" w:author="Russell Ott" w:date="2022-05-16T11:47:00Z"/>
          <w:rFonts w:asciiTheme="minorHAnsi" w:eastAsiaTheme="minorEastAsia" w:hAnsiTheme="minorHAnsi" w:cstheme="minorBidi"/>
          <w:b w:val="0"/>
          <w:bCs w:val="0"/>
          <w:noProof/>
        </w:rPr>
      </w:pPr>
      <w:del w:id="325" w:author="Russell Ott" w:date="2022-05-16T11:47:00Z">
        <w:r>
          <w:fldChar w:fldCharType="begin"/>
        </w:r>
        <w:r>
          <w:delInstrText xml:space="preserve"> HYPERLINK \l "_Toc22823355" </w:delInstrText>
        </w:r>
        <w:r>
          <w:fldChar w:fldCharType="separate"/>
        </w:r>
        <w:r w:rsidR="001974E0" w:rsidRPr="0056410A">
          <w:rPr>
            <w:rStyle w:val="Hyperlink"/>
            <w:noProof/>
          </w:rPr>
          <w:delText>1.6</w:delText>
        </w:r>
        <w:r w:rsidR="001974E0">
          <w:rPr>
            <w:rFonts w:asciiTheme="minorHAnsi" w:eastAsiaTheme="minorEastAsia" w:hAnsiTheme="minorHAnsi" w:cstheme="minorBidi"/>
            <w:b w:val="0"/>
            <w:bCs w:val="0"/>
            <w:noProof/>
          </w:rPr>
          <w:tab/>
        </w:r>
        <w:r w:rsidR="001974E0" w:rsidRPr="0056410A">
          <w:rPr>
            <w:rStyle w:val="Hyperlink"/>
            <w:noProof/>
          </w:rPr>
          <w:delText>Contents of this Guide</w:delText>
        </w:r>
        <w:r w:rsidR="001974E0">
          <w:rPr>
            <w:noProof/>
            <w:webHidden/>
          </w:rPr>
          <w:tab/>
        </w:r>
        <w:r w:rsidR="001974E0">
          <w:rPr>
            <w:noProof/>
            <w:webHidden/>
          </w:rPr>
          <w:fldChar w:fldCharType="begin"/>
        </w:r>
        <w:r w:rsidR="001974E0">
          <w:rPr>
            <w:noProof/>
            <w:webHidden/>
          </w:rPr>
          <w:delInstrText xml:space="preserve"> PAGEREF _Toc22823355 \h </w:delInstrText>
        </w:r>
        <w:r w:rsidR="001974E0">
          <w:rPr>
            <w:noProof/>
            <w:webHidden/>
          </w:rPr>
        </w:r>
        <w:r w:rsidR="001974E0">
          <w:rPr>
            <w:noProof/>
            <w:webHidden/>
          </w:rPr>
          <w:fldChar w:fldCharType="separate"/>
        </w:r>
        <w:r w:rsidR="001974E0">
          <w:rPr>
            <w:noProof/>
            <w:webHidden/>
          </w:rPr>
          <w:delText>20</w:delText>
        </w:r>
        <w:r w:rsidR="001974E0">
          <w:rPr>
            <w:noProof/>
            <w:webHidden/>
          </w:rPr>
          <w:fldChar w:fldCharType="end"/>
        </w:r>
        <w:r>
          <w:rPr>
            <w:noProof/>
          </w:rPr>
          <w:fldChar w:fldCharType="end"/>
        </w:r>
      </w:del>
    </w:p>
    <w:p w14:paraId="0007AD54" w14:textId="77777777" w:rsidR="001974E0" w:rsidRDefault="001A0138">
      <w:pPr>
        <w:pStyle w:val="TOC1"/>
        <w:rPr>
          <w:del w:id="326" w:author="Russell Ott" w:date="2022-05-16T11:47:00Z"/>
          <w:rFonts w:asciiTheme="minorHAnsi" w:eastAsiaTheme="minorEastAsia" w:hAnsiTheme="minorHAnsi" w:cstheme="minorBidi"/>
          <w:b w:val="0"/>
          <w:bCs w:val="0"/>
          <w:i w:val="0"/>
          <w:iCs w:val="0"/>
          <w:noProof/>
          <w:sz w:val="22"/>
          <w:szCs w:val="22"/>
        </w:rPr>
      </w:pPr>
      <w:del w:id="327" w:author="Russell Ott" w:date="2022-05-16T11:47:00Z">
        <w:r>
          <w:fldChar w:fldCharType="begin"/>
        </w:r>
        <w:r>
          <w:delInstrText xml:space="preserve"> HYPERLINK \l "_Toc22823356" </w:delInstrText>
        </w:r>
        <w:r>
          <w:fldChar w:fldCharType="separate"/>
        </w:r>
        <w:r w:rsidR="001974E0" w:rsidRPr="0056410A">
          <w:rPr>
            <w:rStyle w:val="Hyperlink"/>
            <w:noProof/>
          </w:rPr>
          <w:delText>2</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Understanding C-CDA and the C-CDA Companion Guide</w:delText>
        </w:r>
        <w:r w:rsidR="001974E0">
          <w:rPr>
            <w:noProof/>
            <w:webHidden/>
          </w:rPr>
          <w:tab/>
        </w:r>
        <w:r w:rsidR="001974E0">
          <w:rPr>
            <w:noProof/>
            <w:webHidden/>
          </w:rPr>
          <w:fldChar w:fldCharType="begin"/>
        </w:r>
        <w:r w:rsidR="001974E0">
          <w:rPr>
            <w:noProof/>
            <w:webHidden/>
          </w:rPr>
          <w:delInstrText xml:space="preserve"> PAGEREF _Toc22823356 \h </w:delInstrText>
        </w:r>
        <w:r w:rsidR="001974E0">
          <w:rPr>
            <w:noProof/>
            <w:webHidden/>
          </w:rPr>
        </w:r>
        <w:r w:rsidR="001974E0">
          <w:rPr>
            <w:noProof/>
            <w:webHidden/>
          </w:rPr>
          <w:fldChar w:fldCharType="separate"/>
        </w:r>
        <w:r w:rsidR="001974E0">
          <w:rPr>
            <w:noProof/>
            <w:webHidden/>
          </w:rPr>
          <w:delText>21</w:delText>
        </w:r>
        <w:r w:rsidR="001974E0">
          <w:rPr>
            <w:noProof/>
            <w:webHidden/>
          </w:rPr>
          <w:fldChar w:fldCharType="end"/>
        </w:r>
        <w:r>
          <w:rPr>
            <w:noProof/>
          </w:rPr>
          <w:fldChar w:fldCharType="end"/>
        </w:r>
      </w:del>
    </w:p>
    <w:p w14:paraId="4191126F" w14:textId="77777777" w:rsidR="001974E0" w:rsidRDefault="001A0138">
      <w:pPr>
        <w:pStyle w:val="TOC2"/>
        <w:rPr>
          <w:del w:id="328" w:author="Russell Ott" w:date="2022-05-16T11:47:00Z"/>
          <w:rFonts w:asciiTheme="minorHAnsi" w:eastAsiaTheme="minorEastAsia" w:hAnsiTheme="minorHAnsi" w:cstheme="minorBidi"/>
          <w:b w:val="0"/>
          <w:bCs w:val="0"/>
          <w:noProof/>
        </w:rPr>
      </w:pPr>
      <w:del w:id="329" w:author="Russell Ott" w:date="2022-05-16T11:47:00Z">
        <w:r>
          <w:fldChar w:fldCharType="begin"/>
        </w:r>
        <w:r>
          <w:delInstrText xml:space="preserve"> HYPERLINK \l "_Toc22823357" </w:delInstrText>
        </w:r>
        <w:r>
          <w:fldChar w:fldCharType="separate"/>
        </w:r>
        <w:r w:rsidR="001974E0" w:rsidRPr="0056410A">
          <w:rPr>
            <w:rStyle w:val="Hyperlink"/>
            <w:noProof/>
          </w:rPr>
          <w:delText>2.1</w:delText>
        </w:r>
        <w:r w:rsidR="001974E0">
          <w:rPr>
            <w:rFonts w:asciiTheme="minorHAnsi" w:eastAsiaTheme="minorEastAsia" w:hAnsiTheme="minorHAnsi" w:cstheme="minorBidi"/>
            <w:b w:val="0"/>
            <w:bCs w:val="0"/>
            <w:noProof/>
          </w:rPr>
          <w:tab/>
        </w:r>
        <w:r w:rsidR="001974E0" w:rsidRPr="0056410A">
          <w:rPr>
            <w:rStyle w:val="Hyperlink"/>
            <w:noProof/>
          </w:rPr>
          <w:delText>Layered Constraints, Rising Expectations</w:delText>
        </w:r>
        <w:r w:rsidR="001974E0">
          <w:rPr>
            <w:noProof/>
            <w:webHidden/>
          </w:rPr>
          <w:tab/>
        </w:r>
        <w:r w:rsidR="001974E0">
          <w:rPr>
            <w:noProof/>
            <w:webHidden/>
          </w:rPr>
          <w:fldChar w:fldCharType="begin"/>
        </w:r>
        <w:r w:rsidR="001974E0">
          <w:rPr>
            <w:noProof/>
            <w:webHidden/>
          </w:rPr>
          <w:delInstrText xml:space="preserve"> PAGEREF _Toc22823357 \h </w:delInstrText>
        </w:r>
        <w:r w:rsidR="001974E0">
          <w:rPr>
            <w:noProof/>
            <w:webHidden/>
          </w:rPr>
        </w:r>
        <w:r w:rsidR="001974E0">
          <w:rPr>
            <w:noProof/>
            <w:webHidden/>
          </w:rPr>
          <w:fldChar w:fldCharType="separate"/>
        </w:r>
        <w:r w:rsidR="001974E0">
          <w:rPr>
            <w:noProof/>
            <w:webHidden/>
          </w:rPr>
          <w:delText>21</w:delText>
        </w:r>
        <w:r w:rsidR="001974E0">
          <w:rPr>
            <w:noProof/>
            <w:webHidden/>
          </w:rPr>
          <w:fldChar w:fldCharType="end"/>
        </w:r>
        <w:r>
          <w:rPr>
            <w:noProof/>
          </w:rPr>
          <w:fldChar w:fldCharType="end"/>
        </w:r>
      </w:del>
    </w:p>
    <w:p w14:paraId="757CF886" w14:textId="77777777" w:rsidR="001974E0" w:rsidRDefault="001A0138">
      <w:pPr>
        <w:pStyle w:val="TOC2"/>
        <w:rPr>
          <w:del w:id="330" w:author="Russell Ott" w:date="2022-05-16T11:47:00Z"/>
          <w:rFonts w:asciiTheme="minorHAnsi" w:eastAsiaTheme="minorEastAsia" w:hAnsiTheme="minorHAnsi" w:cstheme="minorBidi"/>
          <w:b w:val="0"/>
          <w:bCs w:val="0"/>
          <w:noProof/>
        </w:rPr>
      </w:pPr>
      <w:del w:id="331" w:author="Russell Ott" w:date="2022-05-16T11:47:00Z">
        <w:r>
          <w:fldChar w:fldCharType="begin"/>
        </w:r>
        <w:r>
          <w:delInstrText xml:space="preserve"> HYPERLINK \l "_To</w:delInstrText>
        </w:r>
        <w:r>
          <w:delInstrText xml:space="preserve">c22823358" </w:delInstrText>
        </w:r>
        <w:r>
          <w:fldChar w:fldCharType="separate"/>
        </w:r>
        <w:r w:rsidR="001974E0" w:rsidRPr="0056410A">
          <w:rPr>
            <w:rStyle w:val="Hyperlink"/>
            <w:noProof/>
          </w:rPr>
          <w:delText>2.2</w:delText>
        </w:r>
        <w:r w:rsidR="001974E0">
          <w:rPr>
            <w:rFonts w:asciiTheme="minorHAnsi" w:eastAsiaTheme="minorEastAsia" w:hAnsiTheme="minorHAnsi" w:cstheme="minorBidi"/>
            <w:b w:val="0"/>
            <w:bCs w:val="0"/>
            <w:noProof/>
          </w:rPr>
          <w:tab/>
        </w:r>
        <w:r w:rsidR="001974E0" w:rsidRPr="0056410A">
          <w:rPr>
            <w:rStyle w:val="Hyperlink"/>
            <w:noProof/>
          </w:rPr>
          <w:delText>CDA R2 Schema and Schema Validation</w:delText>
        </w:r>
        <w:r w:rsidR="001974E0">
          <w:rPr>
            <w:noProof/>
            <w:webHidden/>
          </w:rPr>
          <w:tab/>
        </w:r>
        <w:r w:rsidR="001974E0">
          <w:rPr>
            <w:noProof/>
            <w:webHidden/>
          </w:rPr>
          <w:fldChar w:fldCharType="begin"/>
        </w:r>
        <w:r w:rsidR="001974E0">
          <w:rPr>
            <w:noProof/>
            <w:webHidden/>
          </w:rPr>
          <w:delInstrText xml:space="preserve"> PAGEREF _Toc22823358 \h </w:delInstrText>
        </w:r>
        <w:r w:rsidR="001974E0">
          <w:rPr>
            <w:noProof/>
            <w:webHidden/>
          </w:rPr>
        </w:r>
        <w:r w:rsidR="001974E0">
          <w:rPr>
            <w:noProof/>
            <w:webHidden/>
          </w:rPr>
          <w:fldChar w:fldCharType="separate"/>
        </w:r>
        <w:r w:rsidR="001974E0">
          <w:rPr>
            <w:noProof/>
            <w:webHidden/>
          </w:rPr>
          <w:delText>23</w:delText>
        </w:r>
        <w:r w:rsidR="001974E0">
          <w:rPr>
            <w:noProof/>
            <w:webHidden/>
          </w:rPr>
          <w:fldChar w:fldCharType="end"/>
        </w:r>
        <w:r>
          <w:rPr>
            <w:noProof/>
          </w:rPr>
          <w:fldChar w:fldCharType="end"/>
        </w:r>
      </w:del>
    </w:p>
    <w:p w14:paraId="5657301A" w14:textId="77777777" w:rsidR="001974E0" w:rsidRDefault="001A0138">
      <w:pPr>
        <w:pStyle w:val="TOC3"/>
        <w:rPr>
          <w:del w:id="332" w:author="Russell Ott" w:date="2022-05-16T11:47:00Z"/>
          <w:rFonts w:asciiTheme="minorHAnsi" w:eastAsiaTheme="minorEastAsia" w:hAnsiTheme="minorHAnsi" w:cstheme="minorBidi"/>
          <w:noProof/>
          <w:sz w:val="22"/>
          <w:szCs w:val="22"/>
        </w:rPr>
      </w:pPr>
      <w:del w:id="333" w:author="Russell Ott" w:date="2022-05-16T11:47:00Z">
        <w:r>
          <w:fldChar w:fldCharType="begin"/>
        </w:r>
        <w:r>
          <w:delInstrText xml:space="preserve"> HYPERLINK \l "_Toc22823359" </w:delInstrText>
        </w:r>
        <w:r>
          <w:fldChar w:fldCharType="separate"/>
        </w:r>
        <w:r w:rsidR="001974E0" w:rsidRPr="0056410A">
          <w:rPr>
            <w:rStyle w:val="Hyperlink"/>
            <w:bCs/>
            <w:noProof/>
          </w:rPr>
          <w:delText>2.2.1</w:delText>
        </w:r>
        <w:r w:rsidR="001974E0">
          <w:rPr>
            <w:rFonts w:asciiTheme="minorHAnsi" w:eastAsiaTheme="minorEastAsia" w:hAnsiTheme="minorHAnsi" w:cstheme="minorBidi"/>
            <w:noProof/>
            <w:sz w:val="22"/>
            <w:szCs w:val="22"/>
          </w:rPr>
          <w:tab/>
        </w:r>
        <w:r w:rsidR="001974E0" w:rsidRPr="0056410A">
          <w:rPr>
            <w:rStyle w:val="Hyperlink"/>
            <w:noProof/>
          </w:rPr>
          <w:delText>CDA R2 Schema Extensions Used by C-CDA R2.1</w:delText>
        </w:r>
        <w:r w:rsidR="001974E0">
          <w:rPr>
            <w:noProof/>
            <w:webHidden/>
          </w:rPr>
          <w:tab/>
        </w:r>
        <w:r w:rsidR="001974E0">
          <w:rPr>
            <w:noProof/>
            <w:webHidden/>
          </w:rPr>
          <w:fldChar w:fldCharType="begin"/>
        </w:r>
        <w:r w:rsidR="001974E0">
          <w:rPr>
            <w:noProof/>
            <w:webHidden/>
          </w:rPr>
          <w:delInstrText xml:space="preserve"> PAGEREF _Toc22823359 \h </w:delInstrText>
        </w:r>
        <w:r w:rsidR="001974E0">
          <w:rPr>
            <w:noProof/>
            <w:webHidden/>
          </w:rPr>
        </w:r>
        <w:r w:rsidR="001974E0">
          <w:rPr>
            <w:noProof/>
            <w:webHidden/>
          </w:rPr>
          <w:fldChar w:fldCharType="separate"/>
        </w:r>
        <w:r w:rsidR="001974E0">
          <w:rPr>
            <w:noProof/>
            <w:webHidden/>
          </w:rPr>
          <w:delText>23</w:delText>
        </w:r>
        <w:r w:rsidR="001974E0">
          <w:rPr>
            <w:noProof/>
            <w:webHidden/>
          </w:rPr>
          <w:fldChar w:fldCharType="end"/>
        </w:r>
        <w:r>
          <w:rPr>
            <w:noProof/>
          </w:rPr>
          <w:fldChar w:fldCharType="end"/>
        </w:r>
      </w:del>
    </w:p>
    <w:p w14:paraId="69DD465C" w14:textId="77777777" w:rsidR="001974E0" w:rsidRDefault="001A0138">
      <w:pPr>
        <w:pStyle w:val="TOC2"/>
        <w:rPr>
          <w:del w:id="334" w:author="Russell Ott" w:date="2022-05-16T11:47:00Z"/>
          <w:rFonts w:asciiTheme="minorHAnsi" w:eastAsiaTheme="minorEastAsia" w:hAnsiTheme="minorHAnsi" w:cstheme="minorBidi"/>
          <w:b w:val="0"/>
          <w:bCs w:val="0"/>
          <w:noProof/>
        </w:rPr>
      </w:pPr>
      <w:del w:id="335" w:author="Russell Ott" w:date="2022-05-16T11:47:00Z">
        <w:r>
          <w:fldChar w:fldCharType="begin"/>
        </w:r>
        <w:r>
          <w:delInstrText xml:space="preserve"> HYPERLINK \l "_Toc22823360" </w:delInstrText>
        </w:r>
        <w:r>
          <w:fldChar w:fldCharType="separate"/>
        </w:r>
        <w:r w:rsidR="001974E0" w:rsidRPr="0056410A">
          <w:rPr>
            <w:rStyle w:val="Hyperlink"/>
            <w:noProof/>
          </w:rPr>
          <w:delText>2.3</w:delText>
        </w:r>
        <w:r w:rsidR="001974E0">
          <w:rPr>
            <w:rFonts w:asciiTheme="minorHAnsi" w:eastAsiaTheme="minorEastAsia" w:hAnsiTheme="minorHAnsi" w:cstheme="minorBidi"/>
            <w:b w:val="0"/>
            <w:bCs w:val="0"/>
            <w:noProof/>
          </w:rPr>
          <w:tab/>
        </w:r>
        <w:r w:rsidR="001974E0" w:rsidRPr="0056410A">
          <w:rPr>
            <w:rStyle w:val="Hyperlink"/>
            <w:noProof/>
          </w:rPr>
          <w:delText>C-CDA Templates and Schematron Validation</w:delText>
        </w:r>
        <w:r w:rsidR="001974E0">
          <w:rPr>
            <w:noProof/>
            <w:webHidden/>
          </w:rPr>
          <w:tab/>
        </w:r>
        <w:r w:rsidR="001974E0">
          <w:rPr>
            <w:noProof/>
            <w:webHidden/>
          </w:rPr>
          <w:fldChar w:fldCharType="begin"/>
        </w:r>
        <w:r w:rsidR="001974E0">
          <w:rPr>
            <w:noProof/>
            <w:webHidden/>
          </w:rPr>
          <w:delInstrText xml:space="preserve"> PAGEREF _Toc22823360 \h </w:delInstrText>
        </w:r>
        <w:r w:rsidR="001974E0">
          <w:rPr>
            <w:noProof/>
            <w:webHidden/>
          </w:rPr>
        </w:r>
        <w:r w:rsidR="001974E0">
          <w:rPr>
            <w:noProof/>
            <w:webHidden/>
          </w:rPr>
          <w:fldChar w:fldCharType="separate"/>
        </w:r>
        <w:r w:rsidR="001974E0">
          <w:rPr>
            <w:noProof/>
            <w:webHidden/>
          </w:rPr>
          <w:delText>27</w:delText>
        </w:r>
        <w:r w:rsidR="001974E0">
          <w:rPr>
            <w:noProof/>
            <w:webHidden/>
          </w:rPr>
          <w:fldChar w:fldCharType="end"/>
        </w:r>
        <w:r>
          <w:rPr>
            <w:noProof/>
          </w:rPr>
          <w:fldChar w:fldCharType="end"/>
        </w:r>
      </w:del>
    </w:p>
    <w:p w14:paraId="68E12D5B" w14:textId="77777777" w:rsidR="001974E0" w:rsidRDefault="001A0138">
      <w:pPr>
        <w:pStyle w:val="TOC3"/>
        <w:rPr>
          <w:del w:id="336" w:author="Russell Ott" w:date="2022-05-16T11:47:00Z"/>
          <w:rFonts w:asciiTheme="minorHAnsi" w:eastAsiaTheme="minorEastAsia" w:hAnsiTheme="minorHAnsi" w:cstheme="minorBidi"/>
          <w:noProof/>
          <w:sz w:val="22"/>
          <w:szCs w:val="22"/>
        </w:rPr>
      </w:pPr>
      <w:del w:id="337" w:author="Russell Ott" w:date="2022-05-16T11:47:00Z">
        <w:r>
          <w:fldChar w:fldCharType="begin"/>
        </w:r>
        <w:r>
          <w:delInstrText xml:space="preserve"> HYPERLINK \l "_Toc22823361" </w:delInstrText>
        </w:r>
        <w:r>
          <w:fldChar w:fldCharType="separate"/>
        </w:r>
        <w:r w:rsidR="001974E0" w:rsidRPr="0056410A">
          <w:rPr>
            <w:rStyle w:val="Hyperlink"/>
            <w:bCs/>
            <w:noProof/>
          </w:rPr>
          <w:delText>2.3.1</w:delText>
        </w:r>
        <w:r w:rsidR="001974E0">
          <w:rPr>
            <w:rFonts w:asciiTheme="minorHAnsi" w:eastAsiaTheme="minorEastAsia" w:hAnsiTheme="minorHAnsi" w:cstheme="minorBidi"/>
            <w:noProof/>
            <w:sz w:val="22"/>
            <w:szCs w:val="22"/>
          </w:rPr>
          <w:tab/>
        </w:r>
        <w:r w:rsidR="001974E0" w:rsidRPr="0056410A">
          <w:rPr>
            <w:rStyle w:val="Hyperlink"/>
            <w:noProof/>
          </w:rPr>
          <w:delText>Declaring Template Conformance</w:delText>
        </w:r>
        <w:r w:rsidR="001974E0">
          <w:rPr>
            <w:noProof/>
            <w:webHidden/>
          </w:rPr>
          <w:tab/>
        </w:r>
        <w:r w:rsidR="001974E0">
          <w:rPr>
            <w:noProof/>
            <w:webHidden/>
          </w:rPr>
          <w:fldChar w:fldCharType="begin"/>
        </w:r>
        <w:r w:rsidR="001974E0">
          <w:rPr>
            <w:noProof/>
            <w:webHidden/>
          </w:rPr>
          <w:delInstrText xml:space="preserve"> PAGEREF _Toc22823361 \h </w:delInstrText>
        </w:r>
        <w:r w:rsidR="001974E0">
          <w:rPr>
            <w:noProof/>
            <w:webHidden/>
          </w:rPr>
        </w:r>
        <w:r w:rsidR="001974E0">
          <w:rPr>
            <w:noProof/>
            <w:webHidden/>
          </w:rPr>
          <w:fldChar w:fldCharType="separate"/>
        </w:r>
        <w:r w:rsidR="001974E0">
          <w:rPr>
            <w:noProof/>
            <w:webHidden/>
          </w:rPr>
          <w:delText>29</w:delText>
        </w:r>
        <w:r w:rsidR="001974E0">
          <w:rPr>
            <w:noProof/>
            <w:webHidden/>
          </w:rPr>
          <w:fldChar w:fldCharType="end"/>
        </w:r>
        <w:r>
          <w:rPr>
            <w:noProof/>
          </w:rPr>
          <w:fldChar w:fldCharType="end"/>
        </w:r>
      </w:del>
    </w:p>
    <w:p w14:paraId="2195F884" w14:textId="77777777" w:rsidR="001974E0" w:rsidRDefault="001A0138">
      <w:pPr>
        <w:pStyle w:val="TOC2"/>
        <w:rPr>
          <w:del w:id="338" w:author="Russell Ott" w:date="2022-05-16T11:47:00Z"/>
          <w:rFonts w:asciiTheme="minorHAnsi" w:eastAsiaTheme="minorEastAsia" w:hAnsiTheme="minorHAnsi" w:cstheme="minorBidi"/>
          <w:b w:val="0"/>
          <w:bCs w:val="0"/>
          <w:noProof/>
        </w:rPr>
      </w:pPr>
      <w:del w:id="339" w:author="Russell Ott" w:date="2022-05-16T11:47:00Z">
        <w:r>
          <w:fldChar w:fldCharType="begin"/>
        </w:r>
        <w:r>
          <w:delInstrText xml:space="preserve"> HYPERLINK \l "_Toc22823362" </w:delInstrText>
        </w:r>
        <w:r>
          <w:fldChar w:fldCharType="separate"/>
        </w:r>
        <w:r w:rsidR="001974E0" w:rsidRPr="0056410A">
          <w:rPr>
            <w:rStyle w:val="Hyperlink"/>
            <w:noProof/>
          </w:rPr>
          <w:delText>2.4</w:delText>
        </w:r>
        <w:r w:rsidR="001974E0">
          <w:rPr>
            <w:rFonts w:asciiTheme="minorHAnsi" w:eastAsiaTheme="minorEastAsia" w:hAnsiTheme="minorHAnsi" w:cstheme="minorBidi"/>
            <w:b w:val="0"/>
            <w:bCs w:val="0"/>
            <w:noProof/>
          </w:rPr>
          <w:tab/>
        </w:r>
        <w:r w:rsidR="001974E0" w:rsidRPr="0056410A">
          <w:rPr>
            <w:rStyle w:val="Hyperlink"/>
            <w:noProof/>
          </w:rPr>
          <w:delText>C-CDA Companion Guide and C-CDA Rubric Rules</w:delText>
        </w:r>
        <w:r w:rsidR="001974E0">
          <w:rPr>
            <w:noProof/>
            <w:webHidden/>
          </w:rPr>
          <w:tab/>
        </w:r>
        <w:r w:rsidR="001974E0">
          <w:rPr>
            <w:noProof/>
            <w:webHidden/>
          </w:rPr>
          <w:fldChar w:fldCharType="begin"/>
        </w:r>
        <w:r w:rsidR="001974E0">
          <w:rPr>
            <w:noProof/>
            <w:webHidden/>
          </w:rPr>
          <w:delInstrText xml:space="preserve"> PAGEREF _Toc22823362 \h </w:delInstrText>
        </w:r>
        <w:r w:rsidR="001974E0">
          <w:rPr>
            <w:noProof/>
            <w:webHidden/>
          </w:rPr>
        </w:r>
        <w:r w:rsidR="001974E0">
          <w:rPr>
            <w:noProof/>
            <w:webHidden/>
          </w:rPr>
          <w:fldChar w:fldCharType="separate"/>
        </w:r>
        <w:r w:rsidR="001974E0">
          <w:rPr>
            <w:noProof/>
            <w:webHidden/>
          </w:rPr>
          <w:delText>29</w:delText>
        </w:r>
        <w:r w:rsidR="001974E0">
          <w:rPr>
            <w:noProof/>
            <w:webHidden/>
          </w:rPr>
          <w:fldChar w:fldCharType="end"/>
        </w:r>
        <w:r>
          <w:rPr>
            <w:noProof/>
          </w:rPr>
          <w:fldChar w:fldCharType="end"/>
        </w:r>
      </w:del>
    </w:p>
    <w:p w14:paraId="116BAE7B" w14:textId="77777777" w:rsidR="001974E0" w:rsidRDefault="001A0138">
      <w:pPr>
        <w:pStyle w:val="TOC3"/>
        <w:rPr>
          <w:del w:id="340" w:author="Russell Ott" w:date="2022-05-16T11:47:00Z"/>
          <w:rFonts w:asciiTheme="minorHAnsi" w:eastAsiaTheme="minorEastAsia" w:hAnsiTheme="minorHAnsi" w:cstheme="minorBidi"/>
          <w:noProof/>
          <w:sz w:val="22"/>
          <w:szCs w:val="22"/>
        </w:rPr>
      </w:pPr>
      <w:del w:id="341" w:author="Russell Ott" w:date="2022-05-16T11:47:00Z">
        <w:r>
          <w:fldChar w:fldCharType="begin"/>
        </w:r>
        <w:r>
          <w:delInstrText xml:space="preserve"> HYPERLINK \l "_Toc22823363" </w:delInstrText>
        </w:r>
        <w:r>
          <w:fldChar w:fldCharType="separate"/>
        </w:r>
        <w:r w:rsidR="001974E0" w:rsidRPr="0056410A">
          <w:rPr>
            <w:rStyle w:val="Hyperlink"/>
            <w:bCs/>
            <w:noProof/>
          </w:rPr>
          <w:delText>2.4.1</w:delText>
        </w:r>
        <w:r w:rsidR="001974E0">
          <w:rPr>
            <w:rFonts w:asciiTheme="minorHAnsi" w:eastAsiaTheme="minorEastAsia" w:hAnsiTheme="minorHAnsi" w:cstheme="minorBidi"/>
            <w:noProof/>
            <w:sz w:val="22"/>
            <w:szCs w:val="22"/>
          </w:rPr>
          <w:tab/>
        </w:r>
        <w:r w:rsidR="001974E0" w:rsidRPr="0056410A">
          <w:rPr>
            <w:rStyle w:val="Hyperlink"/>
            <w:noProof/>
          </w:rPr>
          <w:delText>Best Practice Guidance for Higher Levels of Interoperability</w:delText>
        </w:r>
        <w:r w:rsidR="001974E0">
          <w:rPr>
            <w:noProof/>
            <w:webHidden/>
          </w:rPr>
          <w:tab/>
        </w:r>
        <w:r w:rsidR="001974E0">
          <w:rPr>
            <w:noProof/>
            <w:webHidden/>
          </w:rPr>
          <w:fldChar w:fldCharType="begin"/>
        </w:r>
        <w:r w:rsidR="001974E0">
          <w:rPr>
            <w:noProof/>
            <w:webHidden/>
          </w:rPr>
          <w:delInstrText xml:space="preserve"> PAGEREF _Toc22823363 \h </w:delInstrText>
        </w:r>
        <w:r w:rsidR="001974E0">
          <w:rPr>
            <w:noProof/>
            <w:webHidden/>
          </w:rPr>
        </w:r>
        <w:r w:rsidR="001974E0">
          <w:rPr>
            <w:noProof/>
            <w:webHidden/>
          </w:rPr>
          <w:fldChar w:fldCharType="separate"/>
        </w:r>
        <w:r w:rsidR="001974E0">
          <w:rPr>
            <w:noProof/>
            <w:webHidden/>
          </w:rPr>
          <w:delText>30</w:delText>
        </w:r>
        <w:r w:rsidR="001974E0">
          <w:rPr>
            <w:noProof/>
            <w:webHidden/>
          </w:rPr>
          <w:fldChar w:fldCharType="end"/>
        </w:r>
        <w:r>
          <w:rPr>
            <w:noProof/>
          </w:rPr>
          <w:fldChar w:fldCharType="end"/>
        </w:r>
      </w:del>
    </w:p>
    <w:p w14:paraId="6B1165F2" w14:textId="77777777" w:rsidR="001974E0" w:rsidRDefault="001A0138">
      <w:pPr>
        <w:pStyle w:val="TOC3"/>
        <w:rPr>
          <w:del w:id="342" w:author="Russell Ott" w:date="2022-05-16T11:47:00Z"/>
          <w:rFonts w:asciiTheme="minorHAnsi" w:eastAsiaTheme="minorEastAsia" w:hAnsiTheme="minorHAnsi" w:cstheme="minorBidi"/>
          <w:noProof/>
          <w:sz w:val="22"/>
          <w:szCs w:val="22"/>
        </w:rPr>
      </w:pPr>
      <w:del w:id="343" w:author="Russell Ott" w:date="2022-05-16T11:47:00Z">
        <w:r>
          <w:fldChar w:fldCharType="begin"/>
        </w:r>
        <w:r>
          <w:delInstrText xml:space="preserve"> HYPERLINK \l "_Toc22823364" </w:delInstrText>
        </w:r>
        <w:r>
          <w:fldChar w:fldCharType="separate"/>
        </w:r>
        <w:r w:rsidR="001974E0" w:rsidRPr="0056410A">
          <w:rPr>
            <w:rStyle w:val="Hyperlink"/>
            <w:bCs/>
            <w:noProof/>
          </w:rPr>
          <w:delText>2.4.2</w:delText>
        </w:r>
        <w:r w:rsidR="001974E0">
          <w:rPr>
            <w:rFonts w:asciiTheme="minorHAnsi" w:eastAsiaTheme="minorEastAsia" w:hAnsiTheme="minorHAnsi" w:cstheme="minorBidi"/>
            <w:noProof/>
            <w:sz w:val="22"/>
            <w:szCs w:val="22"/>
          </w:rPr>
          <w:tab/>
        </w:r>
        <w:r w:rsidR="001974E0" w:rsidRPr="0056410A">
          <w:rPr>
            <w:rStyle w:val="Hyperlink"/>
            <w:noProof/>
          </w:rPr>
          <w:delText>Guidance Language and Expectations</w:delText>
        </w:r>
        <w:r w:rsidR="001974E0">
          <w:rPr>
            <w:noProof/>
            <w:webHidden/>
          </w:rPr>
          <w:tab/>
        </w:r>
        <w:r w:rsidR="001974E0">
          <w:rPr>
            <w:noProof/>
            <w:webHidden/>
          </w:rPr>
          <w:fldChar w:fldCharType="begin"/>
        </w:r>
        <w:r w:rsidR="001974E0">
          <w:rPr>
            <w:noProof/>
            <w:webHidden/>
          </w:rPr>
          <w:delInstrText xml:space="preserve"> PAGEREF _Toc22823364 \h </w:delInstrText>
        </w:r>
        <w:r w:rsidR="001974E0">
          <w:rPr>
            <w:noProof/>
            <w:webHidden/>
          </w:rPr>
        </w:r>
        <w:r w:rsidR="001974E0">
          <w:rPr>
            <w:noProof/>
            <w:webHidden/>
          </w:rPr>
          <w:fldChar w:fldCharType="separate"/>
        </w:r>
        <w:r w:rsidR="001974E0">
          <w:rPr>
            <w:noProof/>
            <w:webHidden/>
          </w:rPr>
          <w:delText>30</w:delText>
        </w:r>
        <w:r w:rsidR="001974E0">
          <w:rPr>
            <w:noProof/>
            <w:webHidden/>
          </w:rPr>
          <w:fldChar w:fldCharType="end"/>
        </w:r>
        <w:r>
          <w:rPr>
            <w:noProof/>
          </w:rPr>
          <w:fldChar w:fldCharType="end"/>
        </w:r>
      </w:del>
    </w:p>
    <w:p w14:paraId="1580D6C6" w14:textId="77777777" w:rsidR="001974E0" w:rsidRDefault="001A0138">
      <w:pPr>
        <w:pStyle w:val="TOC3"/>
        <w:rPr>
          <w:del w:id="344" w:author="Russell Ott" w:date="2022-05-16T11:47:00Z"/>
          <w:rFonts w:asciiTheme="minorHAnsi" w:eastAsiaTheme="minorEastAsia" w:hAnsiTheme="minorHAnsi" w:cstheme="minorBidi"/>
          <w:noProof/>
          <w:sz w:val="22"/>
          <w:szCs w:val="22"/>
        </w:rPr>
      </w:pPr>
      <w:del w:id="345" w:author="Russell Ott" w:date="2022-05-16T11:47:00Z">
        <w:r>
          <w:fldChar w:fldCharType="begin"/>
        </w:r>
        <w:r>
          <w:delInstrText xml:space="preserve"> HYPERLINK \l "_Toc22823365" </w:delInstrText>
        </w:r>
        <w:r>
          <w:fldChar w:fldCharType="separate"/>
        </w:r>
        <w:r w:rsidR="001974E0" w:rsidRPr="0056410A">
          <w:rPr>
            <w:rStyle w:val="Hyperlink"/>
            <w:bCs/>
            <w:noProof/>
          </w:rPr>
          <w:delText>2.4.3</w:delText>
        </w:r>
        <w:r w:rsidR="001974E0">
          <w:rPr>
            <w:rFonts w:asciiTheme="minorHAnsi" w:eastAsiaTheme="minorEastAsia" w:hAnsiTheme="minorHAnsi" w:cstheme="minorBidi"/>
            <w:noProof/>
            <w:sz w:val="22"/>
            <w:szCs w:val="22"/>
          </w:rPr>
          <w:tab/>
        </w:r>
        <w:r w:rsidR="001974E0" w:rsidRPr="0056410A">
          <w:rPr>
            <w:rStyle w:val="Hyperlink"/>
            <w:noProof/>
          </w:rPr>
          <w:delText>Best Practice Rubric and Validation</w:delText>
        </w:r>
        <w:r w:rsidR="001974E0">
          <w:rPr>
            <w:noProof/>
            <w:webHidden/>
          </w:rPr>
          <w:tab/>
        </w:r>
        <w:r w:rsidR="001974E0">
          <w:rPr>
            <w:noProof/>
            <w:webHidden/>
          </w:rPr>
          <w:fldChar w:fldCharType="begin"/>
        </w:r>
        <w:r w:rsidR="001974E0">
          <w:rPr>
            <w:noProof/>
            <w:webHidden/>
          </w:rPr>
          <w:delInstrText xml:space="preserve"> PAGEREF _Toc22823365 \h </w:delInstrText>
        </w:r>
        <w:r w:rsidR="001974E0">
          <w:rPr>
            <w:noProof/>
            <w:webHidden/>
          </w:rPr>
        </w:r>
        <w:r w:rsidR="001974E0">
          <w:rPr>
            <w:noProof/>
            <w:webHidden/>
          </w:rPr>
          <w:fldChar w:fldCharType="separate"/>
        </w:r>
        <w:r w:rsidR="001974E0">
          <w:rPr>
            <w:noProof/>
            <w:webHidden/>
          </w:rPr>
          <w:delText>31</w:delText>
        </w:r>
        <w:r w:rsidR="001974E0">
          <w:rPr>
            <w:noProof/>
            <w:webHidden/>
          </w:rPr>
          <w:fldChar w:fldCharType="end"/>
        </w:r>
        <w:r>
          <w:rPr>
            <w:noProof/>
          </w:rPr>
          <w:fldChar w:fldCharType="end"/>
        </w:r>
      </w:del>
    </w:p>
    <w:p w14:paraId="0ABC261A" w14:textId="77777777" w:rsidR="001974E0" w:rsidRDefault="001A0138">
      <w:pPr>
        <w:pStyle w:val="TOC2"/>
        <w:rPr>
          <w:del w:id="346" w:author="Russell Ott" w:date="2022-05-16T11:47:00Z"/>
          <w:rFonts w:asciiTheme="minorHAnsi" w:eastAsiaTheme="minorEastAsia" w:hAnsiTheme="minorHAnsi" w:cstheme="minorBidi"/>
          <w:b w:val="0"/>
          <w:bCs w:val="0"/>
          <w:noProof/>
        </w:rPr>
      </w:pPr>
      <w:del w:id="347" w:author="Russell Ott" w:date="2022-05-16T11:47:00Z">
        <w:r>
          <w:fldChar w:fldCharType="begin"/>
        </w:r>
        <w:r>
          <w:delInstrText xml:space="preserve"> HYPERLINK \l "_Toc22823366" </w:delInstrText>
        </w:r>
        <w:r>
          <w:fldChar w:fldCharType="separate"/>
        </w:r>
        <w:r w:rsidR="001974E0" w:rsidRPr="0056410A">
          <w:rPr>
            <w:rStyle w:val="Hyperlink"/>
            <w:noProof/>
          </w:rPr>
          <w:delText>2.5</w:delText>
        </w:r>
        <w:r w:rsidR="001974E0">
          <w:rPr>
            <w:rFonts w:asciiTheme="minorHAnsi" w:eastAsiaTheme="minorEastAsia" w:hAnsiTheme="minorHAnsi" w:cstheme="minorBidi"/>
            <w:b w:val="0"/>
            <w:bCs w:val="0"/>
            <w:noProof/>
          </w:rPr>
          <w:tab/>
        </w:r>
        <w:r w:rsidR="001974E0" w:rsidRPr="0056410A">
          <w:rPr>
            <w:rStyle w:val="Hyperlink"/>
            <w:noProof/>
          </w:rPr>
          <w:delText>Fundamental Concepts for Document-Based Exchange</w:delText>
        </w:r>
        <w:r w:rsidR="001974E0">
          <w:rPr>
            <w:noProof/>
            <w:webHidden/>
          </w:rPr>
          <w:tab/>
        </w:r>
        <w:r w:rsidR="001974E0">
          <w:rPr>
            <w:noProof/>
            <w:webHidden/>
          </w:rPr>
          <w:fldChar w:fldCharType="begin"/>
        </w:r>
        <w:r w:rsidR="001974E0">
          <w:rPr>
            <w:noProof/>
            <w:webHidden/>
          </w:rPr>
          <w:delInstrText xml:space="preserve"> PAGEREF _Toc22823366 \h </w:delInstrText>
        </w:r>
        <w:r w:rsidR="001974E0">
          <w:rPr>
            <w:noProof/>
            <w:webHidden/>
          </w:rPr>
        </w:r>
        <w:r w:rsidR="001974E0">
          <w:rPr>
            <w:noProof/>
            <w:webHidden/>
          </w:rPr>
          <w:fldChar w:fldCharType="separate"/>
        </w:r>
        <w:r w:rsidR="001974E0">
          <w:rPr>
            <w:noProof/>
            <w:webHidden/>
          </w:rPr>
          <w:delText>32</w:delText>
        </w:r>
        <w:r w:rsidR="001974E0">
          <w:rPr>
            <w:noProof/>
            <w:webHidden/>
          </w:rPr>
          <w:fldChar w:fldCharType="end"/>
        </w:r>
        <w:r>
          <w:rPr>
            <w:noProof/>
          </w:rPr>
          <w:fldChar w:fldCharType="end"/>
        </w:r>
      </w:del>
    </w:p>
    <w:p w14:paraId="6F0E6173" w14:textId="77777777" w:rsidR="001974E0" w:rsidRDefault="001A0138">
      <w:pPr>
        <w:pStyle w:val="TOC3"/>
        <w:rPr>
          <w:del w:id="348" w:author="Russell Ott" w:date="2022-05-16T11:47:00Z"/>
          <w:rFonts w:asciiTheme="minorHAnsi" w:eastAsiaTheme="minorEastAsia" w:hAnsiTheme="minorHAnsi" w:cstheme="minorBidi"/>
          <w:noProof/>
          <w:sz w:val="22"/>
          <w:szCs w:val="22"/>
        </w:rPr>
      </w:pPr>
      <w:del w:id="349" w:author="Russell Ott" w:date="2022-05-16T11:47:00Z">
        <w:r>
          <w:fldChar w:fldCharType="begin"/>
        </w:r>
        <w:r>
          <w:delInstrText xml:space="preserve"> HYPERLINK \l "_Toc22823367" </w:delInstrText>
        </w:r>
        <w:r>
          <w:fldChar w:fldCharType="separate"/>
        </w:r>
        <w:r w:rsidR="001974E0" w:rsidRPr="0056410A">
          <w:rPr>
            <w:rStyle w:val="Hyperlink"/>
            <w:bCs/>
            <w:noProof/>
          </w:rPr>
          <w:delText>2.5.1</w:delText>
        </w:r>
        <w:r w:rsidR="001974E0">
          <w:rPr>
            <w:rFonts w:asciiTheme="minorHAnsi" w:eastAsiaTheme="minorEastAsia" w:hAnsiTheme="minorHAnsi" w:cstheme="minorBidi"/>
            <w:noProof/>
            <w:sz w:val="22"/>
            <w:szCs w:val="22"/>
          </w:rPr>
          <w:tab/>
        </w:r>
        <w:r w:rsidR="001974E0" w:rsidRPr="0056410A">
          <w:rPr>
            <w:rStyle w:val="Hyperlink"/>
            <w:noProof/>
          </w:rPr>
          <w:delText>CDA and C-CDA Templates</w:delText>
        </w:r>
        <w:r w:rsidR="001974E0">
          <w:rPr>
            <w:noProof/>
            <w:webHidden/>
          </w:rPr>
          <w:tab/>
        </w:r>
        <w:r w:rsidR="001974E0">
          <w:rPr>
            <w:noProof/>
            <w:webHidden/>
          </w:rPr>
          <w:fldChar w:fldCharType="begin"/>
        </w:r>
        <w:r w:rsidR="001974E0">
          <w:rPr>
            <w:noProof/>
            <w:webHidden/>
          </w:rPr>
          <w:delInstrText xml:space="preserve"> PAGEREF _Toc22823367 \h </w:delInstrText>
        </w:r>
        <w:r w:rsidR="001974E0">
          <w:rPr>
            <w:noProof/>
            <w:webHidden/>
          </w:rPr>
        </w:r>
        <w:r w:rsidR="001974E0">
          <w:rPr>
            <w:noProof/>
            <w:webHidden/>
          </w:rPr>
          <w:fldChar w:fldCharType="separate"/>
        </w:r>
        <w:r w:rsidR="001974E0">
          <w:rPr>
            <w:noProof/>
            <w:webHidden/>
          </w:rPr>
          <w:delText>32</w:delText>
        </w:r>
        <w:r w:rsidR="001974E0">
          <w:rPr>
            <w:noProof/>
            <w:webHidden/>
          </w:rPr>
          <w:fldChar w:fldCharType="end"/>
        </w:r>
        <w:r>
          <w:rPr>
            <w:noProof/>
          </w:rPr>
          <w:fldChar w:fldCharType="end"/>
        </w:r>
      </w:del>
    </w:p>
    <w:p w14:paraId="15BD66DA" w14:textId="77777777" w:rsidR="001974E0" w:rsidRDefault="001A0138">
      <w:pPr>
        <w:pStyle w:val="TOC3"/>
        <w:rPr>
          <w:del w:id="350" w:author="Russell Ott" w:date="2022-05-16T11:47:00Z"/>
          <w:rFonts w:asciiTheme="minorHAnsi" w:eastAsiaTheme="minorEastAsia" w:hAnsiTheme="minorHAnsi" w:cstheme="minorBidi"/>
          <w:noProof/>
          <w:sz w:val="22"/>
          <w:szCs w:val="22"/>
        </w:rPr>
      </w:pPr>
      <w:del w:id="351" w:author="Russell Ott" w:date="2022-05-16T11:47:00Z">
        <w:r>
          <w:fldChar w:fldCharType="begin"/>
        </w:r>
        <w:r>
          <w:delInstrText xml:space="preserve"> HYPERLINK \l "_Toc22823368" </w:delInstrText>
        </w:r>
        <w:r>
          <w:fldChar w:fldCharType="separate"/>
        </w:r>
        <w:r w:rsidR="001974E0" w:rsidRPr="0056410A">
          <w:rPr>
            <w:rStyle w:val="Hyperlink"/>
            <w:bCs/>
            <w:noProof/>
          </w:rPr>
          <w:delText>2.5.2</w:delText>
        </w:r>
        <w:r w:rsidR="001974E0">
          <w:rPr>
            <w:rFonts w:asciiTheme="minorHAnsi" w:eastAsiaTheme="minorEastAsia" w:hAnsiTheme="minorHAnsi" w:cstheme="minorBidi"/>
            <w:noProof/>
            <w:sz w:val="22"/>
            <w:szCs w:val="22"/>
          </w:rPr>
          <w:tab/>
        </w:r>
        <w:r w:rsidR="001974E0" w:rsidRPr="0056410A">
          <w:rPr>
            <w:rStyle w:val="Hyperlink"/>
            <w:noProof/>
          </w:rPr>
          <w:delText>Structured Versus Unstructured Documents</w:delText>
        </w:r>
        <w:r w:rsidR="001974E0">
          <w:rPr>
            <w:noProof/>
            <w:webHidden/>
          </w:rPr>
          <w:tab/>
        </w:r>
        <w:r w:rsidR="001974E0">
          <w:rPr>
            <w:noProof/>
            <w:webHidden/>
          </w:rPr>
          <w:fldChar w:fldCharType="begin"/>
        </w:r>
        <w:r w:rsidR="001974E0">
          <w:rPr>
            <w:noProof/>
            <w:webHidden/>
          </w:rPr>
          <w:delInstrText xml:space="preserve"> PAGEREF _Toc22823368 \h </w:delInstrText>
        </w:r>
        <w:r w:rsidR="001974E0">
          <w:rPr>
            <w:noProof/>
            <w:webHidden/>
          </w:rPr>
        </w:r>
        <w:r w:rsidR="001974E0">
          <w:rPr>
            <w:noProof/>
            <w:webHidden/>
          </w:rPr>
          <w:fldChar w:fldCharType="separate"/>
        </w:r>
        <w:r w:rsidR="001974E0">
          <w:rPr>
            <w:noProof/>
            <w:webHidden/>
          </w:rPr>
          <w:delText>34</w:delText>
        </w:r>
        <w:r w:rsidR="001974E0">
          <w:rPr>
            <w:noProof/>
            <w:webHidden/>
          </w:rPr>
          <w:fldChar w:fldCharType="end"/>
        </w:r>
        <w:r>
          <w:rPr>
            <w:noProof/>
          </w:rPr>
          <w:fldChar w:fldCharType="end"/>
        </w:r>
      </w:del>
    </w:p>
    <w:p w14:paraId="1E1F663B" w14:textId="77777777" w:rsidR="001974E0" w:rsidRDefault="001A0138">
      <w:pPr>
        <w:pStyle w:val="TOC3"/>
        <w:rPr>
          <w:del w:id="352" w:author="Russell Ott" w:date="2022-05-16T11:47:00Z"/>
          <w:rFonts w:asciiTheme="minorHAnsi" w:eastAsiaTheme="minorEastAsia" w:hAnsiTheme="minorHAnsi" w:cstheme="minorBidi"/>
          <w:noProof/>
          <w:sz w:val="22"/>
          <w:szCs w:val="22"/>
        </w:rPr>
      </w:pPr>
      <w:del w:id="353" w:author="Russell Ott" w:date="2022-05-16T11:47:00Z">
        <w:r>
          <w:fldChar w:fldCharType="begin"/>
        </w:r>
        <w:r>
          <w:delInstrText xml:space="preserve"> HYPERLINK \l "_Toc22823369" </w:delInstrText>
        </w:r>
        <w:r>
          <w:fldChar w:fldCharType="separate"/>
        </w:r>
        <w:r w:rsidR="001974E0" w:rsidRPr="0056410A">
          <w:rPr>
            <w:rStyle w:val="Hyperlink"/>
            <w:bCs/>
            <w:noProof/>
          </w:rPr>
          <w:delText>2.5.3</w:delText>
        </w:r>
        <w:r w:rsidR="001974E0">
          <w:rPr>
            <w:rFonts w:asciiTheme="minorHAnsi" w:eastAsiaTheme="minorEastAsia" w:hAnsiTheme="minorHAnsi" w:cstheme="minorBidi"/>
            <w:noProof/>
            <w:sz w:val="22"/>
            <w:szCs w:val="22"/>
          </w:rPr>
          <w:tab/>
        </w:r>
        <w:r w:rsidR="001974E0" w:rsidRPr="0056410A">
          <w:rPr>
            <w:rStyle w:val="Hyperlink"/>
            <w:noProof/>
          </w:rPr>
          <w:delText>Open Versus Closed Templates</w:delText>
        </w:r>
        <w:r w:rsidR="001974E0">
          <w:rPr>
            <w:noProof/>
            <w:webHidden/>
          </w:rPr>
          <w:tab/>
        </w:r>
        <w:r w:rsidR="001974E0">
          <w:rPr>
            <w:noProof/>
            <w:webHidden/>
          </w:rPr>
          <w:fldChar w:fldCharType="begin"/>
        </w:r>
        <w:r w:rsidR="001974E0">
          <w:rPr>
            <w:noProof/>
            <w:webHidden/>
          </w:rPr>
          <w:delInstrText xml:space="preserve"> PAGEREF _Toc22823369 \h </w:delInstrText>
        </w:r>
        <w:r w:rsidR="001974E0">
          <w:rPr>
            <w:noProof/>
            <w:webHidden/>
          </w:rPr>
        </w:r>
        <w:r w:rsidR="001974E0">
          <w:rPr>
            <w:noProof/>
            <w:webHidden/>
          </w:rPr>
          <w:fldChar w:fldCharType="separate"/>
        </w:r>
        <w:r w:rsidR="001974E0">
          <w:rPr>
            <w:noProof/>
            <w:webHidden/>
          </w:rPr>
          <w:delText>35</w:delText>
        </w:r>
        <w:r w:rsidR="001974E0">
          <w:rPr>
            <w:noProof/>
            <w:webHidden/>
          </w:rPr>
          <w:fldChar w:fldCharType="end"/>
        </w:r>
        <w:r>
          <w:rPr>
            <w:noProof/>
          </w:rPr>
          <w:fldChar w:fldCharType="end"/>
        </w:r>
      </w:del>
    </w:p>
    <w:p w14:paraId="35A19F47" w14:textId="77777777" w:rsidR="001974E0" w:rsidRDefault="001A0138">
      <w:pPr>
        <w:pStyle w:val="TOC3"/>
        <w:rPr>
          <w:del w:id="354" w:author="Russell Ott" w:date="2022-05-16T11:47:00Z"/>
          <w:rFonts w:asciiTheme="minorHAnsi" w:eastAsiaTheme="minorEastAsia" w:hAnsiTheme="minorHAnsi" w:cstheme="minorBidi"/>
          <w:noProof/>
          <w:sz w:val="22"/>
          <w:szCs w:val="22"/>
        </w:rPr>
      </w:pPr>
      <w:del w:id="355" w:author="Russell Ott" w:date="2022-05-16T11:47:00Z">
        <w:r>
          <w:fldChar w:fldCharType="begin"/>
        </w:r>
        <w:r>
          <w:delInstrText xml:space="preserve"> HYPERLINK \l "_Toc22823370" </w:delInstrText>
        </w:r>
        <w:r>
          <w:fldChar w:fldCharType="separate"/>
        </w:r>
        <w:r w:rsidR="001974E0" w:rsidRPr="0056410A">
          <w:rPr>
            <w:rStyle w:val="Hyperlink"/>
            <w:bCs/>
            <w:noProof/>
          </w:rPr>
          <w:delText>2.5.4</w:delText>
        </w:r>
        <w:r w:rsidR="001974E0">
          <w:rPr>
            <w:rFonts w:asciiTheme="minorHAnsi" w:eastAsiaTheme="minorEastAsia" w:hAnsiTheme="minorHAnsi" w:cstheme="minorBidi"/>
            <w:noProof/>
            <w:sz w:val="22"/>
            <w:szCs w:val="22"/>
          </w:rPr>
          <w:tab/>
        </w:r>
        <w:r w:rsidR="001974E0" w:rsidRPr="0056410A">
          <w:rPr>
            <w:rStyle w:val="Hyperlink"/>
            <w:noProof/>
          </w:rPr>
          <w:delText>Encounter Summary Versus Patient Summary</w:delText>
        </w:r>
        <w:r w:rsidR="001974E0">
          <w:rPr>
            <w:noProof/>
            <w:webHidden/>
          </w:rPr>
          <w:tab/>
        </w:r>
        <w:r w:rsidR="001974E0">
          <w:rPr>
            <w:noProof/>
            <w:webHidden/>
          </w:rPr>
          <w:fldChar w:fldCharType="begin"/>
        </w:r>
        <w:r w:rsidR="001974E0">
          <w:rPr>
            <w:noProof/>
            <w:webHidden/>
          </w:rPr>
          <w:delInstrText xml:space="preserve"> PAGEREF _Toc22823370 \h </w:delInstrText>
        </w:r>
        <w:r w:rsidR="001974E0">
          <w:rPr>
            <w:noProof/>
            <w:webHidden/>
          </w:rPr>
        </w:r>
        <w:r w:rsidR="001974E0">
          <w:rPr>
            <w:noProof/>
            <w:webHidden/>
          </w:rPr>
          <w:fldChar w:fldCharType="separate"/>
        </w:r>
        <w:r w:rsidR="001974E0">
          <w:rPr>
            <w:noProof/>
            <w:webHidden/>
          </w:rPr>
          <w:delText>36</w:delText>
        </w:r>
        <w:r w:rsidR="001974E0">
          <w:rPr>
            <w:noProof/>
            <w:webHidden/>
          </w:rPr>
          <w:fldChar w:fldCharType="end"/>
        </w:r>
        <w:r>
          <w:rPr>
            <w:noProof/>
          </w:rPr>
          <w:fldChar w:fldCharType="end"/>
        </w:r>
      </w:del>
    </w:p>
    <w:p w14:paraId="14684954" w14:textId="77777777" w:rsidR="001974E0" w:rsidRDefault="001A0138">
      <w:pPr>
        <w:pStyle w:val="TOC2"/>
        <w:rPr>
          <w:del w:id="356" w:author="Russell Ott" w:date="2022-05-16T11:47:00Z"/>
          <w:rFonts w:asciiTheme="minorHAnsi" w:eastAsiaTheme="minorEastAsia" w:hAnsiTheme="minorHAnsi" w:cstheme="minorBidi"/>
          <w:b w:val="0"/>
          <w:bCs w:val="0"/>
          <w:noProof/>
        </w:rPr>
      </w:pPr>
      <w:del w:id="357" w:author="Russell Ott" w:date="2022-05-16T11:47:00Z">
        <w:r>
          <w:fldChar w:fldCharType="begin"/>
        </w:r>
        <w:r>
          <w:delInstrText xml:space="preserve"> HYPERLINK \l "_Toc22823371" </w:delInstrText>
        </w:r>
        <w:r>
          <w:fldChar w:fldCharType="separate"/>
        </w:r>
        <w:r w:rsidR="001974E0" w:rsidRPr="0056410A">
          <w:rPr>
            <w:rStyle w:val="Hyperlink"/>
            <w:noProof/>
          </w:rPr>
          <w:delText>2.6</w:delText>
        </w:r>
        <w:r w:rsidR="001974E0">
          <w:rPr>
            <w:rFonts w:asciiTheme="minorHAnsi" w:eastAsiaTheme="minorEastAsia" w:hAnsiTheme="minorHAnsi" w:cstheme="minorBidi"/>
            <w:b w:val="0"/>
            <w:bCs w:val="0"/>
            <w:noProof/>
          </w:rPr>
          <w:tab/>
        </w:r>
        <w:r w:rsidR="001974E0" w:rsidRPr="0056410A">
          <w:rPr>
            <w:rStyle w:val="Hyperlink"/>
            <w:noProof/>
          </w:rPr>
          <w:delText>General Guidance on Document-Based Exchange</w:delText>
        </w:r>
        <w:r w:rsidR="001974E0">
          <w:rPr>
            <w:noProof/>
            <w:webHidden/>
          </w:rPr>
          <w:tab/>
        </w:r>
        <w:r w:rsidR="001974E0">
          <w:rPr>
            <w:noProof/>
            <w:webHidden/>
          </w:rPr>
          <w:fldChar w:fldCharType="begin"/>
        </w:r>
        <w:r w:rsidR="001974E0">
          <w:rPr>
            <w:noProof/>
            <w:webHidden/>
          </w:rPr>
          <w:delInstrText xml:space="preserve"> PAGEREF _Toc22823371 \h </w:delInstrText>
        </w:r>
        <w:r w:rsidR="001974E0">
          <w:rPr>
            <w:noProof/>
            <w:webHidden/>
          </w:rPr>
        </w:r>
        <w:r w:rsidR="001974E0">
          <w:rPr>
            <w:noProof/>
            <w:webHidden/>
          </w:rPr>
          <w:fldChar w:fldCharType="separate"/>
        </w:r>
        <w:r w:rsidR="001974E0">
          <w:rPr>
            <w:noProof/>
            <w:webHidden/>
          </w:rPr>
          <w:delText>37</w:delText>
        </w:r>
        <w:r w:rsidR="001974E0">
          <w:rPr>
            <w:noProof/>
            <w:webHidden/>
          </w:rPr>
          <w:fldChar w:fldCharType="end"/>
        </w:r>
        <w:r>
          <w:rPr>
            <w:noProof/>
          </w:rPr>
          <w:fldChar w:fldCharType="end"/>
        </w:r>
      </w:del>
    </w:p>
    <w:p w14:paraId="7FD1C985" w14:textId="77777777" w:rsidR="001974E0" w:rsidRDefault="001A0138">
      <w:pPr>
        <w:pStyle w:val="TOC3"/>
        <w:rPr>
          <w:del w:id="358" w:author="Russell Ott" w:date="2022-05-16T11:47:00Z"/>
          <w:rFonts w:asciiTheme="minorHAnsi" w:eastAsiaTheme="minorEastAsia" w:hAnsiTheme="minorHAnsi" w:cstheme="minorBidi"/>
          <w:noProof/>
          <w:sz w:val="22"/>
          <w:szCs w:val="22"/>
        </w:rPr>
      </w:pPr>
      <w:del w:id="359" w:author="Russell Ott" w:date="2022-05-16T11:47:00Z">
        <w:r>
          <w:fldChar w:fldCharType="begin"/>
        </w:r>
        <w:r>
          <w:delInstrText xml:space="preserve"> HYPERLINK \l "_Toc22823372" </w:delInstrText>
        </w:r>
        <w:r>
          <w:fldChar w:fldCharType="separate"/>
        </w:r>
        <w:r w:rsidR="001974E0" w:rsidRPr="0056410A">
          <w:rPr>
            <w:rStyle w:val="Hyperlink"/>
            <w:bCs/>
            <w:noProof/>
          </w:rPr>
          <w:delText>2.6.1</w:delText>
        </w:r>
        <w:r w:rsidR="001974E0">
          <w:rPr>
            <w:rFonts w:asciiTheme="minorHAnsi" w:eastAsiaTheme="minorEastAsia" w:hAnsiTheme="minorHAnsi" w:cstheme="minorBidi"/>
            <w:noProof/>
            <w:sz w:val="22"/>
            <w:szCs w:val="22"/>
          </w:rPr>
          <w:tab/>
        </w:r>
        <w:r w:rsidR="001974E0" w:rsidRPr="0056410A">
          <w:rPr>
            <w:rStyle w:val="Hyperlink"/>
            <w:noProof/>
          </w:rPr>
          <w:delText>Content Creator Responsibilities</w:delText>
        </w:r>
        <w:r w:rsidR="001974E0">
          <w:rPr>
            <w:noProof/>
            <w:webHidden/>
          </w:rPr>
          <w:tab/>
        </w:r>
        <w:r w:rsidR="001974E0">
          <w:rPr>
            <w:noProof/>
            <w:webHidden/>
          </w:rPr>
          <w:fldChar w:fldCharType="begin"/>
        </w:r>
        <w:r w:rsidR="001974E0">
          <w:rPr>
            <w:noProof/>
            <w:webHidden/>
          </w:rPr>
          <w:delInstrText xml:space="preserve"> PAGEREF _Toc22823372 \h </w:delInstrText>
        </w:r>
        <w:r w:rsidR="001974E0">
          <w:rPr>
            <w:noProof/>
            <w:webHidden/>
          </w:rPr>
        </w:r>
        <w:r w:rsidR="001974E0">
          <w:rPr>
            <w:noProof/>
            <w:webHidden/>
          </w:rPr>
          <w:fldChar w:fldCharType="separate"/>
        </w:r>
        <w:r w:rsidR="001974E0">
          <w:rPr>
            <w:noProof/>
            <w:webHidden/>
          </w:rPr>
          <w:delText>38</w:delText>
        </w:r>
        <w:r w:rsidR="001974E0">
          <w:rPr>
            <w:noProof/>
            <w:webHidden/>
          </w:rPr>
          <w:fldChar w:fldCharType="end"/>
        </w:r>
        <w:r>
          <w:rPr>
            <w:noProof/>
          </w:rPr>
          <w:fldChar w:fldCharType="end"/>
        </w:r>
      </w:del>
    </w:p>
    <w:p w14:paraId="2E2CE163" w14:textId="77777777" w:rsidR="001974E0" w:rsidRDefault="001A0138">
      <w:pPr>
        <w:pStyle w:val="TOC3"/>
        <w:rPr>
          <w:del w:id="360" w:author="Russell Ott" w:date="2022-05-16T11:47:00Z"/>
          <w:rFonts w:asciiTheme="minorHAnsi" w:eastAsiaTheme="minorEastAsia" w:hAnsiTheme="minorHAnsi" w:cstheme="minorBidi"/>
          <w:noProof/>
          <w:sz w:val="22"/>
          <w:szCs w:val="22"/>
        </w:rPr>
      </w:pPr>
      <w:del w:id="361" w:author="Russell Ott" w:date="2022-05-16T11:47:00Z">
        <w:r>
          <w:fldChar w:fldCharType="begin"/>
        </w:r>
        <w:r>
          <w:delInstrText xml:space="preserve"> HYPERLINK \l "_Toc22823373" </w:delInstrText>
        </w:r>
        <w:r>
          <w:fldChar w:fldCharType="separate"/>
        </w:r>
        <w:r w:rsidR="001974E0" w:rsidRPr="0056410A">
          <w:rPr>
            <w:rStyle w:val="Hyperlink"/>
            <w:bCs/>
            <w:noProof/>
          </w:rPr>
          <w:delText>2.6.2</w:delText>
        </w:r>
        <w:r w:rsidR="001974E0">
          <w:rPr>
            <w:rFonts w:asciiTheme="minorHAnsi" w:eastAsiaTheme="minorEastAsia" w:hAnsiTheme="minorHAnsi" w:cstheme="minorBidi"/>
            <w:noProof/>
            <w:sz w:val="22"/>
            <w:szCs w:val="22"/>
          </w:rPr>
          <w:tab/>
        </w:r>
        <w:r w:rsidR="001974E0" w:rsidRPr="0056410A">
          <w:rPr>
            <w:rStyle w:val="Hyperlink"/>
            <w:noProof/>
          </w:rPr>
          <w:delText>Content Consumer Responsibilities</w:delText>
        </w:r>
        <w:r w:rsidR="001974E0">
          <w:rPr>
            <w:noProof/>
            <w:webHidden/>
          </w:rPr>
          <w:tab/>
        </w:r>
        <w:r w:rsidR="001974E0">
          <w:rPr>
            <w:noProof/>
            <w:webHidden/>
          </w:rPr>
          <w:fldChar w:fldCharType="begin"/>
        </w:r>
        <w:r w:rsidR="001974E0">
          <w:rPr>
            <w:noProof/>
            <w:webHidden/>
          </w:rPr>
          <w:delInstrText xml:space="preserve"> PAGEREF _Toc22823373 \h </w:delInstrText>
        </w:r>
        <w:r w:rsidR="001974E0">
          <w:rPr>
            <w:noProof/>
            <w:webHidden/>
          </w:rPr>
        </w:r>
        <w:r w:rsidR="001974E0">
          <w:rPr>
            <w:noProof/>
            <w:webHidden/>
          </w:rPr>
          <w:fldChar w:fldCharType="separate"/>
        </w:r>
        <w:r w:rsidR="001974E0">
          <w:rPr>
            <w:noProof/>
            <w:webHidden/>
          </w:rPr>
          <w:delText>41</w:delText>
        </w:r>
        <w:r w:rsidR="001974E0">
          <w:rPr>
            <w:noProof/>
            <w:webHidden/>
          </w:rPr>
          <w:fldChar w:fldCharType="end"/>
        </w:r>
        <w:r>
          <w:rPr>
            <w:noProof/>
          </w:rPr>
          <w:fldChar w:fldCharType="end"/>
        </w:r>
      </w:del>
    </w:p>
    <w:p w14:paraId="0ACF665D" w14:textId="77777777" w:rsidR="001974E0" w:rsidRDefault="001A0138">
      <w:pPr>
        <w:pStyle w:val="TOC2"/>
        <w:rPr>
          <w:del w:id="362" w:author="Russell Ott" w:date="2022-05-16T11:47:00Z"/>
          <w:rFonts w:asciiTheme="minorHAnsi" w:eastAsiaTheme="minorEastAsia" w:hAnsiTheme="minorHAnsi" w:cstheme="minorBidi"/>
          <w:b w:val="0"/>
          <w:bCs w:val="0"/>
          <w:noProof/>
        </w:rPr>
      </w:pPr>
      <w:del w:id="363" w:author="Russell Ott" w:date="2022-05-16T11:47:00Z">
        <w:r>
          <w:fldChar w:fldCharType="begin"/>
        </w:r>
        <w:r>
          <w:delInstrText xml:space="preserve"> HYPERLINK \l "_Toc22823374" </w:delInstrText>
        </w:r>
        <w:r>
          <w:fldChar w:fldCharType="separate"/>
        </w:r>
        <w:r w:rsidR="001974E0" w:rsidRPr="0056410A">
          <w:rPr>
            <w:rStyle w:val="Hyperlink"/>
            <w:noProof/>
          </w:rPr>
          <w:delText>2.7</w:delText>
        </w:r>
        <w:r w:rsidR="001974E0">
          <w:rPr>
            <w:rFonts w:asciiTheme="minorHAnsi" w:eastAsiaTheme="minorEastAsia" w:hAnsiTheme="minorHAnsi" w:cstheme="minorBidi"/>
            <w:b w:val="0"/>
            <w:bCs w:val="0"/>
            <w:noProof/>
          </w:rPr>
          <w:tab/>
        </w:r>
        <w:r w:rsidR="001974E0" w:rsidRPr="0056410A">
          <w:rPr>
            <w:rStyle w:val="Hyperlink"/>
            <w:noProof/>
          </w:rPr>
          <w:delText>Clinical Notes</w:delText>
        </w:r>
        <w:r w:rsidR="001974E0">
          <w:rPr>
            <w:noProof/>
            <w:webHidden/>
          </w:rPr>
          <w:tab/>
        </w:r>
        <w:r w:rsidR="001974E0">
          <w:rPr>
            <w:noProof/>
            <w:webHidden/>
          </w:rPr>
          <w:fldChar w:fldCharType="begin"/>
        </w:r>
        <w:r w:rsidR="001974E0">
          <w:rPr>
            <w:noProof/>
            <w:webHidden/>
          </w:rPr>
          <w:delInstrText xml:space="preserve"> PAGEREF _Toc22823374 \h </w:delInstrText>
        </w:r>
        <w:r w:rsidR="001974E0">
          <w:rPr>
            <w:noProof/>
            <w:webHidden/>
          </w:rPr>
        </w:r>
        <w:r w:rsidR="001974E0">
          <w:rPr>
            <w:noProof/>
            <w:webHidden/>
          </w:rPr>
          <w:fldChar w:fldCharType="separate"/>
        </w:r>
        <w:r w:rsidR="001974E0">
          <w:rPr>
            <w:noProof/>
            <w:webHidden/>
          </w:rPr>
          <w:delText>45</w:delText>
        </w:r>
        <w:r w:rsidR="001974E0">
          <w:rPr>
            <w:noProof/>
            <w:webHidden/>
          </w:rPr>
          <w:fldChar w:fldCharType="end"/>
        </w:r>
        <w:r>
          <w:rPr>
            <w:noProof/>
          </w:rPr>
          <w:fldChar w:fldCharType="end"/>
        </w:r>
      </w:del>
    </w:p>
    <w:p w14:paraId="5196B7A1" w14:textId="77777777" w:rsidR="001974E0" w:rsidRDefault="001A0138">
      <w:pPr>
        <w:pStyle w:val="TOC3"/>
        <w:rPr>
          <w:del w:id="364" w:author="Russell Ott" w:date="2022-05-16T11:47:00Z"/>
          <w:rFonts w:asciiTheme="minorHAnsi" w:eastAsiaTheme="minorEastAsia" w:hAnsiTheme="minorHAnsi" w:cstheme="minorBidi"/>
          <w:noProof/>
          <w:sz w:val="22"/>
          <w:szCs w:val="22"/>
        </w:rPr>
      </w:pPr>
      <w:del w:id="365" w:author="Russell Ott" w:date="2022-05-16T11:47:00Z">
        <w:r>
          <w:fldChar w:fldCharType="begin"/>
        </w:r>
        <w:r>
          <w:delInstrText xml:space="preserve"> HYPERLINK \l "_Toc22823375" </w:delInstrText>
        </w:r>
        <w:r>
          <w:fldChar w:fldCharType="separate"/>
        </w:r>
        <w:r w:rsidR="001974E0" w:rsidRPr="0056410A">
          <w:rPr>
            <w:rStyle w:val="Hyperlink"/>
            <w:bCs/>
            <w:noProof/>
          </w:rPr>
          <w:delText>2.7.1</w:delText>
        </w:r>
        <w:r w:rsidR="001974E0">
          <w:rPr>
            <w:rFonts w:asciiTheme="minorHAnsi" w:eastAsiaTheme="minorEastAsia" w:hAnsiTheme="minorHAnsi" w:cstheme="minorBidi"/>
            <w:noProof/>
            <w:sz w:val="22"/>
            <w:szCs w:val="22"/>
          </w:rPr>
          <w:tab/>
        </w:r>
        <w:r w:rsidR="001974E0" w:rsidRPr="0056410A">
          <w:rPr>
            <w:rStyle w:val="Hyperlink"/>
            <w:noProof/>
          </w:rPr>
          <w:delText>LOINC Coding for Clinical Notes</w:delText>
        </w:r>
        <w:r w:rsidR="001974E0">
          <w:rPr>
            <w:noProof/>
            <w:webHidden/>
          </w:rPr>
          <w:tab/>
        </w:r>
        <w:r w:rsidR="001974E0">
          <w:rPr>
            <w:noProof/>
            <w:webHidden/>
          </w:rPr>
          <w:fldChar w:fldCharType="begin"/>
        </w:r>
        <w:r w:rsidR="001974E0">
          <w:rPr>
            <w:noProof/>
            <w:webHidden/>
          </w:rPr>
          <w:delInstrText xml:space="preserve"> PAGEREF _Toc22823375 \h </w:delInstrText>
        </w:r>
        <w:r w:rsidR="001974E0">
          <w:rPr>
            <w:noProof/>
            <w:webHidden/>
          </w:rPr>
        </w:r>
        <w:r w:rsidR="001974E0">
          <w:rPr>
            <w:noProof/>
            <w:webHidden/>
          </w:rPr>
          <w:fldChar w:fldCharType="separate"/>
        </w:r>
        <w:r w:rsidR="001974E0">
          <w:rPr>
            <w:noProof/>
            <w:webHidden/>
          </w:rPr>
          <w:delText>47</w:delText>
        </w:r>
        <w:r w:rsidR="001974E0">
          <w:rPr>
            <w:noProof/>
            <w:webHidden/>
          </w:rPr>
          <w:fldChar w:fldCharType="end"/>
        </w:r>
        <w:r>
          <w:rPr>
            <w:noProof/>
          </w:rPr>
          <w:fldChar w:fldCharType="end"/>
        </w:r>
      </w:del>
    </w:p>
    <w:p w14:paraId="1E0F7E05" w14:textId="77777777" w:rsidR="001974E0" w:rsidRDefault="001A0138">
      <w:pPr>
        <w:pStyle w:val="TOC2"/>
        <w:rPr>
          <w:del w:id="366" w:author="Russell Ott" w:date="2022-05-16T11:47:00Z"/>
          <w:rFonts w:asciiTheme="minorHAnsi" w:eastAsiaTheme="minorEastAsia" w:hAnsiTheme="minorHAnsi" w:cstheme="minorBidi"/>
          <w:b w:val="0"/>
          <w:bCs w:val="0"/>
          <w:noProof/>
        </w:rPr>
      </w:pPr>
      <w:del w:id="367" w:author="Russell Ott" w:date="2022-05-16T11:47:00Z">
        <w:r>
          <w:fldChar w:fldCharType="begin"/>
        </w:r>
        <w:r>
          <w:delInstrText xml:space="preserve"> HYPERLINK \l "_Toc22823376" </w:delInstrText>
        </w:r>
        <w:r>
          <w:fldChar w:fldCharType="separate"/>
        </w:r>
        <w:r w:rsidR="001974E0" w:rsidRPr="0056410A">
          <w:rPr>
            <w:rStyle w:val="Hyperlink"/>
            <w:noProof/>
          </w:rPr>
          <w:delText>2.8</w:delText>
        </w:r>
        <w:r w:rsidR="001974E0">
          <w:rPr>
            <w:rFonts w:asciiTheme="minorHAnsi" w:eastAsiaTheme="minorEastAsia" w:hAnsiTheme="minorHAnsi" w:cstheme="minorBidi"/>
            <w:b w:val="0"/>
            <w:bCs w:val="0"/>
            <w:noProof/>
          </w:rPr>
          <w:tab/>
        </w:r>
        <w:r w:rsidR="001974E0" w:rsidRPr="0056410A">
          <w:rPr>
            <w:rStyle w:val="Hyperlink"/>
            <w:rFonts w:eastAsia="Calibri"/>
            <w:noProof/>
          </w:rPr>
          <w:delText>Options for Temporarily Unavailable Data</w:delText>
        </w:r>
        <w:r w:rsidR="001974E0">
          <w:rPr>
            <w:noProof/>
            <w:webHidden/>
          </w:rPr>
          <w:tab/>
        </w:r>
        <w:r w:rsidR="001974E0">
          <w:rPr>
            <w:noProof/>
            <w:webHidden/>
          </w:rPr>
          <w:fldChar w:fldCharType="begin"/>
        </w:r>
        <w:r w:rsidR="001974E0">
          <w:rPr>
            <w:noProof/>
            <w:webHidden/>
          </w:rPr>
          <w:delInstrText xml:space="preserve"> PAGEREF _Toc22823376 \h </w:delInstrText>
        </w:r>
        <w:r w:rsidR="001974E0">
          <w:rPr>
            <w:noProof/>
            <w:webHidden/>
          </w:rPr>
        </w:r>
        <w:r w:rsidR="001974E0">
          <w:rPr>
            <w:noProof/>
            <w:webHidden/>
          </w:rPr>
          <w:fldChar w:fldCharType="separate"/>
        </w:r>
        <w:r w:rsidR="001974E0">
          <w:rPr>
            <w:noProof/>
            <w:webHidden/>
          </w:rPr>
          <w:delText>49</w:delText>
        </w:r>
        <w:r w:rsidR="001974E0">
          <w:rPr>
            <w:noProof/>
            <w:webHidden/>
          </w:rPr>
          <w:fldChar w:fldCharType="end"/>
        </w:r>
        <w:r>
          <w:rPr>
            <w:noProof/>
          </w:rPr>
          <w:fldChar w:fldCharType="end"/>
        </w:r>
      </w:del>
    </w:p>
    <w:p w14:paraId="53625A2F" w14:textId="77777777" w:rsidR="001974E0" w:rsidRDefault="001A0138">
      <w:pPr>
        <w:pStyle w:val="TOC1"/>
        <w:rPr>
          <w:del w:id="368" w:author="Russell Ott" w:date="2022-05-16T11:47:00Z"/>
          <w:rFonts w:asciiTheme="minorHAnsi" w:eastAsiaTheme="minorEastAsia" w:hAnsiTheme="minorHAnsi" w:cstheme="minorBidi"/>
          <w:b w:val="0"/>
          <w:bCs w:val="0"/>
          <w:i w:val="0"/>
          <w:iCs w:val="0"/>
          <w:noProof/>
          <w:sz w:val="22"/>
          <w:szCs w:val="22"/>
        </w:rPr>
      </w:pPr>
      <w:del w:id="369" w:author="Russell Ott" w:date="2022-05-16T11:47:00Z">
        <w:r>
          <w:fldChar w:fldCharType="begin"/>
        </w:r>
        <w:r>
          <w:delInstrText xml:space="preserve"> HYPERLINK \l "_Toc22823377" </w:delInstrText>
        </w:r>
        <w:r>
          <w:fldChar w:fldCharType="separate"/>
        </w:r>
        <w:r w:rsidR="001974E0" w:rsidRPr="0056410A">
          <w:rPr>
            <w:rStyle w:val="Hyperlink"/>
            <w:noProof/>
          </w:rPr>
          <w:delText>3</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Document Level Guidance</w:delText>
        </w:r>
        <w:r w:rsidR="001974E0">
          <w:rPr>
            <w:noProof/>
            <w:webHidden/>
          </w:rPr>
          <w:tab/>
        </w:r>
        <w:r w:rsidR="001974E0">
          <w:rPr>
            <w:noProof/>
            <w:webHidden/>
          </w:rPr>
          <w:fldChar w:fldCharType="begin"/>
        </w:r>
        <w:r w:rsidR="001974E0">
          <w:rPr>
            <w:noProof/>
            <w:webHidden/>
          </w:rPr>
          <w:delInstrText xml:space="preserve"> PAGEREF _Toc22823377 \h </w:delInstrText>
        </w:r>
        <w:r w:rsidR="001974E0">
          <w:rPr>
            <w:noProof/>
            <w:webHidden/>
          </w:rPr>
        </w:r>
        <w:r w:rsidR="001974E0">
          <w:rPr>
            <w:noProof/>
            <w:webHidden/>
          </w:rPr>
          <w:fldChar w:fldCharType="separate"/>
        </w:r>
        <w:r w:rsidR="001974E0">
          <w:rPr>
            <w:noProof/>
            <w:webHidden/>
          </w:rPr>
          <w:delText>51</w:delText>
        </w:r>
        <w:r w:rsidR="001974E0">
          <w:rPr>
            <w:noProof/>
            <w:webHidden/>
          </w:rPr>
          <w:fldChar w:fldCharType="end"/>
        </w:r>
        <w:r>
          <w:rPr>
            <w:noProof/>
          </w:rPr>
          <w:fldChar w:fldCharType="end"/>
        </w:r>
      </w:del>
    </w:p>
    <w:p w14:paraId="7F2AAB24" w14:textId="77777777" w:rsidR="001974E0" w:rsidRDefault="001A0138">
      <w:pPr>
        <w:pStyle w:val="TOC2"/>
        <w:rPr>
          <w:del w:id="370" w:author="Russell Ott" w:date="2022-05-16T11:47:00Z"/>
          <w:rFonts w:asciiTheme="minorHAnsi" w:eastAsiaTheme="minorEastAsia" w:hAnsiTheme="minorHAnsi" w:cstheme="minorBidi"/>
          <w:b w:val="0"/>
          <w:bCs w:val="0"/>
          <w:noProof/>
        </w:rPr>
      </w:pPr>
      <w:del w:id="371" w:author="Russell Ott" w:date="2022-05-16T11:47:00Z">
        <w:r>
          <w:fldChar w:fldCharType="begin"/>
        </w:r>
        <w:r>
          <w:delInstrText xml:space="preserve"> HYPERLINK \l "_Toc22823378" </w:delInstrText>
        </w:r>
        <w:r>
          <w:fldChar w:fldCharType="separate"/>
        </w:r>
        <w:r w:rsidR="001974E0" w:rsidRPr="0056410A">
          <w:rPr>
            <w:rStyle w:val="Hyperlink"/>
            <w:noProof/>
          </w:rPr>
          <w:delText>3.1</w:delText>
        </w:r>
        <w:r w:rsidR="001974E0">
          <w:rPr>
            <w:rFonts w:asciiTheme="minorHAnsi" w:eastAsiaTheme="minorEastAsia" w:hAnsiTheme="minorHAnsi" w:cstheme="minorBidi"/>
            <w:b w:val="0"/>
            <w:bCs w:val="0"/>
            <w:noProof/>
          </w:rPr>
          <w:tab/>
        </w:r>
        <w:r w:rsidR="001974E0" w:rsidRPr="0056410A">
          <w:rPr>
            <w:rStyle w:val="Hyperlink"/>
            <w:noProof/>
          </w:rPr>
          <w:delText>Reusable, Nesting Templates</w:delText>
        </w:r>
        <w:r w:rsidR="001974E0">
          <w:rPr>
            <w:noProof/>
            <w:webHidden/>
          </w:rPr>
          <w:tab/>
        </w:r>
        <w:r w:rsidR="001974E0">
          <w:rPr>
            <w:noProof/>
            <w:webHidden/>
          </w:rPr>
          <w:fldChar w:fldCharType="begin"/>
        </w:r>
        <w:r w:rsidR="001974E0">
          <w:rPr>
            <w:noProof/>
            <w:webHidden/>
          </w:rPr>
          <w:delInstrText xml:space="preserve"> PAGEREF _Toc22823378 \h </w:delInstrText>
        </w:r>
        <w:r w:rsidR="001974E0">
          <w:rPr>
            <w:noProof/>
            <w:webHidden/>
          </w:rPr>
        </w:r>
        <w:r w:rsidR="001974E0">
          <w:rPr>
            <w:noProof/>
            <w:webHidden/>
          </w:rPr>
          <w:fldChar w:fldCharType="separate"/>
        </w:r>
        <w:r w:rsidR="001974E0">
          <w:rPr>
            <w:noProof/>
            <w:webHidden/>
          </w:rPr>
          <w:delText>51</w:delText>
        </w:r>
        <w:r w:rsidR="001974E0">
          <w:rPr>
            <w:noProof/>
            <w:webHidden/>
          </w:rPr>
          <w:fldChar w:fldCharType="end"/>
        </w:r>
        <w:r>
          <w:rPr>
            <w:noProof/>
          </w:rPr>
          <w:fldChar w:fldCharType="end"/>
        </w:r>
      </w:del>
    </w:p>
    <w:p w14:paraId="22F47DC4" w14:textId="77777777" w:rsidR="001974E0" w:rsidRDefault="001A0138">
      <w:pPr>
        <w:pStyle w:val="TOC3"/>
        <w:rPr>
          <w:del w:id="372" w:author="Russell Ott" w:date="2022-05-16T11:47:00Z"/>
          <w:rFonts w:asciiTheme="minorHAnsi" w:eastAsiaTheme="minorEastAsia" w:hAnsiTheme="minorHAnsi" w:cstheme="minorBidi"/>
          <w:noProof/>
          <w:sz w:val="22"/>
          <w:szCs w:val="22"/>
        </w:rPr>
      </w:pPr>
      <w:del w:id="373" w:author="Russell Ott" w:date="2022-05-16T11:47:00Z">
        <w:r>
          <w:fldChar w:fldCharType="begin"/>
        </w:r>
        <w:r>
          <w:delInstrText xml:space="preserve"> HYPERLINK \l "_Toc22823379" </w:delInstrText>
        </w:r>
        <w:r>
          <w:fldChar w:fldCharType="separate"/>
        </w:r>
        <w:r w:rsidR="001974E0" w:rsidRPr="0056410A">
          <w:rPr>
            <w:rStyle w:val="Hyperlink"/>
            <w:bCs/>
            <w:noProof/>
          </w:rPr>
          <w:delText>3.1.1</w:delText>
        </w:r>
        <w:r w:rsidR="001974E0">
          <w:rPr>
            <w:rFonts w:asciiTheme="minorHAnsi" w:eastAsiaTheme="minorEastAsia" w:hAnsiTheme="minorHAnsi" w:cstheme="minorBidi"/>
            <w:noProof/>
            <w:sz w:val="22"/>
            <w:szCs w:val="22"/>
          </w:rPr>
          <w:tab/>
        </w:r>
        <w:r w:rsidR="001974E0" w:rsidRPr="0056410A">
          <w:rPr>
            <w:rStyle w:val="Hyperlink"/>
            <w:noProof/>
          </w:rPr>
          <w:delText>Nested Content and Context Conduction</w:delText>
        </w:r>
        <w:r w:rsidR="001974E0">
          <w:rPr>
            <w:noProof/>
            <w:webHidden/>
          </w:rPr>
          <w:tab/>
        </w:r>
        <w:r w:rsidR="001974E0">
          <w:rPr>
            <w:noProof/>
            <w:webHidden/>
          </w:rPr>
          <w:fldChar w:fldCharType="begin"/>
        </w:r>
        <w:r w:rsidR="001974E0">
          <w:rPr>
            <w:noProof/>
            <w:webHidden/>
          </w:rPr>
          <w:delInstrText xml:space="preserve"> PAGEREF _Toc22823379 \h </w:delInstrText>
        </w:r>
        <w:r w:rsidR="001974E0">
          <w:rPr>
            <w:noProof/>
            <w:webHidden/>
          </w:rPr>
        </w:r>
        <w:r w:rsidR="001974E0">
          <w:rPr>
            <w:noProof/>
            <w:webHidden/>
          </w:rPr>
          <w:fldChar w:fldCharType="separate"/>
        </w:r>
        <w:r w:rsidR="001974E0">
          <w:rPr>
            <w:noProof/>
            <w:webHidden/>
          </w:rPr>
          <w:delText>52</w:delText>
        </w:r>
        <w:r w:rsidR="001974E0">
          <w:rPr>
            <w:noProof/>
            <w:webHidden/>
          </w:rPr>
          <w:fldChar w:fldCharType="end"/>
        </w:r>
        <w:r>
          <w:rPr>
            <w:noProof/>
          </w:rPr>
          <w:fldChar w:fldCharType="end"/>
        </w:r>
      </w:del>
    </w:p>
    <w:p w14:paraId="18897B15" w14:textId="77777777" w:rsidR="001974E0" w:rsidRDefault="001A0138">
      <w:pPr>
        <w:pStyle w:val="TOC2"/>
        <w:rPr>
          <w:del w:id="374" w:author="Russell Ott" w:date="2022-05-16T11:47:00Z"/>
          <w:rFonts w:asciiTheme="minorHAnsi" w:eastAsiaTheme="minorEastAsia" w:hAnsiTheme="minorHAnsi" w:cstheme="minorBidi"/>
          <w:b w:val="0"/>
          <w:bCs w:val="0"/>
          <w:noProof/>
        </w:rPr>
      </w:pPr>
      <w:del w:id="375" w:author="Russell Ott" w:date="2022-05-16T11:47:00Z">
        <w:r>
          <w:fldChar w:fldCharType="begin"/>
        </w:r>
        <w:r>
          <w:delInstrText xml:space="preserve"> HYPERLINK \l "_Toc22823380" </w:delInstrText>
        </w:r>
        <w:r>
          <w:fldChar w:fldCharType="separate"/>
        </w:r>
        <w:r w:rsidR="001974E0" w:rsidRPr="0056410A">
          <w:rPr>
            <w:rStyle w:val="Hyperlink"/>
            <w:noProof/>
          </w:rPr>
          <w:delText>3.2</w:delText>
        </w:r>
        <w:r w:rsidR="001974E0">
          <w:rPr>
            <w:rFonts w:asciiTheme="minorHAnsi" w:eastAsiaTheme="minorEastAsia" w:hAnsiTheme="minorHAnsi" w:cstheme="minorBidi"/>
            <w:b w:val="0"/>
            <w:bCs w:val="0"/>
            <w:noProof/>
          </w:rPr>
          <w:tab/>
        </w:r>
        <w:r w:rsidR="001974E0" w:rsidRPr="0056410A">
          <w:rPr>
            <w:rStyle w:val="Hyperlink"/>
            <w:noProof/>
          </w:rPr>
          <w:delText>Structured Header</w:delText>
        </w:r>
        <w:r w:rsidR="001974E0">
          <w:rPr>
            <w:noProof/>
            <w:webHidden/>
          </w:rPr>
          <w:tab/>
        </w:r>
        <w:r w:rsidR="001974E0">
          <w:rPr>
            <w:noProof/>
            <w:webHidden/>
          </w:rPr>
          <w:fldChar w:fldCharType="begin"/>
        </w:r>
        <w:r w:rsidR="001974E0">
          <w:rPr>
            <w:noProof/>
            <w:webHidden/>
          </w:rPr>
          <w:delInstrText xml:space="preserve"> PAGEREF _Toc22823380 \h </w:delInstrText>
        </w:r>
        <w:r w:rsidR="001974E0">
          <w:rPr>
            <w:noProof/>
            <w:webHidden/>
          </w:rPr>
        </w:r>
        <w:r w:rsidR="001974E0">
          <w:rPr>
            <w:noProof/>
            <w:webHidden/>
          </w:rPr>
          <w:fldChar w:fldCharType="separate"/>
        </w:r>
        <w:r w:rsidR="001974E0">
          <w:rPr>
            <w:noProof/>
            <w:webHidden/>
          </w:rPr>
          <w:delText>54</w:delText>
        </w:r>
        <w:r w:rsidR="001974E0">
          <w:rPr>
            <w:noProof/>
            <w:webHidden/>
          </w:rPr>
          <w:fldChar w:fldCharType="end"/>
        </w:r>
        <w:r>
          <w:rPr>
            <w:noProof/>
          </w:rPr>
          <w:fldChar w:fldCharType="end"/>
        </w:r>
      </w:del>
    </w:p>
    <w:p w14:paraId="6D4394EA" w14:textId="77777777" w:rsidR="001974E0" w:rsidRDefault="001A0138">
      <w:pPr>
        <w:pStyle w:val="TOC3"/>
        <w:rPr>
          <w:del w:id="376" w:author="Russell Ott" w:date="2022-05-16T11:47:00Z"/>
          <w:rFonts w:asciiTheme="minorHAnsi" w:eastAsiaTheme="minorEastAsia" w:hAnsiTheme="minorHAnsi" w:cstheme="minorBidi"/>
          <w:noProof/>
          <w:sz w:val="22"/>
          <w:szCs w:val="22"/>
        </w:rPr>
      </w:pPr>
      <w:del w:id="377" w:author="Russell Ott" w:date="2022-05-16T11:47:00Z">
        <w:r>
          <w:fldChar w:fldCharType="begin"/>
        </w:r>
        <w:r>
          <w:delInstrText xml:space="preserve"> HYPERLINK \l "_Toc22823381" </w:delInstrText>
        </w:r>
        <w:r>
          <w:fldChar w:fldCharType="separate"/>
        </w:r>
        <w:r w:rsidR="001974E0" w:rsidRPr="0056410A">
          <w:rPr>
            <w:rStyle w:val="Hyperlink"/>
            <w:bCs/>
            <w:noProof/>
          </w:rPr>
          <w:delText>3.2.1</w:delText>
        </w:r>
        <w:r w:rsidR="001974E0">
          <w:rPr>
            <w:rFonts w:asciiTheme="minorHAnsi" w:eastAsiaTheme="minorEastAsia" w:hAnsiTheme="minorHAnsi" w:cstheme="minorBidi"/>
            <w:noProof/>
            <w:sz w:val="22"/>
            <w:szCs w:val="22"/>
          </w:rPr>
          <w:tab/>
        </w:r>
        <w:r w:rsidR="001974E0" w:rsidRPr="0056410A">
          <w:rPr>
            <w:rStyle w:val="Hyperlink"/>
            <w:noProof/>
          </w:rPr>
          <w:delText>Patient</w:delText>
        </w:r>
        <w:r w:rsidR="001974E0">
          <w:rPr>
            <w:noProof/>
            <w:webHidden/>
          </w:rPr>
          <w:tab/>
        </w:r>
        <w:r w:rsidR="001974E0">
          <w:rPr>
            <w:noProof/>
            <w:webHidden/>
          </w:rPr>
          <w:fldChar w:fldCharType="begin"/>
        </w:r>
        <w:r w:rsidR="001974E0">
          <w:rPr>
            <w:noProof/>
            <w:webHidden/>
          </w:rPr>
          <w:delInstrText xml:space="preserve"> PAGEREF _Toc22823381 \h </w:delInstrText>
        </w:r>
        <w:r w:rsidR="001974E0">
          <w:rPr>
            <w:noProof/>
            <w:webHidden/>
          </w:rPr>
        </w:r>
        <w:r w:rsidR="001974E0">
          <w:rPr>
            <w:noProof/>
            <w:webHidden/>
          </w:rPr>
          <w:fldChar w:fldCharType="separate"/>
        </w:r>
        <w:r w:rsidR="001974E0">
          <w:rPr>
            <w:noProof/>
            <w:webHidden/>
          </w:rPr>
          <w:delText>54</w:delText>
        </w:r>
        <w:r w:rsidR="001974E0">
          <w:rPr>
            <w:noProof/>
            <w:webHidden/>
          </w:rPr>
          <w:fldChar w:fldCharType="end"/>
        </w:r>
        <w:r>
          <w:rPr>
            <w:noProof/>
          </w:rPr>
          <w:fldChar w:fldCharType="end"/>
        </w:r>
      </w:del>
    </w:p>
    <w:p w14:paraId="54B4CF5D" w14:textId="77777777" w:rsidR="001974E0" w:rsidRDefault="001A0138">
      <w:pPr>
        <w:pStyle w:val="TOC3"/>
        <w:rPr>
          <w:del w:id="378" w:author="Russell Ott" w:date="2022-05-16T11:47:00Z"/>
          <w:rFonts w:asciiTheme="minorHAnsi" w:eastAsiaTheme="minorEastAsia" w:hAnsiTheme="minorHAnsi" w:cstheme="minorBidi"/>
          <w:noProof/>
          <w:sz w:val="22"/>
          <w:szCs w:val="22"/>
        </w:rPr>
      </w:pPr>
      <w:del w:id="379" w:author="Russell Ott" w:date="2022-05-16T11:47:00Z">
        <w:r>
          <w:fldChar w:fldCharType="begin"/>
        </w:r>
        <w:r>
          <w:delInstrText xml:space="preserve"> HYPERLINK \l "_Toc22823382" </w:delInstrText>
        </w:r>
        <w:r>
          <w:fldChar w:fldCharType="separate"/>
        </w:r>
        <w:r w:rsidR="001974E0" w:rsidRPr="0056410A">
          <w:rPr>
            <w:rStyle w:val="Hyperlink"/>
            <w:bCs/>
            <w:noProof/>
          </w:rPr>
          <w:delText>3.2.2</w:delText>
        </w:r>
        <w:r w:rsidR="001974E0">
          <w:rPr>
            <w:rFonts w:asciiTheme="minorHAnsi" w:eastAsiaTheme="minorEastAsia" w:hAnsiTheme="minorHAnsi" w:cstheme="minorBidi"/>
            <w:noProof/>
            <w:sz w:val="22"/>
            <w:szCs w:val="22"/>
          </w:rPr>
          <w:tab/>
        </w:r>
        <w:r w:rsidR="001974E0" w:rsidRPr="0056410A">
          <w:rPr>
            <w:rStyle w:val="Hyperlink"/>
            <w:noProof/>
          </w:rPr>
          <w:delText>Authors Versus Performers</w:delText>
        </w:r>
        <w:r w:rsidR="001974E0">
          <w:rPr>
            <w:noProof/>
            <w:webHidden/>
          </w:rPr>
          <w:tab/>
        </w:r>
        <w:r w:rsidR="001974E0">
          <w:rPr>
            <w:noProof/>
            <w:webHidden/>
          </w:rPr>
          <w:fldChar w:fldCharType="begin"/>
        </w:r>
        <w:r w:rsidR="001974E0">
          <w:rPr>
            <w:noProof/>
            <w:webHidden/>
          </w:rPr>
          <w:delInstrText xml:space="preserve"> PAGEREF _Toc22823382 \h </w:delInstrText>
        </w:r>
        <w:r w:rsidR="001974E0">
          <w:rPr>
            <w:noProof/>
            <w:webHidden/>
          </w:rPr>
        </w:r>
        <w:r w:rsidR="001974E0">
          <w:rPr>
            <w:noProof/>
            <w:webHidden/>
          </w:rPr>
          <w:fldChar w:fldCharType="separate"/>
        </w:r>
        <w:r w:rsidR="001974E0">
          <w:rPr>
            <w:noProof/>
            <w:webHidden/>
          </w:rPr>
          <w:delText>64</w:delText>
        </w:r>
        <w:r w:rsidR="001974E0">
          <w:rPr>
            <w:noProof/>
            <w:webHidden/>
          </w:rPr>
          <w:fldChar w:fldCharType="end"/>
        </w:r>
        <w:r>
          <w:rPr>
            <w:noProof/>
          </w:rPr>
          <w:fldChar w:fldCharType="end"/>
        </w:r>
      </w:del>
    </w:p>
    <w:p w14:paraId="37841474" w14:textId="77777777" w:rsidR="001974E0" w:rsidRDefault="001A0138">
      <w:pPr>
        <w:pStyle w:val="TOC3"/>
        <w:rPr>
          <w:del w:id="380" w:author="Russell Ott" w:date="2022-05-16T11:47:00Z"/>
          <w:rFonts w:asciiTheme="minorHAnsi" w:eastAsiaTheme="minorEastAsia" w:hAnsiTheme="minorHAnsi" w:cstheme="minorBidi"/>
          <w:noProof/>
          <w:sz w:val="22"/>
          <w:szCs w:val="22"/>
        </w:rPr>
      </w:pPr>
      <w:del w:id="381" w:author="Russell Ott" w:date="2022-05-16T11:47:00Z">
        <w:r>
          <w:fldChar w:fldCharType="begin"/>
        </w:r>
        <w:r>
          <w:delInstrText xml:space="preserve"> HYPERLINK \l "_Toc22823383" </w:delInstrText>
        </w:r>
        <w:r>
          <w:fldChar w:fldCharType="separate"/>
        </w:r>
        <w:r w:rsidR="001974E0" w:rsidRPr="0056410A">
          <w:rPr>
            <w:rStyle w:val="Hyperlink"/>
            <w:bCs/>
            <w:noProof/>
          </w:rPr>
          <w:delText>3.2.3</w:delText>
        </w:r>
        <w:r w:rsidR="001974E0">
          <w:rPr>
            <w:rFonts w:asciiTheme="minorHAnsi" w:eastAsiaTheme="minorEastAsia" w:hAnsiTheme="minorHAnsi" w:cstheme="minorBidi"/>
            <w:noProof/>
            <w:sz w:val="22"/>
            <w:szCs w:val="22"/>
          </w:rPr>
          <w:tab/>
        </w:r>
        <w:r w:rsidR="001974E0" w:rsidRPr="0056410A">
          <w:rPr>
            <w:rStyle w:val="Hyperlink"/>
            <w:noProof/>
          </w:rPr>
          <w:delText>Custodian</w:delText>
        </w:r>
        <w:r w:rsidR="001974E0">
          <w:rPr>
            <w:noProof/>
            <w:webHidden/>
          </w:rPr>
          <w:tab/>
        </w:r>
        <w:r w:rsidR="001974E0">
          <w:rPr>
            <w:noProof/>
            <w:webHidden/>
          </w:rPr>
          <w:fldChar w:fldCharType="begin"/>
        </w:r>
        <w:r w:rsidR="001974E0">
          <w:rPr>
            <w:noProof/>
            <w:webHidden/>
          </w:rPr>
          <w:delInstrText xml:space="preserve"> PAGEREF _Toc22823383 \h </w:delInstrText>
        </w:r>
        <w:r w:rsidR="001974E0">
          <w:rPr>
            <w:noProof/>
            <w:webHidden/>
          </w:rPr>
        </w:r>
        <w:r w:rsidR="001974E0">
          <w:rPr>
            <w:noProof/>
            <w:webHidden/>
          </w:rPr>
          <w:fldChar w:fldCharType="separate"/>
        </w:r>
        <w:r w:rsidR="001974E0">
          <w:rPr>
            <w:noProof/>
            <w:webHidden/>
          </w:rPr>
          <w:delText>68</w:delText>
        </w:r>
        <w:r w:rsidR="001974E0">
          <w:rPr>
            <w:noProof/>
            <w:webHidden/>
          </w:rPr>
          <w:fldChar w:fldCharType="end"/>
        </w:r>
        <w:r>
          <w:rPr>
            <w:noProof/>
          </w:rPr>
          <w:fldChar w:fldCharType="end"/>
        </w:r>
      </w:del>
    </w:p>
    <w:p w14:paraId="61116EAB" w14:textId="77777777" w:rsidR="001974E0" w:rsidRDefault="001A0138">
      <w:pPr>
        <w:pStyle w:val="TOC3"/>
        <w:rPr>
          <w:del w:id="382" w:author="Russell Ott" w:date="2022-05-16T11:47:00Z"/>
          <w:rFonts w:asciiTheme="minorHAnsi" w:eastAsiaTheme="minorEastAsia" w:hAnsiTheme="minorHAnsi" w:cstheme="minorBidi"/>
          <w:noProof/>
          <w:sz w:val="22"/>
          <w:szCs w:val="22"/>
        </w:rPr>
      </w:pPr>
      <w:del w:id="383" w:author="Russell Ott" w:date="2022-05-16T11:47:00Z">
        <w:r>
          <w:fldChar w:fldCharType="begin"/>
        </w:r>
        <w:r>
          <w:delInstrText xml:space="preserve"> HYPERLINK \l "_Toc22823384" </w:delInstrText>
        </w:r>
        <w:r>
          <w:fldChar w:fldCharType="separate"/>
        </w:r>
        <w:r w:rsidR="001974E0" w:rsidRPr="0056410A">
          <w:rPr>
            <w:rStyle w:val="Hyperlink"/>
            <w:bCs/>
            <w:noProof/>
          </w:rPr>
          <w:delText>3.2.4</w:delText>
        </w:r>
        <w:r w:rsidR="001974E0">
          <w:rPr>
            <w:rFonts w:asciiTheme="minorHAnsi" w:eastAsiaTheme="minorEastAsia" w:hAnsiTheme="minorHAnsi" w:cstheme="minorBidi"/>
            <w:noProof/>
            <w:sz w:val="22"/>
            <w:szCs w:val="22"/>
          </w:rPr>
          <w:tab/>
        </w:r>
        <w:r w:rsidR="001974E0" w:rsidRPr="0056410A">
          <w:rPr>
            <w:rStyle w:val="Hyperlink"/>
            <w:noProof/>
          </w:rPr>
          <w:delText>Care Team Members</w:delText>
        </w:r>
        <w:r w:rsidR="001974E0">
          <w:rPr>
            <w:noProof/>
            <w:webHidden/>
          </w:rPr>
          <w:tab/>
        </w:r>
        <w:r w:rsidR="001974E0">
          <w:rPr>
            <w:noProof/>
            <w:webHidden/>
          </w:rPr>
          <w:fldChar w:fldCharType="begin"/>
        </w:r>
        <w:r w:rsidR="001974E0">
          <w:rPr>
            <w:noProof/>
            <w:webHidden/>
          </w:rPr>
          <w:delInstrText xml:space="preserve"> PAGEREF _Toc22823384 \h </w:delInstrText>
        </w:r>
        <w:r w:rsidR="001974E0">
          <w:rPr>
            <w:noProof/>
            <w:webHidden/>
          </w:rPr>
        </w:r>
        <w:r w:rsidR="001974E0">
          <w:rPr>
            <w:noProof/>
            <w:webHidden/>
          </w:rPr>
          <w:fldChar w:fldCharType="separate"/>
        </w:r>
        <w:r w:rsidR="001974E0">
          <w:rPr>
            <w:noProof/>
            <w:webHidden/>
          </w:rPr>
          <w:delText>68</w:delText>
        </w:r>
        <w:r w:rsidR="001974E0">
          <w:rPr>
            <w:noProof/>
            <w:webHidden/>
          </w:rPr>
          <w:fldChar w:fldCharType="end"/>
        </w:r>
        <w:r>
          <w:rPr>
            <w:noProof/>
          </w:rPr>
          <w:fldChar w:fldCharType="end"/>
        </w:r>
      </w:del>
    </w:p>
    <w:p w14:paraId="74CF8FBA" w14:textId="77777777" w:rsidR="001974E0" w:rsidRDefault="001A0138">
      <w:pPr>
        <w:pStyle w:val="TOC3"/>
        <w:rPr>
          <w:del w:id="384" w:author="Russell Ott" w:date="2022-05-16T11:47:00Z"/>
          <w:rFonts w:asciiTheme="minorHAnsi" w:eastAsiaTheme="minorEastAsia" w:hAnsiTheme="minorHAnsi" w:cstheme="minorBidi"/>
          <w:noProof/>
          <w:sz w:val="22"/>
          <w:szCs w:val="22"/>
        </w:rPr>
      </w:pPr>
      <w:del w:id="385" w:author="Russell Ott" w:date="2022-05-16T11:47:00Z">
        <w:r>
          <w:fldChar w:fldCharType="begin"/>
        </w:r>
        <w:r>
          <w:delInstrText xml:space="preserve"> HYPERLINK \l "_Toc22823385" </w:delInstrText>
        </w:r>
        <w:r>
          <w:fldChar w:fldCharType="separate"/>
        </w:r>
        <w:r w:rsidR="001974E0" w:rsidRPr="0056410A">
          <w:rPr>
            <w:rStyle w:val="Hyperlink"/>
            <w:bCs/>
            <w:noProof/>
          </w:rPr>
          <w:delText>3.2.5</w:delText>
        </w:r>
        <w:r w:rsidR="001974E0">
          <w:rPr>
            <w:rFonts w:asciiTheme="minorHAnsi" w:eastAsiaTheme="minorEastAsia" w:hAnsiTheme="minorHAnsi" w:cstheme="minorBidi"/>
            <w:noProof/>
            <w:sz w:val="22"/>
            <w:szCs w:val="22"/>
          </w:rPr>
          <w:tab/>
        </w:r>
        <w:r w:rsidR="001974E0" w:rsidRPr="0056410A">
          <w:rPr>
            <w:rStyle w:val="Hyperlink"/>
            <w:noProof/>
          </w:rPr>
          <w:delText>sdtc:signatureText in Authenticator and legalAuthenticator</w:delText>
        </w:r>
        <w:r w:rsidR="001974E0">
          <w:rPr>
            <w:noProof/>
            <w:webHidden/>
          </w:rPr>
          <w:tab/>
        </w:r>
        <w:r w:rsidR="001974E0">
          <w:rPr>
            <w:noProof/>
            <w:webHidden/>
          </w:rPr>
          <w:fldChar w:fldCharType="begin"/>
        </w:r>
        <w:r w:rsidR="001974E0">
          <w:rPr>
            <w:noProof/>
            <w:webHidden/>
          </w:rPr>
          <w:delInstrText xml:space="preserve"> PAGEREF _Toc22823385 \h </w:delInstrText>
        </w:r>
        <w:r w:rsidR="001974E0">
          <w:rPr>
            <w:noProof/>
            <w:webHidden/>
          </w:rPr>
        </w:r>
        <w:r w:rsidR="001974E0">
          <w:rPr>
            <w:noProof/>
            <w:webHidden/>
          </w:rPr>
          <w:fldChar w:fldCharType="separate"/>
        </w:r>
        <w:r w:rsidR="001974E0">
          <w:rPr>
            <w:noProof/>
            <w:webHidden/>
          </w:rPr>
          <w:delText>70</w:delText>
        </w:r>
        <w:r w:rsidR="001974E0">
          <w:rPr>
            <w:noProof/>
            <w:webHidden/>
          </w:rPr>
          <w:fldChar w:fldCharType="end"/>
        </w:r>
        <w:r>
          <w:rPr>
            <w:noProof/>
          </w:rPr>
          <w:fldChar w:fldCharType="end"/>
        </w:r>
      </w:del>
    </w:p>
    <w:p w14:paraId="59C9CB34" w14:textId="77777777" w:rsidR="001974E0" w:rsidRDefault="001A0138">
      <w:pPr>
        <w:pStyle w:val="TOC3"/>
        <w:rPr>
          <w:del w:id="386" w:author="Russell Ott" w:date="2022-05-16T11:47:00Z"/>
          <w:rFonts w:asciiTheme="minorHAnsi" w:eastAsiaTheme="minorEastAsia" w:hAnsiTheme="minorHAnsi" w:cstheme="minorBidi"/>
          <w:noProof/>
          <w:sz w:val="22"/>
          <w:szCs w:val="22"/>
        </w:rPr>
      </w:pPr>
      <w:del w:id="387" w:author="Russell Ott" w:date="2022-05-16T11:47:00Z">
        <w:r>
          <w:fldChar w:fldCharType="begin"/>
        </w:r>
        <w:r>
          <w:delInstrText xml:space="preserve"> HYPERLINK \l "_Toc22823386" </w:delInstrText>
        </w:r>
        <w:r>
          <w:fldChar w:fldCharType="separate"/>
        </w:r>
        <w:r w:rsidR="001974E0" w:rsidRPr="0056410A">
          <w:rPr>
            <w:rStyle w:val="Hyperlink"/>
            <w:bCs/>
            <w:noProof/>
          </w:rPr>
          <w:delText>3.2.6</w:delText>
        </w:r>
        <w:r w:rsidR="001974E0">
          <w:rPr>
            <w:rFonts w:asciiTheme="minorHAnsi" w:eastAsiaTheme="minorEastAsia" w:hAnsiTheme="minorHAnsi" w:cstheme="minorBidi"/>
            <w:noProof/>
            <w:sz w:val="22"/>
            <w:szCs w:val="22"/>
          </w:rPr>
          <w:tab/>
        </w:r>
        <w:r w:rsidR="001974E0" w:rsidRPr="0056410A">
          <w:rPr>
            <w:rStyle w:val="Hyperlink"/>
            <w:noProof/>
          </w:rPr>
          <w:delText>Context of Care</w:delText>
        </w:r>
        <w:r w:rsidR="001974E0">
          <w:rPr>
            <w:noProof/>
            <w:webHidden/>
          </w:rPr>
          <w:tab/>
        </w:r>
        <w:r w:rsidR="001974E0">
          <w:rPr>
            <w:noProof/>
            <w:webHidden/>
          </w:rPr>
          <w:fldChar w:fldCharType="begin"/>
        </w:r>
        <w:r w:rsidR="001974E0">
          <w:rPr>
            <w:noProof/>
            <w:webHidden/>
          </w:rPr>
          <w:delInstrText xml:space="preserve"> PAGEREF _Toc22823386 \h </w:delInstrText>
        </w:r>
        <w:r w:rsidR="001974E0">
          <w:rPr>
            <w:noProof/>
            <w:webHidden/>
          </w:rPr>
        </w:r>
        <w:r w:rsidR="001974E0">
          <w:rPr>
            <w:noProof/>
            <w:webHidden/>
          </w:rPr>
          <w:fldChar w:fldCharType="separate"/>
        </w:r>
        <w:r w:rsidR="001974E0">
          <w:rPr>
            <w:noProof/>
            <w:webHidden/>
          </w:rPr>
          <w:delText>71</w:delText>
        </w:r>
        <w:r w:rsidR="001974E0">
          <w:rPr>
            <w:noProof/>
            <w:webHidden/>
          </w:rPr>
          <w:fldChar w:fldCharType="end"/>
        </w:r>
        <w:r>
          <w:rPr>
            <w:noProof/>
          </w:rPr>
          <w:fldChar w:fldCharType="end"/>
        </w:r>
      </w:del>
    </w:p>
    <w:p w14:paraId="2D8574D1" w14:textId="77777777" w:rsidR="001974E0" w:rsidRDefault="001A0138">
      <w:pPr>
        <w:pStyle w:val="TOC3"/>
        <w:rPr>
          <w:del w:id="388" w:author="Russell Ott" w:date="2022-05-16T11:47:00Z"/>
          <w:rFonts w:asciiTheme="minorHAnsi" w:eastAsiaTheme="minorEastAsia" w:hAnsiTheme="minorHAnsi" w:cstheme="minorBidi"/>
          <w:noProof/>
          <w:sz w:val="22"/>
          <w:szCs w:val="22"/>
        </w:rPr>
      </w:pPr>
      <w:del w:id="389" w:author="Russell Ott" w:date="2022-05-16T11:47:00Z">
        <w:r>
          <w:fldChar w:fldCharType="begin"/>
        </w:r>
        <w:r>
          <w:delInstrText xml:space="preserve"> HYPERLINK \l "_Toc22823387" </w:delInstrText>
        </w:r>
        <w:r>
          <w:fldChar w:fldCharType="separate"/>
        </w:r>
        <w:r w:rsidR="001974E0" w:rsidRPr="0056410A">
          <w:rPr>
            <w:rStyle w:val="Hyperlink"/>
            <w:bCs/>
            <w:noProof/>
          </w:rPr>
          <w:delText>3.2.7</w:delText>
        </w:r>
        <w:r w:rsidR="001974E0">
          <w:rPr>
            <w:rFonts w:asciiTheme="minorHAnsi" w:eastAsiaTheme="minorEastAsia" w:hAnsiTheme="minorHAnsi" w:cstheme="minorBidi"/>
            <w:noProof/>
            <w:sz w:val="22"/>
            <w:szCs w:val="22"/>
          </w:rPr>
          <w:tab/>
        </w:r>
        <w:r w:rsidR="001974E0" w:rsidRPr="0056410A">
          <w:rPr>
            <w:rStyle w:val="Hyperlink"/>
            <w:noProof/>
          </w:rPr>
          <w:delText>Related Parent Document</w:delText>
        </w:r>
        <w:r w:rsidR="001974E0">
          <w:rPr>
            <w:noProof/>
            <w:webHidden/>
          </w:rPr>
          <w:tab/>
        </w:r>
        <w:r w:rsidR="001974E0">
          <w:rPr>
            <w:noProof/>
            <w:webHidden/>
          </w:rPr>
          <w:fldChar w:fldCharType="begin"/>
        </w:r>
        <w:r w:rsidR="001974E0">
          <w:rPr>
            <w:noProof/>
            <w:webHidden/>
          </w:rPr>
          <w:delInstrText xml:space="preserve"> PAGEREF _Toc22823387 \h </w:delInstrText>
        </w:r>
        <w:r w:rsidR="001974E0">
          <w:rPr>
            <w:noProof/>
            <w:webHidden/>
          </w:rPr>
        </w:r>
        <w:r w:rsidR="001974E0">
          <w:rPr>
            <w:noProof/>
            <w:webHidden/>
          </w:rPr>
          <w:fldChar w:fldCharType="separate"/>
        </w:r>
        <w:r w:rsidR="001974E0">
          <w:rPr>
            <w:noProof/>
            <w:webHidden/>
          </w:rPr>
          <w:delText>72</w:delText>
        </w:r>
        <w:r w:rsidR="001974E0">
          <w:rPr>
            <w:noProof/>
            <w:webHidden/>
          </w:rPr>
          <w:fldChar w:fldCharType="end"/>
        </w:r>
        <w:r>
          <w:rPr>
            <w:noProof/>
          </w:rPr>
          <w:fldChar w:fldCharType="end"/>
        </w:r>
      </w:del>
    </w:p>
    <w:p w14:paraId="73DF311E" w14:textId="77777777" w:rsidR="001974E0" w:rsidRDefault="001A0138">
      <w:pPr>
        <w:pStyle w:val="TOC3"/>
        <w:rPr>
          <w:del w:id="390" w:author="Russell Ott" w:date="2022-05-16T11:47:00Z"/>
          <w:rFonts w:asciiTheme="minorHAnsi" w:eastAsiaTheme="minorEastAsia" w:hAnsiTheme="minorHAnsi" w:cstheme="minorBidi"/>
          <w:noProof/>
          <w:sz w:val="22"/>
          <w:szCs w:val="22"/>
        </w:rPr>
      </w:pPr>
      <w:del w:id="391" w:author="Russell Ott" w:date="2022-05-16T11:47:00Z">
        <w:r>
          <w:lastRenderedPageBreak/>
          <w:fldChar w:fldCharType="begin"/>
        </w:r>
        <w:r>
          <w:delInstrText xml:space="preserve"> HYPERLINK \l "_Toc22823388" </w:delInstrText>
        </w:r>
        <w:r>
          <w:fldChar w:fldCharType="separate"/>
        </w:r>
        <w:r w:rsidR="001974E0" w:rsidRPr="0056410A">
          <w:rPr>
            <w:rStyle w:val="Hyperlink"/>
            <w:bCs/>
            <w:noProof/>
          </w:rPr>
          <w:delText>3.2.8</w:delText>
        </w:r>
        <w:r w:rsidR="001974E0">
          <w:rPr>
            <w:rFonts w:asciiTheme="minorHAnsi" w:eastAsiaTheme="minorEastAsia" w:hAnsiTheme="minorHAnsi" w:cstheme="minorBidi"/>
            <w:noProof/>
            <w:sz w:val="22"/>
            <w:szCs w:val="22"/>
          </w:rPr>
          <w:tab/>
        </w:r>
        <w:r w:rsidR="001974E0" w:rsidRPr="0056410A">
          <w:rPr>
            <w:rStyle w:val="Hyperlink"/>
            <w:noProof/>
          </w:rPr>
          <w:delText>C-CDA R2.1 Document Templates</w:delText>
        </w:r>
        <w:r w:rsidR="001974E0">
          <w:rPr>
            <w:noProof/>
            <w:webHidden/>
          </w:rPr>
          <w:tab/>
        </w:r>
        <w:r w:rsidR="001974E0">
          <w:rPr>
            <w:noProof/>
            <w:webHidden/>
          </w:rPr>
          <w:fldChar w:fldCharType="begin"/>
        </w:r>
        <w:r w:rsidR="001974E0">
          <w:rPr>
            <w:noProof/>
            <w:webHidden/>
          </w:rPr>
          <w:delInstrText xml:space="preserve"> PAGEREF _Toc22823388 \h </w:delInstrText>
        </w:r>
        <w:r w:rsidR="001974E0">
          <w:rPr>
            <w:noProof/>
            <w:webHidden/>
          </w:rPr>
        </w:r>
        <w:r w:rsidR="001974E0">
          <w:rPr>
            <w:noProof/>
            <w:webHidden/>
          </w:rPr>
          <w:fldChar w:fldCharType="separate"/>
        </w:r>
        <w:r w:rsidR="001974E0">
          <w:rPr>
            <w:noProof/>
            <w:webHidden/>
          </w:rPr>
          <w:delText>73</w:delText>
        </w:r>
        <w:r w:rsidR="001974E0">
          <w:rPr>
            <w:noProof/>
            <w:webHidden/>
          </w:rPr>
          <w:fldChar w:fldCharType="end"/>
        </w:r>
        <w:r>
          <w:rPr>
            <w:noProof/>
          </w:rPr>
          <w:fldChar w:fldCharType="end"/>
        </w:r>
      </w:del>
    </w:p>
    <w:p w14:paraId="546C38C5" w14:textId="77777777" w:rsidR="001974E0" w:rsidRDefault="001A0138">
      <w:pPr>
        <w:pStyle w:val="TOC3"/>
        <w:rPr>
          <w:del w:id="392" w:author="Russell Ott" w:date="2022-05-16T11:47:00Z"/>
          <w:rFonts w:asciiTheme="minorHAnsi" w:eastAsiaTheme="minorEastAsia" w:hAnsiTheme="minorHAnsi" w:cstheme="minorBidi"/>
          <w:noProof/>
          <w:sz w:val="22"/>
          <w:szCs w:val="22"/>
        </w:rPr>
      </w:pPr>
      <w:del w:id="393" w:author="Russell Ott" w:date="2022-05-16T11:47:00Z">
        <w:r>
          <w:fldChar w:fldCharType="begin"/>
        </w:r>
        <w:r>
          <w:delInstrText xml:space="preserve"> HYPERLINK \l "_Toc22823389" </w:delInstrText>
        </w:r>
        <w:r>
          <w:fldChar w:fldCharType="separate"/>
        </w:r>
        <w:r w:rsidR="001974E0" w:rsidRPr="0056410A">
          <w:rPr>
            <w:rStyle w:val="Hyperlink"/>
            <w:bCs/>
            <w:noProof/>
          </w:rPr>
          <w:delText>3.2.9</w:delText>
        </w:r>
        <w:r w:rsidR="001974E0">
          <w:rPr>
            <w:rFonts w:asciiTheme="minorHAnsi" w:eastAsiaTheme="minorEastAsia" w:hAnsiTheme="minorHAnsi" w:cstheme="minorBidi"/>
            <w:noProof/>
            <w:sz w:val="22"/>
            <w:szCs w:val="22"/>
          </w:rPr>
          <w:tab/>
        </w:r>
        <w:r w:rsidR="001974E0" w:rsidRPr="0056410A">
          <w:rPr>
            <w:rStyle w:val="Hyperlink"/>
            <w:noProof/>
          </w:rPr>
          <w:delText>Further Constraints on C-CDA Documents</w:delText>
        </w:r>
        <w:r w:rsidR="001974E0">
          <w:rPr>
            <w:noProof/>
            <w:webHidden/>
          </w:rPr>
          <w:tab/>
        </w:r>
        <w:r w:rsidR="001974E0">
          <w:rPr>
            <w:noProof/>
            <w:webHidden/>
          </w:rPr>
          <w:fldChar w:fldCharType="begin"/>
        </w:r>
        <w:r w:rsidR="001974E0">
          <w:rPr>
            <w:noProof/>
            <w:webHidden/>
          </w:rPr>
          <w:delInstrText xml:space="preserve"> PAGEREF _Toc22823389 \h </w:delInstrText>
        </w:r>
        <w:r w:rsidR="001974E0">
          <w:rPr>
            <w:noProof/>
            <w:webHidden/>
          </w:rPr>
        </w:r>
        <w:r w:rsidR="001974E0">
          <w:rPr>
            <w:noProof/>
            <w:webHidden/>
          </w:rPr>
          <w:fldChar w:fldCharType="separate"/>
        </w:r>
        <w:r w:rsidR="001974E0">
          <w:rPr>
            <w:noProof/>
            <w:webHidden/>
          </w:rPr>
          <w:delText>76</w:delText>
        </w:r>
        <w:r w:rsidR="001974E0">
          <w:rPr>
            <w:noProof/>
            <w:webHidden/>
          </w:rPr>
          <w:fldChar w:fldCharType="end"/>
        </w:r>
        <w:r>
          <w:rPr>
            <w:noProof/>
          </w:rPr>
          <w:fldChar w:fldCharType="end"/>
        </w:r>
      </w:del>
    </w:p>
    <w:p w14:paraId="56CAB48F" w14:textId="77777777" w:rsidR="001974E0" w:rsidRDefault="001A0138">
      <w:pPr>
        <w:pStyle w:val="TOC2"/>
        <w:rPr>
          <w:del w:id="394" w:author="Russell Ott" w:date="2022-05-16T11:47:00Z"/>
          <w:rFonts w:asciiTheme="minorHAnsi" w:eastAsiaTheme="minorEastAsia" w:hAnsiTheme="minorHAnsi" w:cstheme="minorBidi"/>
          <w:b w:val="0"/>
          <w:bCs w:val="0"/>
          <w:noProof/>
        </w:rPr>
      </w:pPr>
      <w:del w:id="395" w:author="Russell Ott" w:date="2022-05-16T11:47:00Z">
        <w:r>
          <w:fldChar w:fldCharType="begin"/>
        </w:r>
        <w:r>
          <w:delInstrText xml:space="preserve"> HYPERLINK \l "_Toc22823390" </w:delInstrText>
        </w:r>
        <w:r>
          <w:fldChar w:fldCharType="separate"/>
        </w:r>
        <w:r w:rsidR="001974E0" w:rsidRPr="0056410A">
          <w:rPr>
            <w:rStyle w:val="Hyperlink"/>
            <w:noProof/>
          </w:rPr>
          <w:delText>3.3</w:delText>
        </w:r>
        <w:r w:rsidR="001974E0">
          <w:rPr>
            <w:rFonts w:asciiTheme="minorHAnsi" w:eastAsiaTheme="minorEastAsia" w:hAnsiTheme="minorHAnsi" w:cstheme="minorBidi"/>
            <w:b w:val="0"/>
            <w:bCs w:val="0"/>
            <w:noProof/>
          </w:rPr>
          <w:tab/>
        </w:r>
        <w:r w:rsidR="001974E0" w:rsidRPr="0056410A">
          <w:rPr>
            <w:rStyle w:val="Hyperlink"/>
            <w:noProof/>
          </w:rPr>
          <w:delText>Section Structure by Document Type</w:delText>
        </w:r>
        <w:r w:rsidR="001974E0">
          <w:rPr>
            <w:noProof/>
            <w:webHidden/>
          </w:rPr>
          <w:tab/>
        </w:r>
        <w:r w:rsidR="001974E0">
          <w:rPr>
            <w:noProof/>
            <w:webHidden/>
          </w:rPr>
          <w:fldChar w:fldCharType="begin"/>
        </w:r>
        <w:r w:rsidR="001974E0">
          <w:rPr>
            <w:noProof/>
            <w:webHidden/>
          </w:rPr>
          <w:delInstrText xml:space="preserve"> PAGEREF _Toc22823390 \h </w:delInstrText>
        </w:r>
        <w:r w:rsidR="001974E0">
          <w:rPr>
            <w:noProof/>
            <w:webHidden/>
          </w:rPr>
        </w:r>
        <w:r w:rsidR="001974E0">
          <w:rPr>
            <w:noProof/>
            <w:webHidden/>
          </w:rPr>
          <w:fldChar w:fldCharType="separate"/>
        </w:r>
        <w:r w:rsidR="001974E0">
          <w:rPr>
            <w:noProof/>
            <w:webHidden/>
          </w:rPr>
          <w:delText>78</w:delText>
        </w:r>
        <w:r w:rsidR="001974E0">
          <w:rPr>
            <w:noProof/>
            <w:webHidden/>
          </w:rPr>
          <w:fldChar w:fldCharType="end"/>
        </w:r>
        <w:r>
          <w:rPr>
            <w:noProof/>
          </w:rPr>
          <w:fldChar w:fldCharType="end"/>
        </w:r>
      </w:del>
    </w:p>
    <w:p w14:paraId="397DA75E" w14:textId="77777777" w:rsidR="001974E0" w:rsidRDefault="001A0138">
      <w:pPr>
        <w:pStyle w:val="TOC3"/>
        <w:rPr>
          <w:del w:id="396" w:author="Russell Ott" w:date="2022-05-16T11:47:00Z"/>
          <w:rFonts w:asciiTheme="minorHAnsi" w:eastAsiaTheme="minorEastAsia" w:hAnsiTheme="minorHAnsi" w:cstheme="minorBidi"/>
          <w:noProof/>
          <w:sz w:val="22"/>
          <w:szCs w:val="22"/>
        </w:rPr>
      </w:pPr>
      <w:del w:id="397" w:author="Russell Ott" w:date="2022-05-16T11:47:00Z">
        <w:r>
          <w:fldChar w:fldCharType="begin"/>
        </w:r>
        <w:r>
          <w:delInstrText xml:space="preserve"> HYPERLINK \l "_Toc22823</w:delInstrText>
        </w:r>
        <w:r>
          <w:delInstrText xml:space="preserve">391" </w:delInstrText>
        </w:r>
        <w:r>
          <w:fldChar w:fldCharType="separate"/>
        </w:r>
        <w:r w:rsidR="001974E0" w:rsidRPr="0056410A">
          <w:rPr>
            <w:rStyle w:val="Hyperlink"/>
            <w:bCs/>
            <w:noProof/>
          </w:rPr>
          <w:delText>3.3.1</w:delText>
        </w:r>
        <w:r w:rsidR="001974E0">
          <w:rPr>
            <w:rFonts w:asciiTheme="minorHAnsi" w:eastAsiaTheme="minorEastAsia" w:hAnsiTheme="minorHAnsi" w:cstheme="minorBidi"/>
            <w:noProof/>
            <w:sz w:val="22"/>
            <w:szCs w:val="22"/>
          </w:rPr>
          <w:tab/>
        </w:r>
        <w:r w:rsidR="001974E0" w:rsidRPr="0056410A">
          <w:rPr>
            <w:rStyle w:val="Hyperlink"/>
            <w:noProof/>
          </w:rPr>
          <w:delText>Care Plan: Document Template</w:delText>
        </w:r>
        <w:r w:rsidR="001974E0">
          <w:rPr>
            <w:noProof/>
            <w:webHidden/>
          </w:rPr>
          <w:tab/>
        </w:r>
        <w:r w:rsidR="001974E0">
          <w:rPr>
            <w:noProof/>
            <w:webHidden/>
          </w:rPr>
          <w:fldChar w:fldCharType="begin"/>
        </w:r>
        <w:r w:rsidR="001974E0">
          <w:rPr>
            <w:noProof/>
            <w:webHidden/>
          </w:rPr>
          <w:delInstrText xml:space="preserve"> PAGEREF _Toc22823391 \h </w:delInstrText>
        </w:r>
        <w:r w:rsidR="001974E0">
          <w:rPr>
            <w:noProof/>
            <w:webHidden/>
          </w:rPr>
        </w:r>
        <w:r w:rsidR="001974E0">
          <w:rPr>
            <w:noProof/>
            <w:webHidden/>
          </w:rPr>
          <w:fldChar w:fldCharType="separate"/>
        </w:r>
        <w:r w:rsidR="001974E0">
          <w:rPr>
            <w:noProof/>
            <w:webHidden/>
          </w:rPr>
          <w:delText>78</w:delText>
        </w:r>
        <w:r w:rsidR="001974E0">
          <w:rPr>
            <w:noProof/>
            <w:webHidden/>
          </w:rPr>
          <w:fldChar w:fldCharType="end"/>
        </w:r>
        <w:r>
          <w:rPr>
            <w:noProof/>
          </w:rPr>
          <w:fldChar w:fldCharType="end"/>
        </w:r>
      </w:del>
    </w:p>
    <w:p w14:paraId="248A9DB0" w14:textId="77777777" w:rsidR="001974E0" w:rsidRDefault="001A0138">
      <w:pPr>
        <w:pStyle w:val="TOC3"/>
        <w:rPr>
          <w:del w:id="398" w:author="Russell Ott" w:date="2022-05-16T11:47:00Z"/>
          <w:rFonts w:asciiTheme="minorHAnsi" w:eastAsiaTheme="minorEastAsia" w:hAnsiTheme="minorHAnsi" w:cstheme="minorBidi"/>
          <w:noProof/>
          <w:sz w:val="22"/>
          <w:szCs w:val="22"/>
        </w:rPr>
      </w:pPr>
      <w:del w:id="399" w:author="Russell Ott" w:date="2022-05-16T11:47:00Z">
        <w:r>
          <w:fldChar w:fldCharType="begin"/>
        </w:r>
        <w:r>
          <w:delInstrText xml:space="preserve"> HYPERLINK \l "_Toc22823392" </w:delInstrText>
        </w:r>
        <w:r>
          <w:fldChar w:fldCharType="separate"/>
        </w:r>
        <w:r w:rsidR="001974E0" w:rsidRPr="0056410A">
          <w:rPr>
            <w:rStyle w:val="Hyperlink"/>
            <w:bCs/>
            <w:noProof/>
          </w:rPr>
          <w:delText>3.3.2</w:delText>
        </w:r>
        <w:r w:rsidR="001974E0">
          <w:rPr>
            <w:rFonts w:asciiTheme="minorHAnsi" w:eastAsiaTheme="minorEastAsia" w:hAnsiTheme="minorHAnsi" w:cstheme="minorBidi"/>
            <w:noProof/>
            <w:sz w:val="22"/>
            <w:szCs w:val="22"/>
          </w:rPr>
          <w:tab/>
        </w:r>
        <w:r w:rsidR="001974E0" w:rsidRPr="0056410A">
          <w:rPr>
            <w:rStyle w:val="Hyperlink"/>
            <w:noProof/>
          </w:rPr>
          <w:delText>Consultation Note: Document Template</w:delText>
        </w:r>
        <w:r w:rsidR="001974E0">
          <w:rPr>
            <w:noProof/>
            <w:webHidden/>
          </w:rPr>
          <w:tab/>
        </w:r>
        <w:r w:rsidR="001974E0">
          <w:rPr>
            <w:noProof/>
            <w:webHidden/>
          </w:rPr>
          <w:fldChar w:fldCharType="begin"/>
        </w:r>
        <w:r w:rsidR="001974E0">
          <w:rPr>
            <w:noProof/>
            <w:webHidden/>
          </w:rPr>
          <w:delInstrText xml:space="preserve"> PAGEREF _Toc22823392 \h </w:delInstrText>
        </w:r>
        <w:r w:rsidR="001974E0">
          <w:rPr>
            <w:noProof/>
            <w:webHidden/>
          </w:rPr>
        </w:r>
        <w:r w:rsidR="001974E0">
          <w:rPr>
            <w:noProof/>
            <w:webHidden/>
          </w:rPr>
          <w:fldChar w:fldCharType="separate"/>
        </w:r>
        <w:r w:rsidR="001974E0">
          <w:rPr>
            <w:noProof/>
            <w:webHidden/>
          </w:rPr>
          <w:delText>79</w:delText>
        </w:r>
        <w:r w:rsidR="001974E0">
          <w:rPr>
            <w:noProof/>
            <w:webHidden/>
          </w:rPr>
          <w:fldChar w:fldCharType="end"/>
        </w:r>
        <w:r>
          <w:rPr>
            <w:noProof/>
          </w:rPr>
          <w:fldChar w:fldCharType="end"/>
        </w:r>
      </w:del>
    </w:p>
    <w:p w14:paraId="74D028EC" w14:textId="77777777" w:rsidR="001974E0" w:rsidRDefault="001A0138">
      <w:pPr>
        <w:pStyle w:val="TOC3"/>
        <w:rPr>
          <w:del w:id="400" w:author="Russell Ott" w:date="2022-05-16T11:47:00Z"/>
          <w:rFonts w:asciiTheme="minorHAnsi" w:eastAsiaTheme="minorEastAsia" w:hAnsiTheme="minorHAnsi" w:cstheme="minorBidi"/>
          <w:noProof/>
          <w:sz w:val="22"/>
          <w:szCs w:val="22"/>
        </w:rPr>
      </w:pPr>
      <w:del w:id="401" w:author="Russell Ott" w:date="2022-05-16T11:47:00Z">
        <w:r>
          <w:fldChar w:fldCharType="begin"/>
        </w:r>
        <w:r>
          <w:delInstrText xml:space="preserve"> HYPERLINK \l "_Toc22823393" </w:delInstrText>
        </w:r>
        <w:r>
          <w:fldChar w:fldCharType="separate"/>
        </w:r>
        <w:r w:rsidR="001974E0" w:rsidRPr="0056410A">
          <w:rPr>
            <w:rStyle w:val="Hyperlink"/>
            <w:bCs/>
            <w:noProof/>
          </w:rPr>
          <w:delText>3.3.3</w:delText>
        </w:r>
        <w:r w:rsidR="001974E0">
          <w:rPr>
            <w:rFonts w:asciiTheme="minorHAnsi" w:eastAsiaTheme="minorEastAsia" w:hAnsiTheme="minorHAnsi" w:cstheme="minorBidi"/>
            <w:noProof/>
            <w:sz w:val="22"/>
            <w:szCs w:val="22"/>
          </w:rPr>
          <w:tab/>
        </w:r>
        <w:r w:rsidR="001974E0" w:rsidRPr="0056410A">
          <w:rPr>
            <w:rStyle w:val="Hyperlink"/>
            <w:noProof/>
          </w:rPr>
          <w:delText>Continuity of Care Document (CCD): Document Template</w:delText>
        </w:r>
        <w:r w:rsidR="001974E0">
          <w:rPr>
            <w:noProof/>
            <w:webHidden/>
          </w:rPr>
          <w:tab/>
        </w:r>
        <w:r w:rsidR="001974E0">
          <w:rPr>
            <w:noProof/>
            <w:webHidden/>
          </w:rPr>
          <w:fldChar w:fldCharType="begin"/>
        </w:r>
        <w:r w:rsidR="001974E0">
          <w:rPr>
            <w:noProof/>
            <w:webHidden/>
          </w:rPr>
          <w:delInstrText xml:space="preserve"> PAGEREF _Toc22823393 \h </w:delInstrText>
        </w:r>
        <w:r w:rsidR="001974E0">
          <w:rPr>
            <w:noProof/>
            <w:webHidden/>
          </w:rPr>
        </w:r>
        <w:r w:rsidR="001974E0">
          <w:rPr>
            <w:noProof/>
            <w:webHidden/>
          </w:rPr>
          <w:fldChar w:fldCharType="separate"/>
        </w:r>
        <w:r w:rsidR="001974E0">
          <w:rPr>
            <w:noProof/>
            <w:webHidden/>
          </w:rPr>
          <w:delText>80</w:delText>
        </w:r>
        <w:r w:rsidR="001974E0">
          <w:rPr>
            <w:noProof/>
            <w:webHidden/>
          </w:rPr>
          <w:fldChar w:fldCharType="end"/>
        </w:r>
        <w:r>
          <w:rPr>
            <w:noProof/>
          </w:rPr>
          <w:fldChar w:fldCharType="end"/>
        </w:r>
      </w:del>
    </w:p>
    <w:p w14:paraId="70BEEA94" w14:textId="77777777" w:rsidR="001974E0" w:rsidRDefault="001A0138">
      <w:pPr>
        <w:pStyle w:val="TOC3"/>
        <w:rPr>
          <w:del w:id="402" w:author="Russell Ott" w:date="2022-05-16T11:47:00Z"/>
          <w:rFonts w:asciiTheme="minorHAnsi" w:eastAsiaTheme="minorEastAsia" w:hAnsiTheme="minorHAnsi" w:cstheme="minorBidi"/>
          <w:noProof/>
          <w:sz w:val="22"/>
          <w:szCs w:val="22"/>
        </w:rPr>
      </w:pPr>
      <w:del w:id="403" w:author="Russell Ott" w:date="2022-05-16T11:47:00Z">
        <w:r>
          <w:fldChar w:fldCharType="begin"/>
        </w:r>
        <w:r>
          <w:delInstrText xml:space="preserve"> HYPERLINK \l "_Toc22823394" </w:delInstrText>
        </w:r>
        <w:r>
          <w:fldChar w:fldCharType="separate"/>
        </w:r>
        <w:r w:rsidR="001974E0" w:rsidRPr="0056410A">
          <w:rPr>
            <w:rStyle w:val="Hyperlink"/>
            <w:bCs/>
            <w:noProof/>
          </w:rPr>
          <w:delText>3.3.4</w:delText>
        </w:r>
        <w:r w:rsidR="001974E0">
          <w:rPr>
            <w:rFonts w:asciiTheme="minorHAnsi" w:eastAsiaTheme="minorEastAsia" w:hAnsiTheme="minorHAnsi" w:cstheme="minorBidi"/>
            <w:noProof/>
            <w:sz w:val="22"/>
            <w:szCs w:val="22"/>
          </w:rPr>
          <w:tab/>
        </w:r>
        <w:r w:rsidR="001974E0" w:rsidRPr="0056410A">
          <w:rPr>
            <w:rStyle w:val="Hyperlink"/>
            <w:noProof/>
          </w:rPr>
          <w:delText>Diagnostic Imaging Report: Document Template</w:delText>
        </w:r>
        <w:r w:rsidR="001974E0">
          <w:rPr>
            <w:noProof/>
            <w:webHidden/>
          </w:rPr>
          <w:tab/>
        </w:r>
        <w:r w:rsidR="001974E0">
          <w:rPr>
            <w:noProof/>
            <w:webHidden/>
          </w:rPr>
          <w:fldChar w:fldCharType="begin"/>
        </w:r>
        <w:r w:rsidR="001974E0">
          <w:rPr>
            <w:noProof/>
            <w:webHidden/>
          </w:rPr>
          <w:delInstrText xml:space="preserve"> PAGEREF _Toc22823394 \h </w:delInstrText>
        </w:r>
        <w:r w:rsidR="001974E0">
          <w:rPr>
            <w:noProof/>
            <w:webHidden/>
          </w:rPr>
        </w:r>
        <w:r w:rsidR="001974E0">
          <w:rPr>
            <w:noProof/>
            <w:webHidden/>
          </w:rPr>
          <w:fldChar w:fldCharType="separate"/>
        </w:r>
        <w:r w:rsidR="001974E0">
          <w:rPr>
            <w:noProof/>
            <w:webHidden/>
          </w:rPr>
          <w:delText>81</w:delText>
        </w:r>
        <w:r w:rsidR="001974E0">
          <w:rPr>
            <w:noProof/>
            <w:webHidden/>
          </w:rPr>
          <w:fldChar w:fldCharType="end"/>
        </w:r>
        <w:r>
          <w:rPr>
            <w:noProof/>
          </w:rPr>
          <w:fldChar w:fldCharType="end"/>
        </w:r>
      </w:del>
    </w:p>
    <w:p w14:paraId="673A31EA" w14:textId="77777777" w:rsidR="001974E0" w:rsidRDefault="001A0138">
      <w:pPr>
        <w:pStyle w:val="TOC3"/>
        <w:rPr>
          <w:del w:id="404" w:author="Russell Ott" w:date="2022-05-16T11:47:00Z"/>
          <w:rFonts w:asciiTheme="minorHAnsi" w:eastAsiaTheme="minorEastAsia" w:hAnsiTheme="minorHAnsi" w:cstheme="minorBidi"/>
          <w:noProof/>
          <w:sz w:val="22"/>
          <w:szCs w:val="22"/>
        </w:rPr>
      </w:pPr>
      <w:del w:id="405" w:author="Russell Ott" w:date="2022-05-16T11:47:00Z">
        <w:r>
          <w:fldChar w:fldCharType="begin"/>
        </w:r>
        <w:r>
          <w:delInstrText xml:space="preserve"> HYPERLINK \l "_Toc22823395" </w:delInstrText>
        </w:r>
        <w:r>
          <w:fldChar w:fldCharType="separate"/>
        </w:r>
        <w:r w:rsidR="001974E0" w:rsidRPr="0056410A">
          <w:rPr>
            <w:rStyle w:val="Hyperlink"/>
            <w:bCs/>
            <w:noProof/>
          </w:rPr>
          <w:delText>3.3.5</w:delText>
        </w:r>
        <w:r w:rsidR="001974E0">
          <w:rPr>
            <w:rFonts w:asciiTheme="minorHAnsi" w:eastAsiaTheme="minorEastAsia" w:hAnsiTheme="minorHAnsi" w:cstheme="minorBidi"/>
            <w:noProof/>
            <w:sz w:val="22"/>
            <w:szCs w:val="22"/>
          </w:rPr>
          <w:tab/>
        </w:r>
        <w:r w:rsidR="001974E0" w:rsidRPr="0056410A">
          <w:rPr>
            <w:rStyle w:val="Hyperlink"/>
            <w:noProof/>
          </w:rPr>
          <w:delText>Discharge Summary: Document Template</w:delText>
        </w:r>
        <w:r w:rsidR="001974E0">
          <w:rPr>
            <w:noProof/>
            <w:webHidden/>
          </w:rPr>
          <w:tab/>
        </w:r>
        <w:r w:rsidR="001974E0">
          <w:rPr>
            <w:noProof/>
            <w:webHidden/>
          </w:rPr>
          <w:fldChar w:fldCharType="begin"/>
        </w:r>
        <w:r w:rsidR="001974E0">
          <w:rPr>
            <w:noProof/>
            <w:webHidden/>
          </w:rPr>
          <w:delInstrText xml:space="preserve"> PAGEREF _Toc22823395 \h </w:delInstrText>
        </w:r>
        <w:r w:rsidR="001974E0">
          <w:rPr>
            <w:noProof/>
            <w:webHidden/>
          </w:rPr>
        </w:r>
        <w:r w:rsidR="001974E0">
          <w:rPr>
            <w:noProof/>
            <w:webHidden/>
          </w:rPr>
          <w:fldChar w:fldCharType="separate"/>
        </w:r>
        <w:r w:rsidR="001974E0">
          <w:rPr>
            <w:noProof/>
            <w:webHidden/>
          </w:rPr>
          <w:delText>81</w:delText>
        </w:r>
        <w:r w:rsidR="001974E0">
          <w:rPr>
            <w:noProof/>
            <w:webHidden/>
          </w:rPr>
          <w:fldChar w:fldCharType="end"/>
        </w:r>
        <w:r>
          <w:rPr>
            <w:noProof/>
          </w:rPr>
          <w:fldChar w:fldCharType="end"/>
        </w:r>
      </w:del>
    </w:p>
    <w:p w14:paraId="3E99CB7A" w14:textId="77777777" w:rsidR="001974E0" w:rsidRDefault="001A0138">
      <w:pPr>
        <w:pStyle w:val="TOC3"/>
        <w:rPr>
          <w:del w:id="406" w:author="Russell Ott" w:date="2022-05-16T11:47:00Z"/>
          <w:rFonts w:asciiTheme="minorHAnsi" w:eastAsiaTheme="minorEastAsia" w:hAnsiTheme="minorHAnsi" w:cstheme="minorBidi"/>
          <w:noProof/>
          <w:sz w:val="22"/>
          <w:szCs w:val="22"/>
        </w:rPr>
      </w:pPr>
      <w:del w:id="407" w:author="Russell Ott" w:date="2022-05-16T11:47:00Z">
        <w:r>
          <w:fldChar w:fldCharType="begin"/>
        </w:r>
        <w:r>
          <w:delInstrText xml:space="preserve"> HYPERLINK \l "_Toc22823396" </w:delInstrText>
        </w:r>
        <w:r>
          <w:fldChar w:fldCharType="separate"/>
        </w:r>
        <w:r w:rsidR="001974E0" w:rsidRPr="0056410A">
          <w:rPr>
            <w:rStyle w:val="Hyperlink"/>
            <w:bCs/>
            <w:noProof/>
          </w:rPr>
          <w:delText>3.3.6</w:delText>
        </w:r>
        <w:r w:rsidR="001974E0">
          <w:rPr>
            <w:rFonts w:asciiTheme="minorHAnsi" w:eastAsiaTheme="minorEastAsia" w:hAnsiTheme="minorHAnsi" w:cstheme="minorBidi"/>
            <w:noProof/>
            <w:sz w:val="22"/>
            <w:szCs w:val="22"/>
          </w:rPr>
          <w:tab/>
        </w:r>
        <w:r w:rsidR="001974E0" w:rsidRPr="0056410A">
          <w:rPr>
            <w:rStyle w:val="Hyperlink"/>
            <w:noProof/>
          </w:rPr>
          <w:delText>History and Physical: Document Template</w:delText>
        </w:r>
        <w:r w:rsidR="001974E0">
          <w:rPr>
            <w:noProof/>
            <w:webHidden/>
          </w:rPr>
          <w:tab/>
        </w:r>
        <w:r w:rsidR="001974E0">
          <w:rPr>
            <w:noProof/>
            <w:webHidden/>
          </w:rPr>
          <w:fldChar w:fldCharType="begin"/>
        </w:r>
        <w:r w:rsidR="001974E0">
          <w:rPr>
            <w:noProof/>
            <w:webHidden/>
          </w:rPr>
          <w:delInstrText xml:space="preserve"> PAGEREF _Toc22823396 \h </w:delInstrText>
        </w:r>
        <w:r w:rsidR="001974E0">
          <w:rPr>
            <w:noProof/>
            <w:webHidden/>
          </w:rPr>
        </w:r>
        <w:r w:rsidR="001974E0">
          <w:rPr>
            <w:noProof/>
            <w:webHidden/>
          </w:rPr>
          <w:fldChar w:fldCharType="separate"/>
        </w:r>
        <w:r w:rsidR="001974E0">
          <w:rPr>
            <w:noProof/>
            <w:webHidden/>
          </w:rPr>
          <w:delText>82</w:delText>
        </w:r>
        <w:r w:rsidR="001974E0">
          <w:rPr>
            <w:noProof/>
            <w:webHidden/>
          </w:rPr>
          <w:fldChar w:fldCharType="end"/>
        </w:r>
        <w:r>
          <w:rPr>
            <w:noProof/>
          </w:rPr>
          <w:fldChar w:fldCharType="end"/>
        </w:r>
      </w:del>
    </w:p>
    <w:p w14:paraId="2D1FEF9F" w14:textId="77777777" w:rsidR="001974E0" w:rsidRDefault="001A0138">
      <w:pPr>
        <w:pStyle w:val="TOC3"/>
        <w:rPr>
          <w:del w:id="408" w:author="Russell Ott" w:date="2022-05-16T11:47:00Z"/>
          <w:rFonts w:asciiTheme="minorHAnsi" w:eastAsiaTheme="minorEastAsia" w:hAnsiTheme="minorHAnsi" w:cstheme="minorBidi"/>
          <w:noProof/>
          <w:sz w:val="22"/>
          <w:szCs w:val="22"/>
        </w:rPr>
      </w:pPr>
      <w:del w:id="409" w:author="Russell Ott" w:date="2022-05-16T11:47:00Z">
        <w:r>
          <w:fldChar w:fldCharType="begin"/>
        </w:r>
        <w:r>
          <w:delInstrText xml:space="preserve"> HYPERLINK \l "_Toc22823397" </w:delInstrText>
        </w:r>
        <w:r>
          <w:fldChar w:fldCharType="separate"/>
        </w:r>
        <w:r w:rsidR="001974E0" w:rsidRPr="0056410A">
          <w:rPr>
            <w:rStyle w:val="Hyperlink"/>
            <w:bCs/>
            <w:noProof/>
          </w:rPr>
          <w:delText>3.3.7</w:delText>
        </w:r>
        <w:r w:rsidR="001974E0">
          <w:rPr>
            <w:rFonts w:asciiTheme="minorHAnsi" w:eastAsiaTheme="minorEastAsia" w:hAnsiTheme="minorHAnsi" w:cstheme="minorBidi"/>
            <w:noProof/>
            <w:sz w:val="22"/>
            <w:szCs w:val="22"/>
          </w:rPr>
          <w:tab/>
        </w:r>
        <w:r w:rsidR="001974E0" w:rsidRPr="0056410A">
          <w:rPr>
            <w:rStyle w:val="Hyperlink"/>
            <w:noProof/>
          </w:rPr>
          <w:delText>Operative Note: Document Template</w:delText>
        </w:r>
        <w:r w:rsidR="001974E0">
          <w:rPr>
            <w:noProof/>
            <w:webHidden/>
          </w:rPr>
          <w:tab/>
        </w:r>
        <w:r w:rsidR="001974E0">
          <w:rPr>
            <w:noProof/>
            <w:webHidden/>
          </w:rPr>
          <w:fldChar w:fldCharType="begin"/>
        </w:r>
        <w:r w:rsidR="001974E0">
          <w:rPr>
            <w:noProof/>
            <w:webHidden/>
          </w:rPr>
          <w:delInstrText xml:space="preserve"> PAGEREF _Toc22823397 \h </w:delInstrText>
        </w:r>
        <w:r w:rsidR="001974E0">
          <w:rPr>
            <w:noProof/>
            <w:webHidden/>
          </w:rPr>
        </w:r>
        <w:r w:rsidR="001974E0">
          <w:rPr>
            <w:noProof/>
            <w:webHidden/>
          </w:rPr>
          <w:fldChar w:fldCharType="separate"/>
        </w:r>
        <w:r w:rsidR="001974E0">
          <w:rPr>
            <w:noProof/>
            <w:webHidden/>
          </w:rPr>
          <w:delText>83</w:delText>
        </w:r>
        <w:r w:rsidR="001974E0">
          <w:rPr>
            <w:noProof/>
            <w:webHidden/>
          </w:rPr>
          <w:fldChar w:fldCharType="end"/>
        </w:r>
        <w:r>
          <w:rPr>
            <w:noProof/>
          </w:rPr>
          <w:fldChar w:fldCharType="end"/>
        </w:r>
      </w:del>
    </w:p>
    <w:p w14:paraId="3D387A9B" w14:textId="77777777" w:rsidR="001974E0" w:rsidRDefault="001A0138">
      <w:pPr>
        <w:pStyle w:val="TOC3"/>
        <w:rPr>
          <w:del w:id="410" w:author="Russell Ott" w:date="2022-05-16T11:47:00Z"/>
          <w:rFonts w:asciiTheme="minorHAnsi" w:eastAsiaTheme="minorEastAsia" w:hAnsiTheme="minorHAnsi" w:cstheme="minorBidi"/>
          <w:noProof/>
          <w:sz w:val="22"/>
          <w:szCs w:val="22"/>
        </w:rPr>
      </w:pPr>
      <w:del w:id="411" w:author="Russell Ott" w:date="2022-05-16T11:47:00Z">
        <w:r>
          <w:fldChar w:fldCharType="begin"/>
        </w:r>
        <w:r>
          <w:delInstrText xml:space="preserve"> HYPERLINK \l "_Toc22823</w:delInstrText>
        </w:r>
        <w:r>
          <w:delInstrText xml:space="preserve">398" </w:delInstrText>
        </w:r>
        <w:r>
          <w:fldChar w:fldCharType="separate"/>
        </w:r>
        <w:r w:rsidR="001974E0" w:rsidRPr="0056410A">
          <w:rPr>
            <w:rStyle w:val="Hyperlink"/>
            <w:bCs/>
            <w:noProof/>
          </w:rPr>
          <w:delText>3.3.8</w:delText>
        </w:r>
        <w:r w:rsidR="001974E0">
          <w:rPr>
            <w:rFonts w:asciiTheme="minorHAnsi" w:eastAsiaTheme="minorEastAsia" w:hAnsiTheme="minorHAnsi" w:cstheme="minorBidi"/>
            <w:noProof/>
            <w:sz w:val="22"/>
            <w:szCs w:val="22"/>
          </w:rPr>
          <w:tab/>
        </w:r>
        <w:r w:rsidR="001974E0" w:rsidRPr="0056410A">
          <w:rPr>
            <w:rStyle w:val="Hyperlink"/>
            <w:noProof/>
          </w:rPr>
          <w:delText>Procedure Note: Document Template</w:delText>
        </w:r>
        <w:r w:rsidR="001974E0">
          <w:rPr>
            <w:noProof/>
            <w:webHidden/>
          </w:rPr>
          <w:tab/>
        </w:r>
        <w:r w:rsidR="001974E0">
          <w:rPr>
            <w:noProof/>
            <w:webHidden/>
          </w:rPr>
          <w:fldChar w:fldCharType="begin"/>
        </w:r>
        <w:r w:rsidR="001974E0">
          <w:rPr>
            <w:noProof/>
            <w:webHidden/>
          </w:rPr>
          <w:delInstrText xml:space="preserve"> PAGEREF _Toc22823398 \h </w:delInstrText>
        </w:r>
        <w:r w:rsidR="001974E0">
          <w:rPr>
            <w:noProof/>
            <w:webHidden/>
          </w:rPr>
        </w:r>
        <w:r w:rsidR="001974E0">
          <w:rPr>
            <w:noProof/>
            <w:webHidden/>
          </w:rPr>
          <w:fldChar w:fldCharType="separate"/>
        </w:r>
        <w:r w:rsidR="001974E0">
          <w:rPr>
            <w:noProof/>
            <w:webHidden/>
          </w:rPr>
          <w:delText>84</w:delText>
        </w:r>
        <w:r w:rsidR="001974E0">
          <w:rPr>
            <w:noProof/>
            <w:webHidden/>
          </w:rPr>
          <w:fldChar w:fldCharType="end"/>
        </w:r>
        <w:r>
          <w:rPr>
            <w:noProof/>
          </w:rPr>
          <w:fldChar w:fldCharType="end"/>
        </w:r>
      </w:del>
    </w:p>
    <w:p w14:paraId="3AC46FF7" w14:textId="77777777" w:rsidR="001974E0" w:rsidRDefault="001A0138">
      <w:pPr>
        <w:pStyle w:val="TOC3"/>
        <w:rPr>
          <w:del w:id="412" w:author="Russell Ott" w:date="2022-05-16T11:47:00Z"/>
          <w:rFonts w:asciiTheme="minorHAnsi" w:eastAsiaTheme="minorEastAsia" w:hAnsiTheme="minorHAnsi" w:cstheme="minorBidi"/>
          <w:noProof/>
          <w:sz w:val="22"/>
          <w:szCs w:val="22"/>
        </w:rPr>
      </w:pPr>
      <w:del w:id="413" w:author="Russell Ott" w:date="2022-05-16T11:47:00Z">
        <w:r>
          <w:fldChar w:fldCharType="begin"/>
        </w:r>
        <w:r>
          <w:delInstrText xml:space="preserve"> HYPERLINK \l "_Toc22823399" </w:delInstrText>
        </w:r>
        <w:r>
          <w:fldChar w:fldCharType="separate"/>
        </w:r>
        <w:r w:rsidR="001974E0" w:rsidRPr="0056410A">
          <w:rPr>
            <w:rStyle w:val="Hyperlink"/>
            <w:bCs/>
            <w:noProof/>
          </w:rPr>
          <w:delText>3.3.9</w:delText>
        </w:r>
        <w:r w:rsidR="001974E0">
          <w:rPr>
            <w:rFonts w:asciiTheme="minorHAnsi" w:eastAsiaTheme="minorEastAsia" w:hAnsiTheme="minorHAnsi" w:cstheme="minorBidi"/>
            <w:noProof/>
            <w:sz w:val="22"/>
            <w:szCs w:val="22"/>
          </w:rPr>
          <w:tab/>
        </w:r>
        <w:r w:rsidR="001974E0" w:rsidRPr="0056410A">
          <w:rPr>
            <w:rStyle w:val="Hyperlink"/>
            <w:noProof/>
          </w:rPr>
          <w:delText>Progress Note: Document Template</w:delText>
        </w:r>
        <w:r w:rsidR="001974E0">
          <w:rPr>
            <w:noProof/>
            <w:webHidden/>
          </w:rPr>
          <w:tab/>
        </w:r>
        <w:r w:rsidR="001974E0">
          <w:rPr>
            <w:noProof/>
            <w:webHidden/>
          </w:rPr>
          <w:fldChar w:fldCharType="begin"/>
        </w:r>
        <w:r w:rsidR="001974E0">
          <w:rPr>
            <w:noProof/>
            <w:webHidden/>
          </w:rPr>
          <w:delInstrText xml:space="preserve"> PAGEREF _Toc22823399 \h </w:delInstrText>
        </w:r>
        <w:r w:rsidR="001974E0">
          <w:rPr>
            <w:noProof/>
            <w:webHidden/>
          </w:rPr>
        </w:r>
        <w:r w:rsidR="001974E0">
          <w:rPr>
            <w:noProof/>
            <w:webHidden/>
          </w:rPr>
          <w:fldChar w:fldCharType="separate"/>
        </w:r>
        <w:r w:rsidR="001974E0">
          <w:rPr>
            <w:noProof/>
            <w:webHidden/>
          </w:rPr>
          <w:delText>85</w:delText>
        </w:r>
        <w:r w:rsidR="001974E0">
          <w:rPr>
            <w:noProof/>
            <w:webHidden/>
          </w:rPr>
          <w:fldChar w:fldCharType="end"/>
        </w:r>
        <w:r>
          <w:rPr>
            <w:noProof/>
          </w:rPr>
          <w:fldChar w:fldCharType="end"/>
        </w:r>
      </w:del>
    </w:p>
    <w:p w14:paraId="1D08208A" w14:textId="77777777" w:rsidR="001974E0" w:rsidRDefault="001A0138">
      <w:pPr>
        <w:pStyle w:val="TOC3"/>
        <w:rPr>
          <w:del w:id="414" w:author="Russell Ott" w:date="2022-05-16T11:47:00Z"/>
          <w:rFonts w:asciiTheme="minorHAnsi" w:eastAsiaTheme="minorEastAsia" w:hAnsiTheme="minorHAnsi" w:cstheme="minorBidi"/>
          <w:noProof/>
          <w:sz w:val="22"/>
          <w:szCs w:val="22"/>
        </w:rPr>
      </w:pPr>
      <w:del w:id="415" w:author="Russell Ott" w:date="2022-05-16T11:47:00Z">
        <w:r>
          <w:fldChar w:fldCharType="begin"/>
        </w:r>
        <w:r>
          <w:delInstrText xml:space="preserve"> HYPERLINK \l "_Toc22823400" </w:delInstrText>
        </w:r>
        <w:r>
          <w:fldChar w:fldCharType="separate"/>
        </w:r>
        <w:r w:rsidR="001974E0" w:rsidRPr="0056410A">
          <w:rPr>
            <w:rStyle w:val="Hyperlink"/>
            <w:bCs/>
            <w:noProof/>
          </w:rPr>
          <w:delText>3.3.10</w:delText>
        </w:r>
        <w:r w:rsidR="001974E0">
          <w:rPr>
            <w:rFonts w:asciiTheme="minorHAnsi" w:eastAsiaTheme="minorEastAsia" w:hAnsiTheme="minorHAnsi" w:cstheme="minorBidi"/>
            <w:noProof/>
            <w:sz w:val="22"/>
            <w:szCs w:val="22"/>
          </w:rPr>
          <w:tab/>
        </w:r>
        <w:r w:rsidR="001974E0" w:rsidRPr="0056410A">
          <w:rPr>
            <w:rStyle w:val="Hyperlink"/>
            <w:noProof/>
          </w:rPr>
          <w:delText>Referral Note: Document Template</w:delText>
        </w:r>
        <w:r w:rsidR="001974E0">
          <w:rPr>
            <w:noProof/>
            <w:webHidden/>
          </w:rPr>
          <w:tab/>
        </w:r>
        <w:r w:rsidR="001974E0">
          <w:rPr>
            <w:noProof/>
            <w:webHidden/>
          </w:rPr>
          <w:fldChar w:fldCharType="begin"/>
        </w:r>
        <w:r w:rsidR="001974E0">
          <w:rPr>
            <w:noProof/>
            <w:webHidden/>
          </w:rPr>
          <w:delInstrText xml:space="preserve"> PAGEREF _Toc22823400 \h </w:delInstrText>
        </w:r>
        <w:r w:rsidR="001974E0">
          <w:rPr>
            <w:noProof/>
            <w:webHidden/>
          </w:rPr>
        </w:r>
        <w:r w:rsidR="001974E0">
          <w:rPr>
            <w:noProof/>
            <w:webHidden/>
          </w:rPr>
          <w:fldChar w:fldCharType="separate"/>
        </w:r>
        <w:r w:rsidR="001974E0">
          <w:rPr>
            <w:noProof/>
            <w:webHidden/>
          </w:rPr>
          <w:delText>86</w:delText>
        </w:r>
        <w:r w:rsidR="001974E0">
          <w:rPr>
            <w:noProof/>
            <w:webHidden/>
          </w:rPr>
          <w:fldChar w:fldCharType="end"/>
        </w:r>
        <w:r>
          <w:rPr>
            <w:noProof/>
          </w:rPr>
          <w:fldChar w:fldCharType="end"/>
        </w:r>
      </w:del>
    </w:p>
    <w:p w14:paraId="5BD4FE63" w14:textId="77777777" w:rsidR="001974E0" w:rsidRDefault="001A0138">
      <w:pPr>
        <w:pStyle w:val="TOC3"/>
        <w:rPr>
          <w:del w:id="416" w:author="Russell Ott" w:date="2022-05-16T11:47:00Z"/>
          <w:rFonts w:asciiTheme="minorHAnsi" w:eastAsiaTheme="minorEastAsia" w:hAnsiTheme="minorHAnsi" w:cstheme="minorBidi"/>
          <w:noProof/>
          <w:sz w:val="22"/>
          <w:szCs w:val="22"/>
        </w:rPr>
      </w:pPr>
      <w:del w:id="417" w:author="Russell Ott" w:date="2022-05-16T11:47:00Z">
        <w:r>
          <w:fldChar w:fldCharType="begin"/>
        </w:r>
        <w:r>
          <w:delInstrText xml:space="preserve"> HYPERLINK \l "_Toc22823401" </w:delInstrText>
        </w:r>
        <w:r>
          <w:fldChar w:fldCharType="separate"/>
        </w:r>
        <w:r w:rsidR="001974E0" w:rsidRPr="0056410A">
          <w:rPr>
            <w:rStyle w:val="Hyperlink"/>
            <w:bCs/>
            <w:noProof/>
          </w:rPr>
          <w:delText>3.3.11</w:delText>
        </w:r>
        <w:r w:rsidR="001974E0">
          <w:rPr>
            <w:rFonts w:asciiTheme="minorHAnsi" w:eastAsiaTheme="minorEastAsia" w:hAnsiTheme="minorHAnsi" w:cstheme="minorBidi"/>
            <w:noProof/>
            <w:sz w:val="22"/>
            <w:szCs w:val="22"/>
          </w:rPr>
          <w:tab/>
        </w:r>
        <w:r w:rsidR="001974E0" w:rsidRPr="0056410A">
          <w:rPr>
            <w:rStyle w:val="Hyperlink"/>
            <w:noProof/>
          </w:rPr>
          <w:delText>Transfer Summary: Document Template</w:delText>
        </w:r>
        <w:r w:rsidR="001974E0">
          <w:rPr>
            <w:noProof/>
            <w:webHidden/>
          </w:rPr>
          <w:tab/>
        </w:r>
        <w:r w:rsidR="001974E0">
          <w:rPr>
            <w:noProof/>
            <w:webHidden/>
          </w:rPr>
          <w:fldChar w:fldCharType="begin"/>
        </w:r>
        <w:r w:rsidR="001974E0">
          <w:rPr>
            <w:noProof/>
            <w:webHidden/>
          </w:rPr>
          <w:delInstrText xml:space="preserve"> PAGEREF _Toc22823401 \h </w:delInstrText>
        </w:r>
        <w:r w:rsidR="001974E0">
          <w:rPr>
            <w:noProof/>
            <w:webHidden/>
          </w:rPr>
        </w:r>
        <w:r w:rsidR="001974E0">
          <w:rPr>
            <w:noProof/>
            <w:webHidden/>
          </w:rPr>
          <w:fldChar w:fldCharType="separate"/>
        </w:r>
        <w:r w:rsidR="001974E0">
          <w:rPr>
            <w:noProof/>
            <w:webHidden/>
          </w:rPr>
          <w:delText>87</w:delText>
        </w:r>
        <w:r w:rsidR="001974E0">
          <w:rPr>
            <w:noProof/>
            <w:webHidden/>
          </w:rPr>
          <w:fldChar w:fldCharType="end"/>
        </w:r>
        <w:r>
          <w:rPr>
            <w:noProof/>
          </w:rPr>
          <w:fldChar w:fldCharType="end"/>
        </w:r>
      </w:del>
    </w:p>
    <w:p w14:paraId="152FF4E8" w14:textId="77777777" w:rsidR="001974E0" w:rsidRDefault="001A0138">
      <w:pPr>
        <w:pStyle w:val="TOC3"/>
        <w:rPr>
          <w:del w:id="418" w:author="Russell Ott" w:date="2022-05-16T11:47:00Z"/>
          <w:rFonts w:asciiTheme="minorHAnsi" w:eastAsiaTheme="minorEastAsia" w:hAnsiTheme="minorHAnsi" w:cstheme="minorBidi"/>
          <w:noProof/>
          <w:sz w:val="22"/>
          <w:szCs w:val="22"/>
        </w:rPr>
      </w:pPr>
      <w:del w:id="419" w:author="Russell Ott" w:date="2022-05-16T11:47:00Z">
        <w:r>
          <w:fldChar w:fldCharType="begin"/>
        </w:r>
        <w:r>
          <w:delInstrText xml:space="preserve"> HYPERLINK \l "_Toc2</w:delInstrText>
        </w:r>
        <w:r>
          <w:delInstrText xml:space="preserve">2823402" </w:delInstrText>
        </w:r>
        <w:r>
          <w:fldChar w:fldCharType="separate"/>
        </w:r>
        <w:r w:rsidR="001974E0" w:rsidRPr="0056410A">
          <w:rPr>
            <w:rStyle w:val="Hyperlink"/>
            <w:bCs/>
            <w:noProof/>
          </w:rPr>
          <w:delText>3.3.12</w:delText>
        </w:r>
        <w:r w:rsidR="001974E0">
          <w:rPr>
            <w:rFonts w:asciiTheme="minorHAnsi" w:eastAsiaTheme="minorEastAsia" w:hAnsiTheme="minorHAnsi" w:cstheme="minorBidi"/>
            <w:noProof/>
            <w:sz w:val="22"/>
            <w:szCs w:val="22"/>
          </w:rPr>
          <w:tab/>
        </w:r>
        <w:r w:rsidR="001974E0" w:rsidRPr="0056410A">
          <w:rPr>
            <w:rStyle w:val="Hyperlink"/>
            <w:noProof/>
          </w:rPr>
          <w:delText>Other Section-Level Templates Available for Use in C-CDA Documents</w:delText>
        </w:r>
        <w:r w:rsidR="001974E0">
          <w:rPr>
            <w:noProof/>
            <w:webHidden/>
          </w:rPr>
          <w:tab/>
        </w:r>
        <w:r w:rsidR="001974E0">
          <w:rPr>
            <w:noProof/>
            <w:webHidden/>
          </w:rPr>
          <w:fldChar w:fldCharType="begin"/>
        </w:r>
        <w:r w:rsidR="001974E0">
          <w:rPr>
            <w:noProof/>
            <w:webHidden/>
          </w:rPr>
          <w:delInstrText xml:space="preserve"> PAGEREF _Toc22823402 \h </w:delInstrText>
        </w:r>
        <w:r w:rsidR="001974E0">
          <w:rPr>
            <w:noProof/>
            <w:webHidden/>
          </w:rPr>
        </w:r>
        <w:r w:rsidR="001974E0">
          <w:rPr>
            <w:noProof/>
            <w:webHidden/>
          </w:rPr>
          <w:fldChar w:fldCharType="separate"/>
        </w:r>
        <w:r w:rsidR="001974E0">
          <w:rPr>
            <w:noProof/>
            <w:webHidden/>
          </w:rPr>
          <w:delText>88</w:delText>
        </w:r>
        <w:r w:rsidR="001974E0">
          <w:rPr>
            <w:noProof/>
            <w:webHidden/>
          </w:rPr>
          <w:fldChar w:fldCharType="end"/>
        </w:r>
        <w:r>
          <w:rPr>
            <w:noProof/>
          </w:rPr>
          <w:fldChar w:fldCharType="end"/>
        </w:r>
      </w:del>
    </w:p>
    <w:p w14:paraId="6BD3330F" w14:textId="77777777" w:rsidR="001974E0" w:rsidRDefault="001A0138">
      <w:pPr>
        <w:pStyle w:val="TOC1"/>
        <w:rPr>
          <w:del w:id="420" w:author="Russell Ott" w:date="2022-05-16T11:47:00Z"/>
          <w:rFonts w:asciiTheme="minorHAnsi" w:eastAsiaTheme="minorEastAsia" w:hAnsiTheme="minorHAnsi" w:cstheme="minorBidi"/>
          <w:b w:val="0"/>
          <w:bCs w:val="0"/>
          <w:i w:val="0"/>
          <w:iCs w:val="0"/>
          <w:noProof/>
          <w:sz w:val="22"/>
          <w:szCs w:val="22"/>
        </w:rPr>
      </w:pPr>
      <w:del w:id="421" w:author="Russell Ott" w:date="2022-05-16T11:47:00Z">
        <w:r>
          <w:fldChar w:fldCharType="begin"/>
        </w:r>
        <w:r>
          <w:delInstrText xml:space="preserve"> HYPERLINK \l "_Toc22823403" </w:delInstrText>
        </w:r>
        <w:r>
          <w:fldChar w:fldCharType="separate"/>
        </w:r>
        <w:r w:rsidR="001974E0" w:rsidRPr="0056410A">
          <w:rPr>
            <w:rStyle w:val="Hyperlink"/>
            <w:noProof/>
          </w:rPr>
          <w:delText>4</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Section Level Guidance</w:delText>
        </w:r>
        <w:r w:rsidR="001974E0">
          <w:rPr>
            <w:noProof/>
            <w:webHidden/>
          </w:rPr>
          <w:tab/>
        </w:r>
        <w:r w:rsidR="001974E0">
          <w:rPr>
            <w:noProof/>
            <w:webHidden/>
          </w:rPr>
          <w:fldChar w:fldCharType="begin"/>
        </w:r>
        <w:r w:rsidR="001974E0">
          <w:rPr>
            <w:noProof/>
            <w:webHidden/>
          </w:rPr>
          <w:delInstrText xml:space="preserve"> PAGEREF _Toc22823403 \h </w:delInstrText>
        </w:r>
        <w:r w:rsidR="001974E0">
          <w:rPr>
            <w:noProof/>
            <w:webHidden/>
          </w:rPr>
        </w:r>
        <w:r w:rsidR="001974E0">
          <w:rPr>
            <w:noProof/>
            <w:webHidden/>
          </w:rPr>
          <w:fldChar w:fldCharType="separate"/>
        </w:r>
        <w:r w:rsidR="001974E0">
          <w:rPr>
            <w:noProof/>
            <w:webHidden/>
          </w:rPr>
          <w:delText>89</w:delText>
        </w:r>
        <w:r w:rsidR="001974E0">
          <w:rPr>
            <w:noProof/>
            <w:webHidden/>
          </w:rPr>
          <w:fldChar w:fldCharType="end"/>
        </w:r>
        <w:r>
          <w:rPr>
            <w:noProof/>
          </w:rPr>
          <w:fldChar w:fldCharType="end"/>
        </w:r>
      </w:del>
    </w:p>
    <w:p w14:paraId="205AAAEE" w14:textId="77777777" w:rsidR="001974E0" w:rsidRDefault="001A0138">
      <w:pPr>
        <w:pStyle w:val="TOC2"/>
        <w:rPr>
          <w:del w:id="422" w:author="Russell Ott" w:date="2022-05-16T11:47:00Z"/>
          <w:rFonts w:asciiTheme="minorHAnsi" w:eastAsiaTheme="minorEastAsia" w:hAnsiTheme="minorHAnsi" w:cstheme="minorBidi"/>
          <w:b w:val="0"/>
          <w:bCs w:val="0"/>
          <w:noProof/>
        </w:rPr>
      </w:pPr>
      <w:del w:id="423" w:author="Russell Ott" w:date="2022-05-16T11:47:00Z">
        <w:r>
          <w:fldChar w:fldCharType="begin"/>
        </w:r>
        <w:r>
          <w:delInstrText xml:space="preserve"> HYPERLINK \l "_Toc22823404" </w:delInstrText>
        </w:r>
        <w:r>
          <w:fldChar w:fldCharType="separate"/>
        </w:r>
        <w:r w:rsidR="001974E0" w:rsidRPr="0056410A">
          <w:rPr>
            <w:rStyle w:val="Hyperlink"/>
            <w:noProof/>
          </w:rPr>
          <w:delText>4.1</w:delText>
        </w:r>
        <w:r w:rsidR="001974E0">
          <w:rPr>
            <w:rFonts w:asciiTheme="minorHAnsi" w:eastAsiaTheme="minorEastAsia" w:hAnsiTheme="minorHAnsi" w:cstheme="minorBidi"/>
            <w:b w:val="0"/>
            <w:bCs w:val="0"/>
            <w:noProof/>
          </w:rPr>
          <w:tab/>
        </w:r>
        <w:r w:rsidR="001974E0" w:rsidRPr="0056410A">
          <w:rPr>
            <w:rStyle w:val="Hyperlink"/>
            <w:noProof/>
          </w:rPr>
          <w:delText>Understanding Content Sections in Structured Documents</w:delText>
        </w:r>
        <w:r w:rsidR="001974E0">
          <w:rPr>
            <w:noProof/>
            <w:webHidden/>
          </w:rPr>
          <w:tab/>
        </w:r>
        <w:r w:rsidR="001974E0">
          <w:rPr>
            <w:noProof/>
            <w:webHidden/>
          </w:rPr>
          <w:fldChar w:fldCharType="begin"/>
        </w:r>
        <w:r w:rsidR="001974E0">
          <w:rPr>
            <w:noProof/>
            <w:webHidden/>
          </w:rPr>
          <w:delInstrText xml:space="preserve"> PAGEREF _Toc22823404 \h </w:delInstrText>
        </w:r>
        <w:r w:rsidR="001974E0">
          <w:rPr>
            <w:noProof/>
            <w:webHidden/>
          </w:rPr>
        </w:r>
        <w:r w:rsidR="001974E0">
          <w:rPr>
            <w:noProof/>
            <w:webHidden/>
          </w:rPr>
          <w:fldChar w:fldCharType="separate"/>
        </w:r>
        <w:r w:rsidR="001974E0">
          <w:rPr>
            <w:noProof/>
            <w:webHidden/>
          </w:rPr>
          <w:delText>89</w:delText>
        </w:r>
        <w:r w:rsidR="001974E0">
          <w:rPr>
            <w:noProof/>
            <w:webHidden/>
          </w:rPr>
          <w:fldChar w:fldCharType="end"/>
        </w:r>
        <w:r>
          <w:rPr>
            <w:noProof/>
          </w:rPr>
          <w:fldChar w:fldCharType="end"/>
        </w:r>
      </w:del>
    </w:p>
    <w:p w14:paraId="515C3644" w14:textId="77777777" w:rsidR="001974E0" w:rsidRDefault="001A0138">
      <w:pPr>
        <w:pStyle w:val="TOC3"/>
        <w:rPr>
          <w:del w:id="424" w:author="Russell Ott" w:date="2022-05-16T11:47:00Z"/>
          <w:rFonts w:asciiTheme="minorHAnsi" w:eastAsiaTheme="minorEastAsia" w:hAnsiTheme="minorHAnsi" w:cstheme="minorBidi"/>
          <w:noProof/>
          <w:sz w:val="22"/>
          <w:szCs w:val="22"/>
        </w:rPr>
      </w:pPr>
      <w:del w:id="425" w:author="Russell Ott" w:date="2022-05-16T11:47:00Z">
        <w:r>
          <w:fldChar w:fldCharType="begin"/>
        </w:r>
        <w:r>
          <w:delInstrText xml:space="preserve"> HYPERLINK \l "_Toc22823405" </w:delInstrText>
        </w:r>
        <w:r>
          <w:fldChar w:fldCharType="separate"/>
        </w:r>
        <w:r w:rsidR="001974E0" w:rsidRPr="0056410A">
          <w:rPr>
            <w:rStyle w:val="Hyperlink"/>
            <w:bCs/>
            <w:noProof/>
          </w:rPr>
          <w:delText>4.1.1</w:delTex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delText>The Storytelling Power of C-CDA</w:delText>
        </w:r>
        <w:r w:rsidR="001974E0">
          <w:rPr>
            <w:noProof/>
            <w:webHidden/>
          </w:rPr>
          <w:tab/>
        </w:r>
        <w:r w:rsidR="001974E0">
          <w:rPr>
            <w:noProof/>
            <w:webHidden/>
          </w:rPr>
          <w:fldChar w:fldCharType="begin"/>
        </w:r>
        <w:r w:rsidR="001974E0">
          <w:rPr>
            <w:noProof/>
            <w:webHidden/>
          </w:rPr>
          <w:delInstrText xml:space="preserve"> PAGEREF _Toc22823405 \h </w:delInstrText>
        </w:r>
        <w:r w:rsidR="001974E0">
          <w:rPr>
            <w:noProof/>
            <w:webHidden/>
          </w:rPr>
        </w:r>
        <w:r w:rsidR="001974E0">
          <w:rPr>
            <w:noProof/>
            <w:webHidden/>
          </w:rPr>
          <w:fldChar w:fldCharType="separate"/>
        </w:r>
        <w:r w:rsidR="001974E0">
          <w:rPr>
            <w:noProof/>
            <w:webHidden/>
          </w:rPr>
          <w:delText>90</w:delText>
        </w:r>
        <w:r w:rsidR="001974E0">
          <w:rPr>
            <w:noProof/>
            <w:webHidden/>
          </w:rPr>
          <w:fldChar w:fldCharType="end"/>
        </w:r>
        <w:r>
          <w:rPr>
            <w:noProof/>
          </w:rPr>
          <w:fldChar w:fldCharType="end"/>
        </w:r>
      </w:del>
    </w:p>
    <w:p w14:paraId="599AA552" w14:textId="77777777" w:rsidR="001974E0" w:rsidRDefault="001A0138">
      <w:pPr>
        <w:pStyle w:val="TOC3"/>
        <w:rPr>
          <w:del w:id="426" w:author="Russell Ott" w:date="2022-05-16T11:47:00Z"/>
          <w:rFonts w:asciiTheme="minorHAnsi" w:eastAsiaTheme="minorEastAsia" w:hAnsiTheme="minorHAnsi" w:cstheme="minorBidi"/>
          <w:noProof/>
          <w:sz w:val="22"/>
          <w:szCs w:val="22"/>
        </w:rPr>
      </w:pPr>
      <w:del w:id="427" w:author="Russell Ott" w:date="2022-05-16T11:47:00Z">
        <w:r>
          <w:fldChar w:fldCharType="begin"/>
        </w:r>
        <w:r>
          <w:delInstrText xml:space="preserve"> HYPERLINK \l "_Toc22823406" </w:delInstrText>
        </w:r>
        <w:r>
          <w:fldChar w:fldCharType="separate"/>
        </w:r>
        <w:r w:rsidR="001974E0" w:rsidRPr="0056410A">
          <w:rPr>
            <w:rStyle w:val="Hyperlink"/>
            <w:bCs/>
            <w:noProof/>
          </w:rPr>
          <w:delText>4.1.2</w:delTex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delText>A More Meaningful Patient Story Using C-CDA: Tell it. Use it. Share it.</w:delText>
        </w:r>
        <w:r w:rsidR="001974E0">
          <w:rPr>
            <w:noProof/>
            <w:webHidden/>
          </w:rPr>
          <w:tab/>
        </w:r>
        <w:r w:rsidR="001974E0">
          <w:rPr>
            <w:noProof/>
            <w:webHidden/>
          </w:rPr>
          <w:fldChar w:fldCharType="begin"/>
        </w:r>
        <w:r w:rsidR="001974E0">
          <w:rPr>
            <w:noProof/>
            <w:webHidden/>
          </w:rPr>
          <w:delInstrText xml:space="preserve"> PAGEREF _Toc22823406 \h </w:delInstrText>
        </w:r>
        <w:r w:rsidR="001974E0">
          <w:rPr>
            <w:noProof/>
            <w:webHidden/>
          </w:rPr>
        </w:r>
        <w:r w:rsidR="001974E0">
          <w:rPr>
            <w:noProof/>
            <w:webHidden/>
          </w:rPr>
          <w:fldChar w:fldCharType="separate"/>
        </w:r>
        <w:r w:rsidR="001974E0">
          <w:rPr>
            <w:noProof/>
            <w:webHidden/>
          </w:rPr>
          <w:delText>91</w:delText>
        </w:r>
        <w:r w:rsidR="001974E0">
          <w:rPr>
            <w:noProof/>
            <w:webHidden/>
          </w:rPr>
          <w:fldChar w:fldCharType="end"/>
        </w:r>
        <w:r>
          <w:rPr>
            <w:noProof/>
          </w:rPr>
          <w:fldChar w:fldCharType="end"/>
        </w:r>
      </w:del>
    </w:p>
    <w:p w14:paraId="1CC513BB" w14:textId="77777777" w:rsidR="001974E0" w:rsidRDefault="001A0138">
      <w:pPr>
        <w:pStyle w:val="TOC2"/>
        <w:rPr>
          <w:del w:id="428" w:author="Russell Ott" w:date="2022-05-16T11:47:00Z"/>
          <w:rFonts w:asciiTheme="minorHAnsi" w:eastAsiaTheme="minorEastAsia" w:hAnsiTheme="minorHAnsi" w:cstheme="minorBidi"/>
          <w:b w:val="0"/>
          <w:bCs w:val="0"/>
          <w:noProof/>
        </w:rPr>
      </w:pPr>
      <w:del w:id="429" w:author="Russell Ott" w:date="2022-05-16T11:47:00Z">
        <w:r>
          <w:fldChar w:fldCharType="begin"/>
        </w:r>
        <w:r>
          <w:delInstrText xml:space="preserve"> HYPERLINK \l "_Toc22823407" </w:delInstrText>
        </w:r>
        <w:r>
          <w:fldChar w:fldCharType="separate"/>
        </w:r>
        <w:r w:rsidR="001974E0" w:rsidRPr="0056410A">
          <w:rPr>
            <w:rStyle w:val="Hyperlink"/>
            <w:noProof/>
          </w:rPr>
          <w:delText>4.2</w:delText>
        </w:r>
        <w:r w:rsidR="001974E0">
          <w:rPr>
            <w:rFonts w:asciiTheme="minorHAnsi" w:eastAsiaTheme="minorEastAsia" w:hAnsiTheme="minorHAnsi" w:cstheme="minorBidi"/>
            <w:b w:val="0"/>
            <w:bCs w:val="0"/>
            <w:noProof/>
          </w:rPr>
          <w:tab/>
        </w:r>
        <w:r w:rsidR="001974E0" w:rsidRPr="0056410A">
          <w:rPr>
            <w:rStyle w:val="Hyperlink"/>
            <w:noProof/>
          </w:rPr>
          <w:delText>General Section-Level Guidance</w:delText>
        </w:r>
        <w:r w:rsidR="001974E0">
          <w:rPr>
            <w:noProof/>
            <w:webHidden/>
          </w:rPr>
          <w:tab/>
        </w:r>
        <w:r w:rsidR="001974E0">
          <w:rPr>
            <w:noProof/>
            <w:webHidden/>
          </w:rPr>
          <w:fldChar w:fldCharType="begin"/>
        </w:r>
        <w:r w:rsidR="001974E0">
          <w:rPr>
            <w:noProof/>
            <w:webHidden/>
          </w:rPr>
          <w:delInstrText xml:space="preserve"> PAGEREF _Toc22823407 \h </w:delInstrText>
        </w:r>
        <w:r w:rsidR="001974E0">
          <w:rPr>
            <w:noProof/>
            <w:webHidden/>
          </w:rPr>
        </w:r>
        <w:r w:rsidR="001974E0">
          <w:rPr>
            <w:noProof/>
            <w:webHidden/>
          </w:rPr>
          <w:fldChar w:fldCharType="separate"/>
        </w:r>
        <w:r w:rsidR="001974E0">
          <w:rPr>
            <w:noProof/>
            <w:webHidden/>
          </w:rPr>
          <w:delText>92</w:delText>
        </w:r>
        <w:r w:rsidR="001974E0">
          <w:rPr>
            <w:noProof/>
            <w:webHidden/>
          </w:rPr>
          <w:fldChar w:fldCharType="end"/>
        </w:r>
        <w:r>
          <w:rPr>
            <w:noProof/>
          </w:rPr>
          <w:fldChar w:fldCharType="end"/>
        </w:r>
      </w:del>
    </w:p>
    <w:p w14:paraId="4F92B7B6" w14:textId="77777777" w:rsidR="001974E0" w:rsidRDefault="001A0138">
      <w:pPr>
        <w:pStyle w:val="TOC3"/>
        <w:rPr>
          <w:del w:id="430" w:author="Russell Ott" w:date="2022-05-16T11:47:00Z"/>
          <w:rFonts w:asciiTheme="minorHAnsi" w:eastAsiaTheme="minorEastAsia" w:hAnsiTheme="minorHAnsi" w:cstheme="minorBidi"/>
          <w:noProof/>
          <w:sz w:val="22"/>
          <w:szCs w:val="22"/>
        </w:rPr>
      </w:pPr>
      <w:del w:id="431" w:author="Russell Ott" w:date="2022-05-16T11:47:00Z">
        <w:r>
          <w:fldChar w:fldCharType="begin"/>
        </w:r>
        <w:r>
          <w:delInstrText xml:space="preserve"> HYPERLINK \l "_Toc22823408" </w:delInstrText>
        </w:r>
        <w:r>
          <w:fldChar w:fldCharType="separate"/>
        </w:r>
        <w:r w:rsidR="001974E0" w:rsidRPr="0056410A">
          <w:rPr>
            <w:rStyle w:val="Hyperlink"/>
            <w:bCs/>
            <w:noProof/>
          </w:rPr>
          <w:delText>4.2.1</w:delText>
        </w:r>
        <w:r w:rsidR="001974E0">
          <w:rPr>
            <w:rFonts w:asciiTheme="minorHAnsi" w:eastAsiaTheme="minorEastAsia" w:hAnsiTheme="minorHAnsi" w:cstheme="minorBidi"/>
            <w:noProof/>
            <w:sz w:val="22"/>
            <w:szCs w:val="22"/>
          </w:rPr>
          <w:tab/>
        </w:r>
        <w:r w:rsidR="001974E0" w:rsidRPr="0056410A">
          <w:rPr>
            <w:rStyle w:val="Hyperlink"/>
            <w:noProof/>
          </w:rPr>
          <w:delText>Data Provenance for a Section</w:delText>
        </w:r>
        <w:r w:rsidR="001974E0">
          <w:rPr>
            <w:noProof/>
            <w:webHidden/>
          </w:rPr>
          <w:tab/>
        </w:r>
        <w:r w:rsidR="001974E0">
          <w:rPr>
            <w:noProof/>
            <w:webHidden/>
          </w:rPr>
          <w:fldChar w:fldCharType="begin"/>
        </w:r>
        <w:r w:rsidR="001974E0">
          <w:rPr>
            <w:noProof/>
            <w:webHidden/>
          </w:rPr>
          <w:delInstrText xml:space="preserve"> PAGEREF _Toc22823408 \h </w:delInstrText>
        </w:r>
        <w:r w:rsidR="001974E0">
          <w:rPr>
            <w:noProof/>
            <w:webHidden/>
          </w:rPr>
        </w:r>
        <w:r w:rsidR="001974E0">
          <w:rPr>
            <w:noProof/>
            <w:webHidden/>
          </w:rPr>
          <w:fldChar w:fldCharType="separate"/>
        </w:r>
        <w:r w:rsidR="001974E0">
          <w:rPr>
            <w:noProof/>
            <w:webHidden/>
          </w:rPr>
          <w:delText>92</w:delText>
        </w:r>
        <w:r w:rsidR="001974E0">
          <w:rPr>
            <w:noProof/>
            <w:webHidden/>
          </w:rPr>
          <w:fldChar w:fldCharType="end"/>
        </w:r>
        <w:r>
          <w:rPr>
            <w:noProof/>
          </w:rPr>
          <w:fldChar w:fldCharType="end"/>
        </w:r>
      </w:del>
    </w:p>
    <w:p w14:paraId="4A9EA599" w14:textId="77777777" w:rsidR="001974E0" w:rsidRDefault="001A0138">
      <w:pPr>
        <w:pStyle w:val="TOC3"/>
        <w:rPr>
          <w:del w:id="432" w:author="Russell Ott" w:date="2022-05-16T11:47:00Z"/>
          <w:rFonts w:asciiTheme="minorHAnsi" w:eastAsiaTheme="minorEastAsia" w:hAnsiTheme="minorHAnsi" w:cstheme="minorBidi"/>
          <w:noProof/>
          <w:sz w:val="22"/>
          <w:szCs w:val="22"/>
        </w:rPr>
      </w:pPr>
      <w:del w:id="433" w:author="Russell Ott" w:date="2022-05-16T11:47:00Z">
        <w:r>
          <w:fldChar w:fldCharType="begin"/>
        </w:r>
        <w:r>
          <w:delInstrText xml:space="preserve"> HYPERLINK \l "_Toc22823409" </w:delInstrText>
        </w:r>
        <w:r>
          <w:fldChar w:fldCharType="separate"/>
        </w:r>
        <w:r w:rsidR="001974E0" w:rsidRPr="0056410A">
          <w:rPr>
            <w:rStyle w:val="Hyperlink"/>
            <w:bCs/>
            <w:noProof/>
          </w:rPr>
          <w:delText>4.2.2</w:delText>
        </w:r>
        <w:r w:rsidR="001974E0">
          <w:rPr>
            <w:rFonts w:asciiTheme="minorHAnsi" w:eastAsiaTheme="minorEastAsia" w:hAnsiTheme="minorHAnsi" w:cstheme="minorBidi"/>
            <w:noProof/>
            <w:sz w:val="22"/>
            <w:szCs w:val="22"/>
          </w:rPr>
          <w:tab/>
        </w:r>
        <w:r w:rsidR="001974E0" w:rsidRPr="0056410A">
          <w:rPr>
            <w:rStyle w:val="Hyperlink"/>
            <w:noProof/>
          </w:rPr>
          <w:delText>Declaring Section Template Conformance</w:delText>
        </w:r>
        <w:r w:rsidR="001974E0">
          <w:rPr>
            <w:noProof/>
            <w:webHidden/>
          </w:rPr>
          <w:tab/>
        </w:r>
        <w:r w:rsidR="001974E0">
          <w:rPr>
            <w:noProof/>
            <w:webHidden/>
          </w:rPr>
          <w:fldChar w:fldCharType="begin"/>
        </w:r>
        <w:r w:rsidR="001974E0">
          <w:rPr>
            <w:noProof/>
            <w:webHidden/>
          </w:rPr>
          <w:delInstrText xml:space="preserve"> PAGEREF _Toc22823409 \h </w:delInstrText>
        </w:r>
        <w:r w:rsidR="001974E0">
          <w:rPr>
            <w:noProof/>
            <w:webHidden/>
          </w:rPr>
        </w:r>
        <w:r w:rsidR="001974E0">
          <w:rPr>
            <w:noProof/>
            <w:webHidden/>
          </w:rPr>
          <w:fldChar w:fldCharType="separate"/>
        </w:r>
        <w:r w:rsidR="001974E0">
          <w:rPr>
            <w:noProof/>
            <w:webHidden/>
          </w:rPr>
          <w:delText>93</w:delText>
        </w:r>
        <w:r w:rsidR="001974E0">
          <w:rPr>
            <w:noProof/>
            <w:webHidden/>
          </w:rPr>
          <w:fldChar w:fldCharType="end"/>
        </w:r>
        <w:r>
          <w:rPr>
            <w:noProof/>
          </w:rPr>
          <w:fldChar w:fldCharType="end"/>
        </w:r>
      </w:del>
    </w:p>
    <w:p w14:paraId="4343A850" w14:textId="77777777" w:rsidR="001974E0" w:rsidRDefault="001A0138">
      <w:pPr>
        <w:pStyle w:val="TOC3"/>
        <w:rPr>
          <w:del w:id="434" w:author="Russell Ott" w:date="2022-05-16T11:47:00Z"/>
          <w:rFonts w:asciiTheme="minorHAnsi" w:eastAsiaTheme="minorEastAsia" w:hAnsiTheme="minorHAnsi" w:cstheme="minorBidi"/>
          <w:noProof/>
          <w:sz w:val="22"/>
          <w:szCs w:val="22"/>
        </w:rPr>
      </w:pPr>
      <w:del w:id="435" w:author="Russell Ott" w:date="2022-05-16T11:47:00Z">
        <w:r>
          <w:fldChar w:fldCharType="begin"/>
        </w:r>
        <w:r>
          <w:delInstrText xml:space="preserve"> HYPERLINK \l "_Toc22823410" </w:delInstrText>
        </w:r>
        <w:r>
          <w:fldChar w:fldCharType="separate"/>
        </w:r>
        <w:r w:rsidR="001974E0" w:rsidRPr="0056410A">
          <w:rPr>
            <w:rStyle w:val="Hyperlink"/>
            <w:bCs/>
            <w:noProof/>
          </w:rPr>
          <w:delText>4.2.3</w:delText>
        </w:r>
        <w:r w:rsidR="001974E0">
          <w:rPr>
            <w:rFonts w:asciiTheme="minorHAnsi" w:eastAsiaTheme="minorEastAsia" w:hAnsiTheme="minorHAnsi" w:cstheme="minorBidi"/>
            <w:noProof/>
            <w:sz w:val="22"/>
            <w:szCs w:val="22"/>
          </w:rPr>
          <w:tab/>
        </w:r>
        <w:r w:rsidR="001974E0" w:rsidRPr="0056410A">
          <w:rPr>
            <w:rStyle w:val="Hyperlink"/>
            <w:noProof/>
          </w:rPr>
          <w:delText>Narrative Block Formatting</w:delText>
        </w:r>
        <w:r w:rsidR="001974E0">
          <w:rPr>
            <w:noProof/>
            <w:webHidden/>
          </w:rPr>
          <w:tab/>
        </w:r>
        <w:r w:rsidR="001974E0">
          <w:rPr>
            <w:noProof/>
            <w:webHidden/>
          </w:rPr>
          <w:fldChar w:fldCharType="begin"/>
        </w:r>
        <w:r w:rsidR="001974E0">
          <w:rPr>
            <w:noProof/>
            <w:webHidden/>
          </w:rPr>
          <w:delInstrText xml:space="preserve"> PAGEREF _Toc22823410 \h </w:delInstrText>
        </w:r>
        <w:r w:rsidR="001974E0">
          <w:rPr>
            <w:noProof/>
            <w:webHidden/>
          </w:rPr>
        </w:r>
        <w:r w:rsidR="001974E0">
          <w:rPr>
            <w:noProof/>
            <w:webHidden/>
          </w:rPr>
          <w:fldChar w:fldCharType="separate"/>
        </w:r>
        <w:r w:rsidR="001974E0">
          <w:rPr>
            <w:noProof/>
            <w:webHidden/>
          </w:rPr>
          <w:delText>95</w:delText>
        </w:r>
        <w:r w:rsidR="001974E0">
          <w:rPr>
            <w:noProof/>
            <w:webHidden/>
          </w:rPr>
          <w:fldChar w:fldCharType="end"/>
        </w:r>
        <w:r>
          <w:rPr>
            <w:noProof/>
          </w:rPr>
          <w:fldChar w:fldCharType="end"/>
        </w:r>
      </w:del>
    </w:p>
    <w:p w14:paraId="159CD4B7" w14:textId="77777777" w:rsidR="001974E0" w:rsidRDefault="001A0138">
      <w:pPr>
        <w:pStyle w:val="TOC3"/>
        <w:rPr>
          <w:del w:id="436" w:author="Russell Ott" w:date="2022-05-16T11:47:00Z"/>
          <w:rFonts w:asciiTheme="minorHAnsi" w:eastAsiaTheme="minorEastAsia" w:hAnsiTheme="minorHAnsi" w:cstheme="minorBidi"/>
          <w:noProof/>
          <w:sz w:val="22"/>
          <w:szCs w:val="22"/>
        </w:rPr>
      </w:pPr>
      <w:del w:id="437" w:author="Russell Ott" w:date="2022-05-16T11:47:00Z">
        <w:r>
          <w:fldChar w:fldCharType="begin"/>
        </w:r>
        <w:r>
          <w:delInstrText xml:space="preserve"> HYPERLINK \l "_Toc22823411" </w:delInstrText>
        </w:r>
        <w:r>
          <w:fldChar w:fldCharType="separate"/>
        </w:r>
        <w:r w:rsidR="001974E0" w:rsidRPr="0056410A">
          <w:rPr>
            <w:rStyle w:val="Hyperlink"/>
            <w:bCs/>
            <w:noProof/>
          </w:rPr>
          <w:delText>4.2.4</w:delText>
        </w:r>
        <w:r w:rsidR="001974E0">
          <w:rPr>
            <w:rFonts w:asciiTheme="minorHAnsi" w:eastAsiaTheme="minorEastAsia" w:hAnsiTheme="minorHAnsi" w:cstheme="minorBidi"/>
            <w:noProof/>
            <w:sz w:val="22"/>
            <w:szCs w:val="22"/>
          </w:rPr>
          <w:tab/>
        </w:r>
        <w:r w:rsidR="001974E0" w:rsidRPr="0056410A">
          <w:rPr>
            <w:rStyle w:val="Hyperlink"/>
            <w:noProof/>
          </w:rPr>
          <w:delText>Multiple Views and styleCode</w:delText>
        </w:r>
        <w:r w:rsidR="001974E0">
          <w:rPr>
            <w:noProof/>
            <w:webHidden/>
          </w:rPr>
          <w:tab/>
        </w:r>
        <w:r w:rsidR="001974E0">
          <w:rPr>
            <w:noProof/>
            <w:webHidden/>
          </w:rPr>
          <w:fldChar w:fldCharType="begin"/>
        </w:r>
        <w:r w:rsidR="001974E0">
          <w:rPr>
            <w:noProof/>
            <w:webHidden/>
          </w:rPr>
          <w:delInstrText xml:space="preserve"> PAGEREF _Toc22823411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3C99272E" w14:textId="77777777" w:rsidR="001974E0" w:rsidRDefault="001A0138">
      <w:pPr>
        <w:pStyle w:val="TOC3"/>
        <w:rPr>
          <w:del w:id="438" w:author="Russell Ott" w:date="2022-05-16T11:47:00Z"/>
          <w:rFonts w:asciiTheme="minorHAnsi" w:eastAsiaTheme="minorEastAsia" w:hAnsiTheme="minorHAnsi" w:cstheme="minorBidi"/>
          <w:noProof/>
          <w:sz w:val="22"/>
          <w:szCs w:val="22"/>
        </w:rPr>
      </w:pPr>
      <w:del w:id="439" w:author="Russell Ott" w:date="2022-05-16T11:47:00Z">
        <w:r>
          <w:fldChar w:fldCharType="begin"/>
        </w:r>
        <w:r>
          <w:delInstrText xml:space="preserve"> HYPERLINK \l "_Toc22823412" </w:delInstrText>
        </w:r>
        <w:r>
          <w:fldChar w:fldCharType="separate"/>
        </w:r>
        <w:r w:rsidR="001974E0" w:rsidRPr="0056410A">
          <w:rPr>
            <w:rStyle w:val="Hyperlink"/>
            <w:bCs/>
            <w:noProof/>
          </w:rPr>
          <w:delText>4.2.5</w:delText>
        </w:r>
        <w:r w:rsidR="001974E0">
          <w:rPr>
            <w:rFonts w:asciiTheme="minorHAnsi" w:eastAsiaTheme="minorEastAsia" w:hAnsiTheme="minorHAnsi" w:cstheme="minorBidi"/>
            <w:noProof/>
            <w:sz w:val="22"/>
            <w:szCs w:val="22"/>
          </w:rPr>
          <w:tab/>
        </w:r>
        <w:r w:rsidR="001974E0" w:rsidRPr="0056410A">
          <w:rPr>
            <w:rStyle w:val="Hyperlink"/>
            <w:noProof/>
          </w:rPr>
          <w:delText>Date/Time Guidance</w:delText>
        </w:r>
        <w:r w:rsidR="001974E0">
          <w:rPr>
            <w:noProof/>
            <w:webHidden/>
          </w:rPr>
          <w:tab/>
        </w:r>
        <w:r w:rsidR="001974E0">
          <w:rPr>
            <w:noProof/>
            <w:webHidden/>
          </w:rPr>
          <w:fldChar w:fldCharType="begin"/>
        </w:r>
        <w:r w:rsidR="001974E0">
          <w:rPr>
            <w:noProof/>
            <w:webHidden/>
          </w:rPr>
          <w:delInstrText xml:space="preserve"> PAGEREF _Toc22823412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5A80DA1D" w14:textId="77777777" w:rsidR="001974E0" w:rsidRDefault="001A0138">
      <w:pPr>
        <w:pStyle w:val="TOC3"/>
        <w:rPr>
          <w:del w:id="440" w:author="Russell Ott" w:date="2022-05-16T11:47:00Z"/>
          <w:rFonts w:asciiTheme="minorHAnsi" w:eastAsiaTheme="minorEastAsia" w:hAnsiTheme="minorHAnsi" w:cstheme="minorBidi"/>
          <w:noProof/>
          <w:sz w:val="22"/>
          <w:szCs w:val="22"/>
        </w:rPr>
      </w:pPr>
      <w:del w:id="441" w:author="Russell Ott" w:date="2022-05-16T11:47:00Z">
        <w:r>
          <w:fldChar w:fldCharType="begin"/>
        </w:r>
        <w:r>
          <w:delInstrText xml:space="preserve"> HYPERLINK \l "_Toc22823413" </w:delInstrText>
        </w:r>
        <w:r>
          <w:fldChar w:fldCharType="separate"/>
        </w:r>
        <w:r w:rsidR="001974E0" w:rsidRPr="0056410A">
          <w:rPr>
            <w:rStyle w:val="Hyperlink"/>
            <w:bCs/>
            <w:noProof/>
          </w:rPr>
          <w:delText>4.2.6</w:delText>
        </w:r>
        <w:r w:rsidR="001974E0">
          <w:rPr>
            <w:rFonts w:asciiTheme="minorHAnsi" w:eastAsiaTheme="minorEastAsia" w:hAnsiTheme="minorHAnsi" w:cstheme="minorBidi"/>
            <w:noProof/>
            <w:sz w:val="22"/>
            <w:szCs w:val="22"/>
          </w:rPr>
          <w:tab/>
        </w:r>
        <w:r w:rsidR="001974E0" w:rsidRPr="0056410A">
          <w:rPr>
            <w:rStyle w:val="Hyperlink"/>
            <w:noProof/>
          </w:rPr>
          <w:delText>Irrelevant Data (Not Pertinent)</w:delText>
        </w:r>
        <w:r w:rsidR="001974E0">
          <w:rPr>
            <w:noProof/>
            <w:webHidden/>
          </w:rPr>
          <w:tab/>
        </w:r>
        <w:r w:rsidR="001974E0">
          <w:rPr>
            <w:noProof/>
            <w:webHidden/>
          </w:rPr>
          <w:fldChar w:fldCharType="begin"/>
        </w:r>
        <w:r w:rsidR="001974E0">
          <w:rPr>
            <w:noProof/>
            <w:webHidden/>
          </w:rPr>
          <w:delInstrText xml:space="preserve"> PAGEREF _Toc22823413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1C3C728A" w14:textId="77777777" w:rsidR="001974E0" w:rsidRDefault="001A0138">
      <w:pPr>
        <w:pStyle w:val="TOC3"/>
        <w:rPr>
          <w:del w:id="442" w:author="Russell Ott" w:date="2022-05-16T11:47:00Z"/>
          <w:rFonts w:asciiTheme="minorHAnsi" w:eastAsiaTheme="minorEastAsia" w:hAnsiTheme="minorHAnsi" w:cstheme="minorBidi"/>
          <w:noProof/>
          <w:sz w:val="22"/>
          <w:szCs w:val="22"/>
        </w:rPr>
      </w:pPr>
      <w:del w:id="443" w:author="Russell Ott" w:date="2022-05-16T11:47:00Z">
        <w:r>
          <w:fldChar w:fldCharType="begin"/>
        </w:r>
        <w:r>
          <w:delInstrText xml:space="preserve"> HYPERLINK \l "_Toc22823414" </w:delInstrText>
        </w:r>
        <w:r>
          <w:fldChar w:fldCharType="separate"/>
        </w:r>
        <w:r w:rsidR="001974E0" w:rsidRPr="0056410A">
          <w:rPr>
            <w:rStyle w:val="Hyperlink"/>
            <w:bCs/>
            <w:noProof/>
          </w:rPr>
          <w:delText>4.2.7</w:delText>
        </w:r>
        <w:r w:rsidR="001974E0">
          <w:rPr>
            <w:rFonts w:asciiTheme="minorHAnsi" w:eastAsiaTheme="minorEastAsia" w:hAnsiTheme="minorHAnsi" w:cstheme="minorBidi"/>
            <w:noProof/>
            <w:sz w:val="22"/>
            <w:szCs w:val="22"/>
          </w:rPr>
          <w:tab/>
        </w:r>
        <w:r w:rsidR="001974E0" w:rsidRPr="0056410A">
          <w:rPr>
            <w:rStyle w:val="Hyperlink"/>
            <w:noProof/>
          </w:rPr>
          <w:delText>Use of Open Templates for Sections</w:delText>
        </w:r>
        <w:r w:rsidR="001974E0">
          <w:rPr>
            <w:noProof/>
            <w:webHidden/>
          </w:rPr>
          <w:tab/>
        </w:r>
        <w:r w:rsidR="001974E0">
          <w:rPr>
            <w:noProof/>
            <w:webHidden/>
          </w:rPr>
          <w:fldChar w:fldCharType="begin"/>
        </w:r>
        <w:r w:rsidR="001974E0">
          <w:rPr>
            <w:noProof/>
            <w:webHidden/>
          </w:rPr>
          <w:delInstrText xml:space="preserve"> PAGEREF _Toc22823414 \h </w:delInstrText>
        </w:r>
        <w:r w:rsidR="001974E0">
          <w:rPr>
            <w:noProof/>
            <w:webHidden/>
          </w:rPr>
        </w:r>
        <w:r w:rsidR="001974E0">
          <w:rPr>
            <w:noProof/>
            <w:webHidden/>
          </w:rPr>
          <w:fldChar w:fldCharType="separate"/>
        </w:r>
        <w:r w:rsidR="001974E0">
          <w:rPr>
            <w:noProof/>
            <w:webHidden/>
          </w:rPr>
          <w:delText>99</w:delText>
        </w:r>
        <w:r w:rsidR="001974E0">
          <w:rPr>
            <w:noProof/>
            <w:webHidden/>
          </w:rPr>
          <w:fldChar w:fldCharType="end"/>
        </w:r>
        <w:r>
          <w:rPr>
            <w:noProof/>
          </w:rPr>
          <w:fldChar w:fldCharType="end"/>
        </w:r>
      </w:del>
    </w:p>
    <w:p w14:paraId="5602D01A" w14:textId="77777777" w:rsidR="001974E0" w:rsidRDefault="001A0138">
      <w:pPr>
        <w:pStyle w:val="TOC3"/>
        <w:rPr>
          <w:del w:id="444" w:author="Russell Ott" w:date="2022-05-16T11:47:00Z"/>
          <w:rFonts w:asciiTheme="minorHAnsi" w:eastAsiaTheme="minorEastAsia" w:hAnsiTheme="minorHAnsi" w:cstheme="minorBidi"/>
          <w:noProof/>
          <w:sz w:val="22"/>
          <w:szCs w:val="22"/>
        </w:rPr>
      </w:pPr>
      <w:del w:id="445" w:author="Russell Ott" w:date="2022-05-16T11:47:00Z">
        <w:r>
          <w:fldChar w:fldCharType="begin"/>
        </w:r>
        <w:r>
          <w:delInstrText xml:space="preserve"> HYPERLINK \l "_Toc22823415"</w:delInstrText>
        </w:r>
        <w:r>
          <w:delInstrText xml:space="preserve"> </w:delInstrText>
        </w:r>
        <w:r>
          <w:fldChar w:fldCharType="separate"/>
        </w:r>
        <w:r w:rsidR="001974E0" w:rsidRPr="0056410A">
          <w:rPr>
            <w:rStyle w:val="Hyperlink"/>
            <w:bCs/>
            <w:noProof/>
          </w:rPr>
          <w:delText>4.2.8</w:delText>
        </w:r>
        <w:r w:rsidR="001974E0">
          <w:rPr>
            <w:rFonts w:asciiTheme="minorHAnsi" w:eastAsiaTheme="minorEastAsia" w:hAnsiTheme="minorHAnsi" w:cstheme="minorBidi"/>
            <w:noProof/>
            <w:sz w:val="22"/>
            <w:szCs w:val="22"/>
          </w:rPr>
          <w:tab/>
        </w:r>
        <w:r w:rsidR="001974E0" w:rsidRPr="0056410A">
          <w:rPr>
            <w:rStyle w:val="Hyperlink"/>
            <w:noProof/>
          </w:rPr>
          <w:delText>Declaring Business Rules that Limit Section Content</w:delText>
        </w:r>
        <w:r w:rsidR="001974E0">
          <w:rPr>
            <w:noProof/>
            <w:webHidden/>
          </w:rPr>
          <w:tab/>
        </w:r>
        <w:r w:rsidR="001974E0">
          <w:rPr>
            <w:noProof/>
            <w:webHidden/>
          </w:rPr>
          <w:fldChar w:fldCharType="begin"/>
        </w:r>
        <w:r w:rsidR="001974E0">
          <w:rPr>
            <w:noProof/>
            <w:webHidden/>
          </w:rPr>
          <w:delInstrText xml:space="preserve"> PAGEREF _Toc22823415 \h </w:delInstrText>
        </w:r>
        <w:r w:rsidR="001974E0">
          <w:rPr>
            <w:noProof/>
            <w:webHidden/>
          </w:rPr>
        </w:r>
        <w:r w:rsidR="001974E0">
          <w:rPr>
            <w:noProof/>
            <w:webHidden/>
          </w:rPr>
          <w:fldChar w:fldCharType="separate"/>
        </w:r>
        <w:r w:rsidR="001974E0">
          <w:rPr>
            <w:noProof/>
            <w:webHidden/>
          </w:rPr>
          <w:delText>103</w:delText>
        </w:r>
        <w:r w:rsidR="001974E0">
          <w:rPr>
            <w:noProof/>
            <w:webHidden/>
          </w:rPr>
          <w:fldChar w:fldCharType="end"/>
        </w:r>
        <w:r>
          <w:rPr>
            <w:noProof/>
          </w:rPr>
          <w:fldChar w:fldCharType="end"/>
        </w:r>
      </w:del>
    </w:p>
    <w:p w14:paraId="44F66996" w14:textId="77777777" w:rsidR="001974E0" w:rsidRDefault="001A0138">
      <w:pPr>
        <w:pStyle w:val="TOC2"/>
        <w:rPr>
          <w:del w:id="446" w:author="Russell Ott" w:date="2022-05-16T11:47:00Z"/>
          <w:rFonts w:asciiTheme="minorHAnsi" w:eastAsiaTheme="minorEastAsia" w:hAnsiTheme="minorHAnsi" w:cstheme="minorBidi"/>
          <w:b w:val="0"/>
          <w:bCs w:val="0"/>
          <w:noProof/>
        </w:rPr>
      </w:pPr>
      <w:del w:id="447" w:author="Russell Ott" w:date="2022-05-16T11:47:00Z">
        <w:r>
          <w:fldChar w:fldCharType="begin"/>
        </w:r>
        <w:r>
          <w:delInstrText xml:space="preserve"> HYPERLINK \l "_Toc22823416" </w:delInstrText>
        </w:r>
        <w:r>
          <w:fldChar w:fldCharType="separate"/>
        </w:r>
        <w:r w:rsidR="001974E0" w:rsidRPr="0056410A">
          <w:rPr>
            <w:rStyle w:val="Hyperlink"/>
            <w:noProof/>
          </w:rPr>
          <w:delText>4.3</w:delText>
        </w:r>
        <w:r w:rsidR="001974E0">
          <w:rPr>
            <w:rFonts w:asciiTheme="minorHAnsi" w:eastAsiaTheme="minorEastAsia" w:hAnsiTheme="minorHAnsi" w:cstheme="minorBidi"/>
            <w:b w:val="0"/>
            <w:bCs w:val="0"/>
            <w:noProof/>
          </w:rPr>
          <w:tab/>
        </w:r>
        <w:r w:rsidR="001974E0" w:rsidRPr="0056410A">
          <w:rPr>
            <w:rStyle w:val="Hyperlink"/>
            <w:noProof/>
          </w:rPr>
          <w:delText>Sections Defined in C-CDA (ordered using SOAP framework)</w:delText>
        </w:r>
        <w:r w:rsidR="001974E0">
          <w:rPr>
            <w:noProof/>
            <w:webHidden/>
          </w:rPr>
          <w:tab/>
        </w:r>
        <w:r w:rsidR="001974E0">
          <w:rPr>
            <w:noProof/>
            <w:webHidden/>
          </w:rPr>
          <w:fldChar w:fldCharType="begin"/>
        </w:r>
        <w:r w:rsidR="001974E0">
          <w:rPr>
            <w:noProof/>
            <w:webHidden/>
          </w:rPr>
          <w:delInstrText xml:space="preserve"> PAGEREF _Toc22823416 \h </w:delInstrText>
        </w:r>
        <w:r w:rsidR="001974E0">
          <w:rPr>
            <w:noProof/>
            <w:webHidden/>
          </w:rPr>
        </w:r>
        <w:r w:rsidR="001974E0">
          <w:rPr>
            <w:noProof/>
            <w:webHidden/>
          </w:rPr>
          <w:fldChar w:fldCharType="separate"/>
        </w:r>
        <w:r w:rsidR="001974E0">
          <w:rPr>
            <w:noProof/>
            <w:webHidden/>
          </w:rPr>
          <w:delText>104</w:delText>
        </w:r>
        <w:r w:rsidR="001974E0">
          <w:rPr>
            <w:noProof/>
            <w:webHidden/>
          </w:rPr>
          <w:fldChar w:fldCharType="end"/>
        </w:r>
        <w:r>
          <w:rPr>
            <w:noProof/>
          </w:rPr>
          <w:fldChar w:fldCharType="end"/>
        </w:r>
      </w:del>
    </w:p>
    <w:p w14:paraId="3C3D67CC" w14:textId="77777777" w:rsidR="001974E0" w:rsidRDefault="001A0138">
      <w:pPr>
        <w:pStyle w:val="TOC3"/>
        <w:rPr>
          <w:del w:id="448" w:author="Russell Ott" w:date="2022-05-16T11:47:00Z"/>
          <w:rFonts w:asciiTheme="minorHAnsi" w:eastAsiaTheme="minorEastAsia" w:hAnsiTheme="minorHAnsi" w:cstheme="minorBidi"/>
          <w:noProof/>
          <w:sz w:val="22"/>
          <w:szCs w:val="22"/>
        </w:rPr>
      </w:pPr>
      <w:del w:id="449" w:author="Russell Ott" w:date="2022-05-16T11:47:00Z">
        <w:r>
          <w:fldChar w:fldCharType="begin"/>
        </w:r>
        <w:r>
          <w:delInstrText xml:space="preserve"> H</w:delInstrText>
        </w:r>
        <w:r>
          <w:delInstrText xml:space="preserve">YPERLINK \l "_Toc22823417" </w:delInstrText>
        </w:r>
        <w:r>
          <w:fldChar w:fldCharType="separate"/>
        </w:r>
        <w:r w:rsidR="001974E0" w:rsidRPr="0056410A">
          <w:rPr>
            <w:rStyle w:val="Hyperlink"/>
            <w:bCs/>
            <w:noProof/>
          </w:rPr>
          <w:delText>4.3.1</w:delText>
        </w:r>
        <w:r w:rsidR="001974E0">
          <w:rPr>
            <w:rFonts w:asciiTheme="minorHAnsi" w:eastAsiaTheme="minorEastAsia" w:hAnsiTheme="minorHAnsi" w:cstheme="minorBidi"/>
            <w:noProof/>
            <w:sz w:val="22"/>
            <w:szCs w:val="22"/>
          </w:rPr>
          <w:tab/>
        </w:r>
        <w:r w:rsidR="001974E0" w:rsidRPr="0056410A">
          <w:rPr>
            <w:rStyle w:val="Hyperlink"/>
            <w:noProof/>
          </w:rPr>
          <w:delText>Subjective Information</w:delText>
        </w:r>
        <w:r w:rsidR="001974E0">
          <w:rPr>
            <w:noProof/>
            <w:webHidden/>
          </w:rPr>
          <w:tab/>
        </w:r>
        <w:r w:rsidR="001974E0">
          <w:rPr>
            <w:noProof/>
            <w:webHidden/>
          </w:rPr>
          <w:fldChar w:fldCharType="begin"/>
        </w:r>
        <w:r w:rsidR="001974E0">
          <w:rPr>
            <w:noProof/>
            <w:webHidden/>
          </w:rPr>
          <w:delInstrText xml:space="preserve"> PAGEREF _Toc22823417 \h </w:delInstrText>
        </w:r>
        <w:r w:rsidR="001974E0">
          <w:rPr>
            <w:noProof/>
            <w:webHidden/>
          </w:rPr>
        </w:r>
        <w:r w:rsidR="001974E0">
          <w:rPr>
            <w:noProof/>
            <w:webHidden/>
          </w:rPr>
          <w:fldChar w:fldCharType="separate"/>
        </w:r>
        <w:r w:rsidR="001974E0">
          <w:rPr>
            <w:noProof/>
            <w:webHidden/>
          </w:rPr>
          <w:delText>105</w:delText>
        </w:r>
        <w:r w:rsidR="001974E0">
          <w:rPr>
            <w:noProof/>
            <w:webHidden/>
          </w:rPr>
          <w:fldChar w:fldCharType="end"/>
        </w:r>
        <w:r>
          <w:rPr>
            <w:noProof/>
          </w:rPr>
          <w:fldChar w:fldCharType="end"/>
        </w:r>
      </w:del>
    </w:p>
    <w:p w14:paraId="1AC3E1D1" w14:textId="77777777" w:rsidR="001974E0" w:rsidRDefault="001A0138">
      <w:pPr>
        <w:pStyle w:val="TOC3"/>
        <w:rPr>
          <w:del w:id="450" w:author="Russell Ott" w:date="2022-05-16T11:47:00Z"/>
          <w:rFonts w:asciiTheme="minorHAnsi" w:eastAsiaTheme="minorEastAsia" w:hAnsiTheme="minorHAnsi" w:cstheme="minorBidi"/>
          <w:noProof/>
          <w:sz w:val="22"/>
          <w:szCs w:val="22"/>
        </w:rPr>
      </w:pPr>
      <w:del w:id="451" w:author="Russell Ott" w:date="2022-05-16T11:47:00Z">
        <w:r>
          <w:fldChar w:fldCharType="begin"/>
        </w:r>
        <w:r>
          <w:delInstrText xml:space="preserve"> HYPERLINK \l "_Toc22823418" </w:delInstrText>
        </w:r>
        <w:r>
          <w:fldChar w:fldCharType="separate"/>
        </w:r>
        <w:r w:rsidR="001974E0" w:rsidRPr="0056410A">
          <w:rPr>
            <w:rStyle w:val="Hyperlink"/>
            <w:bCs/>
            <w:noProof/>
          </w:rPr>
          <w:delText>4.3.2</w:delText>
        </w:r>
        <w:r w:rsidR="001974E0">
          <w:rPr>
            <w:rFonts w:asciiTheme="minorHAnsi" w:eastAsiaTheme="minorEastAsia" w:hAnsiTheme="minorHAnsi" w:cstheme="minorBidi"/>
            <w:noProof/>
            <w:sz w:val="22"/>
            <w:szCs w:val="22"/>
          </w:rPr>
          <w:tab/>
        </w:r>
        <w:r w:rsidR="001974E0" w:rsidRPr="0056410A">
          <w:rPr>
            <w:rStyle w:val="Hyperlink"/>
            <w:noProof/>
          </w:rPr>
          <w:delText>Objective Information</w:delText>
        </w:r>
        <w:r w:rsidR="001974E0">
          <w:rPr>
            <w:noProof/>
            <w:webHidden/>
          </w:rPr>
          <w:tab/>
        </w:r>
        <w:r w:rsidR="001974E0">
          <w:rPr>
            <w:noProof/>
            <w:webHidden/>
          </w:rPr>
          <w:fldChar w:fldCharType="begin"/>
        </w:r>
        <w:r w:rsidR="001974E0">
          <w:rPr>
            <w:noProof/>
            <w:webHidden/>
          </w:rPr>
          <w:delInstrText xml:space="preserve"> PAGEREF _Toc22823418 \h </w:delInstrText>
        </w:r>
        <w:r w:rsidR="001974E0">
          <w:rPr>
            <w:noProof/>
            <w:webHidden/>
          </w:rPr>
        </w:r>
        <w:r w:rsidR="001974E0">
          <w:rPr>
            <w:noProof/>
            <w:webHidden/>
          </w:rPr>
          <w:fldChar w:fldCharType="separate"/>
        </w:r>
        <w:r w:rsidR="001974E0">
          <w:rPr>
            <w:noProof/>
            <w:webHidden/>
          </w:rPr>
          <w:delText>106</w:delText>
        </w:r>
        <w:r w:rsidR="001974E0">
          <w:rPr>
            <w:noProof/>
            <w:webHidden/>
          </w:rPr>
          <w:fldChar w:fldCharType="end"/>
        </w:r>
        <w:r>
          <w:rPr>
            <w:noProof/>
          </w:rPr>
          <w:fldChar w:fldCharType="end"/>
        </w:r>
      </w:del>
    </w:p>
    <w:p w14:paraId="67BAC732" w14:textId="77777777" w:rsidR="001974E0" w:rsidRDefault="001A0138">
      <w:pPr>
        <w:pStyle w:val="TOC3"/>
        <w:rPr>
          <w:del w:id="452" w:author="Russell Ott" w:date="2022-05-16T11:47:00Z"/>
          <w:rFonts w:asciiTheme="minorHAnsi" w:eastAsiaTheme="minorEastAsia" w:hAnsiTheme="minorHAnsi" w:cstheme="minorBidi"/>
          <w:noProof/>
          <w:sz w:val="22"/>
          <w:szCs w:val="22"/>
        </w:rPr>
      </w:pPr>
      <w:del w:id="453" w:author="Russell Ott" w:date="2022-05-16T11:47:00Z">
        <w:r>
          <w:fldChar w:fldCharType="begin"/>
        </w:r>
        <w:r>
          <w:delInstrText xml:space="preserve"> HYPERLINK \l "_Toc22823419" </w:delInstrText>
        </w:r>
        <w:r>
          <w:fldChar w:fldCharType="separate"/>
        </w:r>
        <w:r w:rsidR="001974E0" w:rsidRPr="0056410A">
          <w:rPr>
            <w:rStyle w:val="Hyperlink"/>
            <w:bCs/>
            <w:noProof/>
          </w:rPr>
          <w:delText>4.3.3</w:delText>
        </w:r>
        <w:r w:rsidR="001974E0">
          <w:rPr>
            <w:rFonts w:asciiTheme="minorHAnsi" w:eastAsiaTheme="minorEastAsia" w:hAnsiTheme="minorHAnsi" w:cstheme="minorBidi"/>
            <w:noProof/>
            <w:sz w:val="22"/>
            <w:szCs w:val="22"/>
          </w:rPr>
          <w:tab/>
        </w:r>
        <w:r w:rsidR="001974E0" w:rsidRPr="0056410A">
          <w:rPr>
            <w:rStyle w:val="Hyperlink"/>
            <w:noProof/>
          </w:rPr>
          <w:delText>Assessment Information</w:delText>
        </w:r>
        <w:r w:rsidR="001974E0">
          <w:rPr>
            <w:noProof/>
            <w:webHidden/>
          </w:rPr>
          <w:tab/>
        </w:r>
        <w:r w:rsidR="001974E0">
          <w:rPr>
            <w:noProof/>
            <w:webHidden/>
          </w:rPr>
          <w:fldChar w:fldCharType="begin"/>
        </w:r>
        <w:r w:rsidR="001974E0">
          <w:rPr>
            <w:noProof/>
            <w:webHidden/>
          </w:rPr>
          <w:delInstrText xml:space="preserve"> PAGEREF _Toc22823419 \h </w:delInstrText>
        </w:r>
        <w:r w:rsidR="001974E0">
          <w:rPr>
            <w:noProof/>
            <w:webHidden/>
          </w:rPr>
        </w:r>
        <w:r w:rsidR="001974E0">
          <w:rPr>
            <w:noProof/>
            <w:webHidden/>
          </w:rPr>
          <w:fldChar w:fldCharType="separate"/>
        </w:r>
        <w:r w:rsidR="001974E0">
          <w:rPr>
            <w:noProof/>
            <w:webHidden/>
          </w:rPr>
          <w:delText>110</w:delText>
        </w:r>
        <w:r w:rsidR="001974E0">
          <w:rPr>
            <w:noProof/>
            <w:webHidden/>
          </w:rPr>
          <w:fldChar w:fldCharType="end"/>
        </w:r>
        <w:r>
          <w:rPr>
            <w:noProof/>
          </w:rPr>
          <w:fldChar w:fldCharType="end"/>
        </w:r>
      </w:del>
    </w:p>
    <w:p w14:paraId="0378B2D1" w14:textId="77777777" w:rsidR="001974E0" w:rsidRDefault="001A0138">
      <w:pPr>
        <w:pStyle w:val="TOC3"/>
        <w:rPr>
          <w:del w:id="454" w:author="Russell Ott" w:date="2022-05-16T11:47:00Z"/>
          <w:rFonts w:asciiTheme="minorHAnsi" w:eastAsiaTheme="minorEastAsia" w:hAnsiTheme="minorHAnsi" w:cstheme="minorBidi"/>
          <w:noProof/>
          <w:sz w:val="22"/>
          <w:szCs w:val="22"/>
        </w:rPr>
      </w:pPr>
      <w:del w:id="455" w:author="Russell Ott" w:date="2022-05-16T11:47:00Z">
        <w:r>
          <w:fldChar w:fldCharType="begin"/>
        </w:r>
        <w:r>
          <w:delInstrText xml:space="preserve"> H</w:delInstrText>
        </w:r>
        <w:r>
          <w:delInstrText xml:space="preserve">YPERLINK \l "_Toc22823420" </w:delInstrText>
        </w:r>
        <w:r>
          <w:fldChar w:fldCharType="separate"/>
        </w:r>
        <w:r w:rsidR="001974E0" w:rsidRPr="0056410A">
          <w:rPr>
            <w:rStyle w:val="Hyperlink"/>
            <w:bCs/>
            <w:noProof/>
          </w:rPr>
          <w:delText>4.3.4</w:delText>
        </w:r>
        <w:r w:rsidR="001974E0">
          <w:rPr>
            <w:rFonts w:asciiTheme="minorHAnsi" w:eastAsiaTheme="minorEastAsia" w:hAnsiTheme="minorHAnsi" w:cstheme="minorBidi"/>
            <w:noProof/>
            <w:sz w:val="22"/>
            <w:szCs w:val="22"/>
          </w:rPr>
          <w:tab/>
        </w:r>
        <w:r w:rsidR="001974E0" w:rsidRPr="0056410A">
          <w:rPr>
            <w:rStyle w:val="Hyperlink"/>
            <w:noProof/>
          </w:rPr>
          <w:delText>Plan/Planning Information</w:delText>
        </w:r>
        <w:r w:rsidR="001974E0">
          <w:rPr>
            <w:noProof/>
            <w:webHidden/>
          </w:rPr>
          <w:tab/>
        </w:r>
        <w:r w:rsidR="001974E0">
          <w:rPr>
            <w:noProof/>
            <w:webHidden/>
          </w:rPr>
          <w:fldChar w:fldCharType="begin"/>
        </w:r>
        <w:r w:rsidR="001974E0">
          <w:rPr>
            <w:noProof/>
            <w:webHidden/>
          </w:rPr>
          <w:delInstrText xml:space="preserve"> PAGEREF _Toc22823420 \h </w:delInstrText>
        </w:r>
        <w:r w:rsidR="001974E0">
          <w:rPr>
            <w:noProof/>
            <w:webHidden/>
          </w:rPr>
        </w:r>
        <w:r w:rsidR="001974E0">
          <w:rPr>
            <w:noProof/>
            <w:webHidden/>
          </w:rPr>
          <w:fldChar w:fldCharType="separate"/>
        </w:r>
        <w:r w:rsidR="001974E0">
          <w:rPr>
            <w:noProof/>
            <w:webHidden/>
          </w:rPr>
          <w:delText>111</w:delText>
        </w:r>
        <w:r w:rsidR="001974E0">
          <w:rPr>
            <w:noProof/>
            <w:webHidden/>
          </w:rPr>
          <w:fldChar w:fldCharType="end"/>
        </w:r>
        <w:r>
          <w:rPr>
            <w:noProof/>
          </w:rPr>
          <w:fldChar w:fldCharType="end"/>
        </w:r>
      </w:del>
    </w:p>
    <w:p w14:paraId="4870B3BF" w14:textId="77777777" w:rsidR="001974E0" w:rsidRDefault="001A0138">
      <w:pPr>
        <w:pStyle w:val="TOC3"/>
        <w:rPr>
          <w:del w:id="456" w:author="Russell Ott" w:date="2022-05-16T11:47:00Z"/>
          <w:rFonts w:asciiTheme="minorHAnsi" w:eastAsiaTheme="minorEastAsia" w:hAnsiTheme="minorHAnsi" w:cstheme="minorBidi"/>
          <w:noProof/>
          <w:sz w:val="22"/>
          <w:szCs w:val="22"/>
        </w:rPr>
      </w:pPr>
      <w:del w:id="457" w:author="Russell Ott" w:date="2022-05-16T11:47:00Z">
        <w:r>
          <w:fldChar w:fldCharType="begin"/>
        </w:r>
        <w:r>
          <w:delInstrText xml:space="preserve"> HYPERLINK \l "_Toc22823421" </w:delInstrText>
        </w:r>
        <w:r>
          <w:fldChar w:fldCharType="separate"/>
        </w:r>
        <w:r w:rsidR="001974E0" w:rsidRPr="0056410A">
          <w:rPr>
            <w:rStyle w:val="Hyperlink"/>
            <w:bCs/>
            <w:noProof/>
          </w:rPr>
          <w:delText>4.3.5</w:delText>
        </w:r>
        <w:r w:rsidR="001974E0">
          <w:rPr>
            <w:rFonts w:asciiTheme="minorHAnsi" w:eastAsiaTheme="minorEastAsia" w:hAnsiTheme="minorHAnsi" w:cstheme="minorBidi"/>
            <w:noProof/>
            <w:sz w:val="22"/>
            <w:szCs w:val="22"/>
          </w:rPr>
          <w:tab/>
        </w:r>
        <w:r w:rsidR="001974E0" w:rsidRPr="0056410A">
          <w:rPr>
            <w:rStyle w:val="Hyperlink"/>
            <w:noProof/>
          </w:rPr>
          <w:delText>Other Information</w:delText>
        </w:r>
        <w:r w:rsidR="001974E0">
          <w:rPr>
            <w:noProof/>
            <w:webHidden/>
          </w:rPr>
          <w:tab/>
        </w:r>
        <w:r w:rsidR="001974E0">
          <w:rPr>
            <w:noProof/>
            <w:webHidden/>
          </w:rPr>
          <w:fldChar w:fldCharType="begin"/>
        </w:r>
        <w:r w:rsidR="001974E0">
          <w:rPr>
            <w:noProof/>
            <w:webHidden/>
          </w:rPr>
          <w:delInstrText xml:space="preserve"> PAGEREF _Toc22823421 \h </w:delInstrText>
        </w:r>
        <w:r w:rsidR="001974E0">
          <w:rPr>
            <w:noProof/>
            <w:webHidden/>
          </w:rPr>
        </w:r>
        <w:r w:rsidR="001974E0">
          <w:rPr>
            <w:noProof/>
            <w:webHidden/>
          </w:rPr>
          <w:fldChar w:fldCharType="separate"/>
        </w:r>
        <w:r w:rsidR="001974E0">
          <w:rPr>
            <w:noProof/>
            <w:webHidden/>
          </w:rPr>
          <w:delText>112</w:delText>
        </w:r>
        <w:r w:rsidR="001974E0">
          <w:rPr>
            <w:noProof/>
            <w:webHidden/>
          </w:rPr>
          <w:fldChar w:fldCharType="end"/>
        </w:r>
        <w:r>
          <w:rPr>
            <w:noProof/>
          </w:rPr>
          <w:fldChar w:fldCharType="end"/>
        </w:r>
      </w:del>
    </w:p>
    <w:p w14:paraId="26AC8C97" w14:textId="77777777" w:rsidR="001974E0" w:rsidRDefault="001A0138">
      <w:pPr>
        <w:pStyle w:val="TOC2"/>
        <w:rPr>
          <w:del w:id="458" w:author="Russell Ott" w:date="2022-05-16T11:47:00Z"/>
          <w:rFonts w:asciiTheme="minorHAnsi" w:eastAsiaTheme="minorEastAsia" w:hAnsiTheme="minorHAnsi" w:cstheme="minorBidi"/>
          <w:b w:val="0"/>
          <w:bCs w:val="0"/>
          <w:noProof/>
        </w:rPr>
      </w:pPr>
      <w:del w:id="459" w:author="Russell Ott" w:date="2022-05-16T11:47:00Z">
        <w:r>
          <w:fldChar w:fldCharType="begin"/>
        </w:r>
        <w:r>
          <w:delInstrText xml:space="preserve"> HYPERLINK \l "_Toc22823422" </w:delInstrText>
        </w:r>
        <w:r>
          <w:fldChar w:fldCharType="separate"/>
        </w:r>
        <w:r w:rsidR="001974E0" w:rsidRPr="0056410A">
          <w:rPr>
            <w:rStyle w:val="Hyperlink"/>
            <w:noProof/>
          </w:rPr>
          <w:delText>4.4</w:delText>
        </w:r>
        <w:r w:rsidR="001974E0">
          <w:rPr>
            <w:rFonts w:asciiTheme="minorHAnsi" w:eastAsiaTheme="minorEastAsia" w:hAnsiTheme="minorHAnsi" w:cstheme="minorBidi"/>
            <w:b w:val="0"/>
            <w:bCs w:val="0"/>
            <w:noProof/>
          </w:rPr>
          <w:tab/>
        </w:r>
        <w:r w:rsidR="001974E0" w:rsidRPr="0056410A">
          <w:rPr>
            <w:rStyle w:val="Hyperlink"/>
            <w:noProof/>
          </w:rPr>
          <w:delText>Supplemental C-CDA Section Templates</w:delText>
        </w:r>
        <w:r w:rsidR="001974E0">
          <w:rPr>
            <w:noProof/>
            <w:webHidden/>
          </w:rPr>
          <w:tab/>
        </w:r>
        <w:r w:rsidR="001974E0">
          <w:rPr>
            <w:noProof/>
            <w:webHidden/>
          </w:rPr>
          <w:fldChar w:fldCharType="begin"/>
        </w:r>
        <w:r w:rsidR="001974E0">
          <w:rPr>
            <w:noProof/>
            <w:webHidden/>
          </w:rPr>
          <w:delInstrText xml:space="preserve"> PAGEREF _Toc22823422 \h </w:delInstrText>
        </w:r>
        <w:r w:rsidR="001974E0">
          <w:rPr>
            <w:noProof/>
            <w:webHidden/>
          </w:rPr>
        </w:r>
        <w:r w:rsidR="001974E0">
          <w:rPr>
            <w:noProof/>
            <w:webHidden/>
          </w:rPr>
          <w:fldChar w:fldCharType="separate"/>
        </w:r>
        <w:r w:rsidR="001974E0">
          <w:rPr>
            <w:noProof/>
            <w:webHidden/>
          </w:rPr>
          <w:delText>112</w:delText>
        </w:r>
        <w:r w:rsidR="001974E0">
          <w:rPr>
            <w:noProof/>
            <w:webHidden/>
          </w:rPr>
          <w:fldChar w:fldCharType="end"/>
        </w:r>
        <w:r>
          <w:rPr>
            <w:noProof/>
          </w:rPr>
          <w:fldChar w:fldCharType="end"/>
        </w:r>
      </w:del>
    </w:p>
    <w:p w14:paraId="449A4D67" w14:textId="77777777" w:rsidR="001974E0" w:rsidRDefault="001A0138">
      <w:pPr>
        <w:pStyle w:val="TOC2"/>
        <w:rPr>
          <w:del w:id="460" w:author="Russell Ott" w:date="2022-05-16T11:47:00Z"/>
          <w:rFonts w:asciiTheme="minorHAnsi" w:eastAsiaTheme="minorEastAsia" w:hAnsiTheme="minorHAnsi" w:cstheme="minorBidi"/>
          <w:b w:val="0"/>
          <w:bCs w:val="0"/>
          <w:noProof/>
        </w:rPr>
      </w:pPr>
      <w:del w:id="461" w:author="Russell Ott" w:date="2022-05-16T11:47:00Z">
        <w:r>
          <w:fldChar w:fldCharType="begin"/>
        </w:r>
        <w:r>
          <w:delInstrText xml:space="preserve"> HYPERLINK \l "_Toc22823423" </w:delInstrText>
        </w:r>
        <w:r>
          <w:fldChar w:fldCharType="separate"/>
        </w:r>
        <w:r w:rsidR="001974E0" w:rsidRPr="0056410A">
          <w:rPr>
            <w:rStyle w:val="Hyperlink"/>
            <w:noProof/>
          </w:rPr>
          <w:delText>4.5</w:delText>
        </w:r>
        <w:r w:rsidR="001974E0">
          <w:rPr>
            <w:rFonts w:asciiTheme="minorHAnsi" w:eastAsiaTheme="minorEastAsia" w:hAnsiTheme="minorHAnsi" w:cstheme="minorBidi"/>
            <w:b w:val="0"/>
            <w:bCs w:val="0"/>
            <w:noProof/>
          </w:rPr>
          <w:tab/>
        </w:r>
        <w:r w:rsidR="001974E0" w:rsidRPr="0056410A">
          <w:rPr>
            <w:rStyle w:val="Hyperlink"/>
            <w:noProof/>
          </w:rPr>
          <w:delText>New and Additional C-CDA Section Templates (Defined in this Companion Guide)</w:delText>
        </w:r>
        <w:r w:rsidR="001974E0">
          <w:rPr>
            <w:noProof/>
            <w:webHidden/>
          </w:rPr>
          <w:tab/>
        </w:r>
        <w:r w:rsidR="001974E0">
          <w:rPr>
            <w:noProof/>
            <w:webHidden/>
          </w:rPr>
          <w:fldChar w:fldCharType="begin"/>
        </w:r>
        <w:r w:rsidR="001974E0">
          <w:rPr>
            <w:noProof/>
            <w:webHidden/>
          </w:rPr>
          <w:delInstrText xml:space="preserve"> PAGEREF _Toc22823423 \h </w:delInstrText>
        </w:r>
        <w:r w:rsidR="001974E0">
          <w:rPr>
            <w:noProof/>
            <w:webHidden/>
          </w:rPr>
        </w:r>
        <w:r w:rsidR="001974E0">
          <w:rPr>
            <w:noProof/>
            <w:webHidden/>
          </w:rPr>
          <w:fldChar w:fldCharType="separate"/>
        </w:r>
        <w:r w:rsidR="001974E0">
          <w:rPr>
            <w:noProof/>
            <w:webHidden/>
          </w:rPr>
          <w:delText>114</w:delText>
        </w:r>
        <w:r w:rsidR="001974E0">
          <w:rPr>
            <w:noProof/>
            <w:webHidden/>
          </w:rPr>
          <w:fldChar w:fldCharType="end"/>
        </w:r>
        <w:r>
          <w:rPr>
            <w:noProof/>
          </w:rPr>
          <w:fldChar w:fldCharType="end"/>
        </w:r>
      </w:del>
    </w:p>
    <w:p w14:paraId="6E984C5F" w14:textId="77777777" w:rsidR="001974E0" w:rsidRDefault="001A0138">
      <w:pPr>
        <w:pStyle w:val="TOC2"/>
        <w:rPr>
          <w:del w:id="462" w:author="Russell Ott" w:date="2022-05-16T11:47:00Z"/>
          <w:rFonts w:asciiTheme="minorHAnsi" w:eastAsiaTheme="minorEastAsia" w:hAnsiTheme="minorHAnsi" w:cstheme="minorBidi"/>
          <w:b w:val="0"/>
          <w:bCs w:val="0"/>
          <w:noProof/>
        </w:rPr>
      </w:pPr>
      <w:del w:id="463" w:author="Russell Ott" w:date="2022-05-16T11:47:00Z">
        <w:r>
          <w:fldChar w:fldCharType="begin"/>
        </w:r>
        <w:r>
          <w:delInstrText xml:space="preserve"> HYPERLINK \l "_Toc22823424" </w:delInstrText>
        </w:r>
        <w:r>
          <w:fldChar w:fldCharType="separate"/>
        </w:r>
        <w:r w:rsidR="001974E0" w:rsidRPr="0056410A">
          <w:rPr>
            <w:rStyle w:val="Hyperlink"/>
            <w:noProof/>
          </w:rPr>
          <w:delText>4.6</w:delText>
        </w:r>
        <w:r w:rsidR="001974E0">
          <w:rPr>
            <w:rFonts w:asciiTheme="minorHAnsi" w:eastAsiaTheme="minorEastAsia" w:hAnsiTheme="minorHAnsi" w:cstheme="minorBidi"/>
            <w:b w:val="0"/>
            <w:bCs w:val="0"/>
            <w:noProof/>
          </w:rPr>
          <w:tab/>
        </w:r>
        <w:r w:rsidR="001974E0" w:rsidRPr="0056410A">
          <w:rPr>
            <w:rStyle w:val="Hyperlink"/>
            <w:noProof/>
          </w:rPr>
          <w:delText>Sections Defined in Other Implementation Guides</w:delText>
        </w:r>
        <w:r w:rsidR="001974E0">
          <w:rPr>
            <w:noProof/>
            <w:webHidden/>
          </w:rPr>
          <w:tab/>
        </w:r>
        <w:r w:rsidR="001974E0">
          <w:rPr>
            <w:noProof/>
            <w:webHidden/>
          </w:rPr>
          <w:fldChar w:fldCharType="begin"/>
        </w:r>
        <w:r w:rsidR="001974E0">
          <w:rPr>
            <w:noProof/>
            <w:webHidden/>
          </w:rPr>
          <w:delInstrText xml:space="preserve"> PAGEREF _Toc22823424 \h </w:delInstrText>
        </w:r>
        <w:r w:rsidR="001974E0">
          <w:rPr>
            <w:noProof/>
            <w:webHidden/>
          </w:rPr>
        </w:r>
        <w:r w:rsidR="001974E0">
          <w:rPr>
            <w:noProof/>
            <w:webHidden/>
          </w:rPr>
          <w:fldChar w:fldCharType="separate"/>
        </w:r>
        <w:r w:rsidR="001974E0">
          <w:rPr>
            <w:noProof/>
            <w:webHidden/>
          </w:rPr>
          <w:delText>115</w:delText>
        </w:r>
        <w:r w:rsidR="001974E0">
          <w:rPr>
            <w:noProof/>
            <w:webHidden/>
          </w:rPr>
          <w:fldChar w:fldCharType="end"/>
        </w:r>
        <w:r>
          <w:rPr>
            <w:noProof/>
          </w:rPr>
          <w:fldChar w:fldCharType="end"/>
        </w:r>
      </w:del>
    </w:p>
    <w:p w14:paraId="63B6BE30" w14:textId="77777777" w:rsidR="001974E0" w:rsidRDefault="001A0138">
      <w:pPr>
        <w:pStyle w:val="TOC1"/>
        <w:rPr>
          <w:del w:id="464" w:author="Russell Ott" w:date="2022-05-16T11:47:00Z"/>
          <w:rFonts w:asciiTheme="minorHAnsi" w:eastAsiaTheme="minorEastAsia" w:hAnsiTheme="minorHAnsi" w:cstheme="minorBidi"/>
          <w:b w:val="0"/>
          <w:bCs w:val="0"/>
          <w:i w:val="0"/>
          <w:iCs w:val="0"/>
          <w:noProof/>
          <w:sz w:val="22"/>
          <w:szCs w:val="22"/>
        </w:rPr>
      </w:pPr>
      <w:del w:id="465" w:author="Russell Ott" w:date="2022-05-16T11:47:00Z">
        <w:r>
          <w:fldChar w:fldCharType="begin"/>
        </w:r>
        <w:r>
          <w:delInstrText xml:space="preserve"> HYPERLINK \l "_Toc22823425" </w:delInstrText>
        </w:r>
        <w:r>
          <w:fldChar w:fldCharType="separate"/>
        </w:r>
        <w:r w:rsidR="001974E0" w:rsidRPr="0056410A">
          <w:rPr>
            <w:rStyle w:val="Hyperlink"/>
            <w:noProof/>
          </w:rPr>
          <w:delText>5</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Representation of Discrete Data</w:delText>
        </w:r>
        <w:r w:rsidR="001974E0">
          <w:rPr>
            <w:noProof/>
            <w:webHidden/>
          </w:rPr>
          <w:tab/>
        </w:r>
        <w:r w:rsidR="001974E0">
          <w:rPr>
            <w:noProof/>
            <w:webHidden/>
          </w:rPr>
          <w:fldChar w:fldCharType="begin"/>
        </w:r>
        <w:r w:rsidR="001974E0">
          <w:rPr>
            <w:noProof/>
            <w:webHidden/>
          </w:rPr>
          <w:delInstrText xml:space="preserve"> PAGEREF _Toc22823425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74AB2401" w14:textId="77777777" w:rsidR="001974E0" w:rsidRDefault="001A0138">
      <w:pPr>
        <w:pStyle w:val="TOC2"/>
        <w:rPr>
          <w:del w:id="466" w:author="Russell Ott" w:date="2022-05-16T11:47:00Z"/>
          <w:rFonts w:asciiTheme="minorHAnsi" w:eastAsiaTheme="minorEastAsia" w:hAnsiTheme="minorHAnsi" w:cstheme="minorBidi"/>
          <w:b w:val="0"/>
          <w:bCs w:val="0"/>
          <w:noProof/>
        </w:rPr>
      </w:pPr>
      <w:del w:id="467" w:author="Russell Ott" w:date="2022-05-16T11:47:00Z">
        <w:r>
          <w:fldChar w:fldCharType="begin"/>
        </w:r>
        <w:r>
          <w:delInstrText xml:space="preserve"> HYPERLINK \l "_Toc22823426" </w:delInstrText>
        </w:r>
        <w:r>
          <w:fldChar w:fldCharType="separate"/>
        </w:r>
        <w:r w:rsidR="001974E0" w:rsidRPr="0056410A">
          <w:rPr>
            <w:rStyle w:val="Hyperlink"/>
            <w:noProof/>
          </w:rPr>
          <w:delText>5.1</w:delText>
        </w:r>
        <w:r w:rsidR="001974E0">
          <w:rPr>
            <w:rFonts w:asciiTheme="minorHAnsi" w:eastAsiaTheme="minorEastAsia" w:hAnsiTheme="minorHAnsi" w:cstheme="minorBidi"/>
            <w:b w:val="0"/>
            <w:bCs w:val="0"/>
            <w:noProof/>
          </w:rPr>
          <w:tab/>
        </w:r>
        <w:r w:rsidR="001974E0" w:rsidRPr="0056410A">
          <w:rPr>
            <w:rStyle w:val="Hyperlink"/>
            <w:noProof/>
          </w:rPr>
          <w:delText>General Entry-Level Guidance</w:delText>
        </w:r>
        <w:r w:rsidR="001974E0">
          <w:rPr>
            <w:noProof/>
            <w:webHidden/>
          </w:rPr>
          <w:tab/>
        </w:r>
        <w:r w:rsidR="001974E0">
          <w:rPr>
            <w:noProof/>
            <w:webHidden/>
          </w:rPr>
          <w:fldChar w:fldCharType="begin"/>
        </w:r>
        <w:r w:rsidR="001974E0">
          <w:rPr>
            <w:noProof/>
            <w:webHidden/>
          </w:rPr>
          <w:delInstrText xml:space="preserve"> PAGEREF _Toc22823426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64914222" w14:textId="77777777" w:rsidR="001974E0" w:rsidRDefault="001A0138">
      <w:pPr>
        <w:pStyle w:val="TOC3"/>
        <w:rPr>
          <w:del w:id="468" w:author="Russell Ott" w:date="2022-05-16T11:47:00Z"/>
          <w:rFonts w:asciiTheme="minorHAnsi" w:eastAsiaTheme="minorEastAsia" w:hAnsiTheme="minorHAnsi" w:cstheme="minorBidi"/>
          <w:noProof/>
          <w:sz w:val="22"/>
          <w:szCs w:val="22"/>
        </w:rPr>
      </w:pPr>
      <w:del w:id="469" w:author="Russell Ott" w:date="2022-05-16T11:47:00Z">
        <w:r>
          <w:fldChar w:fldCharType="begin"/>
        </w:r>
        <w:r>
          <w:delInstrText xml:space="preserve"> HYPERLINK \l "_Toc22823427" </w:delInstrText>
        </w:r>
        <w:r>
          <w:fldChar w:fldCharType="separate"/>
        </w:r>
        <w:r w:rsidR="001974E0" w:rsidRPr="0056410A">
          <w:rPr>
            <w:rStyle w:val="Hyperlink"/>
            <w:bCs/>
            <w:noProof/>
          </w:rPr>
          <w:delText>5.1.1</w:delText>
        </w:r>
        <w:r w:rsidR="001974E0">
          <w:rPr>
            <w:rFonts w:asciiTheme="minorHAnsi" w:eastAsiaTheme="minorEastAsia" w:hAnsiTheme="minorHAnsi" w:cstheme="minorBidi"/>
            <w:noProof/>
            <w:sz w:val="22"/>
            <w:szCs w:val="22"/>
          </w:rPr>
          <w:tab/>
        </w:r>
        <w:r w:rsidR="001974E0" w:rsidRPr="0056410A">
          <w:rPr>
            <w:rStyle w:val="Hyperlink"/>
            <w:noProof/>
          </w:rPr>
          <w:delText>Narrative Text Linking (Referencing)</w:delText>
        </w:r>
        <w:r w:rsidR="001974E0">
          <w:rPr>
            <w:noProof/>
            <w:webHidden/>
          </w:rPr>
          <w:tab/>
        </w:r>
        <w:r w:rsidR="001974E0">
          <w:rPr>
            <w:noProof/>
            <w:webHidden/>
          </w:rPr>
          <w:fldChar w:fldCharType="begin"/>
        </w:r>
        <w:r w:rsidR="001974E0">
          <w:rPr>
            <w:noProof/>
            <w:webHidden/>
          </w:rPr>
          <w:delInstrText xml:space="preserve"> PAGEREF _Toc22823427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33A2F149" w14:textId="77777777" w:rsidR="001974E0" w:rsidRDefault="001A0138">
      <w:pPr>
        <w:pStyle w:val="TOC3"/>
        <w:rPr>
          <w:del w:id="470" w:author="Russell Ott" w:date="2022-05-16T11:47:00Z"/>
          <w:rFonts w:asciiTheme="minorHAnsi" w:eastAsiaTheme="minorEastAsia" w:hAnsiTheme="minorHAnsi" w:cstheme="minorBidi"/>
          <w:noProof/>
          <w:sz w:val="22"/>
          <w:szCs w:val="22"/>
        </w:rPr>
      </w:pPr>
      <w:del w:id="471" w:author="Russell Ott" w:date="2022-05-16T11:47:00Z">
        <w:r>
          <w:fldChar w:fldCharType="begin"/>
        </w:r>
        <w:r>
          <w:delInstrText xml:space="preserve"> HYPERLINK \l "_Toc22823428" </w:delInstrText>
        </w:r>
        <w:r>
          <w:fldChar w:fldCharType="separate"/>
        </w:r>
        <w:r w:rsidR="001974E0" w:rsidRPr="0056410A">
          <w:rPr>
            <w:rStyle w:val="Hyperlink"/>
            <w:bCs/>
            <w:noProof/>
          </w:rPr>
          <w:delText>5.1.2</w:delText>
        </w:r>
        <w:r w:rsidR="001974E0">
          <w:rPr>
            <w:rFonts w:asciiTheme="minorHAnsi" w:eastAsiaTheme="minorEastAsia" w:hAnsiTheme="minorHAnsi" w:cstheme="minorBidi"/>
            <w:noProof/>
            <w:sz w:val="22"/>
            <w:szCs w:val="22"/>
          </w:rPr>
          <w:tab/>
        </w:r>
        <w:r w:rsidR="001974E0" w:rsidRPr="0056410A">
          <w:rPr>
            <w:rStyle w:val="Hyperlink"/>
            <w:noProof/>
          </w:rPr>
          <w:delText>OriginalText</w:delText>
        </w:r>
        <w:r w:rsidR="001974E0">
          <w:rPr>
            <w:noProof/>
            <w:webHidden/>
          </w:rPr>
          <w:tab/>
        </w:r>
        <w:r w:rsidR="001974E0">
          <w:rPr>
            <w:noProof/>
            <w:webHidden/>
          </w:rPr>
          <w:fldChar w:fldCharType="begin"/>
        </w:r>
        <w:r w:rsidR="001974E0">
          <w:rPr>
            <w:noProof/>
            <w:webHidden/>
          </w:rPr>
          <w:delInstrText xml:space="preserve"> PAGEREF _Toc22823428 \h </w:delInstrText>
        </w:r>
        <w:r w:rsidR="001974E0">
          <w:rPr>
            <w:noProof/>
            <w:webHidden/>
          </w:rPr>
        </w:r>
        <w:r w:rsidR="001974E0">
          <w:rPr>
            <w:noProof/>
            <w:webHidden/>
          </w:rPr>
          <w:fldChar w:fldCharType="separate"/>
        </w:r>
        <w:r w:rsidR="001974E0">
          <w:rPr>
            <w:noProof/>
            <w:webHidden/>
          </w:rPr>
          <w:delText>119</w:delText>
        </w:r>
        <w:r w:rsidR="001974E0">
          <w:rPr>
            <w:noProof/>
            <w:webHidden/>
          </w:rPr>
          <w:fldChar w:fldCharType="end"/>
        </w:r>
        <w:r>
          <w:rPr>
            <w:noProof/>
          </w:rPr>
          <w:fldChar w:fldCharType="end"/>
        </w:r>
      </w:del>
    </w:p>
    <w:p w14:paraId="0D0F5CAF" w14:textId="77777777" w:rsidR="001974E0" w:rsidRDefault="001A0138">
      <w:pPr>
        <w:pStyle w:val="TOC3"/>
        <w:rPr>
          <w:del w:id="472" w:author="Russell Ott" w:date="2022-05-16T11:47:00Z"/>
          <w:rFonts w:asciiTheme="minorHAnsi" w:eastAsiaTheme="minorEastAsia" w:hAnsiTheme="minorHAnsi" w:cstheme="minorBidi"/>
          <w:noProof/>
          <w:sz w:val="22"/>
          <w:szCs w:val="22"/>
        </w:rPr>
      </w:pPr>
      <w:del w:id="473" w:author="Russell Ott" w:date="2022-05-16T11:47:00Z">
        <w:r>
          <w:fldChar w:fldCharType="begin"/>
        </w:r>
        <w:r>
          <w:delInstrText xml:space="preserve"> HYPERLINK \l "_Toc22823429" </w:delInstrText>
        </w:r>
        <w:r>
          <w:fldChar w:fldCharType="separate"/>
        </w:r>
        <w:r w:rsidR="001974E0" w:rsidRPr="0056410A">
          <w:rPr>
            <w:rStyle w:val="Hyperlink"/>
            <w:bCs/>
            <w:noProof/>
          </w:rPr>
          <w:delText>5.1.3</w:delText>
        </w:r>
        <w:r w:rsidR="001974E0">
          <w:rPr>
            <w:rFonts w:asciiTheme="minorHAnsi" w:eastAsiaTheme="minorEastAsia" w:hAnsiTheme="minorHAnsi" w:cstheme="minorBidi"/>
            <w:noProof/>
            <w:sz w:val="22"/>
            <w:szCs w:val="22"/>
          </w:rPr>
          <w:tab/>
        </w:r>
        <w:r w:rsidR="001974E0" w:rsidRPr="0056410A">
          <w:rPr>
            <w:rStyle w:val="Hyperlink"/>
            <w:noProof/>
          </w:rPr>
          <w:delText>DisplayName Representation</w:delText>
        </w:r>
        <w:r w:rsidR="001974E0">
          <w:rPr>
            <w:noProof/>
            <w:webHidden/>
          </w:rPr>
          <w:tab/>
        </w:r>
        <w:r w:rsidR="001974E0">
          <w:rPr>
            <w:noProof/>
            <w:webHidden/>
          </w:rPr>
          <w:fldChar w:fldCharType="begin"/>
        </w:r>
        <w:r w:rsidR="001974E0">
          <w:rPr>
            <w:noProof/>
            <w:webHidden/>
          </w:rPr>
          <w:delInstrText xml:space="preserve"> PAGEREF _Toc22823429 \h </w:delInstrText>
        </w:r>
        <w:r w:rsidR="001974E0">
          <w:rPr>
            <w:noProof/>
            <w:webHidden/>
          </w:rPr>
        </w:r>
        <w:r w:rsidR="001974E0">
          <w:rPr>
            <w:noProof/>
            <w:webHidden/>
          </w:rPr>
          <w:fldChar w:fldCharType="separate"/>
        </w:r>
        <w:r w:rsidR="001974E0">
          <w:rPr>
            <w:noProof/>
            <w:webHidden/>
          </w:rPr>
          <w:delText>121</w:delText>
        </w:r>
        <w:r w:rsidR="001974E0">
          <w:rPr>
            <w:noProof/>
            <w:webHidden/>
          </w:rPr>
          <w:fldChar w:fldCharType="end"/>
        </w:r>
        <w:r>
          <w:rPr>
            <w:noProof/>
          </w:rPr>
          <w:fldChar w:fldCharType="end"/>
        </w:r>
      </w:del>
    </w:p>
    <w:p w14:paraId="21634CEA" w14:textId="77777777" w:rsidR="001974E0" w:rsidRDefault="001A0138">
      <w:pPr>
        <w:pStyle w:val="TOC3"/>
        <w:rPr>
          <w:del w:id="474" w:author="Russell Ott" w:date="2022-05-16T11:47:00Z"/>
          <w:rFonts w:asciiTheme="minorHAnsi" w:eastAsiaTheme="minorEastAsia" w:hAnsiTheme="minorHAnsi" w:cstheme="minorBidi"/>
          <w:noProof/>
          <w:sz w:val="22"/>
          <w:szCs w:val="22"/>
        </w:rPr>
      </w:pPr>
      <w:del w:id="475" w:author="Russell Ott" w:date="2022-05-16T11:47:00Z">
        <w:r>
          <w:fldChar w:fldCharType="begin"/>
        </w:r>
        <w:r>
          <w:delInstrText xml:space="preserve"> HYPERLINK \l "_Toc22823430" </w:delInstrText>
        </w:r>
        <w:r>
          <w:fldChar w:fldCharType="separate"/>
        </w:r>
        <w:r w:rsidR="001974E0" w:rsidRPr="0056410A">
          <w:rPr>
            <w:rStyle w:val="Hyperlink"/>
            <w:bCs/>
            <w:noProof/>
          </w:rPr>
          <w:delText>5.1.4</w:delText>
        </w:r>
        <w:r w:rsidR="001974E0">
          <w:rPr>
            <w:rFonts w:asciiTheme="minorHAnsi" w:eastAsiaTheme="minorEastAsia" w:hAnsiTheme="minorHAnsi" w:cstheme="minorBidi"/>
            <w:noProof/>
            <w:sz w:val="22"/>
            <w:szCs w:val="22"/>
          </w:rPr>
          <w:tab/>
        </w:r>
        <w:r w:rsidR="001974E0" w:rsidRPr="0056410A">
          <w:rPr>
            <w:rStyle w:val="Hyperlink"/>
            <w:noProof/>
          </w:rPr>
          <w:delText>Use of Consistent  Identifiers</w:delText>
        </w:r>
        <w:r w:rsidR="001974E0">
          <w:rPr>
            <w:noProof/>
            <w:webHidden/>
          </w:rPr>
          <w:tab/>
        </w:r>
        <w:r w:rsidR="001974E0">
          <w:rPr>
            <w:noProof/>
            <w:webHidden/>
          </w:rPr>
          <w:fldChar w:fldCharType="begin"/>
        </w:r>
        <w:r w:rsidR="001974E0">
          <w:rPr>
            <w:noProof/>
            <w:webHidden/>
          </w:rPr>
          <w:delInstrText xml:space="preserve"> PAGEREF _Toc22823430 \h </w:delInstrText>
        </w:r>
        <w:r w:rsidR="001974E0">
          <w:rPr>
            <w:noProof/>
            <w:webHidden/>
          </w:rPr>
        </w:r>
        <w:r w:rsidR="001974E0">
          <w:rPr>
            <w:noProof/>
            <w:webHidden/>
          </w:rPr>
          <w:fldChar w:fldCharType="separate"/>
        </w:r>
        <w:r w:rsidR="001974E0">
          <w:rPr>
            <w:noProof/>
            <w:webHidden/>
          </w:rPr>
          <w:delText>123</w:delText>
        </w:r>
        <w:r w:rsidR="001974E0">
          <w:rPr>
            <w:noProof/>
            <w:webHidden/>
          </w:rPr>
          <w:fldChar w:fldCharType="end"/>
        </w:r>
        <w:r>
          <w:rPr>
            <w:noProof/>
          </w:rPr>
          <w:fldChar w:fldCharType="end"/>
        </w:r>
      </w:del>
    </w:p>
    <w:p w14:paraId="798A6E58" w14:textId="77777777" w:rsidR="001974E0" w:rsidRDefault="001A0138">
      <w:pPr>
        <w:pStyle w:val="TOC3"/>
        <w:rPr>
          <w:del w:id="476" w:author="Russell Ott" w:date="2022-05-16T11:47:00Z"/>
          <w:rFonts w:asciiTheme="minorHAnsi" w:eastAsiaTheme="minorEastAsia" w:hAnsiTheme="minorHAnsi" w:cstheme="minorBidi"/>
          <w:noProof/>
          <w:sz w:val="22"/>
          <w:szCs w:val="22"/>
        </w:rPr>
      </w:pPr>
      <w:del w:id="477" w:author="Russell Ott" w:date="2022-05-16T11:47:00Z">
        <w:r>
          <w:fldChar w:fldCharType="begin"/>
        </w:r>
        <w:r>
          <w:delInstrText xml:space="preserve"> HYPERLINK \l "_Toc22823431" </w:delInstrText>
        </w:r>
        <w:r>
          <w:fldChar w:fldCharType="separate"/>
        </w:r>
        <w:r w:rsidR="001974E0" w:rsidRPr="0056410A">
          <w:rPr>
            <w:rStyle w:val="Hyperlink"/>
            <w:bCs/>
            <w:noProof/>
          </w:rPr>
          <w:delText>5.1.5</w:delText>
        </w:r>
        <w:r w:rsidR="001974E0">
          <w:rPr>
            <w:rFonts w:asciiTheme="minorHAnsi" w:eastAsiaTheme="minorEastAsia" w:hAnsiTheme="minorHAnsi" w:cstheme="minorBidi"/>
            <w:noProof/>
            <w:sz w:val="22"/>
            <w:szCs w:val="22"/>
          </w:rPr>
          <w:tab/>
        </w:r>
        <w:r w:rsidR="001974E0" w:rsidRPr="0056410A">
          <w:rPr>
            <w:rStyle w:val="Hyperlink"/>
            <w:noProof/>
          </w:rPr>
          <w:delText>Use of nullFlavor and Handling Missing Information</w:delText>
        </w:r>
        <w:r w:rsidR="001974E0">
          <w:rPr>
            <w:noProof/>
            <w:webHidden/>
          </w:rPr>
          <w:tab/>
        </w:r>
        <w:r w:rsidR="001974E0">
          <w:rPr>
            <w:noProof/>
            <w:webHidden/>
          </w:rPr>
          <w:fldChar w:fldCharType="begin"/>
        </w:r>
        <w:r w:rsidR="001974E0">
          <w:rPr>
            <w:noProof/>
            <w:webHidden/>
          </w:rPr>
          <w:delInstrText xml:space="preserve"> PAGEREF _Toc22823431 \h </w:delInstrText>
        </w:r>
        <w:r w:rsidR="001974E0">
          <w:rPr>
            <w:noProof/>
            <w:webHidden/>
          </w:rPr>
        </w:r>
        <w:r w:rsidR="001974E0">
          <w:rPr>
            <w:noProof/>
            <w:webHidden/>
          </w:rPr>
          <w:fldChar w:fldCharType="separate"/>
        </w:r>
        <w:r w:rsidR="001974E0">
          <w:rPr>
            <w:noProof/>
            <w:webHidden/>
          </w:rPr>
          <w:delText>124</w:delText>
        </w:r>
        <w:r w:rsidR="001974E0">
          <w:rPr>
            <w:noProof/>
            <w:webHidden/>
          </w:rPr>
          <w:fldChar w:fldCharType="end"/>
        </w:r>
        <w:r>
          <w:rPr>
            <w:noProof/>
          </w:rPr>
          <w:fldChar w:fldCharType="end"/>
        </w:r>
      </w:del>
    </w:p>
    <w:p w14:paraId="4EB80ECB" w14:textId="77777777" w:rsidR="001974E0" w:rsidRDefault="001A0138">
      <w:pPr>
        <w:pStyle w:val="TOC3"/>
        <w:rPr>
          <w:del w:id="478" w:author="Russell Ott" w:date="2022-05-16T11:47:00Z"/>
          <w:rFonts w:asciiTheme="minorHAnsi" w:eastAsiaTheme="minorEastAsia" w:hAnsiTheme="minorHAnsi" w:cstheme="minorBidi"/>
          <w:noProof/>
          <w:sz w:val="22"/>
          <w:szCs w:val="22"/>
        </w:rPr>
      </w:pPr>
      <w:del w:id="479" w:author="Russell Ott" w:date="2022-05-16T11:47:00Z">
        <w:r>
          <w:fldChar w:fldCharType="begin"/>
        </w:r>
        <w:r>
          <w:delInstrText xml:space="preserve"> HYPERLINK \l "_Toc22823432" </w:delInstrText>
        </w:r>
        <w:r>
          <w:fldChar w:fldCharType="separate"/>
        </w:r>
        <w:r w:rsidR="001974E0" w:rsidRPr="0056410A">
          <w:rPr>
            <w:rStyle w:val="Hyperlink"/>
            <w:bCs/>
            <w:noProof/>
          </w:rPr>
          <w:delText>5.1.6</w:delText>
        </w:r>
        <w:r w:rsidR="001974E0">
          <w:rPr>
            <w:rFonts w:asciiTheme="minorHAnsi" w:eastAsiaTheme="minorEastAsia" w:hAnsiTheme="minorHAnsi" w:cstheme="minorBidi"/>
            <w:noProof/>
            <w:sz w:val="22"/>
            <w:szCs w:val="22"/>
          </w:rPr>
          <w:tab/>
        </w:r>
        <w:r w:rsidR="001974E0" w:rsidRPr="0056410A">
          <w:rPr>
            <w:rStyle w:val="Hyperlink"/>
            <w:noProof/>
          </w:rPr>
          <w:delText>Unknown Data in Sections That Require Entries</w:delText>
        </w:r>
        <w:r w:rsidR="001974E0">
          <w:rPr>
            <w:noProof/>
            <w:webHidden/>
          </w:rPr>
          <w:tab/>
        </w:r>
        <w:r w:rsidR="001974E0">
          <w:rPr>
            <w:noProof/>
            <w:webHidden/>
          </w:rPr>
          <w:fldChar w:fldCharType="begin"/>
        </w:r>
        <w:r w:rsidR="001974E0">
          <w:rPr>
            <w:noProof/>
            <w:webHidden/>
          </w:rPr>
          <w:delInstrText xml:space="preserve"> PAGEREF _Toc22823432 \h </w:delInstrText>
        </w:r>
        <w:r w:rsidR="001974E0">
          <w:rPr>
            <w:noProof/>
            <w:webHidden/>
          </w:rPr>
        </w:r>
        <w:r w:rsidR="001974E0">
          <w:rPr>
            <w:noProof/>
            <w:webHidden/>
          </w:rPr>
          <w:fldChar w:fldCharType="separate"/>
        </w:r>
        <w:r w:rsidR="001974E0">
          <w:rPr>
            <w:noProof/>
            <w:webHidden/>
          </w:rPr>
          <w:delText>125</w:delText>
        </w:r>
        <w:r w:rsidR="001974E0">
          <w:rPr>
            <w:noProof/>
            <w:webHidden/>
          </w:rPr>
          <w:fldChar w:fldCharType="end"/>
        </w:r>
        <w:r>
          <w:rPr>
            <w:noProof/>
          </w:rPr>
          <w:fldChar w:fldCharType="end"/>
        </w:r>
      </w:del>
    </w:p>
    <w:p w14:paraId="061C6016" w14:textId="77777777" w:rsidR="001974E0" w:rsidRDefault="001A0138">
      <w:pPr>
        <w:pStyle w:val="TOC3"/>
        <w:rPr>
          <w:del w:id="480" w:author="Russell Ott" w:date="2022-05-16T11:47:00Z"/>
          <w:rFonts w:asciiTheme="minorHAnsi" w:eastAsiaTheme="minorEastAsia" w:hAnsiTheme="minorHAnsi" w:cstheme="minorBidi"/>
          <w:noProof/>
          <w:sz w:val="22"/>
          <w:szCs w:val="22"/>
        </w:rPr>
      </w:pPr>
      <w:del w:id="481" w:author="Russell Ott" w:date="2022-05-16T11:47:00Z">
        <w:r>
          <w:fldChar w:fldCharType="begin"/>
        </w:r>
        <w:r>
          <w:delInstrText xml:space="preserve"> HYPERLINK \l "_Toc22823433" </w:delInstrText>
        </w:r>
        <w:r>
          <w:fldChar w:fldCharType="separate"/>
        </w:r>
        <w:r w:rsidR="001974E0" w:rsidRPr="0056410A">
          <w:rPr>
            <w:rStyle w:val="Hyperlink"/>
            <w:bCs/>
            <w:noProof/>
          </w:rPr>
          <w:delText>5.1.7</w:delText>
        </w:r>
        <w:r w:rsidR="001974E0">
          <w:rPr>
            <w:rFonts w:asciiTheme="minorHAnsi" w:eastAsiaTheme="minorEastAsia" w:hAnsiTheme="minorHAnsi" w:cstheme="minorBidi"/>
            <w:noProof/>
            <w:sz w:val="22"/>
            <w:szCs w:val="22"/>
          </w:rPr>
          <w:tab/>
        </w:r>
        <w:r w:rsidR="001974E0" w:rsidRPr="0056410A">
          <w:rPr>
            <w:rStyle w:val="Hyperlink"/>
            <w:noProof/>
          </w:rPr>
          <w:delText>Representing “no known” Information Versus “no information”</w:delText>
        </w:r>
        <w:r w:rsidR="001974E0">
          <w:rPr>
            <w:noProof/>
            <w:webHidden/>
          </w:rPr>
          <w:tab/>
        </w:r>
        <w:r w:rsidR="001974E0">
          <w:rPr>
            <w:noProof/>
            <w:webHidden/>
          </w:rPr>
          <w:fldChar w:fldCharType="begin"/>
        </w:r>
        <w:r w:rsidR="001974E0">
          <w:rPr>
            <w:noProof/>
            <w:webHidden/>
          </w:rPr>
          <w:delInstrText xml:space="preserve"> PAGEREF _Toc22823433 \h </w:delInstrText>
        </w:r>
        <w:r w:rsidR="001974E0">
          <w:rPr>
            <w:noProof/>
            <w:webHidden/>
          </w:rPr>
        </w:r>
        <w:r w:rsidR="001974E0">
          <w:rPr>
            <w:noProof/>
            <w:webHidden/>
          </w:rPr>
          <w:fldChar w:fldCharType="separate"/>
        </w:r>
        <w:r w:rsidR="001974E0">
          <w:rPr>
            <w:noProof/>
            <w:webHidden/>
          </w:rPr>
          <w:delText>126</w:delText>
        </w:r>
        <w:r w:rsidR="001974E0">
          <w:rPr>
            <w:noProof/>
            <w:webHidden/>
          </w:rPr>
          <w:fldChar w:fldCharType="end"/>
        </w:r>
        <w:r>
          <w:rPr>
            <w:noProof/>
          </w:rPr>
          <w:fldChar w:fldCharType="end"/>
        </w:r>
      </w:del>
    </w:p>
    <w:p w14:paraId="099ED368" w14:textId="77777777" w:rsidR="001974E0" w:rsidRDefault="001A0138">
      <w:pPr>
        <w:pStyle w:val="TOC3"/>
        <w:rPr>
          <w:del w:id="482" w:author="Russell Ott" w:date="2022-05-16T11:47:00Z"/>
          <w:rFonts w:asciiTheme="minorHAnsi" w:eastAsiaTheme="minorEastAsia" w:hAnsiTheme="minorHAnsi" w:cstheme="minorBidi"/>
          <w:noProof/>
          <w:sz w:val="22"/>
          <w:szCs w:val="22"/>
        </w:rPr>
      </w:pPr>
      <w:del w:id="483" w:author="Russell Ott" w:date="2022-05-16T11:47:00Z">
        <w:r>
          <w:fldChar w:fldCharType="begin"/>
        </w:r>
        <w:r>
          <w:delInstrText xml:space="preserve"> HYPERLINK \l "_Toc22823434" </w:delInstrText>
        </w:r>
        <w:r>
          <w:fldChar w:fldCharType="separate"/>
        </w:r>
        <w:r w:rsidR="001974E0" w:rsidRPr="0056410A">
          <w:rPr>
            <w:rStyle w:val="Hyperlink"/>
            <w:bCs/>
            <w:noProof/>
          </w:rPr>
          <w:delText>5.1.8</w:delText>
        </w:r>
        <w:r w:rsidR="001974E0">
          <w:rPr>
            <w:rFonts w:asciiTheme="minorHAnsi" w:eastAsiaTheme="minorEastAsia" w:hAnsiTheme="minorHAnsi" w:cstheme="minorBidi"/>
            <w:noProof/>
            <w:sz w:val="22"/>
            <w:szCs w:val="22"/>
          </w:rPr>
          <w:tab/>
        </w:r>
        <w:r w:rsidR="001974E0" w:rsidRPr="0056410A">
          <w:rPr>
            <w:rStyle w:val="Hyperlink"/>
            <w:noProof/>
          </w:rPr>
          <w:delText>Specifying Time Intervals for Sections with Limits on the Included Discrete Data</w:delText>
        </w:r>
        <w:r w:rsidR="001974E0">
          <w:rPr>
            <w:noProof/>
            <w:webHidden/>
          </w:rPr>
          <w:tab/>
        </w:r>
        <w:r w:rsidR="001974E0">
          <w:rPr>
            <w:noProof/>
            <w:webHidden/>
          </w:rPr>
          <w:fldChar w:fldCharType="begin"/>
        </w:r>
        <w:r w:rsidR="001974E0">
          <w:rPr>
            <w:noProof/>
            <w:webHidden/>
          </w:rPr>
          <w:delInstrText xml:space="preserve"> PAGEREF _Toc22823434 \h </w:delInstrText>
        </w:r>
        <w:r w:rsidR="001974E0">
          <w:rPr>
            <w:noProof/>
            <w:webHidden/>
          </w:rPr>
        </w:r>
        <w:r w:rsidR="001974E0">
          <w:rPr>
            <w:noProof/>
            <w:webHidden/>
          </w:rPr>
          <w:fldChar w:fldCharType="separate"/>
        </w:r>
        <w:r w:rsidR="001974E0">
          <w:rPr>
            <w:noProof/>
            <w:webHidden/>
          </w:rPr>
          <w:delText>129</w:delText>
        </w:r>
        <w:r w:rsidR="001974E0">
          <w:rPr>
            <w:noProof/>
            <w:webHidden/>
          </w:rPr>
          <w:fldChar w:fldCharType="end"/>
        </w:r>
        <w:r>
          <w:rPr>
            <w:noProof/>
          </w:rPr>
          <w:fldChar w:fldCharType="end"/>
        </w:r>
      </w:del>
    </w:p>
    <w:p w14:paraId="2D210517" w14:textId="77777777" w:rsidR="001974E0" w:rsidRDefault="001A0138">
      <w:pPr>
        <w:pStyle w:val="TOC3"/>
        <w:rPr>
          <w:del w:id="484" w:author="Russell Ott" w:date="2022-05-16T11:47:00Z"/>
          <w:rFonts w:asciiTheme="minorHAnsi" w:eastAsiaTheme="minorEastAsia" w:hAnsiTheme="minorHAnsi" w:cstheme="minorBidi"/>
          <w:noProof/>
          <w:sz w:val="22"/>
          <w:szCs w:val="22"/>
        </w:rPr>
      </w:pPr>
      <w:del w:id="485" w:author="Russell Ott" w:date="2022-05-16T11:47:00Z">
        <w:r>
          <w:fldChar w:fldCharType="begin"/>
        </w:r>
        <w:r>
          <w:delInstrText xml:space="preserve"> HYPERLINK \l "_Toc22823435" </w:delInstrText>
        </w:r>
        <w:r>
          <w:fldChar w:fldCharType="separate"/>
        </w:r>
        <w:r w:rsidR="001974E0" w:rsidRPr="0056410A">
          <w:rPr>
            <w:rStyle w:val="Hyperlink"/>
            <w:bCs/>
            <w:noProof/>
          </w:rPr>
          <w:delText>5.1.9</w:delText>
        </w:r>
        <w:r w:rsidR="001974E0">
          <w:rPr>
            <w:rFonts w:asciiTheme="minorHAnsi" w:eastAsiaTheme="minorEastAsia" w:hAnsiTheme="minorHAnsi" w:cstheme="minorBidi"/>
            <w:noProof/>
            <w:sz w:val="22"/>
            <w:szCs w:val="22"/>
          </w:rPr>
          <w:tab/>
        </w:r>
        <w:r w:rsidR="001974E0" w:rsidRPr="0056410A">
          <w:rPr>
            <w:rStyle w:val="Hyperlink"/>
            <w:noProof/>
          </w:rPr>
          <w:delText>Use of Open Templates for Entries</w:delText>
        </w:r>
        <w:r w:rsidR="001974E0">
          <w:rPr>
            <w:noProof/>
            <w:webHidden/>
          </w:rPr>
          <w:tab/>
        </w:r>
        <w:r w:rsidR="001974E0">
          <w:rPr>
            <w:noProof/>
            <w:webHidden/>
          </w:rPr>
          <w:fldChar w:fldCharType="begin"/>
        </w:r>
        <w:r w:rsidR="001974E0">
          <w:rPr>
            <w:noProof/>
            <w:webHidden/>
          </w:rPr>
          <w:delInstrText xml:space="preserve"> PAGEREF _Toc22823435 \h </w:delInstrText>
        </w:r>
        <w:r w:rsidR="001974E0">
          <w:rPr>
            <w:noProof/>
            <w:webHidden/>
          </w:rPr>
        </w:r>
        <w:r w:rsidR="001974E0">
          <w:rPr>
            <w:noProof/>
            <w:webHidden/>
          </w:rPr>
          <w:fldChar w:fldCharType="separate"/>
        </w:r>
        <w:r w:rsidR="001974E0">
          <w:rPr>
            <w:noProof/>
            <w:webHidden/>
          </w:rPr>
          <w:delText>130</w:delText>
        </w:r>
        <w:r w:rsidR="001974E0">
          <w:rPr>
            <w:noProof/>
            <w:webHidden/>
          </w:rPr>
          <w:fldChar w:fldCharType="end"/>
        </w:r>
        <w:r>
          <w:rPr>
            <w:noProof/>
          </w:rPr>
          <w:fldChar w:fldCharType="end"/>
        </w:r>
      </w:del>
    </w:p>
    <w:p w14:paraId="66CD01B2" w14:textId="77777777" w:rsidR="001974E0" w:rsidRDefault="001A0138">
      <w:pPr>
        <w:pStyle w:val="TOC3"/>
        <w:rPr>
          <w:del w:id="486" w:author="Russell Ott" w:date="2022-05-16T11:47:00Z"/>
          <w:rFonts w:asciiTheme="minorHAnsi" w:eastAsiaTheme="minorEastAsia" w:hAnsiTheme="minorHAnsi" w:cstheme="minorBidi"/>
          <w:noProof/>
          <w:sz w:val="22"/>
          <w:szCs w:val="22"/>
        </w:rPr>
      </w:pPr>
      <w:del w:id="487" w:author="Russell Ott" w:date="2022-05-16T11:47:00Z">
        <w:r>
          <w:lastRenderedPageBreak/>
          <w:fldChar w:fldCharType="begin"/>
        </w:r>
        <w:r>
          <w:delInstrText xml:space="preserve"> HYPERLINK \l "_Toc22823436" </w:delInstrText>
        </w:r>
        <w:r>
          <w:fldChar w:fldCharType="separate"/>
        </w:r>
        <w:r w:rsidR="001974E0" w:rsidRPr="0056410A">
          <w:rPr>
            <w:rStyle w:val="Hyperlink"/>
            <w:bCs/>
            <w:noProof/>
          </w:rPr>
          <w:delText>5.1.10</w:delText>
        </w:r>
        <w:r w:rsidR="001974E0">
          <w:rPr>
            <w:rFonts w:asciiTheme="minorHAnsi" w:eastAsiaTheme="minorEastAsia" w:hAnsiTheme="minorHAnsi" w:cstheme="minorBidi"/>
            <w:noProof/>
            <w:sz w:val="22"/>
            <w:szCs w:val="22"/>
          </w:rPr>
          <w:tab/>
        </w:r>
        <w:r w:rsidR="001974E0" w:rsidRPr="0056410A">
          <w:rPr>
            <w:rStyle w:val="Hyperlink"/>
            <w:noProof/>
          </w:rPr>
          <w:delText>Detailed Date/Time Guidance</w:delText>
        </w:r>
        <w:r w:rsidR="001974E0">
          <w:rPr>
            <w:noProof/>
            <w:webHidden/>
          </w:rPr>
          <w:tab/>
        </w:r>
        <w:r w:rsidR="001974E0">
          <w:rPr>
            <w:noProof/>
            <w:webHidden/>
          </w:rPr>
          <w:fldChar w:fldCharType="begin"/>
        </w:r>
        <w:r w:rsidR="001974E0">
          <w:rPr>
            <w:noProof/>
            <w:webHidden/>
          </w:rPr>
          <w:delInstrText xml:space="preserve"> PAGEREF _Toc22823436 \h </w:delInstrText>
        </w:r>
        <w:r w:rsidR="001974E0">
          <w:rPr>
            <w:noProof/>
            <w:webHidden/>
          </w:rPr>
        </w:r>
        <w:r w:rsidR="001974E0">
          <w:rPr>
            <w:noProof/>
            <w:webHidden/>
          </w:rPr>
          <w:fldChar w:fldCharType="separate"/>
        </w:r>
        <w:r w:rsidR="001974E0">
          <w:rPr>
            <w:noProof/>
            <w:webHidden/>
          </w:rPr>
          <w:delText>130</w:delText>
        </w:r>
        <w:r w:rsidR="001974E0">
          <w:rPr>
            <w:noProof/>
            <w:webHidden/>
          </w:rPr>
          <w:fldChar w:fldCharType="end"/>
        </w:r>
        <w:r>
          <w:rPr>
            <w:noProof/>
          </w:rPr>
          <w:fldChar w:fldCharType="end"/>
        </w:r>
      </w:del>
    </w:p>
    <w:p w14:paraId="61C6E84C" w14:textId="77777777" w:rsidR="001974E0" w:rsidRDefault="001A0138">
      <w:pPr>
        <w:pStyle w:val="TOC3"/>
        <w:rPr>
          <w:del w:id="488" w:author="Russell Ott" w:date="2022-05-16T11:47:00Z"/>
          <w:rFonts w:asciiTheme="minorHAnsi" w:eastAsiaTheme="minorEastAsia" w:hAnsiTheme="minorHAnsi" w:cstheme="minorBidi"/>
          <w:noProof/>
          <w:sz w:val="22"/>
          <w:szCs w:val="22"/>
        </w:rPr>
      </w:pPr>
      <w:del w:id="489" w:author="Russell Ott" w:date="2022-05-16T11:47:00Z">
        <w:r>
          <w:fldChar w:fldCharType="begin"/>
        </w:r>
        <w:r>
          <w:delInstrText xml:space="preserve"> HYPERLINK \l "_Toc22823437" </w:delInstrText>
        </w:r>
        <w:r>
          <w:fldChar w:fldCharType="separate"/>
        </w:r>
        <w:r w:rsidR="001974E0" w:rsidRPr="0056410A">
          <w:rPr>
            <w:rStyle w:val="Hyperlink"/>
            <w:bCs/>
            <w:noProof/>
          </w:rPr>
          <w:delText>5.1.11</w:delText>
        </w:r>
        <w:r w:rsidR="001974E0">
          <w:rPr>
            <w:rFonts w:asciiTheme="minorHAnsi" w:eastAsiaTheme="minorEastAsia" w:hAnsiTheme="minorHAnsi" w:cstheme="minorBidi"/>
            <w:noProof/>
            <w:sz w:val="22"/>
            <w:szCs w:val="22"/>
          </w:rPr>
          <w:tab/>
        </w:r>
        <w:r w:rsidR="001974E0" w:rsidRPr="0056410A">
          <w:rPr>
            <w:rStyle w:val="Hyperlink"/>
            <w:noProof/>
          </w:rPr>
          <w:delText>Referencing Information Within a Document</w:delText>
        </w:r>
        <w:r w:rsidR="001974E0">
          <w:rPr>
            <w:noProof/>
            <w:webHidden/>
          </w:rPr>
          <w:tab/>
        </w:r>
        <w:r w:rsidR="001974E0">
          <w:rPr>
            <w:noProof/>
            <w:webHidden/>
          </w:rPr>
          <w:fldChar w:fldCharType="begin"/>
        </w:r>
        <w:r w:rsidR="001974E0">
          <w:rPr>
            <w:noProof/>
            <w:webHidden/>
          </w:rPr>
          <w:delInstrText xml:space="preserve"> PAGEREF _Toc22823437 \h </w:delInstrText>
        </w:r>
        <w:r w:rsidR="001974E0">
          <w:rPr>
            <w:noProof/>
            <w:webHidden/>
          </w:rPr>
        </w:r>
        <w:r w:rsidR="001974E0">
          <w:rPr>
            <w:noProof/>
            <w:webHidden/>
          </w:rPr>
          <w:fldChar w:fldCharType="separate"/>
        </w:r>
        <w:r w:rsidR="001974E0">
          <w:rPr>
            <w:noProof/>
            <w:webHidden/>
          </w:rPr>
          <w:delText>133</w:delText>
        </w:r>
        <w:r w:rsidR="001974E0">
          <w:rPr>
            <w:noProof/>
            <w:webHidden/>
          </w:rPr>
          <w:fldChar w:fldCharType="end"/>
        </w:r>
        <w:r>
          <w:rPr>
            <w:noProof/>
          </w:rPr>
          <w:fldChar w:fldCharType="end"/>
        </w:r>
      </w:del>
    </w:p>
    <w:p w14:paraId="26CA9543" w14:textId="77777777" w:rsidR="001974E0" w:rsidRDefault="001A0138">
      <w:pPr>
        <w:pStyle w:val="TOC3"/>
        <w:rPr>
          <w:del w:id="490" w:author="Russell Ott" w:date="2022-05-16T11:47:00Z"/>
          <w:rFonts w:asciiTheme="minorHAnsi" w:eastAsiaTheme="minorEastAsia" w:hAnsiTheme="minorHAnsi" w:cstheme="minorBidi"/>
          <w:noProof/>
          <w:sz w:val="22"/>
          <w:szCs w:val="22"/>
        </w:rPr>
      </w:pPr>
      <w:del w:id="491" w:author="Russell Ott" w:date="2022-05-16T11:47:00Z">
        <w:r>
          <w:fldChar w:fldCharType="begin"/>
        </w:r>
        <w:r>
          <w:delInstrText xml:space="preserve"> HYPERLINK \l "_Toc22823438" </w:delInstrText>
        </w:r>
        <w:r>
          <w:fldChar w:fldCharType="separate"/>
        </w:r>
        <w:r w:rsidR="001974E0" w:rsidRPr="0056410A">
          <w:rPr>
            <w:rStyle w:val="Hyperlink"/>
            <w:bCs/>
            <w:noProof/>
          </w:rPr>
          <w:delText>5.1.12</w:delText>
        </w:r>
        <w:r w:rsidR="001974E0">
          <w:rPr>
            <w:rFonts w:asciiTheme="minorHAnsi" w:eastAsiaTheme="minorEastAsia" w:hAnsiTheme="minorHAnsi" w:cstheme="minorBidi"/>
            <w:noProof/>
            <w:sz w:val="22"/>
            <w:szCs w:val="22"/>
          </w:rPr>
          <w:tab/>
        </w:r>
        <w:r w:rsidR="001974E0" w:rsidRPr="0056410A">
          <w:rPr>
            <w:rStyle w:val="Hyperlink"/>
            <w:noProof/>
          </w:rPr>
          <w:delText>Referencing Information in an External Document</w:delText>
        </w:r>
        <w:r w:rsidR="001974E0">
          <w:rPr>
            <w:noProof/>
            <w:webHidden/>
          </w:rPr>
          <w:tab/>
        </w:r>
        <w:r w:rsidR="001974E0">
          <w:rPr>
            <w:noProof/>
            <w:webHidden/>
          </w:rPr>
          <w:fldChar w:fldCharType="begin"/>
        </w:r>
        <w:r w:rsidR="001974E0">
          <w:rPr>
            <w:noProof/>
            <w:webHidden/>
          </w:rPr>
          <w:delInstrText xml:space="preserve"> PAGEREF _Toc22823438 \h </w:delInstrText>
        </w:r>
        <w:r w:rsidR="001974E0">
          <w:rPr>
            <w:noProof/>
            <w:webHidden/>
          </w:rPr>
        </w:r>
        <w:r w:rsidR="001974E0">
          <w:rPr>
            <w:noProof/>
            <w:webHidden/>
          </w:rPr>
          <w:fldChar w:fldCharType="separate"/>
        </w:r>
        <w:r w:rsidR="001974E0">
          <w:rPr>
            <w:noProof/>
            <w:webHidden/>
          </w:rPr>
          <w:delText>133</w:delText>
        </w:r>
        <w:r w:rsidR="001974E0">
          <w:rPr>
            <w:noProof/>
            <w:webHidden/>
          </w:rPr>
          <w:fldChar w:fldCharType="end"/>
        </w:r>
        <w:r>
          <w:rPr>
            <w:noProof/>
          </w:rPr>
          <w:fldChar w:fldCharType="end"/>
        </w:r>
      </w:del>
    </w:p>
    <w:p w14:paraId="44CCE329" w14:textId="77777777" w:rsidR="001974E0" w:rsidRDefault="001A0138">
      <w:pPr>
        <w:pStyle w:val="TOC3"/>
        <w:rPr>
          <w:del w:id="492" w:author="Russell Ott" w:date="2022-05-16T11:47:00Z"/>
          <w:rFonts w:asciiTheme="minorHAnsi" w:eastAsiaTheme="minorEastAsia" w:hAnsiTheme="minorHAnsi" w:cstheme="minorBidi"/>
          <w:noProof/>
          <w:sz w:val="22"/>
          <w:szCs w:val="22"/>
        </w:rPr>
      </w:pPr>
      <w:del w:id="493" w:author="Russell Ott" w:date="2022-05-16T11:47:00Z">
        <w:r>
          <w:fldChar w:fldCharType="begin"/>
        </w:r>
        <w:r>
          <w:delInstrText xml:space="preserve"> HYPERLINK \l "_Toc22823439" </w:delInstrText>
        </w:r>
        <w:r>
          <w:fldChar w:fldCharType="separate"/>
        </w:r>
        <w:r w:rsidR="001974E0" w:rsidRPr="0056410A">
          <w:rPr>
            <w:rStyle w:val="Hyperlink"/>
            <w:bCs/>
            <w:noProof/>
          </w:rPr>
          <w:delText>5.1.13</w:delText>
        </w:r>
        <w:r w:rsidR="001974E0">
          <w:rPr>
            <w:rFonts w:asciiTheme="minorHAnsi" w:eastAsiaTheme="minorEastAsia" w:hAnsiTheme="minorHAnsi" w:cstheme="minorBidi"/>
            <w:noProof/>
            <w:sz w:val="22"/>
            <w:szCs w:val="22"/>
          </w:rPr>
          <w:tab/>
        </w:r>
        <w:r w:rsidR="001974E0" w:rsidRPr="0056410A">
          <w:rPr>
            <w:rStyle w:val="Hyperlink"/>
            <w:noProof/>
          </w:rPr>
          <w:delText>Understanding the ActStatus Model in C-CDA</w:delText>
        </w:r>
        <w:r w:rsidR="001974E0">
          <w:rPr>
            <w:noProof/>
            <w:webHidden/>
          </w:rPr>
          <w:tab/>
        </w:r>
        <w:r w:rsidR="001974E0">
          <w:rPr>
            <w:noProof/>
            <w:webHidden/>
          </w:rPr>
          <w:fldChar w:fldCharType="begin"/>
        </w:r>
        <w:r w:rsidR="001974E0">
          <w:rPr>
            <w:noProof/>
            <w:webHidden/>
          </w:rPr>
          <w:delInstrText xml:space="preserve"> PAGEREF _Toc22823439 \h </w:delInstrText>
        </w:r>
        <w:r w:rsidR="001974E0">
          <w:rPr>
            <w:noProof/>
            <w:webHidden/>
          </w:rPr>
        </w:r>
        <w:r w:rsidR="001974E0">
          <w:rPr>
            <w:noProof/>
            <w:webHidden/>
          </w:rPr>
          <w:fldChar w:fldCharType="separate"/>
        </w:r>
        <w:r w:rsidR="001974E0">
          <w:rPr>
            <w:noProof/>
            <w:webHidden/>
          </w:rPr>
          <w:delText>134</w:delText>
        </w:r>
        <w:r w:rsidR="001974E0">
          <w:rPr>
            <w:noProof/>
            <w:webHidden/>
          </w:rPr>
          <w:fldChar w:fldCharType="end"/>
        </w:r>
        <w:r>
          <w:rPr>
            <w:noProof/>
          </w:rPr>
          <w:fldChar w:fldCharType="end"/>
        </w:r>
      </w:del>
    </w:p>
    <w:p w14:paraId="0333821A" w14:textId="77777777" w:rsidR="001974E0" w:rsidRDefault="001A0138">
      <w:pPr>
        <w:pStyle w:val="TOC3"/>
        <w:rPr>
          <w:del w:id="494" w:author="Russell Ott" w:date="2022-05-16T11:47:00Z"/>
          <w:rFonts w:asciiTheme="minorHAnsi" w:eastAsiaTheme="minorEastAsia" w:hAnsiTheme="minorHAnsi" w:cstheme="minorBidi"/>
          <w:noProof/>
          <w:sz w:val="22"/>
          <w:szCs w:val="22"/>
        </w:rPr>
      </w:pPr>
      <w:del w:id="495" w:author="Russell Ott" w:date="2022-05-16T11:47:00Z">
        <w:r>
          <w:fldChar w:fldCharType="begin"/>
        </w:r>
        <w:r>
          <w:delInstrText xml:space="preserve"> HYPERLINK \l "_Toc22823440" </w:delInstrText>
        </w:r>
        <w:r>
          <w:fldChar w:fldCharType="separate"/>
        </w:r>
        <w:r w:rsidR="001974E0" w:rsidRPr="0056410A">
          <w:rPr>
            <w:rStyle w:val="Hyperlink"/>
            <w:bCs/>
            <w:noProof/>
          </w:rPr>
          <w:delText>5.1.14</w:delText>
        </w:r>
        <w:r w:rsidR="001974E0">
          <w:rPr>
            <w:rFonts w:asciiTheme="minorHAnsi" w:eastAsiaTheme="minorEastAsia" w:hAnsiTheme="minorHAnsi" w:cstheme="minorBidi"/>
            <w:noProof/>
            <w:sz w:val="22"/>
            <w:szCs w:val="22"/>
          </w:rPr>
          <w:tab/>
        </w:r>
        <w:r w:rsidR="001974E0" w:rsidRPr="0056410A">
          <w:rPr>
            <w:rStyle w:val="Hyperlink"/>
            <w:noProof/>
          </w:rPr>
          <w:delText>How Negation Works in C-CDA Templates</w:delText>
        </w:r>
        <w:r w:rsidR="001974E0">
          <w:rPr>
            <w:noProof/>
            <w:webHidden/>
          </w:rPr>
          <w:tab/>
        </w:r>
        <w:r w:rsidR="001974E0">
          <w:rPr>
            <w:noProof/>
            <w:webHidden/>
          </w:rPr>
          <w:fldChar w:fldCharType="begin"/>
        </w:r>
        <w:r w:rsidR="001974E0">
          <w:rPr>
            <w:noProof/>
            <w:webHidden/>
          </w:rPr>
          <w:delInstrText xml:space="preserve"> PAGEREF _Toc22823440 \h </w:delInstrText>
        </w:r>
        <w:r w:rsidR="001974E0">
          <w:rPr>
            <w:noProof/>
            <w:webHidden/>
          </w:rPr>
        </w:r>
        <w:r w:rsidR="001974E0">
          <w:rPr>
            <w:noProof/>
            <w:webHidden/>
          </w:rPr>
          <w:fldChar w:fldCharType="separate"/>
        </w:r>
        <w:r w:rsidR="001974E0">
          <w:rPr>
            <w:noProof/>
            <w:webHidden/>
          </w:rPr>
          <w:delText>134</w:delText>
        </w:r>
        <w:r w:rsidR="001974E0">
          <w:rPr>
            <w:noProof/>
            <w:webHidden/>
          </w:rPr>
          <w:fldChar w:fldCharType="end"/>
        </w:r>
        <w:r>
          <w:rPr>
            <w:noProof/>
          </w:rPr>
          <w:fldChar w:fldCharType="end"/>
        </w:r>
      </w:del>
    </w:p>
    <w:p w14:paraId="6A12C9A1" w14:textId="77777777" w:rsidR="001974E0" w:rsidRDefault="001A0138">
      <w:pPr>
        <w:pStyle w:val="TOC2"/>
        <w:rPr>
          <w:del w:id="496" w:author="Russell Ott" w:date="2022-05-16T11:47:00Z"/>
          <w:rFonts w:asciiTheme="minorHAnsi" w:eastAsiaTheme="minorEastAsia" w:hAnsiTheme="minorHAnsi" w:cstheme="minorBidi"/>
          <w:b w:val="0"/>
          <w:bCs w:val="0"/>
          <w:noProof/>
        </w:rPr>
      </w:pPr>
      <w:del w:id="497" w:author="Russell Ott" w:date="2022-05-16T11:47:00Z">
        <w:r>
          <w:fldChar w:fldCharType="begin"/>
        </w:r>
        <w:r>
          <w:delInstrText xml:space="preserve"> HYPERLINK \l "_To</w:delInstrText>
        </w:r>
        <w:r>
          <w:delInstrText xml:space="preserve">c22823441" </w:delInstrText>
        </w:r>
        <w:r>
          <w:fldChar w:fldCharType="separate"/>
        </w:r>
        <w:r w:rsidR="001974E0" w:rsidRPr="0056410A">
          <w:rPr>
            <w:rStyle w:val="Hyperlink"/>
            <w:noProof/>
          </w:rPr>
          <w:delText>5.2</w:delText>
        </w:r>
        <w:r w:rsidR="001974E0">
          <w:rPr>
            <w:rFonts w:asciiTheme="minorHAnsi" w:eastAsiaTheme="minorEastAsia" w:hAnsiTheme="minorHAnsi" w:cstheme="minorBidi"/>
            <w:b w:val="0"/>
            <w:bCs w:val="0"/>
            <w:noProof/>
          </w:rPr>
          <w:tab/>
        </w:r>
        <w:r w:rsidR="001974E0" w:rsidRPr="0056410A">
          <w:rPr>
            <w:rStyle w:val="Hyperlink"/>
            <w:noProof/>
          </w:rPr>
          <w:delText>Essential Entry-Level Guidance</w:delText>
        </w:r>
        <w:r w:rsidR="001974E0">
          <w:rPr>
            <w:noProof/>
            <w:webHidden/>
          </w:rPr>
          <w:tab/>
        </w:r>
        <w:r w:rsidR="001974E0">
          <w:rPr>
            <w:noProof/>
            <w:webHidden/>
          </w:rPr>
          <w:fldChar w:fldCharType="begin"/>
        </w:r>
        <w:r w:rsidR="001974E0">
          <w:rPr>
            <w:noProof/>
            <w:webHidden/>
          </w:rPr>
          <w:delInstrText xml:space="preserve"> PAGEREF _Toc22823441 \h </w:delInstrText>
        </w:r>
        <w:r w:rsidR="001974E0">
          <w:rPr>
            <w:noProof/>
            <w:webHidden/>
          </w:rPr>
        </w:r>
        <w:r w:rsidR="001974E0">
          <w:rPr>
            <w:noProof/>
            <w:webHidden/>
          </w:rPr>
          <w:fldChar w:fldCharType="separate"/>
        </w:r>
        <w:r w:rsidR="001974E0">
          <w:rPr>
            <w:noProof/>
            <w:webHidden/>
          </w:rPr>
          <w:delText>135</w:delText>
        </w:r>
        <w:r w:rsidR="001974E0">
          <w:rPr>
            <w:noProof/>
            <w:webHidden/>
          </w:rPr>
          <w:fldChar w:fldCharType="end"/>
        </w:r>
        <w:r>
          <w:rPr>
            <w:noProof/>
          </w:rPr>
          <w:fldChar w:fldCharType="end"/>
        </w:r>
      </w:del>
    </w:p>
    <w:p w14:paraId="6DCE0971" w14:textId="77777777" w:rsidR="001974E0" w:rsidRDefault="001A0138">
      <w:pPr>
        <w:pStyle w:val="TOC3"/>
        <w:rPr>
          <w:del w:id="498" w:author="Russell Ott" w:date="2022-05-16T11:47:00Z"/>
          <w:rFonts w:asciiTheme="minorHAnsi" w:eastAsiaTheme="minorEastAsia" w:hAnsiTheme="minorHAnsi" w:cstheme="minorBidi"/>
          <w:noProof/>
          <w:sz w:val="22"/>
          <w:szCs w:val="22"/>
        </w:rPr>
      </w:pPr>
      <w:del w:id="499" w:author="Russell Ott" w:date="2022-05-16T11:47:00Z">
        <w:r>
          <w:fldChar w:fldCharType="begin"/>
        </w:r>
        <w:r>
          <w:delInstrText xml:space="preserve"> HYPERLINK \l "_Toc22823442" </w:delInstrText>
        </w:r>
        <w:r>
          <w:fldChar w:fldCharType="separate"/>
        </w:r>
        <w:r w:rsidR="001974E0" w:rsidRPr="0056410A">
          <w:rPr>
            <w:rStyle w:val="Hyperlink"/>
            <w:bCs/>
            <w:noProof/>
          </w:rPr>
          <w:delText>5.2.1</w:delText>
        </w:r>
        <w:r w:rsidR="001974E0">
          <w:rPr>
            <w:rFonts w:asciiTheme="minorHAnsi" w:eastAsiaTheme="minorEastAsia" w:hAnsiTheme="minorHAnsi" w:cstheme="minorBidi"/>
            <w:noProof/>
            <w:sz w:val="22"/>
            <w:szCs w:val="22"/>
          </w:rPr>
          <w:tab/>
        </w:r>
        <w:r w:rsidR="001974E0" w:rsidRPr="0056410A">
          <w:rPr>
            <w:rStyle w:val="Hyperlink"/>
            <w:noProof/>
          </w:rPr>
          <w:delText>Provenance</w:delText>
        </w:r>
        <w:r w:rsidR="001974E0">
          <w:rPr>
            <w:noProof/>
            <w:webHidden/>
          </w:rPr>
          <w:tab/>
        </w:r>
        <w:r w:rsidR="001974E0">
          <w:rPr>
            <w:noProof/>
            <w:webHidden/>
          </w:rPr>
          <w:fldChar w:fldCharType="begin"/>
        </w:r>
        <w:r w:rsidR="001974E0">
          <w:rPr>
            <w:noProof/>
            <w:webHidden/>
          </w:rPr>
          <w:delInstrText xml:space="preserve"> PAGEREF _Toc22823442 \h </w:delInstrText>
        </w:r>
        <w:r w:rsidR="001974E0">
          <w:rPr>
            <w:noProof/>
            <w:webHidden/>
          </w:rPr>
        </w:r>
        <w:r w:rsidR="001974E0">
          <w:rPr>
            <w:noProof/>
            <w:webHidden/>
          </w:rPr>
          <w:fldChar w:fldCharType="separate"/>
        </w:r>
        <w:r w:rsidR="001974E0">
          <w:rPr>
            <w:noProof/>
            <w:webHidden/>
          </w:rPr>
          <w:delText>135</w:delText>
        </w:r>
        <w:r w:rsidR="001974E0">
          <w:rPr>
            <w:noProof/>
            <w:webHidden/>
          </w:rPr>
          <w:fldChar w:fldCharType="end"/>
        </w:r>
        <w:r>
          <w:rPr>
            <w:noProof/>
          </w:rPr>
          <w:fldChar w:fldCharType="end"/>
        </w:r>
      </w:del>
    </w:p>
    <w:p w14:paraId="144D30BC" w14:textId="77777777" w:rsidR="001974E0" w:rsidRDefault="001A0138">
      <w:pPr>
        <w:pStyle w:val="TOC3"/>
        <w:rPr>
          <w:del w:id="500" w:author="Russell Ott" w:date="2022-05-16T11:47:00Z"/>
          <w:rFonts w:asciiTheme="minorHAnsi" w:eastAsiaTheme="minorEastAsia" w:hAnsiTheme="minorHAnsi" w:cstheme="minorBidi"/>
          <w:noProof/>
          <w:sz w:val="22"/>
          <w:szCs w:val="22"/>
        </w:rPr>
      </w:pPr>
      <w:del w:id="501" w:author="Russell Ott" w:date="2022-05-16T11:47:00Z">
        <w:r>
          <w:fldChar w:fldCharType="begin"/>
        </w:r>
        <w:r>
          <w:delInstrText xml:space="preserve"> HYPERLINK \l "_Toc22823443" </w:delInstrText>
        </w:r>
        <w:r>
          <w:fldChar w:fldCharType="separate"/>
        </w:r>
        <w:r w:rsidR="001974E0" w:rsidRPr="0056410A">
          <w:rPr>
            <w:rStyle w:val="Hyperlink"/>
            <w:bCs/>
            <w:noProof/>
          </w:rPr>
          <w:delText>5.2.2</w:delText>
        </w:r>
        <w:r w:rsidR="001974E0">
          <w:rPr>
            <w:rFonts w:asciiTheme="minorHAnsi" w:eastAsiaTheme="minorEastAsia" w:hAnsiTheme="minorHAnsi" w:cstheme="minorBidi"/>
            <w:noProof/>
            <w:sz w:val="22"/>
            <w:szCs w:val="22"/>
          </w:rPr>
          <w:tab/>
        </w:r>
        <w:r w:rsidR="001974E0" w:rsidRPr="0056410A">
          <w:rPr>
            <w:rStyle w:val="Hyperlink"/>
            <w:noProof/>
          </w:rPr>
          <w:delText>Section Time Range</w:delText>
        </w:r>
        <w:r w:rsidR="001974E0">
          <w:rPr>
            <w:noProof/>
            <w:webHidden/>
          </w:rPr>
          <w:tab/>
        </w:r>
        <w:r w:rsidR="001974E0">
          <w:rPr>
            <w:noProof/>
            <w:webHidden/>
          </w:rPr>
          <w:fldChar w:fldCharType="begin"/>
        </w:r>
        <w:r w:rsidR="001974E0">
          <w:rPr>
            <w:noProof/>
            <w:webHidden/>
          </w:rPr>
          <w:delInstrText xml:space="preserve"> PAGEREF _Toc22823443 \h </w:delInstrText>
        </w:r>
        <w:r w:rsidR="001974E0">
          <w:rPr>
            <w:noProof/>
            <w:webHidden/>
          </w:rPr>
        </w:r>
        <w:r w:rsidR="001974E0">
          <w:rPr>
            <w:noProof/>
            <w:webHidden/>
          </w:rPr>
          <w:fldChar w:fldCharType="separate"/>
        </w:r>
        <w:r w:rsidR="001974E0">
          <w:rPr>
            <w:noProof/>
            <w:webHidden/>
          </w:rPr>
          <w:delText>137</w:delText>
        </w:r>
        <w:r w:rsidR="001974E0">
          <w:rPr>
            <w:noProof/>
            <w:webHidden/>
          </w:rPr>
          <w:fldChar w:fldCharType="end"/>
        </w:r>
        <w:r>
          <w:rPr>
            <w:noProof/>
          </w:rPr>
          <w:fldChar w:fldCharType="end"/>
        </w:r>
      </w:del>
    </w:p>
    <w:p w14:paraId="7053595C" w14:textId="77777777" w:rsidR="001974E0" w:rsidRDefault="001A0138">
      <w:pPr>
        <w:pStyle w:val="TOC3"/>
        <w:rPr>
          <w:del w:id="502" w:author="Russell Ott" w:date="2022-05-16T11:47:00Z"/>
          <w:rFonts w:asciiTheme="minorHAnsi" w:eastAsiaTheme="minorEastAsia" w:hAnsiTheme="minorHAnsi" w:cstheme="minorBidi"/>
          <w:noProof/>
          <w:sz w:val="22"/>
          <w:szCs w:val="22"/>
        </w:rPr>
      </w:pPr>
      <w:del w:id="503" w:author="Russell Ott" w:date="2022-05-16T11:47:00Z">
        <w:r>
          <w:fldChar w:fldCharType="begin"/>
        </w:r>
        <w:r>
          <w:delInstrText xml:space="preserve"> HYPERLINK \l "_Toc22823444" </w:delInstrText>
        </w:r>
        <w:r>
          <w:fldChar w:fldCharType="separate"/>
        </w:r>
        <w:r w:rsidR="001974E0" w:rsidRPr="0056410A">
          <w:rPr>
            <w:rStyle w:val="Hyperlink"/>
            <w:bCs/>
            <w:noProof/>
          </w:rPr>
          <w:delText>5.2.3</w:delText>
        </w:r>
        <w:r w:rsidR="001974E0">
          <w:rPr>
            <w:rFonts w:asciiTheme="minorHAnsi" w:eastAsiaTheme="minorEastAsia" w:hAnsiTheme="minorHAnsi" w:cstheme="minorBidi"/>
            <w:noProof/>
            <w:sz w:val="22"/>
            <w:szCs w:val="22"/>
          </w:rPr>
          <w:tab/>
        </w:r>
        <w:r w:rsidR="001974E0" w:rsidRPr="0056410A">
          <w:rPr>
            <w:rStyle w:val="Hyperlink"/>
            <w:noProof/>
          </w:rPr>
          <w:delText>Care Team</w:delText>
        </w:r>
        <w:r w:rsidR="001974E0">
          <w:rPr>
            <w:noProof/>
            <w:webHidden/>
          </w:rPr>
          <w:tab/>
        </w:r>
        <w:r w:rsidR="001974E0">
          <w:rPr>
            <w:noProof/>
            <w:webHidden/>
          </w:rPr>
          <w:fldChar w:fldCharType="begin"/>
        </w:r>
        <w:r w:rsidR="001974E0">
          <w:rPr>
            <w:noProof/>
            <w:webHidden/>
          </w:rPr>
          <w:delInstrText xml:space="preserve"> PAGEREF _Toc22823444 \h </w:delInstrText>
        </w:r>
        <w:r w:rsidR="001974E0">
          <w:rPr>
            <w:noProof/>
            <w:webHidden/>
          </w:rPr>
        </w:r>
        <w:r w:rsidR="001974E0">
          <w:rPr>
            <w:noProof/>
            <w:webHidden/>
          </w:rPr>
          <w:fldChar w:fldCharType="separate"/>
        </w:r>
        <w:r w:rsidR="001974E0">
          <w:rPr>
            <w:noProof/>
            <w:webHidden/>
          </w:rPr>
          <w:delText>138</w:delText>
        </w:r>
        <w:r w:rsidR="001974E0">
          <w:rPr>
            <w:noProof/>
            <w:webHidden/>
          </w:rPr>
          <w:fldChar w:fldCharType="end"/>
        </w:r>
        <w:r>
          <w:rPr>
            <w:noProof/>
          </w:rPr>
          <w:fldChar w:fldCharType="end"/>
        </w:r>
      </w:del>
    </w:p>
    <w:p w14:paraId="4898200C" w14:textId="77777777" w:rsidR="001974E0" w:rsidRDefault="001A0138">
      <w:pPr>
        <w:pStyle w:val="TOC3"/>
        <w:rPr>
          <w:del w:id="504" w:author="Russell Ott" w:date="2022-05-16T11:47:00Z"/>
          <w:rFonts w:asciiTheme="minorHAnsi" w:eastAsiaTheme="minorEastAsia" w:hAnsiTheme="minorHAnsi" w:cstheme="minorBidi"/>
          <w:noProof/>
          <w:sz w:val="22"/>
          <w:szCs w:val="22"/>
        </w:rPr>
      </w:pPr>
      <w:del w:id="505" w:author="Russell Ott" w:date="2022-05-16T11:47:00Z">
        <w:r>
          <w:fldChar w:fldCharType="begin"/>
        </w:r>
        <w:r>
          <w:delInstrText xml:space="preserve"> HYPERLINK \l "_Toc22823445" </w:delInstrText>
        </w:r>
        <w:r>
          <w:fldChar w:fldCharType="separate"/>
        </w:r>
        <w:r w:rsidR="001974E0" w:rsidRPr="0056410A">
          <w:rPr>
            <w:rStyle w:val="Hyperlink"/>
            <w:bCs/>
            <w:noProof/>
          </w:rPr>
          <w:delText>5.2.4</w:delText>
        </w:r>
        <w:r w:rsidR="001974E0">
          <w:rPr>
            <w:rFonts w:asciiTheme="minorHAnsi" w:eastAsiaTheme="minorEastAsia" w:hAnsiTheme="minorHAnsi" w:cstheme="minorBidi"/>
            <w:noProof/>
            <w:sz w:val="22"/>
            <w:szCs w:val="22"/>
          </w:rPr>
          <w:tab/>
        </w:r>
        <w:r w:rsidR="001974E0" w:rsidRPr="0056410A">
          <w:rPr>
            <w:rStyle w:val="Hyperlink"/>
            <w:noProof/>
          </w:rPr>
          <w:delText>Encounter</w:delText>
        </w:r>
        <w:r w:rsidR="001974E0">
          <w:rPr>
            <w:noProof/>
            <w:webHidden/>
          </w:rPr>
          <w:tab/>
        </w:r>
        <w:r w:rsidR="001974E0">
          <w:rPr>
            <w:noProof/>
            <w:webHidden/>
          </w:rPr>
          <w:fldChar w:fldCharType="begin"/>
        </w:r>
        <w:r w:rsidR="001974E0">
          <w:rPr>
            <w:noProof/>
            <w:webHidden/>
          </w:rPr>
          <w:delInstrText xml:space="preserve"> PAGEREF _Toc22823445 \h </w:delInstrText>
        </w:r>
        <w:r w:rsidR="001974E0">
          <w:rPr>
            <w:noProof/>
            <w:webHidden/>
          </w:rPr>
        </w:r>
        <w:r w:rsidR="001974E0">
          <w:rPr>
            <w:noProof/>
            <w:webHidden/>
          </w:rPr>
          <w:fldChar w:fldCharType="separate"/>
        </w:r>
        <w:r w:rsidR="001974E0">
          <w:rPr>
            <w:noProof/>
            <w:webHidden/>
          </w:rPr>
          <w:delText>142</w:delText>
        </w:r>
        <w:r w:rsidR="001974E0">
          <w:rPr>
            <w:noProof/>
            <w:webHidden/>
          </w:rPr>
          <w:fldChar w:fldCharType="end"/>
        </w:r>
        <w:r>
          <w:rPr>
            <w:noProof/>
          </w:rPr>
          <w:fldChar w:fldCharType="end"/>
        </w:r>
      </w:del>
    </w:p>
    <w:p w14:paraId="0F124F7E" w14:textId="77777777" w:rsidR="001974E0" w:rsidRDefault="001A0138">
      <w:pPr>
        <w:pStyle w:val="TOC3"/>
        <w:rPr>
          <w:del w:id="506" w:author="Russell Ott" w:date="2022-05-16T11:47:00Z"/>
          <w:rFonts w:asciiTheme="minorHAnsi" w:eastAsiaTheme="minorEastAsia" w:hAnsiTheme="minorHAnsi" w:cstheme="minorBidi"/>
          <w:noProof/>
          <w:sz w:val="22"/>
          <w:szCs w:val="22"/>
        </w:rPr>
      </w:pPr>
      <w:del w:id="507" w:author="Russell Ott" w:date="2022-05-16T11:47:00Z">
        <w:r>
          <w:fldChar w:fldCharType="begin"/>
        </w:r>
        <w:r>
          <w:delInstrText xml:space="preserve"> HYPERLINK \l "_Toc22823446" </w:delInstrText>
        </w:r>
        <w:r>
          <w:fldChar w:fldCharType="separate"/>
        </w:r>
        <w:r w:rsidR="001974E0" w:rsidRPr="0056410A">
          <w:rPr>
            <w:rStyle w:val="Hyperlink"/>
            <w:bCs/>
            <w:noProof/>
          </w:rPr>
          <w:delText>5.2.5</w:delText>
        </w:r>
        <w:r w:rsidR="001974E0">
          <w:rPr>
            <w:rFonts w:asciiTheme="minorHAnsi" w:eastAsiaTheme="minorEastAsia" w:hAnsiTheme="minorHAnsi" w:cstheme="minorBidi"/>
            <w:noProof/>
            <w:sz w:val="22"/>
            <w:szCs w:val="22"/>
          </w:rPr>
          <w:tab/>
        </w:r>
        <w:r w:rsidR="001974E0" w:rsidRPr="0056410A">
          <w:rPr>
            <w:rStyle w:val="Hyperlink"/>
            <w:noProof/>
          </w:rPr>
          <w:delText>Order</w:delText>
        </w:r>
        <w:r w:rsidR="001974E0">
          <w:rPr>
            <w:noProof/>
            <w:webHidden/>
          </w:rPr>
          <w:tab/>
        </w:r>
        <w:r w:rsidR="001974E0">
          <w:rPr>
            <w:noProof/>
            <w:webHidden/>
          </w:rPr>
          <w:fldChar w:fldCharType="begin"/>
        </w:r>
        <w:r w:rsidR="001974E0">
          <w:rPr>
            <w:noProof/>
            <w:webHidden/>
          </w:rPr>
          <w:delInstrText xml:space="preserve"> PAGEREF _Toc22823446 \h </w:delInstrText>
        </w:r>
        <w:r w:rsidR="001974E0">
          <w:rPr>
            <w:noProof/>
            <w:webHidden/>
          </w:rPr>
        </w:r>
        <w:r w:rsidR="001974E0">
          <w:rPr>
            <w:noProof/>
            <w:webHidden/>
          </w:rPr>
          <w:fldChar w:fldCharType="separate"/>
        </w:r>
        <w:r w:rsidR="001974E0">
          <w:rPr>
            <w:noProof/>
            <w:webHidden/>
          </w:rPr>
          <w:delText>144</w:delText>
        </w:r>
        <w:r w:rsidR="001974E0">
          <w:rPr>
            <w:noProof/>
            <w:webHidden/>
          </w:rPr>
          <w:fldChar w:fldCharType="end"/>
        </w:r>
        <w:r>
          <w:rPr>
            <w:noProof/>
          </w:rPr>
          <w:fldChar w:fldCharType="end"/>
        </w:r>
      </w:del>
    </w:p>
    <w:p w14:paraId="4C80542A" w14:textId="77777777" w:rsidR="001974E0" w:rsidRDefault="001A0138">
      <w:pPr>
        <w:pStyle w:val="TOC3"/>
        <w:rPr>
          <w:del w:id="508" w:author="Russell Ott" w:date="2022-05-16T11:47:00Z"/>
          <w:rFonts w:asciiTheme="minorHAnsi" w:eastAsiaTheme="minorEastAsia" w:hAnsiTheme="minorHAnsi" w:cstheme="minorBidi"/>
          <w:noProof/>
          <w:sz w:val="22"/>
          <w:szCs w:val="22"/>
        </w:rPr>
      </w:pPr>
      <w:del w:id="509" w:author="Russell Ott" w:date="2022-05-16T11:47:00Z">
        <w:r>
          <w:fldChar w:fldCharType="begin"/>
        </w:r>
        <w:r>
          <w:delInstrText xml:space="preserve"> HYPERLINK \l "_Toc22823447" </w:delInstrText>
        </w:r>
        <w:r>
          <w:fldChar w:fldCharType="separate"/>
        </w:r>
        <w:r w:rsidR="001974E0" w:rsidRPr="0056410A">
          <w:rPr>
            <w:rStyle w:val="Hyperlink"/>
            <w:bCs/>
            <w:noProof/>
          </w:rPr>
          <w:delText>5.2.6</w:delText>
        </w:r>
        <w:r w:rsidR="001974E0">
          <w:rPr>
            <w:rFonts w:asciiTheme="minorHAnsi" w:eastAsiaTheme="minorEastAsia" w:hAnsiTheme="minorHAnsi" w:cstheme="minorBidi"/>
            <w:noProof/>
            <w:sz w:val="22"/>
            <w:szCs w:val="22"/>
          </w:rPr>
          <w:tab/>
        </w:r>
        <w:r w:rsidR="001974E0" w:rsidRPr="0056410A">
          <w:rPr>
            <w:rStyle w:val="Hyperlink"/>
            <w:noProof/>
          </w:rPr>
          <w:delText>Problem</w:delText>
        </w:r>
        <w:r w:rsidR="001974E0">
          <w:rPr>
            <w:noProof/>
            <w:webHidden/>
          </w:rPr>
          <w:tab/>
        </w:r>
        <w:r w:rsidR="001974E0">
          <w:rPr>
            <w:noProof/>
            <w:webHidden/>
          </w:rPr>
          <w:fldChar w:fldCharType="begin"/>
        </w:r>
        <w:r w:rsidR="001974E0">
          <w:rPr>
            <w:noProof/>
            <w:webHidden/>
          </w:rPr>
          <w:delInstrText xml:space="preserve"> PAGEREF _Toc22823447 \h </w:delInstrText>
        </w:r>
        <w:r w:rsidR="001974E0">
          <w:rPr>
            <w:noProof/>
            <w:webHidden/>
          </w:rPr>
        </w:r>
        <w:r w:rsidR="001974E0">
          <w:rPr>
            <w:noProof/>
            <w:webHidden/>
          </w:rPr>
          <w:fldChar w:fldCharType="separate"/>
        </w:r>
        <w:r w:rsidR="001974E0">
          <w:rPr>
            <w:noProof/>
            <w:webHidden/>
          </w:rPr>
          <w:delText>146</w:delText>
        </w:r>
        <w:r w:rsidR="001974E0">
          <w:rPr>
            <w:noProof/>
            <w:webHidden/>
          </w:rPr>
          <w:fldChar w:fldCharType="end"/>
        </w:r>
        <w:r>
          <w:rPr>
            <w:noProof/>
          </w:rPr>
          <w:fldChar w:fldCharType="end"/>
        </w:r>
      </w:del>
    </w:p>
    <w:p w14:paraId="72299C5B" w14:textId="77777777" w:rsidR="001974E0" w:rsidRDefault="001A0138">
      <w:pPr>
        <w:pStyle w:val="TOC3"/>
        <w:rPr>
          <w:del w:id="510" w:author="Russell Ott" w:date="2022-05-16T11:47:00Z"/>
          <w:rFonts w:asciiTheme="minorHAnsi" w:eastAsiaTheme="minorEastAsia" w:hAnsiTheme="minorHAnsi" w:cstheme="minorBidi"/>
          <w:noProof/>
          <w:sz w:val="22"/>
          <w:szCs w:val="22"/>
        </w:rPr>
      </w:pPr>
      <w:del w:id="511" w:author="Russell Ott" w:date="2022-05-16T11:47:00Z">
        <w:r>
          <w:fldChar w:fldCharType="begin"/>
        </w:r>
        <w:r>
          <w:delInstrText xml:space="preserve"> HYPERLINK \l "_Toc22823448" </w:delInstrText>
        </w:r>
        <w:r>
          <w:fldChar w:fldCharType="separate"/>
        </w:r>
        <w:r w:rsidR="001974E0" w:rsidRPr="0056410A">
          <w:rPr>
            <w:rStyle w:val="Hyperlink"/>
            <w:bCs/>
            <w:noProof/>
          </w:rPr>
          <w:delText>5.2.7</w:delText>
        </w:r>
        <w:r w:rsidR="001974E0">
          <w:rPr>
            <w:rFonts w:asciiTheme="minorHAnsi" w:eastAsiaTheme="minorEastAsia" w:hAnsiTheme="minorHAnsi" w:cstheme="minorBidi"/>
            <w:noProof/>
            <w:sz w:val="22"/>
            <w:szCs w:val="22"/>
          </w:rPr>
          <w:tab/>
        </w:r>
        <w:r w:rsidR="001974E0" w:rsidRPr="0056410A">
          <w:rPr>
            <w:rStyle w:val="Hyperlink"/>
            <w:noProof/>
          </w:rPr>
          <w:delText>Allergy</w:delText>
        </w:r>
        <w:r w:rsidR="001974E0">
          <w:rPr>
            <w:noProof/>
            <w:webHidden/>
          </w:rPr>
          <w:tab/>
        </w:r>
        <w:r w:rsidR="001974E0">
          <w:rPr>
            <w:noProof/>
            <w:webHidden/>
          </w:rPr>
          <w:fldChar w:fldCharType="begin"/>
        </w:r>
        <w:r w:rsidR="001974E0">
          <w:rPr>
            <w:noProof/>
            <w:webHidden/>
          </w:rPr>
          <w:delInstrText xml:space="preserve"> PAGEREF _Toc22823448 \h </w:delInstrText>
        </w:r>
        <w:r w:rsidR="001974E0">
          <w:rPr>
            <w:noProof/>
            <w:webHidden/>
          </w:rPr>
        </w:r>
        <w:r w:rsidR="001974E0">
          <w:rPr>
            <w:noProof/>
            <w:webHidden/>
          </w:rPr>
          <w:fldChar w:fldCharType="separate"/>
        </w:r>
        <w:r w:rsidR="001974E0">
          <w:rPr>
            <w:noProof/>
            <w:webHidden/>
          </w:rPr>
          <w:delText>155</w:delText>
        </w:r>
        <w:r w:rsidR="001974E0">
          <w:rPr>
            <w:noProof/>
            <w:webHidden/>
          </w:rPr>
          <w:fldChar w:fldCharType="end"/>
        </w:r>
        <w:r>
          <w:rPr>
            <w:noProof/>
          </w:rPr>
          <w:fldChar w:fldCharType="end"/>
        </w:r>
      </w:del>
    </w:p>
    <w:p w14:paraId="41604BBD" w14:textId="77777777" w:rsidR="001974E0" w:rsidRDefault="001A0138">
      <w:pPr>
        <w:pStyle w:val="TOC3"/>
        <w:rPr>
          <w:del w:id="512" w:author="Russell Ott" w:date="2022-05-16T11:47:00Z"/>
          <w:rFonts w:asciiTheme="minorHAnsi" w:eastAsiaTheme="minorEastAsia" w:hAnsiTheme="minorHAnsi" w:cstheme="minorBidi"/>
          <w:noProof/>
          <w:sz w:val="22"/>
          <w:szCs w:val="22"/>
        </w:rPr>
      </w:pPr>
      <w:del w:id="513" w:author="Russell Ott" w:date="2022-05-16T11:47:00Z">
        <w:r>
          <w:fldChar w:fldCharType="begin"/>
        </w:r>
        <w:r>
          <w:delInstrText xml:space="preserve"> HYPERLINK \l "_Toc22823449" </w:delInstrText>
        </w:r>
        <w:r>
          <w:fldChar w:fldCharType="separate"/>
        </w:r>
        <w:r w:rsidR="001974E0" w:rsidRPr="0056410A">
          <w:rPr>
            <w:rStyle w:val="Hyperlink"/>
            <w:bCs/>
            <w:noProof/>
          </w:rPr>
          <w:delText>5.2.8</w:delText>
        </w:r>
        <w:r w:rsidR="001974E0">
          <w:rPr>
            <w:rFonts w:asciiTheme="minorHAnsi" w:eastAsiaTheme="minorEastAsia" w:hAnsiTheme="minorHAnsi" w:cstheme="minorBidi"/>
            <w:noProof/>
            <w:sz w:val="22"/>
            <w:szCs w:val="22"/>
          </w:rPr>
          <w:tab/>
        </w:r>
        <w:r w:rsidR="001974E0" w:rsidRPr="0056410A">
          <w:rPr>
            <w:rStyle w:val="Hyperlink"/>
            <w:noProof/>
          </w:rPr>
          <w:delText>Medical Equipment</w:delText>
        </w:r>
        <w:r w:rsidR="001974E0">
          <w:rPr>
            <w:noProof/>
            <w:webHidden/>
          </w:rPr>
          <w:tab/>
        </w:r>
        <w:r w:rsidR="001974E0">
          <w:rPr>
            <w:noProof/>
            <w:webHidden/>
          </w:rPr>
          <w:fldChar w:fldCharType="begin"/>
        </w:r>
        <w:r w:rsidR="001974E0">
          <w:rPr>
            <w:noProof/>
            <w:webHidden/>
          </w:rPr>
          <w:delInstrText xml:space="preserve"> PAGEREF _Toc22823449 \h </w:delInstrText>
        </w:r>
        <w:r w:rsidR="001974E0">
          <w:rPr>
            <w:noProof/>
            <w:webHidden/>
          </w:rPr>
        </w:r>
        <w:r w:rsidR="001974E0">
          <w:rPr>
            <w:noProof/>
            <w:webHidden/>
          </w:rPr>
          <w:fldChar w:fldCharType="separate"/>
        </w:r>
        <w:r w:rsidR="001974E0">
          <w:rPr>
            <w:noProof/>
            <w:webHidden/>
          </w:rPr>
          <w:delText>164</w:delText>
        </w:r>
        <w:r w:rsidR="001974E0">
          <w:rPr>
            <w:noProof/>
            <w:webHidden/>
          </w:rPr>
          <w:fldChar w:fldCharType="end"/>
        </w:r>
        <w:r>
          <w:rPr>
            <w:noProof/>
          </w:rPr>
          <w:fldChar w:fldCharType="end"/>
        </w:r>
      </w:del>
    </w:p>
    <w:p w14:paraId="26467518" w14:textId="77777777" w:rsidR="001974E0" w:rsidRDefault="001A0138">
      <w:pPr>
        <w:pStyle w:val="TOC3"/>
        <w:rPr>
          <w:del w:id="514" w:author="Russell Ott" w:date="2022-05-16T11:47:00Z"/>
          <w:rFonts w:asciiTheme="minorHAnsi" w:eastAsiaTheme="minorEastAsia" w:hAnsiTheme="minorHAnsi" w:cstheme="minorBidi"/>
          <w:noProof/>
          <w:sz w:val="22"/>
          <w:szCs w:val="22"/>
        </w:rPr>
      </w:pPr>
      <w:del w:id="515" w:author="Russell Ott" w:date="2022-05-16T11:47:00Z">
        <w:r>
          <w:fldChar w:fldCharType="begin"/>
        </w:r>
        <w:r>
          <w:delInstrText xml:space="preserve"> HYPERLINK \l "_Toc22823450" </w:delInstrText>
        </w:r>
        <w:r>
          <w:fldChar w:fldCharType="separate"/>
        </w:r>
        <w:r w:rsidR="001974E0" w:rsidRPr="0056410A">
          <w:rPr>
            <w:rStyle w:val="Hyperlink"/>
            <w:bCs/>
            <w:noProof/>
          </w:rPr>
          <w:delText>5.2.9</w:delText>
        </w:r>
        <w:r w:rsidR="001974E0">
          <w:rPr>
            <w:rFonts w:asciiTheme="minorHAnsi" w:eastAsiaTheme="minorEastAsia" w:hAnsiTheme="minorHAnsi" w:cstheme="minorBidi"/>
            <w:noProof/>
            <w:sz w:val="22"/>
            <w:szCs w:val="22"/>
          </w:rPr>
          <w:tab/>
        </w:r>
        <w:r w:rsidR="001974E0" w:rsidRPr="0056410A">
          <w:rPr>
            <w:rStyle w:val="Hyperlink"/>
            <w:noProof/>
          </w:rPr>
          <w:delText>Goal</w:delText>
        </w:r>
        <w:r w:rsidR="001974E0">
          <w:rPr>
            <w:noProof/>
            <w:webHidden/>
          </w:rPr>
          <w:tab/>
        </w:r>
        <w:r w:rsidR="001974E0">
          <w:rPr>
            <w:noProof/>
            <w:webHidden/>
          </w:rPr>
          <w:fldChar w:fldCharType="begin"/>
        </w:r>
        <w:r w:rsidR="001974E0">
          <w:rPr>
            <w:noProof/>
            <w:webHidden/>
          </w:rPr>
          <w:delInstrText xml:space="preserve"> PAGEREF _Toc22823450 \h </w:delInstrText>
        </w:r>
        <w:r w:rsidR="001974E0">
          <w:rPr>
            <w:noProof/>
            <w:webHidden/>
          </w:rPr>
        </w:r>
        <w:r w:rsidR="001974E0">
          <w:rPr>
            <w:noProof/>
            <w:webHidden/>
          </w:rPr>
          <w:fldChar w:fldCharType="separate"/>
        </w:r>
        <w:r w:rsidR="001974E0">
          <w:rPr>
            <w:noProof/>
            <w:webHidden/>
          </w:rPr>
          <w:delText>171</w:delText>
        </w:r>
        <w:r w:rsidR="001974E0">
          <w:rPr>
            <w:noProof/>
            <w:webHidden/>
          </w:rPr>
          <w:fldChar w:fldCharType="end"/>
        </w:r>
        <w:r>
          <w:rPr>
            <w:noProof/>
          </w:rPr>
          <w:fldChar w:fldCharType="end"/>
        </w:r>
      </w:del>
    </w:p>
    <w:p w14:paraId="7806CE9D" w14:textId="77777777" w:rsidR="001974E0" w:rsidRDefault="001A0138">
      <w:pPr>
        <w:pStyle w:val="TOC3"/>
        <w:rPr>
          <w:del w:id="516" w:author="Russell Ott" w:date="2022-05-16T11:47:00Z"/>
          <w:rFonts w:asciiTheme="minorHAnsi" w:eastAsiaTheme="minorEastAsia" w:hAnsiTheme="minorHAnsi" w:cstheme="minorBidi"/>
          <w:noProof/>
          <w:sz w:val="22"/>
          <w:szCs w:val="22"/>
        </w:rPr>
      </w:pPr>
      <w:del w:id="517" w:author="Russell Ott" w:date="2022-05-16T11:47:00Z">
        <w:r>
          <w:fldChar w:fldCharType="begin"/>
        </w:r>
        <w:r>
          <w:delInstrText xml:space="preserve"> HYPERLINK \l "_Toc2</w:delInstrText>
        </w:r>
        <w:r>
          <w:delInstrText xml:space="preserve">2823451" </w:delInstrText>
        </w:r>
        <w:r>
          <w:fldChar w:fldCharType="separate"/>
        </w:r>
        <w:r w:rsidR="001974E0" w:rsidRPr="0056410A">
          <w:rPr>
            <w:rStyle w:val="Hyperlink"/>
            <w:bCs/>
            <w:noProof/>
          </w:rPr>
          <w:delText>5.2.10</w:delText>
        </w:r>
        <w:r w:rsidR="001974E0">
          <w:rPr>
            <w:rFonts w:asciiTheme="minorHAnsi" w:eastAsiaTheme="minorEastAsia" w:hAnsiTheme="minorHAnsi" w:cstheme="minorBidi"/>
            <w:noProof/>
            <w:sz w:val="22"/>
            <w:szCs w:val="22"/>
          </w:rPr>
          <w:tab/>
        </w:r>
        <w:r w:rsidR="001974E0" w:rsidRPr="0056410A">
          <w:rPr>
            <w:rStyle w:val="Hyperlink"/>
            <w:noProof/>
          </w:rPr>
          <w:delText>Social History Observation</w:delText>
        </w:r>
        <w:r w:rsidR="001974E0">
          <w:rPr>
            <w:noProof/>
            <w:webHidden/>
          </w:rPr>
          <w:tab/>
        </w:r>
        <w:r w:rsidR="001974E0">
          <w:rPr>
            <w:noProof/>
            <w:webHidden/>
          </w:rPr>
          <w:fldChar w:fldCharType="begin"/>
        </w:r>
        <w:r w:rsidR="001974E0">
          <w:rPr>
            <w:noProof/>
            <w:webHidden/>
          </w:rPr>
          <w:delInstrText xml:space="preserve"> PAGEREF _Toc22823451 \h </w:delInstrText>
        </w:r>
        <w:r w:rsidR="001974E0">
          <w:rPr>
            <w:noProof/>
            <w:webHidden/>
          </w:rPr>
        </w:r>
        <w:r w:rsidR="001974E0">
          <w:rPr>
            <w:noProof/>
            <w:webHidden/>
          </w:rPr>
          <w:fldChar w:fldCharType="separate"/>
        </w:r>
        <w:r w:rsidR="001974E0">
          <w:rPr>
            <w:noProof/>
            <w:webHidden/>
          </w:rPr>
          <w:delText>174</w:delText>
        </w:r>
        <w:r w:rsidR="001974E0">
          <w:rPr>
            <w:noProof/>
            <w:webHidden/>
          </w:rPr>
          <w:fldChar w:fldCharType="end"/>
        </w:r>
        <w:r>
          <w:rPr>
            <w:noProof/>
          </w:rPr>
          <w:fldChar w:fldCharType="end"/>
        </w:r>
      </w:del>
    </w:p>
    <w:p w14:paraId="38316661" w14:textId="77777777" w:rsidR="001974E0" w:rsidRDefault="001A0138">
      <w:pPr>
        <w:pStyle w:val="TOC3"/>
        <w:rPr>
          <w:del w:id="518" w:author="Russell Ott" w:date="2022-05-16T11:47:00Z"/>
          <w:rFonts w:asciiTheme="minorHAnsi" w:eastAsiaTheme="minorEastAsia" w:hAnsiTheme="minorHAnsi" w:cstheme="minorBidi"/>
          <w:noProof/>
          <w:sz w:val="22"/>
          <w:szCs w:val="22"/>
        </w:rPr>
      </w:pPr>
      <w:del w:id="519" w:author="Russell Ott" w:date="2022-05-16T11:47:00Z">
        <w:r>
          <w:fldChar w:fldCharType="begin"/>
        </w:r>
        <w:r>
          <w:delInstrText xml:space="preserve"> HYPERLINK \l "_Toc22823452" </w:delInstrText>
        </w:r>
        <w:r>
          <w:fldChar w:fldCharType="separate"/>
        </w:r>
        <w:r w:rsidR="001974E0" w:rsidRPr="0056410A">
          <w:rPr>
            <w:rStyle w:val="Hyperlink"/>
            <w:rFonts w:eastAsia="Calibri"/>
            <w:bCs/>
            <w:noProof/>
          </w:rPr>
          <w:delText>5.2.11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Result</w:delText>
        </w:r>
        <w:r w:rsidR="001974E0">
          <w:rPr>
            <w:noProof/>
            <w:webHidden/>
          </w:rPr>
          <w:tab/>
        </w:r>
        <w:r w:rsidR="001974E0">
          <w:rPr>
            <w:noProof/>
            <w:webHidden/>
          </w:rPr>
          <w:fldChar w:fldCharType="begin"/>
        </w:r>
        <w:r w:rsidR="001974E0">
          <w:rPr>
            <w:noProof/>
            <w:webHidden/>
          </w:rPr>
          <w:delInstrText xml:space="preserve"> PAGEREF _Toc22823452 \h </w:delInstrText>
        </w:r>
        <w:r w:rsidR="001974E0">
          <w:rPr>
            <w:noProof/>
            <w:webHidden/>
          </w:rPr>
        </w:r>
        <w:r w:rsidR="001974E0">
          <w:rPr>
            <w:noProof/>
            <w:webHidden/>
          </w:rPr>
          <w:fldChar w:fldCharType="separate"/>
        </w:r>
        <w:r w:rsidR="001974E0">
          <w:rPr>
            <w:noProof/>
            <w:webHidden/>
          </w:rPr>
          <w:delText>181</w:delText>
        </w:r>
        <w:r w:rsidR="001974E0">
          <w:rPr>
            <w:noProof/>
            <w:webHidden/>
          </w:rPr>
          <w:fldChar w:fldCharType="end"/>
        </w:r>
        <w:r>
          <w:rPr>
            <w:noProof/>
          </w:rPr>
          <w:fldChar w:fldCharType="end"/>
        </w:r>
      </w:del>
    </w:p>
    <w:p w14:paraId="5A316F21" w14:textId="77777777" w:rsidR="001974E0" w:rsidRDefault="001A0138">
      <w:pPr>
        <w:pStyle w:val="TOC3"/>
        <w:rPr>
          <w:del w:id="520" w:author="Russell Ott" w:date="2022-05-16T11:47:00Z"/>
          <w:rFonts w:asciiTheme="minorHAnsi" w:eastAsiaTheme="minorEastAsia" w:hAnsiTheme="minorHAnsi" w:cstheme="minorBidi"/>
          <w:noProof/>
          <w:sz w:val="22"/>
          <w:szCs w:val="22"/>
        </w:rPr>
      </w:pPr>
      <w:del w:id="521" w:author="Russell Ott" w:date="2022-05-16T11:47:00Z">
        <w:r>
          <w:fldChar w:fldCharType="begin"/>
        </w:r>
        <w:r>
          <w:delInstrText xml:space="preserve"> HYPERLINK \l "_Toc22823453" </w:delInstrText>
        </w:r>
        <w:r>
          <w:fldChar w:fldCharType="separate"/>
        </w:r>
        <w:r w:rsidR="001974E0" w:rsidRPr="0056410A">
          <w:rPr>
            <w:rStyle w:val="Hyperlink"/>
            <w:bCs/>
            <w:noProof/>
          </w:rPr>
          <w:delText>5.2.12</w:delText>
        </w:r>
        <w:r w:rsidR="001974E0">
          <w:rPr>
            <w:rFonts w:asciiTheme="minorHAnsi" w:eastAsiaTheme="minorEastAsia" w:hAnsiTheme="minorHAnsi" w:cstheme="minorBidi"/>
            <w:noProof/>
            <w:sz w:val="22"/>
            <w:szCs w:val="22"/>
          </w:rPr>
          <w:tab/>
        </w:r>
        <w:r w:rsidR="001974E0" w:rsidRPr="0056410A">
          <w:rPr>
            <w:rStyle w:val="Hyperlink"/>
            <w:noProof/>
          </w:rPr>
          <w:delText>Vital Sign</w:delText>
        </w:r>
        <w:r w:rsidR="001974E0">
          <w:rPr>
            <w:noProof/>
            <w:webHidden/>
          </w:rPr>
          <w:tab/>
        </w:r>
        <w:r w:rsidR="001974E0">
          <w:rPr>
            <w:noProof/>
            <w:webHidden/>
          </w:rPr>
          <w:fldChar w:fldCharType="begin"/>
        </w:r>
        <w:r w:rsidR="001974E0">
          <w:rPr>
            <w:noProof/>
            <w:webHidden/>
          </w:rPr>
          <w:delInstrText xml:space="preserve"> PAGEREF _Toc22823453 \h </w:delInstrText>
        </w:r>
        <w:r w:rsidR="001974E0">
          <w:rPr>
            <w:noProof/>
            <w:webHidden/>
          </w:rPr>
        </w:r>
        <w:r w:rsidR="001974E0">
          <w:rPr>
            <w:noProof/>
            <w:webHidden/>
          </w:rPr>
          <w:fldChar w:fldCharType="separate"/>
        </w:r>
        <w:r w:rsidR="001974E0">
          <w:rPr>
            <w:noProof/>
            <w:webHidden/>
          </w:rPr>
          <w:delText>185</w:delText>
        </w:r>
        <w:r w:rsidR="001974E0">
          <w:rPr>
            <w:noProof/>
            <w:webHidden/>
          </w:rPr>
          <w:fldChar w:fldCharType="end"/>
        </w:r>
        <w:r>
          <w:rPr>
            <w:noProof/>
          </w:rPr>
          <w:fldChar w:fldCharType="end"/>
        </w:r>
      </w:del>
    </w:p>
    <w:p w14:paraId="3581214D" w14:textId="77777777" w:rsidR="001974E0" w:rsidRDefault="001A0138">
      <w:pPr>
        <w:pStyle w:val="TOC3"/>
        <w:rPr>
          <w:del w:id="522" w:author="Russell Ott" w:date="2022-05-16T11:47:00Z"/>
          <w:rFonts w:asciiTheme="minorHAnsi" w:eastAsiaTheme="minorEastAsia" w:hAnsiTheme="minorHAnsi" w:cstheme="minorBidi"/>
          <w:noProof/>
          <w:sz w:val="22"/>
          <w:szCs w:val="22"/>
        </w:rPr>
      </w:pPr>
      <w:del w:id="523" w:author="Russell Ott" w:date="2022-05-16T11:47:00Z">
        <w:r>
          <w:fldChar w:fldCharType="begin"/>
        </w:r>
        <w:r>
          <w:delInstrText xml:space="preserve"> HYPERLINK \l "_Toc22823454" </w:delInstrText>
        </w:r>
        <w:r>
          <w:fldChar w:fldCharType="separate"/>
        </w:r>
        <w:r w:rsidR="001974E0" w:rsidRPr="0056410A">
          <w:rPr>
            <w:rStyle w:val="Hyperlink"/>
            <w:bCs/>
            <w:noProof/>
          </w:rPr>
          <w:delText>5.2.13</w:delText>
        </w:r>
        <w:r w:rsidR="001974E0">
          <w:rPr>
            <w:rFonts w:asciiTheme="minorHAnsi" w:eastAsiaTheme="minorEastAsia" w:hAnsiTheme="minorHAnsi" w:cstheme="minorBidi"/>
            <w:noProof/>
            <w:sz w:val="22"/>
            <w:szCs w:val="22"/>
          </w:rPr>
          <w:tab/>
        </w:r>
        <w:r w:rsidR="001974E0" w:rsidRPr="0056410A">
          <w:rPr>
            <w:rStyle w:val="Hyperlink"/>
            <w:noProof/>
          </w:rPr>
          <w:delText>Medication</w:delText>
        </w:r>
        <w:r w:rsidR="001974E0">
          <w:rPr>
            <w:noProof/>
            <w:webHidden/>
          </w:rPr>
          <w:tab/>
        </w:r>
        <w:r w:rsidR="001974E0">
          <w:rPr>
            <w:noProof/>
            <w:webHidden/>
          </w:rPr>
          <w:fldChar w:fldCharType="begin"/>
        </w:r>
        <w:r w:rsidR="001974E0">
          <w:rPr>
            <w:noProof/>
            <w:webHidden/>
          </w:rPr>
          <w:delInstrText xml:space="preserve"> PAGEREF _Toc22823454 \h </w:delInstrText>
        </w:r>
        <w:r w:rsidR="001974E0">
          <w:rPr>
            <w:noProof/>
            <w:webHidden/>
          </w:rPr>
        </w:r>
        <w:r w:rsidR="001974E0">
          <w:rPr>
            <w:noProof/>
            <w:webHidden/>
          </w:rPr>
          <w:fldChar w:fldCharType="separate"/>
        </w:r>
        <w:r w:rsidR="001974E0">
          <w:rPr>
            <w:noProof/>
            <w:webHidden/>
          </w:rPr>
          <w:delText>189</w:delText>
        </w:r>
        <w:r w:rsidR="001974E0">
          <w:rPr>
            <w:noProof/>
            <w:webHidden/>
          </w:rPr>
          <w:fldChar w:fldCharType="end"/>
        </w:r>
        <w:r>
          <w:rPr>
            <w:noProof/>
          </w:rPr>
          <w:fldChar w:fldCharType="end"/>
        </w:r>
      </w:del>
    </w:p>
    <w:p w14:paraId="35E7586C" w14:textId="77777777" w:rsidR="001974E0" w:rsidRDefault="001A0138">
      <w:pPr>
        <w:pStyle w:val="TOC3"/>
        <w:rPr>
          <w:del w:id="524" w:author="Russell Ott" w:date="2022-05-16T11:47:00Z"/>
          <w:rFonts w:asciiTheme="minorHAnsi" w:eastAsiaTheme="minorEastAsia" w:hAnsiTheme="minorHAnsi" w:cstheme="minorBidi"/>
          <w:noProof/>
          <w:sz w:val="22"/>
          <w:szCs w:val="22"/>
        </w:rPr>
      </w:pPr>
      <w:del w:id="525" w:author="Russell Ott" w:date="2022-05-16T11:47:00Z">
        <w:r>
          <w:fldChar w:fldCharType="begin"/>
        </w:r>
        <w:r>
          <w:delInstrText xml:space="preserve"> HYPERLINK \l "_Toc22823455" </w:delInstrText>
        </w:r>
        <w:r>
          <w:fldChar w:fldCharType="separate"/>
        </w:r>
        <w:r w:rsidR="001974E0" w:rsidRPr="0056410A">
          <w:rPr>
            <w:rStyle w:val="Hyperlink"/>
            <w:bCs/>
            <w:noProof/>
          </w:rPr>
          <w:delText>5.2.14</w:delText>
        </w:r>
        <w:r w:rsidR="001974E0">
          <w:rPr>
            <w:rFonts w:asciiTheme="minorHAnsi" w:eastAsiaTheme="minorEastAsia" w:hAnsiTheme="minorHAnsi" w:cstheme="minorBidi"/>
            <w:noProof/>
            <w:sz w:val="22"/>
            <w:szCs w:val="22"/>
          </w:rPr>
          <w:tab/>
        </w:r>
        <w:r w:rsidR="001974E0" w:rsidRPr="0056410A">
          <w:rPr>
            <w:rStyle w:val="Hyperlink"/>
            <w:noProof/>
          </w:rPr>
          <w:delText>Immunization</w:delText>
        </w:r>
        <w:r w:rsidR="001974E0">
          <w:rPr>
            <w:noProof/>
            <w:webHidden/>
          </w:rPr>
          <w:tab/>
        </w:r>
        <w:r w:rsidR="001974E0">
          <w:rPr>
            <w:noProof/>
            <w:webHidden/>
          </w:rPr>
          <w:fldChar w:fldCharType="begin"/>
        </w:r>
        <w:r w:rsidR="001974E0">
          <w:rPr>
            <w:noProof/>
            <w:webHidden/>
          </w:rPr>
          <w:delInstrText xml:space="preserve"> PAGEREF _Toc22823455 \h </w:delInstrText>
        </w:r>
        <w:r w:rsidR="001974E0">
          <w:rPr>
            <w:noProof/>
            <w:webHidden/>
          </w:rPr>
        </w:r>
        <w:r w:rsidR="001974E0">
          <w:rPr>
            <w:noProof/>
            <w:webHidden/>
          </w:rPr>
          <w:fldChar w:fldCharType="separate"/>
        </w:r>
        <w:r w:rsidR="001974E0">
          <w:rPr>
            <w:noProof/>
            <w:webHidden/>
          </w:rPr>
          <w:delText>191</w:delText>
        </w:r>
        <w:r w:rsidR="001974E0">
          <w:rPr>
            <w:noProof/>
            <w:webHidden/>
          </w:rPr>
          <w:fldChar w:fldCharType="end"/>
        </w:r>
        <w:r>
          <w:rPr>
            <w:noProof/>
          </w:rPr>
          <w:fldChar w:fldCharType="end"/>
        </w:r>
      </w:del>
    </w:p>
    <w:p w14:paraId="0737EBB9" w14:textId="77777777" w:rsidR="001974E0" w:rsidRDefault="001A0138">
      <w:pPr>
        <w:pStyle w:val="TOC3"/>
        <w:rPr>
          <w:del w:id="526" w:author="Russell Ott" w:date="2022-05-16T11:47:00Z"/>
          <w:rFonts w:asciiTheme="minorHAnsi" w:eastAsiaTheme="minorEastAsia" w:hAnsiTheme="minorHAnsi" w:cstheme="minorBidi"/>
          <w:noProof/>
          <w:sz w:val="22"/>
          <w:szCs w:val="22"/>
        </w:rPr>
      </w:pPr>
      <w:del w:id="527" w:author="Russell Ott" w:date="2022-05-16T11:47:00Z">
        <w:r>
          <w:fldChar w:fldCharType="begin"/>
        </w:r>
        <w:r>
          <w:delInstrText xml:space="preserve"> HYPERLINK \l "_Toc22823456" </w:delInstrText>
        </w:r>
        <w:r>
          <w:fldChar w:fldCharType="separate"/>
        </w:r>
        <w:r w:rsidR="001974E0" w:rsidRPr="0056410A">
          <w:rPr>
            <w:rStyle w:val="Hyperlink"/>
            <w:bCs/>
            <w:noProof/>
          </w:rPr>
          <w:delText>5.2.15</w:delText>
        </w:r>
        <w:r w:rsidR="001974E0">
          <w:rPr>
            <w:rFonts w:asciiTheme="minorHAnsi" w:eastAsiaTheme="minorEastAsia" w:hAnsiTheme="minorHAnsi" w:cstheme="minorBidi"/>
            <w:noProof/>
            <w:sz w:val="22"/>
            <w:szCs w:val="22"/>
          </w:rPr>
          <w:tab/>
        </w:r>
        <w:r w:rsidR="001974E0" w:rsidRPr="0056410A">
          <w:rPr>
            <w:rStyle w:val="Hyperlink"/>
            <w:noProof/>
          </w:rPr>
          <w:delText>Procedure</w:delText>
        </w:r>
        <w:r w:rsidR="001974E0">
          <w:rPr>
            <w:noProof/>
            <w:webHidden/>
          </w:rPr>
          <w:tab/>
        </w:r>
        <w:r w:rsidR="001974E0">
          <w:rPr>
            <w:noProof/>
            <w:webHidden/>
          </w:rPr>
          <w:fldChar w:fldCharType="begin"/>
        </w:r>
        <w:r w:rsidR="001974E0">
          <w:rPr>
            <w:noProof/>
            <w:webHidden/>
          </w:rPr>
          <w:delInstrText xml:space="preserve"> PAGEREF _Toc22823456 \h </w:delInstrText>
        </w:r>
        <w:r w:rsidR="001974E0">
          <w:rPr>
            <w:noProof/>
            <w:webHidden/>
          </w:rPr>
        </w:r>
        <w:r w:rsidR="001974E0">
          <w:rPr>
            <w:noProof/>
            <w:webHidden/>
          </w:rPr>
          <w:fldChar w:fldCharType="separate"/>
        </w:r>
        <w:r w:rsidR="001974E0">
          <w:rPr>
            <w:noProof/>
            <w:webHidden/>
          </w:rPr>
          <w:delText>192</w:delText>
        </w:r>
        <w:r w:rsidR="001974E0">
          <w:rPr>
            <w:noProof/>
            <w:webHidden/>
          </w:rPr>
          <w:fldChar w:fldCharType="end"/>
        </w:r>
        <w:r>
          <w:rPr>
            <w:noProof/>
          </w:rPr>
          <w:fldChar w:fldCharType="end"/>
        </w:r>
      </w:del>
    </w:p>
    <w:p w14:paraId="075ACC70" w14:textId="77777777" w:rsidR="001974E0" w:rsidRDefault="001A0138">
      <w:pPr>
        <w:pStyle w:val="TOC3"/>
        <w:rPr>
          <w:del w:id="528" w:author="Russell Ott" w:date="2022-05-16T11:47:00Z"/>
          <w:rFonts w:asciiTheme="minorHAnsi" w:eastAsiaTheme="minorEastAsia" w:hAnsiTheme="minorHAnsi" w:cstheme="minorBidi"/>
          <w:noProof/>
          <w:sz w:val="22"/>
          <w:szCs w:val="22"/>
        </w:rPr>
      </w:pPr>
      <w:del w:id="529" w:author="Russell Ott" w:date="2022-05-16T11:47:00Z">
        <w:r>
          <w:fldChar w:fldCharType="begin"/>
        </w:r>
        <w:r>
          <w:delInstrText xml:space="preserve"> HYPERLINK \l "_Toc22823457" </w:delInstrText>
        </w:r>
        <w:r>
          <w:fldChar w:fldCharType="separate"/>
        </w:r>
        <w:r w:rsidR="001974E0" w:rsidRPr="0056410A">
          <w:rPr>
            <w:rStyle w:val="Hyperlink"/>
            <w:bCs/>
            <w:noProof/>
          </w:rPr>
          <w:delText>5.2.16</w:delText>
        </w:r>
        <w:r w:rsidR="001974E0">
          <w:rPr>
            <w:rFonts w:asciiTheme="minorHAnsi" w:eastAsiaTheme="minorEastAsia" w:hAnsiTheme="minorHAnsi" w:cstheme="minorBidi"/>
            <w:noProof/>
            <w:sz w:val="22"/>
            <w:szCs w:val="22"/>
          </w:rPr>
          <w:tab/>
        </w:r>
        <w:r w:rsidR="001974E0" w:rsidRPr="0056410A">
          <w:rPr>
            <w:rStyle w:val="Hyperlink"/>
            <w:noProof/>
          </w:rPr>
          <w:delText>Assessment (the noun)</w:delText>
        </w:r>
        <w:r w:rsidR="001974E0">
          <w:rPr>
            <w:noProof/>
            <w:webHidden/>
          </w:rPr>
          <w:tab/>
        </w:r>
        <w:r w:rsidR="001974E0">
          <w:rPr>
            <w:noProof/>
            <w:webHidden/>
          </w:rPr>
          <w:fldChar w:fldCharType="begin"/>
        </w:r>
        <w:r w:rsidR="001974E0">
          <w:rPr>
            <w:noProof/>
            <w:webHidden/>
          </w:rPr>
          <w:delInstrText xml:space="preserve"> PAGEREF _Toc22823457 \h </w:delInstrText>
        </w:r>
        <w:r w:rsidR="001974E0">
          <w:rPr>
            <w:noProof/>
            <w:webHidden/>
          </w:rPr>
        </w:r>
        <w:r w:rsidR="001974E0">
          <w:rPr>
            <w:noProof/>
            <w:webHidden/>
          </w:rPr>
          <w:fldChar w:fldCharType="separate"/>
        </w:r>
        <w:r w:rsidR="001974E0">
          <w:rPr>
            <w:noProof/>
            <w:webHidden/>
          </w:rPr>
          <w:delText>194</w:delText>
        </w:r>
        <w:r w:rsidR="001974E0">
          <w:rPr>
            <w:noProof/>
            <w:webHidden/>
          </w:rPr>
          <w:fldChar w:fldCharType="end"/>
        </w:r>
        <w:r>
          <w:rPr>
            <w:noProof/>
          </w:rPr>
          <w:fldChar w:fldCharType="end"/>
        </w:r>
      </w:del>
    </w:p>
    <w:p w14:paraId="416188F4" w14:textId="77777777" w:rsidR="001974E0" w:rsidRDefault="001A0138">
      <w:pPr>
        <w:pStyle w:val="TOC3"/>
        <w:rPr>
          <w:del w:id="530" w:author="Russell Ott" w:date="2022-05-16T11:47:00Z"/>
          <w:rFonts w:asciiTheme="minorHAnsi" w:eastAsiaTheme="minorEastAsia" w:hAnsiTheme="minorHAnsi" w:cstheme="minorBidi"/>
          <w:noProof/>
          <w:sz w:val="22"/>
          <w:szCs w:val="22"/>
        </w:rPr>
      </w:pPr>
      <w:del w:id="531" w:author="Russell Ott" w:date="2022-05-16T11:47:00Z">
        <w:r>
          <w:fldChar w:fldCharType="begin"/>
        </w:r>
        <w:r>
          <w:delInstrText xml:space="preserve"> HYPERLINK \l "_Toc22823458" </w:delInstrText>
        </w:r>
        <w:r>
          <w:fldChar w:fldCharType="separate"/>
        </w:r>
        <w:r w:rsidR="001974E0" w:rsidRPr="0056410A">
          <w:rPr>
            <w:rStyle w:val="Hyperlink"/>
            <w:bCs/>
            <w:noProof/>
          </w:rPr>
          <w:delText>5.2.17</w:delText>
        </w:r>
        <w:r w:rsidR="001974E0">
          <w:rPr>
            <w:rFonts w:asciiTheme="minorHAnsi" w:eastAsiaTheme="minorEastAsia" w:hAnsiTheme="minorHAnsi" w:cstheme="minorBidi"/>
            <w:noProof/>
            <w:sz w:val="22"/>
            <w:szCs w:val="22"/>
          </w:rPr>
          <w:tab/>
        </w:r>
        <w:r w:rsidR="001974E0" w:rsidRPr="0056410A">
          <w:rPr>
            <w:rStyle w:val="Hyperlink"/>
            <w:noProof/>
          </w:rPr>
          <w:delText>Plan of Treatment</w:delText>
        </w:r>
        <w:r w:rsidR="001974E0">
          <w:rPr>
            <w:noProof/>
            <w:webHidden/>
          </w:rPr>
          <w:tab/>
        </w:r>
        <w:r w:rsidR="001974E0">
          <w:rPr>
            <w:noProof/>
            <w:webHidden/>
          </w:rPr>
          <w:fldChar w:fldCharType="begin"/>
        </w:r>
        <w:r w:rsidR="001974E0">
          <w:rPr>
            <w:noProof/>
            <w:webHidden/>
          </w:rPr>
          <w:delInstrText xml:space="preserve"> PAGEREF _Toc22823458 \h </w:delInstrText>
        </w:r>
        <w:r w:rsidR="001974E0">
          <w:rPr>
            <w:noProof/>
            <w:webHidden/>
          </w:rPr>
        </w:r>
        <w:r w:rsidR="001974E0">
          <w:rPr>
            <w:noProof/>
            <w:webHidden/>
          </w:rPr>
          <w:fldChar w:fldCharType="separate"/>
        </w:r>
        <w:r w:rsidR="001974E0">
          <w:rPr>
            <w:noProof/>
            <w:webHidden/>
          </w:rPr>
          <w:delText>195</w:delText>
        </w:r>
        <w:r w:rsidR="001974E0">
          <w:rPr>
            <w:noProof/>
            <w:webHidden/>
          </w:rPr>
          <w:fldChar w:fldCharType="end"/>
        </w:r>
        <w:r>
          <w:rPr>
            <w:noProof/>
          </w:rPr>
          <w:fldChar w:fldCharType="end"/>
        </w:r>
      </w:del>
    </w:p>
    <w:p w14:paraId="55CFCF2F" w14:textId="77777777" w:rsidR="001974E0" w:rsidRDefault="001A0138">
      <w:pPr>
        <w:pStyle w:val="TOC3"/>
        <w:rPr>
          <w:del w:id="532" w:author="Russell Ott" w:date="2022-05-16T11:47:00Z"/>
          <w:rFonts w:asciiTheme="minorHAnsi" w:eastAsiaTheme="minorEastAsia" w:hAnsiTheme="minorHAnsi" w:cstheme="minorBidi"/>
          <w:noProof/>
          <w:sz w:val="22"/>
          <w:szCs w:val="22"/>
        </w:rPr>
      </w:pPr>
      <w:del w:id="533" w:author="Russell Ott" w:date="2022-05-16T11:47:00Z">
        <w:r>
          <w:fldChar w:fldCharType="begin"/>
        </w:r>
        <w:r>
          <w:delInstrText xml:space="preserve"> HYPERLINK \l "_Toc22823459" </w:delInstrText>
        </w:r>
        <w:r>
          <w:fldChar w:fldCharType="separate"/>
        </w:r>
        <w:r w:rsidR="001974E0" w:rsidRPr="0056410A">
          <w:rPr>
            <w:rStyle w:val="Hyperlink"/>
            <w:bCs/>
            <w:noProof/>
          </w:rPr>
          <w:delText>5.2.18</w:delText>
        </w:r>
        <w:r w:rsidR="001974E0">
          <w:rPr>
            <w:rFonts w:asciiTheme="minorHAnsi" w:eastAsiaTheme="minorEastAsia" w:hAnsiTheme="minorHAnsi" w:cstheme="minorBidi"/>
            <w:noProof/>
            <w:sz w:val="22"/>
            <w:szCs w:val="22"/>
          </w:rPr>
          <w:tab/>
        </w:r>
        <w:r w:rsidR="001974E0" w:rsidRPr="0056410A">
          <w:rPr>
            <w:rStyle w:val="Hyperlink"/>
            <w:noProof/>
          </w:rPr>
          <w:delText>Clinical Note</w:delText>
        </w:r>
        <w:r w:rsidR="001974E0">
          <w:rPr>
            <w:noProof/>
            <w:webHidden/>
          </w:rPr>
          <w:tab/>
        </w:r>
        <w:r w:rsidR="001974E0">
          <w:rPr>
            <w:noProof/>
            <w:webHidden/>
          </w:rPr>
          <w:fldChar w:fldCharType="begin"/>
        </w:r>
        <w:r w:rsidR="001974E0">
          <w:rPr>
            <w:noProof/>
            <w:webHidden/>
          </w:rPr>
          <w:delInstrText xml:space="preserve"> PAGEREF _Toc22823459 \h </w:delInstrText>
        </w:r>
        <w:r w:rsidR="001974E0">
          <w:rPr>
            <w:noProof/>
            <w:webHidden/>
          </w:rPr>
        </w:r>
        <w:r w:rsidR="001974E0">
          <w:rPr>
            <w:noProof/>
            <w:webHidden/>
          </w:rPr>
          <w:fldChar w:fldCharType="separate"/>
        </w:r>
        <w:r w:rsidR="001974E0">
          <w:rPr>
            <w:noProof/>
            <w:webHidden/>
          </w:rPr>
          <w:delText>195</w:delText>
        </w:r>
        <w:r w:rsidR="001974E0">
          <w:rPr>
            <w:noProof/>
            <w:webHidden/>
          </w:rPr>
          <w:fldChar w:fldCharType="end"/>
        </w:r>
        <w:r>
          <w:rPr>
            <w:noProof/>
          </w:rPr>
          <w:fldChar w:fldCharType="end"/>
        </w:r>
      </w:del>
    </w:p>
    <w:p w14:paraId="204C100C" w14:textId="77777777" w:rsidR="001974E0" w:rsidRDefault="001A0138">
      <w:pPr>
        <w:pStyle w:val="TOC3"/>
        <w:rPr>
          <w:del w:id="534" w:author="Russell Ott" w:date="2022-05-16T11:47:00Z"/>
          <w:rFonts w:asciiTheme="minorHAnsi" w:eastAsiaTheme="minorEastAsia" w:hAnsiTheme="minorHAnsi" w:cstheme="minorBidi"/>
          <w:noProof/>
          <w:sz w:val="22"/>
          <w:szCs w:val="22"/>
        </w:rPr>
      </w:pPr>
      <w:del w:id="535" w:author="Russell Ott" w:date="2022-05-16T11:47:00Z">
        <w:r>
          <w:fldChar w:fldCharType="begin"/>
        </w:r>
        <w:r>
          <w:delInstrText xml:space="preserve"> HYPERLINK \l "_Toc22823460" </w:delInstrText>
        </w:r>
        <w:r>
          <w:fldChar w:fldCharType="separate"/>
        </w:r>
        <w:r w:rsidR="001974E0" w:rsidRPr="0056410A">
          <w:rPr>
            <w:rStyle w:val="Hyperlink"/>
            <w:bCs/>
            <w:noProof/>
          </w:rPr>
          <w:delText>5.2.19</w:delText>
        </w:r>
        <w:r w:rsidR="001974E0">
          <w:rPr>
            <w:rFonts w:asciiTheme="minorHAnsi" w:eastAsiaTheme="minorEastAsia" w:hAnsiTheme="minorHAnsi" w:cstheme="minorBidi"/>
            <w:noProof/>
            <w:sz w:val="22"/>
            <w:szCs w:val="22"/>
          </w:rPr>
          <w:tab/>
        </w:r>
        <w:r w:rsidR="001974E0" w:rsidRPr="0056410A">
          <w:rPr>
            <w:rStyle w:val="Hyperlink"/>
            <w:noProof/>
          </w:rPr>
          <w:delText>Advance Directive</w:delText>
        </w:r>
        <w:r w:rsidR="001974E0">
          <w:rPr>
            <w:noProof/>
            <w:webHidden/>
          </w:rPr>
          <w:tab/>
        </w:r>
        <w:r w:rsidR="001974E0">
          <w:rPr>
            <w:noProof/>
            <w:webHidden/>
          </w:rPr>
          <w:fldChar w:fldCharType="begin"/>
        </w:r>
        <w:r w:rsidR="001974E0">
          <w:rPr>
            <w:noProof/>
            <w:webHidden/>
          </w:rPr>
          <w:delInstrText xml:space="preserve"> PAGEREF _Toc22823460 \h </w:delInstrText>
        </w:r>
        <w:r w:rsidR="001974E0">
          <w:rPr>
            <w:noProof/>
            <w:webHidden/>
          </w:rPr>
        </w:r>
        <w:r w:rsidR="001974E0">
          <w:rPr>
            <w:noProof/>
            <w:webHidden/>
          </w:rPr>
          <w:fldChar w:fldCharType="separate"/>
        </w:r>
        <w:r w:rsidR="001974E0">
          <w:rPr>
            <w:noProof/>
            <w:webHidden/>
          </w:rPr>
          <w:delText>199</w:delText>
        </w:r>
        <w:r w:rsidR="001974E0">
          <w:rPr>
            <w:noProof/>
            <w:webHidden/>
          </w:rPr>
          <w:fldChar w:fldCharType="end"/>
        </w:r>
        <w:r>
          <w:rPr>
            <w:noProof/>
          </w:rPr>
          <w:fldChar w:fldCharType="end"/>
        </w:r>
      </w:del>
    </w:p>
    <w:p w14:paraId="21106B43" w14:textId="77777777" w:rsidR="001974E0" w:rsidRDefault="001A0138">
      <w:pPr>
        <w:pStyle w:val="TOC3"/>
        <w:rPr>
          <w:del w:id="536" w:author="Russell Ott" w:date="2022-05-16T11:47:00Z"/>
          <w:rFonts w:asciiTheme="minorHAnsi" w:eastAsiaTheme="minorEastAsia" w:hAnsiTheme="minorHAnsi" w:cstheme="minorBidi"/>
          <w:noProof/>
          <w:sz w:val="22"/>
          <w:szCs w:val="22"/>
        </w:rPr>
      </w:pPr>
      <w:del w:id="537" w:author="Russell Ott" w:date="2022-05-16T11:47:00Z">
        <w:r>
          <w:fldChar w:fldCharType="begin"/>
        </w:r>
        <w:r>
          <w:delInstrText xml:space="preserve"> HYPERLINK \l "_Toc22823461" </w:delInstrText>
        </w:r>
        <w:r>
          <w:fldChar w:fldCharType="separate"/>
        </w:r>
        <w:r w:rsidR="001974E0" w:rsidRPr="0056410A">
          <w:rPr>
            <w:rStyle w:val="Hyperlink"/>
            <w:bCs/>
            <w:noProof/>
          </w:rPr>
          <w:delText>5.2.20</w:delText>
        </w:r>
        <w:r w:rsidR="001974E0">
          <w:rPr>
            <w:rFonts w:asciiTheme="minorHAnsi" w:eastAsiaTheme="minorEastAsia" w:hAnsiTheme="minorHAnsi" w:cstheme="minorBidi"/>
            <w:noProof/>
            <w:sz w:val="22"/>
            <w:szCs w:val="22"/>
          </w:rPr>
          <w:tab/>
        </w:r>
        <w:r w:rsidR="001974E0" w:rsidRPr="0056410A">
          <w:rPr>
            <w:rStyle w:val="Hyperlink"/>
            <w:noProof/>
          </w:rPr>
          <w:delText>Quality Measure</w:delText>
        </w:r>
        <w:r w:rsidR="001974E0">
          <w:rPr>
            <w:noProof/>
            <w:webHidden/>
          </w:rPr>
          <w:tab/>
        </w:r>
        <w:r w:rsidR="001974E0">
          <w:rPr>
            <w:noProof/>
            <w:webHidden/>
          </w:rPr>
          <w:fldChar w:fldCharType="begin"/>
        </w:r>
        <w:r w:rsidR="001974E0">
          <w:rPr>
            <w:noProof/>
            <w:webHidden/>
          </w:rPr>
          <w:delInstrText xml:space="preserve"> PAGEREF _Toc22823461 \h </w:delInstrText>
        </w:r>
        <w:r w:rsidR="001974E0">
          <w:rPr>
            <w:noProof/>
            <w:webHidden/>
          </w:rPr>
        </w:r>
        <w:r w:rsidR="001974E0">
          <w:rPr>
            <w:noProof/>
            <w:webHidden/>
          </w:rPr>
          <w:fldChar w:fldCharType="separate"/>
        </w:r>
        <w:r w:rsidR="001974E0">
          <w:rPr>
            <w:noProof/>
            <w:webHidden/>
          </w:rPr>
          <w:delText>200</w:delText>
        </w:r>
        <w:r w:rsidR="001974E0">
          <w:rPr>
            <w:noProof/>
            <w:webHidden/>
          </w:rPr>
          <w:fldChar w:fldCharType="end"/>
        </w:r>
        <w:r>
          <w:rPr>
            <w:noProof/>
          </w:rPr>
          <w:fldChar w:fldCharType="end"/>
        </w:r>
      </w:del>
    </w:p>
    <w:p w14:paraId="0DEFA716" w14:textId="77777777" w:rsidR="001974E0" w:rsidRDefault="001A0138">
      <w:pPr>
        <w:pStyle w:val="TOC1"/>
        <w:rPr>
          <w:del w:id="538" w:author="Russell Ott" w:date="2022-05-16T11:47:00Z"/>
          <w:rFonts w:asciiTheme="minorHAnsi" w:eastAsiaTheme="minorEastAsia" w:hAnsiTheme="minorHAnsi" w:cstheme="minorBidi"/>
          <w:b w:val="0"/>
          <w:bCs w:val="0"/>
          <w:i w:val="0"/>
          <w:iCs w:val="0"/>
          <w:noProof/>
          <w:sz w:val="22"/>
          <w:szCs w:val="22"/>
        </w:rPr>
      </w:pPr>
      <w:del w:id="539" w:author="Russell Ott" w:date="2022-05-16T11:47:00Z">
        <w:r>
          <w:fldChar w:fldCharType="begin"/>
        </w:r>
        <w:r>
          <w:delInstrText xml:space="preserve"> HYPERLINK \l "_Toc22823462" </w:delInstrText>
        </w:r>
        <w:r>
          <w:fldChar w:fldCharType="separate"/>
        </w:r>
        <w:r w:rsidR="001974E0" w:rsidRPr="0056410A">
          <w:rPr>
            <w:rStyle w:val="Hyperlink"/>
            <w:noProof/>
          </w:rPr>
          <w:delText>6</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Resources</w:delText>
        </w:r>
        <w:r w:rsidR="001974E0">
          <w:rPr>
            <w:noProof/>
            <w:webHidden/>
          </w:rPr>
          <w:tab/>
        </w:r>
        <w:r w:rsidR="001974E0">
          <w:rPr>
            <w:noProof/>
            <w:webHidden/>
          </w:rPr>
          <w:fldChar w:fldCharType="begin"/>
        </w:r>
        <w:r w:rsidR="001974E0">
          <w:rPr>
            <w:noProof/>
            <w:webHidden/>
          </w:rPr>
          <w:delInstrText xml:space="preserve"> PAGEREF _Toc22823462 \h </w:delInstrText>
        </w:r>
        <w:r w:rsidR="001974E0">
          <w:rPr>
            <w:noProof/>
            <w:webHidden/>
          </w:rPr>
        </w:r>
        <w:r w:rsidR="001974E0">
          <w:rPr>
            <w:noProof/>
            <w:webHidden/>
          </w:rPr>
          <w:fldChar w:fldCharType="separate"/>
        </w:r>
        <w:r w:rsidR="001974E0">
          <w:rPr>
            <w:noProof/>
            <w:webHidden/>
          </w:rPr>
          <w:delText>204</w:delText>
        </w:r>
        <w:r w:rsidR="001974E0">
          <w:rPr>
            <w:noProof/>
            <w:webHidden/>
          </w:rPr>
          <w:fldChar w:fldCharType="end"/>
        </w:r>
        <w:r>
          <w:rPr>
            <w:noProof/>
          </w:rPr>
          <w:fldChar w:fldCharType="end"/>
        </w:r>
      </w:del>
    </w:p>
    <w:p w14:paraId="3DE99DE1" w14:textId="77777777" w:rsidR="001974E0" w:rsidRDefault="001A0138">
      <w:pPr>
        <w:pStyle w:val="TOC2"/>
        <w:rPr>
          <w:del w:id="540" w:author="Russell Ott" w:date="2022-05-16T11:47:00Z"/>
          <w:rFonts w:asciiTheme="minorHAnsi" w:eastAsiaTheme="minorEastAsia" w:hAnsiTheme="minorHAnsi" w:cstheme="minorBidi"/>
          <w:b w:val="0"/>
          <w:bCs w:val="0"/>
          <w:noProof/>
        </w:rPr>
      </w:pPr>
      <w:del w:id="541" w:author="Russell Ott" w:date="2022-05-16T11:47:00Z">
        <w:r>
          <w:fldChar w:fldCharType="begin"/>
        </w:r>
        <w:r>
          <w:delInstrText xml:space="preserve"> HYPERLINK \l "_Toc22823463" </w:delInstrText>
        </w:r>
        <w:r>
          <w:fldChar w:fldCharType="separate"/>
        </w:r>
        <w:r w:rsidR="001974E0" w:rsidRPr="0056410A">
          <w:rPr>
            <w:rStyle w:val="Hyperlink"/>
            <w:noProof/>
          </w:rPr>
          <w:delText>6.1</w:delText>
        </w:r>
        <w:r w:rsidR="001974E0">
          <w:rPr>
            <w:rFonts w:asciiTheme="minorHAnsi" w:eastAsiaTheme="minorEastAsia" w:hAnsiTheme="minorHAnsi" w:cstheme="minorBidi"/>
            <w:b w:val="0"/>
            <w:bCs w:val="0"/>
            <w:noProof/>
          </w:rPr>
          <w:tab/>
        </w:r>
        <w:r w:rsidR="001974E0" w:rsidRPr="0056410A">
          <w:rPr>
            <w:rStyle w:val="Hyperlink"/>
            <w:noProof/>
          </w:rPr>
          <w:delText>Sample C-CDA Files</w:delText>
        </w:r>
        <w:r w:rsidR="001974E0">
          <w:rPr>
            <w:noProof/>
            <w:webHidden/>
          </w:rPr>
          <w:tab/>
        </w:r>
        <w:r w:rsidR="001974E0">
          <w:rPr>
            <w:noProof/>
            <w:webHidden/>
          </w:rPr>
          <w:fldChar w:fldCharType="begin"/>
        </w:r>
        <w:r w:rsidR="001974E0">
          <w:rPr>
            <w:noProof/>
            <w:webHidden/>
          </w:rPr>
          <w:delInstrText xml:space="preserve"> PAGEREF _Toc22823463 \h </w:delInstrText>
        </w:r>
        <w:r w:rsidR="001974E0">
          <w:rPr>
            <w:noProof/>
            <w:webHidden/>
          </w:rPr>
        </w:r>
        <w:r w:rsidR="001974E0">
          <w:rPr>
            <w:noProof/>
            <w:webHidden/>
          </w:rPr>
          <w:fldChar w:fldCharType="separate"/>
        </w:r>
        <w:r w:rsidR="001974E0">
          <w:rPr>
            <w:noProof/>
            <w:webHidden/>
          </w:rPr>
          <w:delText>204</w:delText>
        </w:r>
        <w:r w:rsidR="001974E0">
          <w:rPr>
            <w:noProof/>
            <w:webHidden/>
          </w:rPr>
          <w:fldChar w:fldCharType="end"/>
        </w:r>
        <w:r>
          <w:rPr>
            <w:noProof/>
          </w:rPr>
          <w:fldChar w:fldCharType="end"/>
        </w:r>
      </w:del>
    </w:p>
    <w:p w14:paraId="465AA4FE" w14:textId="77777777" w:rsidR="001974E0" w:rsidRDefault="001A0138">
      <w:pPr>
        <w:pStyle w:val="TOC2"/>
        <w:rPr>
          <w:del w:id="542" w:author="Russell Ott" w:date="2022-05-16T11:47:00Z"/>
          <w:rFonts w:asciiTheme="minorHAnsi" w:eastAsiaTheme="minorEastAsia" w:hAnsiTheme="minorHAnsi" w:cstheme="minorBidi"/>
          <w:b w:val="0"/>
          <w:bCs w:val="0"/>
          <w:noProof/>
        </w:rPr>
      </w:pPr>
      <w:del w:id="543" w:author="Russell Ott" w:date="2022-05-16T11:47:00Z">
        <w:r>
          <w:fldChar w:fldCharType="begin"/>
        </w:r>
        <w:r>
          <w:delInstrText xml:space="preserve"> HYPERLINK \l "_Toc22823464" </w:delInstrText>
        </w:r>
        <w:r>
          <w:fldChar w:fldCharType="separate"/>
        </w:r>
        <w:r w:rsidR="001974E0" w:rsidRPr="0056410A">
          <w:rPr>
            <w:rStyle w:val="Hyperlink"/>
            <w:noProof/>
          </w:rPr>
          <w:delText>6.2</w:delText>
        </w:r>
        <w:r w:rsidR="001974E0">
          <w:rPr>
            <w:rFonts w:asciiTheme="minorHAnsi" w:eastAsiaTheme="minorEastAsia" w:hAnsiTheme="minorHAnsi" w:cstheme="minorBidi"/>
            <w:b w:val="0"/>
            <w:bCs w:val="0"/>
            <w:noProof/>
          </w:rPr>
          <w:tab/>
        </w:r>
        <w:r w:rsidR="001974E0" w:rsidRPr="0056410A">
          <w:rPr>
            <w:rStyle w:val="Hyperlink"/>
            <w:noProof/>
          </w:rPr>
          <w:delText>Published HL7 CDA and C-CDA Specifications</w:delText>
        </w:r>
        <w:r w:rsidR="001974E0">
          <w:rPr>
            <w:noProof/>
            <w:webHidden/>
          </w:rPr>
          <w:tab/>
        </w:r>
        <w:r w:rsidR="001974E0">
          <w:rPr>
            <w:noProof/>
            <w:webHidden/>
          </w:rPr>
          <w:fldChar w:fldCharType="begin"/>
        </w:r>
        <w:r w:rsidR="001974E0">
          <w:rPr>
            <w:noProof/>
            <w:webHidden/>
          </w:rPr>
          <w:delInstrText xml:space="preserve"> PAGEREF _Toc22823464 \h </w:delInstrText>
        </w:r>
        <w:r w:rsidR="001974E0">
          <w:rPr>
            <w:noProof/>
            <w:webHidden/>
          </w:rPr>
        </w:r>
        <w:r w:rsidR="001974E0">
          <w:rPr>
            <w:noProof/>
            <w:webHidden/>
          </w:rPr>
          <w:fldChar w:fldCharType="separate"/>
        </w:r>
        <w:r w:rsidR="001974E0">
          <w:rPr>
            <w:noProof/>
            <w:webHidden/>
          </w:rPr>
          <w:delText>205</w:delText>
        </w:r>
        <w:r w:rsidR="001974E0">
          <w:rPr>
            <w:noProof/>
            <w:webHidden/>
          </w:rPr>
          <w:fldChar w:fldCharType="end"/>
        </w:r>
        <w:r>
          <w:rPr>
            <w:noProof/>
          </w:rPr>
          <w:fldChar w:fldCharType="end"/>
        </w:r>
      </w:del>
    </w:p>
    <w:p w14:paraId="1E787F77" w14:textId="77777777" w:rsidR="001974E0" w:rsidRDefault="001A0138">
      <w:pPr>
        <w:pStyle w:val="TOC2"/>
        <w:rPr>
          <w:del w:id="544" w:author="Russell Ott" w:date="2022-05-16T11:47:00Z"/>
          <w:rFonts w:asciiTheme="minorHAnsi" w:eastAsiaTheme="minorEastAsia" w:hAnsiTheme="minorHAnsi" w:cstheme="minorBidi"/>
          <w:b w:val="0"/>
          <w:bCs w:val="0"/>
          <w:noProof/>
        </w:rPr>
      </w:pPr>
      <w:del w:id="545" w:author="Russell Ott" w:date="2022-05-16T11:47:00Z">
        <w:r>
          <w:fldChar w:fldCharType="begin"/>
        </w:r>
        <w:r>
          <w:delInstrText xml:space="preserve"> HYPERLINK \l "_</w:delInstrText>
        </w:r>
        <w:r>
          <w:delInstrText xml:space="preserve">Toc22823465" </w:delInstrText>
        </w:r>
        <w:r>
          <w:fldChar w:fldCharType="separate"/>
        </w:r>
        <w:r w:rsidR="001974E0" w:rsidRPr="0056410A">
          <w:rPr>
            <w:rStyle w:val="Hyperlink"/>
            <w:rFonts w:eastAsia="Calibri"/>
            <w:noProof/>
          </w:rPr>
          <w:delText>6.3</w:delText>
        </w:r>
        <w:r w:rsidR="001974E0">
          <w:rPr>
            <w:rFonts w:asciiTheme="minorHAnsi" w:eastAsiaTheme="minorEastAsia" w:hAnsiTheme="minorHAnsi" w:cstheme="minorBidi"/>
            <w:b w:val="0"/>
            <w:bCs w:val="0"/>
            <w:noProof/>
          </w:rPr>
          <w:tab/>
        </w:r>
        <w:r w:rsidR="001974E0" w:rsidRPr="0056410A">
          <w:rPr>
            <w:rStyle w:val="Hyperlink"/>
            <w:noProof/>
          </w:rPr>
          <w:delText>Published C-CDA Implementer Community Guidance</w:delText>
        </w:r>
        <w:r w:rsidR="001974E0">
          <w:rPr>
            <w:noProof/>
            <w:webHidden/>
          </w:rPr>
          <w:tab/>
        </w:r>
        <w:r w:rsidR="001974E0">
          <w:rPr>
            <w:noProof/>
            <w:webHidden/>
          </w:rPr>
          <w:fldChar w:fldCharType="begin"/>
        </w:r>
        <w:r w:rsidR="001974E0">
          <w:rPr>
            <w:noProof/>
            <w:webHidden/>
          </w:rPr>
          <w:delInstrText xml:space="preserve"> PAGEREF _Toc22823465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0FBEADE2" w14:textId="77777777" w:rsidR="001974E0" w:rsidRDefault="001A0138">
      <w:pPr>
        <w:pStyle w:val="TOC3"/>
        <w:rPr>
          <w:del w:id="546" w:author="Russell Ott" w:date="2022-05-16T11:47:00Z"/>
          <w:rFonts w:asciiTheme="minorHAnsi" w:eastAsiaTheme="minorEastAsia" w:hAnsiTheme="minorHAnsi" w:cstheme="minorBidi"/>
          <w:noProof/>
          <w:sz w:val="22"/>
          <w:szCs w:val="22"/>
        </w:rPr>
      </w:pPr>
      <w:del w:id="547" w:author="Russell Ott" w:date="2022-05-16T11:47:00Z">
        <w:r>
          <w:fldChar w:fldCharType="begin"/>
        </w:r>
        <w:r>
          <w:delInstrText xml:space="preserve"> HYPERLINK \l "_Toc22823466" </w:delInstrText>
        </w:r>
        <w:r>
          <w:fldChar w:fldCharType="separate"/>
        </w:r>
        <w:r w:rsidR="001974E0" w:rsidRPr="0056410A">
          <w:rPr>
            <w:rStyle w:val="Hyperlink"/>
            <w:rFonts w:eastAsia="Calibri"/>
            <w:bCs/>
            <w:noProof/>
          </w:rPr>
          <w:delText>6.3.1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The Joint Document Content Work Group</w:delText>
        </w:r>
        <w:r w:rsidR="001974E0">
          <w:rPr>
            <w:noProof/>
            <w:webHidden/>
          </w:rPr>
          <w:tab/>
        </w:r>
        <w:r w:rsidR="001974E0">
          <w:rPr>
            <w:noProof/>
            <w:webHidden/>
          </w:rPr>
          <w:fldChar w:fldCharType="begin"/>
        </w:r>
        <w:r w:rsidR="001974E0">
          <w:rPr>
            <w:noProof/>
            <w:webHidden/>
          </w:rPr>
          <w:delInstrText xml:space="preserve"> PAGEREF _Toc22823466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21216CAD" w14:textId="77777777" w:rsidR="001974E0" w:rsidRDefault="001A0138">
      <w:pPr>
        <w:pStyle w:val="TOC3"/>
        <w:rPr>
          <w:del w:id="548" w:author="Russell Ott" w:date="2022-05-16T11:47:00Z"/>
          <w:rFonts w:asciiTheme="minorHAnsi" w:eastAsiaTheme="minorEastAsia" w:hAnsiTheme="minorHAnsi" w:cstheme="minorBidi"/>
          <w:noProof/>
          <w:sz w:val="22"/>
          <w:szCs w:val="22"/>
        </w:rPr>
      </w:pPr>
      <w:del w:id="549" w:author="Russell Ott" w:date="2022-05-16T11:47:00Z">
        <w:r>
          <w:fldChar w:fldCharType="begin"/>
        </w:r>
        <w:r>
          <w:delInstrText xml:space="preserve"> HYPERLINK \l "_Toc22823467" </w:delInstrText>
        </w:r>
        <w:r>
          <w:fldChar w:fldCharType="separate"/>
        </w:r>
        <w:r w:rsidR="001974E0" w:rsidRPr="0056410A">
          <w:rPr>
            <w:rStyle w:val="Hyperlink"/>
            <w:bCs/>
            <w:noProof/>
          </w:rPr>
          <w:delText>6.3.2</w:delText>
        </w:r>
        <w:r w:rsidR="001974E0">
          <w:rPr>
            <w:rFonts w:asciiTheme="minorHAnsi" w:eastAsiaTheme="minorEastAsia" w:hAnsiTheme="minorHAnsi" w:cstheme="minorBidi"/>
            <w:noProof/>
            <w:sz w:val="22"/>
            <w:szCs w:val="22"/>
          </w:rPr>
          <w:tab/>
        </w:r>
        <w:r w:rsidR="001974E0" w:rsidRPr="0056410A">
          <w:rPr>
            <w:rStyle w:val="Hyperlink"/>
            <w:noProof/>
          </w:rPr>
          <w:delText>Integrating the Healthcare Enterprise (IHE)</w:delText>
        </w:r>
        <w:r w:rsidR="001974E0">
          <w:rPr>
            <w:noProof/>
            <w:webHidden/>
          </w:rPr>
          <w:tab/>
        </w:r>
        <w:r w:rsidR="001974E0">
          <w:rPr>
            <w:noProof/>
            <w:webHidden/>
          </w:rPr>
          <w:fldChar w:fldCharType="begin"/>
        </w:r>
        <w:r w:rsidR="001974E0">
          <w:rPr>
            <w:noProof/>
            <w:webHidden/>
          </w:rPr>
          <w:delInstrText xml:space="preserve"> PAGEREF _Toc22823467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1A52FDD2" w14:textId="77777777" w:rsidR="001974E0" w:rsidRDefault="001A0138">
      <w:pPr>
        <w:pStyle w:val="TOC3"/>
        <w:rPr>
          <w:del w:id="550" w:author="Russell Ott" w:date="2022-05-16T11:47:00Z"/>
          <w:rFonts w:asciiTheme="minorHAnsi" w:eastAsiaTheme="minorEastAsia" w:hAnsiTheme="minorHAnsi" w:cstheme="minorBidi"/>
          <w:noProof/>
          <w:sz w:val="22"/>
          <w:szCs w:val="22"/>
        </w:rPr>
      </w:pPr>
      <w:del w:id="551" w:author="Russell Ott" w:date="2022-05-16T11:47:00Z">
        <w:r>
          <w:fldChar w:fldCharType="begin"/>
        </w:r>
        <w:r>
          <w:delInstrText xml:space="preserve"> HYPERLINK \l "_Toc22823468" </w:delInstrText>
        </w:r>
        <w:r>
          <w:fldChar w:fldCharType="separate"/>
        </w:r>
        <w:r w:rsidR="001974E0" w:rsidRPr="0056410A">
          <w:rPr>
            <w:rStyle w:val="Hyperlink"/>
            <w:bCs/>
            <w:noProof/>
          </w:rPr>
          <w:delText>6.3.3</w:delText>
        </w:r>
        <w:r w:rsidR="001974E0">
          <w:rPr>
            <w:rFonts w:asciiTheme="minorHAnsi" w:eastAsiaTheme="minorEastAsia" w:hAnsiTheme="minorHAnsi" w:cstheme="minorBidi"/>
            <w:noProof/>
            <w:sz w:val="22"/>
            <w:szCs w:val="22"/>
          </w:rPr>
          <w:tab/>
        </w:r>
        <w:r w:rsidR="001974E0" w:rsidRPr="0056410A">
          <w:rPr>
            <w:rStyle w:val="Hyperlink"/>
            <w:noProof/>
          </w:rPr>
          <w:delText>The HIMSS Health Story Project</w:delText>
        </w:r>
        <w:r w:rsidR="001974E0">
          <w:rPr>
            <w:noProof/>
            <w:webHidden/>
          </w:rPr>
          <w:tab/>
        </w:r>
        <w:r w:rsidR="001974E0">
          <w:rPr>
            <w:noProof/>
            <w:webHidden/>
          </w:rPr>
          <w:fldChar w:fldCharType="begin"/>
        </w:r>
        <w:r w:rsidR="001974E0">
          <w:rPr>
            <w:noProof/>
            <w:webHidden/>
          </w:rPr>
          <w:delInstrText xml:space="preserve"> PAGEREF _Toc22823468 \h </w:delInstrText>
        </w:r>
        <w:r w:rsidR="001974E0">
          <w:rPr>
            <w:noProof/>
            <w:webHidden/>
          </w:rPr>
        </w:r>
        <w:r w:rsidR="001974E0">
          <w:rPr>
            <w:noProof/>
            <w:webHidden/>
          </w:rPr>
          <w:fldChar w:fldCharType="separate"/>
        </w:r>
        <w:r w:rsidR="001974E0">
          <w:rPr>
            <w:noProof/>
            <w:webHidden/>
          </w:rPr>
          <w:delText>209</w:delText>
        </w:r>
        <w:r w:rsidR="001974E0">
          <w:rPr>
            <w:noProof/>
            <w:webHidden/>
          </w:rPr>
          <w:fldChar w:fldCharType="end"/>
        </w:r>
        <w:r>
          <w:rPr>
            <w:noProof/>
          </w:rPr>
          <w:fldChar w:fldCharType="end"/>
        </w:r>
      </w:del>
    </w:p>
    <w:p w14:paraId="7CE01403" w14:textId="77777777" w:rsidR="001974E0" w:rsidRDefault="001A0138">
      <w:pPr>
        <w:pStyle w:val="TOC3"/>
        <w:rPr>
          <w:del w:id="552" w:author="Russell Ott" w:date="2022-05-16T11:47:00Z"/>
          <w:rFonts w:asciiTheme="minorHAnsi" w:eastAsiaTheme="minorEastAsia" w:hAnsiTheme="minorHAnsi" w:cstheme="minorBidi"/>
          <w:noProof/>
          <w:sz w:val="22"/>
          <w:szCs w:val="22"/>
        </w:rPr>
      </w:pPr>
      <w:del w:id="553" w:author="Russell Ott" w:date="2022-05-16T11:47:00Z">
        <w:r>
          <w:fldChar w:fldCharType="begin"/>
        </w:r>
        <w:r>
          <w:delInstrText xml:space="preserve"> HYPERLINK \l "_Toc22823469" </w:delInstrText>
        </w:r>
        <w:r>
          <w:fldChar w:fldCharType="separate"/>
        </w:r>
        <w:r w:rsidR="001974E0" w:rsidRPr="0056410A">
          <w:rPr>
            <w:rStyle w:val="Hyperlink"/>
            <w:bCs/>
            <w:noProof/>
          </w:rPr>
          <w:delText>6.3.4</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 xml:space="preserve">The </w:delText>
        </w:r>
        <w:r w:rsidR="001974E0" w:rsidRPr="0056410A">
          <w:rPr>
            <w:rStyle w:val="Hyperlink"/>
            <w:noProof/>
          </w:rPr>
          <w:delText>Payer Community</w:delText>
        </w:r>
        <w:r w:rsidR="001974E0">
          <w:rPr>
            <w:noProof/>
            <w:webHidden/>
          </w:rPr>
          <w:tab/>
        </w:r>
        <w:r w:rsidR="001974E0">
          <w:rPr>
            <w:noProof/>
            <w:webHidden/>
          </w:rPr>
          <w:fldChar w:fldCharType="begin"/>
        </w:r>
        <w:r w:rsidR="001974E0">
          <w:rPr>
            <w:noProof/>
            <w:webHidden/>
          </w:rPr>
          <w:delInstrText xml:space="preserve"> PAGEREF _Toc22823469 \h </w:delInstrText>
        </w:r>
        <w:r w:rsidR="001974E0">
          <w:rPr>
            <w:noProof/>
            <w:webHidden/>
          </w:rPr>
        </w:r>
        <w:r w:rsidR="001974E0">
          <w:rPr>
            <w:noProof/>
            <w:webHidden/>
          </w:rPr>
          <w:fldChar w:fldCharType="separate"/>
        </w:r>
        <w:r w:rsidR="001974E0">
          <w:rPr>
            <w:noProof/>
            <w:webHidden/>
          </w:rPr>
          <w:delText>210</w:delText>
        </w:r>
        <w:r w:rsidR="001974E0">
          <w:rPr>
            <w:noProof/>
            <w:webHidden/>
          </w:rPr>
          <w:fldChar w:fldCharType="end"/>
        </w:r>
        <w:r>
          <w:rPr>
            <w:noProof/>
          </w:rPr>
          <w:fldChar w:fldCharType="end"/>
        </w:r>
      </w:del>
    </w:p>
    <w:p w14:paraId="3B6CB62B" w14:textId="77777777" w:rsidR="001974E0" w:rsidRDefault="001A0138">
      <w:pPr>
        <w:pStyle w:val="TOC3"/>
        <w:rPr>
          <w:del w:id="554" w:author="Russell Ott" w:date="2022-05-16T11:47:00Z"/>
          <w:rFonts w:asciiTheme="minorHAnsi" w:eastAsiaTheme="minorEastAsia" w:hAnsiTheme="minorHAnsi" w:cstheme="minorBidi"/>
          <w:noProof/>
          <w:sz w:val="22"/>
          <w:szCs w:val="22"/>
        </w:rPr>
      </w:pPr>
      <w:del w:id="555" w:author="Russell Ott" w:date="2022-05-16T11:47:00Z">
        <w:r>
          <w:fldChar w:fldCharType="begin"/>
        </w:r>
        <w:r>
          <w:delInstrText xml:space="preserve"> HYPERLINK \l "_Toc22823470" </w:delInstrText>
        </w:r>
        <w:r>
          <w:fldChar w:fldCharType="separate"/>
        </w:r>
        <w:r w:rsidR="001974E0" w:rsidRPr="0056410A">
          <w:rPr>
            <w:rStyle w:val="Hyperlink"/>
            <w:bCs/>
            <w:noProof/>
          </w:rPr>
          <w:delText>6.3.5</w:delText>
        </w:r>
        <w:r w:rsidR="001974E0">
          <w:rPr>
            <w:rFonts w:asciiTheme="minorHAnsi" w:eastAsiaTheme="minorEastAsia" w:hAnsiTheme="minorHAnsi" w:cstheme="minorBidi"/>
            <w:noProof/>
            <w:sz w:val="22"/>
            <w:szCs w:val="22"/>
          </w:rPr>
          <w:tab/>
        </w:r>
        <w:r w:rsidR="001974E0" w:rsidRPr="0056410A">
          <w:rPr>
            <w:rStyle w:val="Hyperlink"/>
            <w:noProof/>
          </w:rPr>
          <w:delText>Quality Community</w:delText>
        </w:r>
        <w:r w:rsidR="001974E0">
          <w:rPr>
            <w:noProof/>
            <w:webHidden/>
          </w:rPr>
          <w:tab/>
        </w:r>
        <w:r w:rsidR="001974E0">
          <w:rPr>
            <w:noProof/>
            <w:webHidden/>
          </w:rPr>
          <w:fldChar w:fldCharType="begin"/>
        </w:r>
        <w:r w:rsidR="001974E0">
          <w:rPr>
            <w:noProof/>
            <w:webHidden/>
          </w:rPr>
          <w:delInstrText xml:space="preserve"> PAGEREF _Toc22823470 \h </w:delInstrText>
        </w:r>
        <w:r w:rsidR="001974E0">
          <w:rPr>
            <w:noProof/>
            <w:webHidden/>
          </w:rPr>
        </w:r>
        <w:r w:rsidR="001974E0">
          <w:rPr>
            <w:noProof/>
            <w:webHidden/>
          </w:rPr>
          <w:fldChar w:fldCharType="separate"/>
        </w:r>
        <w:r w:rsidR="001974E0">
          <w:rPr>
            <w:noProof/>
            <w:webHidden/>
          </w:rPr>
          <w:delText>210</w:delText>
        </w:r>
        <w:r w:rsidR="001974E0">
          <w:rPr>
            <w:noProof/>
            <w:webHidden/>
          </w:rPr>
          <w:fldChar w:fldCharType="end"/>
        </w:r>
        <w:r>
          <w:rPr>
            <w:noProof/>
          </w:rPr>
          <w:fldChar w:fldCharType="end"/>
        </w:r>
      </w:del>
    </w:p>
    <w:p w14:paraId="54956BDB" w14:textId="77777777" w:rsidR="001974E0" w:rsidRDefault="001A0138">
      <w:pPr>
        <w:pStyle w:val="TOC2"/>
        <w:rPr>
          <w:del w:id="556" w:author="Russell Ott" w:date="2022-05-16T11:47:00Z"/>
          <w:rFonts w:asciiTheme="minorHAnsi" w:eastAsiaTheme="minorEastAsia" w:hAnsiTheme="minorHAnsi" w:cstheme="minorBidi"/>
          <w:b w:val="0"/>
          <w:bCs w:val="0"/>
          <w:noProof/>
        </w:rPr>
      </w:pPr>
      <w:del w:id="557" w:author="Russell Ott" w:date="2022-05-16T11:47:00Z">
        <w:r>
          <w:fldChar w:fldCharType="begin"/>
        </w:r>
        <w:r>
          <w:delInstrText xml:space="preserve"> HYPERLINK \l "_Toc22823471" </w:delInstrText>
        </w:r>
        <w:r>
          <w:fldChar w:fldCharType="separate"/>
        </w:r>
        <w:r w:rsidR="001974E0" w:rsidRPr="0056410A">
          <w:rPr>
            <w:rStyle w:val="Hyperlink"/>
            <w:noProof/>
          </w:rPr>
          <w:delText>6.4</w:delText>
        </w:r>
        <w:r w:rsidR="001974E0">
          <w:rPr>
            <w:rFonts w:asciiTheme="minorHAnsi" w:eastAsiaTheme="minorEastAsia" w:hAnsiTheme="minorHAnsi" w:cstheme="minorBidi"/>
            <w:b w:val="0"/>
            <w:bCs w:val="0"/>
            <w:noProof/>
          </w:rPr>
          <w:tab/>
        </w:r>
        <w:r w:rsidR="001974E0" w:rsidRPr="0056410A">
          <w:rPr>
            <w:rStyle w:val="Hyperlink"/>
            <w:noProof/>
          </w:rPr>
          <w:delText>Emerging C-CDA Implementer Community Guidance</w:delText>
        </w:r>
        <w:r w:rsidR="001974E0">
          <w:rPr>
            <w:noProof/>
            <w:webHidden/>
          </w:rPr>
          <w:tab/>
        </w:r>
        <w:r w:rsidR="001974E0">
          <w:rPr>
            <w:noProof/>
            <w:webHidden/>
          </w:rPr>
          <w:fldChar w:fldCharType="begin"/>
        </w:r>
        <w:r w:rsidR="001974E0">
          <w:rPr>
            <w:noProof/>
            <w:webHidden/>
          </w:rPr>
          <w:delInstrText xml:space="preserve"> PAGEREF _Toc22823471 \h </w:delInstrText>
        </w:r>
        <w:r w:rsidR="001974E0">
          <w:rPr>
            <w:noProof/>
            <w:webHidden/>
          </w:rPr>
        </w:r>
        <w:r w:rsidR="001974E0">
          <w:rPr>
            <w:noProof/>
            <w:webHidden/>
          </w:rPr>
          <w:fldChar w:fldCharType="separate"/>
        </w:r>
        <w:r w:rsidR="001974E0">
          <w:rPr>
            <w:noProof/>
            <w:webHidden/>
          </w:rPr>
          <w:delText>211</w:delText>
        </w:r>
        <w:r w:rsidR="001974E0">
          <w:rPr>
            <w:noProof/>
            <w:webHidden/>
          </w:rPr>
          <w:fldChar w:fldCharType="end"/>
        </w:r>
        <w:r>
          <w:rPr>
            <w:noProof/>
          </w:rPr>
          <w:fldChar w:fldCharType="end"/>
        </w:r>
      </w:del>
    </w:p>
    <w:p w14:paraId="0357A168" w14:textId="77777777" w:rsidR="001974E0" w:rsidRDefault="001A0138">
      <w:pPr>
        <w:pStyle w:val="TOC3"/>
        <w:rPr>
          <w:del w:id="558" w:author="Russell Ott" w:date="2022-05-16T11:47:00Z"/>
          <w:rFonts w:asciiTheme="minorHAnsi" w:eastAsiaTheme="minorEastAsia" w:hAnsiTheme="minorHAnsi" w:cstheme="minorBidi"/>
          <w:noProof/>
          <w:sz w:val="22"/>
          <w:szCs w:val="22"/>
        </w:rPr>
      </w:pPr>
      <w:del w:id="559" w:author="Russell Ott" w:date="2022-05-16T11:47:00Z">
        <w:r>
          <w:fldChar w:fldCharType="begin"/>
        </w:r>
        <w:r>
          <w:delInstrText xml:space="preserve"> HYPERLINK \l "_Toc22823472" </w:delInstrText>
        </w:r>
        <w:r>
          <w:fldChar w:fldCharType="separate"/>
        </w:r>
        <w:r w:rsidR="001974E0" w:rsidRPr="0056410A">
          <w:rPr>
            <w:rStyle w:val="Hyperlink"/>
            <w:bCs/>
            <w:noProof/>
          </w:rPr>
          <w:delText>6.4.1</w:delText>
        </w:r>
        <w:r w:rsidR="001974E0">
          <w:rPr>
            <w:rFonts w:asciiTheme="minorHAnsi" w:eastAsiaTheme="minorEastAsia" w:hAnsiTheme="minorHAnsi" w:cstheme="minorBidi"/>
            <w:noProof/>
            <w:sz w:val="22"/>
            <w:szCs w:val="22"/>
          </w:rPr>
          <w:tab/>
        </w:r>
        <w:r w:rsidR="001974E0" w:rsidRPr="0056410A">
          <w:rPr>
            <w:rStyle w:val="Hyperlink"/>
            <w:noProof/>
          </w:rPr>
          <w:delText>Active HL7 Projects Pertinent to the C-CDA Implementer Community</w:delText>
        </w:r>
        <w:r w:rsidR="001974E0">
          <w:rPr>
            <w:noProof/>
            <w:webHidden/>
          </w:rPr>
          <w:tab/>
        </w:r>
        <w:r w:rsidR="001974E0">
          <w:rPr>
            <w:noProof/>
            <w:webHidden/>
          </w:rPr>
          <w:fldChar w:fldCharType="begin"/>
        </w:r>
        <w:r w:rsidR="001974E0">
          <w:rPr>
            <w:noProof/>
            <w:webHidden/>
          </w:rPr>
          <w:delInstrText xml:space="preserve"> PAGEREF _Toc22823472 \h </w:delInstrText>
        </w:r>
        <w:r w:rsidR="001974E0">
          <w:rPr>
            <w:noProof/>
            <w:webHidden/>
          </w:rPr>
        </w:r>
        <w:r w:rsidR="001974E0">
          <w:rPr>
            <w:noProof/>
            <w:webHidden/>
          </w:rPr>
          <w:fldChar w:fldCharType="separate"/>
        </w:r>
        <w:r w:rsidR="001974E0">
          <w:rPr>
            <w:noProof/>
            <w:webHidden/>
          </w:rPr>
          <w:delText>211</w:delText>
        </w:r>
        <w:r w:rsidR="001974E0">
          <w:rPr>
            <w:noProof/>
            <w:webHidden/>
          </w:rPr>
          <w:fldChar w:fldCharType="end"/>
        </w:r>
        <w:r>
          <w:rPr>
            <w:noProof/>
          </w:rPr>
          <w:fldChar w:fldCharType="end"/>
        </w:r>
      </w:del>
    </w:p>
    <w:p w14:paraId="53D7B506" w14:textId="77777777" w:rsidR="001974E0" w:rsidRDefault="001A0138">
      <w:pPr>
        <w:pStyle w:val="TOC2"/>
        <w:rPr>
          <w:del w:id="560" w:author="Russell Ott" w:date="2022-05-16T11:47:00Z"/>
          <w:rFonts w:asciiTheme="minorHAnsi" w:eastAsiaTheme="minorEastAsia" w:hAnsiTheme="minorHAnsi" w:cstheme="minorBidi"/>
          <w:b w:val="0"/>
          <w:bCs w:val="0"/>
          <w:noProof/>
        </w:rPr>
      </w:pPr>
      <w:del w:id="561" w:author="Russell Ott" w:date="2022-05-16T11:47:00Z">
        <w:r>
          <w:fldChar w:fldCharType="begin"/>
        </w:r>
        <w:r>
          <w:delInstrText xml:space="preserve"> HYPERLINK \l "_Toc22823473" </w:delInstrText>
        </w:r>
        <w:r>
          <w:fldChar w:fldCharType="separate"/>
        </w:r>
        <w:r w:rsidR="001974E0" w:rsidRPr="0056410A">
          <w:rPr>
            <w:rStyle w:val="Hyperlink"/>
            <w:noProof/>
          </w:rPr>
          <w:delText>6.5</w:delText>
        </w:r>
        <w:r w:rsidR="001974E0">
          <w:rPr>
            <w:rFonts w:asciiTheme="minorHAnsi" w:eastAsiaTheme="minorEastAsia" w:hAnsiTheme="minorHAnsi" w:cstheme="minorBidi"/>
            <w:b w:val="0"/>
            <w:bCs w:val="0"/>
            <w:noProof/>
          </w:rPr>
          <w:tab/>
        </w:r>
        <w:r w:rsidR="001974E0" w:rsidRPr="0056410A">
          <w:rPr>
            <w:rStyle w:val="Hyperlink"/>
            <w:noProof/>
          </w:rPr>
          <w:delText>Emerging Regulation Changes and Periodic Updates</w:delText>
        </w:r>
        <w:r w:rsidR="001974E0">
          <w:rPr>
            <w:noProof/>
            <w:webHidden/>
          </w:rPr>
          <w:tab/>
        </w:r>
        <w:r w:rsidR="001974E0">
          <w:rPr>
            <w:noProof/>
            <w:webHidden/>
          </w:rPr>
          <w:fldChar w:fldCharType="begin"/>
        </w:r>
        <w:r w:rsidR="001974E0">
          <w:rPr>
            <w:noProof/>
            <w:webHidden/>
          </w:rPr>
          <w:delInstrText xml:space="preserve"> PAGEREF _Toc22823473 \h </w:delInstrText>
        </w:r>
        <w:r w:rsidR="001974E0">
          <w:rPr>
            <w:noProof/>
            <w:webHidden/>
          </w:rPr>
        </w:r>
        <w:r w:rsidR="001974E0">
          <w:rPr>
            <w:noProof/>
            <w:webHidden/>
          </w:rPr>
          <w:fldChar w:fldCharType="separate"/>
        </w:r>
        <w:r w:rsidR="001974E0">
          <w:rPr>
            <w:noProof/>
            <w:webHidden/>
          </w:rPr>
          <w:delText>212</w:delText>
        </w:r>
        <w:r w:rsidR="001974E0">
          <w:rPr>
            <w:noProof/>
            <w:webHidden/>
          </w:rPr>
          <w:fldChar w:fldCharType="end"/>
        </w:r>
        <w:r>
          <w:rPr>
            <w:noProof/>
          </w:rPr>
          <w:fldChar w:fldCharType="end"/>
        </w:r>
      </w:del>
    </w:p>
    <w:p w14:paraId="15488165" w14:textId="77777777" w:rsidR="001974E0" w:rsidRDefault="001A0138">
      <w:pPr>
        <w:pStyle w:val="TOC2"/>
        <w:rPr>
          <w:del w:id="562" w:author="Russell Ott" w:date="2022-05-16T11:47:00Z"/>
          <w:rFonts w:asciiTheme="minorHAnsi" w:eastAsiaTheme="minorEastAsia" w:hAnsiTheme="minorHAnsi" w:cstheme="minorBidi"/>
          <w:b w:val="0"/>
          <w:bCs w:val="0"/>
          <w:noProof/>
        </w:rPr>
      </w:pPr>
      <w:del w:id="563" w:author="Russell Ott" w:date="2022-05-16T11:47:00Z">
        <w:r>
          <w:fldChar w:fldCharType="begin"/>
        </w:r>
        <w:r>
          <w:delInstrText xml:space="preserve"> HYPERLINK \l "_Toc22823474" </w:delInstrText>
        </w:r>
        <w:r>
          <w:fldChar w:fldCharType="separate"/>
        </w:r>
        <w:r w:rsidR="001974E0" w:rsidRPr="0056410A">
          <w:rPr>
            <w:rStyle w:val="Hyperlink"/>
            <w:noProof/>
          </w:rPr>
          <w:delText>6.6</w:delText>
        </w:r>
        <w:r w:rsidR="001974E0">
          <w:rPr>
            <w:rFonts w:asciiTheme="minorHAnsi" w:eastAsiaTheme="minorEastAsia" w:hAnsiTheme="minorHAnsi" w:cstheme="minorBidi"/>
            <w:b w:val="0"/>
            <w:bCs w:val="0"/>
            <w:noProof/>
          </w:rPr>
          <w:tab/>
        </w:r>
        <w:r w:rsidR="001974E0" w:rsidRPr="0056410A">
          <w:rPr>
            <w:rStyle w:val="Hyperlink"/>
            <w:noProof/>
          </w:rPr>
          <w:delText>Tools</w:delText>
        </w:r>
        <w:r w:rsidR="001974E0">
          <w:rPr>
            <w:noProof/>
            <w:webHidden/>
          </w:rPr>
          <w:tab/>
        </w:r>
        <w:r w:rsidR="001974E0">
          <w:rPr>
            <w:noProof/>
            <w:webHidden/>
          </w:rPr>
          <w:fldChar w:fldCharType="begin"/>
        </w:r>
        <w:r w:rsidR="001974E0">
          <w:rPr>
            <w:noProof/>
            <w:webHidden/>
          </w:rPr>
          <w:delInstrText xml:space="preserve"> PAGEREF _Toc22823474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1998CDD8" w14:textId="77777777" w:rsidR="001974E0" w:rsidRDefault="001A0138">
      <w:pPr>
        <w:pStyle w:val="TOC3"/>
        <w:rPr>
          <w:del w:id="564" w:author="Russell Ott" w:date="2022-05-16T11:47:00Z"/>
          <w:rFonts w:asciiTheme="minorHAnsi" w:eastAsiaTheme="minorEastAsia" w:hAnsiTheme="minorHAnsi" w:cstheme="minorBidi"/>
          <w:noProof/>
          <w:sz w:val="22"/>
          <w:szCs w:val="22"/>
        </w:rPr>
      </w:pPr>
      <w:del w:id="565" w:author="Russell Ott" w:date="2022-05-16T11:47:00Z">
        <w:r>
          <w:fldChar w:fldCharType="begin"/>
        </w:r>
        <w:r>
          <w:delInstrText xml:space="preserve"> HYPERLINK \l "_Toc22823475" </w:delInstrText>
        </w:r>
        <w:r>
          <w:fldChar w:fldCharType="separate"/>
        </w:r>
        <w:r w:rsidR="001974E0" w:rsidRPr="0056410A">
          <w:rPr>
            <w:rStyle w:val="Hyperlink"/>
            <w:rFonts w:eastAsia="Calibri"/>
            <w:bCs/>
            <w:noProof/>
          </w:rPr>
          <w:delText>6.6.1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CDA Schema, C-CDA Schematrons, Sample Stylesheet</w:delText>
        </w:r>
        <w:r w:rsidR="001974E0">
          <w:rPr>
            <w:noProof/>
            <w:webHidden/>
          </w:rPr>
          <w:tab/>
        </w:r>
        <w:r w:rsidR="001974E0">
          <w:rPr>
            <w:noProof/>
            <w:webHidden/>
          </w:rPr>
          <w:fldChar w:fldCharType="begin"/>
        </w:r>
        <w:r w:rsidR="001974E0">
          <w:rPr>
            <w:noProof/>
            <w:webHidden/>
          </w:rPr>
          <w:delInstrText xml:space="preserve"> PAGEREF _Toc22823475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161D9C41" w14:textId="77777777" w:rsidR="001974E0" w:rsidRDefault="001A0138">
      <w:pPr>
        <w:pStyle w:val="TOC3"/>
        <w:rPr>
          <w:del w:id="566" w:author="Russell Ott" w:date="2022-05-16T11:47:00Z"/>
          <w:rFonts w:asciiTheme="minorHAnsi" w:eastAsiaTheme="minorEastAsia" w:hAnsiTheme="minorHAnsi" w:cstheme="minorBidi"/>
          <w:noProof/>
          <w:sz w:val="22"/>
          <w:szCs w:val="22"/>
        </w:rPr>
      </w:pPr>
      <w:del w:id="567" w:author="Russell Ott" w:date="2022-05-16T11:47:00Z">
        <w:r>
          <w:fldChar w:fldCharType="begin"/>
        </w:r>
        <w:r>
          <w:delInstrText xml:space="preserve"> HYPERLINK \l "_Toc22823476" </w:delInstrText>
        </w:r>
        <w:r>
          <w:fldChar w:fldCharType="separate"/>
        </w:r>
        <w:r w:rsidR="001974E0" w:rsidRPr="0056410A">
          <w:rPr>
            <w:rStyle w:val="Hyperlink"/>
            <w:bCs/>
            <w:noProof/>
          </w:rPr>
          <w:delText>6.6.2</w:delText>
        </w:r>
        <w:r w:rsidR="001974E0">
          <w:rPr>
            <w:rFonts w:asciiTheme="minorHAnsi" w:eastAsiaTheme="minorEastAsia" w:hAnsiTheme="minorHAnsi" w:cstheme="minorBidi"/>
            <w:noProof/>
            <w:sz w:val="22"/>
            <w:szCs w:val="22"/>
          </w:rPr>
          <w:tab/>
        </w:r>
        <w:r w:rsidR="001974E0" w:rsidRPr="0056410A">
          <w:rPr>
            <w:rStyle w:val="Hyperlink"/>
            <w:noProof/>
          </w:rPr>
          <w:delText>ONC Validation Testing and C-CDA Scorecard Resources</w:delText>
        </w:r>
        <w:r w:rsidR="001974E0">
          <w:rPr>
            <w:noProof/>
            <w:webHidden/>
          </w:rPr>
          <w:tab/>
        </w:r>
        <w:r w:rsidR="001974E0">
          <w:rPr>
            <w:noProof/>
            <w:webHidden/>
          </w:rPr>
          <w:fldChar w:fldCharType="begin"/>
        </w:r>
        <w:r w:rsidR="001974E0">
          <w:rPr>
            <w:noProof/>
            <w:webHidden/>
          </w:rPr>
          <w:delInstrText xml:space="preserve"> PAGEREF _Toc22823476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090039B7" w14:textId="77777777" w:rsidR="001974E0" w:rsidRDefault="001A0138">
      <w:pPr>
        <w:pStyle w:val="TOC3"/>
        <w:rPr>
          <w:del w:id="568" w:author="Russell Ott" w:date="2022-05-16T11:47:00Z"/>
          <w:rFonts w:asciiTheme="minorHAnsi" w:eastAsiaTheme="minorEastAsia" w:hAnsiTheme="minorHAnsi" w:cstheme="minorBidi"/>
          <w:noProof/>
          <w:sz w:val="22"/>
          <w:szCs w:val="22"/>
        </w:rPr>
      </w:pPr>
      <w:del w:id="569" w:author="Russell Ott" w:date="2022-05-16T11:47:00Z">
        <w:r>
          <w:fldChar w:fldCharType="begin"/>
        </w:r>
        <w:r>
          <w:delInstrText xml:space="preserve"> HYPERLINK \l "_Toc22823477" </w:delInstrText>
        </w:r>
        <w:r>
          <w:fldChar w:fldCharType="separate"/>
        </w:r>
        <w:r w:rsidR="001974E0" w:rsidRPr="0056410A">
          <w:rPr>
            <w:rStyle w:val="Hyperlink"/>
            <w:bCs/>
            <w:noProof/>
          </w:rPr>
          <w:delText>6.6.3</w:delText>
        </w:r>
        <w:r w:rsidR="001974E0">
          <w:rPr>
            <w:rFonts w:asciiTheme="minorHAnsi" w:eastAsiaTheme="minorEastAsia" w:hAnsiTheme="minorHAnsi" w:cstheme="minorBidi"/>
            <w:noProof/>
            <w:sz w:val="22"/>
            <w:szCs w:val="22"/>
          </w:rPr>
          <w:tab/>
        </w:r>
        <w:r w:rsidR="001974E0" w:rsidRPr="0056410A">
          <w:rPr>
            <w:rStyle w:val="Hyperlink"/>
            <w:noProof/>
          </w:rPr>
          <w:delText>Model Drive Health Tools (MDHT)</w:delText>
        </w:r>
        <w:r w:rsidR="001974E0">
          <w:rPr>
            <w:noProof/>
            <w:webHidden/>
          </w:rPr>
          <w:tab/>
        </w:r>
        <w:r w:rsidR="001974E0">
          <w:rPr>
            <w:noProof/>
            <w:webHidden/>
          </w:rPr>
          <w:fldChar w:fldCharType="begin"/>
        </w:r>
        <w:r w:rsidR="001974E0">
          <w:rPr>
            <w:noProof/>
            <w:webHidden/>
          </w:rPr>
          <w:delInstrText xml:space="preserve"> PAGEREF _Toc22823477 \h </w:delInstrText>
        </w:r>
        <w:r w:rsidR="001974E0">
          <w:rPr>
            <w:noProof/>
            <w:webHidden/>
          </w:rPr>
        </w:r>
        <w:r w:rsidR="001974E0">
          <w:rPr>
            <w:noProof/>
            <w:webHidden/>
          </w:rPr>
          <w:fldChar w:fldCharType="separate"/>
        </w:r>
        <w:r w:rsidR="001974E0">
          <w:rPr>
            <w:noProof/>
            <w:webHidden/>
          </w:rPr>
          <w:delText>215</w:delText>
        </w:r>
        <w:r w:rsidR="001974E0">
          <w:rPr>
            <w:noProof/>
            <w:webHidden/>
          </w:rPr>
          <w:fldChar w:fldCharType="end"/>
        </w:r>
        <w:r>
          <w:rPr>
            <w:noProof/>
          </w:rPr>
          <w:fldChar w:fldCharType="end"/>
        </w:r>
      </w:del>
    </w:p>
    <w:p w14:paraId="68B2DB9F" w14:textId="77777777" w:rsidR="001974E0" w:rsidRDefault="001A0138">
      <w:pPr>
        <w:pStyle w:val="TOC2"/>
        <w:rPr>
          <w:del w:id="570" w:author="Russell Ott" w:date="2022-05-16T11:47:00Z"/>
          <w:rFonts w:asciiTheme="minorHAnsi" w:eastAsiaTheme="minorEastAsia" w:hAnsiTheme="minorHAnsi" w:cstheme="minorBidi"/>
          <w:b w:val="0"/>
          <w:bCs w:val="0"/>
          <w:noProof/>
        </w:rPr>
      </w:pPr>
      <w:del w:id="571" w:author="Russell Ott" w:date="2022-05-16T11:47:00Z">
        <w:r>
          <w:fldChar w:fldCharType="begin"/>
        </w:r>
        <w:r>
          <w:delInstrText xml:space="preserve"> HYPERLINK \l "_Toc22823478" </w:delInstrText>
        </w:r>
        <w:r>
          <w:fldChar w:fldCharType="separate"/>
        </w:r>
        <w:r w:rsidR="001974E0" w:rsidRPr="0056410A">
          <w:rPr>
            <w:rStyle w:val="Hyperlink"/>
            <w:noProof/>
          </w:rPr>
          <w:delText>6.7</w:delText>
        </w:r>
        <w:r w:rsidR="001974E0">
          <w:rPr>
            <w:rFonts w:asciiTheme="minorHAnsi" w:eastAsiaTheme="minorEastAsia" w:hAnsiTheme="minorHAnsi" w:cstheme="minorBidi"/>
            <w:b w:val="0"/>
            <w:bCs w:val="0"/>
            <w:noProof/>
          </w:rPr>
          <w:tab/>
        </w:r>
        <w:r w:rsidR="001974E0" w:rsidRPr="0056410A">
          <w:rPr>
            <w:rStyle w:val="Hyperlink"/>
            <w:noProof/>
          </w:rPr>
          <w:delText>Educational and Support Resources</w:delText>
        </w:r>
        <w:r w:rsidR="001974E0">
          <w:rPr>
            <w:noProof/>
            <w:webHidden/>
          </w:rPr>
          <w:tab/>
        </w:r>
        <w:r w:rsidR="001974E0">
          <w:rPr>
            <w:noProof/>
            <w:webHidden/>
          </w:rPr>
          <w:fldChar w:fldCharType="begin"/>
        </w:r>
        <w:r w:rsidR="001974E0">
          <w:rPr>
            <w:noProof/>
            <w:webHidden/>
          </w:rPr>
          <w:delInstrText xml:space="preserve"> PAGEREF _Toc22823478 \h </w:delInstrText>
        </w:r>
        <w:r w:rsidR="001974E0">
          <w:rPr>
            <w:noProof/>
            <w:webHidden/>
          </w:rPr>
        </w:r>
        <w:r w:rsidR="001974E0">
          <w:rPr>
            <w:noProof/>
            <w:webHidden/>
          </w:rPr>
          <w:fldChar w:fldCharType="separate"/>
        </w:r>
        <w:r w:rsidR="001974E0">
          <w:rPr>
            <w:noProof/>
            <w:webHidden/>
          </w:rPr>
          <w:delText>215</w:delText>
        </w:r>
        <w:r w:rsidR="001974E0">
          <w:rPr>
            <w:noProof/>
            <w:webHidden/>
          </w:rPr>
          <w:fldChar w:fldCharType="end"/>
        </w:r>
        <w:r>
          <w:rPr>
            <w:noProof/>
          </w:rPr>
          <w:fldChar w:fldCharType="end"/>
        </w:r>
      </w:del>
    </w:p>
    <w:p w14:paraId="30A0612B" w14:textId="77777777" w:rsidR="001974E0" w:rsidRDefault="001A0138">
      <w:pPr>
        <w:pStyle w:val="TOC1"/>
        <w:rPr>
          <w:del w:id="572" w:author="Russell Ott" w:date="2022-05-16T11:47:00Z"/>
          <w:rFonts w:asciiTheme="minorHAnsi" w:eastAsiaTheme="minorEastAsia" w:hAnsiTheme="minorHAnsi" w:cstheme="minorBidi"/>
          <w:b w:val="0"/>
          <w:bCs w:val="0"/>
          <w:i w:val="0"/>
          <w:iCs w:val="0"/>
          <w:noProof/>
          <w:sz w:val="22"/>
          <w:szCs w:val="22"/>
        </w:rPr>
      </w:pPr>
      <w:del w:id="573" w:author="Russell Ott" w:date="2022-05-16T11:47:00Z">
        <w:r>
          <w:fldChar w:fldCharType="begin"/>
        </w:r>
        <w:r>
          <w:delInstrText xml:space="preserve"> HYPERLINK \l "_Toc22823479" </w:delInstrText>
        </w:r>
        <w:r>
          <w:fldChar w:fldCharType="separate"/>
        </w:r>
        <w:r w:rsidR="001974E0" w:rsidRPr="0056410A">
          <w:rPr>
            <w:rStyle w:val="Hyperlink"/>
            <w:noProof/>
          </w:rPr>
          <w:delText>Appendix A: Templates Defined in C-CDA R2.1 Companion Guide</w:delText>
        </w:r>
        <w:r w:rsidR="001974E0">
          <w:rPr>
            <w:noProof/>
            <w:webHidden/>
          </w:rPr>
          <w:tab/>
        </w:r>
        <w:r w:rsidR="001974E0">
          <w:rPr>
            <w:noProof/>
            <w:webHidden/>
          </w:rPr>
          <w:fldChar w:fldCharType="begin"/>
        </w:r>
        <w:r w:rsidR="001974E0">
          <w:rPr>
            <w:noProof/>
            <w:webHidden/>
          </w:rPr>
          <w:delInstrText xml:space="preserve"> PAGEREF _Toc22823479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13BC7282" w14:textId="77777777" w:rsidR="001974E0" w:rsidRDefault="001A0138">
      <w:pPr>
        <w:pStyle w:val="TOC1"/>
        <w:rPr>
          <w:del w:id="574" w:author="Russell Ott" w:date="2022-05-16T11:47:00Z"/>
          <w:rFonts w:asciiTheme="minorHAnsi" w:eastAsiaTheme="minorEastAsia" w:hAnsiTheme="minorHAnsi" w:cstheme="minorBidi"/>
          <w:b w:val="0"/>
          <w:bCs w:val="0"/>
          <w:i w:val="0"/>
          <w:iCs w:val="0"/>
          <w:noProof/>
          <w:sz w:val="22"/>
          <w:szCs w:val="22"/>
        </w:rPr>
      </w:pPr>
      <w:del w:id="575" w:author="Russell Ott" w:date="2022-05-16T11:47:00Z">
        <w:r>
          <w:fldChar w:fldCharType="begin"/>
        </w:r>
        <w:r>
          <w:delInstrText xml:space="preserve"> HYPERLINK \l "_Toc22823480" </w:delInstrText>
        </w:r>
        <w:r>
          <w:fldChar w:fldCharType="separate"/>
        </w:r>
        <w:r w:rsidR="001974E0" w:rsidRPr="0056410A">
          <w:rPr>
            <w:rStyle w:val="Hyperlink"/>
            <w:noProof/>
          </w:rPr>
          <w:delText>Appendix B: UDI Organizer Template from C-CDA Supplemental Templates for Unique Device Identifier (UDI)</w:delText>
        </w:r>
        <w:r w:rsidR="001974E0">
          <w:rPr>
            <w:noProof/>
            <w:webHidden/>
          </w:rPr>
          <w:tab/>
        </w:r>
        <w:r w:rsidR="001974E0">
          <w:rPr>
            <w:noProof/>
            <w:webHidden/>
          </w:rPr>
          <w:fldChar w:fldCharType="begin"/>
        </w:r>
        <w:r w:rsidR="001974E0">
          <w:rPr>
            <w:noProof/>
            <w:webHidden/>
          </w:rPr>
          <w:delInstrText xml:space="preserve"> PAGEREF _Toc22823480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3F81AE6F" w14:textId="77777777" w:rsidR="001974E0" w:rsidRDefault="001A0138">
      <w:pPr>
        <w:pStyle w:val="TOC1"/>
        <w:rPr>
          <w:del w:id="576" w:author="Russell Ott" w:date="2022-05-16T11:47:00Z"/>
          <w:rFonts w:asciiTheme="minorHAnsi" w:eastAsiaTheme="minorEastAsia" w:hAnsiTheme="minorHAnsi" w:cstheme="minorBidi"/>
          <w:b w:val="0"/>
          <w:bCs w:val="0"/>
          <w:i w:val="0"/>
          <w:iCs w:val="0"/>
          <w:noProof/>
          <w:sz w:val="22"/>
          <w:szCs w:val="22"/>
        </w:rPr>
      </w:pPr>
      <w:del w:id="577" w:author="Russell Ott" w:date="2022-05-16T11:47:00Z">
        <w:r>
          <w:fldChar w:fldCharType="begin"/>
        </w:r>
        <w:r>
          <w:delInstrText xml:space="preserve"> HYPERLINK \l "_Toc22823481" </w:delInstrText>
        </w:r>
        <w:r>
          <w:fldChar w:fldCharType="separate"/>
        </w:r>
        <w:r w:rsidR="001974E0" w:rsidRPr="0056410A">
          <w:rPr>
            <w:rStyle w:val="Hyperlink"/>
            <w:rFonts w:eastAsia="Calibri"/>
            <w:noProof/>
          </w:rPr>
          <w:delText>Appendix C: Provenance – Author Participation</w:delText>
        </w:r>
        <w:r w:rsidR="001974E0">
          <w:rPr>
            <w:noProof/>
            <w:webHidden/>
          </w:rPr>
          <w:tab/>
        </w:r>
        <w:r w:rsidR="001974E0">
          <w:rPr>
            <w:noProof/>
            <w:webHidden/>
          </w:rPr>
          <w:fldChar w:fldCharType="begin"/>
        </w:r>
        <w:r w:rsidR="001974E0">
          <w:rPr>
            <w:noProof/>
            <w:webHidden/>
          </w:rPr>
          <w:delInstrText xml:space="preserve"> PAGEREF _Toc22823481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081FA3F6" w14:textId="6D0D9D8E" w:rsidR="00712B29" w:rsidRDefault="001A0138">
      <w:pPr>
        <w:pStyle w:val="TOC1"/>
        <w:rPr>
          <w:ins w:id="578" w:author="Russell Ott" w:date="2022-05-16T11:47:00Z"/>
          <w:rFonts w:asciiTheme="minorHAnsi" w:eastAsiaTheme="minorEastAsia" w:hAnsiTheme="minorHAnsi" w:cstheme="minorBidi"/>
          <w:b w:val="0"/>
          <w:bCs w:val="0"/>
          <w:i w:val="0"/>
          <w:iCs w:val="0"/>
          <w:noProof/>
          <w:sz w:val="22"/>
          <w:szCs w:val="22"/>
        </w:rPr>
      </w:pPr>
      <w:ins w:id="579" w:author="Russell Ott" w:date="2022-05-16T11:47:00Z">
        <w:r>
          <w:lastRenderedPageBreak/>
          <w:fldChar w:fldCharType="begin"/>
        </w:r>
        <w:r>
          <w:instrText xml:space="preserve"> HYPERLINK \l "_Toc103262601" </w:instrText>
        </w:r>
        <w:r>
          <w:fldChar w:fldCharType="separate"/>
        </w:r>
        <w:r w:rsidR="00712B29" w:rsidRPr="009C7199">
          <w:rPr>
            <w:rStyle w:val="Hyperlink"/>
            <w:noProof/>
          </w:rPr>
          <w:t>1</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Introduction</w:t>
        </w:r>
        <w:r w:rsidR="00712B29">
          <w:rPr>
            <w:noProof/>
            <w:webHidden/>
          </w:rPr>
          <w:tab/>
        </w:r>
        <w:r w:rsidR="00712B29">
          <w:rPr>
            <w:noProof/>
            <w:webHidden/>
          </w:rPr>
          <w:fldChar w:fldCharType="begin"/>
        </w:r>
        <w:r w:rsidR="00712B29">
          <w:rPr>
            <w:noProof/>
            <w:webHidden/>
          </w:rPr>
          <w:instrText xml:space="preserve"> PAGEREF _Toc103262601 \h </w:instrText>
        </w:r>
        <w:r w:rsidR="00712B29">
          <w:rPr>
            <w:noProof/>
            <w:webHidden/>
          </w:rPr>
        </w:r>
        <w:r w:rsidR="00712B29">
          <w:rPr>
            <w:noProof/>
            <w:webHidden/>
          </w:rPr>
          <w:fldChar w:fldCharType="separate"/>
        </w:r>
        <w:r w:rsidR="00712B29">
          <w:rPr>
            <w:noProof/>
            <w:webHidden/>
          </w:rPr>
          <w:t>11</w:t>
        </w:r>
        <w:r w:rsidR="00712B29">
          <w:rPr>
            <w:noProof/>
            <w:webHidden/>
          </w:rPr>
          <w:fldChar w:fldCharType="end"/>
        </w:r>
        <w:r>
          <w:rPr>
            <w:noProof/>
          </w:rPr>
          <w:fldChar w:fldCharType="end"/>
        </w:r>
      </w:ins>
    </w:p>
    <w:p w14:paraId="40E1CCB7" w14:textId="1B8E277D" w:rsidR="00712B29" w:rsidRDefault="001A0138">
      <w:pPr>
        <w:pStyle w:val="TOC2"/>
        <w:rPr>
          <w:ins w:id="580" w:author="Russell Ott" w:date="2022-05-16T11:47:00Z"/>
          <w:rFonts w:asciiTheme="minorHAnsi" w:eastAsiaTheme="minorEastAsia" w:hAnsiTheme="minorHAnsi" w:cstheme="minorBidi"/>
          <w:b w:val="0"/>
          <w:bCs w:val="0"/>
          <w:noProof/>
        </w:rPr>
      </w:pPr>
      <w:ins w:id="581" w:author="Russell Ott" w:date="2022-05-16T11:47:00Z">
        <w:r>
          <w:fldChar w:fldCharType="begin"/>
        </w:r>
        <w:r>
          <w:instrText xml:space="preserve"> HYPERLINK \l "_Toc103262602" </w:instrText>
        </w:r>
        <w:r>
          <w:fldChar w:fldCharType="separate"/>
        </w:r>
        <w:r w:rsidR="00712B29" w:rsidRPr="009C7199">
          <w:rPr>
            <w:rStyle w:val="Hyperlink"/>
            <w:noProof/>
          </w:rPr>
          <w:t>1.1</w:t>
        </w:r>
        <w:r w:rsidR="00712B29">
          <w:rPr>
            <w:rFonts w:asciiTheme="minorHAnsi" w:eastAsiaTheme="minorEastAsia" w:hAnsiTheme="minorHAnsi" w:cstheme="minorBidi"/>
            <w:b w:val="0"/>
            <w:bCs w:val="0"/>
            <w:noProof/>
          </w:rPr>
          <w:tab/>
        </w:r>
        <w:r w:rsidR="00712B29" w:rsidRPr="009C7199">
          <w:rPr>
            <w:rStyle w:val="Hyperlink"/>
            <w:noProof/>
          </w:rPr>
          <w:t>Purpose: Essential Guidance for Advancing Interoperability</w:t>
        </w:r>
        <w:r w:rsidR="00712B29">
          <w:rPr>
            <w:noProof/>
            <w:webHidden/>
          </w:rPr>
          <w:tab/>
        </w:r>
        <w:r w:rsidR="00712B29">
          <w:rPr>
            <w:noProof/>
            <w:webHidden/>
          </w:rPr>
          <w:fldChar w:fldCharType="begin"/>
        </w:r>
        <w:r w:rsidR="00712B29">
          <w:rPr>
            <w:noProof/>
            <w:webHidden/>
          </w:rPr>
          <w:instrText xml:space="preserve"> PAGEREF _Toc103262602 \h </w:instrText>
        </w:r>
        <w:r w:rsidR="00712B29">
          <w:rPr>
            <w:noProof/>
            <w:webHidden/>
          </w:rPr>
        </w:r>
        <w:r w:rsidR="00712B29">
          <w:rPr>
            <w:noProof/>
            <w:webHidden/>
          </w:rPr>
          <w:fldChar w:fldCharType="separate"/>
        </w:r>
        <w:r w:rsidR="00712B29">
          <w:rPr>
            <w:noProof/>
            <w:webHidden/>
          </w:rPr>
          <w:t>11</w:t>
        </w:r>
        <w:r w:rsidR="00712B29">
          <w:rPr>
            <w:noProof/>
            <w:webHidden/>
          </w:rPr>
          <w:fldChar w:fldCharType="end"/>
        </w:r>
        <w:r>
          <w:rPr>
            <w:noProof/>
          </w:rPr>
          <w:fldChar w:fldCharType="end"/>
        </w:r>
      </w:ins>
    </w:p>
    <w:p w14:paraId="317752BC" w14:textId="5A8B8850" w:rsidR="00712B29" w:rsidRDefault="001A0138">
      <w:pPr>
        <w:pStyle w:val="TOC2"/>
        <w:rPr>
          <w:ins w:id="582" w:author="Russell Ott" w:date="2022-05-16T11:47:00Z"/>
          <w:rFonts w:asciiTheme="minorHAnsi" w:eastAsiaTheme="minorEastAsia" w:hAnsiTheme="minorHAnsi" w:cstheme="minorBidi"/>
          <w:b w:val="0"/>
          <w:bCs w:val="0"/>
          <w:noProof/>
        </w:rPr>
      </w:pPr>
      <w:ins w:id="583" w:author="Russell Ott" w:date="2022-05-16T11:47:00Z">
        <w:r>
          <w:fldChar w:fldCharType="begin"/>
        </w:r>
        <w:r>
          <w:instrText xml:space="preserve"> HYPERLINK \l "_Toc103262603" </w:instrText>
        </w:r>
        <w:r>
          <w:fldChar w:fldCharType="separate"/>
        </w:r>
        <w:r w:rsidR="00712B29" w:rsidRPr="009C7199">
          <w:rPr>
            <w:rStyle w:val="Hyperlink"/>
            <w:noProof/>
          </w:rPr>
          <w:t>1.2</w:t>
        </w:r>
        <w:r w:rsidR="00712B29">
          <w:rPr>
            <w:rFonts w:asciiTheme="minorHAnsi" w:eastAsiaTheme="minorEastAsia" w:hAnsiTheme="minorHAnsi" w:cstheme="minorBidi"/>
            <w:b w:val="0"/>
            <w:bCs w:val="0"/>
            <w:noProof/>
          </w:rPr>
          <w:tab/>
        </w:r>
        <w:r w:rsidR="00712B29" w:rsidRPr="009C7199">
          <w:rPr>
            <w:rStyle w:val="Hyperlink"/>
            <w:noProof/>
          </w:rPr>
          <w:t>The Genesis and Evolution of C-CDA</w:t>
        </w:r>
        <w:r w:rsidR="00712B29">
          <w:rPr>
            <w:noProof/>
            <w:webHidden/>
          </w:rPr>
          <w:tab/>
        </w:r>
        <w:r w:rsidR="00712B29">
          <w:rPr>
            <w:noProof/>
            <w:webHidden/>
          </w:rPr>
          <w:fldChar w:fldCharType="begin"/>
        </w:r>
        <w:r w:rsidR="00712B29">
          <w:rPr>
            <w:noProof/>
            <w:webHidden/>
          </w:rPr>
          <w:instrText xml:space="preserve"> PAGEREF _Toc103262603 \h </w:instrText>
        </w:r>
        <w:r w:rsidR="00712B29">
          <w:rPr>
            <w:noProof/>
            <w:webHidden/>
          </w:rPr>
        </w:r>
        <w:r w:rsidR="00712B29">
          <w:rPr>
            <w:noProof/>
            <w:webHidden/>
          </w:rPr>
          <w:fldChar w:fldCharType="separate"/>
        </w:r>
        <w:r w:rsidR="00712B29">
          <w:rPr>
            <w:noProof/>
            <w:webHidden/>
          </w:rPr>
          <w:t>12</w:t>
        </w:r>
        <w:r w:rsidR="00712B29">
          <w:rPr>
            <w:noProof/>
            <w:webHidden/>
          </w:rPr>
          <w:fldChar w:fldCharType="end"/>
        </w:r>
        <w:r>
          <w:rPr>
            <w:noProof/>
          </w:rPr>
          <w:fldChar w:fldCharType="end"/>
        </w:r>
      </w:ins>
    </w:p>
    <w:p w14:paraId="49ADD05C" w14:textId="1D88A394" w:rsidR="00712B29" w:rsidRDefault="001A0138">
      <w:pPr>
        <w:pStyle w:val="TOC3"/>
        <w:rPr>
          <w:ins w:id="584" w:author="Russell Ott" w:date="2022-05-16T11:47:00Z"/>
          <w:rFonts w:asciiTheme="minorHAnsi" w:eastAsiaTheme="minorEastAsia" w:hAnsiTheme="minorHAnsi" w:cstheme="minorBidi"/>
          <w:noProof/>
          <w:sz w:val="22"/>
          <w:szCs w:val="22"/>
        </w:rPr>
      </w:pPr>
      <w:ins w:id="585" w:author="Russell Ott" w:date="2022-05-16T11:47:00Z">
        <w:r>
          <w:fldChar w:fldCharType="begin"/>
        </w:r>
        <w:r>
          <w:instrText xml:space="preserve"> HYPERLINK \l "_Toc103262604" </w:instrText>
        </w:r>
        <w:r>
          <w:fldChar w:fldCharType="separate"/>
        </w:r>
        <w:r w:rsidR="00712B29" w:rsidRPr="009C7199">
          <w:rPr>
            <w:rStyle w:val="Hyperlink"/>
            <w:bCs/>
            <w:noProof/>
          </w:rPr>
          <w:t>1.2.1</w:t>
        </w:r>
        <w:r w:rsidR="00712B29">
          <w:rPr>
            <w:rFonts w:asciiTheme="minorHAnsi" w:eastAsiaTheme="minorEastAsia" w:hAnsiTheme="minorHAnsi" w:cstheme="minorBidi"/>
            <w:noProof/>
            <w:sz w:val="22"/>
            <w:szCs w:val="22"/>
          </w:rPr>
          <w:tab/>
        </w:r>
        <w:r w:rsidR="00712B29" w:rsidRPr="009C7199">
          <w:rPr>
            <w:rStyle w:val="Hyperlink"/>
            <w:noProof/>
          </w:rPr>
          <w:t>The Maturation Process for C-CDA</w:t>
        </w:r>
        <w:r w:rsidR="00712B29">
          <w:rPr>
            <w:noProof/>
            <w:webHidden/>
          </w:rPr>
          <w:tab/>
        </w:r>
        <w:r w:rsidR="00712B29">
          <w:rPr>
            <w:noProof/>
            <w:webHidden/>
          </w:rPr>
          <w:fldChar w:fldCharType="begin"/>
        </w:r>
        <w:r w:rsidR="00712B29">
          <w:rPr>
            <w:noProof/>
            <w:webHidden/>
          </w:rPr>
          <w:instrText xml:space="preserve"> PAGEREF _Toc103262604 \h </w:instrText>
        </w:r>
        <w:r w:rsidR="00712B29">
          <w:rPr>
            <w:noProof/>
            <w:webHidden/>
          </w:rPr>
        </w:r>
        <w:r w:rsidR="00712B29">
          <w:rPr>
            <w:noProof/>
            <w:webHidden/>
          </w:rPr>
          <w:fldChar w:fldCharType="separate"/>
        </w:r>
        <w:r w:rsidR="00712B29">
          <w:rPr>
            <w:noProof/>
            <w:webHidden/>
          </w:rPr>
          <w:t>12</w:t>
        </w:r>
        <w:r w:rsidR="00712B29">
          <w:rPr>
            <w:noProof/>
            <w:webHidden/>
          </w:rPr>
          <w:fldChar w:fldCharType="end"/>
        </w:r>
        <w:r>
          <w:rPr>
            <w:noProof/>
          </w:rPr>
          <w:fldChar w:fldCharType="end"/>
        </w:r>
      </w:ins>
    </w:p>
    <w:p w14:paraId="2C1F4000" w14:textId="6B92B610" w:rsidR="00712B29" w:rsidRDefault="001A0138">
      <w:pPr>
        <w:pStyle w:val="TOC3"/>
        <w:rPr>
          <w:ins w:id="586" w:author="Russell Ott" w:date="2022-05-16T11:47:00Z"/>
          <w:rFonts w:asciiTheme="minorHAnsi" w:eastAsiaTheme="minorEastAsia" w:hAnsiTheme="minorHAnsi" w:cstheme="minorBidi"/>
          <w:noProof/>
          <w:sz w:val="22"/>
          <w:szCs w:val="22"/>
        </w:rPr>
      </w:pPr>
      <w:ins w:id="587" w:author="Russell Ott" w:date="2022-05-16T11:47:00Z">
        <w:r>
          <w:fldChar w:fldCharType="begin"/>
        </w:r>
        <w:r>
          <w:instrText xml:space="preserve"> HYPERLINK \l "_Toc103262605" </w:instrText>
        </w:r>
        <w:r>
          <w:fldChar w:fldCharType="separate"/>
        </w:r>
        <w:r w:rsidR="00712B29" w:rsidRPr="009C7199">
          <w:rPr>
            <w:rStyle w:val="Hyperlink"/>
            <w:bCs/>
            <w:noProof/>
          </w:rPr>
          <w:t>1.2.2</w:t>
        </w:r>
        <w:r w:rsidR="00712B29">
          <w:rPr>
            <w:rFonts w:asciiTheme="minorHAnsi" w:eastAsiaTheme="minorEastAsia" w:hAnsiTheme="minorHAnsi" w:cstheme="minorBidi"/>
            <w:noProof/>
            <w:sz w:val="22"/>
            <w:szCs w:val="22"/>
          </w:rPr>
          <w:tab/>
        </w:r>
        <w:r w:rsidR="00712B29" w:rsidRPr="009C7199">
          <w:rPr>
            <w:rStyle w:val="Hyperlink"/>
            <w:noProof/>
          </w:rPr>
          <w:t>C-CDA Errata Process</w:t>
        </w:r>
        <w:r w:rsidR="00712B29">
          <w:rPr>
            <w:noProof/>
            <w:webHidden/>
          </w:rPr>
          <w:tab/>
        </w:r>
        <w:r w:rsidR="00712B29">
          <w:rPr>
            <w:noProof/>
            <w:webHidden/>
          </w:rPr>
          <w:fldChar w:fldCharType="begin"/>
        </w:r>
        <w:r w:rsidR="00712B29">
          <w:rPr>
            <w:noProof/>
            <w:webHidden/>
          </w:rPr>
          <w:instrText xml:space="preserve"> PAGEREF _Toc103262605 \h </w:instrText>
        </w:r>
        <w:r w:rsidR="00712B29">
          <w:rPr>
            <w:noProof/>
            <w:webHidden/>
          </w:rPr>
        </w:r>
        <w:r w:rsidR="00712B29">
          <w:rPr>
            <w:noProof/>
            <w:webHidden/>
          </w:rPr>
          <w:fldChar w:fldCharType="separate"/>
        </w:r>
        <w:r w:rsidR="00712B29">
          <w:rPr>
            <w:noProof/>
            <w:webHidden/>
          </w:rPr>
          <w:t>13</w:t>
        </w:r>
        <w:r w:rsidR="00712B29">
          <w:rPr>
            <w:noProof/>
            <w:webHidden/>
          </w:rPr>
          <w:fldChar w:fldCharType="end"/>
        </w:r>
        <w:r>
          <w:rPr>
            <w:noProof/>
          </w:rPr>
          <w:fldChar w:fldCharType="end"/>
        </w:r>
      </w:ins>
    </w:p>
    <w:p w14:paraId="45E70D07" w14:textId="086B7B08" w:rsidR="00712B29" w:rsidRDefault="001A0138">
      <w:pPr>
        <w:pStyle w:val="TOC3"/>
        <w:rPr>
          <w:ins w:id="588" w:author="Russell Ott" w:date="2022-05-16T11:47:00Z"/>
          <w:rFonts w:asciiTheme="minorHAnsi" w:eastAsiaTheme="minorEastAsia" w:hAnsiTheme="minorHAnsi" w:cstheme="minorBidi"/>
          <w:noProof/>
          <w:sz w:val="22"/>
          <w:szCs w:val="22"/>
        </w:rPr>
      </w:pPr>
      <w:ins w:id="589" w:author="Russell Ott" w:date="2022-05-16T11:47:00Z">
        <w:r>
          <w:fldChar w:fldCharType="begin"/>
        </w:r>
        <w:r>
          <w:instrText xml:space="preserve"> HYPERLINK \l "_Toc103262606" </w:instrText>
        </w:r>
        <w:r>
          <w:fldChar w:fldCharType="separate"/>
        </w:r>
        <w:r w:rsidR="00712B29" w:rsidRPr="009C7199">
          <w:rPr>
            <w:rStyle w:val="Hyperlink"/>
            <w:bCs/>
            <w:noProof/>
          </w:rPr>
          <w:t>1.2.3</w:t>
        </w:r>
        <w:r w:rsidR="00712B29">
          <w:rPr>
            <w:rFonts w:asciiTheme="minorHAnsi" w:eastAsiaTheme="minorEastAsia" w:hAnsiTheme="minorHAnsi" w:cstheme="minorBidi"/>
            <w:noProof/>
            <w:sz w:val="22"/>
            <w:szCs w:val="22"/>
          </w:rPr>
          <w:tab/>
        </w:r>
        <w:r w:rsidR="00712B29" w:rsidRPr="009C7199">
          <w:rPr>
            <w:rStyle w:val="Hyperlink"/>
            <w:noProof/>
          </w:rPr>
          <w:t>C-CDA STU Updates</w:t>
        </w:r>
        <w:r w:rsidR="00712B29">
          <w:rPr>
            <w:noProof/>
            <w:webHidden/>
          </w:rPr>
          <w:tab/>
        </w:r>
        <w:r w:rsidR="00712B29">
          <w:rPr>
            <w:noProof/>
            <w:webHidden/>
          </w:rPr>
          <w:fldChar w:fldCharType="begin"/>
        </w:r>
        <w:r w:rsidR="00712B29">
          <w:rPr>
            <w:noProof/>
            <w:webHidden/>
          </w:rPr>
          <w:instrText xml:space="preserve"> PAGEREF _Toc103262606 \h </w:instrText>
        </w:r>
        <w:r w:rsidR="00712B29">
          <w:rPr>
            <w:noProof/>
            <w:webHidden/>
          </w:rPr>
        </w:r>
        <w:r w:rsidR="00712B29">
          <w:rPr>
            <w:noProof/>
            <w:webHidden/>
          </w:rPr>
          <w:fldChar w:fldCharType="separate"/>
        </w:r>
        <w:r w:rsidR="00712B29">
          <w:rPr>
            <w:noProof/>
            <w:webHidden/>
          </w:rPr>
          <w:t>14</w:t>
        </w:r>
        <w:r w:rsidR="00712B29">
          <w:rPr>
            <w:noProof/>
            <w:webHidden/>
          </w:rPr>
          <w:fldChar w:fldCharType="end"/>
        </w:r>
        <w:r>
          <w:rPr>
            <w:noProof/>
          </w:rPr>
          <w:fldChar w:fldCharType="end"/>
        </w:r>
      </w:ins>
    </w:p>
    <w:p w14:paraId="4BEB94E4" w14:textId="3CBF98C9" w:rsidR="00712B29" w:rsidRDefault="001A0138">
      <w:pPr>
        <w:pStyle w:val="TOC2"/>
        <w:rPr>
          <w:ins w:id="590" w:author="Russell Ott" w:date="2022-05-16T11:47:00Z"/>
          <w:rFonts w:asciiTheme="minorHAnsi" w:eastAsiaTheme="minorEastAsia" w:hAnsiTheme="minorHAnsi" w:cstheme="minorBidi"/>
          <w:b w:val="0"/>
          <w:bCs w:val="0"/>
          <w:noProof/>
        </w:rPr>
      </w:pPr>
      <w:ins w:id="591" w:author="Russell Ott" w:date="2022-05-16T11:47:00Z">
        <w:r>
          <w:fldChar w:fldCharType="begin"/>
        </w:r>
        <w:r>
          <w:instrText xml:space="preserve"> HYPERLINK \l "_Toc103262607" </w:instrText>
        </w:r>
        <w:r>
          <w:fldChar w:fldCharType="separate"/>
        </w:r>
        <w:r w:rsidR="00712B29" w:rsidRPr="009C7199">
          <w:rPr>
            <w:rStyle w:val="Hyperlink"/>
            <w:noProof/>
          </w:rPr>
          <w:t>1.3</w:t>
        </w:r>
        <w:r w:rsidR="00712B29">
          <w:rPr>
            <w:rFonts w:asciiTheme="minorHAnsi" w:eastAsiaTheme="minorEastAsia" w:hAnsiTheme="minorHAnsi" w:cstheme="minorBidi"/>
            <w:b w:val="0"/>
            <w:bCs w:val="0"/>
            <w:noProof/>
          </w:rPr>
          <w:tab/>
        </w:r>
        <w:r w:rsidR="00712B29" w:rsidRPr="009C7199">
          <w:rPr>
            <w:rStyle w:val="Hyperlink"/>
            <w:noProof/>
          </w:rPr>
          <w:t>Semantic Interoperability: C-CDA Value Set Management</w:t>
        </w:r>
        <w:r w:rsidR="00712B29">
          <w:rPr>
            <w:noProof/>
            <w:webHidden/>
          </w:rPr>
          <w:tab/>
        </w:r>
        <w:r w:rsidR="00712B29">
          <w:rPr>
            <w:noProof/>
            <w:webHidden/>
          </w:rPr>
          <w:fldChar w:fldCharType="begin"/>
        </w:r>
        <w:r w:rsidR="00712B29">
          <w:rPr>
            <w:noProof/>
            <w:webHidden/>
          </w:rPr>
          <w:instrText xml:space="preserve"> PAGEREF _Toc103262607 \h </w:instrText>
        </w:r>
        <w:r w:rsidR="00712B29">
          <w:rPr>
            <w:noProof/>
            <w:webHidden/>
          </w:rPr>
        </w:r>
        <w:r w:rsidR="00712B29">
          <w:rPr>
            <w:noProof/>
            <w:webHidden/>
          </w:rPr>
          <w:fldChar w:fldCharType="separate"/>
        </w:r>
        <w:r w:rsidR="00712B29">
          <w:rPr>
            <w:noProof/>
            <w:webHidden/>
          </w:rPr>
          <w:t>15</w:t>
        </w:r>
        <w:r w:rsidR="00712B29">
          <w:rPr>
            <w:noProof/>
            <w:webHidden/>
          </w:rPr>
          <w:fldChar w:fldCharType="end"/>
        </w:r>
        <w:r>
          <w:rPr>
            <w:noProof/>
          </w:rPr>
          <w:fldChar w:fldCharType="end"/>
        </w:r>
      </w:ins>
    </w:p>
    <w:p w14:paraId="27BBD661" w14:textId="5A631370" w:rsidR="00712B29" w:rsidRDefault="001A0138">
      <w:pPr>
        <w:pStyle w:val="TOC2"/>
        <w:rPr>
          <w:ins w:id="592" w:author="Russell Ott" w:date="2022-05-16T11:47:00Z"/>
          <w:rFonts w:asciiTheme="minorHAnsi" w:eastAsiaTheme="minorEastAsia" w:hAnsiTheme="minorHAnsi" w:cstheme="minorBidi"/>
          <w:b w:val="0"/>
          <w:bCs w:val="0"/>
          <w:noProof/>
        </w:rPr>
      </w:pPr>
      <w:ins w:id="593" w:author="Russell Ott" w:date="2022-05-16T11:47:00Z">
        <w:r>
          <w:fldChar w:fldCharType="begin"/>
        </w:r>
        <w:r>
          <w:instrText xml:space="preserve"> HYPERLINK \l "_Toc103262608" </w:instrText>
        </w:r>
        <w:r>
          <w:fldChar w:fldCharType="separate"/>
        </w:r>
        <w:r w:rsidR="00712B29" w:rsidRPr="009C7199">
          <w:rPr>
            <w:rStyle w:val="Hyperlink"/>
            <w:noProof/>
          </w:rPr>
          <w:t>1.4</w:t>
        </w:r>
        <w:r w:rsidR="00712B29">
          <w:rPr>
            <w:rFonts w:asciiTheme="minorHAnsi" w:eastAsiaTheme="minorEastAsia" w:hAnsiTheme="minorHAnsi" w:cstheme="minorBidi"/>
            <w:b w:val="0"/>
            <w:bCs w:val="0"/>
            <w:noProof/>
          </w:rPr>
          <w:tab/>
        </w:r>
        <w:r w:rsidR="00712B29" w:rsidRPr="009C7199">
          <w:rPr>
            <w:rStyle w:val="Hyperlink"/>
            <w:noProof/>
          </w:rPr>
          <w:t>Audience</w:t>
        </w:r>
        <w:r w:rsidR="00712B29">
          <w:rPr>
            <w:noProof/>
            <w:webHidden/>
          </w:rPr>
          <w:tab/>
        </w:r>
        <w:r w:rsidR="00712B29">
          <w:rPr>
            <w:noProof/>
            <w:webHidden/>
          </w:rPr>
          <w:fldChar w:fldCharType="begin"/>
        </w:r>
        <w:r w:rsidR="00712B29">
          <w:rPr>
            <w:noProof/>
            <w:webHidden/>
          </w:rPr>
          <w:instrText xml:space="preserve"> PAGEREF _Toc103262608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r>
          <w:rPr>
            <w:noProof/>
          </w:rPr>
          <w:fldChar w:fldCharType="end"/>
        </w:r>
      </w:ins>
    </w:p>
    <w:p w14:paraId="6C1C2220" w14:textId="50DBBB47" w:rsidR="00712B29" w:rsidRDefault="001A0138">
      <w:pPr>
        <w:pStyle w:val="TOC2"/>
        <w:rPr>
          <w:ins w:id="594" w:author="Russell Ott" w:date="2022-05-16T11:47:00Z"/>
          <w:rFonts w:asciiTheme="minorHAnsi" w:eastAsiaTheme="minorEastAsia" w:hAnsiTheme="minorHAnsi" w:cstheme="minorBidi"/>
          <w:b w:val="0"/>
          <w:bCs w:val="0"/>
          <w:noProof/>
        </w:rPr>
      </w:pPr>
      <w:ins w:id="595" w:author="Russell Ott" w:date="2022-05-16T11:47:00Z">
        <w:r>
          <w:fldChar w:fldCharType="begin"/>
        </w:r>
        <w:r>
          <w:instrText xml:space="preserve"> HYPERLINK \l "_Toc103262609" </w:instrText>
        </w:r>
        <w:r>
          <w:fldChar w:fldCharType="separate"/>
        </w:r>
        <w:r w:rsidR="00712B29" w:rsidRPr="009C7199">
          <w:rPr>
            <w:rStyle w:val="Hyperlink"/>
            <w:noProof/>
          </w:rPr>
          <w:t>1.5</w:t>
        </w:r>
        <w:r w:rsidR="00712B29">
          <w:rPr>
            <w:rFonts w:asciiTheme="minorHAnsi" w:eastAsiaTheme="minorEastAsia" w:hAnsiTheme="minorHAnsi" w:cstheme="minorBidi"/>
            <w:b w:val="0"/>
            <w:bCs w:val="0"/>
            <w:noProof/>
          </w:rPr>
          <w:tab/>
        </w:r>
        <w:r w:rsidR="00712B29" w:rsidRPr="009C7199">
          <w:rPr>
            <w:rStyle w:val="Hyperlink"/>
            <w:noProof/>
          </w:rPr>
          <w:t>Requisite Knowledge</w:t>
        </w:r>
        <w:r w:rsidR="00712B29">
          <w:rPr>
            <w:noProof/>
            <w:webHidden/>
          </w:rPr>
          <w:tab/>
        </w:r>
        <w:r w:rsidR="00712B29">
          <w:rPr>
            <w:noProof/>
            <w:webHidden/>
          </w:rPr>
          <w:fldChar w:fldCharType="begin"/>
        </w:r>
        <w:r w:rsidR="00712B29">
          <w:rPr>
            <w:noProof/>
            <w:webHidden/>
          </w:rPr>
          <w:instrText xml:space="preserve"> PAGEREF _Toc103262609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r>
          <w:rPr>
            <w:noProof/>
          </w:rPr>
          <w:fldChar w:fldCharType="end"/>
        </w:r>
      </w:ins>
    </w:p>
    <w:p w14:paraId="0E560C21" w14:textId="7358E4E7" w:rsidR="00712B29" w:rsidRDefault="001A0138">
      <w:pPr>
        <w:pStyle w:val="TOC2"/>
        <w:rPr>
          <w:ins w:id="596" w:author="Russell Ott" w:date="2022-05-16T11:47:00Z"/>
          <w:rFonts w:asciiTheme="minorHAnsi" w:eastAsiaTheme="minorEastAsia" w:hAnsiTheme="minorHAnsi" w:cstheme="minorBidi"/>
          <w:b w:val="0"/>
          <w:bCs w:val="0"/>
          <w:noProof/>
        </w:rPr>
      </w:pPr>
      <w:ins w:id="597" w:author="Russell Ott" w:date="2022-05-16T11:47:00Z">
        <w:r>
          <w:fldChar w:fldCharType="begin"/>
        </w:r>
        <w:r>
          <w:instrText xml:space="preserve"> HYPERLINK \l "_Toc103262610" </w:instrText>
        </w:r>
        <w:r>
          <w:fldChar w:fldCharType="separate"/>
        </w:r>
        <w:r w:rsidR="00712B29" w:rsidRPr="009C7199">
          <w:rPr>
            <w:rStyle w:val="Hyperlink"/>
            <w:noProof/>
          </w:rPr>
          <w:t>1.6</w:t>
        </w:r>
        <w:r w:rsidR="00712B29">
          <w:rPr>
            <w:rFonts w:asciiTheme="minorHAnsi" w:eastAsiaTheme="minorEastAsia" w:hAnsiTheme="minorHAnsi" w:cstheme="minorBidi"/>
            <w:b w:val="0"/>
            <w:bCs w:val="0"/>
            <w:noProof/>
          </w:rPr>
          <w:tab/>
        </w:r>
        <w:r w:rsidR="00712B29" w:rsidRPr="009C7199">
          <w:rPr>
            <w:rStyle w:val="Hyperlink"/>
            <w:noProof/>
          </w:rPr>
          <w:t>Contents of this Guide</w:t>
        </w:r>
        <w:r w:rsidR="00712B29">
          <w:rPr>
            <w:noProof/>
            <w:webHidden/>
          </w:rPr>
          <w:tab/>
        </w:r>
        <w:r w:rsidR="00712B29">
          <w:rPr>
            <w:noProof/>
            <w:webHidden/>
          </w:rPr>
          <w:fldChar w:fldCharType="begin"/>
        </w:r>
        <w:r w:rsidR="00712B29">
          <w:rPr>
            <w:noProof/>
            <w:webHidden/>
          </w:rPr>
          <w:instrText xml:space="preserve"> PAGEREF _Toc103262610 \h </w:instrText>
        </w:r>
        <w:r w:rsidR="00712B29">
          <w:rPr>
            <w:noProof/>
            <w:webHidden/>
          </w:rPr>
        </w:r>
        <w:r w:rsidR="00712B29">
          <w:rPr>
            <w:noProof/>
            <w:webHidden/>
          </w:rPr>
          <w:fldChar w:fldCharType="separate"/>
        </w:r>
        <w:r w:rsidR="00712B29">
          <w:rPr>
            <w:noProof/>
            <w:webHidden/>
          </w:rPr>
          <w:t>17</w:t>
        </w:r>
        <w:r w:rsidR="00712B29">
          <w:rPr>
            <w:noProof/>
            <w:webHidden/>
          </w:rPr>
          <w:fldChar w:fldCharType="end"/>
        </w:r>
        <w:r>
          <w:rPr>
            <w:noProof/>
          </w:rPr>
          <w:fldChar w:fldCharType="end"/>
        </w:r>
      </w:ins>
    </w:p>
    <w:p w14:paraId="161C140D" w14:textId="691DB89E" w:rsidR="00712B29" w:rsidRDefault="001A0138">
      <w:pPr>
        <w:pStyle w:val="TOC1"/>
        <w:rPr>
          <w:ins w:id="598" w:author="Russell Ott" w:date="2022-05-16T11:47:00Z"/>
          <w:rFonts w:asciiTheme="minorHAnsi" w:eastAsiaTheme="minorEastAsia" w:hAnsiTheme="minorHAnsi" w:cstheme="minorBidi"/>
          <w:b w:val="0"/>
          <w:bCs w:val="0"/>
          <w:i w:val="0"/>
          <w:iCs w:val="0"/>
          <w:noProof/>
          <w:sz w:val="22"/>
          <w:szCs w:val="22"/>
        </w:rPr>
      </w:pPr>
      <w:ins w:id="599" w:author="Russell Ott" w:date="2022-05-16T11:47:00Z">
        <w:r>
          <w:fldChar w:fldCharType="begin"/>
        </w:r>
        <w:r>
          <w:instrText xml:space="preserve"> HYPERLINK \l "_Toc103262611" </w:instrText>
        </w:r>
        <w:r>
          <w:fldChar w:fldCharType="separate"/>
        </w:r>
        <w:r w:rsidR="00712B29" w:rsidRPr="009C7199">
          <w:rPr>
            <w:rStyle w:val="Hyperlink"/>
            <w:noProof/>
          </w:rPr>
          <w:t>2</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Understanding C-CDA and the C-CDA Companion Guide</w:t>
        </w:r>
        <w:r w:rsidR="00712B29">
          <w:rPr>
            <w:noProof/>
            <w:webHidden/>
          </w:rPr>
          <w:tab/>
        </w:r>
        <w:r w:rsidR="00712B29">
          <w:rPr>
            <w:noProof/>
            <w:webHidden/>
          </w:rPr>
          <w:fldChar w:fldCharType="begin"/>
        </w:r>
        <w:r w:rsidR="00712B29">
          <w:rPr>
            <w:noProof/>
            <w:webHidden/>
          </w:rPr>
          <w:instrText xml:space="preserve"> PAGEREF _Toc103262611 \h </w:instrText>
        </w:r>
        <w:r w:rsidR="00712B29">
          <w:rPr>
            <w:noProof/>
            <w:webHidden/>
          </w:rPr>
        </w:r>
        <w:r w:rsidR="00712B29">
          <w:rPr>
            <w:noProof/>
            <w:webHidden/>
          </w:rPr>
          <w:fldChar w:fldCharType="separate"/>
        </w:r>
        <w:r w:rsidR="00712B29">
          <w:rPr>
            <w:noProof/>
            <w:webHidden/>
          </w:rPr>
          <w:t>19</w:t>
        </w:r>
        <w:r w:rsidR="00712B29">
          <w:rPr>
            <w:noProof/>
            <w:webHidden/>
          </w:rPr>
          <w:fldChar w:fldCharType="end"/>
        </w:r>
        <w:r>
          <w:rPr>
            <w:noProof/>
          </w:rPr>
          <w:fldChar w:fldCharType="end"/>
        </w:r>
      </w:ins>
    </w:p>
    <w:p w14:paraId="4E39E3D4" w14:textId="43A27F51" w:rsidR="00712B29" w:rsidRDefault="001A0138">
      <w:pPr>
        <w:pStyle w:val="TOC2"/>
        <w:rPr>
          <w:ins w:id="600" w:author="Russell Ott" w:date="2022-05-16T11:47:00Z"/>
          <w:rFonts w:asciiTheme="minorHAnsi" w:eastAsiaTheme="minorEastAsia" w:hAnsiTheme="minorHAnsi" w:cstheme="minorBidi"/>
          <w:b w:val="0"/>
          <w:bCs w:val="0"/>
          <w:noProof/>
        </w:rPr>
      </w:pPr>
      <w:ins w:id="601" w:author="Russell Ott" w:date="2022-05-16T11:47:00Z">
        <w:r>
          <w:fldChar w:fldCharType="begin"/>
        </w:r>
        <w:r>
          <w:instrText xml:space="preserve"> HYPERLINK \l "_Toc103262612" </w:instrText>
        </w:r>
        <w:r>
          <w:fldChar w:fldCharType="separate"/>
        </w:r>
        <w:r w:rsidR="00712B29" w:rsidRPr="009C7199">
          <w:rPr>
            <w:rStyle w:val="Hyperlink"/>
            <w:noProof/>
          </w:rPr>
          <w:t>2.1</w:t>
        </w:r>
        <w:r w:rsidR="00712B29">
          <w:rPr>
            <w:rFonts w:asciiTheme="minorHAnsi" w:eastAsiaTheme="minorEastAsia" w:hAnsiTheme="minorHAnsi" w:cstheme="minorBidi"/>
            <w:b w:val="0"/>
            <w:bCs w:val="0"/>
            <w:noProof/>
          </w:rPr>
          <w:tab/>
        </w:r>
        <w:r w:rsidR="00712B29" w:rsidRPr="009C7199">
          <w:rPr>
            <w:rStyle w:val="Hyperlink"/>
            <w:noProof/>
          </w:rPr>
          <w:t>Layered Constraints, Rising Expectations</w:t>
        </w:r>
        <w:r w:rsidR="00712B29">
          <w:rPr>
            <w:noProof/>
            <w:webHidden/>
          </w:rPr>
          <w:tab/>
        </w:r>
        <w:r w:rsidR="00712B29">
          <w:rPr>
            <w:noProof/>
            <w:webHidden/>
          </w:rPr>
          <w:fldChar w:fldCharType="begin"/>
        </w:r>
        <w:r w:rsidR="00712B29">
          <w:rPr>
            <w:noProof/>
            <w:webHidden/>
          </w:rPr>
          <w:instrText xml:space="preserve"> PAGEREF _Toc103262612 \h </w:instrText>
        </w:r>
        <w:r w:rsidR="00712B29">
          <w:rPr>
            <w:noProof/>
            <w:webHidden/>
          </w:rPr>
        </w:r>
        <w:r w:rsidR="00712B29">
          <w:rPr>
            <w:noProof/>
            <w:webHidden/>
          </w:rPr>
          <w:fldChar w:fldCharType="separate"/>
        </w:r>
        <w:r w:rsidR="00712B29">
          <w:rPr>
            <w:noProof/>
            <w:webHidden/>
          </w:rPr>
          <w:t>19</w:t>
        </w:r>
        <w:r w:rsidR="00712B29">
          <w:rPr>
            <w:noProof/>
            <w:webHidden/>
          </w:rPr>
          <w:fldChar w:fldCharType="end"/>
        </w:r>
        <w:r>
          <w:rPr>
            <w:noProof/>
          </w:rPr>
          <w:fldChar w:fldCharType="end"/>
        </w:r>
      </w:ins>
    </w:p>
    <w:p w14:paraId="1DE62332" w14:textId="1EF4FE49" w:rsidR="00712B29" w:rsidRDefault="001A0138">
      <w:pPr>
        <w:pStyle w:val="TOC2"/>
        <w:rPr>
          <w:ins w:id="602" w:author="Russell Ott" w:date="2022-05-16T11:47:00Z"/>
          <w:rFonts w:asciiTheme="minorHAnsi" w:eastAsiaTheme="minorEastAsia" w:hAnsiTheme="minorHAnsi" w:cstheme="minorBidi"/>
          <w:b w:val="0"/>
          <w:bCs w:val="0"/>
          <w:noProof/>
        </w:rPr>
      </w:pPr>
      <w:ins w:id="603" w:author="Russell Ott" w:date="2022-05-16T11:47:00Z">
        <w:r>
          <w:fldChar w:fldCharType="begin"/>
        </w:r>
        <w:r>
          <w:instrText xml:space="preserve"> HYPERLINK \l "_Toc103262613" </w:instrText>
        </w:r>
        <w:r>
          <w:fldChar w:fldCharType="separate"/>
        </w:r>
        <w:r w:rsidR="00712B29" w:rsidRPr="009C7199">
          <w:rPr>
            <w:rStyle w:val="Hyperlink"/>
            <w:noProof/>
          </w:rPr>
          <w:t>2.2</w:t>
        </w:r>
        <w:r w:rsidR="00712B29">
          <w:rPr>
            <w:rFonts w:asciiTheme="minorHAnsi" w:eastAsiaTheme="minorEastAsia" w:hAnsiTheme="minorHAnsi" w:cstheme="minorBidi"/>
            <w:b w:val="0"/>
            <w:bCs w:val="0"/>
            <w:noProof/>
          </w:rPr>
          <w:tab/>
        </w:r>
        <w:r w:rsidR="00712B29" w:rsidRPr="009C7199">
          <w:rPr>
            <w:rStyle w:val="Hyperlink"/>
            <w:noProof/>
          </w:rPr>
          <w:t>CDA R2 Schema and Schema Validation</w:t>
        </w:r>
        <w:r w:rsidR="00712B29">
          <w:rPr>
            <w:noProof/>
            <w:webHidden/>
          </w:rPr>
          <w:tab/>
        </w:r>
        <w:r w:rsidR="00712B29">
          <w:rPr>
            <w:noProof/>
            <w:webHidden/>
          </w:rPr>
          <w:fldChar w:fldCharType="begin"/>
        </w:r>
        <w:r w:rsidR="00712B29">
          <w:rPr>
            <w:noProof/>
            <w:webHidden/>
          </w:rPr>
          <w:instrText xml:space="preserve"> PAGEREF _Toc103262613 \h </w:instrText>
        </w:r>
        <w:r w:rsidR="00712B29">
          <w:rPr>
            <w:noProof/>
            <w:webHidden/>
          </w:rPr>
        </w:r>
        <w:r w:rsidR="00712B29">
          <w:rPr>
            <w:noProof/>
            <w:webHidden/>
          </w:rPr>
          <w:fldChar w:fldCharType="separate"/>
        </w:r>
        <w:r w:rsidR="00712B29">
          <w:rPr>
            <w:noProof/>
            <w:webHidden/>
          </w:rPr>
          <w:t>20</w:t>
        </w:r>
        <w:r w:rsidR="00712B29">
          <w:rPr>
            <w:noProof/>
            <w:webHidden/>
          </w:rPr>
          <w:fldChar w:fldCharType="end"/>
        </w:r>
        <w:r>
          <w:rPr>
            <w:noProof/>
          </w:rPr>
          <w:fldChar w:fldCharType="end"/>
        </w:r>
      </w:ins>
    </w:p>
    <w:p w14:paraId="20E0ED36" w14:textId="4D76F699" w:rsidR="00712B29" w:rsidRDefault="001A0138">
      <w:pPr>
        <w:pStyle w:val="TOC3"/>
        <w:rPr>
          <w:ins w:id="604" w:author="Russell Ott" w:date="2022-05-16T11:47:00Z"/>
          <w:rFonts w:asciiTheme="minorHAnsi" w:eastAsiaTheme="minorEastAsia" w:hAnsiTheme="minorHAnsi" w:cstheme="minorBidi"/>
          <w:noProof/>
          <w:sz w:val="22"/>
          <w:szCs w:val="22"/>
        </w:rPr>
      </w:pPr>
      <w:ins w:id="605" w:author="Russell Ott" w:date="2022-05-16T11:47:00Z">
        <w:r>
          <w:fldChar w:fldCharType="begin"/>
        </w:r>
        <w:r>
          <w:instrText xml:space="preserve"> HYPERLINK \l "_Toc103262614" </w:instrText>
        </w:r>
        <w:r>
          <w:fldChar w:fldCharType="separate"/>
        </w:r>
        <w:r w:rsidR="00712B29" w:rsidRPr="009C7199">
          <w:rPr>
            <w:rStyle w:val="Hyperlink"/>
            <w:bCs/>
            <w:noProof/>
          </w:rPr>
          <w:t>2.2.1</w:t>
        </w:r>
        <w:r w:rsidR="00712B29">
          <w:rPr>
            <w:rFonts w:asciiTheme="minorHAnsi" w:eastAsiaTheme="minorEastAsia" w:hAnsiTheme="minorHAnsi" w:cstheme="minorBidi"/>
            <w:noProof/>
            <w:sz w:val="22"/>
            <w:szCs w:val="22"/>
          </w:rPr>
          <w:tab/>
        </w:r>
        <w:r w:rsidR="00712B29" w:rsidRPr="009C7199">
          <w:rPr>
            <w:rStyle w:val="Hyperlink"/>
            <w:noProof/>
          </w:rPr>
          <w:t>CDA R2 Schema Extensions Used by C-CDA</w:t>
        </w:r>
        <w:r w:rsidR="00712B29">
          <w:rPr>
            <w:noProof/>
            <w:webHidden/>
          </w:rPr>
          <w:tab/>
        </w:r>
        <w:r w:rsidR="00712B29">
          <w:rPr>
            <w:noProof/>
            <w:webHidden/>
          </w:rPr>
          <w:fldChar w:fldCharType="begin"/>
        </w:r>
        <w:r w:rsidR="00712B29">
          <w:rPr>
            <w:noProof/>
            <w:webHidden/>
          </w:rPr>
          <w:instrText xml:space="preserve"> PAGEREF _Toc103262614 \h </w:instrText>
        </w:r>
        <w:r w:rsidR="00712B29">
          <w:rPr>
            <w:noProof/>
            <w:webHidden/>
          </w:rPr>
        </w:r>
        <w:r w:rsidR="00712B29">
          <w:rPr>
            <w:noProof/>
            <w:webHidden/>
          </w:rPr>
          <w:fldChar w:fldCharType="separate"/>
        </w:r>
        <w:r w:rsidR="00712B29">
          <w:rPr>
            <w:noProof/>
            <w:webHidden/>
          </w:rPr>
          <w:t>21</w:t>
        </w:r>
        <w:r w:rsidR="00712B29">
          <w:rPr>
            <w:noProof/>
            <w:webHidden/>
          </w:rPr>
          <w:fldChar w:fldCharType="end"/>
        </w:r>
        <w:r>
          <w:rPr>
            <w:noProof/>
          </w:rPr>
          <w:fldChar w:fldCharType="end"/>
        </w:r>
      </w:ins>
    </w:p>
    <w:p w14:paraId="6FF9055C" w14:textId="76CAC60C" w:rsidR="00712B29" w:rsidRDefault="001A0138">
      <w:pPr>
        <w:pStyle w:val="TOC2"/>
        <w:rPr>
          <w:ins w:id="606" w:author="Russell Ott" w:date="2022-05-16T11:47:00Z"/>
          <w:rFonts w:asciiTheme="minorHAnsi" w:eastAsiaTheme="minorEastAsia" w:hAnsiTheme="minorHAnsi" w:cstheme="minorBidi"/>
          <w:b w:val="0"/>
          <w:bCs w:val="0"/>
          <w:noProof/>
        </w:rPr>
      </w:pPr>
      <w:ins w:id="607" w:author="Russell Ott" w:date="2022-05-16T11:47:00Z">
        <w:r>
          <w:fldChar w:fldCharType="begin"/>
        </w:r>
        <w:r>
          <w:instrText xml:space="preserve"> HYPERLINK \l "_Toc103262615" </w:instrText>
        </w:r>
        <w:r>
          <w:fldChar w:fldCharType="separate"/>
        </w:r>
        <w:r w:rsidR="00712B29" w:rsidRPr="009C7199">
          <w:rPr>
            <w:rStyle w:val="Hyperlink"/>
            <w:noProof/>
          </w:rPr>
          <w:t>2.3</w:t>
        </w:r>
        <w:r w:rsidR="00712B29">
          <w:rPr>
            <w:rFonts w:asciiTheme="minorHAnsi" w:eastAsiaTheme="minorEastAsia" w:hAnsiTheme="minorHAnsi" w:cstheme="minorBidi"/>
            <w:b w:val="0"/>
            <w:bCs w:val="0"/>
            <w:noProof/>
          </w:rPr>
          <w:tab/>
        </w:r>
        <w:r w:rsidR="00712B29" w:rsidRPr="009C7199">
          <w:rPr>
            <w:rStyle w:val="Hyperlink"/>
            <w:noProof/>
          </w:rPr>
          <w:t>C-CDA Templates and Schematron Validation</w:t>
        </w:r>
        <w:r w:rsidR="00712B29">
          <w:rPr>
            <w:noProof/>
            <w:webHidden/>
          </w:rPr>
          <w:tab/>
        </w:r>
        <w:r w:rsidR="00712B29">
          <w:rPr>
            <w:noProof/>
            <w:webHidden/>
          </w:rPr>
          <w:fldChar w:fldCharType="begin"/>
        </w:r>
        <w:r w:rsidR="00712B29">
          <w:rPr>
            <w:noProof/>
            <w:webHidden/>
          </w:rPr>
          <w:instrText xml:space="preserve"> PAGEREF _Toc103262615 \h </w:instrText>
        </w:r>
        <w:r w:rsidR="00712B29">
          <w:rPr>
            <w:noProof/>
            <w:webHidden/>
          </w:rPr>
        </w:r>
        <w:r w:rsidR="00712B29">
          <w:rPr>
            <w:noProof/>
            <w:webHidden/>
          </w:rPr>
          <w:fldChar w:fldCharType="separate"/>
        </w:r>
        <w:r w:rsidR="00712B29">
          <w:rPr>
            <w:noProof/>
            <w:webHidden/>
          </w:rPr>
          <w:t>25</w:t>
        </w:r>
        <w:r w:rsidR="00712B29">
          <w:rPr>
            <w:noProof/>
            <w:webHidden/>
          </w:rPr>
          <w:fldChar w:fldCharType="end"/>
        </w:r>
        <w:r>
          <w:rPr>
            <w:noProof/>
          </w:rPr>
          <w:fldChar w:fldCharType="end"/>
        </w:r>
      </w:ins>
    </w:p>
    <w:p w14:paraId="3F4F84F8" w14:textId="41FC7CC0" w:rsidR="00712B29" w:rsidRDefault="001A0138">
      <w:pPr>
        <w:pStyle w:val="TOC3"/>
        <w:rPr>
          <w:ins w:id="608" w:author="Russell Ott" w:date="2022-05-16T11:47:00Z"/>
          <w:rFonts w:asciiTheme="minorHAnsi" w:eastAsiaTheme="minorEastAsia" w:hAnsiTheme="minorHAnsi" w:cstheme="minorBidi"/>
          <w:noProof/>
          <w:sz w:val="22"/>
          <w:szCs w:val="22"/>
        </w:rPr>
      </w:pPr>
      <w:ins w:id="609" w:author="Russell Ott" w:date="2022-05-16T11:47:00Z">
        <w:r>
          <w:fldChar w:fldCharType="begin"/>
        </w:r>
        <w:r>
          <w:instrText xml:space="preserve"> HYPERLINK \l "_Toc103262616" </w:instrText>
        </w:r>
        <w:r>
          <w:fldChar w:fldCharType="separate"/>
        </w:r>
        <w:r w:rsidR="00712B29" w:rsidRPr="009C7199">
          <w:rPr>
            <w:rStyle w:val="Hyperlink"/>
            <w:bCs/>
            <w:noProof/>
          </w:rPr>
          <w:t>2.3.1</w:t>
        </w:r>
        <w:r w:rsidR="00712B29">
          <w:rPr>
            <w:rFonts w:asciiTheme="minorHAnsi" w:eastAsiaTheme="minorEastAsia" w:hAnsiTheme="minorHAnsi" w:cstheme="minorBidi"/>
            <w:noProof/>
            <w:sz w:val="22"/>
            <w:szCs w:val="22"/>
          </w:rPr>
          <w:tab/>
        </w:r>
        <w:r w:rsidR="00712B29" w:rsidRPr="009C7199">
          <w:rPr>
            <w:rStyle w:val="Hyperlink"/>
            <w:noProof/>
          </w:rPr>
          <w:t>Declaring Template Conformance</w:t>
        </w:r>
        <w:r w:rsidR="00712B29">
          <w:rPr>
            <w:noProof/>
            <w:webHidden/>
          </w:rPr>
          <w:tab/>
        </w:r>
        <w:r w:rsidR="00712B29">
          <w:rPr>
            <w:noProof/>
            <w:webHidden/>
          </w:rPr>
          <w:fldChar w:fldCharType="begin"/>
        </w:r>
        <w:r w:rsidR="00712B29">
          <w:rPr>
            <w:noProof/>
            <w:webHidden/>
          </w:rPr>
          <w:instrText xml:space="preserve"> PAGEREF _Toc103262616 \h </w:instrText>
        </w:r>
        <w:r w:rsidR="00712B29">
          <w:rPr>
            <w:noProof/>
            <w:webHidden/>
          </w:rPr>
        </w:r>
        <w:r w:rsidR="00712B29">
          <w:rPr>
            <w:noProof/>
            <w:webHidden/>
          </w:rPr>
          <w:fldChar w:fldCharType="separate"/>
        </w:r>
        <w:r w:rsidR="00712B29">
          <w:rPr>
            <w:noProof/>
            <w:webHidden/>
          </w:rPr>
          <w:t>26</w:t>
        </w:r>
        <w:r w:rsidR="00712B29">
          <w:rPr>
            <w:noProof/>
            <w:webHidden/>
          </w:rPr>
          <w:fldChar w:fldCharType="end"/>
        </w:r>
        <w:r>
          <w:rPr>
            <w:noProof/>
          </w:rPr>
          <w:fldChar w:fldCharType="end"/>
        </w:r>
      </w:ins>
    </w:p>
    <w:p w14:paraId="68AD0352" w14:textId="16417BF8" w:rsidR="00712B29" w:rsidRDefault="001A0138">
      <w:pPr>
        <w:pStyle w:val="TOC2"/>
        <w:rPr>
          <w:ins w:id="610" w:author="Russell Ott" w:date="2022-05-16T11:47:00Z"/>
          <w:rFonts w:asciiTheme="minorHAnsi" w:eastAsiaTheme="minorEastAsia" w:hAnsiTheme="minorHAnsi" w:cstheme="minorBidi"/>
          <w:b w:val="0"/>
          <w:bCs w:val="0"/>
          <w:noProof/>
        </w:rPr>
      </w:pPr>
      <w:ins w:id="611" w:author="Russell Ott" w:date="2022-05-16T11:47:00Z">
        <w:r>
          <w:fldChar w:fldCharType="begin"/>
        </w:r>
        <w:r>
          <w:instrText xml:space="preserve"> HYPERLINK \l "_Toc103262617" </w:instrText>
        </w:r>
        <w:r>
          <w:fldChar w:fldCharType="separate"/>
        </w:r>
        <w:r w:rsidR="00712B29" w:rsidRPr="009C7199">
          <w:rPr>
            <w:rStyle w:val="Hyperlink"/>
            <w:noProof/>
          </w:rPr>
          <w:t>2.4</w:t>
        </w:r>
        <w:r w:rsidR="00712B29">
          <w:rPr>
            <w:rFonts w:asciiTheme="minorHAnsi" w:eastAsiaTheme="minorEastAsia" w:hAnsiTheme="minorHAnsi" w:cstheme="minorBidi"/>
            <w:b w:val="0"/>
            <w:bCs w:val="0"/>
            <w:noProof/>
          </w:rPr>
          <w:tab/>
        </w:r>
        <w:r w:rsidR="00712B29" w:rsidRPr="009C7199">
          <w:rPr>
            <w:rStyle w:val="Hyperlink"/>
            <w:noProof/>
          </w:rPr>
          <w:t>C-CDA Companion Guide and C-CDA Rubric Rules</w:t>
        </w:r>
        <w:r w:rsidR="00712B29">
          <w:rPr>
            <w:noProof/>
            <w:webHidden/>
          </w:rPr>
          <w:tab/>
        </w:r>
        <w:r w:rsidR="00712B29">
          <w:rPr>
            <w:noProof/>
            <w:webHidden/>
          </w:rPr>
          <w:fldChar w:fldCharType="begin"/>
        </w:r>
        <w:r w:rsidR="00712B29">
          <w:rPr>
            <w:noProof/>
            <w:webHidden/>
          </w:rPr>
          <w:instrText xml:space="preserve"> PAGEREF _Toc103262617 \h </w:instrText>
        </w:r>
        <w:r w:rsidR="00712B29">
          <w:rPr>
            <w:noProof/>
            <w:webHidden/>
          </w:rPr>
        </w:r>
        <w:r w:rsidR="00712B29">
          <w:rPr>
            <w:noProof/>
            <w:webHidden/>
          </w:rPr>
          <w:fldChar w:fldCharType="separate"/>
        </w:r>
        <w:r w:rsidR="00712B29">
          <w:rPr>
            <w:noProof/>
            <w:webHidden/>
          </w:rPr>
          <w:t>26</w:t>
        </w:r>
        <w:r w:rsidR="00712B29">
          <w:rPr>
            <w:noProof/>
            <w:webHidden/>
          </w:rPr>
          <w:fldChar w:fldCharType="end"/>
        </w:r>
        <w:r>
          <w:rPr>
            <w:noProof/>
          </w:rPr>
          <w:fldChar w:fldCharType="end"/>
        </w:r>
      </w:ins>
    </w:p>
    <w:p w14:paraId="506549D6" w14:textId="3670F547" w:rsidR="00712B29" w:rsidRDefault="001A0138">
      <w:pPr>
        <w:pStyle w:val="TOC3"/>
        <w:rPr>
          <w:ins w:id="612" w:author="Russell Ott" w:date="2022-05-16T11:47:00Z"/>
          <w:rFonts w:asciiTheme="minorHAnsi" w:eastAsiaTheme="minorEastAsia" w:hAnsiTheme="minorHAnsi" w:cstheme="minorBidi"/>
          <w:noProof/>
          <w:sz w:val="22"/>
          <w:szCs w:val="22"/>
        </w:rPr>
      </w:pPr>
      <w:ins w:id="613" w:author="Russell Ott" w:date="2022-05-16T11:47:00Z">
        <w:r>
          <w:fldChar w:fldCharType="begin"/>
        </w:r>
        <w:r>
          <w:instrText xml:space="preserve"> HYPERLINK \l "_Toc103262618" </w:instrText>
        </w:r>
        <w:r>
          <w:fldChar w:fldCharType="separate"/>
        </w:r>
        <w:r w:rsidR="00712B29" w:rsidRPr="009C7199">
          <w:rPr>
            <w:rStyle w:val="Hyperlink"/>
            <w:bCs/>
            <w:noProof/>
          </w:rPr>
          <w:t>2.4.1</w:t>
        </w:r>
        <w:r w:rsidR="00712B29">
          <w:rPr>
            <w:rFonts w:asciiTheme="minorHAnsi" w:eastAsiaTheme="minorEastAsia" w:hAnsiTheme="minorHAnsi" w:cstheme="minorBidi"/>
            <w:noProof/>
            <w:sz w:val="22"/>
            <w:szCs w:val="22"/>
          </w:rPr>
          <w:tab/>
        </w:r>
        <w:r w:rsidR="00712B29" w:rsidRPr="009C7199">
          <w:rPr>
            <w:rStyle w:val="Hyperlink"/>
            <w:noProof/>
          </w:rPr>
          <w:t>Best Practice Guidance for Higher Levels of Interoperability</w:t>
        </w:r>
        <w:r w:rsidR="00712B29">
          <w:rPr>
            <w:noProof/>
            <w:webHidden/>
          </w:rPr>
          <w:tab/>
        </w:r>
        <w:r w:rsidR="00712B29">
          <w:rPr>
            <w:noProof/>
            <w:webHidden/>
          </w:rPr>
          <w:fldChar w:fldCharType="begin"/>
        </w:r>
        <w:r w:rsidR="00712B29">
          <w:rPr>
            <w:noProof/>
            <w:webHidden/>
          </w:rPr>
          <w:instrText xml:space="preserve"> PAGEREF _Toc103262618 \h </w:instrText>
        </w:r>
        <w:r w:rsidR="00712B29">
          <w:rPr>
            <w:noProof/>
            <w:webHidden/>
          </w:rPr>
        </w:r>
        <w:r w:rsidR="00712B29">
          <w:rPr>
            <w:noProof/>
            <w:webHidden/>
          </w:rPr>
          <w:fldChar w:fldCharType="separate"/>
        </w:r>
        <w:r w:rsidR="00712B29">
          <w:rPr>
            <w:noProof/>
            <w:webHidden/>
          </w:rPr>
          <w:t>27</w:t>
        </w:r>
        <w:r w:rsidR="00712B29">
          <w:rPr>
            <w:noProof/>
            <w:webHidden/>
          </w:rPr>
          <w:fldChar w:fldCharType="end"/>
        </w:r>
        <w:r>
          <w:rPr>
            <w:noProof/>
          </w:rPr>
          <w:fldChar w:fldCharType="end"/>
        </w:r>
      </w:ins>
    </w:p>
    <w:p w14:paraId="58CE89E8" w14:textId="1522FE61" w:rsidR="00712B29" w:rsidRDefault="001A0138">
      <w:pPr>
        <w:pStyle w:val="TOC3"/>
        <w:rPr>
          <w:ins w:id="614" w:author="Russell Ott" w:date="2022-05-16T11:47:00Z"/>
          <w:rFonts w:asciiTheme="minorHAnsi" w:eastAsiaTheme="minorEastAsia" w:hAnsiTheme="minorHAnsi" w:cstheme="minorBidi"/>
          <w:noProof/>
          <w:sz w:val="22"/>
          <w:szCs w:val="22"/>
        </w:rPr>
      </w:pPr>
      <w:ins w:id="615" w:author="Russell Ott" w:date="2022-05-16T11:47:00Z">
        <w:r>
          <w:fldChar w:fldCharType="begin"/>
        </w:r>
        <w:r>
          <w:instrText xml:space="preserve"> HYPERLINK \l "_Toc103262619" </w:instrText>
        </w:r>
        <w:r>
          <w:fldChar w:fldCharType="separate"/>
        </w:r>
        <w:r w:rsidR="00712B29" w:rsidRPr="009C7199">
          <w:rPr>
            <w:rStyle w:val="Hyperlink"/>
            <w:bCs/>
            <w:noProof/>
          </w:rPr>
          <w:t>2.4.2</w:t>
        </w:r>
        <w:r w:rsidR="00712B29">
          <w:rPr>
            <w:rFonts w:asciiTheme="minorHAnsi" w:eastAsiaTheme="minorEastAsia" w:hAnsiTheme="minorHAnsi" w:cstheme="minorBidi"/>
            <w:noProof/>
            <w:sz w:val="22"/>
            <w:szCs w:val="22"/>
          </w:rPr>
          <w:tab/>
        </w:r>
        <w:r w:rsidR="00712B29" w:rsidRPr="009C7199">
          <w:rPr>
            <w:rStyle w:val="Hyperlink"/>
            <w:noProof/>
          </w:rPr>
          <w:t>Guidance Language and Expectations</w:t>
        </w:r>
        <w:r w:rsidR="00712B29">
          <w:rPr>
            <w:noProof/>
            <w:webHidden/>
          </w:rPr>
          <w:tab/>
        </w:r>
        <w:r w:rsidR="00712B29">
          <w:rPr>
            <w:noProof/>
            <w:webHidden/>
          </w:rPr>
          <w:fldChar w:fldCharType="begin"/>
        </w:r>
        <w:r w:rsidR="00712B29">
          <w:rPr>
            <w:noProof/>
            <w:webHidden/>
          </w:rPr>
          <w:instrText xml:space="preserve"> PAGEREF _Toc103262619 \h </w:instrText>
        </w:r>
        <w:r w:rsidR="00712B29">
          <w:rPr>
            <w:noProof/>
            <w:webHidden/>
          </w:rPr>
        </w:r>
        <w:r w:rsidR="00712B29">
          <w:rPr>
            <w:noProof/>
            <w:webHidden/>
          </w:rPr>
          <w:fldChar w:fldCharType="separate"/>
        </w:r>
        <w:r w:rsidR="00712B29">
          <w:rPr>
            <w:noProof/>
            <w:webHidden/>
          </w:rPr>
          <w:t>27</w:t>
        </w:r>
        <w:r w:rsidR="00712B29">
          <w:rPr>
            <w:noProof/>
            <w:webHidden/>
          </w:rPr>
          <w:fldChar w:fldCharType="end"/>
        </w:r>
        <w:r>
          <w:rPr>
            <w:noProof/>
          </w:rPr>
          <w:fldChar w:fldCharType="end"/>
        </w:r>
      </w:ins>
    </w:p>
    <w:p w14:paraId="068D6A18" w14:textId="0F219761" w:rsidR="00712B29" w:rsidRDefault="001A0138">
      <w:pPr>
        <w:pStyle w:val="TOC3"/>
        <w:rPr>
          <w:ins w:id="616" w:author="Russell Ott" w:date="2022-05-16T11:47:00Z"/>
          <w:rFonts w:asciiTheme="minorHAnsi" w:eastAsiaTheme="minorEastAsia" w:hAnsiTheme="minorHAnsi" w:cstheme="minorBidi"/>
          <w:noProof/>
          <w:sz w:val="22"/>
          <w:szCs w:val="22"/>
        </w:rPr>
      </w:pPr>
      <w:ins w:id="617" w:author="Russell Ott" w:date="2022-05-16T11:47:00Z">
        <w:r>
          <w:fldChar w:fldCharType="begin"/>
        </w:r>
        <w:r>
          <w:instrText xml:space="preserve"> HYPERLINK \l "_Toc103262620" </w:instrText>
        </w:r>
        <w:r>
          <w:fldChar w:fldCharType="separate"/>
        </w:r>
        <w:r w:rsidR="00712B29" w:rsidRPr="009C7199">
          <w:rPr>
            <w:rStyle w:val="Hyperlink"/>
            <w:bCs/>
            <w:noProof/>
          </w:rPr>
          <w:t>2.4.3</w:t>
        </w:r>
        <w:r w:rsidR="00712B29">
          <w:rPr>
            <w:rFonts w:asciiTheme="minorHAnsi" w:eastAsiaTheme="minorEastAsia" w:hAnsiTheme="minorHAnsi" w:cstheme="minorBidi"/>
            <w:noProof/>
            <w:sz w:val="22"/>
            <w:szCs w:val="22"/>
          </w:rPr>
          <w:tab/>
        </w:r>
        <w:r w:rsidR="00712B29" w:rsidRPr="009C7199">
          <w:rPr>
            <w:rStyle w:val="Hyperlink"/>
            <w:noProof/>
          </w:rPr>
          <w:t>Best Practice Rubric and Validation</w:t>
        </w:r>
        <w:r w:rsidR="00712B29">
          <w:rPr>
            <w:noProof/>
            <w:webHidden/>
          </w:rPr>
          <w:tab/>
        </w:r>
        <w:r w:rsidR="00712B29">
          <w:rPr>
            <w:noProof/>
            <w:webHidden/>
          </w:rPr>
          <w:fldChar w:fldCharType="begin"/>
        </w:r>
        <w:r w:rsidR="00712B29">
          <w:rPr>
            <w:noProof/>
            <w:webHidden/>
          </w:rPr>
          <w:instrText xml:space="preserve"> PAGEREF _Toc103262620 \h </w:instrText>
        </w:r>
        <w:r w:rsidR="00712B29">
          <w:rPr>
            <w:noProof/>
            <w:webHidden/>
          </w:rPr>
        </w:r>
        <w:r w:rsidR="00712B29">
          <w:rPr>
            <w:noProof/>
            <w:webHidden/>
          </w:rPr>
          <w:fldChar w:fldCharType="separate"/>
        </w:r>
        <w:r w:rsidR="00712B29">
          <w:rPr>
            <w:noProof/>
            <w:webHidden/>
          </w:rPr>
          <w:t>28</w:t>
        </w:r>
        <w:r w:rsidR="00712B29">
          <w:rPr>
            <w:noProof/>
            <w:webHidden/>
          </w:rPr>
          <w:fldChar w:fldCharType="end"/>
        </w:r>
        <w:r>
          <w:rPr>
            <w:noProof/>
          </w:rPr>
          <w:fldChar w:fldCharType="end"/>
        </w:r>
      </w:ins>
    </w:p>
    <w:p w14:paraId="7A2BC1E7" w14:textId="3A6DDE2D" w:rsidR="00712B29" w:rsidRDefault="001A0138">
      <w:pPr>
        <w:pStyle w:val="TOC2"/>
        <w:rPr>
          <w:ins w:id="618" w:author="Russell Ott" w:date="2022-05-16T11:47:00Z"/>
          <w:rFonts w:asciiTheme="minorHAnsi" w:eastAsiaTheme="minorEastAsia" w:hAnsiTheme="minorHAnsi" w:cstheme="minorBidi"/>
          <w:b w:val="0"/>
          <w:bCs w:val="0"/>
          <w:noProof/>
        </w:rPr>
      </w:pPr>
      <w:ins w:id="619" w:author="Russell Ott" w:date="2022-05-16T11:47:00Z">
        <w:r>
          <w:fldChar w:fldCharType="begin"/>
        </w:r>
        <w:r>
          <w:instrText xml:space="preserve"> HYPERLINK \l "_Toc103262621" </w:instrText>
        </w:r>
        <w:r>
          <w:fldChar w:fldCharType="separate"/>
        </w:r>
        <w:r w:rsidR="00712B29" w:rsidRPr="009C7199">
          <w:rPr>
            <w:rStyle w:val="Hyperlink"/>
            <w:noProof/>
          </w:rPr>
          <w:t>2.5</w:t>
        </w:r>
        <w:r w:rsidR="00712B29">
          <w:rPr>
            <w:rFonts w:asciiTheme="minorHAnsi" w:eastAsiaTheme="minorEastAsia" w:hAnsiTheme="minorHAnsi" w:cstheme="minorBidi"/>
            <w:b w:val="0"/>
            <w:bCs w:val="0"/>
            <w:noProof/>
          </w:rPr>
          <w:tab/>
        </w:r>
        <w:r w:rsidR="00712B29" w:rsidRPr="009C7199">
          <w:rPr>
            <w:rStyle w:val="Hyperlink"/>
            <w:noProof/>
          </w:rPr>
          <w:t>Fundamental Concepts for Document-Based Exchange</w:t>
        </w:r>
        <w:r w:rsidR="00712B29">
          <w:rPr>
            <w:noProof/>
            <w:webHidden/>
          </w:rPr>
          <w:tab/>
        </w:r>
        <w:r w:rsidR="00712B29">
          <w:rPr>
            <w:noProof/>
            <w:webHidden/>
          </w:rPr>
          <w:fldChar w:fldCharType="begin"/>
        </w:r>
        <w:r w:rsidR="00712B29">
          <w:rPr>
            <w:noProof/>
            <w:webHidden/>
          </w:rPr>
          <w:instrText xml:space="preserve"> PAGEREF _Toc103262621 \h </w:instrText>
        </w:r>
        <w:r w:rsidR="00712B29">
          <w:rPr>
            <w:noProof/>
            <w:webHidden/>
          </w:rPr>
        </w:r>
        <w:r w:rsidR="00712B29">
          <w:rPr>
            <w:noProof/>
            <w:webHidden/>
          </w:rPr>
          <w:fldChar w:fldCharType="separate"/>
        </w:r>
        <w:r w:rsidR="00712B29">
          <w:rPr>
            <w:noProof/>
            <w:webHidden/>
          </w:rPr>
          <w:t>28</w:t>
        </w:r>
        <w:r w:rsidR="00712B29">
          <w:rPr>
            <w:noProof/>
            <w:webHidden/>
          </w:rPr>
          <w:fldChar w:fldCharType="end"/>
        </w:r>
        <w:r>
          <w:rPr>
            <w:noProof/>
          </w:rPr>
          <w:fldChar w:fldCharType="end"/>
        </w:r>
      </w:ins>
    </w:p>
    <w:p w14:paraId="7BBABB0B" w14:textId="29592F1A" w:rsidR="00712B29" w:rsidRDefault="001A0138">
      <w:pPr>
        <w:pStyle w:val="TOC3"/>
        <w:rPr>
          <w:ins w:id="620" w:author="Russell Ott" w:date="2022-05-16T11:47:00Z"/>
          <w:rFonts w:asciiTheme="minorHAnsi" w:eastAsiaTheme="minorEastAsia" w:hAnsiTheme="minorHAnsi" w:cstheme="minorBidi"/>
          <w:noProof/>
          <w:sz w:val="22"/>
          <w:szCs w:val="22"/>
        </w:rPr>
      </w:pPr>
      <w:ins w:id="621" w:author="Russell Ott" w:date="2022-05-16T11:47:00Z">
        <w:r>
          <w:fldChar w:fldCharType="begin"/>
        </w:r>
        <w:r>
          <w:instrText xml:space="preserve"> HYPERLINK \l "_Toc103262622" </w:instrText>
        </w:r>
        <w:r>
          <w:fldChar w:fldCharType="separate"/>
        </w:r>
        <w:r w:rsidR="00712B29" w:rsidRPr="009C7199">
          <w:rPr>
            <w:rStyle w:val="Hyperlink"/>
            <w:bCs/>
            <w:noProof/>
          </w:rPr>
          <w:t>2.5.1</w:t>
        </w:r>
        <w:r w:rsidR="00712B29">
          <w:rPr>
            <w:rFonts w:asciiTheme="minorHAnsi" w:eastAsiaTheme="minorEastAsia" w:hAnsiTheme="minorHAnsi" w:cstheme="minorBidi"/>
            <w:noProof/>
            <w:sz w:val="22"/>
            <w:szCs w:val="22"/>
          </w:rPr>
          <w:tab/>
        </w:r>
        <w:r w:rsidR="00712B29" w:rsidRPr="009C7199">
          <w:rPr>
            <w:rStyle w:val="Hyperlink"/>
            <w:noProof/>
          </w:rPr>
          <w:t>CDA and C-CDA Templates</w:t>
        </w:r>
        <w:r w:rsidR="00712B29">
          <w:rPr>
            <w:noProof/>
            <w:webHidden/>
          </w:rPr>
          <w:tab/>
        </w:r>
        <w:r w:rsidR="00712B29">
          <w:rPr>
            <w:noProof/>
            <w:webHidden/>
          </w:rPr>
          <w:fldChar w:fldCharType="begin"/>
        </w:r>
        <w:r w:rsidR="00712B29">
          <w:rPr>
            <w:noProof/>
            <w:webHidden/>
          </w:rPr>
          <w:instrText xml:space="preserve"> PAGEREF _Toc103262622 \h </w:instrText>
        </w:r>
        <w:r w:rsidR="00712B29">
          <w:rPr>
            <w:noProof/>
            <w:webHidden/>
          </w:rPr>
        </w:r>
        <w:r w:rsidR="00712B29">
          <w:rPr>
            <w:noProof/>
            <w:webHidden/>
          </w:rPr>
          <w:fldChar w:fldCharType="separate"/>
        </w:r>
        <w:r w:rsidR="00712B29">
          <w:rPr>
            <w:noProof/>
            <w:webHidden/>
          </w:rPr>
          <w:t>29</w:t>
        </w:r>
        <w:r w:rsidR="00712B29">
          <w:rPr>
            <w:noProof/>
            <w:webHidden/>
          </w:rPr>
          <w:fldChar w:fldCharType="end"/>
        </w:r>
        <w:r>
          <w:rPr>
            <w:noProof/>
          </w:rPr>
          <w:fldChar w:fldCharType="end"/>
        </w:r>
      </w:ins>
    </w:p>
    <w:p w14:paraId="45A68636" w14:textId="4BF08792" w:rsidR="00712B29" w:rsidRDefault="001A0138">
      <w:pPr>
        <w:pStyle w:val="TOC3"/>
        <w:rPr>
          <w:ins w:id="622" w:author="Russell Ott" w:date="2022-05-16T11:47:00Z"/>
          <w:rFonts w:asciiTheme="minorHAnsi" w:eastAsiaTheme="minorEastAsia" w:hAnsiTheme="minorHAnsi" w:cstheme="minorBidi"/>
          <w:noProof/>
          <w:sz w:val="22"/>
          <w:szCs w:val="22"/>
        </w:rPr>
      </w:pPr>
      <w:ins w:id="623" w:author="Russell Ott" w:date="2022-05-16T11:47:00Z">
        <w:r>
          <w:fldChar w:fldCharType="begin"/>
        </w:r>
        <w:r>
          <w:instrText xml:space="preserve"> HYPERLINK \l "_Toc103262623"</w:instrText>
        </w:r>
        <w:r>
          <w:instrText xml:space="preserve"> </w:instrText>
        </w:r>
        <w:r>
          <w:fldChar w:fldCharType="separate"/>
        </w:r>
        <w:r w:rsidR="00712B29" w:rsidRPr="009C7199">
          <w:rPr>
            <w:rStyle w:val="Hyperlink"/>
            <w:bCs/>
            <w:noProof/>
          </w:rPr>
          <w:t>2.5.2</w:t>
        </w:r>
        <w:r w:rsidR="00712B29">
          <w:rPr>
            <w:rFonts w:asciiTheme="minorHAnsi" w:eastAsiaTheme="minorEastAsia" w:hAnsiTheme="minorHAnsi" w:cstheme="minorBidi"/>
            <w:noProof/>
            <w:sz w:val="22"/>
            <w:szCs w:val="22"/>
          </w:rPr>
          <w:tab/>
        </w:r>
        <w:r w:rsidR="00712B29" w:rsidRPr="009C7199">
          <w:rPr>
            <w:rStyle w:val="Hyperlink"/>
            <w:noProof/>
          </w:rPr>
          <w:t>Structured Versus Unstructured Documents</w:t>
        </w:r>
        <w:r w:rsidR="00712B29">
          <w:rPr>
            <w:noProof/>
            <w:webHidden/>
          </w:rPr>
          <w:tab/>
        </w:r>
        <w:r w:rsidR="00712B29">
          <w:rPr>
            <w:noProof/>
            <w:webHidden/>
          </w:rPr>
          <w:fldChar w:fldCharType="begin"/>
        </w:r>
        <w:r w:rsidR="00712B29">
          <w:rPr>
            <w:noProof/>
            <w:webHidden/>
          </w:rPr>
          <w:instrText xml:space="preserve"> PAGEREF _Toc103262623 \h </w:instrText>
        </w:r>
        <w:r w:rsidR="00712B29">
          <w:rPr>
            <w:noProof/>
            <w:webHidden/>
          </w:rPr>
        </w:r>
        <w:r w:rsidR="00712B29">
          <w:rPr>
            <w:noProof/>
            <w:webHidden/>
          </w:rPr>
          <w:fldChar w:fldCharType="separate"/>
        </w:r>
        <w:r w:rsidR="00712B29">
          <w:rPr>
            <w:noProof/>
            <w:webHidden/>
          </w:rPr>
          <w:t>31</w:t>
        </w:r>
        <w:r w:rsidR="00712B29">
          <w:rPr>
            <w:noProof/>
            <w:webHidden/>
          </w:rPr>
          <w:fldChar w:fldCharType="end"/>
        </w:r>
        <w:r>
          <w:rPr>
            <w:noProof/>
          </w:rPr>
          <w:fldChar w:fldCharType="end"/>
        </w:r>
      </w:ins>
    </w:p>
    <w:p w14:paraId="2077B124" w14:textId="696542B9" w:rsidR="00712B29" w:rsidRDefault="001A0138">
      <w:pPr>
        <w:pStyle w:val="TOC3"/>
        <w:rPr>
          <w:ins w:id="624" w:author="Russell Ott" w:date="2022-05-16T11:47:00Z"/>
          <w:rFonts w:asciiTheme="minorHAnsi" w:eastAsiaTheme="minorEastAsia" w:hAnsiTheme="minorHAnsi" w:cstheme="minorBidi"/>
          <w:noProof/>
          <w:sz w:val="22"/>
          <w:szCs w:val="22"/>
        </w:rPr>
      </w:pPr>
      <w:ins w:id="625" w:author="Russell Ott" w:date="2022-05-16T11:47:00Z">
        <w:r>
          <w:fldChar w:fldCharType="begin"/>
        </w:r>
        <w:r>
          <w:instrText xml:space="preserve"> HYPERLINK \l "_Toc103262624" </w:instrText>
        </w:r>
        <w:r>
          <w:fldChar w:fldCharType="separate"/>
        </w:r>
        <w:r w:rsidR="00712B29" w:rsidRPr="009C7199">
          <w:rPr>
            <w:rStyle w:val="Hyperlink"/>
            <w:bCs/>
            <w:noProof/>
          </w:rPr>
          <w:t>2.5.3</w:t>
        </w:r>
        <w:r w:rsidR="00712B29">
          <w:rPr>
            <w:rFonts w:asciiTheme="minorHAnsi" w:eastAsiaTheme="minorEastAsia" w:hAnsiTheme="minorHAnsi" w:cstheme="minorBidi"/>
            <w:noProof/>
            <w:sz w:val="22"/>
            <w:szCs w:val="22"/>
          </w:rPr>
          <w:tab/>
        </w:r>
        <w:r w:rsidR="00712B29" w:rsidRPr="009C7199">
          <w:rPr>
            <w:rStyle w:val="Hyperlink"/>
            <w:noProof/>
          </w:rPr>
          <w:t>Open Versus Closed Templates</w:t>
        </w:r>
        <w:r w:rsidR="00712B29">
          <w:rPr>
            <w:noProof/>
            <w:webHidden/>
          </w:rPr>
          <w:tab/>
        </w:r>
        <w:r w:rsidR="00712B29">
          <w:rPr>
            <w:noProof/>
            <w:webHidden/>
          </w:rPr>
          <w:fldChar w:fldCharType="begin"/>
        </w:r>
        <w:r w:rsidR="00712B29">
          <w:rPr>
            <w:noProof/>
            <w:webHidden/>
          </w:rPr>
          <w:instrText xml:space="preserve"> PAGEREF _Toc103262624 \h </w:instrText>
        </w:r>
        <w:r w:rsidR="00712B29">
          <w:rPr>
            <w:noProof/>
            <w:webHidden/>
          </w:rPr>
        </w:r>
        <w:r w:rsidR="00712B29">
          <w:rPr>
            <w:noProof/>
            <w:webHidden/>
          </w:rPr>
          <w:fldChar w:fldCharType="separate"/>
        </w:r>
        <w:r w:rsidR="00712B29">
          <w:rPr>
            <w:noProof/>
            <w:webHidden/>
          </w:rPr>
          <w:t>32</w:t>
        </w:r>
        <w:r w:rsidR="00712B29">
          <w:rPr>
            <w:noProof/>
            <w:webHidden/>
          </w:rPr>
          <w:fldChar w:fldCharType="end"/>
        </w:r>
        <w:r>
          <w:rPr>
            <w:noProof/>
          </w:rPr>
          <w:fldChar w:fldCharType="end"/>
        </w:r>
      </w:ins>
    </w:p>
    <w:p w14:paraId="2AD37EA8" w14:textId="7BA7C845" w:rsidR="00712B29" w:rsidRDefault="001A0138">
      <w:pPr>
        <w:pStyle w:val="TOC3"/>
        <w:rPr>
          <w:ins w:id="626" w:author="Russell Ott" w:date="2022-05-16T11:47:00Z"/>
          <w:rFonts w:asciiTheme="minorHAnsi" w:eastAsiaTheme="minorEastAsia" w:hAnsiTheme="minorHAnsi" w:cstheme="minorBidi"/>
          <w:noProof/>
          <w:sz w:val="22"/>
          <w:szCs w:val="22"/>
        </w:rPr>
      </w:pPr>
      <w:ins w:id="627" w:author="Russell Ott" w:date="2022-05-16T11:47:00Z">
        <w:r>
          <w:fldChar w:fldCharType="begin"/>
        </w:r>
        <w:r>
          <w:instrText xml:space="preserve"> HYPERLINK \l "_Toc103262625" </w:instrText>
        </w:r>
        <w:r>
          <w:fldChar w:fldCharType="separate"/>
        </w:r>
        <w:r w:rsidR="00712B29" w:rsidRPr="009C7199">
          <w:rPr>
            <w:rStyle w:val="Hyperlink"/>
            <w:bCs/>
            <w:noProof/>
          </w:rPr>
          <w:t>2.5.4</w:t>
        </w:r>
        <w:r w:rsidR="00712B29">
          <w:rPr>
            <w:rFonts w:asciiTheme="minorHAnsi" w:eastAsiaTheme="minorEastAsia" w:hAnsiTheme="minorHAnsi" w:cstheme="minorBidi"/>
            <w:noProof/>
            <w:sz w:val="22"/>
            <w:szCs w:val="22"/>
          </w:rPr>
          <w:tab/>
        </w:r>
        <w:r w:rsidR="00712B29" w:rsidRPr="009C7199">
          <w:rPr>
            <w:rStyle w:val="Hyperlink"/>
            <w:noProof/>
          </w:rPr>
          <w:t>Encounter Summary Versus Patient Summary</w:t>
        </w:r>
        <w:r w:rsidR="00712B29">
          <w:rPr>
            <w:noProof/>
            <w:webHidden/>
          </w:rPr>
          <w:tab/>
        </w:r>
        <w:r w:rsidR="00712B29">
          <w:rPr>
            <w:noProof/>
            <w:webHidden/>
          </w:rPr>
          <w:fldChar w:fldCharType="begin"/>
        </w:r>
        <w:r w:rsidR="00712B29">
          <w:rPr>
            <w:noProof/>
            <w:webHidden/>
          </w:rPr>
          <w:instrText xml:space="preserve"> PAGEREF _Toc103262625 \h </w:instrText>
        </w:r>
        <w:r w:rsidR="00712B29">
          <w:rPr>
            <w:noProof/>
            <w:webHidden/>
          </w:rPr>
        </w:r>
        <w:r w:rsidR="00712B29">
          <w:rPr>
            <w:noProof/>
            <w:webHidden/>
          </w:rPr>
          <w:fldChar w:fldCharType="separate"/>
        </w:r>
        <w:r w:rsidR="00712B29">
          <w:rPr>
            <w:noProof/>
            <w:webHidden/>
          </w:rPr>
          <w:t>32</w:t>
        </w:r>
        <w:r w:rsidR="00712B29">
          <w:rPr>
            <w:noProof/>
            <w:webHidden/>
          </w:rPr>
          <w:fldChar w:fldCharType="end"/>
        </w:r>
        <w:r>
          <w:rPr>
            <w:noProof/>
          </w:rPr>
          <w:fldChar w:fldCharType="end"/>
        </w:r>
      </w:ins>
    </w:p>
    <w:p w14:paraId="0EAEBEF0" w14:textId="296156C8" w:rsidR="00712B29" w:rsidRDefault="001A0138">
      <w:pPr>
        <w:pStyle w:val="TOC2"/>
        <w:rPr>
          <w:ins w:id="628" w:author="Russell Ott" w:date="2022-05-16T11:47:00Z"/>
          <w:rFonts w:asciiTheme="minorHAnsi" w:eastAsiaTheme="minorEastAsia" w:hAnsiTheme="minorHAnsi" w:cstheme="minorBidi"/>
          <w:b w:val="0"/>
          <w:bCs w:val="0"/>
          <w:noProof/>
        </w:rPr>
      </w:pPr>
      <w:ins w:id="629" w:author="Russell Ott" w:date="2022-05-16T11:47:00Z">
        <w:r>
          <w:fldChar w:fldCharType="begin"/>
        </w:r>
        <w:r>
          <w:instrText xml:space="preserve"> HYPERLINK \l "_Toc103262626" </w:instrText>
        </w:r>
        <w:r>
          <w:fldChar w:fldCharType="separate"/>
        </w:r>
        <w:r w:rsidR="00712B29" w:rsidRPr="009C7199">
          <w:rPr>
            <w:rStyle w:val="Hyperlink"/>
            <w:noProof/>
          </w:rPr>
          <w:t>2.6</w:t>
        </w:r>
        <w:r w:rsidR="00712B29">
          <w:rPr>
            <w:rFonts w:asciiTheme="minorHAnsi" w:eastAsiaTheme="minorEastAsia" w:hAnsiTheme="minorHAnsi" w:cstheme="minorBidi"/>
            <w:b w:val="0"/>
            <w:bCs w:val="0"/>
            <w:noProof/>
          </w:rPr>
          <w:tab/>
        </w:r>
        <w:r w:rsidR="00712B29" w:rsidRPr="009C7199">
          <w:rPr>
            <w:rStyle w:val="Hyperlink"/>
            <w:noProof/>
          </w:rPr>
          <w:t>General Guidance on Document-Based Exchange</w:t>
        </w:r>
        <w:r w:rsidR="00712B29">
          <w:rPr>
            <w:noProof/>
            <w:webHidden/>
          </w:rPr>
          <w:tab/>
        </w:r>
        <w:r w:rsidR="00712B29">
          <w:rPr>
            <w:noProof/>
            <w:webHidden/>
          </w:rPr>
          <w:fldChar w:fldCharType="begin"/>
        </w:r>
        <w:r w:rsidR="00712B29">
          <w:rPr>
            <w:noProof/>
            <w:webHidden/>
          </w:rPr>
          <w:instrText xml:space="preserve"> PAGEREF _Toc103262626 \h </w:instrText>
        </w:r>
        <w:r w:rsidR="00712B29">
          <w:rPr>
            <w:noProof/>
            <w:webHidden/>
          </w:rPr>
        </w:r>
        <w:r w:rsidR="00712B29">
          <w:rPr>
            <w:noProof/>
            <w:webHidden/>
          </w:rPr>
          <w:fldChar w:fldCharType="separate"/>
        </w:r>
        <w:r w:rsidR="00712B29">
          <w:rPr>
            <w:noProof/>
            <w:webHidden/>
          </w:rPr>
          <w:t>33</w:t>
        </w:r>
        <w:r w:rsidR="00712B29">
          <w:rPr>
            <w:noProof/>
            <w:webHidden/>
          </w:rPr>
          <w:fldChar w:fldCharType="end"/>
        </w:r>
        <w:r>
          <w:rPr>
            <w:noProof/>
          </w:rPr>
          <w:fldChar w:fldCharType="end"/>
        </w:r>
      </w:ins>
    </w:p>
    <w:p w14:paraId="60DFB0BD" w14:textId="2C389CEB" w:rsidR="00712B29" w:rsidRDefault="001A0138">
      <w:pPr>
        <w:pStyle w:val="TOC3"/>
        <w:rPr>
          <w:ins w:id="630" w:author="Russell Ott" w:date="2022-05-16T11:47:00Z"/>
          <w:rFonts w:asciiTheme="minorHAnsi" w:eastAsiaTheme="minorEastAsia" w:hAnsiTheme="minorHAnsi" w:cstheme="minorBidi"/>
          <w:noProof/>
          <w:sz w:val="22"/>
          <w:szCs w:val="22"/>
        </w:rPr>
      </w:pPr>
      <w:ins w:id="631" w:author="Russell Ott" w:date="2022-05-16T11:47:00Z">
        <w:r>
          <w:fldChar w:fldCharType="begin"/>
        </w:r>
        <w:r>
          <w:instrText xml:space="preserve"> HYPERLINK \l "_Toc103262627" </w:instrText>
        </w:r>
        <w:r>
          <w:fldChar w:fldCharType="separate"/>
        </w:r>
        <w:r w:rsidR="00712B29" w:rsidRPr="009C7199">
          <w:rPr>
            <w:rStyle w:val="Hyperlink"/>
            <w:bCs/>
            <w:noProof/>
          </w:rPr>
          <w:t>2.6.1</w:t>
        </w:r>
        <w:r w:rsidR="00712B29">
          <w:rPr>
            <w:rFonts w:asciiTheme="minorHAnsi" w:eastAsiaTheme="minorEastAsia" w:hAnsiTheme="minorHAnsi" w:cstheme="minorBidi"/>
            <w:noProof/>
            <w:sz w:val="22"/>
            <w:szCs w:val="22"/>
          </w:rPr>
          <w:tab/>
        </w:r>
        <w:r w:rsidR="00712B29" w:rsidRPr="009C7199">
          <w:rPr>
            <w:rStyle w:val="Hyperlink"/>
            <w:noProof/>
          </w:rPr>
          <w:t>Content Creator Responsibilities</w:t>
        </w:r>
        <w:r w:rsidR="00712B29">
          <w:rPr>
            <w:noProof/>
            <w:webHidden/>
          </w:rPr>
          <w:tab/>
        </w:r>
        <w:r w:rsidR="00712B29">
          <w:rPr>
            <w:noProof/>
            <w:webHidden/>
          </w:rPr>
          <w:fldChar w:fldCharType="begin"/>
        </w:r>
        <w:r w:rsidR="00712B29">
          <w:rPr>
            <w:noProof/>
            <w:webHidden/>
          </w:rPr>
          <w:instrText xml:space="preserve"> PAGEREF _Toc103262627 \h </w:instrText>
        </w:r>
        <w:r w:rsidR="00712B29">
          <w:rPr>
            <w:noProof/>
            <w:webHidden/>
          </w:rPr>
        </w:r>
        <w:r w:rsidR="00712B29">
          <w:rPr>
            <w:noProof/>
            <w:webHidden/>
          </w:rPr>
          <w:fldChar w:fldCharType="separate"/>
        </w:r>
        <w:r w:rsidR="00712B29">
          <w:rPr>
            <w:noProof/>
            <w:webHidden/>
          </w:rPr>
          <w:t>34</w:t>
        </w:r>
        <w:r w:rsidR="00712B29">
          <w:rPr>
            <w:noProof/>
            <w:webHidden/>
          </w:rPr>
          <w:fldChar w:fldCharType="end"/>
        </w:r>
        <w:r>
          <w:rPr>
            <w:noProof/>
          </w:rPr>
          <w:fldChar w:fldCharType="end"/>
        </w:r>
      </w:ins>
    </w:p>
    <w:p w14:paraId="008C1B4E" w14:textId="504F3007" w:rsidR="00712B29" w:rsidRDefault="001A0138">
      <w:pPr>
        <w:pStyle w:val="TOC3"/>
        <w:rPr>
          <w:ins w:id="632" w:author="Russell Ott" w:date="2022-05-16T11:47:00Z"/>
          <w:rFonts w:asciiTheme="minorHAnsi" w:eastAsiaTheme="minorEastAsia" w:hAnsiTheme="minorHAnsi" w:cstheme="minorBidi"/>
          <w:noProof/>
          <w:sz w:val="22"/>
          <w:szCs w:val="22"/>
        </w:rPr>
      </w:pPr>
      <w:ins w:id="633" w:author="Russell Ott" w:date="2022-05-16T11:47:00Z">
        <w:r>
          <w:fldChar w:fldCharType="begin"/>
        </w:r>
        <w:r>
          <w:instrText xml:space="preserve"> HYPERLINK \l "_Toc103262628" </w:instrText>
        </w:r>
        <w:r>
          <w:fldChar w:fldCharType="separate"/>
        </w:r>
        <w:r w:rsidR="00712B29" w:rsidRPr="009C7199">
          <w:rPr>
            <w:rStyle w:val="Hyperlink"/>
            <w:bCs/>
            <w:noProof/>
          </w:rPr>
          <w:t>2.6.2</w:t>
        </w:r>
        <w:r w:rsidR="00712B29">
          <w:rPr>
            <w:rFonts w:asciiTheme="minorHAnsi" w:eastAsiaTheme="minorEastAsia" w:hAnsiTheme="minorHAnsi" w:cstheme="minorBidi"/>
            <w:noProof/>
            <w:sz w:val="22"/>
            <w:szCs w:val="22"/>
          </w:rPr>
          <w:tab/>
        </w:r>
        <w:r w:rsidR="00712B29" w:rsidRPr="009C7199">
          <w:rPr>
            <w:rStyle w:val="Hyperlink"/>
            <w:noProof/>
          </w:rPr>
          <w:t>Content Consumer Responsibilities</w:t>
        </w:r>
        <w:r w:rsidR="00712B29">
          <w:rPr>
            <w:noProof/>
            <w:webHidden/>
          </w:rPr>
          <w:tab/>
        </w:r>
        <w:r w:rsidR="00712B29">
          <w:rPr>
            <w:noProof/>
            <w:webHidden/>
          </w:rPr>
          <w:fldChar w:fldCharType="begin"/>
        </w:r>
        <w:r w:rsidR="00712B29">
          <w:rPr>
            <w:noProof/>
            <w:webHidden/>
          </w:rPr>
          <w:instrText xml:space="preserve"> PAGEREF _Toc103262628 \h </w:instrText>
        </w:r>
        <w:r w:rsidR="00712B29">
          <w:rPr>
            <w:noProof/>
            <w:webHidden/>
          </w:rPr>
        </w:r>
        <w:r w:rsidR="00712B29">
          <w:rPr>
            <w:noProof/>
            <w:webHidden/>
          </w:rPr>
          <w:fldChar w:fldCharType="separate"/>
        </w:r>
        <w:r w:rsidR="00712B29">
          <w:rPr>
            <w:noProof/>
            <w:webHidden/>
          </w:rPr>
          <w:t>36</w:t>
        </w:r>
        <w:r w:rsidR="00712B29">
          <w:rPr>
            <w:noProof/>
            <w:webHidden/>
          </w:rPr>
          <w:fldChar w:fldCharType="end"/>
        </w:r>
        <w:r>
          <w:rPr>
            <w:noProof/>
          </w:rPr>
          <w:fldChar w:fldCharType="end"/>
        </w:r>
      </w:ins>
    </w:p>
    <w:p w14:paraId="1A002E3E" w14:textId="52169476" w:rsidR="00712B29" w:rsidRDefault="001A0138">
      <w:pPr>
        <w:pStyle w:val="TOC2"/>
        <w:rPr>
          <w:ins w:id="634" w:author="Russell Ott" w:date="2022-05-16T11:47:00Z"/>
          <w:rFonts w:asciiTheme="minorHAnsi" w:eastAsiaTheme="minorEastAsia" w:hAnsiTheme="minorHAnsi" w:cstheme="minorBidi"/>
          <w:b w:val="0"/>
          <w:bCs w:val="0"/>
          <w:noProof/>
        </w:rPr>
      </w:pPr>
      <w:ins w:id="635" w:author="Russell Ott" w:date="2022-05-16T11:47:00Z">
        <w:r>
          <w:fldChar w:fldCharType="begin"/>
        </w:r>
        <w:r>
          <w:instrText xml:space="preserve"> HYPERLINK \l "_Toc103262629" </w:instrText>
        </w:r>
        <w:r>
          <w:fldChar w:fldCharType="separate"/>
        </w:r>
        <w:r w:rsidR="00712B29" w:rsidRPr="009C7199">
          <w:rPr>
            <w:rStyle w:val="Hyperlink"/>
            <w:noProof/>
          </w:rPr>
          <w:t>2.7</w:t>
        </w:r>
        <w:r w:rsidR="00712B29">
          <w:rPr>
            <w:rFonts w:asciiTheme="minorHAnsi" w:eastAsiaTheme="minorEastAsia" w:hAnsiTheme="minorHAnsi" w:cstheme="minorBidi"/>
            <w:b w:val="0"/>
            <w:bCs w:val="0"/>
            <w:noProof/>
          </w:rPr>
          <w:tab/>
        </w:r>
        <w:r w:rsidR="00712B29" w:rsidRPr="009C7199">
          <w:rPr>
            <w:rStyle w:val="Hyperlink"/>
            <w:noProof/>
          </w:rPr>
          <w:t>Clinical Notes</w:t>
        </w:r>
        <w:r w:rsidR="00712B29">
          <w:rPr>
            <w:noProof/>
            <w:webHidden/>
          </w:rPr>
          <w:tab/>
        </w:r>
        <w:r w:rsidR="00712B29">
          <w:rPr>
            <w:noProof/>
            <w:webHidden/>
          </w:rPr>
          <w:fldChar w:fldCharType="begin"/>
        </w:r>
        <w:r w:rsidR="00712B29">
          <w:rPr>
            <w:noProof/>
            <w:webHidden/>
          </w:rPr>
          <w:instrText xml:space="preserve"> PAGEREF _Toc103262629 \h </w:instrText>
        </w:r>
        <w:r w:rsidR="00712B29">
          <w:rPr>
            <w:noProof/>
            <w:webHidden/>
          </w:rPr>
        </w:r>
        <w:r w:rsidR="00712B29">
          <w:rPr>
            <w:noProof/>
            <w:webHidden/>
          </w:rPr>
          <w:fldChar w:fldCharType="separate"/>
        </w:r>
        <w:r w:rsidR="00712B29">
          <w:rPr>
            <w:noProof/>
            <w:webHidden/>
          </w:rPr>
          <w:t>40</w:t>
        </w:r>
        <w:r w:rsidR="00712B29">
          <w:rPr>
            <w:noProof/>
            <w:webHidden/>
          </w:rPr>
          <w:fldChar w:fldCharType="end"/>
        </w:r>
        <w:r>
          <w:rPr>
            <w:noProof/>
          </w:rPr>
          <w:fldChar w:fldCharType="end"/>
        </w:r>
      </w:ins>
    </w:p>
    <w:p w14:paraId="13FACF21" w14:textId="1FE9BD7B" w:rsidR="00712B29" w:rsidRDefault="001A0138">
      <w:pPr>
        <w:pStyle w:val="TOC3"/>
        <w:rPr>
          <w:ins w:id="636" w:author="Russell Ott" w:date="2022-05-16T11:47:00Z"/>
          <w:rFonts w:asciiTheme="minorHAnsi" w:eastAsiaTheme="minorEastAsia" w:hAnsiTheme="minorHAnsi" w:cstheme="minorBidi"/>
          <w:noProof/>
          <w:sz w:val="22"/>
          <w:szCs w:val="22"/>
        </w:rPr>
      </w:pPr>
      <w:ins w:id="637" w:author="Russell Ott" w:date="2022-05-16T11:47:00Z">
        <w:r>
          <w:fldChar w:fldCharType="begin"/>
        </w:r>
        <w:r>
          <w:instrText xml:space="preserve"> HYPERLINK \l "_Toc103262630" </w:instrText>
        </w:r>
        <w:r>
          <w:fldChar w:fldCharType="separate"/>
        </w:r>
        <w:r w:rsidR="00712B29" w:rsidRPr="009C7199">
          <w:rPr>
            <w:rStyle w:val="Hyperlink"/>
            <w:bCs/>
            <w:noProof/>
          </w:rPr>
          <w:t>2.7.1</w:t>
        </w:r>
        <w:r w:rsidR="00712B29">
          <w:rPr>
            <w:rFonts w:asciiTheme="minorHAnsi" w:eastAsiaTheme="minorEastAsia" w:hAnsiTheme="minorHAnsi" w:cstheme="minorBidi"/>
            <w:noProof/>
            <w:sz w:val="22"/>
            <w:szCs w:val="22"/>
          </w:rPr>
          <w:tab/>
        </w:r>
        <w:r w:rsidR="00712B29" w:rsidRPr="009C7199">
          <w:rPr>
            <w:rStyle w:val="Hyperlink"/>
            <w:noProof/>
          </w:rPr>
          <w:t>LOINC Coding for Clinical Notes</w:t>
        </w:r>
        <w:r w:rsidR="00712B29">
          <w:rPr>
            <w:noProof/>
            <w:webHidden/>
          </w:rPr>
          <w:tab/>
        </w:r>
        <w:r w:rsidR="00712B29">
          <w:rPr>
            <w:noProof/>
            <w:webHidden/>
          </w:rPr>
          <w:fldChar w:fldCharType="begin"/>
        </w:r>
        <w:r w:rsidR="00712B29">
          <w:rPr>
            <w:noProof/>
            <w:webHidden/>
          </w:rPr>
          <w:instrText xml:space="preserve"> PAGEREF _Toc103262630 \h </w:instrText>
        </w:r>
        <w:r w:rsidR="00712B29">
          <w:rPr>
            <w:noProof/>
            <w:webHidden/>
          </w:rPr>
        </w:r>
        <w:r w:rsidR="00712B29">
          <w:rPr>
            <w:noProof/>
            <w:webHidden/>
          </w:rPr>
          <w:fldChar w:fldCharType="separate"/>
        </w:r>
        <w:r w:rsidR="00712B29">
          <w:rPr>
            <w:noProof/>
            <w:webHidden/>
          </w:rPr>
          <w:t>41</w:t>
        </w:r>
        <w:r w:rsidR="00712B29">
          <w:rPr>
            <w:noProof/>
            <w:webHidden/>
          </w:rPr>
          <w:fldChar w:fldCharType="end"/>
        </w:r>
        <w:r>
          <w:rPr>
            <w:noProof/>
          </w:rPr>
          <w:fldChar w:fldCharType="end"/>
        </w:r>
      </w:ins>
    </w:p>
    <w:p w14:paraId="17E8D25C" w14:textId="64C86E16" w:rsidR="00712B29" w:rsidRDefault="001A0138">
      <w:pPr>
        <w:pStyle w:val="TOC2"/>
        <w:rPr>
          <w:ins w:id="638" w:author="Russell Ott" w:date="2022-05-16T11:47:00Z"/>
          <w:rFonts w:asciiTheme="minorHAnsi" w:eastAsiaTheme="minorEastAsia" w:hAnsiTheme="minorHAnsi" w:cstheme="minorBidi"/>
          <w:b w:val="0"/>
          <w:bCs w:val="0"/>
          <w:noProof/>
        </w:rPr>
      </w:pPr>
      <w:ins w:id="639" w:author="Russell Ott" w:date="2022-05-16T11:47:00Z">
        <w:r>
          <w:fldChar w:fldCharType="begin"/>
        </w:r>
        <w:r>
          <w:instrText xml:space="preserve"> HYPERLINK \l "_Toc103262631" </w:instrText>
        </w:r>
        <w:r>
          <w:fldChar w:fldCharType="separate"/>
        </w:r>
        <w:r w:rsidR="00712B29" w:rsidRPr="009C7199">
          <w:rPr>
            <w:rStyle w:val="Hyperlink"/>
            <w:noProof/>
          </w:rPr>
          <w:t>2.8</w:t>
        </w:r>
        <w:r w:rsidR="00712B29">
          <w:rPr>
            <w:rFonts w:asciiTheme="minorHAnsi" w:eastAsiaTheme="minorEastAsia" w:hAnsiTheme="minorHAnsi" w:cstheme="minorBidi"/>
            <w:b w:val="0"/>
            <w:bCs w:val="0"/>
            <w:noProof/>
          </w:rPr>
          <w:tab/>
        </w:r>
        <w:r w:rsidR="00712B29" w:rsidRPr="009C7199">
          <w:rPr>
            <w:rStyle w:val="Hyperlink"/>
            <w:rFonts w:eastAsia="Calibri"/>
            <w:noProof/>
          </w:rPr>
          <w:t>Options for Temporarily Unavailable Data</w:t>
        </w:r>
        <w:r w:rsidR="00712B29">
          <w:rPr>
            <w:noProof/>
            <w:webHidden/>
          </w:rPr>
          <w:tab/>
        </w:r>
        <w:r w:rsidR="00712B29">
          <w:rPr>
            <w:noProof/>
            <w:webHidden/>
          </w:rPr>
          <w:fldChar w:fldCharType="begin"/>
        </w:r>
        <w:r w:rsidR="00712B29">
          <w:rPr>
            <w:noProof/>
            <w:webHidden/>
          </w:rPr>
          <w:instrText xml:space="preserve"> PAGEREF _Toc103262631 \h </w:instrText>
        </w:r>
        <w:r w:rsidR="00712B29">
          <w:rPr>
            <w:noProof/>
            <w:webHidden/>
          </w:rPr>
        </w:r>
        <w:r w:rsidR="00712B29">
          <w:rPr>
            <w:noProof/>
            <w:webHidden/>
          </w:rPr>
          <w:fldChar w:fldCharType="separate"/>
        </w:r>
        <w:r w:rsidR="00712B29">
          <w:rPr>
            <w:noProof/>
            <w:webHidden/>
          </w:rPr>
          <w:t>43</w:t>
        </w:r>
        <w:r w:rsidR="00712B29">
          <w:rPr>
            <w:noProof/>
            <w:webHidden/>
          </w:rPr>
          <w:fldChar w:fldCharType="end"/>
        </w:r>
        <w:r>
          <w:rPr>
            <w:noProof/>
          </w:rPr>
          <w:fldChar w:fldCharType="end"/>
        </w:r>
      </w:ins>
    </w:p>
    <w:p w14:paraId="59DAD971" w14:textId="54449B20" w:rsidR="00712B29" w:rsidRDefault="001A0138">
      <w:pPr>
        <w:pStyle w:val="TOC1"/>
        <w:rPr>
          <w:ins w:id="640" w:author="Russell Ott" w:date="2022-05-16T11:47:00Z"/>
          <w:rFonts w:asciiTheme="minorHAnsi" w:eastAsiaTheme="minorEastAsia" w:hAnsiTheme="minorHAnsi" w:cstheme="minorBidi"/>
          <w:b w:val="0"/>
          <w:bCs w:val="0"/>
          <w:i w:val="0"/>
          <w:iCs w:val="0"/>
          <w:noProof/>
          <w:sz w:val="22"/>
          <w:szCs w:val="22"/>
        </w:rPr>
      </w:pPr>
      <w:ins w:id="641" w:author="Russell Ott" w:date="2022-05-16T11:47:00Z">
        <w:r>
          <w:fldChar w:fldCharType="begin"/>
        </w:r>
        <w:r>
          <w:instrText xml:space="preserve"> HYPERLINK \l "_Toc103262632" </w:instrText>
        </w:r>
        <w:r>
          <w:fldChar w:fldCharType="separate"/>
        </w:r>
        <w:r w:rsidR="00712B29" w:rsidRPr="009C7199">
          <w:rPr>
            <w:rStyle w:val="Hyperlink"/>
            <w:noProof/>
          </w:rPr>
          <w:t>3</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Document Level Guidance</w:t>
        </w:r>
        <w:r w:rsidR="00712B29">
          <w:rPr>
            <w:noProof/>
            <w:webHidden/>
          </w:rPr>
          <w:tab/>
        </w:r>
        <w:r w:rsidR="00712B29">
          <w:rPr>
            <w:noProof/>
            <w:webHidden/>
          </w:rPr>
          <w:fldChar w:fldCharType="begin"/>
        </w:r>
        <w:r w:rsidR="00712B29">
          <w:rPr>
            <w:noProof/>
            <w:webHidden/>
          </w:rPr>
          <w:instrText xml:space="preserve"> PAGEREF _Toc103262632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r>
          <w:rPr>
            <w:noProof/>
          </w:rPr>
          <w:fldChar w:fldCharType="end"/>
        </w:r>
      </w:ins>
    </w:p>
    <w:p w14:paraId="3BD4A738" w14:textId="57B0A56E" w:rsidR="00712B29" w:rsidRDefault="001A0138">
      <w:pPr>
        <w:pStyle w:val="TOC2"/>
        <w:rPr>
          <w:ins w:id="642" w:author="Russell Ott" w:date="2022-05-16T11:47:00Z"/>
          <w:rFonts w:asciiTheme="minorHAnsi" w:eastAsiaTheme="minorEastAsia" w:hAnsiTheme="minorHAnsi" w:cstheme="minorBidi"/>
          <w:b w:val="0"/>
          <w:bCs w:val="0"/>
          <w:noProof/>
        </w:rPr>
      </w:pPr>
      <w:ins w:id="643" w:author="Russell Ott" w:date="2022-05-16T11:47:00Z">
        <w:r>
          <w:fldChar w:fldCharType="begin"/>
        </w:r>
        <w:r>
          <w:instrText xml:space="preserve"> HYPERLINK \l "_Toc103262633" </w:instrText>
        </w:r>
        <w:r>
          <w:fldChar w:fldCharType="separate"/>
        </w:r>
        <w:r w:rsidR="00712B29" w:rsidRPr="009C7199">
          <w:rPr>
            <w:rStyle w:val="Hyperlink"/>
            <w:noProof/>
          </w:rPr>
          <w:t>3.1</w:t>
        </w:r>
        <w:r w:rsidR="00712B29">
          <w:rPr>
            <w:rFonts w:asciiTheme="minorHAnsi" w:eastAsiaTheme="minorEastAsia" w:hAnsiTheme="minorHAnsi" w:cstheme="minorBidi"/>
            <w:b w:val="0"/>
            <w:bCs w:val="0"/>
            <w:noProof/>
          </w:rPr>
          <w:tab/>
        </w:r>
        <w:r w:rsidR="00712B29" w:rsidRPr="009C7199">
          <w:rPr>
            <w:rStyle w:val="Hyperlink"/>
            <w:noProof/>
          </w:rPr>
          <w:t>Reusable, Nesting Templates</w:t>
        </w:r>
        <w:r w:rsidR="00712B29">
          <w:rPr>
            <w:noProof/>
            <w:webHidden/>
          </w:rPr>
          <w:tab/>
        </w:r>
        <w:r w:rsidR="00712B29">
          <w:rPr>
            <w:noProof/>
            <w:webHidden/>
          </w:rPr>
          <w:fldChar w:fldCharType="begin"/>
        </w:r>
        <w:r w:rsidR="00712B29">
          <w:rPr>
            <w:noProof/>
            <w:webHidden/>
          </w:rPr>
          <w:instrText xml:space="preserve"> PAGEREF _Toc103262633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r>
          <w:rPr>
            <w:noProof/>
          </w:rPr>
          <w:fldChar w:fldCharType="end"/>
        </w:r>
      </w:ins>
    </w:p>
    <w:p w14:paraId="681FE55C" w14:textId="42ED3E51" w:rsidR="00712B29" w:rsidRDefault="001A0138">
      <w:pPr>
        <w:pStyle w:val="TOC3"/>
        <w:rPr>
          <w:ins w:id="644" w:author="Russell Ott" w:date="2022-05-16T11:47:00Z"/>
          <w:rFonts w:asciiTheme="minorHAnsi" w:eastAsiaTheme="minorEastAsia" w:hAnsiTheme="minorHAnsi" w:cstheme="minorBidi"/>
          <w:noProof/>
          <w:sz w:val="22"/>
          <w:szCs w:val="22"/>
        </w:rPr>
      </w:pPr>
      <w:ins w:id="645" w:author="Russell Ott" w:date="2022-05-16T11:47:00Z">
        <w:r>
          <w:fldChar w:fldCharType="begin"/>
        </w:r>
        <w:r>
          <w:instrText xml:space="preserve"> HYPERLINK \l "_Toc10326263</w:instrText>
        </w:r>
        <w:r>
          <w:instrText xml:space="preserve">4" </w:instrText>
        </w:r>
        <w:r>
          <w:fldChar w:fldCharType="separate"/>
        </w:r>
        <w:r w:rsidR="00712B29" w:rsidRPr="009C7199">
          <w:rPr>
            <w:rStyle w:val="Hyperlink"/>
            <w:bCs/>
            <w:noProof/>
          </w:rPr>
          <w:t>3.1.1</w:t>
        </w:r>
        <w:r w:rsidR="00712B29">
          <w:rPr>
            <w:rFonts w:asciiTheme="minorHAnsi" w:eastAsiaTheme="minorEastAsia" w:hAnsiTheme="minorHAnsi" w:cstheme="minorBidi"/>
            <w:noProof/>
            <w:sz w:val="22"/>
            <w:szCs w:val="22"/>
          </w:rPr>
          <w:tab/>
        </w:r>
        <w:r w:rsidR="00712B29" w:rsidRPr="009C7199">
          <w:rPr>
            <w:rStyle w:val="Hyperlink"/>
            <w:noProof/>
          </w:rPr>
          <w:t>Nested Content and Context Conduction</w:t>
        </w:r>
        <w:r w:rsidR="00712B29">
          <w:rPr>
            <w:noProof/>
            <w:webHidden/>
          </w:rPr>
          <w:tab/>
        </w:r>
        <w:r w:rsidR="00712B29">
          <w:rPr>
            <w:noProof/>
            <w:webHidden/>
          </w:rPr>
          <w:fldChar w:fldCharType="begin"/>
        </w:r>
        <w:r w:rsidR="00712B29">
          <w:rPr>
            <w:noProof/>
            <w:webHidden/>
          </w:rPr>
          <w:instrText xml:space="preserve"> PAGEREF _Toc103262634 \h </w:instrText>
        </w:r>
        <w:r w:rsidR="00712B29">
          <w:rPr>
            <w:noProof/>
            <w:webHidden/>
          </w:rPr>
        </w:r>
        <w:r w:rsidR="00712B29">
          <w:rPr>
            <w:noProof/>
            <w:webHidden/>
          </w:rPr>
          <w:fldChar w:fldCharType="separate"/>
        </w:r>
        <w:r w:rsidR="00712B29">
          <w:rPr>
            <w:noProof/>
            <w:webHidden/>
          </w:rPr>
          <w:t>45</w:t>
        </w:r>
        <w:r w:rsidR="00712B29">
          <w:rPr>
            <w:noProof/>
            <w:webHidden/>
          </w:rPr>
          <w:fldChar w:fldCharType="end"/>
        </w:r>
        <w:r>
          <w:rPr>
            <w:noProof/>
          </w:rPr>
          <w:fldChar w:fldCharType="end"/>
        </w:r>
      </w:ins>
    </w:p>
    <w:p w14:paraId="2AAEE858" w14:textId="618B35B1" w:rsidR="00712B29" w:rsidRDefault="001A0138">
      <w:pPr>
        <w:pStyle w:val="TOC2"/>
        <w:rPr>
          <w:ins w:id="646" w:author="Russell Ott" w:date="2022-05-16T11:47:00Z"/>
          <w:rFonts w:asciiTheme="minorHAnsi" w:eastAsiaTheme="minorEastAsia" w:hAnsiTheme="minorHAnsi" w:cstheme="minorBidi"/>
          <w:b w:val="0"/>
          <w:bCs w:val="0"/>
          <w:noProof/>
        </w:rPr>
      </w:pPr>
      <w:ins w:id="647" w:author="Russell Ott" w:date="2022-05-16T11:47:00Z">
        <w:r>
          <w:fldChar w:fldCharType="begin"/>
        </w:r>
        <w:r>
          <w:instrText xml:space="preserve"> HYPERLINK \l "_Toc103262635" </w:instrText>
        </w:r>
        <w:r>
          <w:fldChar w:fldCharType="separate"/>
        </w:r>
        <w:r w:rsidR="00712B29" w:rsidRPr="009C7199">
          <w:rPr>
            <w:rStyle w:val="Hyperlink"/>
            <w:noProof/>
          </w:rPr>
          <w:t>3.2</w:t>
        </w:r>
        <w:r w:rsidR="00712B29">
          <w:rPr>
            <w:rFonts w:asciiTheme="minorHAnsi" w:eastAsiaTheme="minorEastAsia" w:hAnsiTheme="minorHAnsi" w:cstheme="minorBidi"/>
            <w:b w:val="0"/>
            <w:bCs w:val="0"/>
            <w:noProof/>
          </w:rPr>
          <w:tab/>
        </w:r>
        <w:r w:rsidR="00712B29" w:rsidRPr="009C7199">
          <w:rPr>
            <w:rStyle w:val="Hyperlink"/>
            <w:noProof/>
          </w:rPr>
          <w:t>Structured Header</w:t>
        </w:r>
        <w:r w:rsidR="00712B29">
          <w:rPr>
            <w:noProof/>
            <w:webHidden/>
          </w:rPr>
          <w:tab/>
        </w:r>
        <w:r w:rsidR="00712B29">
          <w:rPr>
            <w:noProof/>
            <w:webHidden/>
          </w:rPr>
          <w:fldChar w:fldCharType="begin"/>
        </w:r>
        <w:r w:rsidR="00712B29">
          <w:rPr>
            <w:noProof/>
            <w:webHidden/>
          </w:rPr>
          <w:instrText xml:space="preserve"> PAGEREF _Toc103262635 \h </w:instrText>
        </w:r>
        <w:r w:rsidR="00712B29">
          <w:rPr>
            <w:noProof/>
            <w:webHidden/>
          </w:rPr>
        </w:r>
        <w:r w:rsidR="00712B29">
          <w:rPr>
            <w:noProof/>
            <w:webHidden/>
          </w:rPr>
          <w:fldChar w:fldCharType="separate"/>
        </w:r>
        <w:r w:rsidR="00712B29">
          <w:rPr>
            <w:noProof/>
            <w:webHidden/>
          </w:rPr>
          <w:t>47</w:t>
        </w:r>
        <w:r w:rsidR="00712B29">
          <w:rPr>
            <w:noProof/>
            <w:webHidden/>
          </w:rPr>
          <w:fldChar w:fldCharType="end"/>
        </w:r>
        <w:r>
          <w:rPr>
            <w:noProof/>
          </w:rPr>
          <w:fldChar w:fldCharType="end"/>
        </w:r>
      </w:ins>
    </w:p>
    <w:p w14:paraId="13143D5B" w14:textId="478889F2" w:rsidR="00712B29" w:rsidRDefault="001A0138">
      <w:pPr>
        <w:pStyle w:val="TOC3"/>
        <w:rPr>
          <w:ins w:id="648" w:author="Russell Ott" w:date="2022-05-16T11:47:00Z"/>
          <w:rFonts w:asciiTheme="minorHAnsi" w:eastAsiaTheme="minorEastAsia" w:hAnsiTheme="minorHAnsi" w:cstheme="minorBidi"/>
          <w:noProof/>
          <w:sz w:val="22"/>
          <w:szCs w:val="22"/>
        </w:rPr>
      </w:pPr>
      <w:ins w:id="649" w:author="Russell Ott" w:date="2022-05-16T11:47:00Z">
        <w:r>
          <w:fldChar w:fldCharType="begin"/>
        </w:r>
        <w:r>
          <w:instrText xml:space="preserve"> HYPERLINK \l "_Toc103262636" </w:instrText>
        </w:r>
        <w:r>
          <w:fldChar w:fldCharType="separate"/>
        </w:r>
        <w:r w:rsidR="00712B29" w:rsidRPr="009C7199">
          <w:rPr>
            <w:rStyle w:val="Hyperlink"/>
            <w:bCs/>
            <w:noProof/>
          </w:rPr>
          <w:t>3.2.1</w:t>
        </w:r>
        <w:r w:rsidR="00712B29">
          <w:rPr>
            <w:rFonts w:asciiTheme="minorHAnsi" w:eastAsiaTheme="minorEastAsia" w:hAnsiTheme="minorHAnsi" w:cstheme="minorBidi"/>
            <w:noProof/>
            <w:sz w:val="22"/>
            <w:szCs w:val="22"/>
          </w:rPr>
          <w:tab/>
        </w:r>
        <w:r w:rsidR="00712B29" w:rsidRPr="009C7199">
          <w:rPr>
            <w:rStyle w:val="Hyperlink"/>
            <w:noProof/>
          </w:rPr>
          <w:t>Patient</w:t>
        </w:r>
        <w:r w:rsidR="00712B29">
          <w:rPr>
            <w:noProof/>
            <w:webHidden/>
          </w:rPr>
          <w:tab/>
        </w:r>
        <w:r w:rsidR="00712B29">
          <w:rPr>
            <w:noProof/>
            <w:webHidden/>
          </w:rPr>
          <w:fldChar w:fldCharType="begin"/>
        </w:r>
        <w:r w:rsidR="00712B29">
          <w:rPr>
            <w:noProof/>
            <w:webHidden/>
          </w:rPr>
          <w:instrText xml:space="preserve"> PAGEREF _Toc103262636 \h </w:instrText>
        </w:r>
        <w:r w:rsidR="00712B29">
          <w:rPr>
            <w:noProof/>
            <w:webHidden/>
          </w:rPr>
        </w:r>
        <w:r w:rsidR="00712B29">
          <w:rPr>
            <w:noProof/>
            <w:webHidden/>
          </w:rPr>
          <w:fldChar w:fldCharType="separate"/>
        </w:r>
        <w:r w:rsidR="00712B29">
          <w:rPr>
            <w:noProof/>
            <w:webHidden/>
          </w:rPr>
          <w:t>47</w:t>
        </w:r>
        <w:r w:rsidR="00712B29">
          <w:rPr>
            <w:noProof/>
            <w:webHidden/>
          </w:rPr>
          <w:fldChar w:fldCharType="end"/>
        </w:r>
        <w:r>
          <w:rPr>
            <w:noProof/>
          </w:rPr>
          <w:fldChar w:fldCharType="end"/>
        </w:r>
      </w:ins>
    </w:p>
    <w:p w14:paraId="0A82872E" w14:textId="0BFC8EAB" w:rsidR="00712B29" w:rsidRDefault="001A0138">
      <w:pPr>
        <w:pStyle w:val="TOC3"/>
        <w:rPr>
          <w:ins w:id="650" w:author="Russell Ott" w:date="2022-05-16T11:47:00Z"/>
          <w:rFonts w:asciiTheme="minorHAnsi" w:eastAsiaTheme="minorEastAsia" w:hAnsiTheme="minorHAnsi" w:cstheme="minorBidi"/>
          <w:noProof/>
          <w:sz w:val="22"/>
          <w:szCs w:val="22"/>
        </w:rPr>
      </w:pPr>
      <w:ins w:id="651" w:author="Russell Ott" w:date="2022-05-16T11:47:00Z">
        <w:r>
          <w:fldChar w:fldCharType="begin"/>
        </w:r>
        <w:r>
          <w:instrText xml:space="preserve"> HYPERLINK \l "_Toc103262637" </w:instrText>
        </w:r>
        <w:r>
          <w:fldChar w:fldCharType="separate"/>
        </w:r>
        <w:r w:rsidR="00712B29" w:rsidRPr="009C7199">
          <w:rPr>
            <w:rStyle w:val="Hyperlink"/>
            <w:bCs/>
            <w:noProof/>
          </w:rPr>
          <w:t>3.2.2</w:t>
        </w:r>
        <w:r w:rsidR="00712B29">
          <w:rPr>
            <w:rFonts w:asciiTheme="minorHAnsi" w:eastAsiaTheme="minorEastAsia" w:hAnsiTheme="minorHAnsi" w:cstheme="minorBidi"/>
            <w:noProof/>
            <w:sz w:val="22"/>
            <w:szCs w:val="22"/>
          </w:rPr>
          <w:tab/>
        </w:r>
        <w:r w:rsidR="00712B29" w:rsidRPr="009C7199">
          <w:rPr>
            <w:rStyle w:val="Hyperlink"/>
            <w:noProof/>
          </w:rPr>
          <w:t>Authors Versus Performers</w:t>
        </w:r>
        <w:r w:rsidR="00712B29">
          <w:rPr>
            <w:noProof/>
            <w:webHidden/>
          </w:rPr>
          <w:tab/>
        </w:r>
        <w:r w:rsidR="00712B29">
          <w:rPr>
            <w:noProof/>
            <w:webHidden/>
          </w:rPr>
          <w:fldChar w:fldCharType="begin"/>
        </w:r>
        <w:r w:rsidR="00712B29">
          <w:rPr>
            <w:noProof/>
            <w:webHidden/>
          </w:rPr>
          <w:instrText xml:space="preserve"> PAGEREF _Toc103262637 \h </w:instrText>
        </w:r>
        <w:r w:rsidR="00712B29">
          <w:rPr>
            <w:noProof/>
            <w:webHidden/>
          </w:rPr>
        </w:r>
        <w:r w:rsidR="00712B29">
          <w:rPr>
            <w:noProof/>
            <w:webHidden/>
          </w:rPr>
          <w:fldChar w:fldCharType="separate"/>
        </w:r>
        <w:r w:rsidR="00712B29">
          <w:rPr>
            <w:noProof/>
            <w:webHidden/>
          </w:rPr>
          <w:t>56</w:t>
        </w:r>
        <w:r w:rsidR="00712B29">
          <w:rPr>
            <w:noProof/>
            <w:webHidden/>
          </w:rPr>
          <w:fldChar w:fldCharType="end"/>
        </w:r>
        <w:r>
          <w:rPr>
            <w:noProof/>
          </w:rPr>
          <w:fldChar w:fldCharType="end"/>
        </w:r>
      </w:ins>
    </w:p>
    <w:p w14:paraId="4C88AF40" w14:textId="671B7B74" w:rsidR="00712B29" w:rsidRDefault="001A0138">
      <w:pPr>
        <w:pStyle w:val="TOC3"/>
        <w:rPr>
          <w:ins w:id="652" w:author="Russell Ott" w:date="2022-05-16T11:47:00Z"/>
          <w:rFonts w:asciiTheme="minorHAnsi" w:eastAsiaTheme="minorEastAsia" w:hAnsiTheme="minorHAnsi" w:cstheme="minorBidi"/>
          <w:noProof/>
          <w:sz w:val="22"/>
          <w:szCs w:val="22"/>
        </w:rPr>
      </w:pPr>
      <w:ins w:id="653" w:author="Russell Ott" w:date="2022-05-16T11:47:00Z">
        <w:r>
          <w:fldChar w:fldCharType="begin"/>
        </w:r>
        <w:r>
          <w:instrText xml:space="preserve"> HYPERLINK \l "_Toc103262638" </w:instrText>
        </w:r>
        <w:r>
          <w:fldChar w:fldCharType="separate"/>
        </w:r>
        <w:r w:rsidR="00712B29" w:rsidRPr="009C7199">
          <w:rPr>
            <w:rStyle w:val="Hyperlink"/>
            <w:bCs/>
            <w:noProof/>
          </w:rPr>
          <w:t>3.2.3</w:t>
        </w:r>
        <w:r w:rsidR="00712B29">
          <w:rPr>
            <w:rFonts w:asciiTheme="minorHAnsi" w:eastAsiaTheme="minorEastAsia" w:hAnsiTheme="minorHAnsi" w:cstheme="minorBidi"/>
            <w:noProof/>
            <w:sz w:val="22"/>
            <w:szCs w:val="22"/>
          </w:rPr>
          <w:tab/>
        </w:r>
        <w:r w:rsidR="00712B29" w:rsidRPr="009C7199">
          <w:rPr>
            <w:rStyle w:val="Hyperlink"/>
            <w:noProof/>
          </w:rPr>
          <w:t>Custodian</w:t>
        </w:r>
        <w:r w:rsidR="00712B29">
          <w:rPr>
            <w:noProof/>
            <w:webHidden/>
          </w:rPr>
          <w:tab/>
        </w:r>
        <w:r w:rsidR="00712B29">
          <w:rPr>
            <w:noProof/>
            <w:webHidden/>
          </w:rPr>
          <w:fldChar w:fldCharType="begin"/>
        </w:r>
        <w:r w:rsidR="00712B29">
          <w:rPr>
            <w:noProof/>
            <w:webHidden/>
          </w:rPr>
          <w:instrText xml:space="preserve"> PAGEREF _Toc103262638 \h </w:instrText>
        </w:r>
        <w:r w:rsidR="00712B29">
          <w:rPr>
            <w:noProof/>
            <w:webHidden/>
          </w:rPr>
        </w:r>
        <w:r w:rsidR="00712B29">
          <w:rPr>
            <w:noProof/>
            <w:webHidden/>
          </w:rPr>
          <w:fldChar w:fldCharType="separate"/>
        </w:r>
        <w:r w:rsidR="00712B29">
          <w:rPr>
            <w:noProof/>
            <w:webHidden/>
          </w:rPr>
          <w:t>60</w:t>
        </w:r>
        <w:r w:rsidR="00712B29">
          <w:rPr>
            <w:noProof/>
            <w:webHidden/>
          </w:rPr>
          <w:fldChar w:fldCharType="end"/>
        </w:r>
        <w:r>
          <w:rPr>
            <w:noProof/>
          </w:rPr>
          <w:fldChar w:fldCharType="end"/>
        </w:r>
      </w:ins>
    </w:p>
    <w:p w14:paraId="32B8054A" w14:textId="2AA28258" w:rsidR="00712B29" w:rsidRDefault="001A0138">
      <w:pPr>
        <w:pStyle w:val="TOC3"/>
        <w:rPr>
          <w:ins w:id="654" w:author="Russell Ott" w:date="2022-05-16T11:47:00Z"/>
          <w:rFonts w:asciiTheme="minorHAnsi" w:eastAsiaTheme="minorEastAsia" w:hAnsiTheme="minorHAnsi" w:cstheme="minorBidi"/>
          <w:noProof/>
          <w:sz w:val="22"/>
          <w:szCs w:val="22"/>
        </w:rPr>
      </w:pPr>
      <w:ins w:id="655" w:author="Russell Ott" w:date="2022-05-16T11:47:00Z">
        <w:r>
          <w:fldChar w:fldCharType="begin"/>
        </w:r>
        <w:r>
          <w:instrText xml:space="preserve"> HYPERLINK \l "_Toc103262639" </w:instrText>
        </w:r>
        <w:r>
          <w:fldChar w:fldCharType="separate"/>
        </w:r>
        <w:r w:rsidR="00712B29" w:rsidRPr="009C7199">
          <w:rPr>
            <w:rStyle w:val="Hyperlink"/>
            <w:bCs/>
            <w:noProof/>
          </w:rPr>
          <w:t>3.2.4</w:t>
        </w:r>
        <w:r w:rsidR="00712B29">
          <w:rPr>
            <w:rFonts w:asciiTheme="minorHAnsi" w:eastAsiaTheme="minorEastAsia" w:hAnsiTheme="minorHAnsi" w:cstheme="minorBidi"/>
            <w:noProof/>
            <w:sz w:val="22"/>
            <w:szCs w:val="22"/>
          </w:rPr>
          <w:tab/>
        </w:r>
        <w:r w:rsidR="00712B29" w:rsidRPr="009C7199">
          <w:rPr>
            <w:rStyle w:val="Hyperlink"/>
            <w:noProof/>
          </w:rPr>
          <w:t>Care Team Members</w:t>
        </w:r>
        <w:r w:rsidR="00712B29">
          <w:rPr>
            <w:noProof/>
            <w:webHidden/>
          </w:rPr>
          <w:tab/>
        </w:r>
        <w:r w:rsidR="00712B29">
          <w:rPr>
            <w:noProof/>
            <w:webHidden/>
          </w:rPr>
          <w:fldChar w:fldCharType="begin"/>
        </w:r>
        <w:r w:rsidR="00712B29">
          <w:rPr>
            <w:noProof/>
            <w:webHidden/>
          </w:rPr>
          <w:instrText xml:space="preserve"> PAGEREF _Toc103262639 \h </w:instrText>
        </w:r>
        <w:r w:rsidR="00712B29">
          <w:rPr>
            <w:noProof/>
            <w:webHidden/>
          </w:rPr>
        </w:r>
        <w:r w:rsidR="00712B29">
          <w:rPr>
            <w:noProof/>
            <w:webHidden/>
          </w:rPr>
          <w:fldChar w:fldCharType="separate"/>
        </w:r>
        <w:r w:rsidR="00712B29">
          <w:rPr>
            <w:noProof/>
            <w:webHidden/>
          </w:rPr>
          <w:t>60</w:t>
        </w:r>
        <w:r w:rsidR="00712B29">
          <w:rPr>
            <w:noProof/>
            <w:webHidden/>
          </w:rPr>
          <w:fldChar w:fldCharType="end"/>
        </w:r>
        <w:r>
          <w:rPr>
            <w:noProof/>
          </w:rPr>
          <w:fldChar w:fldCharType="end"/>
        </w:r>
      </w:ins>
    </w:p>
    <w:p w14:paraId="58AFB5F5" w14:textId="2DFE04CA" w:rsidR="00712B29" w:rsidRDefault="001A0138">
      <w:pPr>
        <w:pStyle w:val="TOC3"/>
        <w:rPr>
          <w:ins w:id="656" w:author="Russell Ott" w:date="2022-05-16T11:47:00Z"/>
          <w:rFonts w:asciiTheme="minorHAnsi" w:eastAsiaTheme="minorEastAsia" w:hAnsiTheme="minorHAnsi" w:cstheme="minorBidi"/>
          <w:noProof/>
          <w:sz w:val="22"/>
          <w:szCs w:val="22"/>
        </w:rPr>
      </w:pPr>
      <w:ins w:id="657" w:author="Russell Ott" w:date="2022-05-16T11:47:00Z">
        <w:r>
          <w:fldChar w:fldCharType="begin"/>
        </w:r>
        <w:r>
          <w:instrText xml:space="preserve"> HYPERLINK \l "_Toc103262640" </w:instrText>
        </w:r>
        <w:r>
          <w:fldChar w:fldCharType="separate"/>
        </w:r>
        <w:r w:rsidR="00712B29" w:rsidRPr="009C7199">
          <w:rPr>
            <w:rStyle w:val="Hyperlink"/>
            <w:bCs/>
            <w:noProof/>
          </w:rPr>
          <w:t>3.2.5</w:t>
        </w:r>
        <w:r w:rsidR="00712B29">
          <w:rPr>
            <w:rFonts w:asciiTheme="minorHAnsi" w:eastAsiaTheme="minorEastAsia" w:hAnsiTheme="minorHAnsi" w:cstheme="minorBidi"/>
            <w:noProof/>
            <w:sz w:val="22"/>
            <w:szCs w:val="22"/>
          </w:rPr>
          <w:tab/>
        </w:r>
        <w:r w:rsidR="00712B29" w:rsidRPr="009C7199">
          <w:rPr>
            <w:rStyle w:val="Hyperlink"/>
            <w:noProof/>
          </w:rPr>
          <w:t>sdtc:signatureText in Authenticator and legalAuthenticator</w:t>
        </w:r>
        <w:r w:rsidR="00712B29">
          <w:rPr>
            <w:noProof/>
            <w:webHidden/>
          </w:rPr>
          <w:tab/>
        </w:r>
        <w:r w:rsidR="00712B29">
          <w:rPr>
            <w:noProof/>
            <w:webHidden/>
          </w:rPr>
          <w:fldChar w:fldCharType="begin"/>
        </w:r>
        <w:r w:rsidR="00712B29">
          <w:rPr>
            <w:noProof/>
            <w:webHidden/>
          </w:rPr>
          <w:instrText xml:space="preserve"> PAGEREF _Toc103262640 \h </w:instrText>
        </w:r>
        <w:r w:rsidR="00712B29">
          <w:rPr>
            <w:noProof/>
            <w:webHidden/>
          </w:rPr>
        </w:r>
        <w:r w:rsidR="00712B29">
          <w:rPr>
            <w:noProof/>
            <w:webHidden/>
          </w:rPr>
          <w:fldChar w:fldCharType="separate"/>
        </w:r>
        <w:r w:rsidR="00712B29">
          <w:rPr>
            <w:noProof/>
            <w:webHidden/>
          </w:rPr>
          <w:t>62</w:t>
        </w:r>
        <w:r w:rsidR="00712B29">
          <w:rPr>
            <w:noProof/>
            <w:webHidden/>
          </w:rPr>
          <w:fldChar w:fldCharType="end"/>
        </w:r>
        <w:r>
          <w:rPr>
            <w:noProof/>
          </w:rPr>
          <w:fldChar w:fldCharType="end"/>
        </w:r>
      </w:ins>
    </w:p>
    <w:p w14:paraId="67E45C2E" w14:textId="65016E07" w:rsidR="00712B29" w:rsidRDefault="001A0138">
      <w:pPr>
        <w:pStyle w:val="TOC3"/>
        <w:rPr>
          <w:ins w:id="658" w:author="Russell Ott" w:date="2022-05-16T11:47:00Z"/>
          <w:rFonts w:asciiTheme="minorHAnsi" w:eastAsiaTheme="minorEastAsia" w:hAnsiTheme="minorHAnsi" w:cstheme="minorBidi"/>
          <w:noProof/>
          <w:sz w:val="22"/>
          <w:szCs w:val="22"/>
        </w:rPr>
      </w:pPr>
      <w:ins w:id="659" w:author="Russell Ott" w:date="2022-05-16T11:47:00Z">
        <w:r>
          <w:fldChar w:fldCharType="begin"/>
        </w:r>
        <w:r>
          <w:instrText xml:space="preserve"> HYPERLINK \l "_Toc103262641" </w:instrText>
        </w:r>
        <w:r>
          <w:fldChar w:fldCharType="separate"/>
        </w:r>
        <w:r w:rsidR="00712B29" w:rsidRPr="009C7199">
          <w:rPr>
            <w:rStyle w:val="Hyperlink"/>
            <w:bCs/>
            <w:noProof/>
          </w:rPr>
          <w:t>3.2.6</w:t>
        </w:r>
        <w:r w:rsidR="00712B29">
          <w:rPr>
            <w:rFonts w:asciiTheme="minorHAnsi" w:eastAsiaTheme="minorEastAsia" w:hAnsiTheme="minorHAnsi" w:cstheme="minorBidi"/>
            <w:noProof/>
            <w:sz w:val="22"/>
            <w:szCs w:val="22"/>
          </w:rPr>
          <w:tab/>
        </w:r>
        <w:r w:rsidR="00712B29" w:rsidRPr="009C7199">
          <w:rPr>
            <w:rStyle w:val="Hyperlink"/>
            <w:noProof/>
          </w:rPr>
          <w:t>Context of Care</w:t>
        </w:r>
        <w:r w:rsidR="00712B29">
          <w:rPr>
            <w:noProof/>
            <w:webHidden/>
          </w:rPr>
          <w:tab/>
        </w:r>
        <w:r w:rsidR="00712B29">
          <w:rPr>
            <w:noProof/>
            <w:webHidden/>
          </w:rPr>
          <w:fldChar w:fldCharType="begin"/>
        </w:r>
        <w:r w:rsidR="00712B29">
          <w:rPr>
            <w:noProof/>
            <w:webHidden/>
          </w:rPr>
          <w:instrText xml:space="preserve"> PAGEREF _Toc103262641 \h </w:instrText>
        </w:r>
        <w:r w:rsidR="00712B29">
          <w:rPr>
            <w:noProof/>
            <w:webHidden/>
          </w:rPr>
        </w:r>
        <w:r w:rsidR="00712B29">
          <w:rPr>
            <w:noProof/>
            <w:webHidden/>
          </w:rPr>
          <w:fldChar w:fldCharType="separate"/>
        </w:r>
        <w:r w:rsidR="00712B29">
          <w:rPr>
            <w:noProof/>
            <w:webHidden/>
          </w:rPr>
          <w:t>62</w:t>
        </w:r>
        <w:r w:rsidR="00712B29">
          <w:rPr>
            <w:noProof/>
            <w:webHidden/>
          </w:rPr>
          <w:fldChar w:fldCharType="end"/>
        </w:r>
        <w:r>
          <w:rPr>
            <w:noProof/>
          </w:rPr>
          <w:fldChar w:fldCharType="end"/>
        </w:r>
      </w:ins>
    </w:p>
    <w:p w14:paraId="3EB14B4B" w14:textId="3714A604" w:rsidR="00712B29" w:rsidRDefault="001A0138">
      <w:pPr>
        <w:pStyle w:val="TOC3"/>
        <w:rPr>
          <w:ins w:id="660" w:author="Russell Ott" w:date="2022-05-16T11:47:00Z"/>
          <w:rFonts w:asciiTheme="minorHAnsi" w:eastAsiaTheme="minorEastAsia" w:hAnsiTheme="minorHAnsi" w:cstheme="minorBidi"/>
          <w:noProof/>
          <w:sz w:val="22"/>
          <w:szCs w:val="22"/>
        </w:rPr>
      </w:pPr>
      <w:ins w:id="661" w:author="Russell Ott" w:date="2022-05-16T11:47:00Z">
        <w:r>
          <w:fldChar w:fldCharType="begin"/>
        </w:r>
        <w:r>
          <w:instrText xml:space="preserve"> HYPERLINK \l "_Toc103262642" </w:instrText>
        </w:r>
        <w:r>
          <w:fldChar w:fldCharType="separate"/>
        </w:r>
        <w:r w:rsidR="00712B29" w:rsidRPr="009C7199">
          <w:rPr>
            <w:rStyle w:val="Hyperlink"/>
            <w:bCs/>
            <w:noProof/>
          </w:rPr>
          <w:t>3.2.7</w:t>
        </w:r>
        <w:r w:rsidR="00712B29">
          <w:rPr>
            <w:rFonts w:asciiTheme="minorHAnsi" w:eastAsiaTheme="minorEastAsia" w:hAnsiTheme="minorHAnsi" w:cstheme="minorBidi"/>
            <w:noProof/>
            <w:sz w:val="22"/>
            <w:szCs w:val="22"/>
          </w:rPr>
          <w:tab/>
        </w:r>
        <w:r w:rsidR="00712B29" w:rsidRPr="009C7199">
          <w:rPr>
            <w:rStyle w:val="Hyperlink"/>
            <w:noProof/>
          </w:rPr>
          <w:t>Related Parent Document</w:t>
        </w:r>
        <w:r w:rsidR="00712B29">
          <w:rPr>
            <w:noProof/>
            <w:webHidden/>
          </w:rPr>
          <w:tab/>
        </w:r>
        <w:r w:rsidR="00712B29">
          <w:rPr>
            <w:noProof/>
            <w:webHidden/>
          </w:rPr>
          <w:fldChar w:fldCharType="begin"/>
        </w:r>
        <w:r w:rsidR="00712B29">
          <w:rPr>
            <w:noProof/>
            <w:webHidden/>
          </w:rPr>
          <w:instrText xml:space="preserve"> PAGEREF _Toc103262642 \h </w:instrText>
        </w:r>
        <w:r w:rsidR="00712B29">
          <w:rPr>
            <w:noProof/>
            <w:webHidden/>
          </w:rPr>
        </w:r>
        <w:r w:rsidR="00712B29">
          <w:rPr>
            <w:noProof/>
            <w:webHidden/>
          </w:rPr>
          <w:fldChar w:fldCharType="separate"/>
        </w:r>
        <w:r w:rsidR="00712B29">
          <w:rPr>
            <w:noProof/>
            <w:webHidden/>
          </w:rPr>
          <w:t>63</w:t>
        </w:r>
        <w:r w:rsidR="00712B29">
          <w:rPr>
            <w:noProof/>
            <w:webHidden/>
          </w:rPr>
          <w:fldChar w:fldCharType="end"/>
        </w:r>
        <w:r>
          <w:rPr>
            <w:noProof/>
          </w:rPr>
          <w:fldChar w:fldCharType="end"/>
        </w:r>
      </w:ins>
    </w:p>
    <w:p w14:paraId="32A25C61" w14:textId="15E0F372" w:rsidR="00712B29" w:rsidRDefault="001A0138">
      <w:pPr>
        <w:pStyle w:val="TOC3"/>
        <w:rPr>
          <w:ins w:id="662" w:author="Russell Ott" w:date="2022-05-16T11:47:00Z"/>
          <w:rFonts w:asciiTheme="minorHAnsi" w:eastAsiaTheme="minorEastAsia" w:hAnsiTheme="minorHAnsi" w:cstheme="minorBidi"/>
          <w:noProof/>
          <w:sz w:val="22"/>
          <w:szCs w:val="22"/>
        </w:rPr>
      </w:pPr>
      <w:ins w:id="663" w:author="Russell Ott" w:date="2022-05-16T11:47:00Z">
        <w:r>
          <w:fldChar w:fldCharType="begin"/>
        </w:r>
        <w:r>
          <w:instrText xml:space="preserve"> HYPERLINK \l "_Toc103262643" </w:instrText>
        </w:r>
        <w:r>
          <w:fldChar w:fldCharType="separate"/>
        </w:r>
        <w:r w:rsidR="00712B29" w:rsidRPr="009C7199">
          <w:rPr>
            <w:rStyle w:val="Hyperlink"/>
            <w:bCs/>
            <w:noProof/>
          </w:rPr>
          <w:t>3.2.8</w:t>
        </w:r>
        <w:r w:rsidR="00712B29">
          <w:rPr>
            <w:rFonts w:asciiTheme="minorHAnsi" w:eastAsiaTheme="minorEastAsia" w:hAnsiTheme="minorHAnsi" w:cstheme="minorBidi"/>
            <w:noProof/>
            <w:sz w:val="22"/>
            <w:szCs w:val="22"/>
          </w:rPr>
          <w:tab/>
        </w:r>
        <w:r w:rsidR="00712B29" w:rsidRPr="009C7199">
          <w:rPr>
            <w:rStyle w:val="Hyperlink"/>
            <w:noProof/>
          </w:rPr>
          <w:t>C-CDA R2.1 Document Templates</w:t>
        </w:r>
        <w:r w:rsidR="00712B29">
          <w:rPr>
            <w:noProof/>
            <w:webHidden/>
          </w:rPr>
          <w:tab/>
        </w:r>
        <w:r w:rsidR="00712B29">
          <w:rPr>
            <w:noProof/>
            <w:webHidden/>
          </w:rPr>
          <w:fldChar w:fldCharType="begin"/>
        </w:r>
        <w:r w:rsidR="00712B29">
          <w:rPr>
            <w:noProof/>
            <w:webHidden/>
          </w:rPr>
          <w:instrText xml:space="preserve"> PAGEREF _Toc103262643 \h </w:instrText>
        </w:r>
        <w:r w:rsidR="00712B29">
          <w:rPr>
            <w:noProof/>
            <w:webHidden/>
          </w:rPr>
        </w:r>
        <w:r w:rsidR="00712B29">
          <w:rPr>
            <w:noProof/>
            <w:webHidden/>
          </w:rPr>
          <w:fldChar w:fldCharType="separate"/>
        </w:r>
        <w:r w:rsidR="00712B29">
          <w:rPr>
            <w:noProof/>
            <w:webHidden/>
          </w:rPr>
          <w:t>64</w:t>
        </w:r>
        <w:r w:rsidR="00712B29">
          <w:rPr>
            <w:noProof/>
            <w:webHidden/>
          </w:rPr>
          <w:fldChar w:fldCharType="end"/>
        </w:r>
        <w:r>
          <w:rPr>
            <w:noProof/>
          </w:rPr>
          <w:fldChar w:fldCharType="end"/>
        </w:r>
      </w:ins>
    </w:p>
    <w:p w14:paraId="19BED0CE" w14:textId="0083B45E" w:rsidR="00712B29" w:rsidRDefault="001A0138">
      <w:pPr>
        <w:pStyle w:val="TOC3"/>
        <w:rPr>
          <w:ins w:id="664" w:author="Russell Ott" w:date="2022-05-16T11:47:00Z"/>
          <w:rFonts w:asciiTheme="minorHAnsi" w:eastAsiaTheme="minorEastAsia" w:hAnsiTheme="minorHAnsi" w:cstheme="minorBidi"/>
          <w:noProof/>
          <w:sz w:val="22"/>
          <w:szCs w:val="22"/>
        </w:rPr>
      </w:pPr>
      <w:ins w:id="665" w:author="Russell Ott" w:date="2022-05-16T11:47:00Z">
        <w:r>
          <w:fldChar w:fldCharType="begin"/>
        </w:r>
        <w:r>
          <w:instrText xml:space="preserve"> HYPERLINK \l "_Toc103262644" </w:instrText>
        </w:r>
        <w:r>
          <w:fldChar w:fldCharType="separate"/>
        </w:r>
        <w:r w:rsidR="00712B29" w:rsidRPr="009C7199">
          <w:rPr>
            <w:rStyle w:val="Hyperlink"/>
            <w:bCs/>
            <w:noProof/>
          </w:rPr>
          <w:t>3.2.9</w:t>
        </w:r>
        <w:r w:rsidR="00712B29">
          <w:rPr>
            <w:rFonts w:asciiTheme="minorHAnsi" w:eastAsiaTheme="minorEastAsia" w:hAnsiTheme="minorHAnsi" w:cstheme="minorBidi"/>
            <w:noProof/>
            <w:sz w:val="22"/>
            <w:szCs w:val="22"/>
          </w:rPr>
          <w:tab/>
        </w:r>
        <w:r w:rsidR="00712B29" w:rsidRPr="009C7199">
          <w:rPr>
            <w:rStyle w:val="Hyperlink"/>
            <w:noProof/>
          </w:rPr>
          <w:t>Further Constraints on C-CDA Documents</w:t>
        </w:r>
        <w:r w:rsidR="00712B29">
          <w:rPr>
            <w:noProof/>
            <w:webHidden/>
          </w:rPr>
          <w:tab/>
        </w:r>
        <w:r w:rsidR="00712B29">
          <w:rPr>
            <w:noProof/>
            <w:webHidden/>
          </w:rPr>
          <w:fldChar w:fldCharType="begin"/>
        </w:r>
        <w:r w:rsidR="00712B29">
          <w:rPr>
            <w:noProof/>
            <w:webHidden/>
          </w:rPr>
          <w:instrText xml:space="preserve"> PAGEREF _Toc103262644 \h </w:instrText>
        </w:r>
        <w:r w:rsidR="00712B29">
          <w:rPr>
            <w:noProof/>
            <w:webHidden/>
          </w:rPr>
        </w:r>
        <w:r w:rsidR="00712B29">
          <w:rPr>
            <w:noProof/>
            <w:webHidden/>
          </w:rPr>
          <w:fldChar w:fldCharType="separate"/>
        </w:r>
        <w:r w:rsidR="00712B29">
          <w:rPr>
            <w:noProof/>
            <w:webHidden/>
          </w:rPr>
          <w:t>66</w:t>
        </w:r>
        <w:r w:rsidR="00712B29">
          <w:rPr>
            <w:noProof/>
            <w:webHidden/>
          </w:rPr>
          <w:fldChar w:fldCharType="end"/>
        </w:r>
        <w:r>
          <w:rPr>
            <w:noProof/>
          </w:rPr>
          <w:fldChar w:fldCharType="end"/>
        </w:r>
      </w:ins>
    </w:p>
    <w:p w14:paraId="485D20F6" w14:textId="468CE1DA" w:rsidR="00712B29" w:rsidRDefault="001A0138">
      <w:pPr>
        <w:pStyle w:val="TOC2"/>
        <w:rPr>
          <w:ins w:id="666" w:author="Russell Ott" w:date="2022-05-16T11:47:00Z"/>
          <w:rFonts w:asciiTheme="minorHAnsi" w:eastAsiaTheme="minorEastAsia" w:hAnsiTheme="minorHAnsi" w:cstheme="minorBidi"/>
          <w:b w:val="0"/>
          <w:bCs w:val="0"/>
          <w:noProof/>
        </w:rPr>
      </w:pPr>
      <w:ins w:id="667" w:author="Russell Ott" w:date="2022-05-16T11:47:00Z">
        <w:r>
          <w:lastRenderedPageBreak/>
          <w:fldChar w:fldCharType="begin"/>
        </w:r>
        <w:r>
          <w:instrText xml:space="preserve"> HYPERLINK \l "_Toc103262645" </w:instrText>
        </w:r>
        <w:r>
          <w:fldChar w:fldCharType="separate"/>
        </w:r>
        <w:r w:rsidR="00712B29" w:rsidRPr="009C7199">
          <w:rPr>
            <w:rStyle w:val="Hyperlink"/>
            <w:noProof/>
          </w:rPr>
          <w:t>3.3</w:t>
        </w:r>
        <w:r w:rsidR="00712B29">
          <w:rPr>
            <w:rFonts w:asciiTheme="minorHAnsi" w:eastAsiaTheme="minorEastAsia" w:hAnsiTheme="minorHAnsi" w:cstheme="minorBidi"/>
            <w:b w:val="0"/>
            <w:bCs w:val="0"/>
            <w:noProof/>
          </w:rPr>
          <w:tab/>
        </w:r>
        <w:r w:rsidR="00712B29" w:rsidRPr="009C7199">
          <w:rPr>
            <w:rStyle w:val="Hyperlink"/>
            <w:noProof/>
          </w:rPr>
          <w:t>Section Structure by Document Type</w:t>
        </w:r>
        <w:r w:rsidR="00712B29">
          <w:rPr>
            <w:noProof/>
            <w:webHidden/>
          </w:rPr>
          <w:tab/>
        </w:r>
        <w:r w:rsidR="00712B29">
          <w:rPr>
            <w:noProof/>
            <w:webHidden/>
          </w:rPr>
          <w:fldChar w:fldCharType="begin"/>
        </w:r>
        <w:r w:rsidR="00712B29">
          <w:rPr>
            <w:noProof/>
            <w:webHidden/>
          </w:rPr>
          <w:instrText xml:space="preserve"> PAGEREF _Toc103262645 \h </w:instrText>
        </w:r>
        <w:r w:rsidR="00712B29">
          <w:rPr>
            <w:noProof/>
            <w:webHidden/>
          </w:rPr>
        </w:r>
        <w:r w:rsidR="00712B29">
          <w:rPr>
            <w:noProof/>
            <w:webHidden/>
          </w:rPr>
          <w:fldChar w:fldCharType="separate"/>
        </w:r>
        <w:r w:rsidR="00712B29">
          <w:rPr>
            <w:noProof/>
            <w:webHidden/>
          </w:rPr>
          <w:t>68</w:t>
        </w:r>
        <w:r w:rsidR="00712B29">
          <w:rPr>
            <w:noProof/>
            <w:webHidden/>
          </w:rPr>
          <w:fldChar w:fldCharType="end"/>
        </w:r>
        <w:r>
          <w:rPr>
            <w:noProof/>
          </w:rPr>
          <w:fldChar w:fldCharType="end"/>
        </w:r>
      </w:ins>
    </w:p>
    <w:p w14:paraId="37C66B10" w14:textId="14E2171F" w:rsidR="00712B29" w:rsidRDefault="001A0138">
      <w:pPr>
        <w:pStyle w:val="TOC3"/>
        <w:rPr>
          <w:ins w:id="668" w:author="Russell Ott" w:date="2022-05-16T11:47:00Z"/>
          <w:rFonts w:asciiTheme="minorHAnsi" w:eastAsiaTheme="minorEastAsia" w:hAnsiTheme="minorHAnsi" w:cstheme="minorBidi"/>
          <w:noProof/>
          <w:sz w:val="22"/>
          <w:szCs w:val="22"/>
        </w:rPr>
      </w:pPr>
      <w:ins w:id="669" w:author="Russell Ott" w:date="2022-05-16T11:47:00Z">
        <w:r>
          <w:fldChar w:fldCharType="begin"/>
        </w:r>
        <w:r>
          <w:instrText xml:space="preserve"> HYPERLINK \l "_Toc103262646" </w:instrText>
        </w:r>
        <w:r>
          <w:fldChar w:fldCharType="separate"/>
        </w:r>
        <w:r w:rsidR="00712B29" w:rsidRPr="009C7199">
          <w:rPr>
            <w:rStyle w:val="Hyperlink"/>
            <w:bCs/>
            <w:noProof/>
          </w:rPr>
          <w:t>3.3.1</w:t>
        </w:r>
        <w:r w:rsidR="00712B29">
          <w:rPr>
            <w:rFonts w:asciiTheme="minorHAnsi" w:eastAsiaTheme="minorEastAsia" w:hAnsiTheme="minorHAnsi" w:cstheme="minorBidi"/>
            <w:noProof/>
            <w:sz w:val="22"/>
            <w:szCs w:val="22"/>
          </w:rPr>
          <w:tab/>
        </w:r>
        <w:r w:rsidR="00712B29" w:rsidRPr="009C7199">
          <w:rPr>
            <w:rStyle w:val="Hyperlink"/>
            <w:noProof/>
          </w:rPr>
          <w:t>Care Plan: Document Template</w:t>
        </w:r>
        <w:r w:rsidR="00712B29">
          <w:rPr>
            <w:noProof/>
            <w:webHidden/>
          </w:rPr>
          <w:tab/>
        </w:r>
        <w:r w:rsidR="00712B29">
          <w:rPr>
            <w:noProof/>
            <w:webHidden/>
          </w:rPr>
          <w:fldChar w:fldCharType="begin"/>
        </w:r>
        <w:r w:rsidR="00712B29">
          <w:rPr>
            <w:noProof/>
            <w:webHidden/>
          </w:rPr>
          <w:instrText xml:space="preserve"> PAGEREF _Toc103262646 \h </w:instrText>
        </w:r>
        <w:r w:rsidR="00712B29">
          <w:rPr>
            <w:noProof/>
            <w:webHidden/>
          </w:rPr>
        </w:r>
        <w:r w:rsidR="00712B29">
          <w:rPr>
            <w:noProof/>
            <w:webHidden/>
          </w:rPr>
          <w:fldChar w:fldCharType="separate"/>
        </w:r>
        <w:r w:rsidR="00712B29">
          <w:rPr>
            <w:noProof/>
            <w:webHidden/>
          </w:rPr>
          <w:t>69</w:t>
        </w:r>
        <w:r w:rsidR="00712B29">
          <w:rPr>
            <w:noProof/>
            <w:webHidden/>
          </w:rPr>
          <w:fldChar w:fldCharType="end"/>
        </w:r>
        <w:r>
          <w:rPr>
            <w:noProof/>
          </w:rPr>
          <w:fldChar w:fldCharType="end"/>
        </w:r>
      </w:ins>
    </w:p>
    <w:p w14:paraId="52061BA7" w14:textId="78EB4C5D" w:rsidR="00712B29" w:rsidRDefault="001A0138">
      <w:pPr>
        <w:pStyle w:val="TOC3"/>
        <w:rPr>
          <w:ins w:id="670" w:author="Russell Ott" w:date="2022-05-16T11:47:00Z"/>
          <w:rFonts w:asciiTheme="minorHAnsi" w:eastAsiaTheme="minorEastAsia" w:hAnsiTheme="minorHAnsi" w:cstheme="minorBidi"/>
          <w:noProof/>
          <w:sz w:val="22"/>
          <w:szCs w:val="22"/>
        </w:rPr>
      </w:pPr>
      <w:ins w:id="671" w:author="Russell Ott" w:date="2022-05-16T11:47:00Z">
        <w:r>
          <w:fldChar w:fldCharType="begin"/>
        </w:r>
        <w:r>
          <w:instrText xml:space="preserve"> HYPERLINK \l "_Toc103262</w:instrText>
        </w:r>
        <w:r>
          <w:instrText xml:space="preserve">647" </w:instrText>
        </w:r>
        <w:r>
          <w:fldChar w:fldCharType="separate"/>
        </w:r>
        <w:r w:rsidR="00712B29" w:rsidRPr="009C7199">
          <w:rPr>
            <w:rStyle w:val="Hyperlink"/>
            <w:bCs/>
            <w:noProof/>
          </w:rPr>
          <w:t>3.3.2</w:t>
        </w:r>
        <w:r w:rsidR="00712B29">
          <w:rPr>
            <w:rFonts w:asciiTheme="minorHAnsi" w:eastAsiaTheme="minorEastAsia" w:hAnsiTheme="minorHAnsi" w:cstheme="minorBidi"/>
            <w:noProof/>
            <w:sz w:val="22"/>
            <w:szCs w:val="22"/>
          </w:rPr>
          <w:tab/>
        </w:r>
        <w:r w:rsidR="00712B29" w:rsidRPr="009C7199">
          <w:rPr>
            <w:rStyle w:val="Hyperlink"/>
            <w:noProof/>
          </w:rPr>
          <w:t>Consultation Note: Document Template</w:t>
        </w:r>
        <w:r w:rsidR="00712B29">
          <w:rPr>
            <w:noProof/>
            <w:webHidden/>
          </w:rPr>
          <w:tab/>
        </w:r>
        <w:r w:rsidR="00712B29">
          <w:rPr>
            <w:noProof/>
            <w:webHidden/>
          </w:rPr>
          <w:fldChar w:fldCharType="begin"/>
        </w:r>
        <w:r w:rsidR="00712B29">
          <w:rPr>
            <w:noProof/>
            <w:webHidden/>
          </w:rPr>
          <w:instrText xml:space="preserve"> PAGEREF _Toc103262647 \h </w:instrText>
        </w:r>
        <w:r w:rsidR="00712B29">
          <w:rPr>
            <w:noProof/>
            <w:webHidden/>
          </w:rPr>
        </w:r>
        <w:r w:rsidR="00712B29">
          <w:rPr>
            <w:noProof/>
            <w:webHidden/>
          </w:rPr>
          <w:fldChar w:fldCharType="separate"/>
        </w:r>
        <w:r w:rsidR="00712B29">
          <w:rPr>
            <w:noProof/>
            <w:webHidden/>
          </w:rPr>
          <w:t>69</w:t>
        </w:r>
        <w:r w:rsidR="00712B29">
          <w:rPr>
            <w:noProof/>
            <w:webHidden/>
          </w:rPr>
          <w:fldChar w:fldCharType="end"/>
        </w:r>
        <w:r>
          <w:rPr>
            <w:noProof/>
          </w:rPr>
          <w:fldChar w:fldCharType="end"/>
        </w:r>
      </w:ins>
    </w:p>
    <w:p w14:paraId="4F5FC383" w14:textId="486D562D" w:rsidR="00712B29" w:rsidRDefault="001A0138">
      <w:pPr>
        <w:pStyle w:val="TOC3"/>
        <w:rPr>
          <w:ins w:id="672" w:author="Russell Ott" w:date="2022-05-16T11:47:00Z"/>
          <w:rFonts w:asciiTheme="minorHAnsi" w:eastAsiaTheme="minorEastAsia" w:hAnsiTheme="minorHAnsi" w:cstheme="minorBidi"/>
          <w:noProof/>
          <w:sz w:val="22"/>
          <w:szCs w:val="22"/>
        </w:rPr>
      </w:pPr>
      <w:ins w:id="673" w:author="Russell Ott" w:date="2022-05-16T11:47:00Z">
        <w:r>
          <w:fldChar w:fldCharType="begin"/>
        </w:r>
        <w:r>
          <w:instrText xml:space="preserve"> HYPERLINK \l "_Toc103262648" </w:instrText>
        </w:r>
        <w:r>
          <w:fldChar w:fldCharType="separate"/>
        </w:r>
        <w:r w:rsidR="00712B29" w:rsidRPr="009C7199">
          <w:rPr>
            <w:rStyle w:val="Hyperlink"/>
            <w:bCs/>
            <w:noProof/>
          </w:rPr>
          <w:t>3.3.3</w:t>
        </w:r>
        <w:r w:rsidR="00712B29">
          <w:rPr>
            <w:rFonts w:asciiTheme="minorHAnsi" w:eastAsiaTheme="minorEastAsia" w:hAnsiTheme="minorHAnsi" w:cstheme="minorBidi"/>
            <w:noProof/>
            <w:sz w:val="22"/>
            <w:szCs w:val="22"/>
          </w:rPr>
          <w:tab/>
        </w:r>
        <w:r w:rsidR="00712B29" w:rsidRPr="009C7199">
          <w:rPr>
            <w:rStyle w:val="Hyperlink"/>
            <w:noProof/>
          </w:rPr>
          <w:t>Continuity of Care Document (CCD): Document Template</w:t>
        </w:r>
        <w:r w:rsidR="00712B29">
          <w:rPr>
            <w:noProof/>
            <w:webHidden/>
          </w:rPr>
          <w:tab/>
        </w:r>
        <w:r w:rsidR="00712B29">
          <w:rPr>
            <w:noProof/>
            <w:webHidden/>
          </w:rPr>
          <w:fldChar w:fldCharType="begin"/>
        </w:r>
        <w:r w:rsidR="00712B29">
          <w:rPr>
            <w:noProof/>
            <w:webHidden/>
          </w:rPr>
          <w:instrText xml:space="preserve"> PAGEREF _Toc103262648 \h </w:instrText>
        </w:r>
        <w:r w:rsidR="00712B29">
          <w:rPr>
            <w:noProof/>
            <w:webHidden/>
          </w:rPr>
        </w:r>
        <w:r w:rsidR="00712B29">
          <w:rPr>
            <w:noProof/>
            <w:webHidden/>
          </w:rPr>
          <w:fldChar w:fldCharType="separate"/>
        </w:r>
        <w:r w:rsidR="00712B29">
          <w:rPr>
            <w:noProof/>
            <w:webHidden/>
          </w:rPr>
          <w:t>70</w:t>
        </w:r>
        <w:r w:rsidR="00712B29">
          <w:rPr>
            <w:noProof/>
            <w:webHidden/>
          </w:rPr>
          <w:fldChar w:fldCharType="end"/>
        </w:r>
        <w:r>
          <w:rPr>
            <w:noProof/>
          </w:rPr>
          <w:fldChar w:fldCharType="end"/>
        </w:r>
      </w:ins>
    </w:p>
    <w:p w14:paraId="27DC5D5F" w14:textId="0A704B48" w:rsidR="00712B29" w:rsidRDefault="001A0138">
      <w:pPr>
        <w:pStyle w:val="TOC3"/>
        <w:rPr>
          <w:ins w:id="674" w:author="Russell Ott" w:date="2022-05-16T11:47:00Z"/>
          <w:rFonts w:asciiTheme="minorHAnsi" w:eastAsiaTheme="minorEastAsia" w:hAnsiTheme="minorHAnsi" w:cstheme="minorBidi"/>
          <w:noProof/>
          <w:sz w:val="22"/>
          <w:szCs w:val="22"/>
        </w:rPr>
      </w:pPr>
      <w:ins w:id="675" w:author="Russell Ott" w:date="2022-05-16T11:47:00Z">
        <w:r>
          <w:fldChar w:fldCharType="begin"/>
        </w:r>
        <w:r>
          <w:instrText xml:space="preserve"> HYPERLINK \l "_Toc103262649" </w:instrText>
        </w:r>
        <w:r>
          <w:fldChar w:fldCharType="separate"/>
        </w:r>
        <w:r w:rsidR="00712B29" w:rsidRPr="009C7199">
          <w:rPr>
            <w:rStyle w:val="Hyperlink"/>
            <w:bCs/>
            <w:noProof/>
          </w:rPr>
          <w:t>3.3.4</w:t>
        </w:r>
        <w:r w:rsidR="00712B29">
          <w:rPr>
            <w:rFonts w:asciiTheme="minorHAnsi" w:eastAsiaTheme="minorEastAsia" w:hAnsiTheme="minorHAnsi" w:cstheme="minorBidi"/>
            <w:noProof/>
            <w:sz w:val="22"/>
            <w:szCs w:val="22"/>
          </w:rPr>
          <w:tab/>
        </w:r>
        <w:r w:rsidR="00712B29" w:rsidRPr="009C7199">
          <w:rPr>
            <w:rStyle w:val="Hyperlink"/>
            <w:noProof/>
          </w:rPr>
          <w:t>Diagnostic Imaging Report: Document Template</w:t>
        </w:r>
        <w:r w:rsidR="00712B29">
          <w:rPr>
            <w:noProof/>
            <w:webHidden/>
          </w:rPr>
          <w:tab/>
        </w:r>
        <w:r w:rsidR="00712B29">
          <w:rPr>
            <w:noProof/>
            <w:webHidden/>
          </w:rPr>
          <w:fldChar w:fldCharType="begin"/>
        </w:r>
        <w:r w:rsidR="00712B29">
          <w:rPr>
            <w:noProof/>
            <w:webHidden/>
          </w:rPr>
          <w:instrText xml:space="preserve"> PAGEREF _Toc103262649 \h </w:instrText>
        </w:r>
        <w:r w:rsidR="00712B29">
          <w:rPr>
            <w:noProof/>
            <w:webHidden/>
          </w:rPr>
        </w:r>
        <w:r w:rsidR="00712B29">
          <w:rPr>
            <w:noProof/>
            <w:webHidden/>
          </w:rPr>
          <w:fldChar w:fldCharType="separate"/>
        </w:r>
        <w:r w:rsidR="00712B29">
          <w:rPr>
            <w:noProof/>
            <w:webHidden/>
          </w:rPr>
          <w:t>71</w:t>
        </w:r>
        <w:r w:rsidR="00712B29">
          <w:rPr>
            <w:noProof/>
            <w:webHidden/>
          </w:rPr>
          <w:fldChar w:fldCharType="end"/>
        </w:r>
        <w:r>
          <w:rPr>
            <w:noProof/>
          </w:rPr>
          <w:fldChar w:fldCharType="end"/>
        </w:r>
      </w:ins>
    </w:p>
    <w:p w14:paraId="4BF6C4C0" w14:textId="6B157086" w:rsidR="00712B29" w:rsidRDefault="001A0138">
      <w:pPr>
        <w:pStyle w:val="TOC3"/>
        <w:rPr>
          <w:ins w:id="676" w:author="Russell Ott" w:date="2022-05-16T11:47:00Z"/>
          <w:rFonts w:asciiTheme="minorHAnsi" w:eastAsiaTheme="minorEastAsia" w:hAnsiTheme="minorHAnsi" w:cstheme="minorBidi"/>
          <w:noProof/>
          <w:sz w:val="22"/>
          <w:szCs w:val="22"/>
        </w:rPr>
      </w:pPr>
      <w:ins w:id="677" w:author="Russell Ott" w:date="2022-05-16T11:47:00Z">
        <w:r>
          <w:fldChar w:fldCharType="begin"/>
        </w:r>
        <w:r>
          <w:instrText xml:space="preserve"> HYPERLINK \l "_Toc103262650" </w:instrText>
        </w:r>
        <w:r>
          <w:fldChar w:fldCharType="separate"/>
        </w:r>
        <w:r w:rsidR="00712B29" w:rsidRPr="009C7199">
          <w:rPr>
            <w:rStyle w:val="Hyperlink"/>
            <w:bCs/>
            <w:noProof/>
          </w:rPr>
          <w:t>3.3.5</w:t>
        </w:r>
        <w:r w:rsidR="00712B29">
          <w:rPr>
            <w:rFonts w:asciiTheme="minorHAnsi" w:eastAsiaTheme="minorEastAsia" w:hAnsiTheme="minorHAnsi" w:cstheme="minorBidi"/>
            <w:noProof/>
            <w:sz w:val="22"/>
            <w:szCs w:val="22"/>
          </w:rPr>
          <w:tab/>
        </w:r>
        <w:r w:rsidR="00712B29" w:rsidRPr="009C7199">
          <w:rPr>
            <w:rStyle w:val="Hyperlink"/>
            <w:noProof/>
          </w:rPr>
          <w:t>Discharge Summary: Document Template</w:t>
        </w:r>
        <w:r w:rsidR="00712B29">
          <w:rPr>
            <w:noProof/>
            <w:webHidden/>
          </w:rPr>
          <w:tab/>
        </w:r>
        <w:r w:rsidR="00712B29">
          <w:rPr>
            <w:noProof/>
            <w:webHidden/>
          </w:rPr>
          <w:fldChar w:fldCharType="begin"/>
        </w:r>
        <w:r w:rsidR="00712B29">
          <w:rPr>
            <w:noProof/>
            <w:webHidden/>
          </w:rPr>
          <w:instrText xml:space="preserve"> PAGEREF _Toc103262650 \h </w:instrText>
        </w:r>
        <w:r w:rsidR="00712B29">
          <w:rPr>
            <w:noProof/>
            <w:webHidden/>
          </w:rPr>
        </w:r>
        <w:r w:rsidR="00712B29">
          <w:rPr>
            <w:noProof/>
            <w:webHidden/>
          </w:rPr>
          <w:fldChar w:fldCharType="separate"/>
        </w:r>
        <w:r w:rsidR="00712B29">
          <w:rPr>
            <w:noProof/>
            <w:webHidden/>
          </w:rPr>
          <w:t>71</w:t>
        </w:r>
        <w:r w:rsidR="00712B29">
          <w:rPr>
            <w:noProof/>
            <w:webHidden/>
          </w:rPr>
          <w:fldChar w:fldCharType="end"/>
        </w:r>
        <w:r>
          <w:rPr>
            <w:noProof/>
          </w:rPr>
          <w:fldChar w:fldCharType="end"/>
        </w:r>
      </w:ins>
    </w:p>
    <w:p w14:paraId="54E6DF47" w14:textId="509D7D05" w:rsidR="00712B29" w:rsidRDefault="001A0138">
      <w:pPr>
        <w:pStyle w:val="TOC3"/>
        <w:rPr>
          <w:ins w:id="678" w:author="Russell Ott" w:date="2022-05-16T11:47:00Z"/>
          <w:rFonts w:asciiTheme="minorHAnsi" w:eastAsiaTheme="minorEastAsia" w:hAnsiTheme="minorHAnsi" w:cstheme="minorBidi"/>
          <w:noProof/>
          <w:sz w:val="22"/>
          <w:szCs w:val="22"/>
        </w:rPr>
      </w:pPr>
      <w:ins w:id="679" w:author="Russell Ott" w:date="2022-05-16T11:47:00Z">
        <w:r>
          <w:fldChar w:fldCharType="begin"/>
        </w:r>
        <w:r>
          <w:instrText xml:space="preserve"> HYPERLINK \l "_Toc103262651" </w:instrText>
        </w:r>
        <w:r>
          <w:fldChar w:fldCharType="separate"/>
        </w:r>
        <w:r w:rsidR="00712B29" w:rsidRPr="009C7199">
          <w:rPr>
            <w:rStyle w:val="Hyperlink"/>
            <w:bCs/>
            <w:noProof/>
          </w:rPr>
          <w:t>3.3.6</w:t>
        </w:r>
        <w:r w:rsidR="00712B29">
          <w:rPr>
            <w:rFonts w:asciiTheme="minorHAnsi" w:eastAsiaTheme="minorEastAsia" w:hAnsiTheme="minorHAnsi" w:cstheme="minorBidi"/>
            <w:noProof/>
            <w:sz w:val="22"/>
            <w:szCs w:val="22"/>
          </w:rPr>
          <w:tab/>
        </w:r>
        <w:r w:rsidR="00712B29" w:rsidRPr="009C7199">
          <w:rPr>
            <w:rStyle w:val="Hyperlink"/>
            <w:noProof/>
          </w:rPr>
          <w:t>History and Physical: Document Template</w:t>
        </w:r>
        <w:r w:rsidR="00712B29">
          <w:rPr>
            <w:noProof/>
            <w:webHidden/>
          </w:rPr>
          <w:tab/>
        </w:r>
        <w:r w:rsidR="00712B29">
          <w:rPr>
            <w:noProof/>
            <w:webHidden/>
          </w:rPr>
          <w:fldChar w:fldCharType="begin"/>
        </w:r>
        <w:r w:rsidR="00712B29">
          <w:rPr>
            <w:noProof/>
            <w:webHidden/>
          </w:rPr>
          <w:instrText xml:space="preserve"> PAGEREF _Toc103262651 \h </w:instrText>
        </w:r>
        <w:r w:rsidR="00712B29">
          <w:rPr>
            <w:noProof/>
            <w:webHidden/>
          </w:rPr>
        </w:r>
        <w:r w:rsidR="00712B29">
          <w:rPr>
            <w:noProof/>
            <w:webHidden/>
          </w:rPr>
          <w:fldChar w:fldCharType="separate"/>
        </w:r>
        <w:r w:rsidR="00712B29">
          <w:rPr>
            <w:noProof/>
            <w:webHidden/>
          </w:rPr>
          <w:t>72</w:t>
        </w:r>
        <w:r w:rsidR="00712B29">
          <w:rPr>
            <w:noProof/>
            <w:webHidden/>
          </w:rPr>
          <w:fldChar w:fldCharType="end"/>
        </w:r>
        <w:r>
          <w:rPr>
            <w:noProof/>
          </w:rPr>
          <w:fldChar w:fldCharType="end"/>
        </w:r>
      </w:ins>
    </w:p>
    <w:p w14:paraId="3810855A" w14:textId="5CCBE078" w:rsidR="00712B29" w:rsidRDefault="001A0138">
      <w:pPr>
        <w:pStyle w:val="TOC3"/>
        <w:rPr>
          <w:ins w:id="680" w:author="Russell Ott" w:date="2022-05-16T11:47:00Z"/>
          <w:rFonts w:asciiTheme="minorHAnsi" w:eastAsiaTheme="minorEastAsia" w:hAnsiTheme="minorHAnsi" w:cstheme="minorBidi"/>
          <w:noProof/>
          <w:sz w:val="22"/>
          <w:szCs w:val="22"/>
        </w:rPr>
      </w:pPr>
      <w:ins w:id="681" w:author="Russell Ott" w:date="2022-05-16T11:47:00Z">
        <w:r>
          <w:fldChar w:fldCharType="begin"/>
        </w:r>
        <w:r>
          <w:instrText xml:space="preserve"> HYPERLINK \l "_Toc103262652" </w:instrText>
        </w:r>
        <w:r>
          <w:fldChar w:fldCharType="separate"/>
        </w:r>
        <w:r w:rsidR="00712B29" w:rsidRPr="009C7199">
          <w:rPr>
            <w:rStyle w:val="Hyperlink"/>
            <w:bCs/>
            <w:noProof/>
          </w:rPr>
          <w:t>3.3.7</w:t>
        </w:r>
        <w:r w:rsidR="00712B29">
          <w:rPr>
            <w:rFonts w:asciiTheme="minorHAnsi" w:eastAsiaTheme="minorEastAsia" w:hAnsiTheme="minorHAnsi" w:cstheme="minorBidi"/>
            <w:noProof/>
            <w:sz w:val="22"/>
            <w:szCs w:val="22"/>
          </w:rPr>
          <w:tab/>
        </w:r>
        <w:r w:rsidR="00712B29" w:rsidRPr="009C7199">
          <w:rPr>
            <w:rStyle w:val="Hyperlink"/>
            <w:noProof/>
          </w:rPr>
          <w:t>Operative Note: Document Template</w:t>
        </w:r>
        <w:r w:rsidR="00712B29">
          <w:rPr>
            <w:noProof/>
            <w:webHidden/>
          </w:rPr>
          <w:tab/>
        </w:r>
        <w:r w:rsidR="00712B29">
          <w:rPr>
            <w:noProof/>
            <w:webHidden/>
          </w:rPr>
          <w:fldChar w:fldCharType="begin"/>
        </w:r>
        <w:r w:rsidR="00712B29">
          <w:rPr>
            <w:noProof/>
            <w:webHidden/>
          </w:rPr>
          <w:instrText xml:space="preserve"> PAGEREF _Toc103262652 \h </w:instrText>
        </w:r>
        <w:r w:rsidR="00712B29">
          <w:rPr>
            <w:noProof/>
            <w:webHidden/>
          </w:rPr>
        </w:r>
        <w:r w:rsidR="00712B29">
          <w:rPr>
            <w:noProof/>
            <w:webHidden/>
          </w:rPr>
          <w:fldChar w:fldCharType="separate"/>
        </w:r>
        <w:r w:rsidR="00712B29">
          <w:rPr>
            <w:noProof/>
            <w:webHidden/>
          </w:rPr>
          <w:t>73</w:t>
        </w:r>
        <w:r w:rsidR="00712B29">
          <w:rPr>
            <w:noProof/>
            <w:webHidden/>
          </w:rPr>
          <w:fldChar w:fldCharType="end"/>
        </w:r>
        <w:r>
          <w:rPr>
            <w:noProof/>
          </w:rPr>
          <w:fldChar w:fldCharType="end"/>
        </w:r>
      </w:ins>
    </w:p>
    <w:p w14:paraId="6CD8B060" w14:textId="314D7C23" w:rsidR="00712B29" w:rsidRDefault="001A0138">
      <w:pPr>
        <w:pStyle w:val="TOC3"/>
        <w:rPr>
          <w:ins w:id="682" w:author="Russell Ott" w:date="2022-05-16T11:47:00Z"/>
          <w:rFonts w:asciiTheme="minorHAnsi" w:eastAsiaTheme="minorEastAsia" w:hAnsiTheme="minorHAnsi" w:cstheme="minorBidi"/>
          <w:noProof/>
          <w:sz w:val="22"/>
          <w:szCs w:val="22"/>
        </w:rPr>
      </w:pPr>
      <w:ins w:id="683" w:author="Russell Ott" w:date="2022-05-16T11:47:00Z">
        <w:r>
          <w:fldChar w:fldCharType="begin"/>
        </w:r>
        <w:r>
          <w:instrText xml:space="preserve"> HYPERLINK \l "_Toc103262653" </w:instrText>
        </w:r>
        <w:r>
          <w:fldChar w:fldCharType="separate"/>
        </w:r>
        <w:r w:rsidR="00712B29" w:rsidRPr="009C7199">
          <w:rPr>
            <w:rStyle w:val="Hyperlink"/>
            <w:bCs/>
            <w:noProof/>
          </w:rPr>
          <w:t>3.3.8</w:t>
        </w:r>
        <w:r w:rsidR="00712B29">
          <w:rPr>
            <w:rFonts w:asciiTheme="minorHAnsi" w:eastAsiaTheme="minorEastAsia" w:hAnsiTheme="minorHAnsi" w:cstheme="minorBidi"/>
            <w:noProof/>
            <w:sz w:val="22"/>
            <w:szCs w:val="22"/>
          </w:rPr>
          <w:tab/>
        </w:r>
        <w:r w:rsidR="00712B29" w:rsidRPr="009C7199">
          <w:rPr>
            <w:rStyle w:val="Hyperlink"/>
            <w:noProof/>
          </w:rPr>
          <w:t>Procedure Note: Document Template</w:t>
        </w:r>
        <w:r w:rsidR="00712B29">
          <w:rPr>
            <w:noProof/>
            <w:webHidden/>
          </w:rPr>
          <w:tab/>
        </w:r>
        <w:r w:rsidR="00712B29">
          <w:rPr>
            <w:noProof/>
            <w:webHidden/>
          </w:rPr>
          <w:fldChar w:fldCharType="begin"/>
        </w:r>
        <w:r w:rsidR="00712B29">
          <w:rPr>
            <w:noProof/>
            <w:webHidden/>
          </w:rPr>
          <w:instrText xml:space="preserve"> PAGEREF _Toc103262653 \h </w:instrText>
        </w:r>
        <w:r w:rsidR="00712B29">
          <w:rPr>
            <w:noProof/>
            <w:webHidden/>
          </w:rPr>
        </w:r>
        <w:r w:rsidR="00712B29">
          <w:rPr>
            <w:noProof/>
            <w:webHidden/>
          </w:rPr>
          <w:fldChar w:fldCharType="separate"/>
        </w:r>
        <w:r w:rsidR="00712B29">
          <w:rPr>
            <w:noProof/>
            <w:webHidden/>
          </w:rPr>
          <w:t>73</w:t>
        </w:r>
        <w:r w:rsidR="00712B29">
          <w:rPr>
            <w:noProof/>
            <w:webHidden/>
          </w:rPr>
          <w:fldChar w:fldCharType="end"/>
        </w:r>
        <w:r>
          <w:rPr>
            <w:noProof/>
          </w:rPr>
          <w:fldChar w:fldCharType="end"/>
        </w:r>
      </w:ins>
    </w:p>
    <w:p w14:paraId="4FF3352E" w14:textId="5525B335" w:rsidR="00712B29" w:rsidRDefault="001A0138">
      <w:pPr>
        <w:pStyle w:val="TOC3"/>
        <w:rPr>
          <w:ins w:id="684" w:author="Russell Ott" w:date="2022-05-16T11:47:00Z"/>
          <w:rFonts w:asciiTheme="minorHAnsi" w:eastAsiaTheme="minorEastAsia" w:hAnsiTheme="minorHAnsi" w:cstheme="minorBidi"/>
          <w:noProof/>
          <w:sz w:val="22"/>
          <w:szCs w:val="22"/>
        </w:rPr>
      </w:pPr>
      <w:ins w:id="685" w:author="Russell Ott" w:date="2022-05-16T11:47:00Z">
        <w:r>
          <w:fldChar w:fldCharType="begin"/>
        </w:r>
        <w:r>
          <w:instrText xml:space="preserve"> HYPERLINK \l "_Toc</w:instrText>
        </w:r>
        <w:r>
          <w:instrText xml:space="preserve">103262654" </w:instrText>
        </w:r>
        <w:r>
          <w:fldChar w:fldCharType="separate"/>
        </w:r>
        <w:r w:rsidR="00712B29" w:rsidRPr="009C7199">
          <w:rPr>
            <w:rStyle w:val="Hyperlink"/>
            <w:bCs/>
            <w:noProof/>
          </w:rPr>
          <w:t>3.3.9</w:t>
        </w:r>
        <w:r w:rsidR="00712B29">
          <w:rPr>
            <w:rFonts w:asciiTheme="minorHAnsi" w:eastAsiaTheme="minorEastAsia" w:hAnsiTheme="minorHAnsi" w:cstheme="minorBidi"/>
            <w:noProof/>
            <w:sz w:val="22"/>
            <w:szCs w:val="22"/>
          </w:rPr>
          <w:tab/>
        </w:r>
        <w:r w:rsidR="00712B29" w:rsidRPr="009C7199">
          <w:rPr>
            <w:rStyle w:val="Hyperlink"/>
            <w:noProof/>
          </w:rPr>
          <w:t>Progress Note: Document Template</w:t>
        </w:r>
        <w:r w:rsidR="00712B29">
          <w:rPr>
            <w:noProof/>
            <w:webHidden/>
          </w:rPr>
          <w:tab/>
        </w:r>
        <w:r w:rsidR="00712B29">
          <w:rPr>
            <w:noProof/>
            <w:webHidden/>
          </w:rPr>
          <w:fldChar w:fldCharType="begin"/>
        </w:r>
        <w:r w:rsidR="00712B29">
          <w:rPr>
            <w:noProof/>
            <w:webHidden/>
          </w:rPr>
          <w:instrText xml:space="preserve"> PAGEREF _Toc103262654 \h </w:instrText>
        </w:r>
        <w:r w:rsidR="00712B29">
          <w:rPr>
            <w:noProof/>
            <w:webHidden/>
          </w:rPr>
        </w:r>
        <w:r w:rsidR="00712B29">
          <w:rPr>
            <w:noProof/>
            <w:webHidden/>
          </w:rPr>
          <w:fldChar w:fldCharType="separate"/>
        </w:r>
        <w:r w:rsidR="00712B29">
          <w:rPr>
            <w:noProof/>
            <w:webHidden/>
          </w:rPr>
          <w:t>74</w:t>
        </w:r>
        <w:r w:rsidR="00712B29">
          <w:rPr>
            <w:noProof/>
            <w:webHidden/>
          </w:rPr>
          <w:fldChar w:fldCharType="end"/>
        </w:r>
        <w:r>
          <w:rPr>
            <w:noProof/>
          </w:rPr>
          <w:fldChar w:fldCharType="end"/>
        </w:r>
      </w:ins>
    </w:p>
    <w:p w14:paraId="404C0B8A" w14:textId="1282125C" w:rsidR="00712B29" w:rsidRDefault="001A0138">
      <w:pPr>
        <w:pStyle w:val="TOC3"/>
        <w:rPr>
          <w:ins w:id="686" w:author="Russell Ott" w:date="2022-05-16T11:47:00Z"/>
          <w:rFonts w:asciiTheme="minorHAnsi" w:eastAsiaTheme="minorEastAsia" w:hAnsiTheme="minorHAnsi" w:cstheme="minorBidi"/>
          <w:noProof/>
          <w:sz w:val="22"/>
          <w:szCs w:val="22"/>
        </w:rPr>
      </w:pPr>
      <w:ins w:id="687" w:author="Russell Ott" w:date="2022-05-16T11:47:00Z">
        <w:r>
          <w:fldChar w:fldCharType="begin"/>
        </w:r>
        <w:r>
          <w:instrText xml:space="preserve"> HYPERLINK \l "_Toc103262655" </w:instrText>
        </w:r>
        <w:r>
          <w:fldChar w:fldCharType="separate"/>
        </w:r>
        <w:r w:rsidR="00712B29" w:rsidRPr="009C7199">
          <w:rPr>
            <w:rStyle w:val="Hyperlink"/>
            <w:bCs/>
            <w:noProof/>
          </w:rPr>
          <w:t>3.3.10</w:t>
        </w:r>
        <w:r w:rsidR="00712B29">
          <w:rPr>
            <w:rFonts w:asciiTheme="minorHAnsi" w:eastAsiaTheme="minorEastAsia" w:hAnsiTheme="minorHAnsi" w:cstheme="minorBidi"/>
            <w:noProof/>
            <w:sz w:val="22"/>
            <w:szCs w:val="22"/>
          </w:rPr>
          <w:tab/>
        </w:r>
        <w:r w:rsidR="00712B29" w:rsidRPr="009C7199">
          <w:rPr>
            <w:rStyle w:val="Hyperlink"/>
            <w:noProof/>
          </w:rPr>
          <w:t>Referral Note: Document Template</w:t>
        </w:r>
        <w:r w:rsidR="00712B29">
          <w:rPr>
            <w:noProof/>
            <w:webHidden/>
          </w:rPr>
          <w:tab/>
        </w:r>
        <w:r w:rsidR="00712B29">
          <w:rPr>
            <w:noProof/>
            <w:webHidden/>
          </w:rPr>
          <w:fldChar w:fldCharType="begin"/>
        </w:r>
        <w:r w:rsidR="00712B29">
          <w:rPr>
            <w:noProof/>
            <w:webHidden/>
          </w:rPr>
          <w:instrText xml:space="preserve"> PAGEREF _Toc103262655 \h </w:instrText>
        </w:r>
        <w:r w:rsidR="00712B29">
          <w:rPr>
            <w:noProof/>
            <w:webHidden/>
          </w:rPr>
        </w:r>
        <w:r w:rsidR="00712B29">
          <w:rPr>
            <w:noProof/>
            <w:webHidden/>
          </w:rPr>
          <w:fldChar w:fldCharType="separate"/>
        </w:r>
        <w:r w:rsidR="00712B29">
          <w:rPr>
            <w:noProof/>
            <w:webHidden/>
          </w:rPr>
          <w:t>75</w:t>
        </w:r>
        <w:r w:rsidR="00712B29">
          <w:rPr>
            <w:noProof/>
            <w:webHidden/>
          </w:rPr>
          <w:fldChar w:fldCharType="end"/>
        </w:r>
        <w:r>
          <w:rPr>
            <w:noProof/>
          </w:rPr>
          <w:fldChar w:fldCharType="end"/>
        </w:r>
      </w:ins>
    </w:p>
    <w:p w14:paraId="40638134" w14:textId="6795DBB0" w:rsidR="00712B29" w:rsidRDefault="001A0138">
      <w:pPr>
        <w:pStyle w:val="TOC3"/>
        <w:rPr>
          <w:ins w:id="688" w:author="Russell Ott" w:date="2022-05-16T11:47:00Z"/>
          <w:rFonts w:asciiTheme="minorHAnsi" w:eastAsiaTheme="minorEastAsia" w:hAnsiTheme="minorHAnsi" w:cstheme="minorBidi"/>
          <w:noProof/>
          <w:sz w:val="22"/>
          <w:szCs w:val="22"/>
        </w:rPr>
      </w:pPr>
      <w:ins w:id="689" w:author="Russell Ott" w:date="2022-05-16T11:47:00Z">
        <w:r>
          <w:fldChar w:fldCharType="begin"/>
        </w:r>
        <w:r>
          <w:instrText xml:space="preserve"> HYPERLINK \l "_Toc103262656" </w:instrText>
        </w:r>
        <w:r>
          <w:fldChar w:fldCharType="separate"/>
        </w:r>
        <w:r w:rsidR="00712B29" w:rsidRPr="009C7199">
          <w:rPr>
            <w:rStyle w:val="Hyperlink"/>
            <w:bCs/>
            <w:noProof/>
          </w:rPr>
          <w:t>3.3.11</w:t>
        </w:r>
        <w:r w:rsidR="00712B29">
          <w:rPr>
            <w:rFonts w:asciiTheme="minorHAnsi" w:eastAsiaTheme="minorEastAsia" w:hAnsiTheme="minorHAnsi" w:cstheme="minorBidi"/>
            <w:noProof/>
            <w:sz w:val="22"/>
            <w:szCs w:val="22"/>
          </w:rPr>
          <w:tab/>
        </w:r>
        <w:r w:rsidR="00712B29" w:rsidRPr="009C7199">
          <w:rPr>
            <w:rStyle w:val="Hyperlink"/>
            <w:noProof/>
          </w:rPr>
          <w:t>Transfer Summary: Document Template</w:t>
        </w:r>
        <w:r w:rsidR="00712B29">
          <w:rPr>
            <w:noProof/>
            <w:webHidden/>
          </w:rPr>
          <w:tab/>
        </w:r>
        <w:r w:rsidR="00712B29">
          <w:rPr>
            <w:noProof/>
            <w:webHidden/>
          </w:rPr>
          <w:fldChar w:fldCharType="begin"/>
        </w:r>
        <w:r w:rsidR="00712B29">
          <w:rPr>
            <w:noProof/>
            <w:webHidden/>
          </w:rPr>
          <w:instrText xml:space="preserve"> PAGEREF _Toc103262656 \h </w:instrText>
        </w:r>
        <w:r w:rsidR="00712B29">
          <w:rPr>
            <w:noProof/>
            <w:webHidden/>
          </w:rPr>
        </w:r>
        <w:r w:rsidR="00712B29">
          <w:rPr>
            <w:noProof/>
            <w:webHidden/>
          </w:rPr>
          <w:fldChar w:fldCharType="separate"/>
        </w:r>
        <w:r w:rsidR="00712B29">
          <w:rPr>
            <w:noProof/>
            <w:webHidden/>
          </w:rPr>
          <w:t>76</w:t>
        </w:r>
        <w:r w:rsidR="00712B29">
          <w:rPr>
            <w:noProof/>
            <w:webHidden/>
          </w:rPr>
          <w:fldChar w:fldCharType="end"/>
        </w:r>
        <w:r>
          <w:rPr>
            <w:noProof/>
          </w:rPr>
          <w:fldChar w:fldCharType="end"/>
        </w:r>
      </w:ins>
    </w:p>
    <w:p w14:paraId="44607A16" w14:textId="3CAFCD45" w:rsidR="00712B29" w:rsidRDefault="001A0138">
      <w:pPr>
        <w:pStyle w:val="TOC3"/>
        <w:rPr>
          <w:ins w:id="690" w:author="Russell Ott" w:date="2022-05-16T11:47:00Z"/>
          <w:rFonts w:asciiTheme="minorHAnsi" w:eastAsiaTheme="minorEastAsia" w:hAnsiTheme="minorHAnsi" w:cstheme="minorBidi"/>
          <w:noProof/>
          <w:sz w:val="22"/>
          <w:szCs w:val="22"/>
        </w:rPr>
      </w:pPr>
      <w:ins w:id="691" w:author="Russell Ott" w:date="2022-05-16T11:47:00Z">
        <w:r>
          <w:fldChar w:fldCharType="begin"/>
        </w:r>
        <w:r>
          <w:instrText xml:space="preserve"> HYPERLINK \l "_Toc103262657" </w:instrText>
        </w:r>
        <w:r>
          <w:fldChar w:fldCharType="separate"/>
        </w:r>
        <w:r w:rsidR="00712B29" w:rsidRPr="009C7199">
          <w:rPr>
            <w:rStyle w:val="Hyperlink"/>
            <w:bCs/>
            <w:noProof/>
          </w:rPr>
          <w:t>3.3.12</w:t>
        </w:r>
        <w:r w:rsidR="00712B29">
          <w:rPr>
            <w:rFonts w:asciiTheme="minorHAnsi" w:eastAsiaTheme="minorEastAsia" w:hAnsiTheme="minorHAnsi" w:cstheme="minorBidi"/>
            <w:noProof/>
            <w:sz w:val="22"/>
            <w:szCs w:val="22"/>
          </w:rPr>
          <w:tab/>
        </w:r>
        <w:r w:rsidR="00712B29" w:rsidRPr="009C7199">
          <w:rPr>
            <w:rStyle w:val="Hyperlink"/>
            <w:noProof/>
          </w:rPr>
          <w:t>Other Section-Level Templates Available for Use in C-CDA Documents</w:t>
        </w:r>
        <w:r w:rsidR="00712B29">
          <w:rPr>
            <w:noProof/>
            <w:webHidden/>
          </w:rPr>
          <w:tab/>
        </w:r>
        <w:r w:rsidR="00712B29">
          <w:rPr>
            <w:noProof/>
            <w:webHidden/>
          </w:rPr>
          <w:fldChar w:fldCharType="begin"/>
        </w:r>
        <w:r w:rsidR="00712B29">
          <w:rPr>
            <w:noProof/>
            <w:webHidden/>
          </w:rPr>
          <w:instrText xml:space="preserve"> PAGEREF _Toc103262657 \h </w:instrText>
        </w:r>
        <w:r w:rsidR="00712B29">
          <w:rPr>
            <w:noProof/>
            <w:webHidden/>
          </w:rPr>
        </w:r>
        <w:r w:rsidR="00712B29">
          <w:rPr>
            <w:noProof/>
            <w:webHidden/>
          </w:rPr>
          <w:fldChar w:fldCharType="separate"/>
        </w:r>
        <w:r w:rsidR="00712B29">
          <w:rPr>
            <w:noProof/>
            <w:webHidden/>
          </w:rPr>
          <w:t>77</w:t>
        </w:r>
        <w:r w:rsidR="00712B29">
          <w:rPr>
            <w:noProof/>
            <w:webHidden/>
          </w:rPr>
          <w:fldChar w:fldCharType="end"/>
        </w:r>
        <w:r>
          <w:rPr>
            <w:noProof/>
          </w:rPr>
          <w:fldChar w:fldCharType="end"/>
        </w:r>
      </w:ins>
    </w:p>
    <w:p w14:paraId="443881CC" w14:textId="7EF9601B" w:rsidR="00712B29" w:rsidRDefault="001A0138">
      <w:pPr>
        <w:pStyle w:val="TOC1"/>
        <w:rPr>
          <w:ins w:id="692" w:author="Russell Ott" w:date="2022-05-16T11:47:00Z"/>
          <w:rFonts w:asciiTheme="minorHAnsi" w:eastAsiaTheme="minorEastAsia" w:hAnsiTheme="minorHAnsi" w:cstheme="minorBidi"/>
          <w:b w:val="0"/>
          <w:bCs w:val="0"/>
          <w:i w:val="0"/>
          <w:iCs w:val="0"/>
          <w:noProof/>
          <w:sz w:val="22"/>
          <w:szCs w:val="22"/>
        </w:rPr>
      </w:pPr>
      <w:ins w:id="693" w:author="Russell Ott" w:date="2022-05-16T11:47:00Z">
        <w:r>
          <w:fldChar w:fldCharType="begin"/>
        </w:r>
        <w:r>
          <w:instrText xml:space="preserve"> HYPERLINK \l "_Toc103262658" </w:instrText>
        </w:r>
        <w:r>
          <w:fldChar w:fldCharType="separate"/>
        </w:r>
        <w:r w:rsidR="00712B29" w:rsidRPr="009C7199">
          <w:rPr>
            <w:rStyle w:val="Hyperlink"/>
            <w:noProof/>
          </w:rPr>
          <w:t>4</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Section Level Guidance</w:t>
        </w:r>
        <w:r w:rsidR="00712B29">
          <w:rPr>
            <w:noProof/>
            <w:webHidden/>
          </w:rPr>
          <w:tab/>
        </w:r>
        <w:r w:rsidR="00712B29">
          <w:rPr>
            <w:noProof/>
            <w:webHidden/>
          </w:rPr>
          <w:fldChar w:fldCharType="begin"/>
        </w:r>
        <w:r w:rsidR="00712B29">
          <w:rPr>
            <w:noProof/>
            <w:webHidden/>
          </w:rPr>
          <w:instrText xml:space="preserve"> PAGEREF _Toc103262658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r>
          <w:rPr>
            <w:noProof/>
          </w:rPr>
          <w:fldChar w:fldCharType="end"/>
        </w:r>
      </w:ins>
    </w:p>
    <w:p w14:paraId="46D846DA" w14:textId="61DB3190" w:rsidR="00712B29" w:rsidRDefault="001A0138">
      <w:pPr>
        <w:pStyle w:val="TOC2"/>
        <w:rPr>
          <w:ins w:id="694" w:author="Russell Ott" w:date="2022-05-16T11:47:00Z"/>
          <w:rFonts w:asciiTheme="minorHAnsi" w:eastAsiaTheme="minorEastAsia" w:hAnsiTheme="minorHAnsi" w:cstheme="minorBidi"/>
          <w:b w:val="0"/>
          <w:bCs w:val="0"/>
          <w:noProof/>
        </w:rPr>
      </w:pPr>
      <w:ins w:id="695" w:author="Russell Ott" w:date="2022-05-16T11:47:00Z">
        <w:r>
          <w:fldChar w:fldCharType="begin"/>
        </w:r>
        <w:r>
          <w:instrText xml:space="preserve"> HYPERLINK \l "_Toc103262659" </w:instrText>
        </w:r>
        <w:r>
          <w:fldChar w:fldCharType="separate"/>
        </w:r>
        <w:r w:rsidR="00712B29" w:rsidRPr="009C7199">
          <w:rPr>
            <w:rStyle w:val="Hyperlink"/>
            <w:noProof/>
          </w:rPr>
          <w:t>4.1</w:t>
        </w:r>
        <w:r w:rsidR="00712B29">
          <w:rPr>
            <w:rFonts w:asciiTheme="minorHAnsi" w:eastAsiaTheme="minorEastAsia" w:hAnsiTheme="minorHAnsi" w:cstheme="minorBidi"/>
            <w:b w:val="0"/>
            <w:bCs w:val="0"/>
            <w:noProof/>
          </w:rPr>
          <w:tab/>
        </w:r>
        <w:r w:rsidR="00712B29" w:rsidRPr="009C7199">
          <w:rPr>
            <w:rStyle w:val="Hyperlink"/>
            <w:noProof/>
          </w:rPr>
          <w:t>Understanding Content Sections in Structured Documents</w:t>
        </w:r>
        <w:r w:rsidR="00712B29">
          <w:rPr>
            <w:noProof/>
            <w:webHidden/>
          </w:rPr>
          <w:tab/>
        </w:r>
        <w:r w:rsidR="00712B29">
          <w:rPr>
            <w:noProof/>
            <w:webHidden/>
          </w:rPr>
          <w:fldChar w:fldCharType="begin"/>
        </w:r>
        <w:r w:rsidR="00712B29">
          <w:rPr>
            <w:noProof/>
            <w:webHidden/>
          </w:rPr>
          <w:instrText xml:space="preserve"> PAGEREF _Toc103262659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r>
          <w:rPr>
            <w:noProof/>
          </w:rPr>
          <w:fldChar w:fldCharType="end"/>
        </w:r>
      </w:ins>
    </w:p>
    <w:p w14:paraId="7222E791" w14:textId="2F75B9F2" w:rsidR="00712B29" w:rsidRDefault="001A0138">
      <w:pPr>
        <w:pStyle w:val="TOC3"/>
        <w:rPr>
          <w:ins w:id="696" w:author="Russell Ott" w:date="2022-05-16T11:47:00Z"/>
          <w:rFonts w:asciiTheme="minorHAnsi" w:eastAsiaTheme="minorEastAsia" w:hAnsiTheme="minorHAnsi" w:cstheme="minorBidi"/>
          <w:noProof/>
          <w:sz w:val="22"/>
          <w:szCs w:val="22"/>
        </w:rPr>
      </w:pPr>
      <w:ins w:id="697" w:author="Russell Ott" w:date="2022-05-16T11:47:00Z">
        <w:r>
          <w:fldChar w:fldCharType="begin"/>
        </w:r>
        <w:r>
          <w:instrText xml:space="preserve"> HYPERLINK \l "_Toc103262660" </w:instrText>
        </w:r>
        <w:r>
          <w:fldChar w:fldCharType="separate"/>
        </w:r>
        <w:r w:rsidR="00712B29" w:rsidRPr="009C7199">
          <w:rPr>
            <w:rStyle w:val="Hyperlink"/>
            <w:bCs/>
            <w:noProof/>
          </w:rPr>
          <w:t>4.1.1</w:t>
        </w:r>
        <w:r w:rsidR="00712B29">
          <w:rPr>
            <w:rFonts w:asciiTheme="minorHAnsi" w:eastAsiaTheme="minorEastAsia" w:hAnsiTheme="minorHAnsi" w:cstheme="minorBidi"/>
            <w:noProof/>
            <w:sz w:val="22"/>
            <w:szCs w:val="22"/>
          </w:rPr>
          <w:tab/>
        </w:r>
        <w:r w:rsidR="00712B29" w:rsidRPr="009C7199">
          <w:rPr>
            <w:rStyle w:val="Hyperlink"/>
            <w:noProof/>
            <w:shd w:val="clear" w:color="auto" w:fill="FFFFFF"/>
          </w:rPr>
          <w:t>The Storytelling Power of C-CDA</w:t>
        </w:r>
        <w:r w:rsidR="00712B29">
          <w:rPr>
            <w:noProof/>
            <w:webHidden/>
          </w:rPr>
          <w:tab/>
        </w:r>
        <w:r w:rsidR="00712B29">
          <w:rPr>
            <w:noProof/>
            <w:webHidden/>
          </w:rPr>
          <w:fldChar w:fldCharType="begin"/>
        </w:r>
        <w:r w:rsidR="00712B29">
          <w:rPr>
            <w:noProof/>
            <w:webHidden/>
          </w:rPr>
          <w:instrText xml:space="preserve"> PAGEREF _Toc103262660 \h </w:instrText>
        </w:r>
        <w:r w:rsidR="00712B29">
          <w:rPr>
            <w:noProof/>
            <w:webHidden/>
          </w:rPr>
        </w:r>
        <w:r w:rsidR="00712B29">
          <w:rPr>
            <w:noProof/>
            <w:webHidden/>
          </w:rPr>
          <w:fldChar w:fldCharType="separate"/>
        </w:r>
        <w:r w:rsidR="00712B29">
          <w:rPr>
            <w:noProof/>
            <w:webHidden/>
          </w:rPr>
          <w:t>78</w:t>
        </w:r>
        <w:r w:rsidR="00712B29">
          <w:rPr>
            <w:noProof/>
            <w:webHidden/>
          </w:rPr>
          <w:fldChar w:fldCharType="end"/>
        </w:r>
        <w:r>
          <w:rPr>
            <w:noProof/>
          </w:rPr>
          <w:fldChar w:fldCharType="end"/>
        </w:r>
      </w:ins>
    </w:p>
    <w:p w14:paraId="401AA5BB" w14:textId="34956C19" w:rsidR="00712B29" w:rsidRDefault="001A0138">
      <w:pPr>
        <w:pStyle w:val="TOC3"/>
        <w:rPr>
          <w:ins w:id="698" w:author="Russell Ott" w:date="2022-05-16T11:47:00Z"/>
          <w:rFonts w:asciiTheme="minorHAnsi" w:eastAsiaTheme="minorEastAsia" w:hAnsiTheme="minorHAnsi" w:cstheme="minorBidi"/>
          <w:noProof/>
          <w:sz w:val="22"/>
          <w:szCs w:val="22"/>
        </w:rPr>
      </w:pPr>
      <w:ins w:id="699" w:author="Russell Ott" w:date="2022-05-16T11:47:00Z">
        <w:r>
          <w:fldChar w:fldCharType="begin"/>
        </w:r>
        <w:r>
          <w:instrText xml:space="preserve"> HYPERLINK \l "_Toc103262661" </w:instrText>
        </w:r>
        <w:r>
          <w:fldChar w:fldCharType="separate"/>
        </w:r>
        <w:r w:rsidR="00712B29" w:rsidRPr="009C7199">
          <w:rPr>
            <w:rStyle w:val="Hyperlink"/>
            <w:bCs/>
            <w:noProof/>
          </w:rPr>
          <w:t>4.1.2</w:t>
        </w:r>
        <w:r w:rsidR="00712B29">
          <w:rPr>
            <w:rFonts w:asciiTheme="minorHAnsi" w:eastAsiaTheme="minorEastAsia" w:hAnsiTheme="minorHAnsi" w:cstheme="minorBidi"/>
            <w:noProof/>
            <w:sz w:val="22"/>
            <w:szCs w:val="22"/>
          </w:rPr>
          <w:tab/>
        </w:r>
        <w:r w:rsidR="00712B29" w:rsidRPr="009C7199">
          <w:rPr>
            <w:rStyle w:val="Hyperlink"/>
            <w:noProof/>
            <w:shd w:val="clear" w:color="auto" w:fill="FFFFFF"/>
          </w:rPr>
          <w:t>A More Meaningful Patient Story Using C-CDA: Tell it. Use it. Share it.</w:t>
        </w:r>
        <w:r w:rsidR="00712B29">
          <w:rPr>
            <w:noProof/>
            <w:webHidden/>
          </w:rPr>
          <w:tab/>
        </w:r>
        <w:r w:rsidR="00712B29">
          <w:rPr>
            <w:noProof/>
            <w:webHidden/>
          </w:rPr>
          <w:fldChar w:fldCharType="begin"/>
        </w:r>
        <w:r w:rsidR="00712B29">
          <w:rPr>
            <w:noProof/>
            <w:webHidden/>
          </w:rPr>
          <w:instrText xml:space="preserve"> PAGEREF _Toc103262661 \h </w:instrText>
        </w:r>
        <w:r w:rsidR="00712B29">
          <w:rPr>
            <w:noProof/>
            <w:webHidden/>
          </w:rPr>
        </w:r>
        <w:r w:rsidR="00712B29">
          <w:rPr>
            <w:noProof/>
            <w:webHidden/>
          </w:rPr>
          <w:fldChar w:fldCharType="separate"/>
        </w:r>
        <w:r w:rsidR="00712B29">
          <w:rPr>
            <w:noProof/>
            <w:webHidden/>
          </w:rPr>
          <w:t>79</w:t>
        </w:r>
        <w:r w:rsidR="00712B29">
          <w:rPr>
            <w:noProof/>
            <w:webHidden/>
          </w:rPr>
          <w:fldChar w:fldCharType="end"/>
        </w:r>
        <w:r>
          <w:rPr>
            <w:noProof/>
          </w:rPr>
          <w:fldChar w:fldCharType="end"/>
        </w:r>
      </w:ins>
    </w:p>
    <w:p w14:paraId="5954BABE" w14:textId="23617819" w:rsidR="00712B29" w:rsidRDefault="001A0138">
      <w:pPr>
        <w:pStyle w:val="TOC2"/>
        <w:rPr>
          <w:ins w:id="700" w:author="Russell Ott" w:date="2022-05-16T11:47:00Z"/>
          <w:rFonts w:asciiTheme="minorHAnsi" w:eastAsiaTheme="minorEastAsia" w:hAnsiTheme="minorHAnsi" w:cstheme="minorBidi"/>
          <w:b w:val="0"/>
          <w:bCs w:val="0"/>
          <w:noProof/>
        </w:rPr>
      </w:pPr>
      <w:ins w:id="701" w:author="Russell Ott" w:date="2022-05-16T11:47:00Z">
        <w:r>
          <w:fldChar w:fldCharType="begin"/>
        </w:r>
        <w:r>
          <w:instrText xml:space="preserve"> HYPERLINK \l "_Toc103262662" </w:instrText>
        </w:r>
        <w:r>
          <w:fldChar w:fldCharType="separate"/>
        </w:r>
        <w:r w:rsidR="00712B29" w:rsidRPr="009C7199">
          <w:rPr>
            <w:rStyle w:val="Hyperlink"/>
            <w:noProof/>
          </w:rPr>
          <w:t>4.2</w:t>
        </w:r>
        <w:r w:rsidR="00712B29">
          <w:rPr>
            <w:rFonts w:asciiTheme="minorHAnsi" w:eastAsiaTheme="minorEastAsia" w:hAnsiTheme="minorHAnsi" w:cstheme="minorBidi"/>
            <w:b w:val="0"/>
            <w:bCs w:val="0"/>
            <w:noProof/>
          </w:rPr>
          <w:tab/>
        </w:r>
        <w:r w:rsidR="00712B29" w:rsidRPr="009C7199">
          <w:rPr>
            <w:rStyle w:val="Hyperlink"/>
            <w:noProof/>
          </w:rPr>
          <w:t>General Section-Level Guidance</w:t>
        </w:r>
        <w:r w:rsidR="00712B29">
          <w:rPr>
            <w:noProof/>
            <w:webHidden/>
          </w:rPr>
          <w:tab/>
        </w:r>
        <w:r w:rsidR="00712B29">
          <w:rPr>
            <w:noProof/>
            <w:webHidden/>
          </w:rPr>
          <w:fldChar w:fldCharType="begin"/>
        </w:r>
        <w:r w:rsidR="00712B29">
          <w:rPr>
            <w:noProof/>
            <w:webHidden/>
          </w:rPr>
          <w:instrText xml:space="preserve"> PAGEREF _Toc103262662 \h </w:instrText>
        </w:r>
        <w:r w:rsidR="00712B29">
          <w:rPr>
            <w:noProof/>
            <w:webHidden/>
          </w:rPr>
        </w:r>
        <w:r w:rsidR="00712B29">
          <w:rPr>
            <w:noProof/>
            <w:webHidden/>
          </w:rPr>
          <w:fldChar w:fldCharType="separate"/>
        </w:r>
        <w:r w:rsidR="00712B29">
          <w:rPr>
            <w:noProof/>
            <w:webHidden/>
          </w:rPr>
          <w:t>80</w:t>
        </w:r>
        <w:r w:rsidR="00712B29">
          <w:rPr>
            <w:noProof/>
            <w:webHidden/>
          </w:rPr>
          <w:fldChar w:fldCharType="end"/>
        </w:r>
        <w:r>
          <w:rPr>
            <w:noProof/>
          </w:rPr>
          <w:fldChar w:fldCharType="end"/>
        </w:r>
      </w:ins>
    </w:p>
    <w:p w14:paraId="228CF3A0" w14:textId="7115E4D0" w:rsidR="00712B29" w:rsidRDefault="001A0138">
      <w:pPr>
        <w:pStyle w:val="TOC3"/>
        <w:rPr>
          <w:ins w:id="702" w:author="Russell Ott" w:date="2022-05-16T11:47:00Z"/>
          <w:rFonts w:asciiTheme="minorHAnsi" w:eastAsiaTheme="minorEastAsia" w:hAnsiTheme="minorHAnsi" w:cstheme="minorBidi"/>
          <w:noProof/>
          <w:sz w:val="22"/>
          <w:szCs w:val="22"/>
        </w:rPr>
      </w:pPr>
      <w:ins w:id="703" w:author="Russell Ott" w:date="2022-05-16T11:47:00Z">
        <w:r>
          <w:fldChar w:fldCharType="begin"/>
        </w:r>
        <w:r>
          <w:instrText xml:space="preserve"> HYPERLINK \l "_Toc103262663" </w:instrText>
        </w:r>
        <w:r>
          <w:fldChar w:fldCharType="separate"/>
        </w:r>
        <w:r w:rsidR="00712B29" w:rsidRPr="009C7199">
          <w:rPr>
            <w:rStyle w:val="Hyperlink"/>
            <w:bCs/>
            <w:noProof/>
          </w:rPr>
          <w:t>4.2.1</w:t>
        </w:r>
        <w:r w:rsidR="00712B29">
          <w:rPr>
            <w:rFonts w:asciiTheme="minorHAnsi" w:eastAsiaTheme="minorEastAsia" w:hAnsiTheme="minorHAnsi" w:cstheme="minorBidi"/>
            <w:noProof/>
            <w:sz w:val="22"/>
            <w:szCs w:val="22"/>
          </w:rPr>
          <w:tab/>
        </w:r>
        <w:r w:rsidR="00712B29" w:rsidRPr="009C7199">
          <w:rPr>
            <w:rStyle w:val="Hyperlink"/>
            <w:noProof/>
          </w:rPr>
          <w:t>Data Provenance for a Section</w:t>
        </w:r>
        <w:r w:rsidR="00712B29">
          <w:rPr>
            <w:noProof/>
            <w:webHidden/>
          </w:rPr>
          <w:tab/>
        </w:r>
        <w:r w:rsidR="00712B29">
          <w:rPr>
            <w:noProof/>
            <w:webHidden/>
          </w:rPr>
          <w:fldChar w:fldCharType="begin"/>
        </w:r>
        <w:r w:rsidR="00712B29">
          <w:rPr>
            <w:noProof/>
            <w:webHidden/>
          </w:rPr>
          <w:instrText xml:space="preserve"> PAGEREF _Toc103262663 \h </w:instrText>
        </w:r>
        <w:r w:rsidR="00712B29">
          <w:rPr>
            <w:noProof/>
            <w:webHidden/>
          </w:rPr>
        </w:r>
        <w:r w:rsidR="00712B29">
          <w:rPr>
            <w:noProof/>
            <w:webHidden/>
          </w:rPr>
          <w:fldChar w:fldCharType="separate"/>
        </w:r>
        <w:r w:rsidR="00712B29">
          <w:rPr>
            <w:noProof/>
            <w:webHidden/>
          </w:rPr>
          <w:t>80</w:t>
        </w:r>
        <w:r w:rsidR="00712B29">
          <w:rPr>
            <w:noProof/>
            <w:webHidden/>
          </w:rPr>
          <w:fldChar w:fldCharType="end"/>
        </w:r>
        <w:r>
          <w:rPr>
            <w:noProof/>
          </w:rPr>
          <w:fldChar w:fldCharType="end"/>
        </w:r>
      </w:ins>
    </w:p>
    <w:p w14:paraId="146B0A7C" w14:textId="5C3F9296" w:rsidR="00712B29" w:rsidRDefault="001A0138">
      <w:pPr>
        <w:pStyle w:val="TOC3"/>
        <w:rPr>
          <w:ins w:id="704" w:author="Russell Ott" w:date="2022-05-16T11:47:00Z"/>
          <w:rFonts w:asciiTheme="minorHAnsi" w:eastAsiaTheme="minorEastAsia" w:hAnsiTheme="minorHAnsi" w:cstheme="minorBidi"/>
          <w:noProof/>
          <w:sz w:val="22"/>
          <w:szCs w:val="22"/>
        </w:rPr>
      </w:pPr>
      <w:ins w:id="705" w:author="Russell Ott" w:date="2022-05-16T11:47:00Z">
        <w:r>
          <w:fldChar w:fldCharType="begin"/>
        </w:r>
        <w:r>
          <w:instrText xml:space="preserve"> HYPERLINK \l "_Toc103262664" </w:instrText>
        </w:r>
        <w:r>
          <w:fldChar w:fldCharType="separate"/>
        </w:r>
        <w:r w:rsidR="00712B29" w:rsidRPr="009C7199">
          <w:rPr>
            <w:rStyle w:val="Hyperlink"/>
            <w:bCs/>
            <w:noProof/>
          </w:rPr>
          <w:t>4.2.2</w:t>
        </w:r>
        <w:r w:rsidR="00712B29">
          <w:rPr>
            <w:rFonts w:asciiTheme="minorHAnsi" w:eastAsiaTheme="minorEastAsia" w:hAnsiTheme="minorHAnsi" w:cstheme="minorBidi"/>
            <w:noProof/>
            <w:sz w:val="22"/>
            <w:szCs w:val="22"/>
          </w:rPr>
          <w:tab/>
        </w:r>
        <w:r w:rsidR="00712B29" w:rsidRPr="009C7199">
          <w:rPr>
            <w:rStyle w:val="Hyperlink"/>
            <w:noProof/>
          </w:rPr>
          <w:t>Declaring Section Template Conformance</w:t>
        </w:r>
        <w:r w:rsidR="00712B29">
          <w:rPr>
            <w:noProof/>
            <w:webHidden/>
          </w:rPr>
          <w:tab/>
        </w:r>
        <w:r w:rsidR="00712B29">
          <w:rPr>
            <w:noProof/>
            <w:webHidden/>
          </w:rPr>
          <w:fldChar w:fldCharType="begin"/>
        </w:r>
        <w:r w:rsidR="00712B29">
          <w:rPr>
            <w:noProof/>
            <w:webHidden/>
          </w:rPr>
          <w:instrText xml:space="preserve"> PAGEREF _Toc103262664 \h </w:instrText>
        </w:r>
        <w:r w:rsidR="00712B29">
          <w:rPr>
            <w:noProof/>
            <w:webHidden/>
          </w:rPr>
        </w:r>
        <w:r w:rsidR="00712B29">
          <w:rPr>
            <w:noProof/>
            <w:webHidden/>
          </w:rPr>
          <w:fldChar w:fldCharType="separate"/>
        </w:r>
        <w:r w:rsidR="00712B29">
          <w:rPr>
            <w:noProof/>
            <w:webHidden/>
          </w:rPr>
          <w:t>81</w:t>
        </w:r>
        <w:r w:rsidR="00712B29">
          <w:rPr>
            <w:noProof/>
            <w:webHidden/>
          </w:rPr>
          <w:fldChar w:fldCharType="end"/>
        </w:r>
        <w:r>
          <w:rPr>
            <w:noProof/>
          </w:rPr>
          <w:fldChar w:fldCharType="end"/>
        </w:r>
      </w:ins>
    </w:p>
    <w:p w14:paraId="697DE3DA" w14:textId="4969BF29" w:rsidR="00712B29" w:rsidRDefault="001A0138">
      <w:pPr>
        <w:pStyle w:val="TOC3"/>
        <w:rPr>
          <w:ins w:id="706" w:author="Russell Ott" w:date="2022-05-16T11:47:00Z"/>
          <w:rFonts w:asciiTheme="minorHAnsi" w:eastAsiaTheme="minorEastAsia" w:hAnsiTheme="minorHAnsi" w:cstheme="minorBidi"/>
          <w:noProof/>
          <w:sz w:val="22"/>
          <w:szCs w:val="22"/>
        </w:rPr>
      </w:pPr>
      <w:ins w:id="707" w:author="Russell Ott" w:date="2022-05-16T11:47:00Z">
        <w:r>
          <w:fldChar w:fldCharType="begin"/>
        </w:r>
        <w:r>
          <w:instrText xml:space="preserve"> HYPERLINK \l "_Toc103262665" </w:instrText>
        </w:r>
        <w:r>
          <w:fldChar w:fldCharType="separate"/>
        </w:r>
        <w:r w:rsidR="00712B29" w:rsidRPr="009C7199">
          <w:rPr>
            <w:rStyle w:val="Hyperlink"/>
            <w:bCs/>
            <w:noProof/>
          </w:rPr>
          <w:t>4.2.3</w:t>
        </w:r>
        <w:r w:rsidR="00712B29">
          <w:rPr>
            <w:rFonts w:asciiTheme="minorHAnsi" w:eastAsiaTheme="minorEastAsia" w:hAnsiTheme="minorHAnsi" w:cstheme="minorBidi"/>
            <w:noProof/>
            <w:sz w:val="22"/>
            <w:szCs w:val="22"/>
          </w:rPr>
          <w:tab/>
        </w:r>
        <w:r w:rsidR="00712B29" w:rsidRPr="009C7199">
          <w:rPr>
            <w:rStyle w:val="Hyperlink"/>
            <w:noProof/>
          </w:rPr>
          <w:t>Narrative Block Formatting</w:t>
        </w:r>
        <w:r w:rsidR="00712B29">
          <w:rPr>
            <w:noProof/>
            <w:webHidden/>
          </w:rPr>
          <w:tab/>
        </w:r>
        <w:r w:rsidR="00712B29">
          <w:rPr>
            <w:noProof/>
            <w:webHidden/>
          </w:rPr>
          <w:fldChar w:fldCharType="begin"/>
        </w:r>
        <w:r w:rsidR="00712B29">
          <w:rPr>
            <w:noProof/>
            <w:webHidden/>
          </w:rPr>
          <w:instrText xml:space="preserve"> PAGEREF _Toc103262665 \h </w:instrText>
        </w:r>
        <w:r w:rsidR="00712B29">
          <w:rPr>
            <w:noProof/>
            <w:webHidden/>
          </w:rPr>
        </w:r>
        <w:r w:rsidR="00712B29">
          <w:rPr>
            <w:noProof/>
            <w:webHidden/>
          </w:rPr>
          <w:fldChar w:fldCharType="separate"/>
        </w:r>
        <w:r w:rsidR="00712B29">
          <w:rPr>
            <w:noProof/>
            <w:webHidden/>
          </w:rPr>
          <w:t>83</w:t>
        </w:r>
        <w:r w:rsidR="00712B29">
          <w:rPr>
            <w:noProof/>
            <w:webHidden/>
          </w:rPr>
          <w:fldChar w:fldCharType="end"/>
        </w:r>
        <w:r>
          <w:rPr>
            <w:noProof/>
          </w:rPr>
          <w:fldChar w:fldCharType="end"/>
        </w:r>
      </w:ins>
    </w:p>
    <w:p w14:paraId="1D9B13DD" w14:textId="187FFB02" w:rsidR="00712B29" w:rsidRDefault="001A0138">
      <w:pPr>
        <w:pStyle w:val="TOC3"/>
        <w:rPr>
          <w:ins w:id="708" w:author="Russell Ott" w:date="2022-05-16T11:47:00Z"/>
          <w:rFonts w:asciiTheme="minorHAnsi" w:eastAsiaTheme="minorEastAsia" w:hAnsiTheme="minorHAnsi" w:cstheme="minorBidi"/>
          <w:noProof/>
          <w:sz w:val="22"/>
          <w:szCs w:val="22"/>
        </w:rPr>
      </w:pPr>
      <w:ins w:id="709" w:author="Russell Ott" w:date="2022-05-16T11:47:00Z">
        <w:r>
          <w:fldChar w:fldCharType="begin"/>
        </w:r>
        <w:r>
          <w:instrText xml:space="preserve"> HYPERLINK \l "_Toc103262666" </w:instrText>
        </w:r>
        <w:r>
          <w:fldChar w:fldCharType="separate"/>
        </w:r>
        <w:r w:rsidR="00712B29" w:rsidRPr="009C7199">
          <w:rPr>
            <w:rStyle w:val="Hyperlink"/>
            <w:bCs/>
            <w:noProof/>
          </w:rPr>
          <w:t>4.2.4</w:t>
        </w:r>
        <w:r w:rsidR="00712B29">
          <w:rPr>
            <w:rFonts w:asciiTheme="minorHAnsi" w:eastAsiaTheme="minorEastAsia" w:hAnsiTheme="minorHAnsi" w:cstheme="minorBidi"/>
            <w:noProof/>
            <w:sz w:val="22"/>
            <w:szCs w:val="22"/>
          </w:rPr>
          <w:tab/>
        </w:r>
        <w:r w:rsidR="00712B29" w:rsidRPr="009C7199">
          <w:rPr>
            <w:rStyle w:val="Hyperlink"/>
            <w:noProof/>
          </w:rPr>
          <w:t>Multiple Views and styleCode</w:t>
        </w:r>
        <w:r w:rsidR="00712B29">
          <w:rPr>
            <w:noProof/>
            <w:webHidden/>
          </w:rPr>
          <w:tab/>
        </w:r>
        <w:r w:rsidR="00712B29">
          <w:rPr>
            <w:noProof/>
            <w:webHidden/>
          </w:rPr>
          <w:fldChar w:fldCharType="begin"/>
        </w:r>
        <w:r w:rsidR="00712B29">
          <w:rPr>
            <w:noProof/>
            <w:webHidden/>
          </w:rPr>
          <w:instrText xml:space="preserve"> PAGEREF _Toc103262666 \h </w:instrText>
        </w:r>
        <w:r w:rsidR="00712B29">
          <w:rPr>
            <w:noProof/>
            <w:webHidden/>
          </w:rPr>
        </w:r>
        <w:r w:rsidR="00712B29">
          <w:rPr>
            <w:noProof/>
            <w:webHidden/>
          </w:rPr>
          <w:fldChar w:fldCharType="separate"/>
        </w:r>
        <w:r w:rsidR="00712B29">
          <w:rPr>
            <w:noProof/>
            <w:webHidden/>
          </w:rPr>
          <w:t>85</w:t>
        </w:r>
        <w:r w:rsidR="00712B29">
          <w:rPr>
            <w:noProof/>
            <w:webHidden/>
          </w:rPr>
          <w:fldChar w:fldCharType="end"/>
        </w:r>
        <w:r>
          <w:rPr>
            <w:noProof/>
          </w:rPr>
          <w:fldChar w:fldCharType="end"/>
        </w:r>
      </w:ins>
    </w:p>
    <w:p w14:paraId="6155CDD0" w14:textId="0AFA0EFD" w:rsidR="00712B29" w:rsidRDefault="001A0138">
      <w:pPr>
        <w:pStyle w:val="TOC3"/>
        <w:rPr>
          <w:ins w:id="710" w:author="Russell Ott" w:date="2022-05-16T11:47:00Z"/>
          <w:rFonts w:asciiTheme="minorHAnsi" w:eastAsiaTheme="minorEastAsia" w:hAnsiTheme="minorHAnsi" w:cstheme="minorBidi"/>
          <w:noProof/>
          <w:sz w:val="22"/>
          <w:szCs w:val="22"/>
        </w:rPr>
      </w:pPr>
      <w:ins w:id="711" w:author="Russell Ott" w:date="2022-05-16T11:47:00Z">
        <w:r>
          <w:fldChar w:fldCharType="begin"/>
        </w:r>
        <w:r>
          <w:instrText xml:space="preserve"> HYPERLINK \l "_Toc103262667" </w:instrText>
        </w:r>
        <w:r>
          <w:fldChar w:fldCharType="separate"/>
        </w:r>
        <w:r w:rsidR="00712B29" w:rsidRPr="009C7199">
          <w:rPr>
            <w:rStyle w:val="Hyperlink"/>
            <w:bCs/>
            <w:noProof/>
          </w:rPr>
          <w:t>4.2.5</w:t>
        </w:r>
        <w:r w:rsidR="00712B29">
          <w:rPr>
            <w:rFonts w:asciiTheme="minorHAnsi" w:eastAsiaTheme="minorEastAsia" w:hAnsiTheme="minorHAnsi" w:cstheme="minorBidi"/>
            <w:noProof/>
            <w:sz w:val="22"/>
            <w:szCs w:val="22"/>
          </w:rPr>
          <w:tab/>
        </w:r>
        <w:r w:rsidR="00712B29" w:rsidRPr="009C7199">
          <w:rPr>
            <w:rStyle w:val="Hyperlink"/>
            <w:noProof/>
          </w:rPr>
          <w:t>Date/Time Guidance</w:t>
        </w:r>
        <w:r w:rsidR="00712B29">
          <w:rPr>
            <w:noProof/>
            <w:webHidden/>
          </w:rPr>
          <w:tab/>
        </w:r>
        <w:r w:rsidR="00712B29">
          <w:rPr>
            <w:noProof/>
            <w:webHidden/>
          </w:rPr>
          <w:fldChar w:fldCharType="begin"/>
        </w:r>
        <w:r w:rsidR="00712B29">
          <w:rPr>
            <w:noProof/>
            <w:webHidden/>
          </w:rPr>
          <w:instrText xml:space="preserve"> PAGEREF _Toc103262667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r>
          <w:rPr>
            <w:noProof/>
          </w:rPr>
          <w:fldChar w:fldCharType="end"/>
        </w:r>
      </w:ins>
    </w:p>
    <w:p w14:paraId="33C59E2C" w14:textId="5C5A7C17" w:rsidR="00712B29" w:rsidRDefault="001A0138">
      <w:pPr>
        <w:pStyle w:val="TOC3"/>
        <w:rPr>
          <w:ins w:id="712" w:author="Russell Ott" w:date="2022-05-16T11:47:00Z"/>
          <w:rFonts w:asciiTheme="minorHAnsi" w:eastAsiaTheme="minorEastAsia" w:hAnsiTheme="minorHAnsi" w:cstheme="minorBidi"/>
          <w:noProof/>
          <w:sz w:val="22"/>
          <w:szCs w:val="22"/>
        </w:rPr>
      </w:pPr>
      <w:ins w:id="713" w:author="Russell Ott" w:date="2022-05-16T11:47:00Z">
        <w:r>
          <w:fldChar w:fldCharType="begin"/>
        </w:r>
        <w:r>
          <w:instrText xml:space="preserve"> HYPERLINK \l "_Toc103262668" </w:instrText>
        </w:r>
        <w:r>
          <w:fldChar w:fldCharType="separate"/>
        </w:r>
        <w:r w:rsidR="00712B29" w:rsidRPr="009C7199">
          <w:rPr>
            <w:rStyle w:val="Hyperlink"/>
            <w:bCs/>
            <w:noProof/>
          </w:rPr>
          <w:t>4.2.6</w:t>
        </w:r>
        <w:r w:rsidR="00712B29">
          <w:rPr>
            <w:rFonts w:asciiTheme="minorHAnsi" w:eastAsiaTheme="minorEastAsia" w:hAnsiTheme="minorHAnsi" w:cstheme="minorBidi"/>
            <w:noProof/>
            <w:sz w:val="22"/>
            <w:szCs w:val="22"/>
          </w:rPr>
          <w:tab/>
        </w:r>
        <w:r w:rsidR="00712B29" w:rsidRPr="009C7199">
          <w:rPr>
            <w:rStyle w:val="Hyperlink"/>
            <w:noProof/>
          </w:rPr>
          <w:t>Irrelevant Data (Not Pertinent)</w:t>
        </w:r>
        <w:r w:rsidR="00712B29">
          <w:rPr>
            <w:noProof/>
            <w:webHidden/>
          </w:rPr>
          <w:tab/>
        </w:r>
        <w:r w:rsidR="00712B29">
          <w:rPr>
            <w:noProof/>
            <w:webHidden/>
          </w:rPr>
          <w:fldChar w:fldCharType="begin"/>
        </w:r>
        <w:r w:rsidR="00712B29">
          <w:rPr>
            <w:noProof/>
            <w:webHidden/>
          </w:rPr>
          <w:instrText xml:space="preserve"> PAGEREF _Toc103262668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r>
          <w:rPr>
            <w:noProof/>
          </w:rPr>
          <w:fldChar w:fldCharType="end"/>
        </w:r>
      </w:ins>
    </w:p>
    <w:p w14:paraId="3F51D042" w14:textId="5C4441E2" w:rsidR="00712B29" w:rsidRDefault="001A0138">
      <w:pPr>
        <w:pStyle w:val="TOC3"/>
        <w:rPr>
          <w:ins w:id="714" w:author="Russell Ott" w:date="2022-05-16T11:47:00Z"/>
          <w:rFonts w:asciiTheme="minorHAnsi" w:eastAsiaTheme="minorEastAsia" w:hAnsiTheme="minorHAnsi" w:cstheme="minorBidi"/>
          <w:noProof/>
          <w:sz w:val="22"/>
          <w:szCs w:val="22"/>
        </w:rPr>
      </w:pPr>
      <w:ins w:id="715" w:author="Russell Ott" w:date="2022-05-16T11:47:00Z">
        <w:r>
          <w:fldChar w:fldCharType="begin"/>
        </w:r>
        <w:r>
          <w:instrText xml:space="preserve"> HYPERLINK \l "_Toc10</w:instrText>
        </w:r>
        <w:r>
          <w:instrText xml:space="preserve">3262669" </w:instrText>
        </w:r>
        <w:r>
          <w:fldChar w:fldCharType="separate"/>
        </w:r>
        <w:r w:rsidR="00712B29" w:rsidRPr="009C7199">
          <w:rPr>
            <w:rStyle w:val="Hyperlink"/>
            <w:bCs/>
            <w:noProof/>
          </w:rPr>
          <w:t>4.2.7</w:t>
        </w:r>
        <w:r w:rsidR="00712B29">
          <w:rPr>
            <w:rFonts w:asciiTheme="minorHAnsi" w:eastAsiaTheme="minorEastAsia" w:hAnsiTheme="minorHAnsi" w:cstheme="minorBidi"/>
            <w:noProof/>
            <w:sz w:val="22"/>
            <w:szCs w:val="22"/>
          </w:rPr>
          <w:tab/>
        </w:r>
        <w:r w:rsidR="00712B29" w:rsidRPr="009C7199">
          <w:rPr>
            <w:rStyle w:val="Hyperlink"/>
            <w:noProof/>
          </w:rPr>
          <w:t>Use of Open Templates</w:t>
        </w:r>
        <w:r w:rsidR="00712B29">
          <w:rPr>
            <w:noProof/>
            <w:webHidden/>
          </w:rPr>
          <w:tab/>
        </w:r>
        <w:r w:rsidR="00712B29">
          <w:rPr>
            <w:noProof/>
            <w:webHidden/>
          </w:rPr>
          <w:fldChar w:fldCharType="begin"/>
        </w:r>
        <w:r w:rsidR="00712B29">
          <w:rPr>
            <w:noProof/>
            <w:webHidden/>
          </w:rPr>
          <w:instrText xml:space="preserve"> PAGEREF _Toc103262669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r>
          <w:rPr>
            <w:noProof/>
          </w:rPr>
          <w:fldChar w:fldCharType="end"/>
        </w:r>
      </w:ins>
    </w:p>
    <w:p w14:paraId="40AF3863" w14:textId="1E51567B" w:rsidR="00712B29" w:rsidRDefault="001A0138">
      <w:pPr>
        <w:pStyle w:val="TOC3"/>
        <w:rPr>
          <w:ins w:id="716" w:author="Russell Ott" w:date="2022-05-16T11:47:00Z"/>
          <w:rFonts w:asciiTheme="minorHAnsi" w:eastAsiaTheme="minorEastAsia" w:hAnsiTheme="minorHAnsi" w:cstheme="minorBidi"/>
          <w:noProof/>
          <w:sz w:val="22"/>
          <w:szCs w:val="22"/>
        </w:rPr>
      </w:pPr>
      <w:ins w:id="717" w:author="Russell Ott" w:date="2022-05-16T11:47:00Z">
        <w:r>
          <w:fldChar w:fldCharType="begin"/>
        </w:r>
        <w:r>
          <w:instrText xml:space="preserve"> HYPERLINK \l "_Toc103262670" </w:instrText>
        </w:r>
        <w:r>
          <w:fldChar w:fldCharType="separate"/>
        </w:r>
        <w:r w:rsidR="00712B29" w:rsidRPr="009C7199">
          <w:rPr>
            <w:rStyle w:val="Hyperlink"/>
            <w:bCs/>
            <w:noProof/>
          </w:rPr>
          <w:t>4.2.8</w:t>
        </w:r>
        <w:r w:rsidR="00712B29">
          <w:rPr>
            <w:rFonts w:asciiTheme="minorHAnsi" w:eastAsiaTheme="minorEastAsia" w:hAnsiTheme="minorHAnsi" w:cstheme="minorBidi"/>
            <w:noProof/>
            <w:sz w:val="22"/>
            <w:szCs w:val="22"/>
          </w:rPr>
          <w:tab/>
        </w:r>
        <w:r w:rsidR="00712B29" w:rsidRPr="009C7199">
          <w:rPr>
            <w:rStyle w:val="Hyperlink"/>
            <w:noProof/>
          </w:rPr>
          <w:t>Declaring Business Rules that Limit Section Content</w:t>
        </w:r>
        <w:r w:rsidR="00712B29">
          <w:rPr>
            <w:noProof/>
            <w:webHidden/>
          </w:rPr>
          <w:tab/>
        </w:r>
        <w:r w:rsidR="00712B29">
          <w:rPr>
            <w:noProof/>
            <w:webHidden/>
          </w:rPr>
          <w:fldChar w:fldCharType="begin"/>
        </w:r>
        <w:r w:rsidR="00712B29">
          <w:rPr>
            <w:noProof/>
            <w:webHidden/>
          </w:rPr>
          <w:instrText xml:space="preserve"> PAGEREF _Toc103262670 \h </w:instrText>
        </w:r>
        <w:r w:rsidR="00712B29">
          <w:rPr>
            <w:noProof/>
            <w:webHidden/>
          </w:rPr>
        </w:r>
        <w:r w:rsidR="00712B29">
          <w:rPr>
            <w:noProof/>
            <w:webHidden/>
          </w:rPr>
          <w:fldChar w:fldCharType="separate"/>
        </w:r>
        <w:r w:rsidR="00712B29">
          <w:rPr>
            <w:noProof/>
            <w:webHidden/>
          </w:rPr>
          <w:t>86</w:t>
        </w:r>
        <w:r w:rsidR="00712B29">
          <w:rPr>
            <w:noProof/>
            <w:webHidden/>
          </w:rPr>
          <w:fldChar w:fldCharType="end"/>
        </w:r>
        <w:r>
          <w:rPr>
            <w:noProof/>
          </w:rPr>
          <w:fldChar w:fldCharType="end"/>
        </w:r>
      </w:ins>
    </w:p>
    <w:p w14:paraId="1D130196" w14:textId="4CE401E6" w:rsidR="00712B29" w:rsidRDefault="001A0138">
      <w:pPr>
        <w:pStyle w:val="TOC2"/>
        <w:rPr>
          <w:ins w:id="718" w:author="Russell Ott" w:date="2022-05-16T11:47:00Z"/>
          <w:rFonts w:asciiTheme="minorHAnsi" w:eastAsiaTheme="minorEastAsia" w:hAnsiTheme="minorHAnsi" w:cstheme="minorBidi"/>
          <w:b w:val="0"/>
          <w:bCs w:val="0"/>
          <w:noProof/>
        </w:rPr>
      </w:pPr>
      <w:ins w:id="719" w:author="Russell Ott" w:date="2022-05-16T11:47:00Z">
        <w:r>
          <w:fldChar w:fldCharType="begin"/>
        </w:r>
        <w:r>
          <w:instrText xml:space="preserve"> HYPERLINK \l "_Toc103262671" </w:instrText>
        </w:r>
        <w:r>
          <w:fldChar w:fldCharType="separate"/>
        </w:r>
        <w:r w:rsidR="00712B29" w:rsidRPr="009C7199">
          <w:rPr>
            <w:rStyle w:val="Hyperlink"/>
            <w:noProof/>
          </w:rPr>
          <w:t>4.3</w:t>
        </w:r>
        <w:r w:rsidR="00712B29">
          <w:rPr>
            <w:rFonts w:asciiTheme="minorHAnsi" w:eastAsiaTheme="minorEastAsia" w:hAnsiTheme="minorHAnsi" w:cstheme="minorBidi"/>
            <w:b w:val="0"/>
            <w:bCs w:val="0"/>
            <w:noProof/>
          </w:rPr>
          <w:tab/>
        </w:r>
        <w:r w:rsidR="00712B29" w:rsidRPr="009C7199">
          <w:rPr>
            <w:rStyle w:val="Hyperlink"/>
            <w:noProof/>
          </w:rPr>
          <w:t>Sections Defined in C-CDA (ordered using SOAP framework)</w:t>
        </w:r>
        <w:r w:rsidR="00712B29">
          <w:rPr>
            <w:noProof/>
            <w:webHidden/>
          </w:rPr>
          <w:tab/>
        </w:r>
        <w:r w:rsidR="00712B29">
          <w:rPr>
            <w:noProof/>
            <w:webHidden/>
          </w:rPr>
          <w:fldChar w:fldCharType="begin"/>
        </w:r>
        <w:r w:rsidR="00712B29">
          <w:rPr>
            <w:noProof/>
            <w:webHidden/>
          </w:rPr>
          <w:instrText xml:space="preserve"> PAGEREF _Toc103262671 \h </w:instrText>
        </w:r>
        <w:r w:rsidR="00712B29">
          <w:rPr>
            <w:noProof/>
            <w:webHidden/>
          </w:rPr>
        </w:r>
        <w:r w:rsidR="00712B29">
          <w:rPr>
            <w:noProof/>
            <w:webHidden/>
          </w:rPr>
          <w:fldChar w:fldCharType="separate"/>
        </w:r>
        <w:r w:rsidR="00712B29">
          <w:rPr>
            <w:noProof/>
            <w:webHidden/>
          </w:rPr>
          <w:t>88</w:t>
        </w:r>
        <w:r w:rsidR="00712B29">
          <w:rPr>
            <w:noProof/>
            <w:webHidden/>
          </w:rPr>
          <w:fldChar w:fldCharType="end"/>
        </w:r>
        <w:r>
          <w:rPr>
            <w:noProof/>
          </w:rPr>
          <w:fldChar w:fldCharType="end"/>
        </w:r>
      </w:ins>
    </w:p>
    <w:p w14:paraId="7D30A63D" w14:textId="7285EC8E" w:rsidR="00712B29" w:rsidRDefault="001A0138">
      <w:pPr>
        <w:pStyle w:val="TOC3"/>
        <w:rPr>
          <w:ins w:id="720" w:author="Russell Ott" w:date="2022-05-16T11:47:00Z"/>
          <w:rFonts w:asciiTheme="minorHAnsi" w:eastAsiaTheme="minorEastAsia" w:hAnsiTheme="minorHAnsi" w:cstheme="minorBidi"/>
          <w:noProof/>
          <w:sz w:val="22"/>
          <w:szCs w:val="22"/>
        </w:rPr>
      </w:pPr>
      <w:ins w:id="721" w:author="Russell Ott" w:date="2022-05-16T11:47:00Z">
        <w:r>
          <w:fldChar w:fldCharType="begin"/>
        </w:r>
        <w:r>
          <w:instrText xml:space="preserve"> HYPERLINK \l "_Toc103262672" </w:instrText>
        </w:r>
        <w:r>
          <w:fldChar w:fldCharType="separate"/>
        </w:r>
        <w:r w:rsidR="00712B29" w:rsidRPr="009C7199">
          <w:rPr>
            <w:rStyle w:val="Hyperlink"/>
            <w:bCs/>
            <w:noProof/>
          </w:rPr>
          <w:t>4.3.1</w:t>
        </w:r>
        <w:r w:rsidR="00712B29">
          <w:rPr>
            <w:rFonts w:asciiTheme="minorHAnsi" w:eastAsiaTheme="minorEastAsia" w:hAnsiTheme="minorHAnsi" w:cstheme="minorBidi"/>
            <w:noProof/>
            <w:sz w:val="22"/>
            <w:szCs w:val="22"/>
          </w:rPr>
          <w:tab/>
        </w:r>
        <w:r w:rsidR="00712B29" w:rsidRPr="009C7199">
          <w:rPr>
            <w:rStyle w:val="Hyperlink"/>
            <w:noProof/>
          </w:rPr>
          <w:t>Subjective Information</w:t>
        </w:r>
        <w:r w:rsidR="00712B29">
          <w:rPr>
            <w:noProof/>
            <w:webHidden/>
          </w:rPr>
          <w:tab/>
        </w:r>
        <w:r w:rsidR="00712B29">
          <w:rPr>
            <w:noProof/>
            <w:webHidden/>
          </w:rPr>
          <w:fldChar w:fldCharType="begin"/>
        </w:r>
        <w:r w:rsidR="00712B29">
          <w:rPr>
            <w:noProof/>
            <w:webHidden/>
          </w:rPr>
          <w:instrText xml:space="preserve"> PAGEREF _Toc103262672 \h </w:instrText>
        </w:r>
        <w:r w:rsidR="00712B29">
          <w:rPr>
            <w:noProof/>
            <w:webHidden/>
          </w:rPr>
        </w:r>
        <w:r w:rsidR="00712B29">
          <w:rPr>
            <w:noProof/>
            <w:webHidden/>
          </w:rPr>
          <w:fldChar w:fldCharType="separate"/>
        </w:r>
        <w:r w:rsidR="00712B29">
          <w:rPr>
            <w:noProof/>
            <w:webHidden/>
          </w:rPr>
          <w:t>88</w:t>
        </w:r>
        <w:r w:rsidR="00712B29">
          <w:rPr>
            <w:noProof/>
            <w:webHidden/>
          </w:rPr>
          <w:fldChar w:fldCharType="end"/>
        </w:r>
        <w:r>
          <w:rPr>
            <w:noProof/>
          </w:rPr>
          <w:fldChar w:fldCharType="end"/>
        </w:r>
      </w:ins>
    </w:p>
    <w:p w14:paraId="4E666EB1" w14:textId="65E49719" w:rsidR="00712B29" w:rsidRDefault="001A0138">
      <w:pPr>
        <w:pStyle w:val="TOC3"/>
        <w:rPr>
          <w:ins w:id="722" w:author="Russell Ott" w:date="2022-05-16T11:47:00Z"/>
          <w:rFonts w:asciiTheme="minorHAnsi" w:eastAsiaTheme="minorEastAsia" w:hAnsiTheme="minorHAnsi" w:cstheme="minorBidi"/>
          <w:noProof/>
          <w:sz w:val="22"/>
          <w:szCs w:val="22"/>
        </w:rPr>
      </w:pPr>
      <w:ins w:id="723" w:author="Russell Ott" w:date="2022-05-16T11:47:00Z">
        <w:r>
          <w:fldChar w:fldCharType="begin"/>
        </w:r>
        <w:r>
          <w:instrText xml:space="preserve"> HYPERLINK \l "_Toc103262673" </w:instrText>
        </w:r>
        <w:r>
          <w:fldChar w:fldCharType="separate"/>
        </w:r>
        <w:r w:rsidR="00712B29" w:rsidRPr="009C7199">
          <w:rPr>
            <w:rStyle w:val="Hyperlink"/>
            <w:bCs/>
            <w:noProof/>
          </w:rPr>
          <w:t>4.3.2</w:t>
        </w:r>
        <w:r w:rsidR="00712B29">
          <w:rPr>
            <w:rFonts w:asciiTheme="minorHAnsi" w:eastAsiaTheme="minorEastAsia" w:hAnsiTheme="minorHAnsi" w:cstheme="minorBidi"/>
            <w:noProof/>
            <w:sz w:val="22"/>
            <w:szCs w:val="22"/>
          </w:rPr>
          <w:tab/>
        </w:r>
        <w:r w:rsidR="00712B29" w:rsidRPr="009C7199">
          <w:rPr>
            <w:rStyle w:val="Hyperlink"/>
            <w:noProof/>
          </w:rPr>
          <w:t>Objective Information</w:t>
        </w:r>
        <w:r w:rsidR="00712B29">
          <w:rPr>
            <w:noProof/>
            <w:webHidden/>
          </w:rPr>
          <w:tab/>
        </w:r>
        <w:r w:rsidR="00712B29">
          <w:rPr>
            <w:noProof/>
            <w:webHidden/>
          </w:rPr>
          <w:fldChar w:fldCharType="begin"/>
        </w:r>
        <w:r w:rsidR="00712B29">
          <w:rPr>
            <w:noProof/>
            <w:webHidden/>
          </w:rPr>
          <w:instrText xml:space="preserve"> PAGEREF _Toc103262673 \h </w:instrText>
        </w:r>
        <w:r w:rsidR="00712B29">
          <w:rPr>
            <w:noProof/>
            <w:webHidden/>
          </w:rPr>
        </w:r>
        <w:r w:rsidR="00712B29">
          <w:rPr>
            <w:noProof/>
            <w:webHidden/>
          </w:rPr>
          <w:fldChar w:fldCharType="separate"/>
        </w:r>
        <w:r w:rsidR="00712B29">
          <w:rPr>
            <w:noProof/>
            <w:webHidden/>
          </w:rPr>
          <w:t>90</w:t>
        </w:r>
        <w:r w:rsidR="00712B29">
          <w:rPr>
            <w:noProof/>
            <w:webHidden/>
          </w:rPr>
          <w:fldChar w:fldCharType="end"/>
        </w:r>
        <w:r>
          <w:rPr>
            <w:noProof/>
          </w:rPr>
          <w:fldChar w:fldCharType="end"/>
        </w:r>
      </w:ins>
    </w:p>
    <w:p w14:paraId="4AB151F2" w14:textId="23D8F48F" w:rsidR="00712B29" w:rsidRDefault="001A0138">
      <w:pPr>
        <w:pStyle w:val="TOC3"/>
        <w:rPr>
          <w:ins w:id="724" w:author="Russell Ott" w:date="2022-05-16T11:47:00Z"/>
          <w:rFonts w:asciiTheme="minorHAnsi" w:eastAsiaTheme="minorEastAsia" w:hAnsiTheme="minorHAnsi" w:cstheme="minorBidi"/>
          <w:noProof/>
          <w:sz w:val="22"/>
          <w:szCs w:val="22"/>
        </w:rPr>
      </w:pPr>
      <w:ins w:id="725" w:author="Russell Ott" w:date="2022-05-16T11:47:00Z">
        <w:r>
          <w:fldChar w:fldCharType="begin"/>
        </w:r>
        <w:r>
          <w:instrText xml:space="preserve"> HYPERLINK \l "_Toc103262674" </w:instrText>
        </w:r>
        <w:r>
          <w:fldChar w:fldCharType="separate"/>
        </w:r>
        <w:r w:rsidR="00712B29" w:rsidRPr="009C7199">
          <w:rPr>
            <w:rStyle w:val="Hyperlink"/>
            <w:bCs/>
            <w:noProof/>
          </w:rPr>
          <w:t>4.3.3</w:t>
        </w:r>
        <w:r w:rsidR="00712B29">
          <w:rPr>
            <w:rFonts w:asciiTheme="minorHAnsi" w:eastAsiaTheme="minorEastAsia" w:hAnsiTheme="minorHAnsi" w:cstheme="minorBidi"/>
            <w:noProof/>
            <w:sz w:val="22"/>
            <w:szCs w:val="22"/>
          </w:rPr>
          <w:tab/>
        </w:r>
        <w:r w:rsidR="00712B29" w:rsidRPr="009C7199">
          <w:rPr>
            <w:rStyle w:val="Hyperlink"/>
            <w:noProof/>
          </w:rPr>
          <w:t>Assessment Information</w:t>
        </w:r>
        <w:r w:rsidR="00712B29">
          <w:rPr>
            <w:noProof/>
            <w:webHidden/>
          </w:rPr>
          <w:tab/>
        </w:r>
        <w:r w:rsidR="00712B29">
          <w:rPr>
            <w:noProof/>
            <w:webHidden/>
          </w:rPr>
          <w:fldChar w:fldCharType="begin"/>
        </w:r>
        <w:r w:rsidR="00712B29">
          <w:rPr>
            <w:noProof/>
            <w:webHidden/>
          </w:rPr>
          <w:instrText xml:space="preserve"> PAGEREF _Toc103262674 \h </w:instrText>
        </w:r>
        <w:r w:rsidR="00712B29">
          <w:rPr>
            <w:noProof/>
            <w:webHidden/>
          </w:rPr>
        </w:r>
        <w:r w:rsidR="00712B29">
          <w:rPr>
            <w:noProof/>
            <w:webHidden/>
          </w:rPr>
          <w:fldChar w:fldCharType="separate"/>
        </w:r>
        <w:r w:rsidR="00712B29">
          <w:rPr>
            <w:noProof/>
            <w:webHidden/>
          </w:rPr>
          <w:t>94</w:t>
        </w:r>
        <w:r w:rsidR="00712B29">
          <w:rPr>
            <w:noProof/>
            <w:webHidden/>
          </w:rPr>
          <w:fldChar w:fldCharType="end"/>
        </w:r>
        <w:r>
          <w:rPr>
            <w:noProof/>
          </w:rPr>
          <w:fldChar w:fldCharType="end"/>
        </w:r>
      </w:ins>
    </w:p>
    <w:p w14:paraId="0FA17BFF" w14:textId="6D216971" w:rsidR="00712B29" w:rsidRDefault="001A0138">
      <w:pPr>
        <w:pStyle w:val="TOC3"/>
        <w:rPr>
          <w:ins w:id="726" w:author="Russell Ott" w:date="2022-05-16T11:47:00Z"/>
          <w:rFonts w:asciiTheme="minorHAnsi" w:eastAsiaTheme="minorEastAsia" w:hAnsiTheme="minorHAnsi" w:cstheme="minorBidi"/>
          <w:noProof/>
          <w:sz w:val="22"/>
          <w:szCs w:val="22"/>
        </w:rPr>
      </w:pPr>
      <w:ins w:id="727" w:author="Russell Ott" w:date="2022-05-16T11:47:00Z">
        <w:r>
          <w:fldChar w:fldCharType="begin"/>
        </w:r>
        <w:r>
          <w:instrText xml:space="preserve"> HYPERLINK \l "_Toc103262675" </w:instrText>
        </w:r>
        <w:r>
          <w:fldChar w:fldCharType="separate"/>
        </w:r>
        <w:r w:rsidR="00712B29" w:rsidRPr="009C7199">
          <w:rPr>
            <w:rStyle w:val="Hyperlink"/>
            <w:bCs/>
            <w:noProof/>
          </w:rPr>
          <w:t>4.3.4</w:t>
        </w:r>
        <w:r w:rsidR="00712B29">
          <w:rPr>
            <w:rFonts w:asciiTheme="minorHAnsi" w:eastAsiaTheme="minorEastAsia" w:hAnsiTheme="minorHAnsi" w:cstheme="minorBidi"/>
            <w:noProof/>
            <w:sz w:val="22"/>
            <w:szCs w:val="22"/>
          </w:rPr>
          <w:tab/>
        </w:r>
        <w:r w:rsidR="00712B29" w:rsidRPr="009C7199">
          <w:rPr>
            <w:rStyle w:val="Hyperlink"/>
            <w:noProof/>
          </w:rPr>
          <w:t>Plan/Planning Information</w:t>
        </w:r>
        <w:r w:rsidR="00712B29">
          <w:rPr>
            <w:noProof/>
            <w:webHidden/>
          </w:rPr>
          <w:tab/>
        </w:r>
        <w:r w:rsidR="00712B29">
          <w:rPr>
            <w:noProof/>
            <w:webHidden/>
          </w:rPr>
          <w:fldChar w:fldCharType="begin"/>
        </w:r>
        <w:r w:rsidR="00712B29">
          <w:rPr>
            <w:noProof/>
            <w:webHidden/>
          </w:rPr>
          <w:instrText xml:space="preserve"> PAGEREF _Toc103262675 \h </w:instrText>
        </w:r>
        <w:r w:rsidR="00712B29">
          <w:rPr>
            <w:noProof/>
            <w:webHidden/>
          </w:rPr>
        </w:r>
        <w:r w:rsidR="00712B29">
          <w:rPr>
            <w:noProof/>
            <w:webHidden/>
          </w:rPr>
          <w:fldChar w:fldCharType="separate"/>
        </w:r>
        <w:r w:rsidR="00712B29">
          <w:rPr>
            <w:noProof/>
            <w:webHidden/>
          </w:rPr>
          <w:t>94</w:t>
        </w:r>
        <w:r w:rsidR="00712B29">
          <w:rPr>
            <w:noProof/>
            <w:webHidden/>
          </w:rPr>
          <w:fldChar w:fldCharType="end"/>
        </w:r>
        <w:r>
          <w:rPr>
            <w:noProof/>
          </w:rPr>
          <w:fldChar w:fldCharType="end"/>
        </w:r>
      </w:ins>
    </w:p>
    <w:p w14:paraId="411E9943" w14:textId="6E5E66E6" w:rsidR="00712B29" w:rsidRDefault="001A0138">
      <w:pPr>
        <w:pStyle w:val="TOC3"/>
        <w:rPr>
          <w:ins w:id="728" w:author="Russell Ott" w:date="2022-05-16T11:47:00Z"/>
          <w:rFonts w:asciiTheme="minorHAnsi" w:eastAsiaTheme="minorEastAsia" w:hAnsiTheme="minorHAnsi" w:cstheme="minorBidi"/>
          <w:noProof/>
          <w:sz w:val="22"/>
          <w:szCs w:val="22"/>
        </w:rPr>
      </w:pPr>
      <w:ins w:id="729" w:author="Russell Ott" w:date="2022-05-16T11:47:00Z">
        <w:r>
          <w:fldChar w:fldCharType="begin"/>
        </w:r>
        <w:r>
          <w:instrText xml:space="preserve"> HYPERLINK \l "_Toc10326267</w:instrText>
        </w:r>
        <w:r>
          <w:instrText xml:space="preserve">6" </w:instrText>
        </w:r>
        <w:r>
          <w:fldChar w:fldCharType="separate"/>
        </w:r>
        <w:r w:rsidR="00712B29" w:rsidRPr="009C7199">
          <w:rPr>
            <w:rStyle w:val="Hyperlink"/>
            <w:bCs/>
            <w:noProof/>
          </w:rPr>
          <w:t>4.3.5</w:t>
        </w:r>
        <w:r w:rsidR="00712B29">
          <w:rPr>
            <w:rFonts w:asciiTheme="minorHAnsi" w:eastAsiaTheme="minorEastAsia" w:hAnsiTheme="minorHAnsi" w:cstheme="minorBidi"/>
            <w:noProof/>
            <w:sz w:val="22"/>
            <w:szCs w:val="22"/>
          </w:rPr>
          <w:tab/>
        </w:r>
        <w:r w:rsidR="00712B29" w:rsidRPr="009C7199">
          <w:rPr>
            <w:rStyle w:val="Hyperlink"/>
            <w:noProof/>
          </w:rPr>
          <w:t>Other Information</w:t>
        </w:r>
        <w:r w:rsidR="00712B29">
          <w:rPr>
            <w:noProof/>
            <w:webHidden/>
          </w:rPr>
          <w:tab/>
        </w:r>
        <w:r w:rsidR="00712B29">
          <w:rPr>
            <w:noProof/>
            <w:webHidden/>
          </w:rPr>
          <w:fldChar w:fldCharType="begin"/>
        </w:r>
        <w:r w:rsidR="00712B29">
          <w:rPr>
            <w:noProof/>
            <w:webHidden/>
          </w:rPr>
          <w:instrText xml:space="preserve"> PAGEREF _Toc103262676 \h </w:instrText>
        </w:r>
        <w:r w:rsidR="00712B29">
          <w:rPr>
            <w:noProof/>
            <w:webHidden/>
          </w:rPr>
        </w:r>
        <w:r w:rsidR="00712B29">
          <w:rPr>
            <w:noProof/>
            <w:webHidden/>
          </w:rPr>
          <w:fldChar w:fldCharType="separate"/>
        </w:r>
        <w:r w:rsidR="00712B29">
          <w:rPr>
            <w:noProof/>
            <w:webHidden/>
          </w:rPr>
          <w:t>96</w:t>
        </w:r>
        <w:r w:rsidR="00712B29">
          <w:rPr>
            <w:noProof/>
            <w:webHidden/>
          </w:rPr>
          <w:fldChar w:fldCharType="end"/>
        </w:r>
        <w:r>
          <w:rPr>
            <w:noProof/>
          </w:rPr>
          <w:fldChar w:fldCharType="end"/>
        </w:r>
      </w:ins>
    </w:p>
    <w:p w14:paraId="4DEA7EF3" w14:textId="587CF837" w:rsidR="00712B29" w:rsidRDefault="001A0138">
      <w:pPr>
        <w:pStyle w:val="TOC2"/>
        <w:rPr>
          <w:ins w:id="730" w:author="Russell Ott" w:date="2022-05-16T11:47:00Z"/>
          <w:rFonts w:asciiTheme="minorHAnsi" w:eastAsiaTheme="minorEastAsia" w:hAnsiTheme="minorHAnsi" w:cstheme="minorBidi"/>
          <w:b w:val="0"/>
          <w:bCs w:val="0"/>
          <w:noProof/>
        </w:rPr>
      </w:pPr>
      <w:ins w:id="731" w:author="Russell Ott" w:date="2022-05-16T11:47:00Z">
        <w:r>
          <w:fldChar w:fldCharType="begin"/>
        </w:r>
        <w:r>
          <w:instrText xml:space="preserve"> HYPERLINK \l "_Toc103262677" </w:instrText>
        </w:r>
        <w:r>
          <w:fldChar w:fldCharType="separate"/>
        </w:r>
        <w:r w:rsidR="00712B29" w:rsidRPr="009C7199">
          <w:rPr>
            <w:rStyle w:val="Hyperlink"/>
            <w:noProof/>
          </w:rPr>
          <w:t>4.4</w:t>
        </w:r>
        <w:r w:rsidR="00712B29">
          <w:rPr>
            <w:rFonts w:asciiTheme="minorHAnsi" w:eastAsiaTheme="minorEastAsia" w:hAnsiTheme="minorHAnsi" w:cstheme="minorBidi"/>
            <w:b w:val="0"/>
            <w:bCs w:val="0"/>
            <w:noProof/>
          </w:rPr>
          <w:tab/>
        </w:r>
        <w:r w:rsidR="00712B29" w:rsidRPr="009C7199">
          <w:rPr>
            <w:rStyle w:val="Hyperlink"/>
            <w:noProof/>
          </w:rPr>
          <w:t>Supplemental C-CDA Section Templates</w:t>
        </w:r>
        <w:r w:rsidR="00712B29">
          <w:rPr>
            <w:noProof/>
            <w:webHidden/>
          </w:rPr>
          <w:tab/>
        </w:r>
        <w:r w:rsidR="00712B29">
          <w:rPr>
            <w:noProof/>
            <w:webHidden/>
          </w:rPr>
          <w:fldChar w:fldCharType="begin"/>
        </w:r>
        <w:r w:rsidR="00712B29">
          <w:rPr>
            <w:noProof/>
            <w:webHidden/>
          </w:rPr>
          <w:instrText xml:space="preserve"> PAGEREF _Toc103262677 \h </w:instrText>
        </w:r>
        <w:r w:rsidR="00712B29">
          <w:rPr>
            <w:noProof/>
            <w:webHidden/>
          </w:rPr>
        </w:r>
        <w:r w:rsidR="00712B29">
          <w:rPr>
            <w:noProof/>
            <w:webHidden/>
          </w:rPr>
          <w:fldChar w:fldCharType="separate"/>
        </w:r>
        <w:r w:rsidR="00712B29">
          <w:rPr>
            <w:noProof/>
            <w:webHidden/>
          </w:rPr>
          <w:t>96</w:t>
        </w:r>
        <w:r w:rsidR="00712B29">
          <w:rPr>
            <w:noProof/>
            <w:webHidden/>
          </w:rPr>
          <w:fldChar w:fldCharType="end"/>
        </w:r>
        <w:r>
          <w:rPr>
            <w:noProof/>
          </w:rPr>
          <w:fldChar w:fldCharType="end"/>
        </w:r>
      </w:ins>
    </w:p>
    <w:p w14:paraId="3815016D" w14:textId="5C42AC01" w:rsidR="00712B29" w:rsidRDefault="001A0138">
      <w:pPr>
        <w:pStyle w:val="TOC2"/>
        <w:rPr>
          <w:ins w:id="732" w:author="Russell Ott" w:date="2022-05-16T11:47:00Z"/>
          <w:rFonts w:asciiTheme="minorHAnsi" w:eastAsiaTheme="minorEastAsia" w:hAnsiTheme="minorHAnsi" w:cstheme="minorBidi"/>
          <w:b w:val="0"/>
          <w:bCs w:val="0"/>
          <w:noProof/>
        </w:rPr>
      </w:pPr>
      <w:ins w:id="733" w:author="Russell Ott" w:date="2022-05-16T11:47:00Z">
        <w:r>
          <w:fldChar w:fldCharType="begin"/>
        </w:r>
        <w:r>
          <w:instrText xml:space="preserve"> HYPERLINK \l "_Toc103262678" </w:instrText>
        </w:r>
        <w:r>
          <w:fldChar w:fldCharType="separate"/>
        </w:r>
        <w:r w:rsidR="00712B29" w:rsidRPr="009C7199">
          <w:rPr>
            <w:rStyle w:val="Hyperlink"/>
            <w:noProof/>
          </w:rPr>
          <w:t>4.5</w:t>
        </w:r>
        <w:r w:rsidR="00712B29">
          <w:rPr>
            <w:rFonts w:asciiTheme="minorHAnsi" w:eastAsiaTheme="minorEastAsia" w:hAnsiTheme="minorHAnsi" w:cstheme="minorBidi"/>
            <w:b w:val="0"/>
            <w:bCs w:val="0"/>
            <w:noProof/>
          </w:rPr>
          <w:tab/>
        </w:r>
        <w:r w:rsidR="00712B29" w:rsidRPr="009C7199">
          <w:rPr>
            <w:rStyle w:val="Hyperlink"/>
            <w:noProof/>
          </w:rPr>
          <w:t>New and Additional C-CDA Section Templates (Defined in this Companion Guide)</w:t>
        </w:r>
        <w:r w:rsidR="00712B29">
          <w:rPr>
            <w:noProof/>
            <w:webHidden/>
          </w:rPr>
          <w:tab/>
        </w:r>
        <w:r w:rsidR="00712B29">
          <w:rPr>
            <w:noProof/>
            <w:webHidden/>
          </w:rPr>
          <w:fldChar w:fldCharType="begin"/>
        </w:r>
        <w:r w:rsidR="00712B29">
          <w:rPr>
            <w:noProof/>
            <w:webHidden/>
          </w:rPr>
          <w:instrText xml:space="preserve"> PAGEREF _Toc103262678 \h </w:instrText>
        </w:r>
        <w:r w:rsidR="00712B29">
          <w:rPr>
            <w:noProof/>
            <w:webHidden/>
          </w:rPr>
        </w:r>
        <w:r w:rsidR="00712B29">
          <w:rPr>
            <w:noProof/>
            <w:webHidden/>
          </w:rPr>
          <w:fldChar w:fldCharType="separate"/>
        </w:r>
        <w:r w:rsidR="00712B29">
          <w:rPr>
            <w:noProof/>
            <w:webHidden/>
          </w:rPr>
          <w:t>97</w:t>
        </w:r>
        <w:r w:rsidR="00712B29">
          <w:rPr>
            <w:noProof/>
            <w:webHidden/>
          </w:rPr>
          <w:fldChar w:fldCharType="end"/>
        </w:r>
        <w:r>
          <w:rPr>
            <w:noProof/>
          </w:rPr>
          <w:fldChar w:fldCharType="end"/>
        </w:r>
      </w:ins>
    </w:p>
    <w:p w14:paraId="18E48193" w14:textId="04181ACD" w:rsidR="00712B29" w:rsidRDefault="001A0138">
      <w:pPr>
        <w:pStyle w:val="TOC2"/>
        <w:rPr>
          <w:ins w:id="734" w:author="Russell Ott" w:date="2022-05-16T11:47:00Z"/>
          <w:rFonts w:asciiTheme="minorHAnsi" w:eastAsiaTheme="minorEastAsia" w:hAnsiTheme="minorHAnsi" w:cstheme="minorBidi"/>
          <w:b w:val="0"/>
          <w:bCs w:val="0"/>
          <w:noProof/>
        </w:rPr>
      </w:pPr>
      <w:ins w:id="735" w:author="Russell Ott" w:date="2022-05-16T11:47:00Z">
        <w:r>
          <w:fldChar w:fldCharType="begin"/>
        </w:r>
        <w:r>
          <w:instrText xml:space="preserve"> HYPERLINK \l "_Toc103262679" </w:instrText>
        </w:r>
        <w:r>
          <w:fldChar w:fldCharType="separate"/>
        </w:r>
        <w:r w:rsidR="00712B29" w:rsidRPr="009C7199">
          <w:rPr>
            <w:rStyle w:val="Hyperlink"/>
            <w:noProof/>
          </w:rPr>
          <w:t>4.6</w:t>
        </w:r>
        <w:r w:rsidR="00712B29">
          <w:rPr>
            <w:rFonts w:asciiTheme="minorHAnsi" w:eastAsiaTheme="minorEastAsia" w:hAnsiTheme="minorHAnsi" w:cstheme="minorBidi"/>
            <w:b w:val="0"/>
            <w:bCs w:val="0"/>
            <w:noProof/>
          </w:rPr>
          <w:tab/>
        </w:r>
        <w:r w:rsidR="00712B29" w:rsidRPr="009C7199">
          <w:rPr>
            <w:rStyle w:val="Hyperlink"/>
            <w:noProof/>
          </w:rPr>
          <w:t>Sections Defined in Other Implementation Guides</w:t>
        </w:r>
        <w:r w:rsidR="00712B29">
          <w:rPr>
            <w:noProof/>
            <w:webHidden/>
          </w:rPr>
          <w:tab/>
        </w:r>
        <w:r w:rsidR="00712B29">
          <w:rPr>
            <w:noProof/>
            <w:webHidden/>
          </w:rPr>
          <w:fldChar w:fldCharType="begin"/>
        </w:r>
        <w:r w:rsidR="00712B29">
          <w:rPr>
            <w:noProof/>
            <w:webHidden/>
          </w:rPr>
          <w:instrText xml:space="preserve"> PAGEREF _Toc103262679 \h </w:instrText>
        </w:r>
        <w:r w:rsidR="00712B29">
          <w:rPr>
            <w:noProof/>
            <w:webHidden/>
          </w:rPr>
        </w:r>
        <w:r w:rsidR="00712B29">
          <w:rPr>
            <w:noProof/>
            <w:webHidden/>
          </w:rPr>
          <w:fldChar w:fldCharType="separate"/>
        </w:r>
        <w:r w:rsidR="00712B29">
          <w:rPr>
            <w:noProof/>
            <w:webHidden/>
          </w:rPr>
          <w:t>97</w:t>
        </w:r>
        <w:r w:rsidR="00712B29">
          <w:rPr>
            <w:noProof/>
            <w:webHidden/>
          </w:rPr>
          <w:fldChar w:fldCharType="end"/>
        </w:r>
        <w:r>
          <w:rPr>
            <w:noProof/>
          </w:rPr>
          <w:fldChar w:fldCharType="end"/>
        </w:r>
      </w:ins>
    </w:p>
    <w:p w14:paraId="114BA91D" w14:textId="6164FA0E" w:rsidR="00712B29" w:rsidRDefault="001A0138">
      <w:pPr>
        <w:pStyle w:val="TOC1"/>
        <w:rPr>
          <w:ins w:id="736" w:author="Russell Ott" w:date="2022-05-16T11:47:00Z"/>
          <w:rFonts w:asciiTheme="minorHAnsi" w:eastAsiaTheme="minorEastAsia" w:hAnsiTheme="minorHAnsi" w:cstheme="minorBidi"/>
          <w:b w:val="0"/>
          <w:bCs w:val="0"/>
          <w:i w:val="0"/>
          <w:iCs w:val="0"/>
          <w:noProof/>
          <w:sz w:val="22"/>
          <w:szCs w:val="22"/>
        </w:rPr>
      </w:pPr>
      <w:ins w:id="737" w:author="Russell Ott" w:date="2022-05-16T11:47:00Z">
        <w:r>
          <w:fldChar w:fldCharType="begin"/>
        </w:r>
        <w:r>
          <w:instrText xml:space="preserve"> HYPERLINK \l "_Toc103262680" </w:instrText>
        </w:r>
        <w:r>
          <w:fldChar w:fldCharType="separate"/>
        </w:r>
        <w:r w:rsidR="00712B29" w:rsidRPr="009C7199">
          <w:rPr>
            <w:rStyle w:val="Hyperlink"/>
            <w:noProof/>
          </w:rPr>
          <w:t>5</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Representation of Discrete Data</w:t>
        </w:r>
        <w:r w:rsidR="00712B29">
          <w:rPr>
            <w:noProof/>
            <w:webHidden/>
          </w:rPr>
          <w:tab/>
        </w:r>
        <w:r w:rsidR="00712B29">
          <w:rPr>
            <w:noProof/>
            <w:webHidden/>
          </w:rPr>
          <w:fldChar w:fldCharType="begin"/>
        </w:r>
        <w:r w:rsidR="00712B29">
          <w:rPr>
            <w:noProof/>
            <w:webHidden/>
          </w:rPr>
          <w:instrText xml:space="preserve"> PAGEREF _Toc103262680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r>
          <w:rPr>
            <w:noProof/>
          </w:rPr>
          <w:fldChar w:fldCharType="end"/>
        </w:r>
      </w:ins>
    </w:p>
    <w:p w14:paraId="1EA386AB" w14:textId="4D712416" w:rsidR="00712B29" w:rsidRDefault="001A0138">
      <w:pPr>
        <w:pStyle w:val="TOC2"/>
        <w:rPr>
          <w:ins w:id="738" w:author="Russell Ott" w:date="2022-05-16T11:47:00Z"/>
          <w:rFonts w:asciiTheme="minorHAnsi" w:eastAsiaTheme="minorEastAsia" w:hAnsiTheme="minorHAnsi" w:cstheme="minorBidi"/>
          <w:b w:val="0"/>
          <w:bCs w:val="0"/>
          <w:noProof/>
        </w:rPr>
      </w:pPr>
      <w:ins w:id="739" w:author="Russell Ott" w:date="2022-05-16T11:47:00Z">
        <w:r>
          <w:fldChar w:fldCharType="begin"/>
        </w:r>
        <w:r>
          <w:instrText xml:space="preserve"> HYPERLINK \l "_Toc103262681" </w:instrText>
        </w:r>
        <w:r>
          <w:fldChar w:fldCharType="separate"/>
        </w:r>
        <w:r w:rsidR="00712B29" w:rsidRPr="009C7199">
          <w:rPr>
            <w:rStyle w:val="Hyperlink"/>
            <w:noProof/>
          </w:rPr>
          <w:t>5.1</w:t>
        </w:r>
        <w:r w:rsidR="00712B29">
          <w:rPr>
            <w:rFonts w:asciiTheme="minorHAnsi" w:eastAsiaTheme="minorEastAsia" w:hAnsiTheme="minorHAnsi" w:cstheme="minorBidi"/>
            <w:b w:val="0"/>
            <w:bCs w:val="0"/>
            <w:noProof/>
          </w:rPr>
          <w:tab/>
        </w:r>
        <w:r w:rsidR="00712B29" w:rsidRPr="009C7199">
          <w:rPr>
            <w:rStyle w:val="Hyperlink"/>
            <w:noProof/>
          </w:rPr>
          <w:t>General Entry-Level Guidance</w:t>
        </w:r>
        <w:r w:rsidR="00712B29">
          <w:rPr>
            <w:noProof/>
            <w:webHidden/>
          </w:rPr>
          <w:tab/>
        </w:r>
        <w:r w:rsidR="00712B29">
          <w:rPr>
            <w:noProof/>
            <w:webHidden/>
          </w:rPr>
          <w:fldChar w:fldCharType="begin"/>
        </w:r>
        <w:r w:rsidR="00712B29">
          <w:rPr>
            <w:noProof/>
            <w:webHidden/>
          </w:rPr>
          <w:instrText xml:space="preserve"> PAGEREF _Toc103262681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r>
          <w:rPr>
            <w:noProof/>
          </w:rPr>
          <w:fldChar w:fldCharType="end"/>
        </w:r>
      </w:ins>
    </w:p>
    <w:p w14:paraId="02720C64" w14:textId="02EAE019" w:rsidR="00712B29" w:rsidRDefault="001A0138">
      <w:pPr>
        <w:pStyle w:val="TOC3"/>
        <w:rPr>
          <w:ins w:id="740" w:author="Russell Ott" w:date="2022-05-16T11:47:00Z"/>
          <w:rFonts w:asciiTheme="minorHAnsi" w:eastAsiaTheme="minorEastAsia" w:hAnsiTheme="minorHAnsi" w:cstheme="minorBidi"/>
          <w:noProof/>
          <w:sz w:val="22"/>
          <w:szCs w:val="22"/>
        </w:rPr>
      </w:pPr>
      <w:ins w:id="741" w:author="Russell Ott" w:date="2022-05-16T11:47:00Z">
        <w:r>
          <w:fldChar w:fldCharType="begin"/>
        </w:r>
        <w:r>
          <w:instrText xml:space="preserve"> HYPERLINK \l "_Toc103262682" </w:instrText>
        </w:r>
        <w:r>
          <w:fldChar w:fldCharType="separate"/>
        </w:r>
        <w:r w:rsidR="00712B29" w:rsidRPr="009C7199">
          <w:rPr>
            <w:rStyle w:val="Hyperlink"/>
            <w:bCs/>
            <w:noProof/>
          </w:rPr>
          <w:t>5.1.1</w:t>
        </w:r>
        <w:r w:rsidR="00712B29">
          <w:rPr>
            <w:rFonts w:asciiTheme="minorHAnsi" w:eastAsiaTheme="minorEastAsia" w:hAnsiTheme="minorHAnsi" w:cstheme="minorBidi"/>
            <w:noProof/>
            <w:sz w:val="22"/>
            <w:szCs w:val="22"/>
          </w:rPr>
          <w:tab/>
        </w:r>
        <w:r w:rsidR="00712B29" w:rsidRPr="009C7199">
          <w:rPr>
            <w:rStyle w:val="Hyperlink"/>
            <w:noProof/>
          </w:rPr>
          <w:t>Narrative Text Linking (Referencing)</w:t>
        </w:r>
        <w:r w:rsidR="00712B29">
          <w:rPr>
            <w:noProof/>
            <w:webHidden/>
          </w:rPr>
          <w:tab/>
        </w:r>
        <w:r w:rsidR="00712B29">
          <w:rPr>
            <w:noProof/>
            <w:webHidden/>
          </w:rPr>
          <w:fldChar w:fldCharType="begin"/>
        </w:r>
        <w:r w:rsidR="00712B29">
          <w:rPr>
            <w:noProof/>
            <w:webHidden/>
          </w:rPr>
          <w:instrText xml:space="preserve"> PAGEREF _Toc103262682 \h </w:instrText>
        </w:r>
        <w:r w:rsidR="00712B29">
          <w:rPr>
            <w:noProof/>
            <w:webHidden/>
          </w:rPr>
        </w:r>
        <w:r w:rsidR="00712B29">
          <w:rPr>
            <w:noProof/>
            <w:webHidden/>
          </w:rPr>
          <w:fldChar w:fldCharType="separate"/>
        </w:r>
        <w:r w:rsidR="00712B29">
          <w:rPr>
            <w:noProof/>
            <w:webHidden/>
          </w:rPr>
          <w:t>100</w:t>
        </w:r>
        <w:r w:rsidR="00712B29">
          <w:rPr>
            <w:noProof/>
            <w:webHidden/>
          </w:rPr>
          <w:fldChar w:fldCharType="end"/>
        </w:r>
        <w:r>
          <w:rPr>
            <w:noProof/>
          </w:rPr>
          <w:fldChar w:fldCharType="end"/>
        </w:r>
      </w:ins>
    </w:p>
    <w:p w14:paraId="6C5209A1" w14:textId="35387DB1" w:rsidR="00712B29" w:rsidRDefault="001A0138">
      <w:pPr>
        <w:pStyle w:val="TOC3"/>
        <w:rPr>
          <w:ins w:id="742" w:author="Russell Ott" w:date="2022-05-16T11:47:00Z"/>
          <w:rFonts w:asciiTheme="minorHAnsi" w:eastAsiaTheme="minorEastAsia" w:hAnsiTheme="minorHAnsi" w:cstheme="minorBidi"/>
          <w:noProof/>
          <w:sz w:val="22"/>
          <w:szCs w:val="22"/>
        </w:rPr>
      </w:pPr>
      <w:ins w:id="743" w:author="Russell Ott" w:date="2022-05-16T11:47:00Z">
        <w:r>
          <w:fldChar w:fldCharType="begin"/>
        </w:r>
        <w:r>
          <w:instrText xml:space="preserve"> HYPERLINK \l "_Toc103262683" </w:instrText>
        </w:r>
        <w:r>
          <w:fldChar w:fldCharType="separate"/>
        </w:r>
        <w:r w:rsidR="00712B29" w:rsidRPr="009C7199">
          <w:rPr>
            <w:rStyle w:val="Hyperlink"/>
            <w:bCs/>
            <w:noProof/>
          </w:rPr>
          <w:t>5.1.2</w:t>
        </w:r>
        <w:r w:rsidR="00712B29">
          <w:rPr>
            <w:rFonts w:asciiTheme="minorHAnsi" w:eastAsiaTheme="minorEastAsia" w:hAnsiTheme="minorHAnsi" w:cstheme="minorBidi"/>
            <w:noProof/>
            <w:sz w:val="22"/>
            <w:szCs w:val="22"/>
          </w:rPr>
          <w:tab/>
        </w:r>
        <w:r w:rsidR="00712B29" w:rsidRPr="009C7199">
          <w:rPr>
            <w:rStyle w:val="Hyperlink"/>
            <w:noProof/>
          </w:rPr>
          <w:t>OriginalText</w:t>
        </w:r>
        <w:r w:rsidR="00712B29">
          <w:rPr>
            <w:noProof/>
            <w:webHidden/>
          </w:rPr>
          <w:tab/>
        </w:r>
        <w:r w:rsidR="00712B29">
          <w:rPr>
            <w:noProof/>
            <w:webHidden/>
          </w:rPr>
          <w:fldChar w:fldCharType="begin"/>
        </w:r>
        <w:r w:rsidR="00712B29">
          <w:rPr>
            <w:noProof/>
            <w:webHidden/>
          </w:rPr>
          <w:instrText xml:space="preserve"> PAGEREF _Toc103262683 \h </w:instrText>
        </w:r>
        <w:r w:rsidR="00712B29">
          <w:rPr>
            <w:noProof/>
            <w:webHidden/>
          </w:rPr>
        </w:r>
        <w:r w:rsidR="00712B29">
          <w:rPr>
            <w:noProof/>
            <w:webHidden/>
          </w:rPr>
          <w:fldChar w:fldCharType="separate"/>
        </w:r>
        <w:r w:rsidR="00712B29">
          <w:rPr>
            <w:noProof/>
            <w:webHidden/>
          </w:rPr>
          <w:t>101</w:t>
        </w:r>
        <w:r w:rsidR="00712B29">
          <w:rPr>
            <w:noProof/>
            <w:webHidden/>
          </w:rPr>
          <w:fldChar w:fldCharType="end"/>
        </w:r>
        <w:r>
          <w:rPr>
            <w:noProof/>
          </w:rPr>
          <w:fldChar w:fldCharType="end"/>
        </w:r>
      </w:ins>
    </w:p>
    <w:p w14:paraId="22485343" w14:textId="6C24F55E" w:rsidR="00712B29" w:rsidRDefault="001A0138">
      <w:pPr>
        <w:pStyle w:val="TOC3"/>
        <w:rPr>
          <w:ins w:id="744" w:author="Russell Ott" w:date="2022-05-16T11:47:00Z"/>
          <w:rFonts w:asciiTheme="minorHAnsi" w:eastAsiaTheme="minorEastAsia" w:hAnsiTheme="minorHAnsi" w:cstheme="minorBidi"/>
          <w:noProof/>
          <w:sz w:val="22"/>
          <w:szCs w:val="22"/>
        </w:rPr>
      </w:pPr>
      <w:ins w:id="745" w:author="Russell Ott" w:date="2022-05-16T11:47:00Z">
        <w:r>
          <w:fldChar w:fldCharType="begin"/>
        </w:r>
        <w:r>
          <w:instrText xml:space="preserve"> HYPERLINK \l "_Toc103262684" </w:instrText>
        </w:r>
        <w:r>
          <w:fldChar w:fldCharType="separate"/>
        </w:r>
        <w:r w:rsidR="00712B29" w:rsidRPr="009C7199">
          <w:rPr>
            <w:rStyle w:val="Hyperlink"/>
            <w:bCs/>
            <w:noProof/>
          </w:rPr>
          <w:t>5.1.3</w:t>
        </w:r>
        <w:r w:rsidR="00712B29">
          <w:rPr>
            <w:rFonts w:asciiTheme="minorHAnsi" w:eastAsiaTheme="minorEastAsia" w:hAnsiTheme="minorHAnsi" w:cstheme="minorBidi"/>
            <w:noProof/>
            <w:sz w:val="22"/>
            <w:szCs w:val="22"/>
          </w:rPr>
          <w:tab/>
        </w:r>
        <w:r w:rsidR="00712B29" w:rsidRPr="009C7199">
          <w:rPr>
            <w:rStyle w:val="Hyperlink"/>
            <w:noProof/>
          </w:rPr>
          <w:t>DisplayName Representation</w:t>
        </w:r>
        <w:r w:rsidR="00712B29">
          <w:rPr>
            <w:noProof/>
            <w:webHidden/>
          </w:rPr>
          <w:tab/>
        </w:r>
        <w:r w:rsidR="00712B29">
          <w:rPr>
            <w:noProof/>
            <w:webHidden/>
          </w:rPr>
          <w:fldChar w:fldCharType="begin"/>
        </w:r>
        <w:r w:rsidR="00712B29">
          <w:rPr>
            <w:noProof/>
            <w:webHidden/>
          </w:rPr>
          <w:instrText xml:space="preserve"> PAGEREF _Toc103262684 \h </w:instrText>
        </w:r>
        <w:r w:rsidR="00712B29">
          <w:rPr>
            <w:noProof/>
            <w:webHidden/>
          </w:rPr>
        </w:r>
        <w:r w:rsidR="00712B29">
          <w:rPr>
            <w:noProof/>
            <w:webHidden/>
          </w:rPr>
          <w:fldChar w:fldCharType="separate"/>
        </w:r>
        <w:r w:rsidR="00712B29">
          <w:rPr>
            <w:noProof/>
            <w:webHidden/>
          </w:rPr>
          <w:t>103</w:t>
        </w:r>
        <w:r w:rsidR="00712B29">
          <w:rPr>
            <w:noProof/>
            <w:webHidden/>
          </w:rPr>
          <w:fldChar w:fldCharType="end"/>
        </w:r>
        <w:r>
          <w:rPr>
            <w:noProof/>
          </w:rPr>
          <w:fldChar w:fldCharType="end"/>
        </w:r>
      </w:ins>
    </w:p>
    <w:p w14:paraId="4BAEFFCA" w14:textId="12722474" w:rsidR="00712B29" w:rsidRDefault="001A0138">
      <w:pPr>
        <w:pStyle w:val="TOC3"/>
        <w:rPr>
          <w:ins w:id="746" w:author="Russell Ott" w:date="2022-05-16T11:47:00Z"/>
          <w:rFonts w:asciiTheme="minorHAnsi" w:eastAsiaTheme="minorEastAsia" w:hAnsiTheme="minorHAnsi" w:cstheme="minorBidi"/>
          <w:noProof/>
          <w:sz w:val="22"/>
          <w:szCs w:val="22"/>
        </w:rPr>
      </w:pPr>
      <w:ins w:id="747" w:author="Russell Ott" w:date="2022-05-16T11:47:00Z">
        <w:r>
          <w:fldChar w:fldCharType="begin"/>
        </w:r>
        <w:r>
          <w:instrText xml:space="preserve"> HYPERLINK \l "_Toc103262685" </w:instrText>
        </w:r>
        <w:r>
          <w:fldChar w:fldCharType="separate"/>
        </w:r>
        <w:r w:rsidR="00712B29" w:rsidRPr="009C7199">
          <w:rPr>
            <w:rStyle w:val="Hyperlink"/>
            <w:bCs/>
            <w:noProof/>
          </w:rPr>
          <w:t>5.1.4</w:t>
        </w:r>
        <w:r w:rsidR="00712B29">
          <w:rPr>
            <w:rFonts w:asciiTheme="minorHAnsi" w:eastAsiaTheme="minorEastAsia" w:hAnsiTheme="minorHAnsi" w:cstheme="minorBidi"/>
            <w:noProof/>
            <w:sz w:val="22"/>
            <w:szCs w:val="22"/>
          </w:rPr>
          <w:tab/>
        </w:r>
        <w:r w:rsidR="00712B29" w:rsidRPr="009C7199">
          <w:rPr>
            <w:rStyle w:val="Hyperlink"/>
            <w:noProof/>
          </w:rPr>
          <w:t>Use of Consistent Identifiers</w:t>
        </w:r>
        <w:r w:rsidR="00712B29">
          <w:rPr>
            <w:noProof/>
            <w:webHidden/>
          </w:rPr>
          <w:tab/>
        </w:r>
        <w:r w:rsidR="00712B29">
          <w:rPr>
            <w:noProof/>
            <w:webHidden/>
          </w:rPr>
          <w:fldChar w:fldCharType="begin"/>
        </w:r>
        <w:r w:rsidR="00712B29">
          <w:rPr>
            <w:noProof/>
            <w:webHidden/>
          </w:rPr>
          <w:instrText xml:space="preserve"> PAGEREF _Toc103262685 \h </w:instrText>
        </w:r>
        <w:r w:rsidR="00712B29">
          <w:rPr>
            <w:noProof/>
            <w:webHidden/>
          </w:rPr>
        </w:r>
        <w:r w:rsidR="00712B29">
          <w:rPr>
            <w:noProof/>
            <w:webHidden/>
          </w:rPr>
          <w:fldChar w:fldCharType="separate"/>
        </w:r>
        <w:r w:rsidR="00712B29">
          <w:rPr>
            <w:noProof/>
            <w:webHidden/>
          </w:rPr>
          <w:t>104</w:t>
        </w:r>
        <w:r w:rsidR="00712B29">
          <w:rPr>
            <w:noProof/>
            <w:webHidden/>
          </w:rPr>
          <w:fldChar w:fldCharType="end"/>
        </w:r>
        <w:r>
          <w:rPr>
            <w:noProof/>
          </w:rPr>
          <w:fldChar w:fldCharType="end"/>
        </w:r>
      </w:ins>
    </w:p>
    <w:p w14:paraId="1397C90B" w14:textId="75D01404" w:rsidR="00712B29" w:rsidRDefault="001A0138">
      <w:pPr>
        <w:pStyle w:val="TOC3"/>
        <w:rPr>
          <w:ins w:id="748" w:author="Russell Ott" w:date="2022-05-16T11:47:00Z"/>
          <w:rFonts w:asciiTheme="minorHAnsi" w:eastAsiaTheme="minorEastAsia" w:hAnsiTheme="minorHAnsi" w:cstheme="minorBidi"/>
          <w:noProof/>
          <w:sz w:val="22"/>
          <w:szCs w:val="22"/>
        </w:rPr>
      </w:pPr>
      <w:ins w:id="749" w:author="Russell Ott" w:date="2022-05-16T11:47:00Z">
        <w:r>
          <w:fldChar w:fldCharType="begin"/>
        </w:r>
        <w:r>
          <w:instrText xml:space="preserve"> HYPERLINK \l "_Toc103262686" </w:instrText>
        </w:r>
        <w:r>
          <w:fldChar w:fldCharType="separate"/>
        </w:r>
        <w:r w:rsidR="00712B29" w:rsidRPr="009C7199">
          <w:rPr>
            <w:rStyle w:val="Hyperlink"/>
            <w:bCs/>
            <w:noProof/>
          </w:rPr>
          <w:t>5.1.5</w:t>
        </w:r>
        <w:r w:rsidR="00712B29">
          <w:rPr>
            <w:rFonts w:asciiTheme="minorHAnsi" w:eastAsiaTheme="minorEastAsia" w:hAnsiTheme="minorHAnsi" w:cstheme="minorBidi"/>
            <w:noProof/>
            <w:sz w:val="22"/>
            <w:szCs w:val="22"/>
          </w:rPr>
          <w:tab/>
        </w:r>
        <w:r w:rsidR="00712B29" w:rsidRPr="009C7199">
          <w:rPr>
            <w:rStyle w:val="Hyperlink"/>
            <w:noProof/>
          </w:rPr>
          <w:t>Use of nullFlavor and Handling Missing Information</w:t>
        </w:r>
        <w:r w:rsidR="00712B29">
          <w:rPr>
            <w:noProof/>
            <w:webHidden/>
          </w:rPr>
          <w:tab/>
        </w:r>
        <w:r w:rsidR="00712B29">
          <w:rPr>
            <w:noProof/>
            <w:webHidden/>
          </w:rPr>
          <w:fldChar w:fldCharType="begin"/>
        </w:r>
        <w:r w:rsidR="00712B29">
          <w:rPr>
            <w:noProof/>
            <w:webHidden/>
          </w:rPr>
          <w:instrText xml:space="preserve"> PAGEREF _Toc103262686 \h </w:instrText>
        </w:r>
        <w:r w:rsidR="00712B29">
          <w:rPr>
            <w:noProof/>
            <w:webHidden/>
          </w:rPr>
        </w:r>
        <w:r w:rsidR="00712B29">
          <w:rPr>
            <w:noProof/>
            <w:webHidden/>
          </w:rPr>
          <w:fldChar w:fldCharType="separate"/>
        </w:r>
        <w:r w:rsidR="00712B29">
          <w:rPr>
            <w:noProof/>
            <w:webHidden/>
          </w:rPr>
          <w:t>105</w:t>
        </w:r>
        <w:r w:rsidR="00712B29">
          <w:rPr>
            <w:noProof/>
            <w:webHidden/>
          </w:rPr>
          <w:fldChar w:fldCharType="end"/>
        </w:r>
        <w:r>
          <w:rPr>
            <w:noProof/>
          </w:rPr>
          <w:fldChar w:fldCharType="end"/>
        </w:r>
      </w:ins>
    </w:p>
    <w:p w14:paraId="41086A9C" w14:textId="66299A8E" w:rsidR="00712B29" w:rsidRDefault="001A0138">
      <w:pPr>
        <w:pStyle w:val="TOC3"/>
        <w:rPr>
          <w:ins w:id="750" w:author="Russell Ott" w:date="2022-05-16T11:47:00Z"/>
          <w:rFonts w:asciiTheme="minorHAnsi" w:eastAsiaTheme="minorEastAsia" w:hAnsiTheme="minorHAnsi" w:cstheme="minorBidi"/>
          <w:noProof/>
          <w:sz w:val="22"/>
          <w:szCs w:val="22"/>
        </w:rPr>
      </w:pPr>
      <w:ins w:id="751" w:author="Russell Ott" w:date="2022-05-16T11:47:00Z">
        <w:r>
          <w:fldChar w:fldCharType="begin"/>
        </w:r>
        <w:r>
          <w:instrText xml:space="preserve"> HYPERLINK \l "_Toc103262687" </w:instrText>
        </w:r>
        <w:r>
          <w:fldChar w:fldCharType="separate"/>
        </w:r>
        <w:r w:rsidR="00712B29" w:rsidRPr="009C7199">
          <w:rPr>
            <w:rStyle w:val="Hyperlink"/>
            <w:bCs/>
            <w:noProof/>
          </w:rPr>
          <w:t>5.1.6</w:t>
        </w:r>
        <w:r w:rsidR="00712B29">
          <w:rPr>
            <w:rFonts w:asciiTheme="minorHAnsi" w:eastAsiaTheme="minorEastAsia" w:hAnsiTheme="minorHAnsi" w:cstheme="minorBidi"/>
            <w:noProof/>
            <w:sz w:val="22"/>
            <w:szCs w:val="22"/>
          </w:rPr>
          <w:tab/>
        </w:r>
        <w:r w:rsidR="00712B29" w:rsidRPr="009C7199">
          <w:rPr>
            <w:rStyle w:val="Hyperlink"/>
            <w:noProof/>
          </w:rPr>
          <w:t>Unknown Data in Sections That Require Entries</w:t>
        </w:r>
        <w:r w:rsidR="00712B29">
          <w:rPr>
            <w:noProof/>
            <w:webHidden/>
          </w:rPr>
          <w:tab/>
        </w:r>
        <w:r w:rsidR="00712B29">
          <w:rPr>
            <w:noProof/>
            <w:webHidden/>
          </w:rPr>
          <w:fldChar w:fldCharType="begin"/>
        </w:r>
        <w:r w:rsidR="00712B29">
          <w:rPr>
            <w:noProof/>
            <w:webHidden/>
          </w:rPr>
          <w:instrText xml:space="preserve"> PAGEREF _Toc103262687 \h </w:instrText>
        </w:r>
        <w:r w:rsidR="00712B29">
          <w:rPr>
            <w:noProof/>
            <w:webHidden/>
          </w:rPr>
        </w:r>
        <w:r w:rsidR="00712B29">
          <w:rPr>
            <w:noProof/>
            <w:webHidden/>
          </w:rPr>
          <w:fldChar w:fldCharType="separate"/>
        </w:r>
        <w:r w:rsidR="00712B29">
          <w:rPr>
            <w:noProof/>
            <w:webHidden/>
          </w:rPr>
          <w:t>106</w:t>
        </w:r>
        <w:r w:rsidR="00712B29">
          <w:rPr>
            <w:noProof/>
            <w:webHidden/>
          </w:rPr>
          <w:fldChar w:fldCharType="end"/>
        </w:r>
        <w:r>
          <w:rPr>
            <w:noProof/>
          </w:rPr>
          <w:fldChar w:fldCharType="end"/>
        </w:r>
      </w:ins>
    </w:p>
    <w:p w14:paraId="7AEEC4AD" w14:textId="2F193AC7" w:rsidR="00712B29" w:rsidRDefault="001A0138">
      <w:pPr>
        <w:pStyle w:val="TOC3"/>
        <w:rPr>
          <w:ins w:id="752" w:author="Russell Ott" w:date="2022-05-16T11:47:00Z"/>
          <w:rFonts w:asciiTheme="minorHAnsi" w:eastAsiaTheme="minorEastAsia" w:hAnsiTheme="minorHAnsi" w:cstheme="minorBidi"/>
          <w:noProof/>
          <w:sz w:val="22"/>
          <w:szCs w:val="22"/>
        </w:rPr>
      </w:pPr>
      <w:ins w:id="753" w:author="Russell Ott" w:date="2022-05-16T11:47:00Z">
        <w:r>
          <w:fldChar w:fldCharType="begin"/>
        </w:r>
        <w:r>
          <w:instrText xml:space="preserve"> HYPERL</w:instrText>
        </w:r>
        <w:r>
          <w:instrText xml:space="preserve">INK \l "_Toc103262688" </w:instrText>
        </w:r>
        <w:r>
          <w:fldChar w:fldCharType="separate"/>
        </w:r>
        <w:r w:rsidR="00712B29" w:rsidRPr="009C7199">
          <w:rPr>
            <w:rStyle w:val="Hyperlink"/>
            <w:bCs/>
            <w:noProof/>
          </w:rPr>
          <w:t>5.1.7</w:t>
        </w:r>
        <w:r w:rsidR="00712B29">
          <w:rPr>
            <w:rFonts w:asciiTheme="minorHAnsi" w:eastAsiaTheme="minorEastAsia" w:hAnsiTheme="minorHAnsi" w:cstheme="minorBidi"/>
            <w:noProof/>
            <w:sz w:val="22"/>
            <w:szCs w:val="22"/>
          </w:rPr>
          <w:tab/>
        </w:r>
        <w:r w:rsidR="00712B29" w:rsidRPr="009C7199">
          <w:rPr>
            <w:rStyle w:val="Hyperlink"/>
            <w:noProof/>
          </w:rPr>
          <w:t>Representing “no known” Information Versus “no information”</w:t>
        </w:r>
        <w:r w:rsidR="00712B29">
          <w:rPr>
            <w:noProof/>
            <w:webHidden/>
          </w:rPr>
          <w:tab/>
        </w:r>
        <w:r w:rsidR="00712B29">
          <w:rPr>
            <w:noProof/>
            <w:webHidden/>
          </w:rPr>
          <w:fldChar w:fldCharType="begin"/>
        </w:r>
        <w:r w:rsidR="00712B29">
          <w:rPr>
            <w:noProof/>
            <w:webHidden/>
          </w:rPr>
          <w:instrText xml:space="preserve"> PAGEREF _Toc103262688 \h </w:instrText>
        </w:r>
        <w:r w:rsidR="00712B29">
          <w:rPr>
            <w:noProof/>
            <w:webHidden/>
          </w:rPr>
        </w:r>
        <w:r w:rsidR="00712B29">
          <w:rPr>
            <w:noProof/>
            <w:webHidden/>
          </w:rPr>
          <w:fldChar w:fldCharType="separate"/>
        </w:r>
        <w:r w:rsidR="00712B29">
          <w:rPr>
            <w:noProof/>
            <w:webHidden/>
          </w:rPr>
          <w:t>107</w:t>
        </w:r>
        <w:r w:rsidR="00712B29">
          <w:rPr>
            <w:noProof/>
            <w:webHidden/>
          </w:rPr>
          <w:fldChar w:fldCharType="end"/>
        </w:r>
        <w:r>
          <w:rPr>
            <w:noProof/>
          </w:rPr>
          <w:fldChar w:fldCharType="end"/>
        </w:r>
      </w:ins>
    </w:p>
    <w:p w14:paraId="34FC112B" w14:textId="35DE8461" w:rsidR="00712B29" w:rsidRDefault="001A0138">
      <w:pPr>
        <w:pStyle w:val="TOC3"/>
        <w:rPr>
          <w:ins w:id="754" w:author="Russell Ott" w:date="2022-05-16T11:47:00Z"/>
          <w:rFonts w:asciiTheme="minorHAnsi" w:eastAsiaTheme="minorEastAsia" w:hAnsiTheme="minorHAnsi" w:cstheme="minorBidi"/>
          <w:noProof/>
          <w:sz w:val="22"/>
          <w:szCs w:val="22"/>
        </w:rPr>
      </w:pPr>
      <w:ins w:id="755" w:author="Russell Ott" w:date="2022-05-16T11:47:00Z">
        <w:r>
          <w:fldChar w:fldCharType="begin"/>
        </w:r>
        <w:r>
          <w:instrText xml:space="preserve"> HYPERLINK \l "_Toc103262689" </w:instrText>
        </w:r>
        <w:r>
          <w:fldChar w:fldCharType="separate"/>
        </w:r>
        <w:r w:rsidR="00712B29" w:rsidRPr="009C7199">
          <w:rPr>
            <w:rStyle w:val="Hyperlink"/>
            <w:bCs/>
            <w:noProof/>
          </w:rPr>
          <w:t>5.1.8</w:t>
        </w:r>
        <w:r w:rsidR="00712B29">
          <w:rPr>
            <w:rFonts w:asciiTheme="minorHAnsi" w:eastAsiaTheme="minorEastAsia" w:hAnsiTheme="minorHAnsi" w:cstheme="minorBidi"/>
            <w:noProof/>
            <w:sz w:val="22"/>
            <w:szCs w:val="22"/>
          </w:rPr>
          <w:tab/>
        </w:r>
        <w:r w:rsidR="00712B29" w:rsidRPr="009C7199">
          <w:rPr>
            <w:rStyle w:val="Hyperlink"/>
            <w:noProof/>
          </w:rPr>
          <w:t>Specifying Time Intervals for Sections with Limits on the Included Discrete Data</w:t>
        </w:r>
        <w:r w:rsidR="00712B29">
          <w:rPr>
            <w:noProof/>
            <w:webHidden/>
          </w:rPr>
          <w:tab/>
        </w:r>
        <w:r w:rsidR="00712B29">
          <w:rPr>
            <w:noProof/>
            <w:webHidden/>
          </w:rPr>
          <w:fldChar w:fldCharType="begin"/>
        </w:r>
        <w:r w:rsidR="00712B29">
          <w:rPr>
            <w:noProof/>
            <w:webHidden/>
          </w:rPr>
          <w:instrText xml:space="preserve"> PAGEREF _Toc103262689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r>
          <w:rPr>
            <w:noProof/>
          </w:rPr>
          <w:fldChar w:fldCharType="end"/>
        </w:r>
      </w:ins>
    </w:p>
    <w:p w14:paraId="452B5CE3" w14:textId="0A28A1BA" w:rsidR="00712B29" w:rsidRDefault="001A0138">
      <w:pPr>
        <w:pStyle w:val="TOC3"/>
        <w:rPr>
          <w:ins w:id="756" w:author="Russell Ott" w:date="2022-05-16T11:47:00Z"/>
          <w:rFonts w:asciiTheme="minorHAnsi" w:eastAsiaTheme="minorEastAsia" w:hAnsiTheme="minorHAnsi" w:cstheme="minorBidi"/>
          <w:noProof/>
          <w:sz w:val="22"/>
          <w:szCs w:val="22"/>
        </w:rPr>
      </w:pPr>
      <w:ins w:id="757" w:author="Russell Ott" w:date="2022-05-16T11:47:00Z">
        <w:r>
          <w:fldChar w:fldCharType="begin"/>
        </w:r>
        <w:r>
          <w:instrText xml:space="preserve"> HYPERLINK \l "_Toc103262690" </w:instrText>
        </w:r>
        <w:r>
          <w:fldChar w:fldCharType="separate"/>
        </w:r>
        <w:r w:rsidR="00712B29" w:rsidRPr="009C7199">
          <w:rPr>
            <w:rStyle w:val="Hyperlink"/>
            <w:bCs/>
            <w:noProof/>
          </w:rPr>
          <w:t>5.1.9</w:t>
        </w:r>
        <w:r w:rsidR="00712B29">
          <w:rPr>
            <w:rFonts w:asciiTheme="minorHAnsi" w:eastAsiaTheme="minorEastAsia" w:hAnsiTheme="minorHAnsi" w:cstheme="minorBidi"/>
            <w:noProof/>
            <w:sz w:val="22"/>
            <w:szCs w:val="22"/>
          </w:rPr>
          <w:tab/>
        </w:r>
        <w:r w:rsidR="00712B29" w:rsidRPr="009C7199">
          <w:rPr>
            <w:rStyle w:val="Hyperlink"/>
            <w:noProof/>
          </w:rPr>
          <w:t>Use of Open Templates for Entries</w:t>
        </w:r>
        <w:r w:rsidR="00712B29">
          <w:rPr>
            <w:noProof/>
            <w:webHidden/>
          </w:rPr>
          <w:tab/>
        </w:r>
        <w:r w:rsidR="00712B29">
          <w:rPr>
            <w:noProof/>
            <w:webHidden/>
          </w:rPr>
          <w:fldChar w:fldCharType="begin"/>
        </w:r>
        <w:r w:rsidR="00712B29">
          <w:rPr>
            <w:noProof/>
            <w:webHidden/>
          </w:rPr>
          <w:instrText xml:space="preserve"> PAGEREF _Toc103262690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r>
          <w:rPr>
            <w:noProof/>
          </w:rPr>
          <w:fldChar w:fldCharType="end"/>
        </w:r>
      </w:ins>
    </w:p>
    <w:p w14:paraId="2B974822" w14:textId="674A8E14" w:rsidR="00712B29" w:rsidRDefault="001A0138">
      <w:pPr>
        <w:pStyle w:val="TOC3"/>
        <w:rPr>
          <w:ins w:id="758" w:author="Russell Ott" w:date="2022-05-16T11:47:00Z"/>
          <w:rFonts w:asciiTheme="minorHAnsi" w:eastAsiaTheme="minorEastAsia" w:hAnsiTheme="minorHAnsi" w:cstheme="minorBidi"/>
          <w:noProof/>
          <w:sz w:val="22"/>
          <w:szCs w:val="22"/>
        </w:rPr>
      </w:pPr>
      <w:ins w:id="759" w:author="Russell Ott" w:date="2022-05-16T11:47:00Z">
        <w:r>
          <w:fldChar w:fldCharType="begin"/>
        </w:r>
        <w:r>
          <w:instrText xml:space="preserve"> HYPERLINK \l "_Toc103262691" </w:instrText>
        </w:r>
        <w:r>
          <w:fldChar w:fldCharType="separate"/>
        </w:r>
        <w:r w:rsidR="00712B29" w:rsidRPr="009C7199">
          <w:rPr>
            <w:rStyle w:val="Hyperlink"/>
            <w:bCs/>
            <w:noProof/>
          </w:rPr>
          <w:t>5.1.10</w:t>
        </w:r>
        <w:r w:rsidR="00712B29">
          <w:rPr>
            <w:rFonts w:asciiTheme="minorHAnsi" w:eastAsiaTheme="minorEastAsia" w:hAnsiTheme="minorHAnsi" w:cstheme="minorBidi"/>
            <w:noProof/>
            <w:sz w:val="22"/>
            <w:szCs w:val="22"/>
          </w:rPr>
          <w:tab/>
        </w:r>
        <w:r w:rsidR="00712B29" w:rsidRPr="009C7199">
          <w:rPr>
            <w:rStyle w:val="Hyperlink"/>
            <w:noProof/>
          </w:rPr>
          <w:t>Detailed Date/Time Guidance</w:t>
        </w:r>
        <w:r w:rsidR="00712B29">
          <w:rPr>
            <w:noProof/>
            <w:webHidden/>
          </w:rPr>
          <w:tab/>
        </w:r>
        <w:r w:rsidR="00712B29">
          <w:rPr>
            <w:noProof/>
            <w:webHidden/>
          </w:rPr>
          <w:fldChar w:fldCharType="begin"/>
        </w:r>
        <w:r w:rsidR="00712B29">
          <w:rPr>
            <w:noProof/>
            <w:webHidden/>
          </w:rPr>
          <w:instrText xml:space="preserve"> PAGEREF _Toc103262691 \h </w:instrText>
        </w:r>
        <w:r w:rsidR="00712B29">
          <w:rPr>
            <w:noProof/>
            <w:webHidden/>
          </w:rPr>
        </w:r>
        <w:r w:rsidR="00712B29">
          <w:rPr>
            <w:noProof/>
            <w:webHidden/>
          </w:rPr>
          <w:fldChar w:fldCharType="separate"/>
        </w:r>
        <w:r w:rsidR="00712B29">
          <w:rPr>
            <w:noProof/>
            <w:webHidden/>
          </w:rPr>
          <w:t>110</w:t>
        </w:r>
        <w:r w:rsidR="00712B29">
          <w:rPr>
            <w:noProof/>
            <w:webHidden/>
          </w:rPr>
          <w:fldChar w:fldCharType="end"/>
        </w:r>
        <w:r>
          <w:rPr>
            <w:noProof/>
          </w:rPr>
          <w:fldChar w:fldCharType="end"/>
        </w:r>
      </w:ins>
    </w:p>
    <w:p w14:paraId="65B707C2" w14:textId="76044670" w:rsidR="00712B29" w:rsidRDefault="001A0138">
      <w:pPr>
        <w:pStyle w:val="TOC3"/>
        <w:rPr>
          <w:ins w:id="760" w:author="Russell Ott" w:date="2022-05-16T11:47:00Z"/>
          <w:rFonts w:asciiTheme="minorHAnsi" w:eastAsiaTheme="minorEastAsia" w:hAnsiTheme="minorHAnsi" w:cstheme="minorBidi"/>
          <w:noProof/>
          <w:sz w:val="22"/>
          <w:szCs w:val="22"/>
        </w:rPr>
      </w:pPr>
      <w:ins w:id="761" w:author="Russell Ott" w:date="2022-05-16T11:47:00Z">
        <w:r>
          <w:fldChar w:fldCharType="begin"/>
        </w:r>
        <w:r>
          <w:instrText xml:space="preserve"> HYPERLINK \l "_Toc103262692" </w:instrText>
        </w:r>
        <w:r>
          <w:fldChar w:fldCharType="separate"/>
        </w:r>
        <w:r w:rsidR="00712B29" w:rsidRPr="009C7199">
          <w:rPr>
            <w:rStyle w:val="Hyperlink"/>
            <w:bCs/>
            <w:noProof/>
          </w:rPr>
          <w:t>5.1.11</w:t>
        </w:r>
        <w:r w:rsidR="00712B29">
          <w:rPr>
            <w:rFonts w:asciiTheme="minorHAnsi" w:eastAsiaTheme="minorEastAsia" w:hAnsiTheme="minorHAnsi" w:cstheme="minorBidi"/>
            <w:noProof/>
            <w:sz w:val="22"/>
            <w:szCs w:val="22"/>
          </w:rPr>
          <w:tab/>
        </w:r>
        <w:r w:rsidR="00712B29" w:rsidRPr="009C7199">
          <w:rPr>
            <w:rStyle w:val="Hyperlink"/>
            <w:noProof/>
          </w:rPr>
          <w:t>Referencing Information Within a Document</w:t>
        </w:r>
        <w:r w:rsidR="00712B29">
          <w:rPr>
            <w:noProof/>
            <w:webHidden/>
          </w:rPr>
          <w:tab/>
        </w:r>
        <w:r w:rsidR="00712B29">
          <w:rPr>
            <w:noProof/>
            <w:webHidden/>
          </w:rPr>
          <w:fldChar w:fldCharType="begin"/>
        </w:r>
        <w:r w:rsidR="00712B29">
          <w:rPr>
            <w:noProof/>
            <w:webHidden/>
          </w:rPr>
          <w:instrText xml:space="preserve"> PAGEREF _Toc103262692 \h </w:instrText>
        </w:r>
        <w:r w:rsidR="00712B29">
          <w:rPr>
            <w:noProof/>
            <w:webHidden/>
          </w:rPr>
        </w:r>
        <w:r w:rsidR="00712B29">
          <w:rPr>
            <w:noProof/>
            <w:webHidden/>
          </w:rPr>
          <w:fldChar w:fldCharType="separate"/>
        </w:r>
        <w:r w:rsidR="00712B29">
          <w:rPr>
            <w:noProof/>
            <w:webHidden/>
          </w:rPr>
          <w:t>112</w:t>
        </w:r>
        <w:r w:rsidR="00712B29">
          <w:rPr>
            <w:noProof/>
            <w:webHidden/>
          </w:rPr>
          <w:fldChar w:fldCharType="end"/>
        </w:r>
        <w:r>
          <w:rPr>
            <w:noProof/>
          </w:rPr>
          <w:fldChar w:fldCharType="end"/>
        </w:r>
      </w:ins>
    </w:p>
    <w:p w14:paraId="39B17B4A" w14:textId="7EC2D696" w:rsidR="00712B29" w:rsidRDefault="001A0138">
      <w:pPr>
        <w:pStyle w:val="TOC3"/>
        <w:rPr>
          <w:ins w:id="762" w:author="Russell Ott" w:date="2022-05-16T11:47:00Z"/>
          <w:rFonts w:asciiTheme="minorHAnsi" w:eastAsiaTheme="minorEastAsia" w:hAnsiTheme="minorHAnsi" w:cstheme="minorBidi"/>
          <w:noProof/>
          <w:sz w:val="22"/>
          <w:szCs w:val="22"/>
        </w:rPr>
      </w:pPr>
      <w:ins w:id="763" w:author="Russell Ott" w:date="2022-05-16T11:47:00Z">
        <w:r>
          <w:fldChar w:fldCharType="begin"/>
        </w:r>
        <w:r>
          <w:instrText xml:space="preserve"> HYPERLINK \l "_Toc103262693" </w:instrText>
        </w:r>
        <w:r>
          <w:fldChar w:fldCharType="separate"/>
        </w:r>
        <w:r w:rsidR="00712B29" w:rsidRPr="009C7199">
          <w:rPr>
            <w:rStyle w:val="Hyperlink"/>
            <w:bCs/>
            <w:noProof/>
          </w:rPr>
          <w:t>5.1.12</w:t>
        </w:r>
        <w:r w:rsidR="00712B29">
          <w:rPr>
            <w:rFonts w:asciiTheme="minorHAnsi" w:eastAsiaTheme="minorEastAsia" w:hAnsiTheme="minorHAnsi" w:cstheme="minorBidi"/>
            <w:noProof/>
            <w:sz w:val="22"/>
            <w:szCs w:val="22"/>
          </w:rPr>
          <w:tab/>
        </w:r>
        <w:r w:rsidR="00712B29" w:rsidRPr="009C7199">
          <w:rPr>
            <w:rStyle w:val="Hyperlink"/>
            <w:noProof/>
          </w:rPr>
          <w:t>Referencing Information in an External Document</w:t>
        </w:r>
        <w:r w:rsidR="00712B29">
          <w:rPr>
            <w:noProof/>
            <w:webHidden/>
          </w:rPr>
          <w:tab/>
        </w:r>
        <w:r w:rsidR="00712B29">
          <w:rPr>
            <w:noProof/>
            <w:webHidden/>
          </w:rPr>
          <w:fldChar w:fldCharType="begin"/>
        </w:r>
        <w:r w:rsidR="00712B29">
          <w:rPr>
            <w:noProof/>
            <w:webHidden/>
          </w:rPr>
          <w:instrText xml:space="preserve"> PAGEREF _Toc103262693 \h </w:instrText>
        </w:r>
        <w:r w:rsidR="00712B29">
          <w:rPr>
            <w:noProof/>
            <w:webHidden/>
          </w:rPr>
        </w:r>
        <w:r w:rsidR="00712B29">
          <w:rPr>
            <w:noProof/>
            <w:webHidden/>
          </w:rPr>
          <w:fldChar w:fldCharType="separate"/>
        </w:r>
        <w:r w:rsidR="00712B29">
          <w:rPr>
            <w:noProof/>
            <w:webHidden/>
          </w:rPr>
          <w:t>113</w:t>
        </w:r>
        <w:r w:rsidR="00712B29">
          <w:rPr>
            <w:noProof/>
            <w:webHidden/>
          </w:rPr>
          <w:fldChar w:fldCharType="end"/>
        </w:r>
        <w:r>
          <w:rPr>
            <w:noProof/>
          </w:rPr>
          <w:fldChar w:fldCharType="end"/>
        </w:r>
      </w:ins>
    </w:p>
    <w:p w14:paraId="68D3893E" w14:textId="3F3BC787" w:rsidR="00712B29" w:rsidRDefault="001A0138">
      <w:pPr>
        <w:pStyle w:val="TOC3"/>
        <w:rPr>
          <w:ins w:id="764" w:author="Russell Ott" w:date="2022-05-16T11:47:00Z"/>
          <w:rFonts w:asciiTheme="minorHAnsi" w:eastAsiaTheme="minorEastAsia" w:hAnsiTheme="minorHAnsi" w:cstheme="minorBidi"/>
          <w:noProof/>
          <w:sz w:val="22"/>
          <w:szCs w:val="22"/>
        </w:rPr>
      </w:pPr>
      <w:ins w:id="765" w:author="Russell Ott" w:date="2022-05-16T11:47:00Z">
        <w:r>
          <w:lastRenderedPageBreak/>
          <w:fldChar w:fldCharType="begin"/>
        </w:r>
        <w:r>
          <w:instrText xml:space="preserve"> HYPERLINK \l "_Toc103262694" </w:instrText>
        </w:r>
        <w:r>
          <w:fldChar w:fldCharType="separate"/>
        </w:r>
        <w:r w:rsidR="00712B29" w:rsidRPr="009C7199">
          <w:rPr>
            <w:rStyle w:val="Hyperlink"/>
            <w:bCs/>
            <w:noProof/>
          </w:rPr>
          <w:t>5.1.13</w:t>
        </w:r>
        <w:r w:rsidR="00712B29">
          <w:rPr>
            <w:rFonts w:asciiTheme="minorHAnsi" w:eastAsiaTheme="minorEastAsia" w:hAnsiTheme="minorHAnsi" w:cstheme="minorBidi"/>
            <w:noProof/>
            <w:sz w:val="22"/>
            <w:szCs w:val="22"/>
          </w:rPr>
          <w:tab/>
        </w:r>
        <w:r w:rsidR="00712B29" w:rsidRPr="009C7199">
          <w:rPr>
            <w:rStyle w:val="Hyperlink"/>
            <w:noProof/>
          </w:rPr>
          <w:t>Understanding the ActStatus Model in C-CDA</w:t>
        </w:r>
        <w:r w:rsidR="00712B29">
          <w:rPr>
            <w:noProof/>
            <w:webHidden/>
          </w:rPr>
          <w:tab/>
        </w:r>
        <w:r w:rsidR="00712B29">
          <w:rPr>
            <w:noProof/>
            <w:webHidden/>
          </w:rPr>
          <w:fldChar w:fldCharType="begin"/>
        </w:r>
        <w:r w:rsidR="00712B29">
          <w:rPr>
            <w:noProof/>
            <w:webHidden/>
          </w:rPr>
          <w:instrText xml:space="preserve"> PAGEREF _Toc103262694 \h </w:instrText>
        </w:r>
        <w:r w:rsidR="00712B29">
          <w:rPr>
            <w:noProof/>
            <w:webHidden/>
          </w:rPr>
        </w:r>
        <w:r w:rsidR="00712B29">
          <w:rPr>
            <w:noProof/>
            <w:webHidden/>
          </w:rPr>
          <w:fldChar w:fldCharType="separate"/>
        </w:r>
        <w:r w:rsidR="00712B29">
          <w:rPr>
            <w:noProof/>
            <w:webHidden/>
          </w:rPr>
          <w:t>113</w:t>
        </w:r>
        <w:r w:rsidR="00712B29">
          <w:rPr>
            <w:noProof/>
            <w:webHidden/>
          </w:rPr>
          <w:fldChar w:fldCharType="end"/>
        </w:r>
        <w:r>
          <w:rPr>
            <w:noProof/>
          </w:rPr>
          <w:fldChar w:fldCharType="end"/>
        </w:r>
      </w:ins>
    </w:p>
    <w:p w14:paraId="1644F4AE" w14:textId="6162B491" w:rsidR="00712B29" w:rsidRDefault="001A0138">
      <w:pPr>
        <w:pStyle w:val="TOC3"/>
        <w:rPr>
          <w:ins w:id="766" w:author="Russell Ott" w:date="2022-05-16T11:47:00Z"/>
          <w:rFonts w:asciiTheme="minorHAnsi" w:eastAsiaTheme="minorEastAsia" w:hAnsiTheme="minorHAnsi" w:cstheme="minorBidi"/>
          <w:noProof/>
          <w:sz w:val="22"/>
          <w:szCs w:val="22"/>
        </w:rPr>
      </w:pPr>
      <w:ins w:id="767" w:author="Russell Ott" w:date="2022-05-16T11:47:00Z">
        <w:r>
          <w:fldChar w:fldCharType="begin"/>
        </w:r>
        <w:r>
          <w:instrText xml:space="preserve"> HYPERLINK \l "_Toc103262695" </w:instrText>
        </w:r>
        <w:r>
          <w:fldChar w:fldCharType="separate"/>
        </w:r>
        <w:r w:rsidR="00712B29" w:rsidRPr="009C7199">
          <w:rPr>
            <w:rStyle w:val="Hyperlink"/>
            <w:bCs/>
            <w:noProof/>
          </w:rPr>
          <w:t>5.1.14</w:t>
        </w:r>
        <w:r w:rsidR="00712B29">
          <w:rPr>
            <w:rFonts w:asciiTheme="minorHAnsi" w:eastAsiaTheme="minorEastAsia" w:hAnsiTheme="minorHAnsi" w:cstheme="minorBidi"/>
            <w:noProof/>
            <w:sz w:val="22"/>
            <w:szCs w:val="22"/>
          </w:rPr>
          <w:tab/>
        </w:r>
        <w:r w:rsidR="00712B29" w:rsidRPr="009C7199">
          <w:rPr>
            <w:rStyle w:val="Hyperlink"/>
            <w:noProof/>
          </w:rPr>
          <w:t>How Negation Works in C-CDA Templates</w:t>
        </w:r>
        <w:r w:rsidR="00712B29">
          <w:rPr>
            <w:noProof/>
            <w:webHidden/>
          </w:rPr>
          <w:tab/>
        </w:r>
        <w:r w:rsidR="00712B29">
          <w:rPr>
            <w:noProof/>
            <w:webHidden/>
          </w:rPr>
          <w:fldChar w:fldCharType="begin"/>
        </w:r>
        <w:r w:rsidR="00712B29">
          <w:rPr>
            <w:noProof/>
            <w:webHidden/>
          </w:rPr>
          <w:instrText xml:space="preserve"> PAGEREF _Toc103262695 \h </w:instrText>
        </w:r>
        <w:r w:rsidR="00712B29">
          <w:rPr>
            <w:noProof/>
            <w:webHidden/>
          </w:rPr>
        </w:r>
        <w:r w:rsidR="00712B29">
          <w:rPr>
            <w:noProof/>
            <w:webHidden/>
          </w:rPr>
          <w:fldChar w:fldCharType="separate"/>
        </w:r>
        <w:r w:rsidR="00712B29">
          <w:rPr>
            <w:noProof/>
            <w:webHidden/>
          </w:rPr>
          <w:t>114</w:t>
        </w:r>
        <w:r w:rsidR="00712B29">
          <w:rPr>
            <w:noProof/>
            <w:webHidden/>
          </w:rPr>
          <w:fldChar w:fldCharType="end"/>
        </w:r>
        <w:r>
          <w:rPr>
            <w:noProof/>
          </w:rPr>
          <w:fldChar w:fldCharType="end"/>
        </w:r>
      </w:ins>
    </w:p>
    <w:p w14:paraId="6E6B72ED" w14:textId="7EB7DD88" w:rsidR="00712B29" w:rsidRDefault="001A0138">
      <w:pPr>
        <w:pStyle w:val="TOC2"/>
        <w:rPr>
          <w:ins w:id="768" w:author="Russell Ott" w:date="2022-05-16T11:47:00Z"/>
          <w:rFonts w:asciiTheme="minorHAnsi" w:eastAsiaTheme="minorEastAsia" w:hAnsiTheme="minorHAnsi" w:cstheme="minorBidi"/>
          <w:b w:val="0"/>
          <w:bCs w:val="0"/>
          <w:noProof/>
        </w:rPr>
      </w:pPr>
      <w:ins w:id="769" w:author="Russell Ott" w:date="2022-05-16T11:47:00Z">
        <w:r>
          <w:fldChar w:fldCharType="begin"/>
        </w:r>
        <w:r>
          <w:instrText xml:space="preserve"> HYPERLINK \l</w:instrText>
        </w:r>
        <w:r>
          <w:instrText xml:space="preserve"> "_Toc103262696" </w:instrText>
        </w:r>
        <w:r>
          <w:fldChar w:fldCharType="separate"/>
        </w:r>
        <w:r w:rsidR="00712B29" w:rsidRPr="009C7199">
          <w:rPr>
            <w:rStyle w:val="Hyperlink"/>
            <w:noProof/>
          </w:rPr>
          <w:t>5.2</w:t>
        </w:r>
        <w:r w:rsidR="00712B29">
          <w:rPr>
            <w:rFonts w:asciiTheme="minorHAnsi" w:eastAsiaTheme="minorEastAsia" w:hAnsiTheme="minorHAnsi" w:cstheme="minorBidi"/>
            <w:b w:val="0"/>
            <w:bCs w:val="0"/>
            <w:noProof/>
          </w:rPr>
          <w:tab/>
        </w:r>
        <w:r w:rsidR="00712B29" w:rsidRPr="009C7199">
          <w:rPr>
            <w:rStyle w:val="Hyperlink"/>
            <w:noProof/>
          </w:rPr>
          <w:t>Essential Entry-Level Guidance</w:t>
        </w:r>
        <w:r w:rsidR="00712B29">
          <w:rPr>
            <w:noProof/>
            <w:webHidden/>
          </w:rPr>
          <w:tab/>
        </w:r>
        <w:r w:rsidR="00712B29">
          <w:rPr>
            <w:noProof/>
            <w:webHidden/>
          </w:rPr>
          <w:fldChar w:fldCharType="begin"/>
        </w:r>
        <w:r w:rsidR="00712B29">
          <w:rPr>
            <w:noProof/>
            <w:webHidden/>
          </w:rPr>
          <w:instrText xml:space="preserve"> PAGEREF _Toc103262696 \h </w:instrText>
        </w:r>
        <w:r w:rsidR="00712B29">
          <w:rPr>
            <w:noProof/>
            <w:webHidden/>
          </w:rPr>
        </w:r>
        <w:r w:rsidR="00712B29">
          <w:rPr>
            <w:noProof/>
            <w:webHidden/>
          </w:rPr>
          <w:fldChar w:fldCharType="separate"/>
        </w:r>
        <w:r w:rsidR="00712B29">
          <w:rPr>
            <w:noProof/>
            <w:webHidden/>
          </w:rPr>
          <w:t>114</w:t>
        </w:r>
        <w:r w:rsidR="00712B29">
          <w:rPr>
            <w:noProof/>
            <w:webHidden/>
          </w:rPr>
          <w:fldChar w:fldCharType="end"/>
        </w:r>
        <w:r>
          <w:rPr>
            <w:noProof/>
          </w:rPr>
          <w:fldChar w:fldCharType="end"/>
        </w:r>
      </w:ins>
    </w:p>
    <w:p w14:paraId="2B24E563" w14:textId="78161A62" w:rsidR="00712B29" w:rsidRDefault="001A0138">
      <w:pPr>
        <w:pStyle w:val="TOC3"/>
        <w:rPr>
          <w:ins w:id="770" w:author="Russell Ott" w:date="2022-05-16T11:47:00Z"/>
          <w:rFonts w:asciiTheme="minorHAnsi" w:eastAsiaTheme="minorEastAsia" w:hAnsiTheme="minorHAnsi" w:cstheme="minorBidi"/>
          <w:noProof/>
          <w:sz w:val="22"/>
          <w:szCs w:val="22"/>
        </w:rPr>
      </w:pPr>
      <w:ins w:id="771" w:author="Russell Ott" w:date="2022-05-16T11:47:00Z">
        <w:r>
          <w:fldChar w:fldCharType="begin"/>
        </w:r>
        <w:r>
          <w:instrText xml:space="preserve"> HYPERLINK \l "_Toc103262697" </w:instrText>
        </w:r>
        <w:r>
          <w:fldChar w:fldCharType="separate"/>
        </w:r>
        <w:r w:rsidR="00712B29" w:rsidRPr="009C7199">
          <w:rPr>
            <w:rStyle w:val="Hyperlink"/>
            <w:bCs/>
            <w:noProof/>
          </w:rPr>
          <w:t>5.2.1</w:t>
        </w:r>
        <w:r w:rsidR="00712B29">
          <w:rPr>
            <w:rFonts w:asciiTheme="minorHAnsi" w:eastAsiaTheme="minorEastAsia" w:hAnsiTheme="minorHAnsi" w:cstheme="minorBidi"/>
            <w:noProof/>
            <w:sz w:val="22"/>
            <w:szCs w:val="22"/>
          </w:rPr>
          <w:tab/>
        </w:r>
        <w:r w:rsidR="00712B29" w:rsidRPr="009C7199">
          <w:rPr>
            <w:rStyle w:val="Hyperlink"/>
            <w:noProof/>
          </w:rPr>
          <w:t>Provenance</w:t>
        </w:r>
        <w:r w:rsidR="00712B29">
          <w:rPr>
            <w:noProof/>
            <w:webHidden/>
          </w:rPr>
          <w:tab/>
        </w:r>
        <w:r w:rsidR="00712B29">
          <w:rPr>
            <w:noProof/>
            <w:webHidden/>
          </w:rPr>
          <w:fldChar w:fldCharType="begin"/>
        </w:r>
        <w:r w:rsidR="00712B29">
          <w:rPr>
            <w:noProof/>
            <w:webHidden/>
          </w:rPr>
          <w:instrText xml:space="preserve"> PAGEREF _Toc103262697 \h </w:instrText>
        </w:r>
        <w:r w:rsidR="00712B29">
          <w:rPr>
            <w:noProof/>
            <w:webHidden/>
          </w:rPr>
        </w:r>
        <w:r w:rsidR="00712B29">
          <w:rPr>
            <w:noProof/>
            <w:webHidden/>
          </w:rPr>
          <w:fldChar w:fldCharType="separate"/>
        </w:r>
        <w:r w:rsidR="00712B29">
          <w:rPr>
            <w:noProof/>
            <w:webHidden/>
          </w:rPr>
          <w:t>115</w:t>
        </w:r>
        <w:r w:rsidR="00712B29">
          <w:rPr>
            <w:noProof/>
            <w:webHidden/>
          </w:rPr>
          <w:fldChar w:fldCharType="end"/>
        </w:r>
        <w:r>
          <w:rPr>
            <w:noProof/>
          </w:rPr>
          <w:fldChar w:fldCharType="end"/>
        </w:r>
      </w:ins>
    </w:p>
    <w:p w14:paraId="4180C109" w14:textId="2AEA72C9" w:rsidR="00712B29" w:rsidRDefault="001A0138">
      <w:pPr>
        <w:pStyle w:val="TOC3"/>
        <w:rPr>
          <w:ins w:id="772" w:author="Russell Ott" w:date="2022-05-16T11:47:00Z"/>
          <w:rFonts w:asciiTheme="minorHAnsi" w:eastAsiaTheme="minorEastAsia" w:hAnsiTheme="minorHAnsi" w:cstheme="minorBidi"/>
          <w:noProof/>
          <w:sz w:val="22"/>
          <w:szCs w:val="22"/>
        </w:rPr>
      </w:pPr>
      <w:ins w:id="773" w:author="Russell Ott" w:date="2022-05-16T11:47:00Z">
        <w:r>
          <w:fldChar w:fldCharType="begin"/>
        </w:r>
        <w:r>
          <w:instrText xml:space="preserve"> HYPERLINK \l "_Toc103262698" </w:instrText>
        </w:r>
        <w:r>
          <w:fldChar w:fldCharType="separate"/>
        </w:r>
        <w:r w:rsidR="00712B29" w:rsidRPr="009C7199">
          <w:rPr>
            <w:rStyle w:val="Hyperlink"/>
            <w:bCs/>
            <w:noProof/>
          </w:rPr>
          <w:t>5.2.2</w:t>
        </w:r>
        <w:r w:rsidR="00712B29">
          <w:rPr>
            <w:rFonts w:asciiTheme="minorHAnsi" w:eastAsiaTheme="minorEastAsia" w:hAnsiTheme="minorHAnsi" w:cstheme="minorBidi"/>
            <w:noProof/>
            <w:sz w:val="22"/>
            <w:szCs w:val="22"/>
          </w:rPr>
          <w:tab/>
        </w:r>
        <w:r w:rsidR="00712B29" w:rsidRPr="009C7199">
          <w:rPr>
            <w:rStyle w:val="Hyperlink"/>
            <w:noProof/>
          </w:rPr>
          <w:t>Section Time Range</w:t>
        </w:r>
        <w:r w:rsidR="00712B29">
          <w:rPr>
            <w:noProof/>
            <w:webHidden/>
          </w:rPr>
          <w:tab/>
        </w:r>
        <w:r w:rsidR="00712B29">
          <w:rPr>
            <w:noProof/>
            <w:webHidden/>
          </w:rPr>
          <w:fldChar w:fldCharType="begin"/>
        </w:r>
        <w:r w:rsidR="00712B29">
          <w:rPr>
            <w:noProof/>
            <w:webHidden/>
          </w:rPr>
          <w:instrText xml:space="preserve"> PAGEREF _Toc103262698 \h </w:instrText>
        </w:r>
        <w:r w:rsidR="00712B29">
          <w:rPr>
            <w:noProof/>
            <w:webHidden/>
          </w:rPr>
        </w:r>
        <w:r w:rsidR="00712B29">
          <w:rPr>
            <w:noProof/>
            <w:webHidden/>
          </w:rPr>
          <w:fldChar w:fldCharType="separate"/>
        </w:r>
        <w:r w:rsidR="00712B29">
          <w:rPr>
            <w:noProof/>
            <w:webHidden/>
          </w:rPr>
          <w:t>117</w:t>
        </w:r>
        <w:r w:rsidR="00712B29">
          <w:rPr>
            <w:noProof/>
            <w:webHidden/>
          </w:rPr>
          <w:fldChar w:fldCharType="end"/>
        </w:r>
        <w:r>
          <w:rPr>
            <w:noProof/>
          </w:rPr>
          <w:fldChar w:fldCharType="end"/>
        </w:r>
      </w:ins>
    </w:p>
    <w:p w14:paraId="037A4759" w14:textId="5ECAD907" w:rsidR="00712B29" w:rsidRDefault="001A0138">
      <w:pPr>
        <w:pStyle w:val="TOC3"/>
        <w:rPr>
          <w:ins w:id="774" w:author="Russell Ott" w:date="2022-05-16T11:47:00Z"/>
          <w:rFonts w:asciiTheme="minorHAnsi" w:eastAsiaTheme="minorEastAsia" w:hAnsiTheme="minorHAnsi" w:cstheme="minorBidi"/>
          <w:noProof/>
          <w:sz w:val="22"/>
          <w:szCs w:val="22"/>
        </w:rPr>
      </w:pPr>
      <w:ins w:id="775" w:author="Russell Ott" w:date="2022-05-16T11:47:00Z">
        <w:r>
          <w:fldChar w:fldCharType="begin"/>
        </w:r>
        <w:r>
          <w:instrText xml:space="preserve"> HYPERLINK \l "_Toc103262699" </w:instrText>
        </w:r>
        <w:r>
          <w:fldChar w:fldCharType="separate"/>
        </w:r>
        <w:r w:rsidR="00712B29" w:rsidRPr="009C7199">
          <w:rPr>
            <w:rStyle w:val="Hyperlink"/>
            <w:bCs/>
            <w:noProof/>
          </w:rPr>
          <w:t>5.2.3</w:t>
        </w:r>
        <w:r w:rsidR="00712B29">
          <w:rPr>
            <w:rFonts w:asciiTheme="minorHAnsi" w:eastAsiaTheme="minorEastAsia" w:hAnsiTheme="minorHAnsi" w:cstheme="minorBidi"/>
            <w:noProof/>
            <w:sz w:val="22"/>
            <w:szCs w:val="22"/>
          </w:rPr>
          <w:tab/>
        </w:r>
        <w:r w:rsidR="00712B29" w:rsidRPr="009C7199">
          <w:rPr>
            <w:rStyle w:val="Hyperlink"/>
            <w:noProof/>
          </w:rPr>
          <w:t>Care Team</w:t>
        </w:r>
        <w:r w:rsidR="00712B29">
          <w:rPr>
            <w:noProof/>
            <w:webHidden/>
          </w:rPr>
          <w:tab/>
        </w:r>
        <w:r w:rsidR="00712B29">
          <w:rPr>
            <w:noProof/>
            <w:webHidden/>
          </w:rPr>
          <w:fldChar w:fldCharType="begin"/>
        </w:r>
        <w:r w:rsidR="00712B29">
          <w:rPr>
            <w:noProof/>
            <w:webHidden/>
          </w:rPr>
          <w:instrText xml:space="preserve"> PAGEREF _Toc103262699 \h </w:instrText>
        </w:r>
        <w:r w:rsidR="00712B29">
          <w:rPr>
            <w:noProof/>
            <w:webHidden/>
          </w:rPr>
        </w:r>
        <w:r w:rsidR="00712B29">
          <w:rPr>
            <w:noProof/>
            <w:webHidden/>
          </w:rPr>
          <w:fldChar w:fldCharType="separate"/>
        </w:r>
        <w:r w:rsidR="00712B29">
          <w:rPr>
            <w:noProof/>
            <w:webHidden/>
          </w:rPr>
          <w:t>118</w:t>
        </w:r>
        <w:r w:rsidR="00712B29">
          <w:rPr>
            <w:noProof/>
            <w:webHidden/>
          </w:rPr>
          <w:fldChar w:fldCharType="end"/>
        </w:r>
        <w:r>
          <w:rPr>
            <w:noProof/>
          </w:rPr>
          <w:fldChar w:fldCharType="end"/>
        </w:r>
      </w:ins>
    </w:p>
    <w:p w14:paraId="050FC2FB" w14:textId="402B5B77" w:rsidR="00712B29" w:rsidRDefault="001A0138">
      <w:pPr>
        <w:pStyle w:val="TOC3"/>
        <w:rPr>
          <w:ins w:id="776" w:author="Russell Ott" w:date="2022-05-16T11:47:00Z"/>
          <w:rFonts w:asciiTheme="minorHAnsi" w:eastAsiaTheme="minorEastAsia" w:hAnsiTheme="minorHAnsi" w:cstheme="minorBidi"/>
          <w:noProof/>
          <w:sz w:val="22"/>
          <w:szCs w:val="22"/>
        </w:rPr>
      </w:pPr>
      <w:ins w:id="777" w:author="Russell Ott" w:date="2022-05-16T11:47:00Z">
        <w:r>
          <w:fldChar w:fldCharType="begin"/>
        </w:r>
        <w:r>
          <w:instrText xml:space="preserve"> HYPERLINK \l "_Toc103262700" </w:instrText>
        </w:r>
        <w:r>
          <w:fldChar w:fldCharType="separate"/>
        </w:r>
        <w:r w:rsidR="00712B29" w:rsidRPr="009C7199">
          <w:rPr>
            <w:rStyle w:val="Hyperlink"/>
            <w:bCs/>
            <w:noProof/>
          </w:rPr>
          <w:t>5.2.4</w:t>
        </w:r>
        <w:r w:rsidR="00712B29">
          <w:rPr>
            <w:rFonts w:asciiTheme="minorHAnsi" w:eastAsiaTheme="minorEastAsia" w:hAnsiTheme="minorHAnsi" w:cstheme="minorBidi"/>
            <w:noProof/>
            <w:sz w:val="22"/>
            <w:szCs w:val="22"/>
          </w:rPr>
          <w:tab/>
        </w:r>
        <w:r w:rsidR="00712B29" w:rsidRPr="009C7199">
          <w:rPr>
            <w:rStyle w:val="Hyperlink"/>
            <w:noProof/>
          </w:rPr>
          <w:t>Encounter</w:t>
        </w:r>
        <w:r w:rsidR="00712B29">
          <w:rPr>
            <w:noProof/>
            <w:webHidden/>
          </w:rPr>
          <w:tab/>
        </w:r>
        <w:r w:rsidR="00712B29">
          <w:rPr>
            <w:noProof/>
            <w:webHidden/>
          </w:rPr>
          <w:fldChar w:fldCharType="begin"/>
        </w:r>
        <w:r w:rsidR="00712B29">
          <w:rPr>
            <w:noProof/>
            <w:webHidden/>
          </w:rPr>
          <w:instrText xml:space="preserve"> PAGEREF _Toc103262700 \h </w:instrText>
        </w:r>
        <w:r w:rsidR="00712B29">
          <w:rPr>
            <w:noProof/>
            <w:webHidden/>
          </w:rPr>
        </w:r>
        <w:r w:rsidR="00712B29">
          <w:rPr>
            <w:noProof/>
            <w:webHidden/>
          </w:rPr>
          <w:fldChar w:fldCharType="separate"/>
        </w:r>
        <w:r w:rsidR="00712B29">
          <w:rPr>
            <w:noProof/>
            <w:webHidden/>
          </w:rPr>
          <w:t>121</w:t>
        </w:r>
        <w:r w:rsidR="00712B29">
          <w:rPr>
            <w:noProof/>
            <w:webHidden/>
          </w:rPr>
          <w:fldChar w:fldCharType="end"/>
        </w:r>
        <w:r>
          <w:rPr>
            <w:noProof/>
          </w:rPr>
          <w:fldChar w:fldCharType="end"/>
        </w:r>
      </w:ins>
    </w:p>
    <w:p w14:paraId="48B7B9A7" w14:textId="7B9B6B60" w:rsidR="00712B29" w:rsidRDefault="001A0138">
      <w:pPr>
        <w:pStyle w:val="TOC3"/>
        <w:rPr>
          <w:ins w:id="778" w:author="Russell Ott" w:date="2022-05-16T11:47:00Z"/>
          <w:rFonts w:asciiTheme="minorHAnsi" w:eastAsiaTheme="minorEastAsia" w:hAnsiTheme="minorHAnsi" w:cstheme="minorBidi"/>
          <w:noProof/>
          <w:sz w:val="22"/>
          <w:szCs w:val="22"/>
        </w:rPr>
      </w:pPr>
      <w:ins w:id="779" w:author="Russell Ott" w:date="2022-05-16T11:47:00Z">
        <w:r>
          <w:fldChar w:fldCharType="begin"/>
        </w:r>
        <w:r>
          <w:instrText xml:space="preserve"> HYPERLINK \l "_Toc103262701" </w:instrText>
        </w:r>
        <w:r>
          <w:fldChar w:fldCharType="separate"/>
        </w:r>
        <w:r w:rsidR="00712B29" w:rsidRPr="009C7199">
          <w:rPr>
            <w:rStyle w:val="Hyperlink"/>
            <w:bCs/>
            <w:noProof/>
          </w:rPr>
          <w:t>5.2.5</w:t>
        </w:r>
        <w:r w:rsidR="00712B29">
          <w:rPr>
            <w:rFonts w:asciiTheme="minorHAnsi" w:eastAsiaTheme="minorEastAsia" w:hAnsiTheme="minorHAnsi" w:cstheme="minorBidi"/>
            <w:noProof/>
            <w:sz w:val="22"/>
            <w:szCs w:val="22"/>
          </w:rPr>
          <w:tab/>
        </w:r>
        <w:r w:rsidR="00712B29" w:rsidRPr="009C7199">
          <w:rPr>
            <w:rStyle w:val="Hyperlink"/>
            <w:noProof/>
          </w:rPr>
          <w:t>Order</w:t>
        </w:r>
        <w:r w:rsidR="00712B29">
          <w:rPr>
            <w:noProof/>
            <w:webHidden/>
          </w:rPr>
          <w:tab/>
        </w:r>
        <w:r w:rsidR="00712B29">
          <w:rPr>
            <w:noProof/>
            <w:webHidden/>
          </w:rPr>
          <w:fldChar w:fldCharType="begin"/>
        </w:r>
        <w:r w:rsidR="00712B29">
          <w:rPr>
            <w:noProof/>
            <w:webHidden/>
          </w:rPr>
          <w:instrText xml:space="preserve"> PAGEREF _Toc103262701 \h </w:instrText>
        </w:r>
        <w:r w:rsidR="00712B29">
          <w:rPr>
            <w:noProof/>
            <w:webHidden/>
          </w:rPr>
        </w:r>
        <w:r w:rsidR="00712B29">
          <w:rPr>
            <w:noProof/>
            <w:webHidden/>
          </w:rPr>
          <w:fldChar w:fldCharType="separate"/>
        </w:r>
        <w:r w:rsidR="00712B29">
          <w:rPr>
            <w:noProof/>
            <w:webHidden/>
          </w:rPr>
          <w:t>123</w:t>
        </w:r>
        <w:r w:rsidR="00712B29">
          <w:rPr>
            <w:noProof/>
            <w:webHidden/>
          </w:rPr>
          <w:fldChar w:fldCharType="end"/>
        </w:r>
        <w:r>
          <w:rPr>
            <w:noProof/>
          </w:rPr>
          <w:fldChar w:fldCharType="end"/>
        </w:r>
      </w:ins>
    </w:p>
    <w:p w14:paraId="4B5A046C" w14:textId="1F9D4988" w:rsidR="00712B29" w:rsidRDefault="001A0138">
      <w:pPr>
        <w:pStyle w:val="TOC3"/>
        <w:rPr>
          <w:ins w:id="780" w:author="Russell Ott" w:date="2022-05-16T11:47:00Z"/>
          <w:rFonts w:asciiTheme="minorHAnsi" w:eastAsiaTheme="minorEastAsia" w:hAnsiTheme="minorHAnsi" w:cstheme="minorBidi"/>
          <w:noProof/>
          <w:sz w:val="22"/>
          <w:szCs w:val="22"/>
        </w:rPr>
      </w:pPr>
      <w:ins w:id="781" w:author="Russell Ott" w:date="2022-05-16T11:47:00Z">
        <w:r>
          <w:fldChar w:fldCharType="begin"/>
        </w:r>
        <w:r>
          <w:instrText xml:space="preserve"> HYPERLINK \l "_Toc103262702" </w:instrText>
        </w:r>
        <w:r>
          <w:fldChar w:fldCharType="separate"/>
        </w:r>
        <w:r w:rsidR="00712B29" w:rsidRPr="009C7199">
          <w:rPr>
            <w:rStyle w:val="Hyperlink"/>
            <w:bCs/>
            <w:noProof/>
          </w:rPr>
          <w:t>5.2.6</w:t>
        </w:r>
        <w:r w:rsidR="00712B29">
          <w:rPr>
            <w:rFonts w:asciiTheme="minorHAnsi" w:eastAsiaTheme="minorEastAsia" w:hAnsiTheme="minorHAnsi" w:cstheme="minorBidi"/>
            <w:noProof/>
            <w:sz w:val="22"/>
            <w:szCs w:val="22"/>
          </w:rPr>
          <w:tab/>
        </w:r>
        <w:r w:rsidR="00712B29" w:rsidRPr="009C7199">
          <w:rPr>
            <w:rStyle w:val="Hyperlink"/>
            <w:noProof/>
          </w:rPr>
          <w:t>Problem</w:t>
        </w:r>
        <w:r w:rsidR="00712B29">
          <w:rPr>
            <w:noProof/>
            <w:webHidden/>
          </w:rPr>
          <w:tab/>
        </w:r>
        <w:r w:rsidR="00712B29">
          <w:rPr>
            <w:noProof/>
            <w:webHidden/>
          </w:rPr>
          <w:fldChar w:fldCharType="begin"/>
        </w:r>
        <w:r w:rsidR="00712B29">
          <w:rPr>
            <w:noProof/>
            <w:webHidden/>
          </w:rPr>
          <w:instrText xml:space="preserve"> PAGEREF _Toc103262702 \h </w:instrText>
        </w:r>
        <w:r w:rsidR="00712B29">
          <w:rPr>
            <w:noProof/>
            <w:webHidden/>
          </w:rPr>
        </w:r>
        <w:r w:rsidR="00712B29">
          <w:rPr>
            <w:noProof/>
            <w:webHidden/>
          </w:rPr>
          <w:fldChar w:fldCharType="separate"/>
        </w:r>
        <w:r w:rsidR="00712B29">
          <w:rPr>
            <w:noProof/>
            <w:webHidden/>
          </w:rPr>
          <w:t>124</w:t>
        </w:r>
        <w:r w:rsidR="00712B29">
          <w:rPr>
            <w:noProof/>
            <w:webHidden/>
          </w:rPr>
          <w:fldChar w:fldCharType="end"/>
        </w:r>
        <w:r>
          <w:rPr>
            <w:noProof/>
          </w:rPr>
          <w:fldChar w:fldCharType="end"/>
        </w:r>
      </w:ins>
    </w:p>
    <w:p w14:paraId="57688B62" w14:textId="1F891D29" w:rsidR="00712B29" w:rsidRDefault="001A0138">
      <w:pPr>
        <w:pStyle w:val="TOC3"/>
        <w:rPr>
          <w:ins w:id="782" w:author="Russell Ott" w:date="2022-05-16T11:47:00Z"/>
          <w:rFonts w:asciiTheme="minorHAnsi" w:eastAsiaTheme="minorEastAsia" w:hAnsiTheme="minorHAnsi" w:cstheme="minorBidi"/>
          <w:noProof/>
          <w:sz w:val="22"/>
          <w:szCs w:val="22"/>
        </w:rPr>
      </w:pPr>
      <w:ins w:id="783" w:author="Russell Ott" w:date="2022-05-16T11:47:00Z">
        <w:r>
          <w:fldChar w:fldCharType="begin"/>
        </w:r>
        <w:r>
          <w:instrText xml:space="preserve"> HYPERLINK \l "_Toc103262703" </w:instrText>
        </w:r>
        <w:r>
          <w:fldChar w:fldCharType="separate"/>
        </w:r>
        <w:r w:rsidR="00712B29" w:rsidRPr="009C7199">
          <w:rPr>
            <w:rStyle w:val="Hyperlink"/>
            <w:bCs/>
            <w:noProof/>
          </w:rPr>
          <w:t>5.2.7</w:t>
        </w:r>
        <w:r w:rsidR="00712B29">
          <w:rPr>
            <w:rFonts w:asciiTheme="minorHAnsi" w:eastAsiaTheme="minorEastAsia" w:hAnsiTheme="minorHAnsi" w:cstheme="minorBidi"/>
            <w:noProof/>
            <w:sz w:val="22"/>
            <w:szCs w:val="22"/>
          </w:rPr>
          <w:tab/>
        </w:r>
        <w:r w:rsidR="00712B29" w:rsidRPr="009C7199">
          <w:rPr>
            <w:rStyle w:val="Hyperlink"/>
            <w:noProof/>
          </w:rPr>
          <w:t>Allergy</w:t>
        </w:r>
        <w:r w:rsidR="00712B29">
          <w:rPr>
            <w:noProof/>
            <w:webHidden/>
          </w:rPr>
          <w:tab/>
        </w:r>
        <w:r w:rsidR="00712B29">
          <w:rPr>
            <w:noProof/>
            <w:webHidden/>
          </w:rPr>
          <w:fldChar w:fldCharType="begin"/>
        </w:r>
        <w:r w:rsidR="00712B29">
          <w:rPr>
            <w:noProof/>
            <w:webHidden/>
          </w:rPr>
          <w:instrText xml:space="preserve"> PAGEREF _Toc103262703 \h </w:instrText>
        </w:r>
        <w:r w:rsidR="00712B29">
          <w:rPr>
            <w:noProof/>
            <w:webHidden/>
          </w:rPr>
        </w:r>
        <w:r w:rsidR="00712B29">
          <w:rPr>
            <w:noProof/>
            <w:webHidden/>
          </w:rPr>
          <w:fldChar w:fldCharType="separate"/>
        </w:r>
        <w:r w:rsidR="00712B29">
          <w:rPr>
            <w:noProof/>
            <w:webHidden/>
          </w:rPr>
          <w:t>133</w:t>
        </w:r>
        <w:r w:rsidR="00712B29">
          <w:rPr>
            <w:noProof/>
            <w:webHidden/>
          </w:rPr>
          <w:fldChar w:fldCharType="end"/>
        </w:r>
        <w:r>
          <w:rPr>
            <w:noProof/>
          </w:rPr>
          <w:fldChar w:fldCharType="end"/>
        </w:r>
      </w:ins>
    </w:p>
    <w:p w14:paraId="60B81ADF" w14:textId="7DF0EA54" w:rsidR="00712B29" w:rsidRDefault="001A0138">
      <w:pPr>
        <w:pStyle w:val="TOC3"/>
        <w:rPr>
          <w:ins w:id="784" w:author="Russell Ott" w:date="2022-05-16T11:47:00Z"/>
          <w:rFonts w:asciiTheme="minorHAnsi" w:eastAsiaTheme="minorEastAsia" w:hAnsiTheme="minorHAnsi" w:cstheme="minorBidi"/>
          <w:noProof/>
          <w:sz w:val="22"/>
          <w:szCs w:val="22"/>
        </w:rPr>
      </w:pPr>
      <w:ins w:id="785" w:author="Russell Ott" w:date="2022-05-16T11:47:00Z">
        <w:r>
          <w:fldChar w:fldCharType="begin"/>
        </w:r>
        <w:r>
          <w:instrText xml:space="preserve"> HYPERLINK \l "_Toc103262704" </w:instrText>
        </w:r>
        <w:r>
          <w:fldChar w:fldCharType="separate"/>
        </w:r>
        <w:r w:rsidR="00712B29" w:rsidRPr="009C7199">
          <w:rPr>
            <w:rStyle w:val="Hyperlink"/>
            <w:bCs/>
            <w:noProof/>
          </w:rPr>
          <w:t>5.2.8</w:t>
        </w:r>
        <w:r w:rsidR="00712B29">
          <w:rPr>
            <w:rFonts w:asciiTheme="minorHAnsi" w:eastAsiaTheme="minorEastAsia" w:hAnsiTheme="minorHAnsi" w:cstheme="minorBidi"/>
            <w:noProof/>
            <w:sz w:val="22"/>
            <w:szCs w:val="22"/>
          </w:rPr>
          <w:tab/>
        </w:r>
        <w:r w:rsidR="00712B29" w:rsidRPr="009C7199">
          <w:rPr>
            <w:rStyle w:val="Hyperlink"/>
            <w:noProof/>
          </w:rPr>
          <w:t>Medical Equipment</w:t>
        </w:r>
        <w:r w:rsidR="00712B29">
          <w:rPr>
            <w:noProof/>
            <w:webHidden/>
          </w:rPr>
          <w:tab/>
        </w:r>
        <w:r w:rsidR="00712B29">
          <w:rPr>
            <w:noProof/>
            <w:webHidden/>
          </w:rPr>
          <w:fldChar w:fldCharType="begin"/>
        </w:r>
        <w:r w:rsidR="00712B29">
          <w:rPr>
            <w:noProof/>
            <w:webHidden/>
          </w:rPr>
          <w:instrText xml:space="preserve"> PAGEREF _Toc103262704 \h </w:instrText>
        </w:r>
        <w:r w:rsidR="00712B29">
          <w:rPr>
            <w:noProof/>
            <w:webHidden/>
          </w:rPr>
        </w:r>
        <w:r w:rsidR="00712B29">
          <w:rPr>
            <w:noProof/>
            <w:webHidden/>
          </w:rPr>
          <w:fldChar w:fldCharType="separate"/>
        </w:r>
        <w:r w:rsidR="00712B29">
          <w:rPr>
            <w:noProof/>
            <w:webHidden/>
          </w:rPr>
          <w:t>141</w:t>
        </w:r>
        <w:r w:rsidR="00712B29">
          <w:rPr>
            <w:noProof/>
            <w:webHidden/>
          </w:rPr>
          <w:fldChar w:fldCharType="end"/>
        </w:r>
        <w:r>
          <w:rPr>
            <w:noProof/>
          </w:rPr>
          <w:fldChar w:fldCharType="end"/>
        </w:r>
      </w:ins>
    </w:p>
    <w:p w14:paraId="11EBC8E9" w14:textId="4360D37F" w:rsidR="00712B29" w:rsidRDefault="001A0138">
      <w:pPr>
        <w:pStyle w:val="TOC3"/>
        <w:rPr>
          <w:ins w:id="786" w:author="Russell Ott" w:date="2022-05-16T11:47:00Z"/>
          <w:rFonts w:asciiTheme="minorHAnsi" w:eastAsiaTheme="minorEastAsia" w:hAnsiTheme="minorHAnsi" w:cstheme="minorBidi"/>
          <w:noProof/>
          <w:sz w:val="22"/>
          <w:szCs w:val="22"/>
        </w:rPr>
      </w:pPr>
      <w:ins w:id="787" w:author="Russell Ott" w:date="2022-05-16T11:47:00Z">
        <w:r>
          <w:fldChar w:fldCharType="begin"/>
        </w:r>
        <w:r>
          <w:instrText xml:space="preserve"> HYPERLINK \l "_Toc103262705" </w:instrText>
        </w:r>
        <w:r>
          <w:fldChar w:fldCharType="separate"/>
        </w:r>
        <w:r w:rsidR="00712B29" w:rsidRPr="009C7199">
          <w:rPr>
            <w:rStyle w:val="Hyperlink"/>
            <w:bCs/>
            <w:noProof/>
          </w:rPr>
          <w:t>5.2.9</w:t>
        </w:r>
        <w:r w:rsidR="00712B29">
          <w:rPr>
            <w:rFonts w:asciiTheme="minorHAnsi" w:eastAsiaTheme="minorEastAsia" w:hAnsiTheme="minorHAnsi" w:cstheme="minorBidi"/>
            <w:noProof/>
            <w:sz w:val="22"/>
            <w:szCs w:val="22"/>
          </w:rPr>
          <w:tab/>
        </w:r>
        <w:r w:rsidR="00712B29" w:rsidRPr="009C7199">
          <w:rPr>
            <w:rStyle w:val="Hyperlink"/>
            <w:noProof/>
          </w:rPr>
          <w:t>Goal</w:t>
        </w:r>
        <w:r w:rsidR="00712B29">
          <w:rPr>
            <w:noProof/>
            <w:webHidden/>
          </w:rPr>
          <w:tab/>
        </w:r>
        <w:r w:rsidR="00712B29">
          <w:rPr>
            <w:noProof/>
            <w:webHidden/>
          </w:rPr>
          <w:fldChar w:fldCharType="begin"/>
        </w:r>
        <w:r w:rsidR="00712B29">
          <w:rPr>
            <w:noProof/>
            <w:webHidden/>
          </w:rPr>
          <w:instrText xml:space="preserve"> PAGEREF _Toc103262705 \h </w:instrText>
        </w:r>
        <w:r w:rsidR="00712B29">
          <w:rPr>
            <w:noProof/>
            <w:webHidden/>
          </w:rPr>
        </w:r>
        <w:r w:rsidR="00712B29">
          <w:rPr>
            <w:noProof/>
            <w:webHidden/>
          </w:rPr>
          <w:fldChar w:fldCharType="separate"/>
        </w:r>
        <w:r w:rsidR="00712B29">
          <w:rPr>
            <w:noProof/>
            <w:webHidden/>
          </w:rPr>
          <w:t>148</w:t>
        </w:r>
        <w:r w:rsidR="00712B29">
          <w:rPr>
            <w:noProof/>
            <w:webHidden/>
          </w:rPr>
          <w:fldChar w:fldCharType="end"/>
        </w:r>
        <w:r>
          <w:rPr>
            <w:noProof/>
          </w:rPr>
          <w:fldChar w:fldCharType="end"/>
        </w:r>
      </w:ins>
    </w:p>
    <w:p w14:paraId="1D875BB4" w14:textId="6327D169" w:rsidR="00712B29" w:rsidRDefault="001A0138">
      <w:pPr>
        <w:pStyle w:val="TOC3"/>
        <w:rPr>
          <w:ins w:id="788" w:author="Russell Ott" w:date="2022-05-16T11:47:00Z"/>
          <w:rFonts w:asciiTheme="minorHAnsi" w:eastAsiaTheme="minorEastAsia" w:hAnsiTheme="minorHAnsi" w:cstheme="minorBidi"/>
          <w:noProof/>
          <w:sz w:val="22"/>
          <w:szCs w:val="22"/>
        </w:rPr>
      </w:pPr>
      <w:ins w:id="789" w:author="Russell Ott" w:date="2022-05-16T11:47:00Z">
        <w:r>
          <w:fldChar w:fldCharType="begin"/>
        </w:r>
        <w:r>
          <w:instrText xml:space="preserve"> HYPERLINK \l "_Toc103262706" </w:instrText>
        </w:r>
        <w:r>
          <w:fldChar w:fldCharType="separate"/>
        </w:r>
        <w:r w:rsidR="00712B29" w:rsidRPr="009C7199">
          <w:rPr>
            <w:rStyle w:val="Hyperlink"/>
            <w:bCs/>
            <w:noProof/>
          </w:rPr>
          <w:t>5.2.10</w:t>
        </w:r>
        <w:r w:rsidR="00712B29">
          <w:rPr>
            <w:rFonts w:asciiTheme="minorHAnsi" w:eastAsiaTheme="minorEastAsia" w:hAnsiTheme="minorHAnsi" w:cstheme="minorBidi"/>
            <w:noProof/>
            <w:sz w:val="22"/>
            <w:szCs w:val="22"/>
          </w:rPr>
          <w:tab/>
        </w:r>
        <w:r w:rsidR="00712B29" w:rsidRPr="009C7199">
          <w:rPr>
            <w:rStyle w:val="Hyperlink"/>
            <w:noProof/>
          </w:rPr>
          <w:t>Social History</w:t>
        </w:r>
        <w:r w:rsidR="00712B29">
          <w:rPr>
            <w:noProof/>
            <w:webHidden/>
          </w:rPr>
          <w:tab/>
        </w:r>
        <w:r w:rsidR="00712B29">
          <w:rPr>
            <w:noProof/>
            <w:webHidden/>
          </w:rPr>
          <w:fldChar w:fldCharType="begin"/>
        </w:r>
        <w:r w:rsidR="00712B29">
          <w:rPr>
            <w:noProof/>
            <w:webHidden/>
          </w:rPr>
          <w:instrText xml:space="preserve"> PAGEREF _Toc103262706 \h </w:instrText>
        </w:r>
        <w:r w:rsidR="00712B29">
          <w:rPr>
            <w:noProof/>
            <w:webHidden/>
          </w:rPr>
        </w:r>
        <w:r w:rsidR="00712B29">
          <w:rPr>
            <w:noProof/>
            <w:webHidden/>
          </w:rPr>
          <w:fldChar w:fldCharType="separate"/>
        </w:r>
        <w:r w:rsidR="00712B29">
          <w:rPr>
            <w:noProof/>
            <w:webHidden/>
          </w:rPr>
          <w:t>150</w:t>
        </w:r>
        <w:r w:rsidR="00712B29">
          <w:rPr>
            <w:noProof/>
            <w:webHidden/>
          </w:rPr>
          <w:fldChar w:fldCharType="end"/>
        </w:r>
        <w:r>
          <w:rPr>
            <w:noProof/>
          </w:rPr>
          <w:fldChar w:fldCharType="end"/>
        </w:r>
      </w:ins>
    </w:p>
    <w:p w14:paraId="6CD5BFAF" w14:textId="30EDF4AF" w:rsidR="00712B29" w:rsidRDefault="001A0138">
      <w:pPr>
        <w:pStyle w:val="TOC3"/>
        <w:rPr>
          <w:ins w:id="790" w:author="Russell Ott" w:date="2022-05-16T11:47:00Z"/>
          <w:rFonts w:asciiTheme="minorHAnsi" w:eastAsiaTheme="minorEastAsia" w:hAnsiTheme="minorHAnsi" w:cstheme="minorBidi"/>
          <w:noProof/>
          <w:sz w:val="22"/>
          <w:szCs w:val="22"/>
        </w:rPr>
      </w:pPr>
      <w:ins w:id="791" w:author="Russell Ott" w:date="2022-05-16T11:47:00Z">
        <w:r>
          <w:fldChar w:fldCharType="begin"/>
        </w:r>
        <w:r>
          <w:instrText xml:space="preserve"> HYPERLINK \l "_Toc103262707" </w:instrText>
        </w:r>
        <w:r>
          <w:fldChar w:fldCharType="separate"/>
        </w:r>
        <w:r w:rsidR="00712B29" w:rsidRPr="009C7199">
          <w:rPr>
            <w:rStyle w:val="Hyperlink"/>
            <w:bCs/>
            <w:noProof/>
          </w:rPr>
          <w:t>5.2.11</w:t>
        </w:r>
        <w:r w:rsidR="00712B29">
          <w:rPr>
            <w:rFonts w:asciiTheme="minorHAnsi" w:eastAsiaTheme="minorEastAsia" w:hAnsiTheme="minorHAnsi" w:cstheme="minorBidi"/>
            <w:noProof/>
            <w:sz w:val="22"/>
            <w:szCs w:val="22"/>
          </w:rPr>
          <w:tab/>
        </w:r>
        <w:r w:rsidR="00712B29" w:rsidRPr="009C7199">
          <w:rPr>
            <w:rStyle w:val="Hyperlink"/>
            <w:noProof/>
          </w:rPr>
          <w:t>Result</w:t>
        </w:r>
        <w:r w:rsidR="00712B29">
          <w:rPr>
            <w:noProof/>
            <w:webHidden/>
          </w:rPr>
          <w:tab/>
        </w:r>
        <w:r w:rsidR="00712B29">
          <w:rPr>
            <w:noProof/>
            <w:webHidden/>
          </w:rPr>
          <w:fldChar w:fldCharType="begin"/>
        </w:r>
        <w:r w:rsidR="00712B29">
          <w:rPr>
            <w:noProof/>
            <w:webHidden/>
          </w:rPr>
          <w:instrText xml:space="preserve"> PAGEREF _Toc103262707 \h </w:instrText>
        </w:r>
        <w:r w:rsidR="00712B29">
          <w:rPr>
            <w:noProof/>
            <w:webHidden/>
          </w:rPr>
        </w:r>
        <w:r w:rsidR="00712B29">
          <w:rPr>
            <w:noProof/>
            <w:webHidden/>
          </w:rPr>
          <w:fldChar w:fldCharType="separate"/>
        </w:r>
        <w:r w:rsidR="00712B29">
          <w:rPr>
            <w:noProof/>
            <w:webHidden/>
          </w:rPr>
          <w:t>157</w:t>
        </w:r>
        <w:r w:rsidR="00712B29">
          <w:rPr>
            <w:noProof/>
            <w:webHidden/>
          </w:rPr>
          <w:fldChar w:fldCharType="end"/>
        </w:r>
        <w:r>
          <w:rPr>
            <w:noProof/>
          </w:rPr>
          <w:fldChar w:fldCharType="end"/>
        </w:r>
      </w:ins>
    </w:p>
    <w:p w14:paraId="5F279EB9" w14:textId="08F36FF3" w:rsidR="00712B29" w:rsidRDefault="001A0138">
      <w:pPr>
        <w:pStyle w:val="TOC3"/>
        <w:rPr>
          <w:ins w:id="792" w:author="Russell Ott" w:date="2022-05-16T11:47:00Z"/>
          <w:rFonts w:asciiTheme="minorHAnsi" w:eastAsiaTheme="minorEastAsia" w:hAnsiTheme="minorHAnsi" w:cstheme="minorBidi"/>
          <w:noProof/>
          <w:sz w:val="22"/>
          <w:szCs w:val="22"/>
        </w:rPr>
      </w:pPr>
      <w:ins w:id="793" w:author="Russell Ott" w:date="2022-05-16T11:47:00Z">
        <w:r>
          <w:fldChar w:fldCharType="begin"/>
        </w:r>
        <w:r>
          <w:instrText xml:space="preserve"> HYPERL</w:instrText>
        </w:r>
        <w:r>
          <w:instrText xml:space="preserve">INK \l "_Toc103262708" </w:instrText>
        </w:r>
        <w:r>
          <w:fldChar w:fldCharType="separate"/>
        </w:r>
        <w:r w:rsidR="00712B29" w:rsidRPr="009C7199">
          <w:rPr>
            <w:rStyle w:val="Hyperlink"/>
            <w:bCs/>
            <w:noProof/>
          </w:rPr>
          <w:t>5.2.12</w:t>
        </w:r>
        <w:r w:rsidR="00712B29">
          <w:rPr>
            <w:rFonts w:asciiTheme="minorHAnsi" w:eastAsiaTheme="minorEastAsia" w:hAnsiTheme="minorHAnsi" w:cstheme="minorBidi"/>
            <w:noProof/>
            <w:sz w:val="22"/>
            <w:szCs w:val="22"/>
          </w:rPr>
          <w:tab/>
        </w:r>
        <w:r w:rsidR="00712B29" w:rsidRPr="009C7199">
          <w:rPr>
            <w:rStyle w:val="Hyperlink"/>
            <w:noProof/>
          </w:rPr>
          <w:t>Vital Sign</w:t>
        </w:r>
        <w:r w:rsidR="00712B29">
          <w:rPr>
            <w:noProof/>
            <w:webHidden/>
          </w:rPr>
          <w:tab/>
        </w:r>
        <w:r w:rsidR="00712B29">
          <w:rPr>
            <w:noProof/>
            <w:webHidden/>
          </w:rPr>
          <w:fldChar w:fldCharType="begin"/>
        </w:r>
        <w:r w:rsidR="00712B29">
          <w:rPr>
            <w:noProof/>
            <w:webHidden/>
          </w:rPr>
          <w:instrText xml:space="preserve"> PAGEREF _Toc103262708 \h </w:instrText>
        </w:r>
        <w:r w:rsidR="00712B29">
          <w:rPr>
            <w:noProof/>
            <w:webHidden/>
          </w:rPr>
        </w:r>
        <w:r w:rsidR="00712B29">
          <w:rPr>
            <w:noProof/>
            <w:webHidden/>
          </w:rPr>
          <w:fldChar w:fldCharType="separate"/>
        </w:r>
        <w:r w:rsidR="00712B29">
          <w:rPr>
            <w:noProof/>
            <w:webHidden/>
          </w:rPr>
          <w:t>161</w:t>
        </w:r>
        <w:r w:rsidR="00712B29">
          <w:rPr>
            <w:noProof/>
            <w:webHidden/>
          </w:rPr>
          <w:fldChar w:fldCharType="end"/>
        </w:r>
        <w:r>
          <w:rPr>
            <w:noProof/>
          </w:rPr>
          <w:fldChar w:fldCharType="end"/>
        </w:r>
      </w:ins>
    </w:p>
    <w:p w14:paraId="0E010CAE" w14:textId="375CDA57" w:rsidR="00712B29" w:rsidRDefault="001A0138">
      <w:pPr>
        <w:pStyle w:val="TOC3"/>
        <w:rPr>
          <w:ins w:id="794" w:author="Russell Ott" w:date="2022-05-16T11:47:00Z"/>
          <w:rFonts w:asciiTheme="minorHAnsi" w:eastAsiaTheme="minorEastAsia" w:hAnsiTheme="minorHAnsi" w:cstheme="minorBidi"/>
          <w:noProof/>
          <w:sz w:val="22"/>
          <w:szCs w:val="22"/>
        </w:rPr>
      </w:pPr>
      <w:ins w:id="795" w:author="Russell Ott" w:date="2022-05-16T11:47:00Z">
        <w:r>
          <w:fldChar w:fldCharType="begin"/>
        </w:r>
        <w:r>
          <w:instrText xml:space="preserve"> HYPERLINK \l "_Toc103262709" </w:instrText>
        </w:r>
        <w:r>
          <w:fldChar w:fldCharType="separate"/>
        </w:r>
        <w:r w:rsidR="00712B29" w:rsidRPr="009C7199">
          <w:rPr>
            <w:rStyle w:val="Hyperlink"/>
            <w:bCs/>
            <w:noProof/>
          </w:rPr>
          <w:t>5.2.13</w:t>
        </w:r>
        <w:r w:rsidR="00712B29">
          <w:rPr>
            <w:rFonts w:asciiTheme="minorHAnsi" w:eastAsiaTheme="minorEastAsia" w:hAnsiTheme="minorHAnsi" w:cstheme="minorBidi"/>
            <w:noProof/>
            <w:sz w:val="22"/>
            <w:szCs w:val="22"/>
          </w:rPr>
          <w:tab/>
        </w:r>
        <w:r w:rsidR="00712B29" w:rsidRPr="009C7199">
          <w:rPr>
            <w:rStyle w:val="Hyperlink"/>
            <w:noProof/>
          </w:rPr>
          <w:t>Medication</w:t>
        </w:r>
        <w:r w:rsidR="00712B29">
          <w:rPr>
            <w:noProof/>
            <w:webHidden/>
          </w:rPr>
          <w:tab/>
        </w:r>
        <w:r w:rsidR="00712B29">
          <w:rPr>
            <w:noProof/>
            <w:webHidden/>
          </w:rPr>
          <w:fldChar w:fldCharType="begin"/>
        </w:r>
        <w:r w:rsidR="00712B29">
          <w:rPr>
            <w:noProof/>
            <w:webHidden/>
          </w:rPr>
          <w:instrText xml:space="preserve"> PAGEREF _Toc103262709 \h </w:instrText>
        </w:r>
        <w:r w:rsidR="00712B29">
          <w:rPr>
            <w:noProof/>
            <w:webHidden/>
          </w:rPr>
        </w:r>
        <w:r w:rsidR="00712B29">
          <w:rPr>
            <w:noProof/>
            <w:webHidden/>
          </w:rPr>
          <w:fldChar w:fldCharType="separate"/>
        </w:r>
        <w:r w:rsidR="00712B29">
          <w:rPr>
            <w:noProof/>
            <w:webHidden/>
          </w:rPr>
          <w:t>165</w:t>
        </w:r>
        <w:r w:rsidR="00712B29">
          <w:rPr>
            <w:noProof/>
            <w:webHidden/>
          </w:rPr>
          <w:fldChar w:fldCharType="end"/>
        </w:r>
        <w:r>
          <w:rPr>
            <w:noProof/>
          </w:rPr>
          <w:fldChar w:fldCharType="end"/>
        </w:r>
      </w:ins>
    </w:p>
    <w:p w14:paraId="59503126" w14:textId="3A53BAD4" w:rsidR="00712B29" w:rsidRDefault="001A0138">
      <w:pPr>
        <w:pStyle w:val="TOC3"/>
        <w:rPr>
          <w:ins w:id="796" w:author="Russell Ott" w:date="2022-05-16T11:47:00Z"/>
          <w:rFonts w:asciiTheme="minorHAnsi" w:eastAsiaTheme="minorEastAsia" w:hAnsiTheme="minorHAnsi" w:cstheme="minorBidi"/>
          <w:noProof/>
          <w:sz w:val="22"/>
          <w:szCs w:val="22"/>
        </w:rPr>
      </w:pPr>
      <w:ins w:id="797" w:author="Russell Ott" w:date="2022-05-16T11:47:00Z">
        <w:r>
          <w:fldChar w:fldCharType="begin"/>
        </w:r>
        <w:r>
          <w:instrText xml:space="preserve"> HYPERLINK \l "_Toc103262710" </w:instrText>
        </w:r>
        <w:r>
          <w:fldChar w:fldCharType="separate"/>
        </w:r>
        <w:r w:rsidR="00712B29" w:rsidRPr="009C7199">
          <w:rPr>
            <w:rStyle w:val="Hyperlink"/>
            <w:bCs/>
            <w:noProof/>
          </w:rPr>
          <w:t>5.2.14</w:t>
        </w:r>
        <w:r w:rsidR="00712B29">
          <w:rPr>
            <w:rFonts w:asciiTheme="minorHAnsi" w:eastAsiaTheme="minorEastAsia" w:hAnsiTheme="minorHAnsi" w:cstheme="minorBidi"/>
            <w:noProof/>
            <w:sz w:val="22"/>
            <w:szCs w:val="22"/>
          </w:rPr>
          <w:tab/>
        </w:r>
        <w:r w:rsidR="00712B29" w:rsidRPr="009C7199">
          <w:rPr>
            <w:rStyle w:val="Hyperlink"/>
            <w:noProof/>
          </w:rPr>
          <w:t>Immunization</w:t>
        </w:r>
        <w:r w:rsidR="00712B29">
          <w:rPr>
            <w:noProof/>
            <w:webHidden/>
          </w:rPr>
          <w:tab/>
        </w:r>
        <w:r w:rsidR="00712B29">
          <w:rPr>
            <w:noProof/>
            <w:webHidden/>
          </w:rPr>
          <w:fldChar w:fldCharType="begin"/>
        </w:r>
        <w:r w:rsidR="00712B29">
          <w:rPr>
            <w:noProof/>
            <w:webHidden/>
          </w:rPr>
          <w:instrText xml:space="preserve"> PAGEREF _Toc103262710 \h </w:instrText>
        </w:r>
        <w:r w:rsidR="00712B29">
          <w:rPr>
            <w:noProof/>
            <w:webHidden/>
          </w:rPr>
        </w:r>
        <w:r w:rsidR="00712B29">
          <w:rPr>
            <w:noProof/>
            <w:webHidden/>
          </w:rPr>
          <w:fldChar w:fldCharType="separate"/>
        </w:r>
        <w:r w:rsidR="00712B29">
          <w:rPr>
            <w:noProof/>
            <w:webHidden/>
          </w:rPr>
          <w:t>167</w:t>
        </w:r>
        <w:r w:rsidR="00712B29">
          <w:rPr>
            <w:noProof/>
            <w:webHidden/>
          </w:rPr>
          <w:fldChar w:fldCharType="end"/>
        </w:r>
        <w:r>
          <w:rPr>
            <w:noProof/>
          </w:rPr>
          <w:fldChar w:fldCharType="end"/>
        </w:r>
      </w:ins>
    </w:p>
    <w:p w14:paraId="747A52A6" w14:textId="76562D5F" w:rsidR="00712B29" w:rsidRDefault="001A0138">
      <w:pPr>
        <w:pStyle w:val="TOC3"/>
        <w:rPr>
          <w:ins w:id="798" w:author="Russell Ott" w:date="2022-05-16T11:47:00Z"/>
          <w:rFonts w:asciiTheme="minorHAnsi" w:eastAsiaTheme="minorEastAsia" w:hAnsiTheme="minorHAnsi" w:cstheme="minorBidi"/>
          <w:noProof/>
          <w:sz w:val="22"/>
          <w:szCs w:val="22"/>
        </w:rPr>
      </w:pPr>
      <w:ins w:id="799" w:author="Russell Ott" w:date="2022-05-16T11:47:00Z">
        <w:r>
          <w:fldChar w:fldCharType="begin"/>
        </w:r>
        <w:r>
          <w:instrText xml:space="preserve"> HYPERLINK \l "_Toc103262711" </w:instrText>
        </w:r>
        <w:r>
          <w:fldChar w:fldCharType="separate"/>
        </w:r>
        <w:r w:rsidR="00712B29" w:rsidRPr="009C7199">
          <w:rPr>
            <w:rStyle w:val="Hyperlink"/>
            <w:bCs/>
            <w:noProof/>
          </w:rPr>
          <w:t>5.2.15</w:t>
        </w:r>
        <w:r w:rsidR="00712B29">
          <w:rPr>
            <w:rFonts w:asciiTheme="minorHAnsi" w:eastAsiaTheme="minorEastAsia" w:hAnsiTheme="minorHAnsi" w:cstheme="minorBidi"/>
            <w:noProof/>
            <w:sz w:val="22"/>
            <w:szCs w:val="22"/>
          </w:rPr>
          <w:tab/>
        </w:r>
        <w:r w:rsidR="00712B29" w:rsidRPr="009C7199">
          <w:rPr>
            <w:rStyle w:val="Hyperlink"/>
            <w:noProof/>
          </w:rPr>
          <w:t>Procedure</w:t>
        </w:r>
        <w:r w:rsidR="00712B29">
          <w:rPr>
            <w:noProof/>
            <w:webHidden/>
          </w:rPr>
          <w:tab/>
        </w:r>
        <w:r w:rsidR="00712B29">
          <w:rPr>
            <w:noProof/>
            <w:webHidden/>
          </w:rPr>
          <w:fldChar w:fldCharType="begin"/>
        </w:r>
        <w:r w:rsidR="00712B29">
          <w:rPr>
            <w:noProof/>
            <w:webHidden/>
          </w:rPr>
          <w:instrText xml:space="preserve"> PAGEREF _Toc103262711 \h </w:instrText>
        </w:r>
        <w:r w:rsidR="00712B29">
          <w:rPr>
            <w:noProof/>
            <w:webHidden/>
          </w:rPr>
        </w:r>
        <w:r w:rsidR="00712B29">
          <w:rPr>
            <w:noProof/>
            <w:webHidden/>
          </w:rPr>
          <w:fldChar w:fldCharType="separate"/>
        </w:r>
        <w:r w:rsidR="00712B29">
          <w:rPr>
            <w:noProof/>
            <w:webHidden/>
          </w:rPr>
          <w:t>168</w:t>
        </w:r>
        <w:r w:rsidR="00712B29">
          <w:rPr>
            <w:noProof/>
            <w:webHidden/>
          </w:rPr>
          <w:fldChar w:fldCharType="end"/>
        </w:r>
        <w:r>
          <w:rPr>
            <w:noProof/>
          </w:rPr>
          <w:fldChar w:fldCharType="end"/>
        </w:r>
      </w:ins>
    </w:p>
    <w:p w14:paraId="13C18DF6" w14:textId="33CC003D" w:rsidR="00712B29" w:rsidRDefault="001A0138">
      <w:pPr>
        <w:pStyle w:val="TOC3"/>
        <w:rPr>
          <w:ins w:id="800" w:author="Russell Ott" w:date="2022-05-16T11:47:00Z"/>
          <w:rFonts w:asciiTheme="minorHAnsi" w:eastAsiaTheme="minorEastAsia" w:hAnsiTheme="minorHAnsi" w:cstheme="minorBidi"/>
          <w:noProof/>
          <w:sz w:val="22"/>
          <w:szCs w:val="22"/>
        </w:rPr>
      </w:pPr>
      <w:ins w:id="801" w:author="Russell Ott" w:date="2022-05-16T11:47:00Z">
        <w:r>
          <w:fldChar w:fldCharType="begin"/>
        </w:r>
        <w:r>
          <w:instrText xml:space="preserve"> HYPERLINK \l "_Toc103262712" </w:instrText>
        </w:r>
        <w:r>
          <w:fldChar w:fldCharType="separate"/>
        </w:r>
        <w:r w:rsidR="00712B29" w:rsidRPr="009C7199">
          <w:rPr>
            <w:rStyle w:val="Hyperlink"/>
            <w:bCs/>
            <w:noProof/>
          </w:rPr>
          <w:t>5.2.16</w:t>
        </w:r>
        <w:r w:rsidR="00712B29">
          <w:rPr>
            <w:rFonts w:asciiTheme="minorHAnsi" w:eastAsiaTheme="minorEastAsia" w:hAnsiTheme="minorHAnsi" w:cstheme="minorBidi"/>
            <w:noProof/>
            <w:sz w:val="22"/>
            <w:szCs w:val="22"/>
          </w:rPr>
          <w:tab/>
        </w:r>
        <w:r w:rsidR="00712B29" w:rsidRPr="009C7199">
          <w:rPr>
            <w:rStyle w:val="Hyperlink"/>
            <w:noProof/>
          </w:rPr>
          <w:t>Assessment (the noun)</w:t>
        </w:r>
        <w:r w:rsidR="00712B29">
          <w:rPr>
            <w:noProof/>
            <w:webHidden/>
          </w:rPr>
          <w:tab/>
        </w:r>
        <w:r w:rsidR="00712B29">
          <w:rPr>
            <w:noProof/>
            <w:webHidden/>
          </w:rPr>
          <w:fldChar w:fldCharType="begin"/>
        </w:r>
        <w:r w:rsidR="00712B29">
          <w:rPr>
            <w:noProof/>
            <w:webHidden/>
          </w:rPr>
          <w:instrText xml:space="preserve"> PAGEREF _Toc103262712 \h </w:instrText>
        </w:r>
        <w:r w:rsidR="00712B29">
          <w:rPr>
            <w:noProof/>
            <w:webHidden/>
          </w:rPr>
        </w:r>
        <w:r w:rsidR="00712B29">
          <w:rPr>
            <w:noProof/>
            <w:webHidden/>
          </w:rPr>
          <w:fldChar w:fldCharType="separate"/>
        </w:r>
        <w:r w:rsidR="00712B29">
          <w:rPr>
            <w:noProof/>
            <w:webHidden/>
          </w:rPr>
          <w:t>169</w:t>
        </w:r>
        <w:r w:rsidR="00712B29">
          <w:rPr>
            <w:noProof/>
            <w:webHidden/>
          </w:rPr>
          <w:fldChar w:fldCharType="end"/>
        </w:r>
        <w:r>
          <w:rPr>
            <w:noProof/>
          </w:rPr>
          <w:fldChar w:fldCharType="end"/>
        </w:r>
      </w:ins>
    </w:p>
    <w:p w14:paraId="036FE053" w14:textId="01E912F5" w:rsidR="00712B29" w:rsidRDefault="001A0138">
      <w:pPr>
        <w:pStyle w:val="TOC3"/>
        <w:rPr>
          <w:ins w:id="802" w:author="Russell Ott" w:date="2022-05-16T11:47:00Z"/>
          <w:rFonts w:asciiTheme="minorHAnsi" w:eastAsiaTheme="minorEastAsia" w:hAnsiTheme="minorHAnsi" w:cstheme="minorBidi"/>
          <w:noProof/>
          <w:sz w:val="22"/>
          <w:szCs w:val="22"/>
        </w:rPr>
      </w:pPr>
      <w:ins w:id="803" w:author="Russell Ott" w:date="2022-05-16T11:47:00Z">
        <w:r>
          <w:fldChar w:fldCharType="begin"/>
        </w:r>
        <w:r>
          <w:instrText xml:space="preserve"> HYPERLINK \l "_Toc103262713" </w:instrText>
        </w:r>
        <w:r>
          <w:fldChar w:fldCharType="separate"/>
        </w:r>
        <w:r w:rsidR="00712B29" w:rsidRPr="009C7199">
          <w:rPr>
            <w:rStyle w:val="Hyperlink"/>
            <w:bCs/>
            <w:noProof/>
          </w:rPr>
          <w:t>5.2.17</w:t>
        </w:r>
        <w:r w:rsidR="00712B29">
          <w:rPr>
            <w:rFonts w:asciiTheme="minorHAnsi" w:eastAsiaTheme="minorEastAsia" w:hAnsiTheme="minorHAnsi" w:cstheme="minorBidi"/>
            <w:noProof/>
            <w:sz w:val="22"/>
            <w:szCs w:val="22"/>
          </w:rPr>
          <w:tab/>
        </w:r>
        <w:r w:rsidR="00712B29" w:rsidRPr="009C7199">
          <w:rPr>
            <w:rStyle w:val="Hyperlink"/>
            <w:noProof/>
          </w:rPr>
          <w:t>Plan of Treatment</w:t>
        </w:r>
        <w:r w:rsidR="00712B29">
          <w:rPr>
            <w:noProof/>
            <w:webHidden/>
          </w:rPr>
          <w:tab/>
        </w:r>
        <w:r w:rsidR="00712B29">
          <w:rPr>
            <w:noProof/>
            <w:webHidden/>
          </w:rPr>
          <w:fldChar w:fldCharType="begin"/>
        </w:r>
        <w:r w:rsidR="00712B29">
          <w:rPr>
            <w:noProof/>
            <w:webHidden/>
          </w:rPr>
          <w:instrText xml:space="preserve"> PAGEREF _Toc103262713 \h </w:instrText>
        </w:r>
        <w:r w:rsidR="00712B29">
          <w:rPr>
            <w:noProof/>
            <w:webHidden/>
          </w:rPr>
        </w:r>
        <w:r w:rsidR="00712B29">
          <w:rPr>
            <w:noProof/>
            <w:webHidden/>
          </w:rPr>
          <w:fldChar w:fldCharType="separate"/>
        </w:r>
        <w:r w:rsidR="00712B29">
          <w:rPr>
            <w:noProof/>
            <w:webHidden/>
          </w:rPr>
          <w:t>170</w:t>
        </w:r>
        <w:r w:rsidR="00712B29">
          <w:rPr>
            <w:noProof/>
            <w:webHidden/>
          </w:rPr>
          <w:fldChar w:fldCharType="end"/>
        </w:r>
        <w:r>
          <w:rPr>
            <w:noProof/>
          </w:rPr>
          <w:fldChar w:fldCharType="end"/>
        </w:r>
      </w:ins>
    </w:p>
    <w:p w14:paraId="75FD8E57" w14:textId="4C742739" w:rsidR="00712B29" w:rsidRDefault="001A0138">
      <w:pPr>
        <w:pStyle w:val="TOC3"/>
        <w:rPr>
          <w:ins w:id="804" w:author="Russell Ott" w:date="2022-05-16T11:47:00Z"/>
          <w:rFonts w:asciiTheme="minorHAnsi" w:eastAsiaTheme="minorEastAsia" w:hAnsiTheme="minorHAnsi" w:cstheme="minorBidi"/>
          <w:noProof/>
          <w:sz w:val="22"/>
          <w:szCs w:val="22"/>
        </w:rPr>
      </w:pPr>
      <w:ins w:id="805" w:author="Russell Ott" w:date="2022-05-16T11:47:00Z">
        <w:r>
          <w:fldChar w:fldCharType="begin"/>
        </w:r>
        <w:r>
          <w:instrText xml:space="preserve"> HYPERLINK \l "_Toc103262714" </w:instrText>
        </w:r>
        <w:r>
          <w:fldChar w:fldCharType="separate"/>
        </w:r>
        <w:r w:rsidR="00712B29" w:rsidRPr="009C7199">
          <w:rPr>
            <w:rStyle w:val="Hyperlink"/>
            <w:bCs/>
            <w:noProof/>
          </w:rPr>
          <w:t>5.2.18</w:t>
        </w:r>
        <w:r w:rsidR="00712B29">
          <w:rPr>
            <w:rFonts w:asciiTheme="minorHAnsi" w:eastAsiaTheme="minorEastAsia" w:hAnsiTheme="minorHAnsi" w:cstheme="minorBidi"/>
            <w:noProof/>
            <w:sz w:val="22"/>
            <w:szCs w:val="22"/>
          </w:rPr>
          <w:tab/>
        </w:r>
        <w:r w:rsidR="00712B29" w:rsidRPr="009C7199">
          <w:rPr>
            <w:rStyle w:val="Hyperlink"/>
            <w:noProof/>
          </w:rPr>
          <w:t>Clinical Note</w:t>
        </w:r>
        <w:r w:rsidR="00712B29">
          <w:rPr>
            <w:noProof/>
            <w:webHidden/>
          </w:rPr>
          <w:tab/>
        </w:r>
        <w:r w:rsidR="00712B29">
          <w:rPr>
            <w:noProof/>
            <w:webHidden/>
          </w:rPr>
          <w:fldChar w:fldCharType="begin"/>
        </w:r>
        <w:r w:rsidR="00712B29">
          <w:rPr>
            <w:noProof/>
            <w:webHidden/>
          </w:rPr>
          <w:instrText xml:space="preserve"> PAGEREF _Toc103262714 \h </w:instrText>
        </w:r>
        <w:r w:rsidR="00712B29">
          <w:rPr>
            <w:noProof/>
            <w:webHidden/>
          </w:rPr>
        </w:r>
        <w:r w:rsidR="00712B29">
          <w:rPr>
            <w:noProof/>
            <w:webHidden/>
          </w:rPr>
          <w:fldChar w:fldCharType="separate"/>
        </w:r>
        <w:r w:rsidR="00712B29">
          <w:rPr>
            <w:noProof/>
            <w:webHidden/>
          </w:rPr>
          <w:t>170</w:t>
        </w:r>
        <w:r w:rsidR="00712B29">
          <w:rPr>
            <w:noProof/>
            <w:webHidden/>
          </w:rPr>
          <w:fldChar w:fldCharType="end"/>
        </w:r>
        <w:r>
          <w:rPr>
            <w:noProof/>
          </w:rPr>
          <w:fldChar w:fldCharType="end"/>
        </w:r>
      </w:ins>
    </w:p>
    <w:p w14:paraId="1B4A96AB" w14:textId="275586C1" w:rsidR="00712B29" w:rsidRDefault="001A0138">
      <w:pPr>
        <w:pStyle w:val="TOC3"/>
        <w:rPr>
          <w:ins w:id="806" w:author="Russell Ott" w:date="2022-05-16T11:47:00Z"/>
          <w:rFonts w:asciiTheme="minorHAnsi" w:eastAsiaTheme="minorEastAsia" w:hAnsiTheme="minorHAnsi" w:cstheme="minorBidi"/>
          <w:noProof/>
          <w:sz w:val="22"/>
          <w:szCs w:val="22"/>
        </w:rPr>
      </w:pPr>
      <w:ins w:id="807" w:author="Russell Ott" w:date="2022-05-16T11:47:00Z">
        <w:r>
          <w:fldChar w:fldCharType="begin"/>
        </w:r>
        <w:r>
          <w:instrText xml:space="preserve"> HYPERLINK \l "_Toc103262715" </w:instrText>
        </w:r>
        <w:r>
          <w:fldChar w:fldCharType="separate"/>
        </w:r>
        <w:r w:rsidR="00712B29" w:rsidRPr="009C7199">
          <w:rPr>
            <w:rStyle w:val="Hyperlink"/>
            <w:bCs/>
            <w:noProof/>
          </w:rPr>
          <w:t>5.2.19</w:t>
        </w:r>
        <w:r w:rsidR="00712B29">
          <w:rPr>
            <w:rFonts w:asciiTheme="minorHAnsi" w:eastAsiaTheme="minorEastAsia" w:hAnsiTheme="minorHAnsi" w:cstheme="minorBidi"/>
            <w:noProof/>
            <w:sz w:val="22"/>
            <w:szCs w:val="22"/>
          </w:rPr>
          <w:tab/>
        </w:r>
        <w:r w:rsidR="00712B29" w:rsidRPr="009C7199">
          <w:rPr>
            <w:rStyle w:val="Hyperlink"/>
            <w:noProof/>
          </w:rPr>
          <w:t>Advance Directive</w:t>
        </w:r>
        <w:r w:rsidR="00712B29">
          <w:rPr>
            <w:noProof/>
            <w:webHidden/>
          </w:rPr>
          <w:tab/>
        </w:r>
        <w:r w:rsidR="00712B29">
          <w:rPr>
            <w:noProof/>
            <w:webHidden/>
          </w:rPr>
          <w:fldChar w:fldCharType="begin"/>
        </w:r>
        <w:r w:rsidR="00712B29">
          <w:rPr>
            <w:noProof/>
            <w:webHidden/>
          </w:rPr>
          <w:instrText xml:space="preserve"> PAGEREF _Toc103262715 \h </w:instrText>
        </w:r>
        <w:r w:rsidR="00712B29">
          <w:rPr>
            <w:noProof/>
            <w:webHidden/>
          </w:rPr>
        </w:r>
        <w:r w:rsidR="00712B29">
          <w:rPr>
            <w:noProof/>
            <w:webHidden/>
          </w:rPr>
          <w:fldChar w:fldCharType="separate"/>
        </w:r>
        <w:r w:rsidR="00712B29">
          <w:rPr>
            <w:noProof/>
            <w:webHidden/>
          </w:rPr>
          <w:t>174</w:t>
        </w:r>
        <w:r w:rsidR="00712B29">
          <w:rPr>
            <w:noProof/>
            <w:webHidden/>
          </w:rPr>
          <w:fldChar w:fldCharType="end"/>
        </w:r>
        <w:r>
          <w:rPr>
            <w:noProof/>
          </w:rPr>
          <w:fldChar w:fldCharType="end"/>
        </w:r>
      </w:ins>
    </w:p>
    <w:p w14:paraId="1782E9BA" w14:textId="6902A1F2" w:rsidR="00712B29" w:rsidRDefault="001A0138">
      <w:pPr>
        <w:pStyle w:val="TOC3"/>
        <w:rPr>
          <w:ins w:id="808" w:author="Russell Ott" w:date="2022-05-16T11:47:00Z"/>
          <w:rFonts w:asciiTheme="minorHAnsi" w:eastAsiaTheme="minorEastAsia" w:hAnsiTheme="minorHAnsi" w:cstheme="minorBidi"/>
          <w:noProof/>
          <w:sz w:val="22"/>
          <w:szCs w:val="22"/>
        </w:rPr>
      </w:pPr>
      <w:ins w:id="809" w:author="Russell Ott" w:date="2022-05-16T11:47:00Z">
        <w:r>
          <w:fldChar w:fldCharType="begin"/>
        </w:r>
        <w:r>
          <w:instrText xml:space="preserve"> HYPERLINK \l "_Toc103262716" </w:instrText>
        </w:r>
        <w:r>
          <w:fldChar w:fldCharType="separate"/>
        </w:r>
        <w:r w:rsidR="00712B29" w:rsidRPr="009C7199">
          <w:rPr>
            <w:rStyle w:val="Hyperlink"/>
            <w:bCs/>
            <w:noProof/>
          </w:rPr>
          <w:t>5.2.20</w:t>
        </w:r>
        <w:r w:rsidR="00712B29">
          <w:rPr>
            <w:rFonts w:asciiTheme="minorHAnsi" w:eastAsiaTheme="minorEastAsia" w:hAnsiTheme="minorHAnsi" w:cstheme="minorBidi"/>
            <w:noProof/>
            <w:sz w:val="22"/>
            <w:szCs w:val="22"/>
          </w:rPr>
          <w:tab/>
        </w:r>
        <w:r w:rsidR="00712B29" w:rsidRPr="009C7199">
          <w:rPr>
            <w:rStyle w:val="Hyperlink"/>
            <w:noProof/>
          </w:rPr>
          <w:t>Quality Measure</w:t>
        </w:r>
        <w:r w:rsidR="00712B29">
          <w:rPr>
            <w:noProof/>
            <w:webHidden/>
          </w:rPr>
          <w:tab/>
        </w:r>
        <w:r w:rsidR="00712B29">
          <w:rPr>
            <w:noProof/>
            <w:webHidden/>
          </w:rPr>
          <w:fldChar w:fldCharType="begin"/>
        </w:r>
        <w:r w:rsidR="00712B29">
          <w:rPr>
            <w:noProof/>
            <w:webHidden/>
          </w:rPr>
          <w:instrText xml:space="preserve"> PAGEREF _Toc103262716 \h </w:instrText>
        </w:r>
        <w:r w:rsidR="00712B29">
          <w:rPr>
            <w:noProof/>
            <w:webHidden/>
          </w:rPr>
        </w:r>
        <w:r w:rsidR="00712B29">
          <w:rPr>
            <w:noProof/>
            <w:webHidden/>
          </w:rPr>
          <w:fldChar w:fldCharType="separate"/>
        </w:r>
        <w:r w:rsidR="00712B29">
          <w:rPr>
            <w:noProof/>
            <w:webHidden/>
          </w:rPr>
          <w:t>175</w:t>
        </w:r>
        <w:r w:rsidR="00712B29">
          <w:rPr>
            <w:noProof/>
            <w:webHidden/>
          </w:rPr>
          <w:fldChar w:fldCharType="end"/>
        </w:r>
        <w:r>
          <w:rPr>
            <w:noProof/>
          </w:rPr>
          <w:fldChar w:fldCharType="end"/>
        </w:r>
      </w:ins>
    </w:p>
    <w:p w14:paraId="144D429D" w14:textId="1B5A7E5F" w:rsidR="00712B29" w:rsidRDefault="001A0138">
      <w:pPr>
        <w:pStyle w:val="TOC1"/>
        <w:rPr>
          <w:ins w:id="810" w:author="Russell Ott" w:date="2022-05-16T11:47:00Z"/>
          <w:rFonts w:asciiTheme="minorHAnsi" w:eastAsiaTheme="minorEastAsia" w:hAnsiTheme="minorHAnsi" w:cstheme="minorBidi"/>
          <w:b w:val="0"/>
          <w:bCs w:val="0"/>
          <w:i w:val="0"/>
          <w:iCs w:val="0"/>
          <w:noProof/>
          <w:sz w:val="22"/>
          <w:szCs w:val="22"/>
        </w:rPr>
      </w:pPr>
      <w:ins w:id="811" w:author="Russell Ott" w:date="2022-05-16T11:47:00Z">
        <w:r>
          <w:fldChar w:fldCharType="begin"/>
        </w:r>
        <w:r>
          <w:instrText xml:space="preserve"> HYPERLINK \l "_Toc103262717" </w:instrText>
        </w:r>
        <w:r>
          <w:fldChar w:fldCharType="separate"/>
        </w:r>
        <w:r w:rsidR="00712B29" w:rsidRPr="009C7199">
          <w:rPr>
            <w:rStyle w:val="Hyperlink"/>
            <w:noProof/>
          </w:rPr>
          <w:t>6</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USCDI Guidance</w:t>
        </w:r>
        <w:r w:rsidR="00712B29">
          <w:rPr>
            <w:noProof/>
            <w:webHidden/>
          </w:rPr>
          <w:tab/>
        </w:r>
        <w:r w:rsidR="00712B29">
          <w:rPr>
            <w:noProof/>
            <w:webHidden/>
          </w:rPr>
          <w:fldChar w:fldCharType="begin"/>
        </w:r>
        <w:r w:rsidR="00712B29">
          <w:rPr>
            <w:noProof/>
            <w:webHidden/>
          </w:rPr>
          <w:instrText xml:space="preserve"> PAGEREF _Toc103262717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r>
          <w:rPr>
            <w:noProof/>
          </w:rPr>
          <w:fldChar w:fldCharType="end"/>
        </w:r>
      </w:ins>
    </w:p>
    <w:p w14:paraId="730143CB" w14:textId="0868FA47" w:rsidR="00712B29" w:rsidRDefault="001A0138">
      <w:pPr>
        <w:pStyle w:val="TOC2"/>
        <w:rPr>
          <w:ins w:id="812" w:author="Russell Ott" w:date="2022-05-16T11:47:00Z"/>
          <w:rFonts w:asciiTheme="minorHAnsi" w:eastAsiaTheme="minorEastAsia" w:hAnsiTheme="minorHAnsi" w:cstheme="minorBidi"/>
          <w:b w:val="0"/>
          <w:bCs w:val="0"/>
          <w:noProof/>
        </w:rPr>
      </w:pPr>
      <w:ins w:id="813" w:author="Russell Ott" w:date="2022-05-16T11:47:00Z">
        <w:r>
          <w:fldChar w:fldCharType="begin"/>
        </w:r>
        <w:r>
          <w:instrText xml:space="preserve"> HYPERLINK \l "_Toc103262718" </w:instrText>
        </w:r>
        <w:r>
          <w:fldChar w:fldCharType="separate"/>
        </w:r>
        <w:r w:rsidR="00712B29" w:rsidRPr="009C7199">
          <w:rPr>
            <w:rStyle w:val="Hyperlink"/>
            <w:noProof/>
          </w:rPr>
          <w:t>6.1</w:t>
        </w:r>
        <w:r w:rsidR="00712B29">
          <w:rPr>
            <w:rFonts w:asciiTheme="minorHAnsi" w:eastAsiaTheme="minorEastAsia" w:hAnsiTheme="minorHAnsi" w:cstheme="minorBidi"/>
            <w:b w:val="0"/>
            <w:bCs w:val="0"/>
            <w:noProof/>
          </w:rPr>
          <w:tab/>
        </w:r>
        <w:r w:rsidR="00712B29" w:rsidRPr="009C7199">
          <w:rPr>
            <w:rStyle w:val="Hyperlink"/>
            <w:noProof/>
          </w:rPr>
          <w:t>General USCDI Guidance</w:t>
        </w:r>
        <w:r w:rsidR="00712B29">
          <w:rPr>
            <w:noProof/>
            <w:webHidden/>
          </w:rPr>
          <w:tab/>
        </w:r>
        <w:r w:rsidR="00712B29">
          <w:rPr>
            <w:noProof/>
            <w:webHidden/>
          </w:rPr>
          <w:fldChar w:fldCharType="begin"/>
        </w:r>
        <w:r w:rsidR="00712B29">
          <w:rPr>
            <w:noProof/>
            <w:webHidden/>
          </w:rPr>
          <w:instrText xml:space="preserve"> PAGEREF _Toc103262718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r>
          <w:rPr>
            <w:noProof/>
          </w:rPr>
          <w:fldChar w:fldCharType="end"/>
        </w:r>
      </w:ins>
    </w:p>
    <w:p w14:paraId="1292BCE2" w14:textId="0E3C82B7" w:rsidR="00712B29" w:rsidRDefault="001A0138">
      <w:pPr>
        <w:pStyle w:val="TOC3"/>
        <w:rPr>
          <w:ins w:id="814" w:author="Russell Ott" w:date="2022-05-16T11:47:00Z"/>
          <w:rFonts w:asciiTheme="minorHAnsi" w:eastAsiaTheme="minorEastAsia" w:hAnsiTheme="minorHAnsi" w:cstheme="minorBidi"/>
          <w:noProof/>
          <w:sz w:val="22"/>
          <w:szCs w:val="22"/>
        </w:rPr>
      </w:pPr>
      <w:ins w:id="815" w:author="Russell Ott" w:date="2022-05-16T11:47:00Z">
        <w:r>
          <w:fldChar w:fldCharType="begin"/>
        </w:r>
        <w:r>
          <w:instrText xml:space="preserve"> HYPERLINK \l "_Toc103262719" </w:instrText>
        </w:r>
        <w:r>
          <w:fldChar w:fldCharType="separate"/>
        </w:r>
        <w:r w:rsidR="00712B29" w:rsidRPr="009C7199">
          <w:rPr>
            <w:rStyle w:val="Hyperlink"/>
            <w:bCs/>
            <w:noProof/>
          </w:rPr>
          <w:t>6.1.1</w:t>
        </w:r>
        <w:r w:rsidR="00712B29">
          <w:rPr>
            <w:rFonts w:asciiTheme="minorHAnsi" w:eastAsiaTheme="minorEastAsia" w:hAnsiTheme="minorHAnsi" w:cstheme="minorBidi"/>
            <w:noProof/>
            <w:sz w:val="22"/>
            <w:szCs w:val="22"/>
          </w:rPr>
          <w:tab/>
        </w:r>
        <w:r w:rsidR="00712B29" w:rsidRPr="009C7199">
          <w:rPr>
            <w:rStyle w:val="Hyperlink"/>
            <w:noProof/>
          </w:rPr>
          <w:t>Best Practices for Implementing Templates revised to support USCDI v2</w:t>
        </w:r>
        <w:r w:rsidR="00712B29">
          <w:rPr>
            <w:noProof/>
            <w:webHidden/>
          </w:rPr>
          <w:tab/>
        </w:r>
        <w:r w:rsidR="00712B29">
          <w:rPr>
            <w:noProof/>
            <w:webHidden/>
          </w:rPr>
          <w:fldChar w:fldCharType="begin"/>
        </w:r>
        <w:r w:rsidR="00712B29">
          <w:rPr>
            <w:noProof/>
            <w:webHidden/>
          </w:rPr>
          <w:instrText xml:space="preserve"> PAGEREF _Toc103262719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r>
          <w:rPr>
            <w:noProof/>
          </w:rPr>
          <w:fldChar w:fldCharType="end"/>
        </w:r>
      </w:ins>
    </w:p>
    <w:p w14:paraId="2264E094" w14:textId="4C3CA011" w:rsidR="00712B29" w:rsidRDefault="001A0138">
      <w:pPr>
        <w:pStyle w:val="TOC3"/>
        <w:rPr>
          <w:ins w:id="816" w:author="Russell Ott" w:date="2022-05-16T11:47:00Z"/>
          <w:rFonts w:asciiTheme="minorHAnsi" w:eastAsiaTheme="minorEastAsia" w:hAnsiTheme="minorHAnsi" w:cstheme="minorBidi"/>
          <w:noProof/>
          <w:sz w:val="22"/>
          <w:szCs w:val="22"/>
        </w:rPr>
      </w:pPr>
      <w:ins w:id="817" w:author="Russell Ott" w:date="2022-05-16T11:47:00Z">
        <w:r>
          <w:fldChar w:fldCharType="begin"/>
        </w:r>
        <w:r>
          <w:instrText xml:space="preserve"> HYPERLINK \l "_Toc103262720" </w:instrText>
        </w:r>
        <w:r>
          <w:fldChar w:fldCharType="separate"/>
        </w:r>
        <w:r w:rsidR="00712B29" w:rsidRPr="009C7199">
          <w:rPr>
            <w:rStyle w:val="Hyperlink"/>
            <w:bCs/>
            <w:noProof/>
          </w:rPr>
          <w:t>6.1.2</w:t>
        </w:r>
        <w:r w:rsidR="00712B29">
          <w:rPr>
            <w:rFonts w:asciiTheme="minorHAnsi" w:eastAsiaTheme="minorEastAsia" w:hAnsiTheme="minorHAnsi" w:cstheme="minorBidi"/>
            <w:noProof/>
            <w:sz w:val="22"/>
            <w:szCs w:val="22"/>
          </w:rPr>
          <w:tab/>
        </w:r>
        <w:r w:rsidR="00712B29" w:rsidRPr="009C7199">
          <w:rPr>
            <w:rStyle w:val="Hyperlink"/>
            <w:noProof/>
          </w:rPr>
          <w:t>Social Determinant of Health Vocabulary Design Notes</w:t>
        </w:r>
        <w:r w:rsidR="00712B29">
          <w:rPr>
            <w:noProof/>
            <w:webHidden/>
          </w:rPr>
          <w:tab/>
        </w:r>
        <w:r w:rsidR="00712B29">
          <w:rPr>
            <w:noProof/>
            <w:webHidden/>
          </w:rPr>
          <w:fldChar w:fldCharType="begin"/>
        </w:r>
        <w:r w:rsidR="00712B29">
          <w:rPr>
            <w:noProof/>
            <w:webHidden/>
          </w:rPr>
          <w:instrText xml:space="preserve"> PAGEREF _Toc103262720 \h </w:instrText>
        </w:r>
        <w:r w:rsidR="00712B29">
          <w:rPr>
            <w:noProof/>
            <w:webHidden/>
          </w:rPr>
        </w:r>
        <w:r w:rsidR="00712B29">
          <w:rPr>
            <w:noProof/>
            <w:webHidden/>
          </w:rPr>
          <w:fldChar w:fldCharType="separate"/>
        </w:r>
        <w:r w:rsidR="00712B29">
          <w:rPr>
            <w:noProof/>
            <w:webHidden/>
          </w:rPr>
          <w:t>179</w:t>
        </w:r>
        <w:r w:rsidR="00712B29">
          <w:rPr>
            <w:noProof/>
            <w:webHidden/>
          </w:rPr>
          <w:fldChar w:fldCharType="end"/>
        </w:r>
        <w:r>
          <w:rPr>
            <w:noProof/>
          </w:rPr>
          <w:fldChar w:fldCharType="end"/>
        </w:r>
      </w:ins>
    </w:p>
    <w:p w14:paraId="13084344" w14:textId="4ECD67A9" w:rsidR="00712B29" w:rsidRDefault="001A0138">
      <w:pPr>
        <w:pStyle w:val="TOC2"/>
        <w:rPr>
          <w:ins w:id="818" w:author="Russell Ott" w:date="2022-05-16T11:47:00Z"/>
          <w:rFonts w:asciiTheme="minorHAnsi" w:eastAsiaTheme="minorEastAsia" w:hAnsiTheme="minorHAnsi" w:cstheme="minorBidi"/>
          <w:b w:val="0"/>
          <w:bCs w:val="0"/>
          <w:noProof/>
        </w:rPr>
      </w:pPr>
      <w:ins w:id="819" w:author="Russell Ott" w:date="2022-05-16T11:47:00Z">
        <w:r>
          <w:fldChar w:fldCharType="begin"/>
        </w:r>
        <w:r>
          <w:instrText xml:space="preserve"> HYPERLINK \l "_Toc103262721" </w:instrText>
        </w:r>
        <w:r>
          <w:fldChar w:fldCharType="separate"/>
        </w:r>
        <w:r w:rsidR="00712B29" w:rsidRPr="009C7199">
          <w:rPr>
            <w:rStyle w:val="Hyperlink"/>
            <w:noProof/>
          </w:rPr>
          <w:t>6.2</w:t>
        </w:r>
        <w:r w:rsidR="00712B29">
          <w:rPr>
            <w:rFonts w:asciiTheme="minorHAnsi" w:eastAsiaTheme="minorEastAsia" w:hAnsiTheme="minorHAnsi" w:cstheme="minorBidi"/>
            <w:b w:val="0"/>
            <w:bCs w:val="0"/>
            <w:noProof/>
          </w:rPr>
          <w:tab/>
        </w:r>
        <w:r w:rsidR="00712B29" w:rsidRPr="009C7199">
          <w:rPr>
            <w:rStyle w:val="Hyperlink"/>
            <w:noProof/>
          </w:rPr>
          <w:t>USCDI Data Class and Data Element Guidance</w:t>
        </w:r>
        <w:r w:rsidR="00712B29">
          <w:rPr>
            <w:noProof/>
            <w:webHidden/>
          </w:rPr>
          <w:tab/>
        </w:r>
        <w:r w:rsidR="00712B29">
          <w:rPr>
            <w:noProof/>
            <w:webHidden/>
          </w:rPr>
          <w:fldChar w:fldCharType="begin"/>
        </w:r>
        <w:r w:rsidR="00712B29">
          <w:rPr>
            <w:noProof/>
            <w:webHidden/>
          </w:rPr>
          <w:instrText xml:space="preserve"> PAGEREF _Toc103262721 \h </w:instrText>
        </w:r>
        <w:r w:rsidR="00712B29">
          <w:rPr>
            <w:noProof/>
            <w:webHidden/>
          </w:rPr>
        </w:r>
        <w:r w:rsidR="00712B29">
          <w:rPr>
            <w:noProof/>
            <w:webHidden/>
          </w:rPr>
          <w:fldChar w:fldCharType="separate"/>
        </w:r>
        <w:r w:rsidR="00712B29">
          <w:rPr>
            <w:noProof/>
            <w:webHidden/>
          </w:rPr>
          <w:t>180</w:t>
        </w:r>
        <w:r w:rsidR="00712B29">
          <w:rPr>
            <w:noProof/>
            <w:webHidden/>
          </w:rPr>
          <w:fldChar w:fldCharType="end"/>
        </w:r>
        <w:r>
          <w:rPr>
            <w:noProof/>
          </w:rPr>
          <w:fldChar w:fldCharType="end"/>
        </w:r>
      </w:ins>
    </w:p>
    <w:p w14:paraId="3F0955B4" w14:textId="01770885" w:rsidR="00712B29" w:rsidRDefault="001A0138">
      <w:pPr>
        <w:pStyle w:val="TOC3"/>
        <w:rPr>
          <w:ins w:id="820" w:author="Russell Ott" w:date="2022-05-16T11:47:00Z"/>
          <w:rFonts w:asciiTheme="minorHAnsi" w:eastAsiaTheme="minorEastAsia" w:hAnsiTheme="minorHAnsi" w:cstheme="minorBidi"/>
          <w:noProof/>
          <w:sz w:val="22"/>
          <w:szCs w:val="22"/>
        </w:rPr>
      </w:pPr>
      <w:ins w:id="821" w:author="Russell Ott" w:date="2022-05-16T11:47:00Z">
        <w:r>
          <w:fldChar w:fldCharType="begin"/>
        </w:r>
        <w:r>
          <w:instrText xml:space="preserve"> HYPERLINK \l "_Toc103262722" </w:instrText>
        </w:r>
        <w:r>
          <w:fldChar w:fldCharType="separate"/>
        </w:r>
        <w:r w:rsidR="00712B29" w:rsidRPr="009C7199">
          <w:rPr>
            <w:rStyle w:val="Hyperlink"/>
            <w:bCs/>
            <w:noProof/>
          </w:rPr>
          <w:t>6.2.1</w:t>
        </w:r>
        <w:r w:rsidR="00712B29">
          <w:rPr>
            <w:rFonts w:asciiTheme="minorHAnsi" w:eastAsiaTheme="minorEastAsia" w:hAnsiTheme="minorHAnsi" w:cstheme="minorBidi"/>
            <w:noProof/>
            <w:sz w:val="22"/>
            <w:szCs w:val="22"/>
          </w:rPr>
          <w:tab/>
        </w:r>
        <w:r w:rsidR="00712B29" w:rsidRPr="009C7199">
          <w:rPr>
            <w:rStyle w:val="Hyperlink"/>
            <w:noProof/>
          </w:rPr>
          <w:t>Assessment and Plan of Treatment</w:t>
        </w:r>
        <w:r w:rsidR="00712B29">
          <w:rPr>
            <w:noProof/>
            <w:webHidden/>
          </w:rPr>
          <w:tab/>
        </w:r>
        <w:r w:rsidR="00712B29">
          <w:rPr>
            <w:noProof/>
            <w:webHidden/>
          </w:rPr>
          <w:fldChar w:fldCharType="begin"/>
        </w:r>
        <w:r w:rsidR="00712B29">
          <w:rPr>
            <w:noProof/>
            <w:webHidden/>
          </w:rPr>
          <w:instrText xml:space="preserve"> PAGEREF _Toc103262722 \h </w:instrText>
        </w:r>
        <w:r w:rsidR="00712B29">
          <w:rPr>
            <w:noProof/>
            <w:webHidden/>
          </w:rPr>
        </w:r>
        <w:r w:rsidR="00712B29">
          <w:rPr>
            <w:noProof/>
            <w:webHidden/>
          </w:rPr>
          <w:fldChar w:fldCharType="separate"/>
        </w:r>
        <w:r w:rsidR="00712B29">
          <w:rPr>
            <w:noProof/>
            <w:webHidden/>
          </w:rPr>
          <w:t>180</w:t>
        </w:r>
        <w:r w:rsidR="00712B29">
          <w:rPr>
            <w:noProof/>
            <w:webHidden/>
          </w:rPr>
          <w:fldChar w:fldCharType="end"/>
        </w:r>
        <w:r>
          <w:rPr>
            <w:noProof/>
          </w:rPr>
          <w:fldChar w:fldCharType="end"/>
        </w:r>
      </w:ins>
    </w:p>
    <w:p w14:paraId="6429B799" w14:textId="0936ED13" w:rsidR="00712B29" w:rsidRDefault="001A0138">
      <w:pPr>
        <w:pStyle w:val="TOC3"/>
        <w:rPr>
          <w:ins w:id="822" w:author="Russell Ott" w:date="2022-05-16T11:47:00Z"/>
          <w:rFonts w:asciiTheme="minorHAnsi" w:eastAsiaTheme="minorEastAsia" w:hAnsiTheme="minorHAnsi" w:cstheme="minorBidi"/>
          <w:noProof/>
          <w:sz w:val="22"/>
          <w:szCs w:val="22"/>
        </w:rPr>
      </w:pPr>
      <w:ins w:id="823" w:author="Russell Ott" w:date="2022-05-16T11:47:00Z">
        <w:r>
          <w:fldChar w:fldCharType="begin"/>
        </w:r>
        <w:r>
          <w:instrText xml:space="preserve"> HYPERLINK \l "_Toc</w:instrText>
        </w:r>
        <w:r>
          <w:instrText xml:space="preserve">103262723" </w:instrText>
        </w:r>
        <w:r>
          <w:fldChar w:fldCharType="separate"/>
        </w:r>
        <w:r w:rsidR="00712B29" w:rsidRPr="009C7199">
          <w:rPr>
            <w:rStyle w:val="Hyperlink"/>
            <w:bCs/>
            <w:noProof/>
          </w:rPr>
          <w:t>6.2.2</w:t>
        </w:r>
        <w:r w:rsidR="00712B29">
          <w:rPr>
            <w:rFonts w:asciiTheme="minorHAnsi" w:eastAsiaTheme="minorEastAsia" w:hAnsiTheme="minorHAnsi" w:cstheme="minorBidi"/>
            <w:noProof/>
            <w:sz w:val="22"/>
            <w:szCs w:val="22"/>
          </w:rPr>
          <w:tab/>
        </w:r>
        <w:r w:rsidR="00712B29" w:rsidRPr="009C7199">
          <w:rPr>
            <w:rStyle w:val="Hyperlink"/>
            <w:noProof/>
          </w:rPr>
          <w:t>Care Team Member(s)</w:t>
        </w:r>
        <w:r w:rsidR="00712B29">
          <w:rPr>
            <w:noProof/>
            <w:webHidden/>
          </w:rPr>
          <w:tab/>
        </w:r>
        <w:r w:rsidR="00712B29">
          <w:rPr>
            <w:noProof/>
            <w:webHidden/>
          </w:rPr>
          <w:fldChar w:fldCharType="begin"/>
        </w:r>
        <w:r w:rsidR="00712B29">
          <w:rPr>
            <w:noProof/>
            <w:webHidden/>
          </w:rPr>
          <w:instrText xml:space="preserve"> PAGEREF _Toc103262723 \h </w:instrText>
        </w:r>
        <w:r w:rsidR="00712B29">
          <w:rPr>
            <w:noProof/>
            <w:webHidden/>
          </w:rPr>
        </w:r>
        <w:r w:rsidR="00712B29">
          <w:rPr>
            <w:noProof/>
            <w:webHidden/>
          </w:rPr>
          <w:fldChar w:fldCharType="separate"/>
        </w:r>
        <w:r w:rsidR="00712B29">
          <w:rPr>
            <w:noProof/>
            <w:webHidden/>
          </w:rPr>
          <w:t>182</w:t>
        </w:r>
        <w:r w:rsidR="00712B29">
          <w:rPr>
            <w:noProof/>
            <w:webHidden/>
          </w:rPr>
          <w:fldChar w:fldCharType="end"/>
        </w:r>
        <w:r>
          <w:rPr>
            <w:noProof/>
          </w:rPr>
          <w:fldChar w:fldCharType="end"/>
        </w:r>
      </w:ins>
    </w:p>
    <w:p w14:paraId="2F756749" w14:textId="4A6A5EF1" w:rsidR="00712B29" w:rsidRDefault="001A0138">
      <w:pPr>
        <w:pStyle w:val="TOC3"/>
        <w:rPr>
          <w:ins w:id="824" w:author="Russell Ott" w:date="2022-05-16T11:47:00Z"/>
          <w:rFonts w:asciiTheme="minorHAnsi" w:eastAsiaTheme="minorEastAsia" w:hAnsiTheme="minorHAnsi" w:cstheme="minorBidi"/>
          <w:noProof/>
          <w:sz w:val="22"/>
          <w:szCs w:val="22"/>
        </w:rPr>
      </w:pPr>
      <w:ins w:id="825" w:author="Russell Ott" w:date="2022-05-16T11:47:00Z">
        <w:r>
          <w:fldChar w:fldCharType="begin"/>
        </w:r>
        <w:r>
          <w:instrText xml:space="preserve"> HYPERLINK \l "_Toc103262724" </w:instrText>
        </w:r>
        <w:r>
          <w:fldChar w:fldCharType="separate"/>
        </w:r>
        <w:r w:rsidR="00712B29" w:rsidRPr="009C7199">
          <w:rPr>
            <w:rStyle w:val="Hyperlink"/>
            <w:bCs/>
            <w:noProof/>
          </w:rPr>
          <w:t>6.2.3</w:t>
        </w:r>
        <w:r w:rsidR="00712B29">
          <w:rPr>
            <w:rFonts w:asciiTheme="minorHAnsi" w:eastAsiaTheme="minorEastAsia" w:hAnsiTheme="minorHAnsi" w:cstheme="minorBidi"/>
            <w:noProof/>
            <w:sz w:val="22"/>
            <w:szCs w:val="22"/>
          </w:rPr>
          <w:tab/>
        </w:r>
        <w:r w:rsidR="00712B29" w:rsidRPr="009C7199">
          <w:rPr>
            <w:rStyle w:val="Hyperlink"/>
            <w:noProof/>
          </w:rPr>
          <w:t>Clinical Tests</w:t>
        </w:r>
        <w:r w:rsidR="00712B29">
          <w:rPr>
            <w:noProof/>
            <w:webHidden/>
          </w:rPr>
          <w:tab/>
        </w:r>
        <w:r w:rsidR="00712B29">
          <w:rPr>
            <w:noProof/>
            <w:webHidden/>
          </w:rPr>
          <w:fldChar w:fldCharType="begin"/>
        </w:r>
        <w:r w:rsidR="00712B29">
          <w:rPr>
            <w:noProof/>
            <w:webHidden/>
          </w:rPr>
          <w:instrText xml:space="preserve"> PAGEREF _Toc103262724 \h </w:instrText>
        </w:r>
        <w:r w:rsidR="00712B29">
          <w:rPr>
            <w:noProof/>
            <w:webHidden/>
          </w:rPr>
        </w:r>
        <w:r w:rsidR="00712B29">
          <w:rPr>
            <w:noProof/>
            <w:webHidden/>
          </w:rPr>
          <w:fldChar w:fldCharType="separate"/>
        </w:r>
        <w:r w:rsidR="00712B29">
          <w:rPr>
            <w:noProof/>
            <w:webHidden/>
          </w:rPr>
          <w:t>184</w:t>
        </w:r>
        <w:r w:rsidR="00712B29">
          <w:rPr>
            <w:noProof/>
            <w:webHidden/>
          </w:rPr>
          <w:fldChar w:fldCharType="end"/>
        </w:r>
        <w:r>
          <w:rPr>
            <w:noProof/>
          </w:rPr>
          <w:fldChar w:fldCharType="end"/>
        </w:r>
      </w:ins>
    </w:p>
    <w:p w14:paraId="46083B47" w14:textId="68FD0CE5" w:rsidR="00712B29" w:rsidRDefault="001A0138">
      <w:pPr>
        <w:pStyle w:val="TOC3"/>
        <w:rPr>
          <w:ins w:id="826" w:author="Russell Ott" w:date="2022-05-16T11:47:00Z"/>
          <w:rFonts w:asciiTheme="minorHAnsi" w:eastAsiaTheme="minorEastAsia" w:hAnsiTheme="minorHAnsi" w:cstheme="minorBidi"/>
          <w:noProof/>
          <w:sz w:val="22"/>
          <w:szCs w:val="22"/>
        </w:rPr>
      </w:pPr>
      <w:ins w:id="827" w:author="Russell Ott" w:date="2022-05-16T11:47:00Z">
        <w:r>
          <w:fldChar w:fldCharType="begin"/>
        </w:r>
        <w:r>
          <w:instrText xml:space="preserve"> HYPERLINK \l "_Toc103262725" </w:instrText>
        </w:r>
        <w:r>
          <w:fldChar w:fldCharType="separate"/>
        </w:r>
        <w:r w:rsidR="00712B29" w:rsidRPr="009C7199">
          <w:rPr>
            <w:rStyle w:val="Hyperlink"/>
            <w:bCs/>
            <w:noProof/>
          </w:rPr>
          <w:t>6.2.4</w:t>
        </w:r>
        <w:r w:rsidR="00712B29">
          <w:rPr>
            <w:rFonts w:asciiTheme="minorHAnsi" w:eastAsiaTheme="minorEastAsia" w:hAnsiTheme="minorHAnsi" w:cstheme="minorBidi"/>
            <w:noProof/>
            <w:sz w:val="22"/>
            <w:szCs w:val="22"/>
          </w:rPr>
          <w:tab/>
        </w:r>
        <w:r w:rsidR="00712B29" w:rsidRPr="009C7199">
          <w:rPr>
            <w:rStyle w:val="Hyperlink"/>
            <w:noProof/>
          </w:rPr>
          <w:t>Diagnostic Imaging</w:t>
        </w:r>
        <w:r w:rsidR="00712B29">
          <w:rPr>
            <w:noProof/>
            <w:webHidden/>
          </w:rPr>
          <w:tab/>
        </w:r>
        <w:r w:rsidR="00712B29">
          <w:rPr>
            <w:noProof/>
            <w:webHidden/>
          </w:rPr>
          <w:fldChar w:fldCharType="begin"/>
        </w:r>
        <w:r w:rsidR="00712B29">
          <w:rPr>
            <w:noProof/>
            <w:webHidden/>
          </w:rPr>
          <w:instrText xml:space="preserve"> PAGEREF _Toc103262725 \h </w:instrText>
        </w:r>
        <w:r w:rsidR="00712B29">
          <w:rPr>
            <w:noProof/>
            <w:webHidden/>
          </w:rPr>
        </w:r>
        <w:r w:rsidR="00712B29">
          <w:rPr>
            <w:noProof/>
            <w:webHidden/>
          </w:rPr>
          <w:fldChar w:fldCharType="separate"/>
        </w:r>
        <w:r w:rsidR="00712B29">
          <w:rPr>
            <w:noProof/>
            <w:webHidden/>
          </w:rPr>
          <w:t>185</w:t>
        </w:r>
        <w:r w:rsidR="00712B29">
          <w:rPr>
            <w:noProof/>
            <w:webHidden/>
          </w:rPr>
          <w:fldChar w:fldCharType="end"/>
        </w:r>
        <w:r>
          <w:rPr>
            <w:noProof/>
          </w:rPr>
          <w:fldChar w:fldCharType="end"/>
        </w:r>
      </w:ins>
    </w:p>
    <w:p w14:paraId="44D6F1E1" w14:textId="3F021EB4" w:rsidR="00712B29" w:rsidRDefault="001A0138">
      <w:pPr>
        <w:pStyle w:val="TOC3"/>
        <w:rPr>
          <w:ins w:id="828" w:author="Russell Ott" w:date="2022-05-16T11:47:00Z"/>
          <w:rFonts w:asciiTheme="minorHAnsi" w:eastAsiaTheme="minorEastAsia" w:hAnsiTheme="minorHAnsi" w:cstheme="minorBidi"/>
          <w:noProof/>
          <w:sz w:val="22"/>
          <w:szCs w:val="22"/>
        </w:rPr>
      </w:pPr>
      <w:ins w:id="829" w:author="Russell Ott" w:date="2022-05-16T11:47:00Z">
        <w:r>
          <w:fldChar w:fldCharType="begin"/>
        </w:r>
        <w:r>
          <w:instrText xml:space="preserve"> HYPERLINK \l "_Toc103262726" </w:instrText>
        </w:r>
        <w:r>
          <w:fldChar w:fldCharType="separate"/>
        </w:r>
        <w:r w:rsidR="00712B29" w:rsidRPr="009C7199">
          <w:rPr>
            <w:rStyle w:val="Hyperlink"/>
            <w:bCs/>
            <w:noProof/>
          </w:rPr>
          <w:t>6.2.5</w:t>
        </w:r>
        <w:r w:rsidR="00712B29">
          <w:rPr>
            <w:rFonts w:asciiTheme="minorHAnsi" w:eastAsiaTheme="minorEastAsia" w:hAnsiTheme="minorHAnsi" w:cstheme="minorBidi"/>
            <w:noProof/>
            <w:sz w:val="22"/>
            <w:szCs w:val="22"/>
          </w:rPr>
          <w:tab/>
        </w:r>
        <w:r w:rsidR="00712B29" w:rsidRPr="009C7199">
          <w:rPr>
            <w:rStyle w:val="Hyperlink"/>
            <w:noProof/>
          </w:rPr>
          <w:t>Encounter Information</w:t>
        </w:r>
        <w:r w:rsidR="00712B29">
          <w:rPr>
            <w:noProof/>
            <w:webHidden/>
          </w:rPr>
          <w:tab/>
        </w:r>
        <w:r w:rsidR="00712B29">
          <w:rPr>
            <w:noProof/>
            <w:webHidden/>
          </w:rPr>
          <w:fldChar w:fldCharType="begin"/>
        </w:r>
        <w:r w:rsidR="00712B29">
          <w:rPr>
            <w:noProof/>
            <w:webHidden/>
          </w:rPr>
          <w:instrText xml:space="preserve"> PAGEREF _Toc103262726 \h </w:instrText>
        </w:r>
        <w:r w:rsidR="00712B29">
          <w:rPr>
            <w:noProof/>
            <w:webHidden/>
          </w:rPr>
        </w:r>
        <w:r w:rsidR="00712B29">
          <w:rPr>
            <w:noProof/>
            <w:webHidden/>
          </w:rPr>
          <w:fldChar w:fldCharType="separate"/>
        </w:r>
        <w:r w:rsidR="00712B29">
          <w:rPr>
            <w:noProof/>
            <w:webHidden/>
          </w:rPr>
          <w:t>185</w:t>
        </w:r>
        <w:r w:rsidR="00712B29">
          <w:rPr>
            <w:noProof/>
            <w:webHidden/>
          </w:rPr>
          <w:fldChar w:fldCharType="end"/>
        </w:r>
        <w:r>
          <w:rPr>
            <w:noProof/>
          </w:rPr>
          <w:fldChar w:fldCharType="end"/>
        </w:r>
      </w:ins>
    </w:p>
    <w:p w14:paraId="050A0B79" w14:textId="4455AA52" w:rsidR="00712B29" w:rsidRDefault="001A0138">
      <w:pPr>
        <w:pStyle w:val="TOC3"/>
        <w:rPr>
          <w:ins w:id="830" w:author="Russell Ott" w:date="2022-05-16T11:47:00Z"/>
          <w:rFonts w:asciiTheme="minorHAnsi" w:eastAsiaTheme="minorEastAsia" w:hAnsiTheme="minorHAnsi" w:cstheme="minorBidi"/>
          <w:noProof/>
          <w:sz w:val="22"/>
          <w:szCs w:val="22"/>
        </w:rPr>
      </w:pPr>
      <w:ins w:id="831" w:author="Russell Ott" w:date="2022-05-16T11:47:00Z">
        <w:r>
          <w:fldChar w:fldCharType="begin"/>
        </w:r>
        <w:r>
          <w:instrText xml:space="preserve"> HYPERLINK \l "_Toc103262727" </w:instrText>
        </w:r>
        <w:r>
          <w:fldChar w:fldCharType="separate"/>
        </w:r>
        <w:r w:rsidR="00712B29" w:rsidRPr="009C7199">
          <w:rPr>
            <w:rStyle w:val="Hyperlink"/>
            <w:bCs/>
            <w:noProof/>
          </w:rPr>
          <w:t>6.2.6</w:t>
        </w:r>
        <w:r w:rsidR="00712B29">
          <w:rPr>
            <w:rFonts w:asciiTheme="minorHAnsi" w:eastAsiaTheme="minorEastAsia" w:hAnsiTheme="minorHAnsi" w:cstheme="minorBidi"/>
            <w:noProof/>
            <w:sz w:val="22"/>
            <w:szCs w:val="22"/>
          </w:rPr>
          <w:tab/>
        </w:r>
        <w:r w:rsidR="00712B29" w:rsidRPr="009C7199">
          <w:rPr>
            <w:rStyle w:val="Hyperlink"/>
            <w:noProof/>
          </w:rPr>
          <w:t>Goals</w:t>
        </w:r>
        <w:r w:rsidR="00712B29">
          <w:rPr>
            <w:noProof/>
            <w:webHidden/>
          </w:rPr>
          <w:tab/>
        </w:r>
        <w:r w:rsidR="00712B29">
          <w:rPr>
            <w:noProof/>
            <w:webHidden/>
          </w:rPr>
          <w:fldChar w:fldCharType="begin"/>
        </w:r>
        <w:r w:rsidR="00712B29">
          <w:rPr>
            <w:noProof/>
            <w:webHidden/>
          </w:rPr>
          <w:instrText xml:space="preserve"> PAGEREF _Toc103262727 \h </w:instrText>
        </w:r>
        <w:r w:rsidR="00712B29">
          <w:rPr>
            <w:noProof/>
            <w:webHidden/>
          </w:rPr>
        </w:r>
        <w:r w:rsidR="00712B29">
          <w:rPr>
            <w:noProof/>
            <w:webHidden/>
          </w:rPr>
          <w:fldChar w:fldCharType="separate"/>
        </w:r>
        <w:r w:rsidR="00712B29">
          <w:rPr>
            <w:noProof/>
            <w:webHidden/>
          </w:rPr>
          <w:t>187</w:t>
        </w:r>
        <w:r w:rsidR="00712B29">
          <w:rPr>
            <w:noProof/>
            <w:webHidden/>
          </w:rPr>
          <w:fldChar w:fldCharType="end"/>
        </w:r>
        <w:r>
          <w:rPr>
            <w:noProof/>
          </w:rPr>
          <w:fldChar w:fldCharType="end"/>
        </w:r>
      </w:ins>
    </w:p>
    <w:p w14:paraId="6D66E66A" w14:textId="268C7DB1" w:rsidR="00712B29" w:rsidRDefault="001A0138">
      <w:pPr>
        <w:pStyle w:val="TOC3"/>
        <w:rPr>
          <w:ins w:id="832" w:author="Russell Ott" w:date="2022-05-16T11:47:00Z"/>
          <w:rFonts w:asciiTheme="minorHAnsi" w:eastAsiaTheme="minorEastAsia" w:hAnsiTheme="minorHAnsi" w:cstheme="minorBidi"/>
          <w:noProof/>
          <w:sz w:val="22"/>
          <w:szCs w:val="22"/>
        </w:rPr>
      </w:pPr>
      <w:ins w:id="833" w:author="Russell Ott" w:date="2022-05-16T11:47:00Z">
        <w:r>
          <w:fldChar w:fldCharType="begin"/>
        </w:r>
        <w:r>
          <w:instrText xml:space="preserve"> HYPERLINK \l "_Toc103262728" </w:instrText>
        </w:r>
        <w:r>
          <w:fldChar w:fldCharType="separate"/>
        </w:r>
        <w:r w:rsidR="00712B29" w:rsidRPr="009C7199">
          <w:rPr>
            <w:rStyle w:val="Hyperlink"/>
            <w:bCs/>
            <w:noProof/>
          </w:rPr>
          <w:t>6.2.7</w:t>
        </w:r>
        <w:r w:rsidR="00712B29">
          <w:rPr>
            <w:rFonts w:asciiTheme="minorHAnsi" w:eastAsiaTheme="minorEastAsia" w:hAnsiTheme="minorHAnsi" w:cstheme="minorBidi"/>
            <w:noProof/>
            <w:sz w:val="22"/>
            <w:szCs w:val="22"/>
          </w:rPr>
          <w:tab/>
        </w:r>
        <w:r w:rsidR="00712B29" w:rsidRPr="009C7199">
          <w:rPr>
            <w:rStyle w:val="Hyperlink"/>
            <w:noProof/>
          </w:rPr>
          <w:t>Patient Demographics</w:t>
        </w:r>
        <w:r w:rsidR="00712B29">
          <w:rPr>
            <w:noProof/>
            <w:webHidden/>
          </w:rPr>
          <w:tab/>
        </w:r>
        <w:r w:rsidR="00712B29">
          <w:rPr>
            <w:noProof/>
            <w:webHidden/>
          </w:rPr>
          <w:fldChar w:fldCharType="begin"/>
        </w:r>
        <w:r w:rsidR="00712B29">
          <w:rPr>
            <w:noProof/>
            <w:webHidden/>
          </w:rPr>
          <w:instrText xml:space="preserve"> PAGEREF _Toc103262728 \h </w:instrText>
        </w:r>
        <w:r w:rsidR="00712B29">
          <w:rPr>
            <w:noProof/>
            <w:webHidden/>
          </w:rPr>
        </w:r>
        <w:r w:rsidR="00712B29">
          <w:rPr>
            <w:noProof/>
            <w:webHidden/>
          </w:rPr>
          <w:fldChar w:fldCharType="separate"/>
        </w:r>
        <w:r w:rsidR="00712B29">
          <w:rPr>
            <w:noProof/>
            <w:webHidden/>
          </w:rPr>
          <w:t>187</w:t>
        </w:r>
        <w:r w:rsidR="00712B29">
          <w:rPr>
            <w:noProof/>
            <w:webHidden/>
          </w:rPr>
          <w:fldChar w:fldCharType="end"/>
        </w:r>
        <w:r>
          <w:rPr>
            <w:noProof/>
          </w:rPr>
          <w:fldChar w:fldCharType="end"/>
        </w:r>
      </w:ins>
    </w:p>
    <w:p w14:paraId="1FA258F6" w14:textId="25108669" w:rsidR="00712B29" w:rsidRDefault="001A0138">
      <w:pPr>
        <w:pStyle w:val="TOC3"/>
        <w:rPr>
          <w:ins w:id="834" w:author="Russell Ott" w:date="2022-05-16T11:47:00Z"/>
          <w:rFonts w:asciiTheme="minorHAnsi" w:eastAsiaTheme="minorEastAsia" w:hAnsiTheme="minorHAnsi" w:cstheme="minorBidi"/>
          <w:noProof/>
          <w:sz w:val="22"/>
          <w:szCs w:val="22"/>
        </w:rPr>
      </w:pPr>
      <w:ins w:id="835" w:author="Russell Ott" w:date="2022-05-16T11:47:00Z">
        <w:r>
          <w:fldChar w:fldCharType="begin"/>
        </w:r>
        <w:r>
          <w:instrText xml:space="preserve"> HYPERLINK \l "_Toc103262729" </w:instrText>
        </w:r>
        <w:r>
          <w:fldChar w:fldCharType="separate"/>
        </w:r>
        <w:r w:rsidR="00712B29" w:rsidRPr="009C7199">
          <w:rPr>
            <w:rStyle w:val="Hyperlink"/>
            <w:bCs/>
            <w:noProof/>
          </w:rPr>
          <w:t>6.2.8</w:t>
        </w:r>
        <w:r w:rsidR="00712B29">
          <w:rPr>
            <w:rFonts w:asciiTheme="minorHAnsi" w:eastAsiaTheme="minorEastAsia" w:hAnsiTheme="minorHAnsi" w:cstheme="minorBidi"/>
            <w:noProof/>
            <w:sz w:val="22"/>
            <w:szCs w:val="22"/>
          </w:rPr>
          <w:tab/>
        </w:r>
        <w:r w:rsidR="00712B29" w:rsidRPr="009C7199">
          <w:rPr>
            <w:rStyle w:val="Hyperlink"/>
            <w:noProof/>
          </w:rPr>
          <w:t>Problems</w:t>
        </w:r>
        <w:r w:rsidR="00712B29">
          <w:rPr>
            <w:noProof/>
            <w:webHidden/>
          </w:rPr>
          <w:tab/>
        </w:r>
        <w:r w:rsidR="00712B29">
          <w:rPr>
            <w:noProof/>
            <w:webHidden/>
          </w:rPr>
          <w:fldChar w:fldCharType="begin"/>
        </w:r>
        <w:r w:rsidR="00712B29">
          <w:rPr>
            <w:noProof/>
            <w:webHidden/>
          </w:rPr>
          <w:instrText xml:space="preserve"> PAGEREF _Toc103262729 \h </w:instrText>
        </w:r>
        <w:r w:rsidR="00712B29">
          <w:rPr>
            <w:noProof/>
            <w:webHidden/>
          </w:rPr>
        </w:r>
        <w:r w:rsidR="00712B29">
          <w:rPr>
            <w:noProof/>
            <w:webHidden/>
          </w:rPr>
          <w:fldChar w:fldCharType="separate"/>
        </w:r>
        <w:r w:rsidR="00712B29">
          <w:rPr>
            <w:noProof/>
            <w:webHidden/>
          </w:rPr>
          <w:t>188</w:t>
        </w:r>
        <w:r w:rsidR="00712B29">
          <w:rPr>
            <w:noProof/>
            <w:webHidden/>
          </w:rPr>
          <w:fldChar w:fldCharType="end"/>
        </w:r>
        <w:r>
          <w:rPr>
            <w:noProof/>
          </w:rPr>
          <w:fldChar w:fldCharType="end"/>
        </w:r>
      </w:ins>
    </w:p>
    <w:p w14:paraId="323B90F0" w14:textId="77F578C9" w:rsidR="00712B29" w:rsidRDefault="001A0138">
      <w:pPr>
        <w:pStyle w:val="TOC3"/>
        <w:rPr>
          <w:ins w:id="836" w:author="Russell Ott" w:date="2022-05-16T11:47:00Z"/>
          <w:rFonts w:asciiTheme="minorHAnsi" w:eastAsiaTheme="minorEastAsia" w:hAnsiTheme="minorHAnsi" w:cstheme="minorBidi"/>
          <w:noProof/>
          <w:sz w:val="22"/>
          <w:szCs w:val="22"/>
        </w:rPr>
      </w:pPr>
      <w:ins w:id="837" w:author="Russell Ott" w:date="2022-05-16T11:47:00Z">
        <w:r>
          <w:fldChar w:fldCharType="begin"/>
        </w:r>
        <w:r>
          <w:instrText xml:space="preserve"> HYPERLINK \l "_Toc103262730" </w:instrText>
        </w:r>
        <w:r>
          <w:fldChar w:fldCharType="separate"/>
        </w:r>
        <w:r w:rsidR="00712B29" w:rsidRPr="009C7199">
          <w:rPr>
            <w:rStyle w:val="Hyperlink"/>
            <w:bCs/>
            <w:noProof/>
          </w:rPr>
          <w:t>6.2.9</w:t>
        </w:r>
        <w:r w:rsidR="00712B29">
          <w:rPr>
            <w:rFonts w:asciiTheme="minorHAnsi" w:eastAsiaTheme="minorEastAsia" w:hAnsiTheme="minorHAnsi" w:cstheme="minorBidi"/>
            <w:noProof/>
            <w:sz w:val="22"/>
            <w:szCs w:val="22"/>
          </w:rPr>
          <w:tab/>
        </w:r>
        <w:r w:rsidR="00712B29" w:rsidRPr="009C7199">
          <w:rPr>
            <w:rStyle w:val="Hyperlink"/>
            <w:noProof/>
          </w:rPr>
          <w:t>Procedures</w:t>
        </w:r>
        <w:r w:rsidR="00712B29">
          <w:rPr>
            <w:noProof/>
            <w:webHidden/>
          </w:rPr>
          <w:tab/>
        </w:r>
        <w:r w:rsidR="00712B29">
          <w:rPr>
            <w:noProof/>
            <w:webHidden/>
          </w:rPr>
          <w:fldChar w:fldCharType="begin"/>
        </w:r>
        <w:r w:rsidR="00712B29">
          <w:rPr>
            <w:noProof/>
            <w:webHidden/>
          </w:rPr>
          <w:instrText xml:space="preserve"> PAGEREF _Toc103262730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r>
          <w:rPr>
            <w:noProof/>
          </w:rPr>
          <w:fldChar w:fldCharType="end"/>
        </w:r>
      </w:ins>
    </w:p>
    <w:p w14:paraId="32340A2D" w14:textId="20C8B8C3" w:rsidR="00712B29" w:rsidRDefault="001A0138">
      <w:pPr>
        <w:pStyle w:val="TOC1"/>
        <w:rPr>
          <w:ins w:id="838" w:author="Russell Ott" w:date="2022-05-16T11:47:00Z"/>
          <w:rFonts w:asciiTheme="minorHAnsi" w:eastAsiaTheme="minorEastAsia" w:hAnsiTheme="minorHAnsi" w:cstheme="minorBidi"/>
          <w:b w:val="0"/>
          <w:bCs w:val="0"/>
          <w:i w:val="0"/>
          <w:iCs w:val="0"/>
          <w:noProof/>
          <w:sz w:val="22"/>
          <w:szCs w:val="22"/>
        </w:rPr>
      </w:pPr>
      <w:ins w:id="839" w:author="Russell Ott" w:date="2022-05-16T11:47:00Z">
        <w:r>
          <w:fldChar w:fldCharType="begin"/>
        </w:r>
        <w:r>
          <w:instrText xml:space="preserve"> HYPERLINK \l "_Toc103262731" </w:instrText>
        </w:r>
        <w:r>
          <w:fldChar w:fldCharType="separate"/>
        </w:r>
        <w:r w:rsidR="00712B29" w:rsidRPr="009C7199">
          <w:rPr>
            <w:rStyle w:val="Hyperlink"/>
            <w:noProof/>
          </w:rPr>
          <w:t>7</w:t>
        </w:r>
        <w:r w:rsidR="00712B29">
          <w:rPr>
            <w:rFonts w:asciiTheme="minorHAnsi" w:eastAsiaTheme="minorEastAsia" w:hAnsiTheme="minorHAnsi" w:cstheme="minorBidi"/>
            <w:b w:val="0"/>
            <w:bCs w:val="0"/>
            <w:i w:val="0"/>
            <w:iCs w:val="0"/>
            <w:noProof/>
            <w:sz w:val="22"/>
            <w:szCs w:val="22"/>
          </w:rPr>
          <w:tab/>
        </w:r>
        <w:r w:rsidR="00712B29" w:rsidRPr="009C7199">
          <w:rPr>
            <w:rStyle w:val="Hyperlink"/>
            <w:noProof/>
          </w:rPr>
          <w:t>Resources</w:t>
        </w:r>
        <w:r w:rsidR="00712B29">
          <w:rPr>
            <w:noProof/>
            <w:webHidden/>
          </w:rPr>
          <w:tab/>
        </w:r>
        <w:r w:rsidR="00712B29">
          <w:rPr>
            <w:noProof/>
            <w:webHidden/>
          </w:rPr>
          <w:fldChar w:fldCharType="begin"/>
        </w:r>
        <w:r w:rsidR="00712B29">
          <w:rPr>
            <w:noProof/>
            <w:webHidden/>
          </w:rPr>
          <w:instrText xml:space="preserve"> PAGEREF _Toc103262731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r>
          <w:rPr>
            <w:noProof/>
          </w:rPr>
          <w:fldChar w:fldCharType="end"/>
        </w:r>
      </w:ins>
    </w:p>
    <w:p w14:paraId="117722AA" w14:textId="59E944BF" w:rsidR="00712B29" w:rsidRDefault="001A0138">
      <w:pPr>
        <w:pStyle w:val="TOC2"/>
        <w:rPr>
          <w:ins w:id="840" w:author="Russell Ott" w:date="2022-05-16T11:47:00Z"/>
          <w:rFonts w:asciiTheme="minorHAnsi" w:eastAsiaTheme="minorEastAsia" w:hAnsiTheme="minorHAnsi" w:cstheme="minorBidi"/>
          <w:b w:val="0"/>
          <w:bCs w:val="0"/>
          <w:noProof/>
        </w:rPr>
      </w:pPr>
      <w:ins w:id="841" w:author="Russell Ott" w:date="2022-05-16T11:47:00Z">
        <w:r>
          <w:fldChar w:fldCharType="begin"/>
        </w:r>
        <w:r>
          <w:instrText xml:space="preserve"> HYPERLINK \l "_Toc103262732" </w:instrText>
        </w:r>
        <w:r>
          <w:fldChar w:fldCharType="separate"/>
        </w:r>
        <w:r w:rsidR="00712B29" w:rsidRPr="009C7199">
          <w:rPr>
            <w:rStyle w:val="Hyperlink"/>
            <w:noProof/>
          </w:rPr>
          <w:t>7.1</w:t>
        </w:r>
        <w:r w:rsidR="00712B29">
          <w:rPr>
            <w:rFonts w:asciiTheme="minorHAnsi" w:eastAsiaTheme="minorEastAsia" w:hAnsiTheme="minorHAnsi" w:cstheme="minorBidi"/>
            <w:b w:val="0"/>
            <w:bCs w:val="0"/>
            <w:noProof/>
          </w:rPr>
          <w:tab/>
        </w:r>
        <w:r w:rsidR="00712B29" w:rsidRPr="009C7199">
          <w:rPr>
            <w:rStyle w:val="Hyperlink"/>
            <w:noProof/>
          </w:rPr>
          <w:t>Sample C-CDA Files</w:t>
        </w:r>
        <w:r w:rsidR="00712B29">
          <w:rPr>
            <w:noProof/>
            <w:webHidden/>
          </w:rPr>
          <w:tab/>
        </w:r>
        <w:r w:rsidR="00712B29">
          <w:rPr>
            <w:noProof/>
            <w:webHidden/>
          </w:rPr>
          <w:fldChar w:fldCharType="begin"/>
        </w:r>
        <w:r w:rsidR="00712B29">
          <w:rPr>
            <w:noProof/>
            <w:webHidden/>
          </w:rPr>
          <w:instrText xml:space="preserve"> PAGEREF _Toc103262732 \h </w:instrText>
        </w:r>
        <w:r w:rsidR="00712B29">
          <w:rPr>
            <w:noProof/>
            <w:webHidden/>
          </w:rPr>
        </w:r>
        <w:r w:rsidR="00712B29">
          <w:rPr>
            <w:noProof/>
            <w:webHidden/>
          </w:rPr>
          <w:fldChar w:fldCharType="separate"/>
        </w:r>
        <w:r w:rsidR="00712B29">
          <w:rPr>
            <w:noProof/>
            <w:webHidden/>
          </w:rPr>
          <w:t>190</w:t>
        </w:r>
        <w:r w:rsidR="00712B29">
          <w:rPr>
            <w:noProof/>
            <w:webHidden/>
          </w:rPr>
          <w:fldChar w:fldCharType="end"/>
        </w:r>
        <w:r>
          <w:rPr>
            <w:noProof/>
          </w:rPr>
          <w:fldChar w:fldCharType="end"/>
        </w:r>
      </w:ins>
    </w:p>
    <w:p w14:paraId="22797DB8" w14:textId="573A595A" w:rsidR="00712B29" w:rsidRDefault="001A0138">
      <w:pPr>
        <w:pStyle w:val="TOC2"/>
        <w:rPr>
          <w:ins w:id="842" w:author="Russell Ott" w:date="2022-05-16T11:47:00Z"/>
          <w:rFonts w:asciiTheme="minorHAnsi" w:eastAsiaTheme="minorEastAsia" w:hAnsiTheme="minorHAnsi" w:cstheme="minorBidi"/>
          <w:b w:val="0"/>
          <w:bCs w:val="0"/>
          <w:noProof/>
        </w:rPr>
      </w:pPr>
      <w:ins w:id="843" w:author="Russell Ott" w:date="2022-05-16T11:47:00Z">
        <w:r>
          <w:fldChar w:fldCharType="begin"/>
        </w:r>
        <w:r>
          <w:instrText xml:space="preserve"> HYPERLINK \l "_Toc103262733" </w:instrText>
        </w:r>
        <w:r>
          <w:fldChar w:fldCharType="separate"/>
        </w:r>
        <w:r w:rsidR="00712B29" w:rsidRPr="009C7199">
          <w:rPr>
            <w:rStyle w:val="Hyperlink"/>
            <w:noProof/>
          </w:rPr>
          <w:t>7.2</w:t>
        </w:r>
        <w:r w:rsidR="00712B29">
          <w:rPr>
            <w:rFonts w:asciiTheme="minorHAnsi" w:eastAsiaTheme="minorEastAsia" w:hAnsiTheme="minorHAnsi" w:cstheme="minorBidi"/>
            <w:b w:val="0"/>
            <w:bCs w:val="0"/>
            <w:noProof/>
          </w:rPr>
          <w:tab/>
        </w:r>
        <w:r w:rsidR="00712B29" w:rsidRPr="009C7199">
          <w:rPr>
            <w:rStyle w:val="Hyperlink"/>
            <w:noProof/>
          </w:rPr>
          <w:t>Published HL7 CDA and C-CDA Specifications</w:t>
        </w:r>
        <w:r w:rsidR="00712B29">
          <w:rPr>
            <w:noProof/>
            <w:webHidden/>
          </w:rPr>
          <w:tab/>
        </w:r>
        <w:r w:rsidR="00712B29">
          <w:rPr>
            <w:noProof/>
            <w:webHidden/>
          </w:rPr>
          <w:fldChar w:fldCharType="begin"/>
        </w:r>
        <w:r w:rsidR="00712B29">
          <w:rPr>
            <w:noProof/>
            <w:webHidden/>
          </w:rPr>
          <w:instrText xml:space="preserve"> PAGEREF _Toc103262733 \h </w:instrText>
        </w:r>
        <w:r w:rsidR="00712B29">
          <w:rPr>
            <w:noProof/>
            <w:webHidden/>
          </w:rPr>
        </w:r>
        <w:r w:rsidR="00712B29">
          <w:rPr>
            <w:noProof/>
            <w:webHidden/>
          </w:rPr>
          <w:fldChar w:fldCharType="separate"/>
        </w:r>
        <w:r w:rsidR="00712B29">
          <w:rPr>
            <w:noProof/>
            <w:webHidden/>
          </w:rPr>
          <w:t>191</w:t>
        </w:r>
        <w:r w:rsidR="00712B29">
          <w:rPr>
            <w:noProof/>
            <w:webHidden/>
          </w:rPr>
          <w:fldChar w:fldCharType="end"/>
        </w:r>
        <w:r>
          <w:rPr>
            <w:noProof/>
          </w:rPr>
          <w:fldChar w:fldCharType="end"/>
        </w:r>
      </w:ins>
    </w:p>
    <w:p w14:paraId="29D8CAE5" w14:textId="0A05402A" w:rsidR="00712B29" w:rsidRDefault="001A0138">
      <w:pPr>
        <w:pStyle w:val="TOC2"/>
        <w:rPr>
          <w:ins w:id="844" w:author="Russell Ott" w:date="2022-05-16T11:47:00Z"/>
          <w:rFonts w:asciiTheme="minorHAnsi" w:eastAsiaTheme="minorEastAsia" w:hAnsiTheme="minorHAnsi" w:cstheme="minorBidi"/>
          <w:b w:val="0"/>
          <w:bCs w:val="0"/>
          <w:noProof/>
        </w:rPr>
      </w:pPr>
      <w:ins w:id="845" w:author="Russell Ott" w:date="2022-05-16T11:47:00Z">
        <w:r>
          <w:fldChar w:fldCharType="begin"/>
        </w:r>
        <w:r>
          <w:instrText xml:space="preserve"> HYPERLINK \l "_Toc103262734" </w:instrText>
        </w:r>
        <w:r>
          <w:fldChar w:fldCharType="separate"/>
        </w:r>
        <w:r w:rsidR="00712B29" w:rsidRPr="009C7199">
          <w:rPr>
            <w:rStyle w:val="Hyperlink"/>
            <w:rFonts w:eastAsia="Calibri"/>
            <w:noProof/>
          </w:rPr>
          <w:t>7.3</w:t>
        </w:r>
        <w:r w:rsidR="00712B29">
          <w:rPr>
            <w:rFonts w:asciiTheme="minorHAnsi" w:eastAsiaTheme="minorEastAsia" w:hAnsiTheme="minorHAnsi" w:cstheme="minorBidi"/>
            <w:b w:val="0"/>
            <w:bCs w:val="0"/>
            <w:noProof/>
          </w:rPr>
          <w:tab/>
        </w:r>
        <w:r w:rsidR="00712B29" w:rsidRPr="009C7199">
          <w:rPr>
            <w:rStyle w:val="Hyperlink"/>
            <w:noProof/>
          </w:rPr>
          <w:t>Published C-CDA Implementer Community Guidance</w:t>
        </w:r>
        <w:r w:rsidR="00712B29">
          <w:rPr>
            <w:noProof/>
            <w:webHidden/>
          </w:rPr>
          <w:tab/>
        </w:r>
        <w:r w:rsidR="00712B29">
          <w:rPr>
            <w:noProof/>
            <w:webHidden/>
          </w:rPr>
          <w:fldChar w:fldCharType="begin"/>
        </w:r>
        <w:r w:rsidR="00712B29">
          <w:rPr>
            <w:noProof/>
            <w:webHidden/>
          </w:rPr>
          <w:instrText xml:space="preserve"> PAGEREF _Toc103262734 \h </w:instrText>
        </w:r>
        <w:r w:rsidR="00712B29">
          <w:rPr>
            <w:noProof/>
            <w:webHidden/>
          </w:rPr>
        </w:r>
        <w:r w:rsidR="00712B29">
          <w:rPr>
            <w:noProof/>
            <w:webHidden/>
          </w:rPr>
          <w:fldChar w:fldCharType="separate"/>
        </w:r>
        <w:r w:rsidR="00712B29">
          <w:rPr>
            <w:noProof/>
            <w:webHidden/>
          </w:rPr>
          <w:t>194</w:t>
        </w:r>
        <w:r w:rsidR="00712B29">
          <w:rPr>
            <w:noProof/>
            <w:webHidden/>
          </w:rPr>
          <w:fldChar w:fldCharType="end"/>
        </w:r>
        <w:r>
          <w:rPr>
            <w:noProof/>
          </w:rPr>
          <w:fldChar w:fldCharType="end"/>
        </w:r>
      </w:ins>
    </w:p>
    <w:p w14:paraId="7CEC7EDE" w14:textId="5BFE9F58" w:rsidR="00712B29" w:rsidRDefault="001A0138">
      <w:pPr>
        <w:pStyle w:val="TOC3"/>
        <w:rPr>
          <w:ins w:id="846" w:author="Russell Ott" w:date="2022-05-16T11:47:00Z"/>
          <w:rFonts w:asciiTheme="minorHAnsi" w:eastAsiaTheme="minorEastAsia" w:hAnsiTheme="minorHAnsi" w:cstheme="minorBidi"/>
          <w:noProof/>
          <w:sz w:val="22"/>
          <w:szCs w:val="22"/>
        </w:rPr>
      </w:pPr>
      <w:ins w:id="847" w:author="Russell Ott" w:date="2022-05-16T11:47:00Z">
        <w:r>
          <w:fldChar w:fldCharType="begin"/>
        </w:r>
        <w:r>
          <w:instrText xml:space="preserve"> HYPERLINK \l "_Toc103262735" </w:instrText>
        </w:r>
        <w:r>
          <w:fldChar w:fldCharType="separate"/>
        </w:r>
        <w:r w:rsidR="00712B29" w:rsidRPr="009C7199">
          <w:rPr>
            <w:rStyle w:val="Hyperlink"/>
            <w:bCs/>
            <w:noProof/>
          </w:rPr>
          <w:t>7.3.1</w:t>
        </w:r>
        <w:r w:rsidR="00712B29">
          <w:rPr>
            <w:rFonts w:asciiTheme="minorHAnsi" w:eastAsiaTheme="minorEastAsia" w:hAnsiTheme="minorHAnsi" w:cstheme="minorBidi"/>
            <w:noProof/>
            <w:sz w:val="22"/>
            <w:szCs w:val="22"/>
          </w:rPr>
          <w:tab/>
        </w:r>
        <w:r w:rsidR="00712B29" w:rsidRPr="009C7199">
          <w:rPr>
            <w:rStyle w:val="Hyperlink"/>
            <w:noProof/>
          </w:rPr>
          <w:t>The Joint Document Content Work Group</w:t>
        </w:r>
        <w:r w:rsidR="00712B29">
          <w:rPr>
            <w:noProof/>
            <w:webHidden/>
          </w:rPr>
          <w:tab/>
        </w:r>
        <w:r w:rsidR="00712B29">
          <w:rPr>
            <w:noProof/>
            <w:webHidden/>
          </w:rPr>
          <w:fldChar w:fldCharType="begin"/>
        </w:r>
        <w:r w:rsidR="00712B29">
          <w:rPr>
            <w:noProof/>
            <w:webHidden/>
          </w:rPr>
          <w:instrText xml:space="preserve"> PAGEREF _Toc103262735 \h </w:instrText>
        </w:r>
        <w:r w:rsidR="00712B29">
          <w:rPr>
            <w:noProof/>
            <w:webHidden/>
          </w:rPr>
        </w:r>
        <w:r w:rsidR="00712B29">
          <w:rPr>
            <w:noProof/>
            <w:webHidden/>
          </w:rPr>
          <w:fldChar w:fldCharType="separate"/>
        </w:r>
        <w:r w:rsidR="00712B29">
          <w:rPr>
            <w:noProof/>
            <w:webHidden/>
          </w:rPr>
          <w:t>195</w:t>
        </w:r>
        <w:r w:rsidR="00712B29">
          <w:rPr>
            <w:noProof/>
            <w:webHidden/>
          </w:rPr>
          <w:fldChar w:fldCharType="end"/>
        </w:r>
        <w:r>
          <w:rPr>
            <w:noProof/>
          </w:rPr>
          <w:fldChar w:fldCharType="end"/>
        </w:r>
      </w:ins>
    </w:p>
    <w:p w14:paraId="17CBF606" w14:textId="6516683A" w:rsidR="00712B29" w:rsidRDefault="001A0138">
      <w:pPr>
        <w:pStyle w:val="TOC3"/>
        <w:rPr>
          <w:ins w:id="848" w:author="Russell Ott" w:date="2022-05-16T11:47:00Z"/>
          <w:rFonts w:asciiTheme="minorHAnsi" w:eastAsiaTheme="minorEastAsia" w:hAnsiTheme="minorHAnsi" w:cstheme="minorBidi"/>
          <w:noProof/>
          <w:sz w:val="22"/>
          <w:szCs w:val="22"/>
        </w:rPr>
      </w:pPr>
      <w:ins w:id="849" w:author="Russell Ott" w:date="2022-05-16T11:47:00Z">
        <w:r>
          <w:fldChar w:fldCharType="begin"/>
        </w:r>
        <w:r>
          <w:instrText xml:space="preserve"> HYPERLINK \l "_Toc103262736" </w:instrText>
        </w:r>
        <w:r>
          <w:fldChar w:fldCharType="separate"/>
        </w:r>
        <w:r w:rsidR="00712B29" w:rsidRPr="009C7199">
          <w:rPr>
            <w:rStyle w:val="Hyperlink"/>
            <w:bCs/>
            <w:noProof/>
          </w:rPr>
          <w:t>7.3.2</w:t>
        </w:r>
        <w:r w:rsidR="00712B29">
          <w:rPr>
            <w:rFonts w:asciiTheme="minorHAnsi" w:eastAsiaTheme="minorEastAsia" w:hAnsiTheme="minorHAnsi" w:cstheme="minorBidi"/>
            <w:noProof/>
            <w:sz w:val="22"/>
            <w:szCs w:val="22"/>
          </w:rPr>
          <w:tab/>
        </w:r>
        <w:r w:rsidR="00712B29" w:rsidRPr="009C7199">
          <w:rPr>
            <w:rStyle w:val="Hyperlink"/>
            <w:noProof/>
          </w:rPr>
          <w:t>Integrating the Healthcare Enterprise (IHE)</w:t>
        </w:r>
        <w:r w:rsidR="00712B29">
          <w:rPr>
            <w:noProof/>
            <w:webHidden/>
          </w:rPr>
          <w:tab/>
        </w:r>
        <w:r w:rsidR="00712B29">
          <w:rPr>
            <w:noProof/>
            <w:webHidden/>
          </w:rPr>
          <w:fldChar w:fldCharType="begin"/>
        </w:r>
        <w:r w:rsidR="00712B29">
          <w:rPr>
            <w:noProof/>
            <w:webHidden/>
          </w:rPr>
          <w:instrText xml:space="preserve"> PAGEREF _Toc103262736 \h </w:instrText>
        </w:r>
        <w:r w:rsidR="00712B29">
          <w:rPr>
            <w:noProof/>
            <w:webHidden/>
          </w:rPr>
        </w:r>
        <w:r w:rsidR="00712B29">
          <w:rPr>
            <w:noProof/>
            <w:webHidden/>
          </w:rPr>
          <w:fldChar w:fldCharType="separate"/>
        </w:r>
        <w:r w:rsidR="00712B29">
          <w:rPr>
            <w:noProof/>
            <w:webHidden/>
          </w:rPr>
          <w:t>195</w:t>
        </w:r>
        <w:r w:rsidR="00712B29">
          <w:rPr>
            <w:noProof/>
            <w:webHidden/>
          </w:rPr>
          <w:fldChar w:fldCharType="end"/>
        </w:r>
        <w:r>
          <w:rPr>
            <w:noProof/>
          </w:rPr>
          <w:fldChar w:fldCharType="end"/>
        </w:r>
      </w:ins>
    </w:p>
    <w:p w14:paraId="06AA02E6" w14:textId="21B7ADCB" w:rsidR="00712B29" w:rsidRDefault="001A0138">
      <w:pPr>
        <w:pStyle w:val="TOC3"/>
        <w:rPr>
          <w:ins w:id="850" w:author="Russell Ott" w:date="2022-05-16T11:47:00Z"/>
          <w:rFonts w:asciiTheme="minorHAnsi" w:eastAsiaTheme="minorEastAsia" w:hAnsiTheme="minorHAnsi" w:cstheme="minorBidi"/>
          <w:noProof/>
          <w:sz w:val="22"/>
          <w:szCs w:val="22"/>
        </w:rPr>
      </w:pPr>
      <w:ins w:id="851" w:author="Russell Ott" w:date="2022-05-16T11:47:00Z">
        <w:r>
          <w:fldChar w:fldCharType="begin"/>
        </w:r>
        <w:r>
          <w:instrText xml:space="preserve"> HYPERLINK \l "_Toc103262737" </w:instrText>
        </w:r>
        <w:r>
          <w:fldChar w:fldCharType="separate"/>
        </w:r>
        <w:r w:rsidR="00712B29" w:rsidRPr="009C7199">
          <w:rPr>
            <w:rStyle w:val="Hyperlink"/>
            <w:bCs/>
            <w:noProof/>
          </w:rPr>
          <w:t>7.3.3</w:t>
        </w:r>
        <w:r w:rsidR="00712B29">
          <w:rPr>
            <w:rFonts w:asciiTheme="minorHAnsi" w:eastAsiaTheme="minorEastAsia" w:hAnsiTheme="minorHAnsi" w:cstheme="minorBidi"/>
            <w:noProof/>
            <w:sz w:val="22"/>
            <w:szCs w:val="22"/>
          </w:rPr>
          <w:tab/>
        </w:r>
        <w:r w:rsidR="00712B29" w:rsidRPr="009C7199">
          <w:rPr>
            <w:rStyle w:val="Hyperlink"/>
            <w:rFonts w:eastAsia="Calibri"/>
            <w:noProof/>
          </w:rPr>
          <w:t xml:space="preserve">The </w:t>
        </w:r>
        <w:r w:rsidR="00712B29" w:rsidRPr="009C7199">
          <w:rPr>
            <w:rStyle w:val="Hyperlink"/>
            <w:noProof/>
          </w:rPr>
          <w:t>Payer Community</w:t>
        </w:r>
        <w:r w:rsidR="00712B29">
          <w:rPr>
            <w:noProof/>
            <w:webHidden/>
          </w:rPr>
          <w:tab/>
        </w:r>
        <w:r w:rsidR="00712B29">
          <w:rPr>
            <w:noProof/>
            <w:webHidden/>
          </w:rPr>
          <w:fldChar w:fldCharType="begin"/>
        </w:r>
        <w:r w:rsidR="00712B29">
          <w:rPr>
            <w:noProof/>
            <w:webHidden/>
          </w:rPr>
          <w:instrText xml:space="preserve"> PAGEREF _Toc103262737 \h </w:instrText>
        </w:r>
        <w:r w:rsidR="00712B29">
          <w:rPr>
            <w:noProof/>
            <w:webHidden/>
          </w:rPr>
        </w:r>
        <w:r w:rsidR="00712B29">
          <w:rPr>
            <w:noProof/>
            <w:webHidden/>
          </w:rPr>
          <w:fldChar w:fldCharType="separate"/>
        </w:r>
        <w:r w:rsidR="00712B29">
          <w:rPr>
            <w:noProof/>
            <w:webHidden/>
          </w:rPr>
          <w:t>196</w:t>
        </w:r>
        <w:r w:rsidR="00712B29">
          <w:rPr>
            <w:noProof/>
            <w:webHidden/>
          </w:rPr>
          <w:fldChar w:fldCharType="end"/>
        </w:r>
        <w:r>
          <w:rPr>
            <w:noProof/>
          </w:rPr>
          <w:fldChar w:fldCharType="end"/>
        </w:r>
      </w:ins>
    </w:p>
    <w:p w14:paraId="433DE64E" w14:textId="4F58CD9B" w:rsidR="00712B29" w:rsidRDefault="001A0138">
      <w:pPr>
        <w:pStyle w:val="TOC3"/>
        <w:rPr>
          <w:ins w:id="852" w:author="Russell Ott" w:date="2022-05-16T11:47:00Z"/>
          <w:rFonts w:asciiTheme="minorHAnsi" w:eastAsiaTheme="minorEastAsia" w:hAnsiTheme="minorHAnsi" w:cstheme="minorBidi"/>
          <w:noProof/>
          <w:sz w:val="22"/>
          <w:szCs w:val="22"/>
        </w:rPr>
      </w:pPr>
      <w:ins w:id="853" w:author="Russell Ott" w:date="2022-05-16T11:47:00Z">
        <w:r>
          <w:fldChar w:fldCharType="begin"/>
        </w:r>
        <w:r>
          <w:instrText xml:space="preserve"> HYPERLINK \l "_Toc103262738" </w:instrText>
        </w:r>
        <w:r>
          <w:fldChar w:fldCharType="separate"/>
        </w:r>
        <w:r w:rsidR="00712B29" w:rsidRPr="009C7199">
          <w:rPr>
            <w:rStyle w:val="Hyperlink"/>
            <w:bCs/>
            <w:noProof/>
          </w:rPr>
          <w:t>7.3.4</w:t>
        </w:r>
        <w:r w:rsidR="00712B29">
          <w:rPr>
            <w:rFonts w:asciiTheme="minorHAnsi" w:eastAsiaTheme="minorEastAsia" w:hAnsiTheme="minorHAnsi" w:cstheme="minorBidi"/>
            <w:noProof/>
            <w:sz w:val="22"/>
            <w:szCs w:val="22"/>
          </w:rPr>
          <w:tab/>
        </w:r>
        <w:r w:rsidR="00712B29" w:rsidRPr="009C7199">
          <w:rPr>
            <w:rStyle w:val="Hyperlink"/>
            <w:noProof/>
          </w:rPr>
          <w:t>Quality Community</w:t>
        </w:r>
        <w:r w:rsidR="00712B29">
          <w:rPr>
            <w:noProof/>
            <w:webHidden/>
          </w:rPr>
          <w:tab/>
        </w:r>
        <w:r w:rsidR="00712B29">
          <w:rPr>
            <w:noProof/>
            <w:webHidden/>
          </w:rPr>
          <w:fldChar w:fldCharType="begin"/>
        </w:r>
        <w:r w:rsidR="00712B29">
          <w:rPr>
            <w:noProof/>
            <w:webHidden/>
          </w:rPr>
          <w:instrText xml:space="preserve"> PAGEREF _Toc103262738 \h </w:instrText>
        </w:r>
        <w:r w:rsidR="00712B29">
          <w:rPr>
            <w:noProof/>
            <w:webHidden/>
          </w:rPr>
        </w:r>
        <w:r w:rsidR="00712B29">
          <w:rPr>
            <w:noProof/>
            <w:webHidden/>
          </w:rPr>
          <w:fldChar w:fldCharType="separate"/>
        </w:r>
        <w:r w:rsidR="00712B29">
          <w:rPr>
            <w:noProof/>
            <w:webHidden/>
          </w:rPr>
          <w:t>196</w:t>
        </w:r>
        <w:r w:rsidR="00712B29">
          <w:rPr>
            <w:noProof/>
            <w:webHidden/>
          </w:rPr>
          <w:fldChar w:fldCharType="end"/>
        </w:r>
        <w:r>
          <w:rPr>
            <w:noProof/>
          </w:rPr>
          <w:fldChar w:fldCharType="end"/>
        </w:r>
      </w:ins>
    </w:p>
    <w:p w14:paraId="38B91361" w14:textId="45324B5E" w:rsidR="00712B29" w:rsidRDefault="001A0138">
      <w:pPr>
        <w:pStyle w:val="TOC2"/>
        <w:rPr>
          <w:ins w:id="854" w:author="Russell Ott" w:date="2022-05-16T11:47:00Z"/>
          <w:rFonts w:asciiTheme="minorHAnsi" w:eastAsiaTheme="minorEastAsia" w:hAnsiTheme="minorHAnsi" w:cstheme="minorBidi"/>
          <w:b w:val="0"/>
          <w:bCs w:val="0"/>
          <w:noProof/>
        </w:rPr>
      </w:pPr>
      <w:ins w:id="855" w:author="Russell Ott" w:date="2022-05-16T11:47:00Z">
        <w:r>
          <w:fldChar w:fldCharType="begin"/>
        </w:r>
        <w:r>
          <w:instrText xml:space="preserve"> HYPERLINK \l "_Toc103262739" </w:instrText>
        </w:r>
        <w:r>
          <w:fldChar w:fldCharType="separate"/>
        </w:r>
        <w:r w:rsidR="00712B29" w:rsidRPr="009C7199">
          <w:rPr>
            <w:rStyle w:val="Hyperlink"/>
            <w:noProof/>
          </w:rPr>
          <w:t>7.4</w:t>
        </w:r>
        <w:r w:rsidR="00712B29">
          <w:rPr>
            <w:rFonts w:asciiTheme="minorHAnsi" w:eastAsiaTheme="minorEastAsia" w:hAnsiTheme="minorHAnsi" w:cstheme="minorBidi"/>
            <w:b w:val="0"/>
            <w:bCs w:val="0"/>
            <w:noProof/>
          </w:rPr>
          <w:tab/>
        </w:r>
        <w:r w:rsidR="00712B29" w:rsidRPr="009C7199">
          <w:rPr>
            <w:rStyle w:val="Hyperlink"/>
            <w:noProof/>
          </w:rPr>
          <w:t>Tools</w:t>
        </w:r>
        <w:r w:rsidR="00712B29">
          <w:rPr>
            <w:noProof/>
            <w:webHidden/>
          </w:rPr>
          <w:tab/>
        </w:r>
        <w:r w:rsidR="00712B29">
          <w:rPr>
            <w:noProof/>
            <w:webHidden/>
          </w:rPr>
          <w:fldChar w:fldCharType="begin"/>
        </w:r>
        <w:r w:rsidR="00712B29">
          <w:rPr>
            <w:noProof/>
            <w:webHidden/>
          </w:rPr>
          <w:instrText xml:space="preserve"> PAGEREF _Toc103262739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r>
          <w:rPr>
            <w:noProof/>
          </w:rPr>
          <w:fldChar w:fldCharType="end"/>
        </w:r>
      </w:ins>
    </w:p>
    <w:p w14:paraId="2F29504C" w14:textId="0FDA8DB1" w:rsidR="00712B29" w:rsidRDefault="001A0138">
      <w:pPr>
        <w:pStyle w:val="TOC3"/>
        <w:rPr>
          <w:ins w:id="856" w:author="Russell Ott" w:date="2022-05-16T11:47:00Z"/>
          <w:rFonts w:asciiTheme="minorHAnsi" w:eastAsiaTheme="minorEastAsia" w:hAnsiTheme="minorHAnsi" w:cstheme="minorBidi"/>
          <w:noProof/>
          <w:sz w:val="22"/>
          <w:szCs w:val="22"/>
        </w:rPr>
      </w:pPr>
      <w:ins w:id="857" w:author="Russell Ott" w:date="2022-05-16T11:47:00Z">
        <w:r>
          <w:fldChar w:fldCharType="begin"/>
        </w:r>
        <w:r>
          <w:instrText xml:space="preserve"> HYPERLINK \l "_Toc103262740" </w:instrText>
        </w:r>
        <w:r>
          <w:fldChar w:fldCharType="separate"/>
        </w:r>
        <w:r w:rsidR="00712B29" w:rsidRPr="009C7199">
          <w:rPr>
            <w:rStyle w:val="Hyperlink"/>
            <w:bCs/>
            <w:noProof/>
          </w:rPr>
          <w:t>7.4.1</w:t>
        </w:r>
        <w:r w:rsidR="00712B29">
          <w:rPr>
            <w:rFonts w:asciiTheme="minorHAnsi" w:eastAsiaTheme="minorEastAsia" w:hAnsiTheme="minorHAnsi" w:cstheme="minorBidi"/>
            <w:noProof/>
            <w:sz w:val="22"/>
            <w:szCs w:val="22"/>
          </w:rPr>
          <w:tab/>
        </w:r>
        <w:r w:rsidR="00712B29" w:rsidRPr="009C7199">
          <w:rPr>
            <w:rStyle w:val="Hyperlink"/>
            <w:noProof/>
          </w:rPr>
          <w:t>CDA Schema, C-CDA Schematrons, Sample Stylesheet</w:t>
        </w:r>
        <w:r w:rsidR="00712B29">
          <w:rPr>
            <w:noProof/>
            <w:webHidden/>
          </w:rPr>
          <w:tab/>
        </w:r>
        <w:r w:rsidR="00712B29">
          <w:rPr>
            <w:noProof/>
            <w:webHidden/>
          </w:rPr>
          <w:fldChar w:fldCharType="begin"/>
        </w:r>
        <w:r w:rsidR="00712B29">
          <w:rPr>
            <w:noProof/>
            <w:webHidden/>
          </w:rPr>
          <w:instrText xml:space="preserve"> PAGEREF _Toc103262740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r>
          <w:rPr>
            <w:noProof/>
          </w:rPr>
          <w:fldChar w:fldCharType="end"/>
        </w:r>
      </w:ins>
    </w:p>
    <w:p w14:paraId="5EFA4834" w14:textId="1424CC1E" w:rsidR="00712B29" w:rsidRDefault="001A0138">
      <w:pPr>
        <w:pStyle w:val="TOC3"/>
        <w:rPr>
          <w:ins w:id="858" w:author="Russell Ott" w:date="2022-05-16T11:47:00Z"/>
          <w:rFonts w:asciiTheme="minorHAnsi" w:eastAsiaTheme="minorEastAsia" w:hAnsiTheme="minorHAnsi" w:cstheme="minorBidi"/>
          <w:noProof/>
          <w:sz w:val="22"/>
          <w:szCs w:val="22"/>
        </w:rPr>
      </w:pPr>
      <w:ins w:id="859" w:author="Russell Ott" w:date="2022-05-16T11:47:00Z">
        <w:r>
          <w:fldChar w:fldCharType="begin"/>
        </w:r>
        <w:r>
          <w:instrText xml:space="preserve"> HYPERLINK \l "_Toc103262741" </w:instrText>
        </w:r>
        <w:r>
          <w:fldChar w:fldCharType="separate"/>
        </w:r>
        <w:r w:rsidR="00712B29" w:rsidRPr="009C7199">
          <w:rPr>
            <w:rStyle w:val="Hyperlink"/>
            <w:bCs/>
            <w:noProof/>
          </w:rPr>
          <w:t>7.4.2</w:t>
        </w:r>
        <w:r w:rsidR="00712B29">
          <w:rPr>
            <w:rFonts w:asciiTheme="minorHAnsi" w:eastAsiaTheme="minorEastAsia" w:hAnsiTheme="minorHAnsi" w:cstheme="minorBidi"/>
            <w:noProof/>
            <w:sz w:val="22"/>
            <w:szCs w:val="22"/>
          </w:rPr>
          <w:tab/>
        </w:r>
        <w:r w:rsidR="00712B29" w:rsidRPr="009C7199">
          <w:rPr>
            <w:rStyle w:val="Hyperlink"/>
            <w:noProof/>
          </w:rPr>
          <w:t>ONC Validation Testing and C-CDA Scorecard Resources</w:t>
        </w:r>
        <w:r w:rsidR="00712B29">
          <w:rPr>
            <w:noProof/>
            <w:webHidden/>
          </w:rPr>
          <w:tab/>
        </w:r>
        <w:r w:rsidR="00712B29">
          <w:rPr>
            <w:noProof/>
            <w:webHidden/>
          </w:rPr>
          <w:fldChar w:fldCharType="begin"/>
        </w:r>
        <w:r w:rsidR="00712B29">
          <w:rPr>
            <w:noProof/>
            <w:webHidden/>
          </w:rPr>
          <w:instrText xml:space="preserve"> PAGEREF _Toc103262741 \h </w:instrText>
        </w:r>
        <w:r w:rsidR="00712B29">
          <w:rPr>
            <w:noProof/>
            <w:webHidden/>
          </w:rPr>
        </w:r>
        <w:r w:rsidR="00712B29">
          <w:rPr>
            <w:noProof/>
            <w:webHidden/>
          </w:rPr>
          <w:fldChar w:fldCharType="separate"/>
        </w:r>
        <w:r w:rsidR="00712B29">
          <w:rPr>
            <w:noProof/>
            <w:webHidden/>
          </w:rPr>
          <w:t>197</w:t>
        </w:r>
        <w:r w:rsidR="00712B29">
          <w:rPr>
            <w:noProof/>
            <w:webHidden/>
          </w:rPr>
          <w:fldChar w:fldCharType="end"/>
        </w:r>
        <w:r>
          <w:rPr>
            <w:noProof/>
          </w:rPr>
          <w:fldChar w:fldCharType="end"/>
        </w:r>
      </w:ins>
    </w:p>
    <w:p w14:paraId="42B0CF81" w14:textId="1B67607C" w:rsidR="00712B29" w:rsidRDefault="001A0138">
      <w:pPr>
        <w:pStyle w:val="TOC3"/>
        <w:rPr>
          <w:ins w:id="860" w:author="Russell Ott" w:date="2022-05-16T11:47:00Z"/>
          <w:rFonts w:asciiTheme="minorHAnsi" w:eastAsiaTheme="minorEastAsia" w:hAnsiTheme="minorHAnsi" w:cstheme="minorBidi"/>
          <w:noProof/>
          <w:sz w:val="22"/>
          <w:szCs w:val="22"/>
        </w:rPr>
      </w:pPr>
      <w:ins w:id="861" w:author="Russell Ott" w:date="2022-05-16T11:47:00Z">
        <w:r>
          <w:fldChar w:fldCharType="begin"/>
        </w:r>
        <w:r>
          <w:instrText xml:space="preserve"> HYPERLINK \l "_Toc103262742" </w:instrText>
        </w:r>
        <w:r>
          <w:fldChar w:fldCharType="separate"/>
        </w:r>
        <w:r w:rsidR="00712B29" w:rsidRPr="009C7199">
          <w:rPr>
            <w:rStyle w:val="Hyperlink"/>
            <w:bCs/>
            <w:noProof/>
          </w:rPr>
          <w:t>7.4.3</w:t>
        </w:r>
        <w:r w:rsidR="00712B29">
          <w:rPr>
            <w:rFonts w:asciiTheme="minorHAnsi" w:eastAsiaTheme="minorEastAsia" w:hAnsiTheme="minorHAnsi" w:cstheme="minorBidi"/>
            <w:noProof/>
            <w:sz w:val="22"/>
            <w:szCs w:val="22"/>
          </w:rPr>
          <w:tab/>
        </w:r>
        <w:r w:rsidR="00712B29" w:rsidRPr="009C7199">
          <w:rPr>
            <w:rStyle w:val="Hyperlink"/>
            <w:noProof/>
          </w:rPr>
          <w:t>Model Drive Health Tools (MDHT)</w:t>
        </w:r>
        <w:r w:rsidR="00712B29">
          <w:rPr>
            <w:noProof/>
            <w:webHidden/>
          </w:rPr>
          <w:tab/>
        </w:r>
        <w:r w:rsidR="00712B29">
          <w:rPr>
            <w:noProof/>
            <w:webHidden/>
          </w:rPr>
          <w:fldChar w:fldCharType="begin"/>
        </w:r>
        <w:r w:rsidR="00712B29">
          <w:rPr>
            <w:noProof/>
            <w:webHidden/>
          </w:rPr>
          <w:instrText xml:space="preserve"> PAGEREF _Toc103262742 \h </w:instrText>
        </w:r>
        <w:r w:rsidR="00712B29">
          <w:rPr>
            <w:noProof/>
            <w:webHidden/>
          </w:rPr>
        </w:r>
        <w:r w:rsidR="00712B29">
          <w:rPr>
            <w:noProof/>
            <w:webHidden/>
          </w:rPr>
          <w:fldChar w:fldCharType="separate"/>
        </w:r>
        <w:r w:rsidR="00712B29">
          <w:rPr>
            <w:noProof/>
            <w:webHidden/>
          </w:rPr>
          <w:t>198</w:t>
        </w:r>
        <w:r w:rsidR="00712B29">
          <w:rPr>
            <w:noProof/>
            <w:webHidden/>
          </w:rPr>
          <w:fldChar w:fldCharType="end"/>
        </w:r>
        <w:r>
          <w:rPr>
            <w:noProof/>
          </w:rPr>
          <w:fldChar w:fldCharType="end"/>
        </w:r>
      </w:ins>
    </w:p>
    <w:p w14:paraId="14154ED3" w14:textId="55D6BD41" w:rsidR="00712B29" w:rsidRDefault="001A0138">
      <w:pPr>
        <w:pStyle w:val="TOC2"/>
        <w:rPr>
          <w:ins w:id="862" w:author="Russell Ott" w:date="2022-05-16T11:47:00Z"/>
          <w:rFonts w:asciiTheme="minorHAnsi" w:eastAsiaTheme="minorEastAsia" w:hAnsiTheme="minorHAnsi" w:cstheme="minorBidi"/>
          <w:b w:val="0"/>
          <w:bCs w:val="0"/>
          <w:noProof/>
        </w:rPr>
      </w:pPr>
      <w:ins w:id="863" w:author="Russell Ott" w:date="2022-05-16T11:47:00Z">
        <w:r>
          <w:fldChar w:fldCharType="begin"/>
        </w:r>
        <w:r>
          <w:instrText xml:space="preserve"> HYPERLINK \l "_Toc103262743" </w:instrText>
        </w:r>
        <w:r>
          <w:fldChar w:fldCharType="separate"/>
        </w:r>
        <w:r w:rsidR="00712B29" w:rsidRPr="009C7199">
          <w:rPr>
            <w:rStyle w:val="Hyperlink"/>
            <w:noProof/>
          </w:rPr>
          <w:t>7.5</w:t>
        </w:r>
        <w:r w:rsidR="00712B29">
          <w:rPr>
            <w:rFonts w:asciiTheme="minorHAnsi" w:eastAsiaTheme="minorEastAsia" w:hAnsiTheme="minorHAnsi" w:cstheme="minorBidi"/>
            <w:b w:val="0"/>
            <w:bCs w:val="0"/>
            <w:noProof/>
          </w:rPr>
          <w:tab/>
        </w:r>
        <w:r w:rsidR="00712B29" w:rsidRPr="009C7199">
          <w:rPr>
            <w:rStyle w:val="Hyperlink"/>
            <w:noProof/>
          </w:rPr>
          <w:t>Educational and Support Resources</w:t>
        </w:r>
        <w:r w:rsidR="00712B29">
          <w:rPr>
            <w:noProof/>
            <w:webHidden/>
          </w:rPr>
          <w:tab/>
        </w:r>
        <w:r w:rsidR="00712B29">
          <w:rPr>
            <w:noProof/>
            <w:webHidden/>
          </w:rPr>
          <w:fldChar w:fldCharType="begin"/>
        </w:r>
        <w:r w:rsidR="00712B29">
          <w:rPr>
            <w:noProof/>
            <w:webHidden/>
          </w:rPr>
          <w:instrText xml:space="preserve"> PAGEREF _Toc103262743 \h </w:instrText>
        </w:r>
        <w:r w:rsidR="00712B29">
          <w:rPr>
            <w:noProof/>
            <w:webHidden/>
          </w:rPr>
        </w:r>
        <w:r w:rsidR="00712B29">
          <w:rPr>
            <w:noProof/>
            <w:webHidden/>
          </w:rPr>
          <w:fldChar w:fldCharType="separate"/>
        </w:r>
        <w:r w:rsidR="00712B29">
          <w:rPr>
            <w:noProof/>
            <w:webHidden/>
          </w:rPr>
          <w:t>198</w:t>
        </w:r>
        <w:r w:rsidR="00712B29">
          <w:rPr>
            <w:noProof/>
            <w:webHidden/>
          </w:rPr>
          <w:fldChar w:fldCharType="end"/>
        </w:r>
        <w:r>
          <w:rPr>
            <w:noProof/>
          </w:rPr>
          <w:fldChar w:fldCharType="end"/>
        </w:r>
      </w:ins>
    </w:p>
    <w:p w14:paraId="107DA8A8" w14:textId="650E6988" w:rsidR="00712B29" w:rsidRDefault="001A0138">
      <w:pPr>
        <w:pStyle w:val="TOC1"/>
        <w:rPr>
          <w:ins w:id="864" w:author="Russell Ott" w:date="2022-05-16T11:47:00Z"/>
          <w:rFonts w:asciiTheme="minorHAnsi" w:eastAsiaTheme="minorEastAsia" w:hAnsiTheme="minorHAnsi" w:cstheme="minorBidi"/>
          <w:b w:val="0"/>
          <w:bCs w:val="0"/>
          <w:i w:val="0"/>
          <w:iCs w:val="0"/>
          <w:noProof/>
          <w:sz w:val="22"/>
          <w:szCs w:val="22"/>
        </w:rPr>
      </w:pPr>
      <w:ins w:id="865" w:author="Russell Ott" w:date="2022-05-16T11:47:00Z">
        <w:r>
          <w:fldChar w:fldCharType="begin"/>
        </w:r>
        <w:r>
          <w:instrText xml:space="preserve"> HYPERLINK \l "_Toc103262744" </w:instrText>
        </w:r>
        <w:r>
          <w:fldChar w:fldCharType="separate"/>
        </w:r>
        <w:r w:rsidR="00712B29" w:rsidRPr="009C7199">
          <w:rPr>
            <w:rStyle w:val="Hyperlink"/>
            <w:noProof/>
          </w:rPr>
          <w:t>Appendix A: Templates Defined in C-CDA R2.1 Companion Guide</w:t>
        </w:r>
        <w:r w:rsidR="00712B29">
          <w:rPr>
            <w:noProof/>
            <w:webHidden/>
          </w:rPr>
          <w:tab/>
        </w:r>
        <w:r w:rsidR="00712B29">
          <w:rPr>
            <w:noProof/>
            <w:webHidden/>
          </w:rPr>
          <w:fldChar w:fldCharType="begin"/>
        </w:r>
        <w:r w:rsidR="00712B29">
          <w:rPr>
            <w:noProof/>
            <w:webHidden/>
          </w:rPr>
          <w:instrText xml:space="preserve"> PAGEREF _Toc103262744 \h </w:instrText>
        </w:r>
        <w:r w:rsidR="00712B29">
          <w:rPr>
            <w:noProof/>
            <w:webHidden/>
          </w:rPr>
        </w:r>
        <w:r w:rsidR="00712B29">
          <w:rPr>
            <w:noProof/>
            <w:webHidden/>
          </w:rPr>
          <w:fldChar w:fldCharType="separate"/>
        </w:r>
        <w:r w:rsidR="00712B29">
          <w:rPr>
            <w:noProof/>
            <w:webHidden/>
          </w:rPr>
          <w:t>200</w:t>
        </w:r>
        <w:r w:rsidR="00712B29">
          <w:rPr>
            <w:noProof/>
            <w:webHidden/>
          </w:rPr>
          <w:fldChar w:fldCharType="end"/>
        </w:r>
        <w:r>
          <w:rPr>
            <w:noProof/>
          </w:rPr>
          <w:fldChar w:fldCharType="end"/>
        </w:r>
      </w:ins>
    </w:p>
    <w:p w14:paraId="3FBBEAC1" w14:textId="5F923399" w:rsidR="00712B29" w:rsidRDefault="001A0138">
      <w:pPr>
        <w:pStyle w:val="TOC1"/>
        <w:rPr>
          <w:ins w:id="866" w:author="Russell Ott" w:date="2022-05-16T11:47:00Z"/>
          <w:rFonts w:asciiTheme="minorHAnsi" w:eastAsiaTheme="minorEastAsia" w:hAnsiTheme="minorHAnsi" w:cstheme="minorBidi"/>
          <w:b w:val="0"/>
          <w:bCs w:val="0"/>
          <w:i w:val="0"/>
          <w:iCs w:val="0"/>
          <w:noProof/>
          <w:sz w:val="22"/>
          <w:szCs w:val="22"/>
        </w:rPr>
      </w:pPr>
      <w:ins w:id="867" w:author="Russell Ott" w:date="2022-05-16T11:47:00Z">
        <w:r>
          <w:fldChar w:fldCharType="begin"/>
        </w:r>
        <w:r>
          <w:instrText xml:space="preserve"> HYPERLINK \l "_Toc103262745" </w:instrText>
        </w:r>
        <w:r>
          <w:fldChar w:fldCharType="separate"/>
        </w:r>
        <w:r w:rsidR="00712B29" w:rsidRPr="009C7199">
          <w:rPr>
            <w:rStyle w:val="Hyperlink"/>
            <w:noProof/>
          </w:rPr>
          <w:t>Appendix B: UDI Organizer Template from C-CDA Supplemental Templates for Unique Device Identifier (UDI)</w:t>
        </w:r>
        <w:r w:rsidR="00712B29">
          <w:rPr>
            <w:noProof/>
            <w:webHidden/>
          </w:rPr>
          <w:tab/>
        </w:r>
        <w:r w:rsidR="00712B29">
          <w:rPr>
            <w:noProof/>
            <w:webHidden/>
          </w:rPr>
          <w:fldChar w:fldCharType="begin"/>
        </w:r>
        <w:r w:rsidR="00712B29">
          <w:rPr>
            <w:noProof/>
            <w:webHidden/>
          </w:rPr>
          <w:instrText xml:space="preserve"> PAGEREF _Toc103262745 \h </w:instrText>
        </w:r>
        <w:r w:rsidR="00712B29">
          <w:rPr>
            <w:noProof/>
            <w:webHidden/>
          </w:rPr>
        </w:r>
        <w:r w:rsidR="00712B29">
          <w:rPr>
            <w:noProof/>
            <w:webHidden/>
          </w:rPr>
          <w:fldChar w:fldCharType="separate"/>
        </w:r>
        <w:r w:rsidR="00712B29">
          <w:rPr>
            <w:noProof/>
            <w:webHidden/>
          </w:rPr>
          <w:t>200</w:t>
        </w:r>
        <w:r w:rsidR="00712B29">
          <w:rPr>
            <w:noProof/>
            <w:webHidden/>
          </w:rPr>
          <w:fldChar w:fldCharType="end"/>
        </w:r>
        <w:r>
          <w:rPr>
            <w:noProof/>
          </w:rPr>
          <w:fldChar w:fldCharType="end"/>
        </w:r>
      </w:ins>
    </w:p>
    <w:p w14:paraId="7C28E850" w14:textId="2729D105" w:rsidR="00D91DBA" w:rsidRPr="00C64922" w:rsidRDefault="00712B29">
      <w:r>
        <w:rPr>
          <w:rPrChange w:id="868" w:author="Russell Ott" w:date="2022-05-16T11:47:00Z">
            <w:rPr>
              <w:rFonts w:ascii="Calibri" w:hAnsi="Calibri"/>
              <w:b/>
              <w:i/>
            </w:rPr>
          </w:rPrChange>
        </w:rPr>
        <w:fldChar w:fldCharType="end"/>
      </w:r>
    </w:p>
    <w:p w14:paraId="48654ACF" w14:textId="77777777" w:rsidR="00D91DBA" w:rsidRPr="003A3D50" w:rsidRDefault="00752C7B" w:rsidP="00D91DBA">
      <w:pPr>
        <w:rPr>
          <w:rFonts w:ascii="Times New Roman" w:eastAsia="Times New Roman" w:hAnsi="Times New Roman"/>
          <w:b/>
          <w:color w:val="4F81BD"/>
          <w:sz w:val="24"/>
          <w:szCs w:val="24"/>
          <w:rPrChange w:id="869" w:author="Russell Ott" w:date="2022-05-16T11:47:00Z">
            <w:rPr>
              <w:rFonts w:ascii="Calibri" w:hAnsi="Calibri"/>
              <w:b/>
              <w:color w:val="4F81BD"/>
            </w:rPr>
          </w:rPrChange>
        </w:rPr>
      </w:pPr>
      <w:r w:rsidRPr="003A3D50">
        <w:rPr>
          <w:b/>
          <w:color w:val="4F81BD"/>
          <w:rPrChange w:id="870" w:author="Russell Ott" w:date="2022-05-16T11:47:00Z">
            <w:rPr>
              <w:rFonts w:ascii="Calibri" w:hAnsi="Calibri"/>
              <w:b/>
              <w:color w:val="4F81BD"/>
            </w:rPr>
          </w:rPrChange>
        </w:rPr>
        <w:t>Table of Figures</w:t>
      </w:r>
    </w:p>
    <w:p w14:paraId="3E624A7F" w14:textId="77777777" w:rsidR="00C12940" w:rsidRPr="00AD08FB" w:rsidRDefault="00D115A1">
      <w:pPr>
        <w:pStyle w:val="TableofFigures"/>
        <w:tabs>
          <w:tab w:val="right" w:leader="dot" w:pos="9350"/>
        </w:tabs>
        <w:rPr>
          <w:del w:id="871" w:author="Russell Ott" w:date="2022-05-16T11:47:00Z"/>
          <w:rFonts w:ascii="Calibri Light" w:hAnsi="Calibri Light" w:cs="Calibri Light"/>
          <w:noProof/>
        </w:rPr>
      </w:pPr>
      <w:r>
        <w:rPr>
          <w:rFonts w:ascii="Calibri Light" w:hAnsi="Calibri Light"/>
          <w:color w:val="000000"/>
          <w:rPrChange w:id="872" w:author="Russell Ott" w:date="2022-05-16T11:47:00Z">
            <w:rPr>
              <w:rFonts w:ascii="Calibri Light" w:hAnsi="Calibri Light"/>
              <w:color w:val="000000"/>
            </w:rPr>
          </w:rPrChange>
        </w:rPr>
        <w:fldChar w:fldCharType="begin"/>
      </w:r>
      <w:r>
        <w:rPr>
          <w:rFonts w:ascii="Calibri Light" w:hAnsi="Calibri Light" w:cs="Calibri Light"/>
          <w:bCs/>
          <w:color w:val="000000"/>
        </w:rPr>
        <w:instrText xml:space="preserve"> TOC \h \z \c "Figure" </w:instrText>
      </w:r>
      <w:r>
        <w:rPr>
          <w:rFonts w:ascii="Calibri Light" w:hAnsi="Calibri Light"/>
          <w:color w:val="000000"/>
          <w:rPrChange w:id="873" w:author="Russell Ott" w:date="2022-05-16T11:47:00Z">
            <w:rPr>
              <w:rFonts w:ascii="Calibri Light" w:hAnsi="Calibri Light"/>
              <w:color w:val="000000"/>
            </w:rPr>
          </w:rPrChange>
        </w:rPr>
        <w:fldChar w:fldCharType="separate"/>
      </w:r>
      <w:del w:id="874" w:author="Russell Ott" w:date="2022-05-16T11:47:00Z">
        <w:r w:rsidR="001A0138">
          <w:fldChar w:fldCharType="begin"/>
        </w:r>
        <w:r w:rsidR="001A0138">
          <w:delInstrText xml:space="preserve"> HYPERLINK "file:///\\\\netstorage.amgnet.net\\Users\\natashakreisle\\Desktop\\with%20edits%20CDAR_IG_CCDA_COMPANION_R2_D1_2019SEPT%2010.13.2019.d</w:delInstrText>
        </w:r>
        <w:r w:rsidR="001A0138">
          <w:delInstrText xml:space="preserve">oc" \l "_Toc21926907" </w:delInstrText>
        </w:r>
        <w:r w:rsidR="001A0138">
          <w:fldChar w:fldCharType="separate"/>
        </w:r>
        <w:r w:rsidR="00C12940" w:rsidRPr="00AD08FB">
          <w:rPr>
            <w:rStyle w:val="Hyperlink"/>
            <w:rFonts w:ascii="Calibri Light" w:hAnsi="Calibri Light" w:cs="Calibri Light"/>
            <w:noProof/>
          </w:rPr>
          <w:delText>Figure 1: Continuous Improvement Strategy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w:delText>
        </w:r>
        <w:r w:rsidR="00C12940" w:rsidRPr="00AD08FB">
          <w:rPr>
            <w:rFonts w:ascii="Calibri Light" w:hAnsi="Calibri Light" w:cs="Calibri Light"/>
            <w:noProof/>
            <w:webHidden/>
          </w:rPr>
          <w:fldChar w:fldCharType="end"/>
        </w:r>
        <w:r w:rsidR="001A0138">
          <w:rPr>
            <w:rFonts w:ascii="Calibri Light" w:hAnsi="Calibri Light" w:cs="Calibri Light"/>
            <w:noProof/>
          </w:rPr>
          <w:fldChar w:fldCharType="end"/>
        </w:r>
      </w:del>
    </w:p>
    <w:p w14:paraId="5BD0B1FE" w14:textId="77777777" w:rsidR="00C12940" w:rsidRPr="00AD08FB" w:rsidRDefault="001A0138">
      <w:pPr>
        <w:pStyle w:val="TableofFigures"/>
        <w:tabs>
          <w:tab w:val="right" w:leader="dot" w:pos="9350"/>
        </w:tabs>
        <w:rPr>
          <w:del w:id="875" w:author="Russell Ott" w:date="2022-05-16T11:47:00Z"/>
          <w:rFonts w:ascii="Calibri Light" w:hAnsi="Calibri Light" w:cs="Calibri Light"/>
          <w:noProof/>
        </w:rPr>
      </w:pPr>
      <w:del w:id="876" w:author="Russell Ott" w:date="2022-05-16T11:47:00Z">
        <w:r>
          <w:fldChar w:fldCharType="begin"/>
        </w:r>
        <w:r>
          <w:delInstrText xml:space="preserve"> HYPERLINK "file:///\\\\netstorage.amgnet.net\\Users\\natashakreisle\\Desktop\\with%20edits%20CDAR_IG_CCDA_COMPANION_R2_D1_2019SEPT%2010.13.2019.doc" \l "_Toc21926908" </w:delInstrText>
        </w:r>
        <w:r>
          <w:fldChar w:fldCharType="separate"/>
        </w:r>
        <w:r w:rsidR="00C12940" w:rsidRPr="00AD08FB">
          <w:rPr>
            <w:rStyle w:val="Hyperlink"/>
            <w:rFonts w:ascii="Calibri Light" w:hAnsi="Calibri Light" w:cs="Calibri Light"/>
            <w:noProof/>
          </w:rPr>
          <w:delText>Figure 2: CDA, C-CDA, Errata and Companion Guide Relationships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0493E87" w14:textId="77777777" w:rsidR="00C12940" w:rsidRPr="00AD08FB" w:rsidRDefault="001A0138">
      <w:pPr>
        <w:pStyle w:val="TableofFigures"/>
        <w:tabs>
          <w:tab w:val="right" w:leader="dot" w:pos="9350"/>
        </w:tabs>
        <w:rPr>
          <w:del w:id="877" w:author="Russell Ott" w:date="2022-05-16T11:47:00Z"/>
          <w:rFonts w:ascii="Calibri Light" w:hAnsi="Calibri Light" w:cs="Calibri Light"/>
          <w:noProof/>
        </w:rPr>
      </w:pPr>
      <w:del w:id="878" w:author="Russell Ott" w:date="2022-05-16T11:47:00Z">
        <w:r>
          <w:fldChar w:fldCharType="begin"/>
        </w:r>
        <w:r>
          <w:delInstrText xml:space="preserve"> HYPERLINK "file:///\\\\netstorage.amgnet.net\\Users\\natashakreisle\\Desktop\\with%20edits%20CDAR_IG_CCDA_COMPANION_R</w:delInstrText>
        </w:r>
        <w:r>
          <w:delInstrText xml:space="preserve">2_D1_2019SEPT%2010.13.2019.doc" \l "_Toc21926909" </w:delInstrText>
        </w:r>
        <w:r>
          <w:fldChar w:fldCharType="separate"/>
        </w:r>
        <w:r w:rsidR="00C12940" w:rsidRPr="00AD08FB">
          <w:rPr>
            <w:rStyle w:val="Hyperlink"/>
            <w:rFonts w:ascii="Calibri Light" w:hAnsi="Calibri Light" w:cs="Calibri Light"/>
            <w:noProof/>
          </w:rPr>
          <w:delText>Figure 3: Template Structure of C-CDA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4F0B867" w14:textId="77777777" w:rsidR="00C12940" w:rsidRPr="00AD08FB" w:rsidRDefault="001A0138">
      <w:pPr>
        <w:pStyle w:val="TableofFigures"/>
        <w:tabs>
          <w:tab w:val="right" w:leader="dot" w:pos="9350"/>
        </w:tabs>
        <w:rPr>
          <w:del w:id="879" w:author="Russell Ott" w:date="2022-05-16T11:47:00Z"/>
          <w:rFonts w:ascii="Calibri Light" w:hAnsi="Calibri Light" w:cs="Calibri Light"/>
          <w:noProof/>
        </w:rPr>
      </w:pPr>
      <w:del w:id="880" w:author="Russell Ott" w:date="2022-05-16T11:47:00Z">
        <w:r>
          <w:fldChar w:fldCharType="begin"/>
        </w:r>
        <w:r>
          <w:delInstrText xml:space="preserve"> HYPERLINK "file:///\\\\netstorage.amgnet.net\\Users\\natashakreisle\\Desktop\\with%20edits%20CDAR_IG_CCDA_COMPANION_R2_D1_2019SEPT%2010.13.2019.doc" \l "_Toc21926910" </w:delInstrText>
        </w:r>
        <w:r>
          <w:fldChar w:fldCharType="separate"/>
        </w:r>
        <w:r w:rsidR="00C12940" w:rsidRPr="00AD08FB">
          <w:rPr>
            <w:rStyle w:val="Hyperlink"/>
            <w:rFonts w:ascii="Calibri Light" w:hAnsi="Calibri Light" w:cs="Calibri Light"/>
            <w:noProof/>
          </w:rPr>
          <w:delText>Figure 4: Structured Document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1DF2EE4" w14:textId="77777777" w:rsidR="00C12940" w:rsidRPr="00AD08FB" w:rsidRDefault="001A0138">
      <w:pPr>
        <w:pStyle w:val="TableofFigures"/>
        <w:tabs>
          <w:tab w:val="right" w:leader="dot" w:pos="9350"/>
        </w:tabs>
        <w:rPr>
          <w:del w:id="881" w:author="Russell Ott" w:date="2022-05-16T11:47:00Z"/>
          <w:rFonts w:ascii="Calibri Light" w:hAnsi="Calibri Light" w:cs="Calibri Light"/>
          <w:noProof/>
        </w:rPr>
      </w:pPr>
      <w:del w:id="882" w:author="Russell Ott" w:date="2022-05-16T11:47:00Z">
        <w:r>
          <w:fldChar w:fldCharType="begin"/>
        </w:r>
        <w:r>
          <w:delInstrText xml:space="preserve"> HYPERLINK "file:///\\\\netstorage.amgnet.net\\Users\\natashakreisle\\Desktop\\with%20edits%20CDAR_IG_CCDA_COMPANION_R2_D1_2019SEPT%2010.13.2019.doc" \l "_Toc21926911" </w:delInstrText>
        </w:r>
        <w:r>
          <w:fldChar w:fldCharType="separate"/>
        </w:r>
        <w:r w:rsidR="00C12940" w:rsidRPr="00AD08FB">
          <w:rPr>
            <w:rStyle w:val="Hyperlink"/>
            <w:rFonts w:ascii="Calibri Light" w:hAnsi="Calibri Light" w:cs="Calibri Light"/>
            <w:noProof/>
          </w:rPr>
          <w:delText>Figure 5: Unstructured Document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A16DB1C" w14:textId="77777777" w:rsidR="00C12940" w:rsidRPr="00AD08FB" w:rsidRDefault="001A0138">
      <w:pPr>
        <w:pStyle w:val="TableofFigures"/>
        <w:tabs>
          <w:tab w:val="right" w:leader="dot" w:pos="9350"/>
        </w:tabs>
        <w:rPr>
          <w:del w:id="883" w:author="Russell Ott" w:date="2022-05-16T11:47:00Z"/>
          <w:rFonts w:ascii="Calibri Light" w:hAnsi="Calibri Light" w:cs="Calibri Light"/>
          <w:noProof/>
        </w:rPr>
      </w:pPr>
      <w:del w:id="884" w:author="Russell Ott" w:date="2022-05-16T11:47:00Z">
        <w:r>
          <w:fldChar w:fldCharType="begin"/>
        </w:r>
        <w:r>
          <w:delInstrText xml:space="preserve"> HYPERLINK \l "_Toc21926912" </w:delInstrText>
        </w:r>
        <w:r>
          <w:fldChar w:fldCharType="separate"/>
        </w:r>
        <w:r w:rsidR="00C12940" w:rsidRPr="00AD08FB">
          <w:rPr>
            <w:rStyle w:val="Hyperlink"/>
            <w:rFonts w:ascii="Calibri Light" w:hAnsi="Calibri Light" w:cs="Calibri Light"/>
            <w:noProof/>
          </w:rPr>
          <w:delText>Figure 6: Author Participation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9E0ABCB" w14:textId="77777777" w:rsidR="00C12940" w:rsidRPr="00AD08FB" w:rsidRDefault="001A0138">
      <w:pPr>
        <w:pStyle w:val="TableofFigures"/>
        <w:tabs>
          <w:tab w:val="right" w:leader="dot" w:pos="9350"/>
        </w:tabs>
        <w:rPr>
          <w:del w:id="885" w:author="Russell Ott" w:date="2022-05-16T11:47:00Z"/>
          <w:rFonts w:ascii="Calibri Light" w:hAnsi="Calibri Light" w:cs="Calibri Light"/>
          <w:noProof/>
        </w:rPr>
      </w:pPr>
      <w:del w:id="886" w:author="Russell Ott" w:date="2022-05-16T11:47:00Z">
        <w:r>
          <w:fldChar w:fldCharType="begin"/>
        </w:r>
        <w:r>
          <w:delInstrText xml:space="preserve"> HYPERLINK \l "_Toc21926913" </w:delInstrText>
        </w:r>
        <w:r>
          <w:fldChar w:fldCharType="separate"/>
        </w:r>
        <w:r w:rsidR="00C12940" w:rsidRPr="00AD08FB">
          <w:rPr>
            <w:rStyle w:val="Hyperlink"/>
            <w:rFonts w:ascii="Calibri Light" w:hAnsi="Calibri Light" w:cs="Calibri Light"/>
            <w:noProof/>
          </w:rPr>
          <w:delText>Figure 7: Visualizing C-CDA section templates by applying the SOAP framework</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B2B76CA" w14:textId="77777777" w:rsidR="00C12940" w:rsidRPr="00AD08FB" w:rsidRDefault="001A0138">
      <w:pPr>
        <w:pStyle w:val="TableofFigures"/>
        <w:tabs>
          <w:tab w:val="right" w:leader="dot" w:pos="9350"/>
        </w:tabs>
        <w:rPr>
          <w:del w:id="887" w:author="Russell Ott" w:date="2022-05-16T11:47:00Z"/>
          <w:rFonts w:ascii="Calibri Light" w:hAnsi="Calibri Light" w:cs="Calibri Light"/>
          <w:noProof/>
        </w:rPr>
      </w:pPr>
      <w:del w:id="888" w:author="Russell Ott" w:date="2022-05-16T11:47:00Z">
        <w:r>
          <w:fldChar w:fldCharType="begin"/>
        </w:r>
        <w:r>
          <w:delInstrText xml:space="preserve"> HYPERLINK \l "_Toc21926914" </w:delInstrText>
        </w:r>
        <w:r>
          <w:fldChar w:fldCharType="separate"/>
        </w:r>
        <w:r w:rsidR="00C12940" w:rsidRPr="00AD08FB">
          <w:rPr>
            <w:rStyle w:val="Hyperlink"/>
            <w:rFonts w:ascii="Calibri Light" w:hAnsi="Calibri Light" w:cs="Calibri Light"/>
            <w:noProof/>
          </w:rPr>
          <w:delText>Figure 8: Logical design for Care Team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881295" w14:textId="7D7920BC" w:rsidR="00D115A1" w:rsidRDefault="001A0138">
      <w:pPr>
        <w:pStyle w:val="TableofFigures"/>
        <w:tabs>
          <w:tab w:val="right" w:leader="dot" w:pos="9350"/>
        </w:tabs>
        <w:rPr>
          <w:ins w:id="889" w:author="Russell Ott" w:date="2022-05-16T11:47:00Z"/>
          <w:rFonts w:asciiTheme="minorHAnsi" w:eastAsiaTheme="minorEastAsia" w:hAnsiTheme="minorHAnsi" w:cstheme="minorBidi"/>
          <w:noProof/>
          <w:sz w:val="22"/>
          <w:szCs w:val="22"/>
        </w:rPr>
      </w:pPr>
      <w:ins w:id="890" w:author="Russell Ott" w:date="2022-05-16T11:47:00Z">
        <w:r>
          <w:fldChar w:fldCharType="begin"/>
        </w:r>
        <w:r>
          <w:instrText xml:space="preserve"> HYPERLINK \l "_Toc103262836" </w:instrText>
        </w:r>
        <w:r>
          <w:fldChar w:fldCharType="separate"/>
        </w:r>
        <w:r w:rsidR="00D115A1" w:rsidRPr="00034DFA">
          <w:rPr>
            <w:rStyle w:val="Hyperlink"/>
            <w:noProof/>
          </w:rPr>
          <w:t>Figure 1: Continuous Improvement Strategy</w:t>
        </w:r>
        <w:r w:rsidR="00D115A1">
          <w:rPr>
            <w:noProof/>
            <w:webHidden/>
          </w:rPr>
          <w:tab/>
        </w:r>
        <w:r w:rsidR="00D115A1">
          <w:rPr>
            <w:noProof/>
            <w:webHidden/>
          </w:rPr>
          <w:fldChar w:fldCharType="begin"/>
        </w:r>
        <w:r w:rsidR="00D115A1">
          <w:rPr>
            <w:noProof/>
            <w:webHidden/>
          </w:rPr>
          <w:instrText xml:space="preserve"> PAGEREF _Toc103262836 \h </w:instrText>
        </w:r>
        <w:r w:rsidR="00D115A1">
          <w:rPr>
            <w:noProof/>
            <w:webHidden/>
          </w:rPr>
        </w:r>
        <w:r w:rsidR="00D115A1">
          <w:rPr>
            <w:noProof/>
            <w:webHidden/>
          </w:rPr>
          <w:fldChar w:fldCharType="separate"/>
        </w:r>
        <w:r w:rsidR="00D115A1">
          <w:rPr>
            <w:noProof/>
            <w:webHidden/>
          </w:rPr>
          <w:t>11</w:t>
        </w:r>
        <w:r w:rsidR="00D115A1">
          <w:rPr>
            <w:noProof/>
            <w:webHidden/>
          </w:rPr>
          <w:fldChar w:fldCharType="end"/>
        </w:r>
        <w:r>
          <w:rPr>
            <w:noProof/>
          </w:rPr>
          <w:fldChar w:fldCharType="end"/>
        </w:r>
      </w:ins>
    </w:p>
    <w:p w14:paraId="653D9786" w14:textId="68FF64E4" w:rsidR="00D115A1" w:rsidRDefault="001A0138">
      <w:pPr>
        <w:pStyle w:val="TableofFigures"/>
        <w:tabs>
          <w:tab w:val="right" w:leader="dot" w:pos="9350"/>
        </w:tabs>
        <w:rPr>
          <w:ins w:id="891" w:author="Russell Ott" w:date="2022-05-16T11:47:00Z"/>
          <w:rFonts w:asciiTheme="minorHAnsi" w:eastAsiaTheme="minorEastAsia" w:hAnsiTheme="minorHAnsi" w:cstheme="minorBidi"/>
          <w:noProof/>
          <w:sz w:val="22"/>
          <w:szCs w:val="22"/>
        </w:rPr>
      </w:pPr>
      <w:ins w:id="892" w:author="Russell Ott" w:date="2022-05-16T11:47:00Z">
        <w:r>
          <w:fldChar w:fldCharType="begin"/>
        </w:r>
        <w:r>
          <w:instrText xml:space="preserve"> HYPERLINK "https://amgcnt-my.sharepoint.com/personal/lynn_hl7_org/Documents/ANSI%20Standards%20Repository/SDWG/DSTUs/CDAR2_IG_CCDA_COMPANION_R3/CDAR2_IG_CCDA_COMPANION_R3_STU_2022MAY.docx"</w:instrText>
        </w:r>
        <w:r>
          <w:instrText xml:space="preserve"> \l "_Toc103262837" </w:instrText>
        </w:r>
        <w:r>
          <w:fldChar w:fldCharType="separate"/>
        </w:r>
        <w:r w:rsidR="00D115A1" w:rsidRPr="00034DFA">
          <w:rPr>
            <w:rStyle w:val="Hyperlink"/>
            <w:rFonts w:ascii="Calibri Light" w:hAnsi="Calibri Light" w:cs="Calibri Light"/>
            <w:noProof/>
          </w:rPr>
          <w:t>Figure 2: CDA, C-CDA, Errata and Companion Guide Relationships</w:t>
        </w:r>
        <w:r w:rsidR="00D115A1">
          <w:rPr>
            <w:noProof/>
            <w:webHidden/>
          </w:rPr>
          <w:tab/>
        </w:r>
        <w:r w:rsidR="00D115A1">
          <w:rPr>
            <w:noProof/>
            <w:webHidden/>
          </w:rPr>
          <w:fldChar w:fldCharType="begin"/>
        </w:r>
        <w:r w:rsidR="00D115A1">
          <w:rPr>
            <w:noProof/>
            <w:webHidden/>
          </w:rPr>
          <w:instrText xml:space="preserve"> PAGEREF _Toc103262837 \h </w:instrText>
        </w:r>
        <w:r w:rsidR="00D115A1">
          <w:rPr>
            <w:noProof/>
            <w:webHidden/>
          </w:rPr>
        </w:r>
        <w:r w:rsidR="00D115A1">
          <w:rPr>
            <w:noProof/>
            <w:webHidden/>
          </w:rPr>
          <w:fldChar w:fldCharType="separate"/>
        </w:r>
        <w:r w:rsidR="00D115A1">
          <w:rPr>
            <w:noProof/>
            <w:webHidden/>
          </w:rPr>
          <w:t>20</w:t>
        </w:r>
        <w:r w:rsidR="00D115A1">
          <w:rPr>
            <w:noProof/>
            <w:webHidden/>
          </w:rPr>
          <w:fldChar w:fldCharType="end"/>
        </w:r>
        <w:r>
          <w:rPr>
            <w:noProof/>
          </w:rPr>
          <w:fldChar w:fldCharType="end"/>
        </w:r>
      </w:ins>
    </w:p>
    <w:p w14:paraId="06EACEC4" w14:textId="29430EA0" w:rsidR="00D115A1" w:rsidRDefault="001A0138">
      <w:pPr>
        <w:pStyle w:val="TableofFigures"/>
        <w:tabs>
          <w:tab w:val="right" w:leader="dot" w:pos="9350"/>
        </w:tabs>
        <w:rPr>
          <w:ins w:id="893" w:author="Russell Ott" w:date="2022-05-16T11:47:00Z"/>
          <w:rFonts w:asciiTheme="minorHAnsi" w:eastAsiaTheme="minorEastAsia" w:hAnsiTheme="minorHAnsi" w:cstheme="minorBidi"/>
          <w:noProof/>
          <w:sz w:val="22"/>
          <w:szCs w:val="22"/>
        </w:rPr>
      </w:pPr>
      <w:ins w:id="894" w:author="Russell Ott" w:date="2022-05-16T11:47:00Z">
        <w:r>
          <w:fldChar w:fldCharType="begin"/>
        </w:r>
        <w:r>
          <w:instrText xml:space="preserve"> HYPERLINK \l "_Toc103262838" </w:instrText>
        </w:r>
        <w:r>
          <w:fldChar w:fldCharType="separate"/>
        </w:r>
        <w:r w:rsidR="00D115A1" w:rsidRPr="00034DFA">
          <w:rPr>
            <w:rStyle w:val="Hyperlink"/>
            <w:noProof/>
          </w:rPr>
          <w:t>Figure 3: Template Structure of C-CDA</w:t>
        </w:r>
        <w:r w:rsidR="00D115A1">
          <w:rPr>
            <w:noProof/>
            <w:webHidden/>
          </w:rPr>
          <w:tab/>
        </w:r>
        <w:r w:rsidR="00D115A1">
          <w:rPr>
            <w:noProof/>
            <w:webHidden/>
          </w:rPr>
          <w:fldChar w:fldCharType="begin"/>
        </w:r>
        <w:r w:rsidR="00D115A1">
          <w:rPr>
            <w:noProof/>
            <w:webHidden/>
          </w:rPr>
          <w:instrText xml:space="preserve"> PAGEREF _Toc103262838 \h </w:instrText>
        </w:r>
        <w:r w:rsidR="00D115A1">
          <w:rPr>
            <w:noProof/>
            <w:webHidden/>
          </w:rPr>
        </w:r>
        <w:r w:rsidR="00D115A1">
          <w:rPr>
            <w:noProof/>
            <w:webHidden/>
          </w:rPr>
          <w:fldChar w:fldCharType="separate"/>
        </w:r>
        <w:r w:rsidR="00D115A1">
          <w:rPr>
            <w:noProof/>
            <w:webHidden/>
          </w:rPr>
          <w:t>25</w:t>
        </w:r>
        <w:r w:rsidR="00D115A1">
          <w:rPr>
            <w:noProof/>
            <w:webHidden/>
          </w:rPr>
          <w:fldChar w:fldCharType="end"/>
        </w:r>
        <w:r>
          <w:rPr>
            <w:noProof/>
          </w:rPr>
          <w:fldChar w:fldCharType="end"/>
        </w:r>
      </w:ins>
    </w:p>
    <w:p w14:paraId="790AFBEF" w14:textId="3A85CD4A" w:rsidR="00D115A1" w:rsidRDefault="001A0138">
      <w:pPr>
        <w:pStyle w:val="TableofFigures"/>
        <w:tabs>
          <w:tab w:val="right" w:leader="dot" w:pos="9350"/>
        </w:tabs>
        <w:rPr>
          <w:ins w:id="895" w:author="Russell Ott" w:date="2022-05-16T11:47:00Z"/>
          <w:rFonts w:asciiTheme="minorHAnsi" w:eastAsiaTheme="minorEastAsia" w:hAnsiTheme="minorHAnsi" w:cstheme="minorBidi"/>
          <w:noProof/>
          <w:sz w:val="22"/>
          <w:szCs w:val="22"/>
        </w:rPr>
      </w:pPr>
      <w:ins w:id="896" w:author="Russell Ott" w:date="2022-05-16T11:47:00Z">
        <w:r>
          <w:fldChar w:fldCharType="begin"/>
        </w:r>
        <w:r>
          <w:instrText xml:space="preserve"> HYPERLINK \l "_Toc103262839" </w:instrText>
        </w:r>
        <w:r>
          <w:fldChar w:fldCharType="separate"/>
        </w:r>
        <w:r w:rsidR="00D115A1" w:rsidRPr="00034DFA">
          <w:rPr>
            <w:rStyle w:val="Hyperlink"/>
            <w:rFonts w:cs="Calibri"/>
            <w:noProof/>
          </w:rPr>
          <w:t>Figure 4: Author Participation</w:t>
        </w:r>
        <w:r w:rsidR="00D115A1">
          <w:rPr>
            <w:noProof/>
            <w:webHidden/>
          </w:rPr>
          <w:tab/>
        </w:r>
        <w:r w:rsidR="00D115A1">
          <w:rPr>
            <w:noProof/>
            <w:webHidden/>
          </w:rPr>
          <w:fldChar w:fldCharType="begin"/>
        </w:r>
        <w:r w:rsidR="00D115A1">
          <w:rPr>
            <w:noProof/>
            <w:webHidden/>
          </w:rPr>
          <w:instrText xml:space="preserve"> PAGEREF _Toc103262839 \h </w:instrText>
        </w:r>
        <w:r w:rsidR="00D115A1">
          <w:rPr>
            <w:noProof/>
            <w:webHidden/>
          </w:rPr>
        </w:r>
        <w:r w:rsidR="00D115A1">
          <w:rPr>
            <w:noProof/>
            <w:webHidden/>
          </w:rPr>
          <w:fldChar w:fldCharType="separate"/>
        </w:r>
        <w:r w:rsidR="00D115A1">
          <w:rPr>
            <w:noProof/>
            <w:webHidden/>
          </w:rPr>
          <w:t>58</w:t>
        </w:r>
        <w:r w:rsidR="00D115A1">
          <w:rPr>
            <w:noProof/>
            <w:webHidden/>
          </w:rPr>
          <w:fldChar w:fldCharType="end"/>
        </w:r>
        <w:r>
          <w:rPr>
            <w:noProof/>
          </w:rPr>
          <w:fldChar w:fldCharType="end"/>
        </w:r>
      </w:ins>
    </w:p>
    <w:p w14:paraId="356FEBA6" w14:textId="560DB766" w:rsidR="00D115A1" w:rsidRDefault="001A0138">
      <w:pPr>
        <w:pStyle w:val="TableofFigures"/>
        <w:tabs>
          <w:tab w:val="right" w:leader="dot" w:pos="9350"/>
        </w:tabs>
        <w:rPr>
          <w:ins w:id="897" w:author="Russell Ott" w:date="2022-05-16T11:47:00Z"/>
          <w:rFonts w:asciiTheme="minorHAnsi" w:eastAsiaTheme="minorEastAsia" w:hAnsiTheme="minorHAnsi" w:cstheme="minorBidi"/>
          <w:noProof/>
          <w:sz w:val="22"/>
          <w:szCs w:val="22"/>
        </w:rPr>
      </w:pPr>
      <w:ins w:id="898" w:author="Russell Ott" w:date="2022-05-16T11:47:00Z">
        <w:r>
          <w:fldChar w:fldCharType="begin"/>
        </w:r>
        <w:r>
          <w:instrText xml:space="preserve"> HYPERLINK \l "_Toc103262840"</w:instrText>
        </w:r>
        <w:r>
          <w:instrText xml:space="preserve"> </w:instrText>
        </w:r>
        <w:r>
          <w:fldChar w:fldCharType="separate"/>
        </w:r>
        <w:r w:rsidR="00D115A1" w:rsidRPr="00034DFA">
          <w:rPr>
            <w:rStyle w:val="Hyperlink"/>
            <w:rFonts w:cs="Calibri"/>
            <w:noProof/>
          </w:rPr>
          <w:t>Figure 5: Visualizing C-CDA section templates by applying the SOAP framework</w:t>
        </w:r>
        <w:r w:rsidR="00D115A1">
          <w:rPr>
            <w:noProof/>
            <w:webHidden/>
          </w:rPr>
          <w:tab/>
        </w:r>
        <w:r w:rsidR="00D115A1">
          <w:rPr>
            <w:noProof/>
            <w:webHidden/>
          </w:rPr>
          <w:fldChar w:fldCharType="begin"/>
        </w:r>
        <w:r w:rsidR="00D115A1">
          <w:rPr>
            <w:noProof/>
            <w:webHidden/>
          </w:rPr>
          <w:instrText xml:space="preserve"> PAGEREF _Toc103262840 \h </w:instrText>
        </w:r>
        <w:r w:rsidR="00D115A1">
          <w:rPr>
            <w:noProof/>
            <w:webHidden/>
          </w:rPr>
        </w:r>
        <w:r w:rsidR="00D115A1">
          <w:rPr>
            <w:noProof/>
            <w:webHidden/>
          </w:rPr>
          <w:fldChar w:fldCharType="separate"/>
        </w:r>
        <w:r w:rsidR="00D115A1">
          <w:rPr>
            <w:noProof/>
            <w:webHidden/>
          </w:rPr>
          <w:t>79</w:t>
        </w:r>
        <w:r w:rsidR="00D115A1">
          <w:rPr>
            <w:noProof/>
            <w:webHidden/>
          </w:rPr>
          <w:fldChar w:fldCharType="end"/>
        </w:r>
        <w:r>
          <w:rPr>
            <w:noProof/>
          </w:rPr>
          <w:fldChar w:fldCharType="end"/>
        </w:r>
      </w:ins>
    </w:p>
    <w:p w14:paraId="21B00178" w14:textId="50477E0D" w:rsidR="00D115A1" w:rsidRDefault="001A0138">
      <w:pPr>
        <w:pStyle w:val="TableofFigures"/>
        <w:tabs>
          <w:tab w:val="right" w:leader="dot" w:pos="9350"/>
        </w:tabs>
        <w:rPr>
          <w:ins w:id="899" w:author="Russell Ott" w:date="2022-05-16T11:47:00Z"/>
          <w:rFonts w:asciiTheme="minorHAnsi" w:eastAsiaTheme="minorEastAsia" w:hAnsiTheme="minorHAnsi" w:cstheme="minorBidi"/>
          <w:noProof/>
          <w:sz w:val="22"/>
          <w:szCs w:val="22"/>
        </w:rPr>
      </w:pPr>
      <w:ins w:id="900" w:author="Russell Ott" w:date="2022-05-16T11:47:00Z">
        <w:r>
          <w:fldChar w:fldCharType="begin"/>
        </w:r>
        <w:r>
          <w:instrText xml:space="preserve"> HYPERLINK \l "_Toc103262841" </w:instrText>
        </w:r>
        <w:r>
          <w:fldChar w:fldCharType="separate"/>
        </w:r>
        <w:r w:rsidR="00D115A1" w:rsidRPr="00034DFA">
          <w:rPr>
            <w:rStyle w:val="Hyperlink"/>
            <w:noProof/>
          </w:rPr>
          <w:t>Figure 6: Example of how to include templateIds for Companion Guide templates</w:t>
        </w:r>
        <w:r w:rsidR="00D115A1">
          <w:rPr>
            <w:noProof/>
            <w:webHidden/>
          </w:rPr>
          <w:tab/>
        </w:r>
        <w:r w:rsidR="00D115A1">
          <w:rPr>
            <w:noProof/>
            <w:webHidden/>
          </w:rPr>
          <w:fldChar w:fldCharType="begin"/>
        </w:r>
        <w:r w:rsidR="00D115A1">
          <w:rPr>
            <w:noProof/>
            <w:webHidden/>
          </w:rPr>
          <w:instrText xml:space="preserve"> PAGEREF _Toc103262841 \h </w:instrText>
        </w:r>
        <w:r w:rsidR="00D115A1">
          <w:rPr>
            <w:noProof/>
            <w:webHidden/>
          </w:rPr>
        </w:r>
        <w:r w:rsidR="00D115A1">
          <w:rPr>
            <w:noProof/>
            <w:webHidden/>
          </w:rPr>
          <w:fldChar w:fldCharType="separate"/>
        </w:r>
        <w:r w:rsidR="00D115A1">
          <w:rPr>
            <w:noProof/>
            <w:webHidden/>
          </w:rPr>
          <w:t>82</w:t>
        </w:r>
        <w:r w:rsidR="00D115A1">
          <w:rPr>
            <w:noProof/>
            <w:webHidden/>
          </w:rPr>
          <w:fldChar w:fldCharType="end"/>
        </w:r>
        <w:r>
          <w:rPr>
            <w:noProof/>
          </w:rPr>
          <w:fldChar w:fldCharType="end"/>
        </w:r>
      </w:ins>
    </w:p>
    <w:p w14:paraId="78351AFA" w14:textId="72DF540B" w:rsidR="00D115A1" w:rsidRDefault="001A0138">
      <w:pPr>
        <w:pStyle w:val="TableofFigures"/>
        <w:tabs>
          <w:tab w:val="right" w:leader="dot" w:pos="9350"/>
        </w:tabs>
        <w:rPr>
          <w:ins w:id="901" w:author="Russell Ott" w:date="2022-05-16T11:47:00Z"/>
          <w:rFonts w:asciiTheme="minorHAnsi" w:eastAsiaTheme="minorEastAsia" w:hAnsiTheme="minorHAnsi" w:cstheme="minorBidi"/>
          <w:noProof/>
          <w:sz w:val="22"/>
          <w:szCs w:val="22"/>
        </w:rPr>
      </w:pPr>
      <w:ins w:id="902" w:author="Russell Ott" w:date="2022-05-16T11:47:00Z">
        <w:r>
          <w:fldChar w:fldCharType="begin"/>
        </w:r>
        <w:r>
          <w:instrText xml:space="preserve"> HYPERLINK \l "_Toc103262842" </w:instrText>
        </w:r>
        <w:r>
          <w:fldChar w:fldCharType="separate"/>
        </w:r>
        <w:r w:rsidR="00D115A1" w:rsidRPr="00034DFA">
          <w:rPr>
            <w:rStyle w:val="Hyperlink"/>
            <w:rFonts w:cs="Calibri"/>
            <w:noProof/>
          </w:rPr>
          <w:t>Figure 7: Logical design for Care Team Organizer Template</w:t>
        </w:r>
        <w:r w:rsidR="00D115A1">
          <w:rPr>
            <w:noProof/>
            <w:webHidden/>
          </w:rPr>
          <w:tab/>
        </w:r>
        <w:r w:rsidR="00D115A1">
          <w:rPr>
            <w:noProof/>
            <w:webHidden/>
          </w:rPr>
          <w:fldChar w:fldCharType="begin"/>
        </w:r>
        <w:r w:rsidR="00D115A1">
          <w:rPr>
            <w:noProof/>
            <w:webHidden/>
          </w:rPr>
          <w:instrText xml:space="preserve"> PAGEREF _Toc103262842 \h </w:instrText>
        </w:r>
        <w:r w:rsidR="00D115A1">
          <w:rPr>
            <w:noProof/>
            <w:webHidden/>
          </w:rPr>
        </w:r>
        <w:r w:rsidR="00D115A1">
          <w:rPr>
            <w:noProof/>
            <w:webHidden/>
          </w:rPr>
          <w:fldChar w:fldCharType="separate"/>
        </w:r>
        <w:r w:rsidR="00D115A1">
          <w:rPr>
            <w:noProof/>
            <w:webHidden/>
          </w:rPr>
          <w:t>119</w:t>
        </w:r>
        <w:r w:rsidR="00D115A1">
          <w:rPr>
            <w:noProof/>
            <w:webHidden/>
          </w:rPr>
          <w:fldChar w:fldCharType="end"/>
        </w:r>
        <w:r>
          <w:rPr>
            <w:noProof/>
          </w:rPr>
          <w:fldChar w:fldCharType="end"/>
        </w:r>
      </w:ins>
    </w:p>
    <w:p w14:paraId="2858E67A" w14:textId="0C202BC2" w:rsidR="00D115A1" w:rsidRDefault="001A0138">
      <w:pPr>
        <w:pStyle w:val="TableofFigures"/>
        <w:tabs>
          <w:tab w:val="right" w:leader="dot" w:pos="9350"/>
        </w:tabs>
        <w:rPr>
          <w:ins w:id="903" w:author="Russell Ott" w:date="2022-05-16T11:47:00Z"/>
          <w:rFonts w:asciiTheme="minorHAnsi" w:eastAsiaTheme="minorEastAsia" w:hAnsiTheme="minorHAnsi" w:cstheme="minorBidi"/>
          <w:noProof/>
          <w:sz w:val="22"/>
          <w:szCs w:val="22"/>
        </w:rPr>
      </w:pPr>
      <w:ins w:id="904" w:author="Russell Ott" w:date="2022-05-16T11:47:00Z">
        <w:r>
          <w:fldChar w:fldCharType="begin"/>
        </w:r>
        <w:r>
          <w:instrText xml:space="preserve"> HYPERLINK \l "_Toc103262843" </w:instrText>
        </w:r>
        <w:r>
          <w:fldChar w:fldCharType="separate"/>
        </w:r>
        <w:r w:rsidR="00D115A1" w:rsidRPr="00034DFA">
          <w:rPr>
            <w:rStyle w:val="Hyperlink"/>
            <w:noProof/>
          </w:rPr>
          <w:t>Figure 8: Example of SDOH Grouping Value set in VSAC (Conditions)</w:t>
        </w:r>
        <w:r w:rsidR="00D115A1">
          <w:rPr>
            <w:noProof/>
            <w:webHidden/>
          </w:rPr>
          <w:tab/>
        </w:r>
        <w:r w:rsidR="00D115A1">
          <w:rPr>
            <w:noProof/>
            <w:webHidden/>
          </w:rPr>
          <w:fldChar w:fldCharType="begin"/>
        </w:r>
        <w:r w:rsidR="00D115A1">
          <w:rPr>
            <w:noProof/>
            <w:webHidden/>
          </w:rPr>
          <w:instrText xml:space="preserve"> PAGEREF _Toc103262843 \h </w:instrText>
        </w:r>
        <w:r w:rsidR="00D115A1">
          <w:rPr>
            <w:noProof/>
            <w:webHidden/>
          </w:rPr>
        </w:r>
        <w:r w:rsidR="00D115A1">
          <w:rPr>
            <w:noProof/>
            <w:webHidden/>
          </w:rPr>
          <w:fldChar w:fldCharType="separate"/>
        </w:r>
        <w:r w:rsidR="00D115A1">
          <w:rPr>
            <w:noProof/>
            <w:webHidden/>
          </w:rPr>
          <w:t>180</w:t>
        </w:r>
        <w:r w:rsidR="00D115A1">
          <w:rPr>
            <w:noProof/>
            <w:webHidden/>
          </w:rPr>
          <w:fldChar w:fldCharType="end"/>
        </w:r>
        <w:r>
          <w:rPr>
            <w:noProof/>
          </w:rPr>
          <w:fldChar w:fldCharType="end"/>
        </w:r>
      </w:ins>
    </w:p>
    <w:p w14:paraId="758EA152" w14:textId="0D9AB5CA" w:rsidR="00D115A1" w:rsidRDefault="001A0138">
      <w:pPr>
        <w:pStyle w:val="TableofFigures"/>
        <w:tabs>
          <w:tab w:val="right" w:leader="dot" w:pos="9350"/>
        </w:tabs>
        <w:rPr>
          <w:ins w:id="905" w:author="Russell Ott" w:date="2022-05-16T11:47:00Z"/>
          <w:rFonts w:asciiTheme="minorHAnsi" w:eastAsiaTheme="minorEastAsia" w:hAnsiTheme="minorHAnsi" w:cstheme="minorBidi"/>
          <w:noProof/>
          <w:sz w:val="22"/>
          <w:szCs w:val="22"/>
        </w:rPr>
      </w:pPr>
      <w:ins w:id="906" w:author="Russell Ott" w:date="2022-05-16T11:47:00Z">
        <w:r>
          <w:fldChar w:fldCharType="begin"/>
        </w:r>
        <w:r>
          <w:instrText xml:space="preserve"> HYPERLINK \l "_Toc103262844" </w:instrText>
        </w:r>
        <w:r>
          <w:fldChar w:fldCharType="separate"/>
        </w:r>
        <w:r w:rsidR="00D115A1" w:rsidRPr="00034DFA">
          <w:rPr>
            <w:rStyle w:val="Hyperlink"/>
            <w:noProof/>
          </w:rPr>
          <w:t>Figure 9: SDOH Assessment and Planning Process</w:t>
        </w:r>
        <w:r w:rsidR="00D115A1">
          <w:rPr>
            <w:noProof/>
            <w:webHidden/>
          </w:rPr>
          <w:tab/>
        </w:r>
        <w:r w:rsidR="00D115A1">
          <w:rPr>
            <w:noProof/>
            <w:webHidden/>
          </w:rPr>
          <w:fldChar w:fldCharType="begin"/>
        </w:r>
        <w:r w:rsidR="00D115A1">
          <w:rPr>
            <w:noProof/>
            <w:webHidden/>
          </w:rPr>
          <w:instrText xml:space="preserve"> PAGEREF _Toc103262844 \h </w:instrText>
        </w:r>
        <w:r w:rsidR="00D115A1">
          <w:rPr>
            <w:noProof/>
            <w:webHidden/>
          </w:rPr>
        </w:r>
        <w:r w:rsidR="00D115A1">
          <w:rPr>
            <w:noProof/>
            <w:webHidden/>
          </w:rPr>
          <w:fldChar w:fldCharType="separate"/>
        </w:r>
        <w:r w:rsidR="00D115A1">
          <w:rPr>
            <w:noProof/>
            <w:webHidden/>
          </w:rPr>
          <w:t>182</w:t>
        </w:r>
        <w:r w:rsidR="00D115A1">
          <w:rPr>
            <w:noProof/>
            <w:webHidden/>
          </w:rPr>
          <w:fldChar w:fldCharType="end"/>
        </w:r>
        <w:r>
          <w:rPr>
            <w:noProof/>
          </w:rPr>
          <w:fldChar w:fldCharType="end"/>
        </w:r>
      </w:ins>
    </w:p>
    <w:p w14:paraId="2F8387DC" w14:textId="7BCFC02B" w:rsidR="00F8305B" w:rsidRPr="0062694F" w:rsidRDefault="00D115A1">
      <w:pPr>
        <w:rPr>
          <w:color w:val="000000"/>
          <w:rPrChange w:id="907" w:author="Russell Ott" w:date="2022-05-16T11:47:00Z">
            <w:rPr>
              <w:rFonts w:ascii="Calibri" w:hAnsi="Calibri"/>
              <w:color w:val="000000"/>
              <w:sz w:val="20"/>
            </w:rPr>
          </w:rPrChange>
        </w:rPr>
      </w:pPr>
      <w:r>
        <w:rPr>
          <w:rFonts w:ascii="Calibri Light" w:hAnsi="Calibri Light"/>
          <w:color w:val="000000"/>
          <w:rPrChange w:id="908" w:author="Russell Ott" w:date="2022-05-16T11:47:00Z">
            <w:rPr>
              <w:rFonts w:ascii="Calibri Light" w:hAnsi="Calibri Light"/>
              <w:color w:val="000000"/>
              <w:sz w:val="20"/>
            </w:rPr>
          </w:rPrChange>
        </w:rPr>
        <w:fldChar w:fldCharType="end"/>
      </w:r>
    </w:p>
    <w:p w14:paraId="63FFC6A8" w14:textId="77777777" w:rsidR="00752C7B" w:rsidRPr="003A3D50" w:rsidRDefault="00752C7B" w:rsidP="003A3D50">
      <w:pPr>
        <w:ind w:left="1080" w:hanging="1080"/>
        <w:rPr>
          <w:rFonts w:ascii="Times New Roman" w:eastAsia="Times New Roman" w:hAnsi="Times New Roman"/>
          <w:b/>
          <w:color w:val="4F81BD"/>
          <w:sz w:val="24"/>
          <w:szCs w:val="24"/>
          <w:rPrChange w:id="909" w:author="Russell Ott" w:date="2022-05-16T11:47:00Z">
            <w:rPr>
              <w:rFonts w:ascii="Calibri" w:hAnsi="Calibri"/>
              <w:b/>
              <w:color w:val="4F81BD"/>
            </w:rPr>
          </w:rPrChange>
        </w:rPr>
      </w:pPr>
      <w:r w:rsidRPr="003A3D50">
        <w:rPr>
          <w:b/>
          <w:color w:val="4F81BD"/>
          <w:rPrChange w:id="910" w:author="Russell Ott" w:date="2022-05-16T11:47:00Z">
            <w:rPr>
              <w:rFonts w:ascii="Calibri" w:hAnsi="Calibri"/>
              <w:b/>
              <w:color w:val="4F81BD"/>
            </w:rPr>
          </w:rPrChange>
        </w:rPr>
        <w:t>Table of Example</w:t>
      </w:r>
      <w:r w:rsidR="00265296" w:rsidRPr="003A3D50">
        <w:rPr>
          <w:b/>
          <w:color w:val="4F81BD"/>
          <w:rPrChange w:id="911" w:author="Russell Ott" w:date="2022-05-16T11:47:00Z">
            <w:rPr>
              <w:rFonts w:ascii="Calibri" w:hAnsi="Calibri"/>
              <w:b/>
              <w:color w:val="4F81BD"/>
            </w:rPr>
          </w:rPrChange>
        </w:rPr>
        <w:t>s</w:t>
      </w:r>
    </w:p>
    <w:p w14:paraId="2AE9C828" w14:textId="77777777" w:rsidR="00C12940" w:rsidRPr="00AD08FB" w:rsidRDefault="00DD63DF" w:rsidP="003A3D50">
      <w:pPr>
        <w:pStyle w:val="TableofFigures"/>
        <w:tabs>
          <w:tab w:val="right" w:leader="dot" w:pos="9350"/>
        </w:tabs>
        <w:ind w:left="1080" w:hanging="1080"/>
        <w:rPr>
          <w:del w:id="912" w:author="Russell Ott" w:date="2022-05-16T11:47:00Z"/>
          <w:rFonts w:ascii="Calibri Light" w:hAnsi="Calibri Light" w:cs="Calibri Light"/>
          <w:noProof/>
        </w:rPr>
      </w:pPr>
      <w:r w:rsidRPr="00AD08FB">
        <w:rPr>
          <w:rFonts w:ascii="Calibri Light" w:hAnsi="Calibri Light"/>
          <w:color w:val="000000"/>
          <w:rPrChange w:id="913" w:author="Russell Ott" w:date="2022-05-16T11:47:00Z">
            <w:rPr>
              <w:rFonts w:ascii="Calibri Light" w:hAnsi="Calibri Light"/>
              <w:color w:val="000000"/>
            </w:rPr>
          </w:rPrChange>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olor w:val="000000"/>
          <w:rPrChange w:id="914" w:author="Russell Ott" w:date="2022-05-16T11:47:00Z">
            <w:rPr>
              <w:rFonts w:ascii="Calibri Light" w:hAnsi="Calibri Light"/>
              <w:color w:val="000000"/>
            </w:rPr>
          </w:rPrChange>
        </w:rPr>
        <w:fldChar w:fldCharType="separate"/>
      </w:r>
      <w:del w:id="915" w:author="Russell Ott" w:date="2022-05-16T11:47:00Z">
        <w:r w:rsidR="001A0138">
          <w:fldChar w:fldCharType="begin"/>
        </w:r>
        <w:r w:rsidR="001A0138">
          <w:delInstrText xml:space="preserve"> HYPERLINK \l "_Toc21927453" </w:delInstrText>
        </w:r>
        <w:r w:rsidR="001A0138">
          <w:fldChar w:fldCharType="separate"/>
        </w:r>
        <w:r w:rsidR="00C12940" w:rsidRPr="00AD08FB">
          <w:rPr>
            <w:rStyle w:val="Hyperlink"/>
            <w:rFonts w:ascii="Calibri Light" w:hAnsi="Calibri Light" w:cs="Calibri Light"/>
            <w:noProof/>
          </w:rPr>
          <w:delText>Example 1:Pathology Narrative Note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34</w:delText>
        </w:r>
        <w:r w:rsidR="00C12940" w:rsidRPr="00AD08FB">
          <w:rPr>
            <w:rFonts w:ascii="Calibri Light" w:hAnsi="Calibri Light" w:cs="Calibri Light"/>
            <w:noProof/>
            <w:webHidden/>
          </w:rPr>
          <w:fldChar w:fldCharType="end"/>
        </w:r>
        <w:r w:rsidR="001A0138">
          <w:rPr>
            <w:rFonts w:ascii="Calibri Light" w:hAnsi="Calibri Light" w:cs="Calibri Light"/>
            <w:noProof/>
          </w:rPr>
          <w:fldChar w:fldCharType="end"/>
        </w:r>
      </w:del>
    </w:p>
    <w:p w14:paraId="65B063BF" w14:textId="77777777" w:rsidR="00C12940" w:rsidRPr="00AD08FB" w:rsidRDefault="001A0138" w:rsidP="003A3D50">
      <w:pPr>
        <w:pStyle w:val="TableofFigures"/>
        <w:tabs>
          <w:tab w:val="right" w:leader="dot" w:pos="9350"/>
        </w:tabs>
        <w:ind w:left="1080" w:hanging="1080"/>
        <w:rPr>
          <w:del w:id="916" w:author="Russell Ott" w:date="2022-05-16T11:47:00Z"/>
          <w:rFonts w:ascii="Calibri Light" w:hAnsi="Calibri Light" w:cs="Calibri Light"/>
          <w:noProof/>
        </w:rPr>
      </w:pPr>
      <w:del w:id="917" w:author="Russell Ott" w:date="2022-05-16T11:47:00Z">
        <w:r>
          <w:fldChar w:fldCharType="begin"/>
        </w:r>
        <w:r>
          <w:delInstrText xml:space="preserve"> HYPERLINK \l "_Toc21927454" </w:delInstrText>
        </w:r>
        <w:r>
          <w:fldChar w:fldCharType="separate"/>
        </w:r>
        <w:r w:rsidR="00C12940" w:rsidRPr="00AD08FB">
          <w:rPr>
            <w:rStyle w:val="Hyperlink"/>
            <w:rFonts w:ascii="Calibri Light" w:hAnsi="Calibri Light" w:cs="Calibri Light"/>
            <w:noProof/>
          </w:rPr>
          <w:delText>Example 2: Discharge Summary with no Hospital Course information (see replacement document below).</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AEF7F96" w14:textId="77777777" w:rsidR="00C12940" w:rsidRPr="00AD08FB" w:rsidRDefault="001A0138" w:rsidP="003A3D50">
      <w:pPr>
        <w:pStyle w:val="TableofFigures"/>
        <w:tabs>
          <w:tab w:val="right" w:leader="dot" w:pos="9350"/>
        </w:tabs>
        <w:ind w:left="1080" w:hanging="1080"/>
        <w:rPr>
          <w:del w:id="918" w:author="Russell Ott" w:date="2022-05-16T11:47:00Z"/>
          <w:rFonts w:ascii="Calibri Light" w:hAnsi="Calibri Light" w:cs="Calibri Light"/>
          <w:noProof/>
        </w:rPr>
      </w:pPr>
      <w:del w:id="919" w:author="Russell Ott" w:date="2022-05-16T11:47:00Z">
        <w:r>
          <w:fldChar w:fldCharType="begin"/>
        </w:r>
        <w:r>
          <w:delInstrText xml:space="preserve"> HYPERLINK \l "_Toc21927455" </w:delInstrText>
        </w:r>
        <w:r>
          <w:fldChar w:fldCharType="separate"/>
        </w:r>
        <w:r w:rsidR="00C12940" w:rsidRPr="00AD08FB">
          <w:rPr>
            <w:rStyle w:val="Hyperlink"/>
            <w:rFonts w:ascii="Calibri Light" w:hAnsi="Calibri Light" w:cs="Calibri Light"/>
            <w:noProof/>
          </w:rPr>
          <w:delText>Example 3: Replacement Discharge Summary document with Hospital Course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0FE783C" w14:textId="77777777" w:rsidR="00C12940" w:rsidRPr="00AD08FB" w:rsidRDefault="001A0138" w:rsidP="003A3D50">
      <w:pPr>
        <w:pStyle w:val="TableofFigures"/>
        <w:tabs>
          <w:tab w:val="right" w:leader="dot" w:pos="9350"/>
        </w:tabs>
        <w:ind w:left="1080" w:hanging="1080"/>
        <w:rPr>
          <w:del w:id="920" w:author="Russell Ott" w:date="2022-05-16T11:47:00Z"/>
          <w:rFonts w:ascii="Calibri Light" w:hAnsi="Calibri Light" w:cs="Calibri Light"/>
          <w:noProof/>
        </w:rPr>
      </w:pPr>
      <w:del w:id="921" w:author="Russell Ott" w:date="2022-05-16T11:47:00Z">
        <w:r>
          <w:fldChar w:fldCharType="begin"/>
        </w:r>
        <w:r>
          <w:delInstrText xml:space="preserve"> HYPERLINK \l "_Toc21927456" </w:delInstrText>
        </w:r>
        <w:r>
          <w:fldChar w:fldCharType="separate"/>
        </w:r>
        <w:r w:rsidR="00C12940" w:rsidRPr="00AD08FB">
          <w:rPr>
            <w:rStyle w:val="Hyperlink"/>
            <w:rFonts w:ascii="Calibri Light" w:hAnsi="Calibri Light" w:cs="Calibri Light"/>
            <w:noProof/>
          </w:rPr>
          <w:delText>Example 4: Section with narrative text and a nullFlavor for the author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D574801" w14:textId="77777777" w:rsidR="00C12940" w:rsidRPr="00AD08FB" w:rsidRDefault="001A0138" w:rsidP="003A3D50">
      <w:pPr>
        <w:pStyle w:val="TableofFigures"/>
        <w:tabs>
          <w:tab w:val="right" w:leader="dot" w:pos="9350"/>
        </w:tabs>
        <w:ind w:left="1080" w:hanging="1080"/>
        <w:rPr>
          <w:del w:id="922" w:author="Russell Ott" w:date="2022-05-16T11:47:00Z"/>
          <w:rFonts w:ascii="Calibri Light" w:hAnsi="Calibri Light" w:cs="Calibri Light"/>
          <w:noProof/>
        </w:rPr>
      </w:pPr>
      <w:del w:id="923" w:author="Russell Ott" w:date="2022-05-16T11:47:00Z">
        <w:r>
          <w:fldChar w:fldCharType="begin"/>
        </w:r>
        <w:r>
          <w:delInstrText xml:space="preserve"> HYPERLINK \l "_Toc21927457" </w:delInstrText>
        </w:r>
        <w:r>
          <w:fldChar w:fldCharType="separate"/>
        </w:r>
        <w:r w:rsidR="00C12940" w:rsidRPr="00AD08FB">
          <w:rPr>
            <w:rStyle w:val="Hyperlink"/>
            <w:rFonts w:ascii="Calibri Light" w:hAnsi="Calibri Light" w:cs="Calibri Light"/>
            <w:noProof/>
          </w:rPr>
          <w:delText>Example 5: recordTarget with demographic data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71F64C" w14:textId="77777777" w:rsidR="00C12940" w:rsidRPr="00AD08FB" w:rsidRDefault="001A0138" w:rsidP="003A3D50">
      <w:pPr>
        <w:pStyle w:val="TableofFigures"/>
        <w:tabs>
          <w:tab w:val="right" w:leader="dot" w:pos="9350"/>
        </w:tabs>
        <w:ind w:left="1080" w:hanging="1080"/>
        <w:rPr>
          <w:del w:id="924" w:author="Russell Ott" w:date="2022-05-16T11:47:00Z"/>
          <w:rFonts w:ascii="Calibri Light" w:hAnsi="Calibri Light" w:cs="Calibri Light"/>
          <w:noProof/>
        </w:rPr>
      </w:pPr>
      <w:del w:id="925" w:author="Russell Ott" w:date="2022-05-16T11:47:00Z">
        <w:r>
          <w:fldChar w:fldCharType="begin"/>
        </w:r>
        <w:r>
          <w:delInstrText xml:space="preserve"> HYPERLINK \l "_Toc21927458" </w:delInstrText>
        </w:r>
        <w:r>
          <w:fldChar w:fldCharType="separate"/>
        </w:r>
        <w:r w:rsidR="00C12940" w:rsidRPr="00AD08FB">
          <w:rPr>
            <w:rStyle w:val="Hyperlink"/>
            <w:rFonts w:ascii="Calibri Light" w:hAnsi="Calibri Light" w:cs="Calibri Light"/>
            <w:noProof/>
          </w:rPr>
          <w:delText>Example 6: recordTarget including the provider organization context for the clinical documentation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702BAB1" w14:textId="77777777" w:rsidR="00C12940" w:rsidRPr="00AD08FB" w:rsidRDefault="001A0138" w:rsidP="003A3D50">
      <w:pPr>
        <w:pStyle w:val="TableofFigures"/>
        <w:tabs>
          <w:tab w:val="right" w:leader="dot" w:pos="9350"/>
        </w:tabs>
        <w:ind w:left="1080" w:hanging="1080"/>
        <w:rPr>
          <w:del w:id="926" w:author="Russell Ott" w:date="2022-05-16T11:47:00Z"/>
          <w:rFonts w:ascii="Calibri Light" w:hAnsi="Calibri Light" w:cs="Calibri Light"/>
          <w:noProof/>
        </w:rPr>
      </w:pPr>
      <w:del w:id="927" w:author="Russell Ott" w:date="2022-05-16T11:47:00Z">
        <w:r>
          <w:fldChar w:fldCharType="begin"/>
        </w:r>
        <w:r>
          <w:delInstrText xml:space="preserve"> HYPERLINK \l "_Toc21927459" </w:delInstrText>
        </w:r>
        <w:r>
          <w:fldChar w:fldCharType="separate"/>
        </w:r>
        <w:r w:rsidR="00C12940" w:rsidRPr="00AD08FB">
          <w:rPr>
            <w:rStyle w:val="Hyperlink"/>
            <w:rFonts w:ascii="Calibri Light" w:hAnsi="Calibri Light" w:cs="Calibri Light"/>
            <w:noProof/>
          </w:rPr>
          <w:delText>Example 7: How to represent Patient demographic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EC10685" w14:textId="77777777" w:rsidR="00C12940" w:rsidRPr="00AD08FB" w:rsidRDefault="001A0138" w:rsidP="003A3D50">
      <w:pPr>
        <w:pStyle w:val="TableofFigures"/>
        <w:tabs>
          <w:tab w:val="right" w:leader="dot" w:pos="9350"/>
        </w:tabs>
        <w:ind w:left="1080" w:hanging="1080"/>
        <w:rPr>
          <w:del w:id="928" w:author="Russell Ott" w:date="2022-05-16T11:47:00Z"/>
          <w:rFonts w:ascii="Calibri Light" w:hAnsi="Calibri Light" w:cs="Calibri Light"/>
          <w:noProof/>
        </w:rPr>
      </w:pPr>
      <w:del w:id="929" w:author="Russell Ott" w:date="2022-05-16T11:47:00Z">
        <w:r>
          <w:fldChar w:fldCharType="begin"/>
        </w:r>
        <w:r>
          <w:delInstrText xml:space="preserve"> HYPERLINK \l "_Toc21927460" </w:delInstrText>
        </w:r>
        <w:r>
          <w:fldChar w:fldCharType="separate"/>
        </w:r>
        <w:r w:rsidR="00C12940" w:rsidRPr="00AD08FB">
          <w:rPr>
            <w:rStyle w:val="Hyperlink"/>
            <w:rFonts w:ascii="Calibri Light" w:hAnsi="Calibri Light" w:cs="Calibri Light"/>
            <w:noProof/>
          </w:rPr>
          <w:delText>Example 8: How to represent Patient with Previous Name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E23FDA7" w14:textId="77777777" w:rsidR="00C12940" w:rsidRPr="00AD08FB" w:rsidRDefault="001A0138" w:rsidP="003A3D50">
      <w:pPr>
        <w:pStyle w:val="TableofFigures"/>
        <w:tabs>
          <w:tab w:val="right" w:leader="dot" w:pos="9350"/>
        </w:tabs>
        <w:ind w:left="1080" w:hanging="1080"/>
        <w:rPr>
          <w:del w:id="930" w:author="Russell Ott" w:date="2022-05-16T11:47:00Z"/>
          <w:rFonts w:ascii="Calibri Light" w:hAnsi="Calibri Light" w:cs="Calibri Light"/>
          <w:noProof/>
        </w:rPr>
      </w:pPr>
      <w:del w:id="931" w:author="Russell Ott" w:date="2022-05-16T11:47:00Z">
        <w:r>
          <w:fldChar w:fldCharType="begin"/>
        </w:r>
        <w:r>
          <w:delInstrText xml:space="preserve"> HYPERLINK \l "_Toc21927461" </w:delInstrText>
        </w:r>
        <w:r>
          <w:fldChar w:fldCharType="separate"/>
        </w:r>
        <w:r w:rsidR="00C12940" w:rsidRPr="00AD08FB">
          <w:rPr>
            <w:rStyle w:val="Hyperlink"/>
            <w:rFonts w:ascii="Calibri Light" w:hAnsi="Calibri Light" w:cs="Calibri Light"/>
            <w:noProof/>
          </w:rPr>
          <w:delText>Example 9: How to represent Patient with Prior Address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5C6A146" w14:textId="77777777" w:rsidR="00C12940" w:rsidRPr="00AD08FB" w:rsidRDefault="001A0138" w:rsidP="003A3D50">
      <w:pPr>
        <w:pStyle w:val="TableofFigures"/>
        <w:tabs>
          <w:tab w:val="right" w:leader="dot" w:pos="9350"/>
        </w:tabs>
        <w:ind w:left="1080" w:hanging="1080"/>
        <w:rPr>
          <w:del w:id="932" w:author="Russell Ott" w:date="2022-05-16T11:47:00Z"/>
          <w:rFonts w:ascii="Calibri Light" w:hAnsi="Calibri Light" w:cs="Calibri Light"/>
          <w:noProof/>
        </w:rPr>
      </w:pPr>
      <w:del w:id="933" w:author="Russell Ott" w:date="2022-05-16T11:47:00Z">
        <w:r>
          <w:fldChar w:fldCharType="begin"/>
        </w:r>
        <w:r>
          <w:delInstrText xml:space="preserve"> HYPERLINK \l "_Toc21927462" </w:delInstrText>
        </w:r>
        <w:r>
          <w:fldChar w:fldCharType="separate"/>
        </w:r>
        <w:r w:rsidR="00C12940" w:rsidRPr="00AD08FB">
          <w:rPr>
            <w:rStyle w:val="Hyperlink"/>
            <w:rFonts w:ascii="Calibri Light" w:hAnsi="Calibri Light" w:cs="Calibri Light"/>
            <w:noProof/>
          </w:rPr>
          <w:delText>Example 10: Logical display order of name pieces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025B75A" w14:textId="77777777" w:rsidR="00C12940" w:rsidRPr="00AD08FB" w:rsidRDefault="001A0138" w:rsidP="003A3D50">
      <w:pPr>
        <w:pStyle w:val="TableofFigures"/>
        <w:tabs>
          <w:tab w:val="right" w:leader="dot" w:pos="9350"/>
        </w:tabs>
        <w:ind w:left="1080" w:hanging="1080"/>
        <w:rPr>
          <w:del w:id="934" w:author="Russell Ott" w:date="2022-05-16T11:47:00Z"/>
          <w:rFonts w:ascii="Calibri Light" w:hAnsi="Calibri Light" w:cs="Calibri Light"/>
          <w:noProof/>
        </w:rPr>
      </w:pPr>
      <w:del w:id="935" w:author="Russell Ott" w:date="2022-05-16T11:47:00Z">
        <w:r>
          <w:fldChar w:fldCharType="begin"/>
        </w:r>
        <w:r>
          <w:delInstrText xml:space="preserve"> HYPERLINK \l "_Toc21927463" </w:delInstrText>
        </w:r>
        <w:r>
          <w:fldChar w:fldCharType="separate"/>
        </w:r>
        <w:r w:rsidR="00C12940" w:rsidRPr="00AD08FB">
          <w:rPr>
            <w:rStyle w:val="Hyperlink"/>
            <w:rFonts w:ascii="Calibri Light" w:hAnsi="Calibri Light" w:cs="Calibri Light"/>
            <w:noProof/>
          </w:rPr>
          <w:delText>Example 11: How to represent a social security number (SSN) that has been masked to show only the last four digits.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1F79EA9" w14:textId="77777777" w:rsidR="00C12940" w:rsidRPr="00AD08FB" w:rsidRDefault="001A0138" w:rsidP="003A3D50">
      <w:pPr>
        <w:pStyle w:val="TableofFigures"/>
        <w:tabs>
          <w:tab w:val="right" w:leader="dot" w:pos="9350"/>
        </w:tabs>
        <w:ind w:left="1080" w:hanging="1080"/>
        <w:rPr>
          <w:del w:id="936" w:author="Russell Ott" w:date="2022-05-16T11:47:00Z"/>
          <w:rFonts w:ascii="Calibri Light" w:hAnsi="Calibri Light" w:cs="Calibri Light"/>
          <w:noProof/>
        </w:rPr>
      </w:pPr>
      <w:del w:id="937" w:author="Russell Ott" w:date="2022-05-16T11:47:00Z">
        <w:r>
          <w:fldChar w:fldCharType="begin"/>
        </w:r>
        <w:r>
          <w:delInstrText xml:space="preserve"> HYPERLINK \l "_Toc21927464" </w:delInstrText>
        </w:r>
        <w:r>
          <w:fldChar w:fldCharType="separate"/>
        </w:r>
        <w:r w:rsidR="00C12940" w:rsidRPr="00AD08FB">
          <w:rPr>
            <w:rStyle w:val="Hyperlink"/>
            <w:rFonts w:ascii="Calibri Light" w:hAnsi="Calibri Light" w:cs="Calibri Light"/>
            <w:noProof/>
          </w:rPr>
          <w:delText>Example 12: How to represent a patient's social security number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38E7E41" w14:textId="77777777" w:rsidR="00C12940" w:rsidRPr="00AD08FB" w:rsidRDefault="001A0138" w:rsidP="003A3D50">
      <w:pPr>
        <w:pStyle w:val="TableofFigures"/>
        <w:tabs>
          <w:tab w:val="right" w:leader="dot" w:pos="9350"/>
        </w:tabs>
        <w:ind w:left="1080" w:hanging="1080"/>
        <w:rPr>
          <w:del w:id="938" w:author="Russell Ott" w:date="2022-05-16T11:47:00Z"/>
          <w:rFonts w:ascii="Calibri Light" w:hAnsi="Calibri Light" w:cs="Calibri Light"/>
          <w:noProof/>
        </w:rPr>
      </w:pPr>
      <w:del w:id="939" w:author="Russell Ott" w:date="2022-05-16T11:47:00Z">
        <w:r>
          <w:fldChar w:fldCharType="begin"/>
        </w:r>
        <w:r>
          <w:delInstrText xml:space="preserve"> HYPERLINK \l "_Toc21927465" </w:delInstrText>
        </w:r>
        <w:r>
          <w:fldChar w:fldCharType="separate"/>
        </w:r>
        <w:r w:rsidR="00C12940" w:rsidRPr="00AD08FB">
          <w:rPr>
            <w:rStyle w:val="Hyperlink"/>
            <w:rFonts w:ascii="Calibri Light" w:hAnsi="Calibri Light" w:cs="Calibri Light"/>
            <w:noProof/>
          </w:rPr>
          <w:delText>Example 13: How to represent a provider and the provider’s organization in the role of author</w:delText>
        </w:r>
        <w:r w:rsidR="00C12940" w:rsidRPr="00AD08FB">
          <w:rPr>
            <w:rStyle w:val="Hyperlink"/>
            <w:rFonts w:ascii="Calibri Light" w:eastAsia="?l?r ??’c" w:hAnsi="Calibri Light" w:cs="Calibri Light"/>
            <w:noProof/>
          </w:rPr>
          <w:delTex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C8E6912" w14:textId="77777777" w:rsidR="00C12940" w:rsidRPr="00AD08FB" w:rsidRDefault="001A0138" w:rsidP="003A3D50">
      <w:pPr>
        <w:pStyle w:val="TableofFigures"/>
        <w:tabs>
          <w:tab w:val="right" w:leader="dot" w:pos="9350"/>
        </w:tabs>
        <w:ind w:left="1080" w:hanging="1080"/>
        <w:rPr>
          <w:del w:id="940" w:author="Russell Ott" w:date="2022-05-16T11:47:00Z"/>
          <w:rFonts w:ascii="Calibri Light" w:hAnsi="Calibri Light" w:cs="Calibri Light"/>
          <w:noProof/>
        </w:rPr>
      </w:pPr>
      <w:del w:id="941" w:author="Russell Ott" w:date="2022-05-16T11:47:00Z">
        <w:r>
          <w:fldChar w:fldCharType="begin"/>
        </w:r>
        <w:r>
          <w:delInstrText xml:space="preserve"> HYPERLINK \l "_Toc21927466" </w:delInstrText>
        </w:r>
        <w:r>
          <w:fldChar w:fldCharType="separate"/>
        </w:r>
        <w:r w:rsidR="00C12940" w:rsidRPr="00AD08FB">
          <w:rPr>
            <w:rStyle w:val="Hyperlink"/>
            <w:rFonts w:ascii="Calibri Light" w:hAnsi="Calibri Light" w:cs="Calibri Light"/>
            <w:noProof/>
          </w:rPr>
          <w:delText>Example 14: Provider with an unknown NPI number.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6188C5" w14:textId="77777777" w:rsidR="00C12940" w:rsidRPr="00AD08FB" w:rsidRDefault="001A0138" w:rsidP="003A3D50">
      <w:pPr>
        <w:pStyle w:val="TableofFigures"/>
        <w:tabs>
          <w:tab w:val="right" w:leader="dot" w:pos="9350"/>
        </w:tabs>
        <w:ind w:left="1080" w:hanging="1080"/>
        <w:rPr>
          <w:del w:id="942" w:author="Russell Ott" w:date="2022-05-16T11:47:00Z"/>
          <w:rFonts w:ascii="Calibri Light" w:hAnsi="Calibri Light" w:cs="Calibri Light"/>
          <w:noProof/>
        </w:rPr>
      </w:pPr>
      <w:del w:id="943" w:author="Russell Ott" w:date="2022-05-16T11:47:00Z">
        <w:r>
          <w:fldChar w:fldCharType="begin"/>
        </w:r>
        <w:r>
          <w:delInstrText xml:space="preserve"> HYPERLINK \l </w:delInstrText>
        </w:r>
        <w:r>
          <w:delInstrText xml:space="preserve">"_Toc21927467" </w:delInstrText>
        </w:r>
        <w:r>
          <w:fldChar w:fldCharType="separate"/>
        </w:r>
        <w:r w:rsidR="00C12940" w:rsidRPr="00AD08FB">
          <w:rPr>
            <w:rStyle w:val="Hyperlink"/>
            <w:rFonts w:ascii="Calibri Light" w:hAnsi="Calibri Light" w:cs="Calibri Light"/>
            <w:noProof/>
          </w:rPr>
          <w:delText>Example 15:Replacement Discharge Summary Document with Hospital Course Added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C8AE02" w14:textId="77777777" w:rsidR="00C12940" w:rsidRPr="00AD08FB" w:rsidRDefault="001A0138" w:rsidP="003A3D50">
      <w:pPr>
        <w:pStyle w:val="TableofFigures"/>
        <w:tabs>
          <w:tab w:val="right" w:leader="dot" w:pos="9350"/>
        </w:tabs>
        <w:ind w:left="1080" w:hanging="1080"/>
        <w:rPr>
          <w:del w:id="944" w:author="Russell Ott" w:date="2022-05-16T11:47:00Z"/>
          <w:rFonts w:ascii="Calibri Light" w:hAnsi="Calibri Light" w:cs="Calibri Light"/>
          <w:noProof/>
        </w:rPr>
      </w:pPr>
      <w:del w:id="945" w:author="Russell Ott" w:date="2022-05-16T11:47:00Z">
        <w:r>
          <w:fldChar w:fldCharType="begin"/>
        </w:r>
        <w:r>
          <w:delInstrText xml:space="preserve"> HYPERLINK \l "_Toc21927468" </w:delInstrText>
        </w:r>
        <w:r>
          <w:fldChar w:fldCharType="separate"/>
        </w:r>
        <w:r w:rsidR="00C12940" w:rsidRPr="00AD08FB">
          <w:rPr>
            <w:rStyle w:val="Hyperlink"/>
            <w:rFonts w:ascii="Calibri Light" w:hAnsi="Calibri Light" w:cs="Calibri Light"/>
            <w:noProof/>
          </w:rPr>
          <w:delText>Example 16: Declaring template conformance at the section level.</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3C83E4C" w14:textId="77777777" w:rsidR="00C12940" w:rsidRPr="00AD08FB" w:rsidRDefault="001A0138" w:rsidP="003A3D50">
      <w:pPr>
        <w:pStyle w:val="TableofFigures"/>
        <w:tabs>
          <w:tab w:val="right" w:leader="dot" w:pos="9350"/>
        </w:tabs>
        <w:ind w:left="1080" w:hanging="1080"/>
        <w:rPr>
          <w:del w:id="946" w:author="Russell Ott" w:date="2022-05-16T11:47:00Z"/>
          <w:rFonts w:ascii="Calibri Light" w:hAnsi="Calibri Light" w:cs="Calibri Light"/>
          <w:noProof/>
        </w:rPr>
      </w:pPr>
      <w:del w:id="947" w:author="Russell Ott" w:date="2022-05-16T11:47:00Z">
        <w:r>
          <w:fldChar w:fldCharType="begin"/>
        </w:r>
        <w:r>
          <w:delInstrText xml:space="preserve"> HYPERLINK \l "_Toc21927469" </w:delInstrText>
        </w:r>
        <w:r>
          <w:fldChar w:fldCharType="separate"/>
        </w:r>
        <w:r w:rsidR="00C12940" w:rsidRPr="00AD08FB">
          <w:rPr>
            <w:rStyle w:val="Hyperlink"/>
            <w:rFonts w:ascii="Calibri Light" w:hAnsi="Calibri Light" w:cs="Calibri Light"/>
            <w:noProof/>
          </w:rPr>
          <w:delText>Example 17: Declaring conformance to multiple templates.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40AAC99" w14:textId="77777777" w:rsidR="00C12940" w:rsidRPr="00AD08FB" w:rsidRDefault="001A0138" w:rsidP="003A3D50">
      <w:pPr>
        <w:pStyle w:val="TableofFigures"/>
        <w:tabs>
          <w:tab w:val="right" w:leader="dot" w:pos="9350"/>
        </w:tabs>
        <w:ind w:left="1080" w:hanging="1080"/>
        <w:rPr>
          <w:del w:id="948" w:author="Russell Ott" w:date="2022-05-16T11:47:00Z"/>
          <w:rFonts w:ascii="Calibri Light" w:hAnsi="Calibri Light" w:cs="Calibri Light"/>
          <w:noProof/>
        </w:rPr>
      </w:pPr>
      <w:del w:id="949" w:author="Russell Ott" w:date="2022-05-16T11:47:00Z">
        <w:r>
          <w:fldChar w:fldCharType="begin"/>
        </w:r>
        <w:r>
          <w:delInstrText xml:space="preserve"> HYPERLINK \l "_Toc21927470" </w:delInstrText>
        </w:r>
        <w:r>
          <w:fldChar w:fldCharType="separate"/>
        </w:r>
        <w:r w:rsidR="00C12940" w:rsidRPr="00AD08FB">
          <w:rPr>
            <w:rStyle w:val="Hyperlink"/>
            <w:rFonts w:ascii="Calibri Light" w:hAnsi="Calibri Light" w:cs="Calibri Light"/>
            <w:noProof/>
          </w:rPr>
          <w:delText>Example 18: (Wrong) Duplicate template declarations at the section level.</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88C2BE5" w14:textId="77777777" w:rsidR="00C12940" w:rsidRPr="00AD08FB" w:rsidRDefault="001A0138" w:rsidP="003A3D50">
      <w:pPr>
        <w:pStyle w:val="TableofFigures"/>
        <w:tabs>
          <w:tab w:val="right" w:leader="dot" w:pos="9350"/>
        </w:tabs>
        <w:ind w:left="1080" w:hanging="1080"/>
        <w:rPr>
          <w:del w:id="950" w:author="Russell Ott" w:date="2022-05-16T11:47:00Z"/>
          <w:rFonts w:ascii="Calibri Light" w:hAnsi="Calibri Light" w:cs="Calibri Light"/>
          <w:noProof/>
        </w:rPr>
      </w:pPr>
      <w:del w:id="951" w:author="Russell Ott" w:date="2022-05-16T11:47:00Z">
        <w:r>
          <w:fldChar w:fldCharType="begin"/>
        </w:r>
        <w:r>
          <w:delInstrText xml:space="preserve"> HYPERLINK \l "_Toc21927471" </w:delInstrText>
        </w:r>
        <w:r>
          <w:fldChar w:fldCharType="separate"/>
        </w:r>
        <w:r w:rsidR="00C12940" w:rsidRPr="00AD08FB">
          <w:rPr>
            <w:rStyle w:val="Hyperlink"/>
            <w:rFonts w:ascii="Calibri Light" w:hAnsi="Calibri Light" w:cs="Calibri Light"/>
            <w:noProof/>
          </w:rPr>
          <w:delText>Example 19: Sample Narrative Block in a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47CC084" w14:textId="77777777" w:rsidR="00C12940" w:rsidRPr="00AD08FB" w:rsidRDefault="001A0138" w:rsidP="003A3D50">
      <w:pPr>
        <w:pStyle w:val="TableofFigures"/>
        <w:tabs>
          <w:tab w:val="right" w:leader="dot" w:pos="9350"/>
        </w:tabs>
        <w:ind w:left="1080" w:hanging="1080"/>
        <w:rPr>
          <w:del w:id="952" w:author="Russell Ott" w:date="2022-05-16T11:47:00Z"/>
          <w:rFonts w:ascii="Calibri Light" w:hAnsi="Calibri Light" w:cs="Calibri Light"/>
          <w:noProof/>
        </w:rPr>
      </w:pPr>
      <w:del w:id="953" w:author="Russell Ott" w:date="2022-05-16T11:47:00Z">
        <w:r>
          <w:fldChar w:fldCharType="begin"/>
        </w:r>
        <w:r>
          <w:delInstrText xml:space="preserve"> HYPERLINK \l "_</w:delInstrText>
        </w:r>
        <w:r>
          <w:delInstrText xml:space="preserve">Toc21927472" </w:delInstrText>
        </w:r>
        <w:r>
          <w:fldChar w:fldCharType="separate"/>
        </w:r>
        <w:r w:rsidR="00C12940" w:rsidRPr="00AD08FB">
          <w:rPr>
            <w:rStyle w:val="Hyperlink"/>
            <w:rFonts w:ascii="Calibri Light" w:hAnsi="Calibri Light" w:cs="Calibri Light"/>
            <w:noProof/>
          </w:rPr>
          <w:delText>Example 20: How to represent the data element for Gender Identity using the code and value set supplied in the Interoperability Standards Advisory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0F25700" w14:textId="77777777" w:rsidR="00C12940" w:rsidRPr="00AD08FB" w:rsidRDefault="001A0138" w:rsidP="003A3D50">
      <w:pPr>
        <w:pStyle w:val="TableofFigures"/>
        <w:tabs>
          <w:tab w:val="right" w:leader="dot" w:pos="9350"/>
        </w:tabs>
        <w:ind w:left="1080" w:hanging="1080"/>
        <w:rPr>
          <w:del w:id="954" w:author="Russell Ott" w:date="2022-05-16T11:47:00Z"/>
          <w:rFonts w:ascii="Calibri Light" w:hAnsi="Calibri Light" w:cs="Calibri Light"/>
          <w:noProof/>
        </w:rPr>
      </w:pPr>
      <w:del w:id="955" w:author="Russell Ott" w:date="2022-05-16T11:47:00Z">
        <w:r>
          <w:fldChar w:fldCharType="begin"/>
        </w:r>
        <w:r>
          <w:delInstrText xml:space="preserve"> HYPERLINK \l "_Toc21927473" </w:delInstrText>
        </w:r>
        <w:r>
          <w:fldChar w:fldCharType="separate"/>
        </w:r>
        <w:r w:rsidR="00C12940" w:rsidRPr="00AD08FB">
          <w:rPr>
            <w:rStyle w:val="Hyperlink"/>
            <w:rFonts w:ascii="Calibri Light" w:hAnsi="Calibri Light" w:cs="Calibri Light"/>
            <w:noProof/>
          </w:rPr>
          <w:delText>Example 21: Example of Section Time Range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C008D0A" w14:textId="77777777" w:rsidR="00C12940" w:rsidRPr="00AD08FB" w:rsidRDefault="001A0138" w:rsidP="003A3D50">
      <w:pPr>
        <w:pStyle w:val="TableofFigures"/>
        <w:tabs>
          <w:tab w:val="right" w:leader="dot" w:pos="9350"/>
        </w:tabs>
        <w:ind w:left="1080" w:hanging="1080"/>
        <w:rPr>
          <w:del w:id="956" w:author="Russell Ott" w:date="2022-05-16T11:47:00Z"/>
          <w:rFonts w:ascii="Calibri Light" w:hAnsi="Calibri Light" w:cs="Calibri Light"/>
          <w:noProof/>
        </w:rPr>
      </w:pPr>
      <w:del w:id="957" w:author="Russell Ott" w:date="2022-05-16T11:47:00Z">
        <w:r>
          <w:fldChar w:fldCharType="begin"/>
        </w:r>
        <w:r>
          <w:delInstrText xml:space="preserve"> HYPERLINK \l "_Toc21927474" </w:delInstrText>
        </w:r>
        <w:r>
          <w:fldChar w:fldCharType="separate"/>
        </w:r>
        <w:r w:rsidR="00C12940" w:rsidRPr="00AD08FB">
          <w:rPr>
            <w:rStyle w:val="Hyperlink"/>
            <w:rFonts w:ascii="Calibri Light" w:hAnsi="Calibri Light" w:cs="Calibri Light"/>
            <w:noProof/>
          </w:rPr>
          <w:delText>Example 22: Narrative Text with Links to Machine Processable Data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C2FA401" w14:textId="77777777" w:rsidR="00C12940" w:rsidRPr="00AD08FB" w:rsidRDefault="001A0138" w:rsidP="003A3D50">
      <w:pPr>
        <w:pStyle w:val="TableofFigures"/>
        <w:tabs>
          <w:tab w:val="right" w:leader="dot" w:pos="9350"/>
        </w:tabs>
        <w:ind w:left="1080" w:hanging="1080"/>
        <w:rPr>
          <w:del w:id="958" w:author="Russell Ott" w:date="2022-05-16T11:47:00Z"/>
          <w:rFonts w:ascii="Calibri Light" w:hAnsi="Calibri Light" w:cs="Calibri Light"/>
          <w:noProof/>
        </w:rPr>
      </w:pPr>
      <w:del w:id="959" w:author="Russell Ott" w:date="2022-05-16T11:47:00Z">
        <w:r>
          <w:fldChar w:fldCharType="begin"/>
        </w:r>
        <w:r>
          <w:delInstrText xml:space="preserve"> HYPERLINK \l "_Toc21927475" </w:delInstrText>
        </w:r>
        <w:r>
          <w:fldChar w:fldCharType="separate"/>
        </w:r>
        <w:r w:rsidR="00C12940" w:rsidRPr="00AD08FB">
          <w:rPr>
            <w:rStyle w:val="Hyperlink"/>
            <w:rFonts w:ascii="Calibri Light" w:hAnsi="Calibri Light" w:cs="Calibri Light"/>
            <w:noProof/>
          </w:rPr>
          <w:delText>Example 23: originalText used to record the term actually selected from the EHR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AB39F5E" w14:textId="77777777" w:rsidR="00C12940" w:rsidRPr="00AD08FB" w:rsidRDefault="001A0138" w:rsidP="003A3D50">
      <w:pPr>
        <w:pStyle w:val="TableofFigures"/>
        <w:tabs>
          <w:tab w:val="right" w:leader="dot" w:pos="9350"/>
        </w:tabs>
        <w:ind w:left="1080" w:hanging="1080"/>
        <w:rPr>
          <w:del w:id="960" w:author="Russell Ott" w:date="2022-05-16T11:47:00Z"/>
          <w:rFonts w:ascii="Calibri Light" w:hAnsi="Calibri Light" w:cs="Calibri Light"/>
          <w:noProof/>
        </w:rPr>
      </w:pPr>
      <w:del w:id="961" w:author="Russell Ott" w:date="2022-05-16T11:47:00Z">
        <w:r>
          <w:fldChar w:fldCharType="begin"/>
        </w:r>
        <w:r>
          <w:delInstrText xml:space="preserve"> HYPERLINK \l "_Toc21927476" </w:delInstrText>
        </w:r>
        <w:r>
          <w:fldChar w:fldCharType="separate"/>
        </w:r>
        <w:r w:rsidR="00C12940" w:rsidRPr="00AD08FB">
          <w:rPr>
            <w:rStyle w:val="Hyperlink"/>
            <w:rFonts w:ascii="Calibri Light" w:hAnsi="Calibri Light" w:cs="Calibri Light"/>
            <w:noProof/>
          </w:rPr>
          <w:delText>Example 24: originalText linking the coded concept used in the machine entry to the narrative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7F5AD4B" w14:textId="77777777" w:rsidR="00C12940" w:rsidRPr="00AD08FB" w:rsidRDefault="001A0138" w:rsidP="003A3D50">
      <w:pPr>
        <w:pStyle w:val="TableofFigures"/>
        <w:tabs>
          <w:tab w:val="right" w:leader="dot" w:pos="9350"/>
        </w:tabs>
        <w:ind w:left="1080" w:hanging="1080"/>
        <w:rPr>
          <w:del w:id="962" w:author="Russell Ott" w:date="2022-05-16T11:47:00Z"/>
          <w:rFonts w:ascii="Calibri Light" w:hAnsi="Calibri Light" w:cs="Calibri Light"/>
          <w:noProof/>
        </w:rPr>
      </w:pPr>
      <w:del w:id="963" w:author="Russell Ott" w:date="2022-05-16T11:47:00Z">
        <w:r>
          <w:fldChar w:fldCharType="begin"/>
        </w:r>
        <w:r>
          <w:delInstrText xml:space="preserve"> HYPERLINK \l "_Toc21927477" </w:delInstrText>
        </w:r>
        <w:r>
          <w:fldChar w:fldCharType="separate"/>
        </w:r>
        <w:r w:rsidR="00C12940" w:rsidRPr="00AD08FB">
          <w:rPr>
            <w:rStyle w:val="Hyperlink"/>
            <w:rFonts w:ascii="Calibri Light" w:hAnsi="Calibri Light" w:cs="Calibri Light"/>
            <w:noProof/>
          </w:rPr>
          <w:delText>Example 25 TranslationCode, with originalText and local coded term</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705EF69" w14:textId="77777777" w:rsidR="00C12940" w:rsidRPr="00AD08FB" w:rsidRDefault="001A0138" w:rsidP="003A3D50">
      <w:pPr>
        <w:pStyle w:val="TableofFigures"/>
        <w:tabs>
          <w:tab w:val="right" w:leader="dot" w:pos="9350"/>
        </w:tabs>
        <w:ind w:left="1080" w:hanging="1080"/>
        <w:rPr>
          <w:del w:id="964" w:author="Russell Ott" w:date="2022-05-16T11:47:00Z"/>
          <w:rFonts w:ascii="Calibri Light" w:hAnsi="Calibri Light" w:cs="Calibri Light"/>
          <w:noProof/>
        </w:rPr>
      </w:pPr>
      <w:del w:id="965" w:author="Russell Ott" w:date="2022-05-16T11:47:00Z">
        <w:r>
          <w:fldChar w:fldCharType="begin"/>
        </w:r>
        <w:r>
          <w:delInstrText xml:space="preserve"> HYPERLINK \l "_Toc21927478" </w:delInstrText>
        </w:r>
        <w:r>
          <w:fldChar w:fldCharType="separate"/>
        </w:r>
        <w:r w:rsidR="00C12940" w:rsidRPr="00AD08FB">
          <w:rPr>
            <w:rStyle w:val="Hyperlink"/>
            <w:rFonts w:ascii="Calibri Light" w:hAnsi="Calibri Light" w:cs="Calibri Light"/>
            <w:noProof/>
          </w:rPr>
          <w:delText>Example 26: Code Display Name Representation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9BE6ED3" w14:textId="77777777" w:rsidR="00C12940" w:rsidRPr="00AD08FB" w:rsidRDefault="001A0138" w:rsidP="003A3D50">
      <w:pPr>
        <w:pStyle w:val="TableofFigures"/>
        <w:tabs>
          <w:tab w:val="right" w:leader="dot" w:pos="9350"/>
        </w:tabs>
        <w:ind w:left="1080" w:hanging="1080"/>
        <w:rPr>
          <w:del w:id="966" w:author="Russell Ott" w:date="2022-05-16T11:47:00Z"/>
          <w:rFonts w:ascii="Calibri Light" w:hAnsi="Calibri Light" w:cs="Calibri Light"/>
          <w:noProof/>
        </w:rPr>
      </w:pPr>
      <w:del w:id="967" w:author="Russell Ott" w:date="2022-05-16T11:47:00Z">
        <w:r>
          <w:fldChar w:fldCharType="begin"/>
        </w:r>
        <w:r>
          <w:delInstrText xml:space="preserve"> HYPERLINK \l "_Toc21927479" </w:delInstrText>
        </w:r>
        <w:r>
          <w:fldChar w:fldCharType="separate"/>
        </w:r>
        <w:r w:rsidR="00C12940" w:rsidRPr="00AD08FB">
          <w:rPr>
            <w:rStyle w:val="Hyperlink"/>
            <w:rFonts w:ascii="Calibri Light" w:hAnsi="Calibri Light" w:cs="Calibri Light"/>
            <w:noProof/>
          </w:rPr>
          <w:delText>Example 27: Tobacco Use – Current Smoker with an unknown stop date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9AE9322" w14:textId="77777777" w:rsidR="00C12940" w:rsidRPr="00AD08FB" w:rsidRDefault="001A0138" w:rsidP="003A3D50">
      <w:pPr>
        <w:pStyle w:val="TableofFigures"/>
        <w:tabs>
          <w:tab w:val="right" w:leader="dot" w:pos="9350"/>
        </w:tabs>
        <w:ind w:left="1080" w:hanging="1080"/>
        <w:rPr>
          <w:del w:id="968" w:author="Russell Ott" w:date="2022-05-16T11:47:00Z"/>
          <w:rFonts w:ascii="Calibri Light" w:hAnsi="Calibri Light" w:cs="Calibri Light"/>
          <w:noProof/>
        </w:rPr>
      </w:pPr>
      <w:del w:id="969" w:author="Russell Ott" w:date="2022-05-16T11:47:00Z">
        <w:r>
          <w:fldChar w:fldCharType="begin"/>
        </w:r>
        <w:r>
          <w:delInstrText xml:space="preserve"> HYPERLINK \l "_Toc21927480" </w:delInstrText>
        </w:r>
        <w:r>
          <w:fldChar w:fldCharType="separate"/>
        </w:r>
        <w:r w:rsidR="00C12940" w:rsidRPr="00AD08FB">
          <w:rPr>
            <w:rStyle w:val="Hyperlink"/>
            <w:rFonts w:ascii="Calibri Light" w:hAnsi="Calibri Light" w:cs="Calibri Light"/>
            <w:noProof/>
          </w:rPr>
          <w:delText>Example 28: Tobacco Use –  Smoker where cessation date was not asked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94F4A34" w14:textId="77777777" w:rsidR="00C12940" w:rsidRPr="00AD08FB" w:rsidRDefault="001A0138" w:rsidP="003A3D50">
      <w:pPr>
        <w:pStyle w:val="TableofFigures"/>
        <w:tabs>
          <w:tab w:val="right" w:leader="dot" w:pos="9350"/>
        </w:tabs>
        <w:ind w:left="1080" w:hanging="1080"/>
        <w:rPr>
          <w:del w:id="970" w:author="Russell Ott" w:date="2022-05-16T11:47:00Z"/>
          <w:rFonts w:ascii="Calibri Light" w:hAnsi="Calibri Light" w:cs="Calibri Light"/>
          <w:noProof/>
        </w:rPr>
      </w:pPr>
      <w:del w:id="971" w:author="Russell Ott" w:date="2022-05-16T11:47:00Z">
        <w:r>
          <w:fldChar w:fldCharType="begin"/>
        </w:r>
        <w:r>
          <w:delInstrText xml:space="preserve"> HYPERLINK \l "_Toc21927481" </w:delInstrText>
        </w:r>
        <w:r>
          <w:fldChar w:fldCharType="separate"/>
        </w:r>
        <w:r w:rsidR="00C12940" w:rsidRPr="00AD08FB">
          <w:rPr>
            <w:rStyle w:val="Hyperlink"/>
            <w:rFonts w:ascii="Calibri Light" w:hAnsi="Calibri Light" w:cs="Calibri Light"/>
            <w:noProof/>
          </w:rPr>
          <w:delText>Example 29: No Information Problems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1DE9858" w14:textId="77777777" w:rsidR="00C12940" w:rsidRPr="00AD08FB" w:rsidRDefault="001A0138" w:rsidP="003A3D50">
      <w:pPr>
        <w:pStyle w:val="TableofFigures"/>
        <w:tabs>
          <w:tab w:val="right" w:leader="dot" w:pos="9350"/>
        </w:tabs>
        <w:ind w:left="1080" w:hanging="1080"/>
        <w:rPr>
          <w:del w:id="972" w:author="Russell Ott" w:date="2022-05-16T11:47:00Z"/>
          <w:rFonts w:ascii="Calibri Light" w:hAnsi="Calibri Light" w:cs="Calibri Light"/>
          <w:noProof/>
        </w:rPr>
      </w:pPr>
      <w:del w:id="973" w:author="Russell Ott" w:date="2022-05-16T11:47:00Z">
        <w:r>
          <w:fldChar w:fldCharType="begin"/>
        </w:r>
        <w:r>
          <w:delInstrText xml:space="preserve"> HYPERLINK \l "_Toc21927482" </w:delInstrText>
        </w:r>
        <w:r>
          <w:fldChar w:fldCharType="separate"/>
        </w:r>
        <w:r w:rsidR="00C12940" w:rsidRPr="00AD08FB">
          <w:rPr>
            <w:rStyle w:val="Hyperlink"/>
            <w:rFonts w:ascii="Calibri Light" w:hAnsi="Calibri Light" w:cs="Calibri Light"/>
            <w:noProof/>
          </w:rPr>
          <w:delText>Example 30: Allergy List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3870737" w14:textId="77777777" w:rsidR="00C12940" w:rsidRPr="00AD08FB" w:rsidRDefault="001A0138" w:rsidP="003A3D50">
      <w:pPr>
        <w:pStyle w:val="TableofFigures"/>
        <w:tabs>
          <w:tab w:val="right" w:leader="dot" w:pos="9350"/>
        </w:tabs>
        <w:ind w:left="1080" w:hanging="1080"/>
        <w:rPr>
          <w:del w:id="974" w:author="Russell Ott" w:date="2022-05-16T11:47:00Z"/>
          <w:rFonts w:ascii="Calibri Light" w:hAnsi="Calibri Light" w:cs="Calibri Light"/>
          <w:noProof/>
        </w:rPr>
      </w:pPr>
      <w:del w:id="975" w:author="Russell Ott" w:date="2022-05-16T11:47:00Z">
        <w:r>
          <w:fldChar w:fldCharType="begin"/>
        </w:r>
        <w:r>
          <w:delInstrText xml:space="preserve"> HYPERLINK \l "_Toc21927483" </w:delInstrText>
        </w:r>
        <w:r>
          <w:fldChar w:fldCharType="separate"/>
        </w:r>
        <w:r w:rsidR="00C12940" w:rsidRPr="00AD08FB">
          <w:rPr>
            <w:rStyle w:val="Hyperlink"/>
            <w:rFonts w:ascii="Calibri Light" w:hAnsi="Calibri Light" w:cs="Calibri Light"/>
            <w:noProof/>
          </w:rPr>
          <w:delText>Example 31: Allergies Section with No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E2C9901" w14:textId="77777777" w:rsidR="00C12940" w:rsidRPr="00AD08FB" w:rsidRDefault="001A0138" w:rsidP="003A3D50">
      <w:pPr>
        <w:pStyle w:val="TableofFigures"/>
        <w:tabs>
          <w:tab w:val="right" w:leader="dot" w:pos="9350"/>
        </w:tabs>
        <w:ind w:left="1080" w:hanging="1080"/>
        <w:rPr>
          <w:del w:id="976" w:author="Russell Ott" w:date="2022-05-16T11:47:00Z"/>
          <w:rFonts w:ascii="Calibri Light" w:hAnsi="Calibri Light" w:cs="Calibri Light"/>
          <w:noProof/>
        </w:rPr>
      </w:pPr>
      <w:del w:id="977" w:author="Russell Ott" w:date="2022-05-16T11:47:00Z">
        <w:r>
          <w:fldChar w:fldCharType="begin"/>
        </w:r>
        <w:r>
          <w:delInstrText xml:space="preserve"> HYPERLINK \l "_Toc21927484" </w:delInstrText>
        </w:r>
        <w:r>
          <w:fldChar w:fldCharType="separate"/>
        </w:r>
        <w:r w:rsidR="00C12940" w:rsidRPr="00AD08FB">
          <w:rPr>
            <w:rStyle w:val="Hyperlink"/>
            <w:rFonts w:ascii="Calibri Light" w:hAnsi="Calibri Light" w:cs="Calibri Light"/>
            <w:noProof/>
          </w:rPr>
          <w:delText>Example 32:Excluding section due to business rules.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F6ABE9" w14:textId="77777777" w:rsidR="00C12940" w:rsidRPr="00AD08FB" w:rsidRDefault="001A0138" w:rsidP="003A3D50">
      <w:pPr>
        <w:pStyle w:val="TableofFigures"/>
        <w:tabs>
          <w:tab w:val="right" w:leader="dot" w:pos="9350"/>
        </w:tabs>
        <w:ind w:left="1080" w:hanging="1080"/>
        <w:rPr>
          <w:del w:id="978" w:author="Russell Ott" w:date="2022-05-16T11:47:00Z"/>
          <w:rFonts w:ascii="Calibri Light" w:hAnsi="Calibri Light" w:cs="Calibri Light"/>
          <w:noProof/>
        </w:rPr>
      </w:pPr>
      <w:del w:id="979" w:author="Russell Ott" w:date="2022-05-16T11:47:00Z">
        <w:r>
          <w:fldChar w:fldCharType="begin"/>
        </w:r>
        <w:r>
          <w:delInstrText xml:space="preserve"> HYPERLINK \l "_Toc21927485" </w:delInstrText>
        </w:r>
        <w:r>
          <w:fldChar w:fldCharType="separate"/>
        </w:r>
        <w:r w:rsidR="00C12940" w:rsidRPr="00AD08FB">
          <w:rPr>
            <w:rStyle w:val="Hyperlink"/>
            <w:rFonts w:ascii="Calibri Light" w:hAnsi="Calibri Light" w:cs="Calibri Light"/>
            <w:noProof/>
          </w:rPr>
          <w:delText>Example 33: Procedures Section with Excluded Information, example of locally selected wording</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52DB688" w14:textId="77777777" w:rsidR="00C12940" w:rsidRPr="00AD08FB" w:rsidRDefault="001A0138" w:rsidP="003A3D50">
      <w:pPr>
        <w:pStyle w:val="TableofFigures"/>
        <w:tabs>
          <w:tab w:val="right" w:leader="dot" w:pos="9350"/>
        </w:tabs>
        <w:ind w:left="1080" w:hanging="1080"/>
        <w:rPr>
          <w:del w:id="980" w:author="Russell Ott" w:date="2022-05-16T11:47:00Z"/>
          <w:rFonts w:ascii="Calibri Light" w:hAnsi="Calibri Light" w:cs="Calibri Light"/>
          <w:noProof/>
        </w:rPr>
      </w:pPr>
      <w:del w:id="981" w:author="Russell Ott" w:date="2022-05-16T11:47:00Z">
        <w:r>
          <w:fldChar w:fldCharType="begin"/>
        </w:r>
        <w:r>
          <w:delInstrText xml:space="preserve"> HYPERLINK \l "_Toc21927486" </w:delInstrText>
        </w:r>
        <w:r>
          <w:fldChar w:fldCharType="separate"/>
        </w:r>
        <w:r w:rsidR="00C12940" w:rsidRPr="00AD08FB">
          <w:rPr>
            <w:rStyle w:val="Hyperlink"/>
            <w:rFonts w:ascii="Calibri Light" w:hAnsi="Calibri Light" w:cs="Calibri Light"/>
            <w:noProof/>
          </w:rPr>
          <w:delText>Example 34: Use of the Basic Provenance Author Participation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5C02B50" w14:textId="77777777" w:rsidR="00C12940" w:rsidRPr="00AD08FB" w:rsidRDefault="001A0138" w:rsidP="003A3D50">
      <w:pPr>
        <w:pStyle w:val="TableofFigures"/>
        <w:tabs>
          <w:tab w:val="right" w:leader="dot" w:pos="9350"/>
        </w:tabs>
        <w:ind w:left="1080" w:hanging="1080"/>
        <w:rPr>
          <w:del w:id="982" w:author="Russell Ott" w:date="2022-05-16T11:47:00Z"/>
          <w:rFonts w:ascii="Calibri Light" w:hAnsi="Calibri Light" w:cs="Calibri Light"/>
          <w:noProof/>
        </w:rPr>
      </w:pPr>
      <w:del w:id="983" w:author="Russell Ott" w:date="2022-05-16T11:47:00Z">
        <w:r>
          <w:fldChar w:fldCharType="begin"/>
        </w:r>
        <w:r>
          <w:delInstrText xml:space="preserve"> H</w:delInstrText>
        </w:r>
        <w:r>
          <w:delInstrText xml:space="preserve">YPERLINK \l "_Toc21927487" </w:delInstrText>
        </w:r>
        <w:r>
          <w:fldChar w:fldCharType="separate"/>
        </w:r>
        <w:r w:rsidR="00C12940" w:rsidRPr="00AD08FB">
          <w:rPr>
            <w:rStyle w:val="Hyperlink"/>
            <w:rFonts w:ascii="Calibri Light" w:hAnsi="Calibri Light" w:cs="Calibri Light"/>
            <w:noProof/>
          </w:rPr>
          <w:delText>Example 35: Section Time Range Template Example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84A86D5" w14:textId="77777777" w:rsidR="00C12940" w:rsidRPr="00AD08FB" w:rsidRDefault="001A0138" w:rsidP="003A3D50">
      <w:pPr>
        <w:pStyle w:val="TableofFigures"/>
        <w:tabs>
          <w:tab w:val="right" w:leader="dot" w:pos="9350"/>
        </w:tabs>
        <w:ind w:left="1080" w:hanging="1080"/>
        <w:rPr>
          <w:del w:id="984" w:author="Russell Ott" w:date="2022-05-16T11:47:00Z"/>
          <w:rFonts w:ascii="Calibri Light" w:hAnsi="Calibri Light" w:cs="Calibri Light"/>
          <w:noProof/>
        </w:rPr>
      </w:pPr>
      <w:del w:id="985" w:author="Russell Ott" w:date="2022-05-16T11:47:00Z">
        <w:r>
          <w:fldChar w:fldCharType="begin"/>
        </w:r>
        <w:r>
          <w:delInstrText xml:space="preserve"> HYPERLINK \l "_Toc21927488" </w:delInstrText>
        </w:r>
        <w:r>
          <w:fldChar w:fldCharType="separate"/>
        </w:r>
        <w:r w:rsidR="00C12940" w:rsidRPr="00AD08FB">
          <w:rPr>
            <w:rStyle w:val="Hyperlink"/>
            <w:rFonts w:ascii="Calibri Light" w:hAnsi="Calibri Light" w:cs="Calibri Light"/>
            <w:noProof/>
          </w:rPr>
          <w:delText>Example 36: Care Teams Section with Care Team Member Organizer for discrete data representation.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E23935C" w14:textId="77777777" w:rsidR="00C12940" w:rsidRPr="00AD08FB" w:rsidRDefault="001A0138" w:rsidP="003A3D50">
      <w:pPr>
        <w:pStyle w:val="TableofFigures"/>
        <w:tabs>
          <w:tab w:val="right" w:leader="dot" w:pos="9350"/>
        </w:tabs>
        <w:ind w:left="1080" w:hanging="1080"/>
        <w:rPr>
          <w:del w:id="986" w:author="Russell Ott" w:date="2022-05-16T11:47:00Z"/>
          <w:rFonts w:ascii="Calibri Light" w:hAnsi="Calibri Light" w:cs="Calibri Light"/>
          <w:noProof/>
        </w:rPr>
      </w:pPr>
      <w:del w:id="987" w:author="Russell Ott" w:date="2022-05-16T11:47:00Z">
        <w:r>
          <w:fldChar w:fldCharType="begin"/>
        </w:r>
        <w:r>
          <w:delInstrText xml:space="preserve"> HYPERLINK \l "_Toc21927489" </w:delInstrText>
        </w:r>
        <w:r>
          <w:fldChar w:fldCharType="separate"/>
        </w:r>
        <w:r w:rsidR="00C12940" w:rsidRPr="00AD08FB">
          <w:rPr>
            <w:rStyle w:val="Hyperlink"/>
            <w:rFonts w:ascii="Calibri Light" w:hAnsi="Calibri Light" w:cs="Calibri Light"/>
            <w:noProof/>
          </w:rPr>
          <w:delText>Example 37: Hospital Admission Diagnosis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5D9258A" w14:textId="77777777" w:rsidR="00C12940" w:rsidRPr="00AD08FB" w:rsidRDefault="001A0138" w:rsidP="003A3D50">
      <w:pPr>
        <w:pStyle w:val="TableofFigures"/>
        <w:tabs>
          <w:tab w:val="right" w:leader="dot" w:pos="9350"/>
        </w:tabs>
        <w:ind w:left="1080" w:hanging="1080"/>
        <w:rPr>
          <w:del w:id="988" w:author="Russell Ott" w:date="2022-05-16T11:47:00Z"/>
          <w:rFonts w:ascii="Calibri Light" w:hAnsi="Calibri Light" w:cs="Calibri Light"/>
          <w:noProof/>
        </w:rPr>
      </w:pPr>
      <w:del w:id="989" w:author="Russell Ott" w:date="2022-05-16T11:47:00Z">
        <w:r>
          <w:fldChar w:fldCharType="begin"/>
        </w:r>
        <w:r>
          <w:delInstrText xml:space="preserve"> HYPERLINK \l "_Toc21927490" </w:delInstrText>
        </w:r>
        <w:r>
          <w:fldChar w:fldCharType="separate"/>
        </w:r>
        <w:r w:rsidR="00C12940" w:rsidRPr="00AD08FB">
          <w:rPr>
            <w:rStyle w:val="Hyperlink"/>
            <w:rFonts w:ascii="Calibri Light" w:hAnsi="Calibri Light" w:cs="Calibri Light"/>
            <w:noProof/>
          </w:rPr>
          <w:delText>Example 38:  Problem Concern containing a Problem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681CEF0" w14:textId="77777777" w:rsidR="00C12940" w:rsidRPr="00AD08FB" w:rsidRDefault="001A0138" w:rsidP="003A3D50">
      <w:pPr>
        <w:pStyle w:val="TableofFigures"/>
        <w:tabs>
          <w:tab w:val="right" w:leader="dot" w:pos="9350"/>
        </w:tabs>
        <w:ind w:left="1080" w:hanging="1080"/>
        <w:rPr>
          <w:del w:id="990" w:author="Russell Ott" w:date="2022-05-16T11:47:00Z"/>
          <w:rFonts w:ascii="Calibri Light" w:hAnsi="Calibri Light" w:cs="Calibri Light"/>
          <w:noProof/>
        </w:rPr>
      </w:pPr>
      <w:del w:id="991" w:author="Russell Ott" w:date="2022-05-16T11:47:00Z">
        <w:r>
          <w:fldChar w:fldCharType="begin"/>
        </w:r>
        <w:r>
          <w:delInstrText xml:space="preserve"> HYPERLINK \l "_Toc21927491" </w:delInstrText>
        </w:r>
        <w:r>
          <w:fldChar w:fldCharType="separate"/>
        </w:r>
        <w:r w:rsidR="00C12940" w:rsidRPr="00AD08FB">
          <w:rPr>
            <w:rStyle w:val="Hyperlink"/>
            <w:rFonts w:ascii="Calibri Light" w:hAnsi="Calibri Light" w:cs="Calibri Light"/>
            <w:noProof/>
          </w:rPr>
          <w:delText>Example 39: No Known Problems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CECA2AD" w14:textId="77777777" w:rsidR="00C12940" w:rsidRPr="00AD08FB" w:rsidRDefault="001A0138" w:rsidP="003A3D50">
      <w:pPr>
        <w:pStyle w:val="TableofFigures"/>
        <w:tabs>
          <w:tab w:val="right" w:leader="dot" w:pos="9350"/>
        </w:tabs>
        <w:ind w:left="1080" w:hanging="1080"/>
        <w:rPr>
          <w:del w:id="992" w:author="Russell Ott" w:date="2022-05-16T11:47:00Z"/>
          <w:rFonts w:ascii="Calibri Light" w:hAnsi="Calibri Light" w:cs="Calibri Light"/>
          <w:noProof/>
        </w:rPr>
      </w:pPr>
      <w:del w:id="993" w:author="Russell Ott" w:date="2022-05-16T11:47:00Z">
        <w:r>
          <w:fldChar w:fldCharType="begin"/>
        </w:r>
        <w:r>
          <w:delInstrText xml:space="preserve"> HYPERLINK \l "_Toc21927492" </w:delInstrText>
        </w:r>
        <w:r>
          <w:fldChar w:fldCharType="separate"/>
        </w:r>
        <w:r w:rsidR="00C12940" w:rsidRPr="00AD08FB">
          <w:rPr>
            <w:rStyle w:val="Hyperlink"/>
            <w:rFonts w:ascii="Calibri Light" w:hAnsi="Calibri Light" w:cs="Calibri Light"/>
            <w:noProof/>
          </w:rPr>
          <w:delText>Example 40: Health Concern narrative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D29D0B8" w14:textId="77777777" w:rsidR="00C12940" w:rsidRPr="00AD08FB" w:rsidRDefault="001A0138" w:rsidP="003A3D50">
      <w:pPr>
        <w:pStyle w:val="TableofFigures"/>
        <w:tabs>
          <w:tab w:val="right" w:leader="dot" w:pos="9350"/>
        </w:tabs>
        <w:ind w:left="1080" w:hanging="1080"/>
        <w:rPr>
          <w:del w:id="994" w:author="Russell Ott" w:date="2022-05-16T11:47:00Z"/>
          <w:rFonts w:ascii="Calibri Light" w:hAnsi="Calibri Light" w:cs="Calibri Light"/>
          <w:noProof/>
        </w:rPr>
      </w:pPr>
      <w:del w:id="995" w:author="Russell Ott" w:date="2022-05-16T11:47:00Z">
        <w:r>
          <w:fldChar w:fldCharType="begin"/>
        </w:r>
        <w:r>
          <w:delInstrText xml:space="preserve"> HYPERLINK \l "_Toc21927493" </w:delInstrText>
        </w:r>
        <w:r>
          <w:fldChar w:fldCharType="separate"/>
        </w:r>
        <w:r w:rsidR="00C12940" w:rsidRPr="00AD08FB">
          <w:rPr>
            <w:rStyle w:val="Hyperlink"/>
            <w:rFonts w:ascii="Calibri Light" w:hAnsi="Calibri Light" w:cs="Calibri Light"/>
            <w:noProof/>
          </w:rPr>
          <w:delText>Example 41: Allergy concern for food allergy to eggs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38DEB6" w14:textId="77777777" w:rsidR="00C12940" w:rsidRPr="00AD08FB" w:rsidRDefault="001A0138" w:rsidP="003A3D50">
      <w:pPr>
        <w:pStyle w:val="TableofFigures"/>
        <w:tabs>
          <w:tab w:val="right" w:leader="dot" w:pos="9350"/>
        </w:tabs>
        <w:ind w:left="1080" w:hanging="1080"/>
        <w:rPr>
          <w:del w:id="996" w:author="Russell Ott" w:date="2022-05-16T11:47:00Z"/>
          <w:rFonts w:ascii="Calibri Light" w:hAnsi="Calibri Light" w:cs="Calibri Light"/>
          <w:noProof/>
        </w:rPr>
      </w:pPr>
      <w:del w:id="997" w:author="Russell Ott" w:date="2022-05-16T11:47:00Z">
        <w:r>
          <w:fldChar w:fldCharType="begin"/>
        </w:r>
        <w:r>
          <w:delInstrText xml:space="preserve"> HYPERLINK \l "_Toc21927494" </w:delInstrText>
        </w:r>
        <w:r>
          <w:fldChar w:fldCharType="separate"/>
        </w:r>
        <w:r w:rsidR="00C12940" w:rsidRPr="00AD08FB">
          <w:rPr>
            <w:rStyle w:val="Hyperlink"/>
            <w:rFonts w:ascii="Calibri Light" w:hAnsi="Calibri Light" w:cs="Calibri Light"/>
            <w:noProof/>
          </w:rPr>
          <w:delText>Example 42: No known allergies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C4CAF9" w14:textId="77777777" w:rsidR="00C12940" w:rsidRPr="00AD08FB" w:rsidRDefault="001A0138" w:rsidP="003A3D50">
      <w:pPr>
        <w:pStyle w:val="TableofFigures"/>
        <w:tabs>
          <w:tab w:val="right" w:leader="dot" w:pos="9350"/>
        </w:tabs>
        <w:ind w:left="1080" w:hanging="1080"/>
        <w:rPr>
          <w:del w:id="998" w:author="Russell Ott" w:date="2022-05-16T11:47:00Z"/>
          <w:rFonts w:ascii="Calibri Light" w:hAnsi="Calibri Light" w:cs="Calibri Light"/>
          <w:noProof/>
        </w:rPr>
      </w:pPr>
      <w:del w:id="999" w:author="Russell Ott" w:date="2022-05-16T11:47:00Z">
        <w:r>
          <w:fldChar w:fldCharType="begin"/>
        </w:r>
        <w:r>
          <w:delInstrText xml:space="preserve"> HYPERLINK \l "_Toc21927495" </w:delInstrText>
        </w:r>
        <w:r>
          <w:fldChar w:fldCharType="separate"/>
        </w:r>
        <w:r w:rsidR="00C12940" w:rsidRPr="00AD08FB">
          <w:rPr>
            <w:rStyle w:val="Hyperlink"/>
            <w:rFonts w:ascii="Calibri Light" w:hAnsi="Calibri Light" w:cs="Calibri Light"/>
            <w:noProof/>
          </w:rPr>
          <w:delText>Example 43: Recording an allergy that started in January of 2009, but became a tracked concern as of January 4, 2014</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0ABB102" w14:textId="77777777" w:rsidR="00C12940" w:rsidRPr="00AD08FB" w:rsidRDefault="001A0138" w:rsidP="003A3D50">
      <w:pPr>
        <w:pStyle w:val="TableofFigures"/>
        <w:tabs>
          <w:tab w:val="right" w:leader="dot" w:pos="9350"/>
        </w:tabs>
        <w:ind w:left="1080" w:hanging="1080"/>
        <w:rPr>
          <w:del w:id="1000" w:author="Russell Ott" w:date="2022-05-16T11:47:00Z"/>
          <w:rFonts w:ascii="Calibri Light" w:hAnsi="Calibri Light" w:cs="Calibri Light"/>
          <w:noProof/>
        </w:rPr>
      </w:pPr>
      <w:del w:id="1001" w:author="Russell Ott" w:date="2022-05-16T11:47:00Z">
        <w:r>
          <w:fldChar w:fldCharType="begin"/>
        </w:r>
        <w:r>
          <w:delInstrText xml:space="preserve"> HYPERLINK</w:delInstrText>
        </w:r>
        <w:r>
          <w:delInstrText xml:space="preserve"> \l "_Toc21927496" </w:delInstrText>
        </w:r>
        <w:r>
          <w:fldChar w:fldCharType="separate"/>
        </w:r>
        <w:r w:rsidR="00C12940" w:rsidRPr="00AD08FB">
          <w:rPr>
            <w:rStyle w:val="Hyperlink"/>
            <w:rFonts w:ascii="Calibri Light" w:hAnsi="Calibri Light" w:cs="Calibri Light"/>
            <w:noProof/>
          </w:rPr>
          <w:delText>Example 44: Updating an allergy that is no longer a concern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5B291EA" w14:textId="77777777" w:rsidR="00C12940" w:rsidRPr="00AD08FB" w:rsidRDefault="001A0138" w:rsidP="003A3D50">
      <w:pPr>
        <w:pStyle w:val="TableofFigures"/>
        <w:tabs>
          <w:tab w:val="right" w:leader="dot" w:pos="9350"/>
        </w:tabs>
        <w:ind w:left="1080" w:hanging="1080"/>
        <w:rPr>
          <w:del w:id="1002" w:author="Russell Ott" w:date="2022-05-16T11:47:00Z"/>
          <w:rFonts w:ascii="Calibri Light" w:hAnsi="Calibri Light" w:cs="Calibri Light"/>
          <w:noProof/>
        </w:rPr>
      </w:pPr>
      <w:del w:id="1003" w:author="Russell Ott" w:date="2022-05-16T11:47:00Z">
        <w:r>
          <w:fldChar w:fldCharType="begin"/>
        </w:r>
        <w:r>
          <w:delInstrText xml:space="preserve"> HYPERLINK \l "_Toc21927497" </w:delInstrText>
        </w:r>
        <w:r>
          <w:fldChar w:fldCharType="separate"/>
        </w:r>
        <w:r w:rsidR="00C12940" w:rsidRPr="00AD08FB">
          <w:rPr>
            <w:rStyle w:val="Hyperlink"/>
            <w:rFonts w:ascii="Calibri Light" w:hAnsi="Calibri Light" w:cs="Calibri Light"/>
            <w:noProof/>
          </w:rPr>
          <w:delText>Example 45: Implanted Device – known procedure details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947EF9" w14:textId="77777777" w:rsidR="00C12940" w:rsidRPr="00AD08FB" w:rsidRDefault="001A0138" w:rsidP="003A3D50">
      <w:pPr>
        <w:pStyle w:val="TableofFigures"/>
        <w:tabs>
          <w:tab w:val="right" w:leader="dot" w:pos="9350"/>
        </w:tabs>
        <w:ind w:left="1080" w:hanging="1080"/>
        <w:rPr>
          <w:del w:id="1004" w:author="Russell Ott" w:date="2022-05-16T11:47:00Z"/>
          <w:rFonts w:ascii="Calibri Light" w:hAnsi="Calibri Light" w:cs="Calibri Light"/>
          <w:noProof/>
        </w:rPr>
      </w:pPr>
      <w:del w:id="1005" w:author="Russell Ott" w:date="2022-05-16T11:47:00Z">
        <w:r>
          <w:fldChar w:fldCharType="begin"/>
        </w:r>
        <w:r>
          <w:delInstrText xml:space="preserve"> HYPERLINK \l "_Toc21927498" </w:delInstrText>
        </w:r>
        <w:r>
          <w:fldChar w:fldCharType="separate"/>
        </w:r>
        <w:r w:rsidR="00C12940" w:rsidRPr="00AD08FB">
          <w:rPr>
            <w:rStyle w:val="Hyperlink"/>
            <w:rFonts w:ascii="Calibri Light" w:hAnsi="Calibri Light" w:cs="Calibri Light"/>
            <w:noProof/>
          </w:rPr>
          <w:delText>Example 46: Implanted Device - Procedure unknown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1D7DC71" w14:textId="77777777" w:rsidR="00C12940" w:rsidRPr="00AD08FB" w:rsidRDefault="001A0138" w:rsidP="003A3D50">
      <w:pPr>
        <w:pStyle w:val="TableofFigures"/>
        <w:tabs>
          <w:tab w:val="right" w:leader="dot" w:pos="9350"/>
        </w:tabs>
        <w:ind w:left="1080" w:hanging="1080"/>
        <w:rPr>
          <w:del w:id="1006" w:author="Russell Ott" w:date="2022-05-16T11:47:00Z"/>
          <w:rFonts w:ascii="Calibri Light" w:hAnsi="Calibri Light" w:cs="Calibri Light"/>
          <w:noProof/>
        </w:rPr>
      </w:pPr>
      <w:del w:id="1007" w:author="Russell Ott" w:date="2022-05-16T11:47:00Z">
        <w:r>
          <w:fldChar w:fldCharType="begin"/>
        </w:r>
        <w:r>
          <w:delInstrText xml:space="preserve"> HYPERLINK \l "_Toc21927499" </w:delInstrText>
        </w:r>
        <w:r>
          <w:fldChar w:fldCharType="separate"/>
        </w:r>
        <w:r w:rsidR="00C12940" w:rsidRPr="00AD08FB">
          <w:rPr>
            <w:rStyle w:val="Hyperlink"/>
            <w:rFonts w:ascii="Calibri Light" w:hAnsi="Calibri Light" w:cs="Calibri Light"/>
            <w:noProof/>
          </w:rPr>
          <w:delText>Example 47: No Implanted Devices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130A78E" w14:textId="77777777" w:rsidR="00C12940" w:rsidRPr="00AD08FB" w:rsidRDefault="001A0138" w:rsidP="003A3D50">
      <w:pPr>
        <w:pStyle w:val="TableofFigures"/>
        <w:tabs>
          <w:tab w:val="right" w:leader="dot" w:pos="9350"/>
        </w:tabs>
        <w:ind w:left="1080" w:hanging="1080"/>
        <w:rPr>
          <w:del w:id="1008" w:author="Russell Ott" w:date="2022-05-16T11:47:00Z"/>
          <w:rFonts w:ascii="Calibri Light" w:hAnsi="Calibri Light" w:cs="Calibri Light"/>
          <w:noProof/>
        </w:rPr>
      </w:pPr>
      <w:del w:id="1009" w:author="Russell Ott" w:date="2022-05-16T11:47:00Z">
        <w:r>
          <w:fldChar w:fldCharType="begin"/>
        </w:r>
        <w:r>
          <w:delInstrText xml:space="preserve"> HYPERLINK \l "_Toc21927500" </w:delInstrText>
        </w:r>
        <w:r>
          <w:fldChar w:fldCharType="separate"/>
        </w:r>
        <w:r w:rsidR="00C12940" w:rsidRPr="00AD08FB">
          <w:rPr>
            <w:rStyle w:val="Hyperlink"/>
            <w:rFonts w:ascii="Calibri Light" w:hAnsi="Calibri Light" w:cs="Calibri Light"/>
            <w:noProof/>
          </w:rPr>
          <w:delText>Example 48: Non-Medicinal Supply – Cane and Eyeglasses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298B786" w14:textId="77777777" w:rsidR="00C12940" w:rsidRPr="00AD08FB" w:rsidRDefault="001A0138" w:rsidP="003A3D50">
      <w:pPr>
        <w:pStyle w:val="TableofFigures"/>
        <w:tabs>
          <w:tab w:val="right" w:leader="dot" w:pos="9350"/>
        </w:tabs>
        <w:ind w:left="1080" w:hanging="1080"/>
        <w:rPr>
          <w:del w:id="1010" w:author="Russell Ott" w:date="2022-05-16T11:47:00Z"/>
          <w:rFonts w:ascii="Calibri Light" w:hAnsi="Calibri Light" w:cs="Calibri Light"/>
          <w:noProof/>
        </w:rPr>
      </w:pPr>
      <w:del w:id="1011" w:author="Russell Ott" w:date="2022-05-16T11:47:00Z">
        <w:r>
          <w:fldChar w:fldCharType="begin"/>
        </w:r>
        <w:r>
          <w:delInstrText xml:space="preserve"> HYPERLINK \l "_Toc21927501" </w:delInstrText>
        </w:r>
        <w:r>
          <w:fldChar w:fldCharType="separate"/>
        </w:r>
        <w:r w:rsidR="00C12940" w:rsidRPr="00AD08FB">
          <w:rPr>
            <w:rStyle w:val="Hyperlink"/>
            <w:rFonts w:ascii="Calibri Light" w:hAnsi="Calibri Light" w:cs="Calibri Light"/>
            <w:noProof/>
          </w:rPr>
          <w:delText>Example 49: Goal Observation narrative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7C5475B" w14:textId="77777777" w:rsidR="00C12940" w:rsidRPr="00AD08FB" w:rsidRDefault="001A0138" w:rsidP="003A3D50">
      <w:pPr>
        <w:pStyle w:val="TableofFigures"/>
        <w:tabs>
          <w:tab w:val="right" w:leader="dot" w:pos="9350"/>
        </w:tabs>
        <w:ind w:left="1080" w:hanging="1080"/>
        <w:rPr>
          <w:del w:id="1012" w:author="Russell Ott" w:date="2022-05-16T11:47:00Z"/>
          <w:rFonts w:ascii="Calibri Light" w:hAnsi="Calibri Light" w:cs="Calibri Light"/>
          <w:noProof/>
        </w:rPr>
      </w:pPr>
      <w:del w:id="1013" w:author="Russell Ott" w:date="2022-05-16T11:47:00Z">
        <w:r>
          <w:fldChar w:fldCharType="begin"/>
        </w:r>
        <w:r>
          <w:delInstrText xml:space="preserve"> HYPERLINK \l "_Toc21927502" </w:delInstrText>
        </w:r>
        <w:r>
          <w:fldChar w:fldCharType="separate"/>
        </w:r>
        <w:r w:rsidR="00C12940" w:rsidRPr="00AD08FB">
          <w:rPr>
            <w:rStyle w:val="Hyperlink"/>
            <w:rFonts w:ascii="Calibri Light" w:hAnsi="Calibri Light" w:cs="Calibri Light"/>
            <w:noProof/>
          </w:rPr>
          <w:delText>Example 50: Social History Observation without a more specific template (Sexual Orientation)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64F1FF6" w14:textId="77777777" w:rsidR="00C12940" w:rsidRPr="00AD08FB" w:rsidRDefault="001A0138" w:rsidP="003A3D50">
      <w:pPr>
        <w:pStyle w:val="TableofFigures"/>
        <w:tabs>
          <w:tab w:val="right" w:leader="dot" w:pos="9350"/>
        </w:tabs>
        <w:ind w:left="1080" w:hanging="1080"/>
        <w:rPr>
          <w:del w:id="1014" w:author="Russell Ott" w:date="2022-05-16T11:47:00Z"/>
          <w:rFonts w:ascii="Calibri Light" w:hAnsi="Calibri Light" w:cs="Calibri Light"/>
          <w:noProof/>
        </w:rPr>
      </w:pPr>
      <w:del w:id="1015" w:author="Russell Ott" w:date="2022-05-16T11:47:00Z">
        <w:r>
          <w:fldChar w:fldCharType="begin"/>
        </w:r>
        <w:r>
          <w:delInstrText xml:space="preserve"> HYPERLINK \l "_Toc21927503" </w:delInstrText>
        </w:r>
        <w:r>
          <w:fldChar w:fldCharType="separate"/>
        </w:r>
        <w:r w:rsidR="00C12940" w:rsidRPr="00AD08FB">
          <w:rPr>
            <w:rStyle w:val="Hyperlink"/>
            <w:rFonts w:ascii="Calibri Light" w:hAnsi="Calibri Light" w:cs="Calibri Light"/>
            <w:noProof/>
          </w:rPr>
          <w:delText>Example 51: Unknown Smoking Status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489F929" w14:textId="77777777" w:rsidR="00C12940" w:rsidRPr="00AD08FB" w:rsidRDefault="001A0138" w:rsidP="003A3D50">
      <w:pPr>
        <w:pStyle w:val="TableofFigures"/>
        <w:tabs>
          <w:tab w:val="right" w:leader="dot" w:pos="9350"/>
        </w:tabs>
        <w:ind w:left="1080" w:hanging="1080"/>
        <w:rPr>
          <w:del w:id="1016" w:author="Russell Ott" w:date="2022-05-16T11:47:00Z"/>
          <w:rFonts w:ascii="Calibri Light" w:hAnsi="Calibri Light" w:cs="Calibri Light"/>
          <w:noProof/>
        </w:rPr>
      </w:pPr>
      <w:del w:id="1017" w:author="Russell Ott" w:date="2022-05-16T11:47:00Z">
        <w:r>
          <w:fldChar w:fldCharType="begin"/>
        </w:r>
        <w:r>
          <w:delInstrText xml:space="preserve"> HYPERLINK \l "_Toc21927504" </w:delInstrText>
        </w:r>
        <w:r>
          <w:fldChar w:fldCharType="separate"/>
        </w:r>
        <w:r w:rsidR="00C12940" w:rsidRPr="00AD08FB">
          <w:rPr>
            <w:rStyle w:val="Hyperlink"/>
            <w:rFonts w:ascii="Calibri Light" w:hAnsi="Calibri Light" w:cs="Calibri Light"/>
            <w:noProof/>
          </w:rPr>
          <w:delText>Example 52: Tobacco Use –Light Tobacco Smoker between 4/12/2010 and 4/12/2016.</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C2856BD" w14:textId="77777777" w:rsidR="00C12940" w:rsidRPr="00AD08FB" w:rsidRDefault="001A0138" w:rsidP="003A3D50">
      <w:pPr>
        <w:pStyle w:val="TableofFigures"/>
        <w:tabs>
          <w:tab w:val="right" w:leader="dot" w:pos="9350"/>
        </w:tabs>
        <w:ind w:left="1080" w:hanging="1080"/>
        <w:rPr>
          <w:del w:id="1018" w:author="Russell Ott" w:date="2022-05-16T11:47:00Z"/>
          <w:rFonts w:ascii="Calibri Light" w:hAnsi="Calibri Light" w:cs="Calibri Light"/>
          <w:noProof/>
        </w:rPr>
      </w:pPr>
      <w:del w:id="1019" w:author="Russell Ott" w:date="2022-05-16T11:47:00Z">
        <w:r>
          <w:fldChar w:fldCharType="begin"/>
        </w:r>
        <w:r>
          <w:delInstrText xml:space="preserve"> HYPERLINK \l "_Toc21927505" </w:delInstrText>
        </w:r>
        <w:r>
          <w:fldChar w:fldCharType="separate"/>
        </w:r>
        <w:r w:rsidR="00C12940" w:rsidRPr="00AD08FB">
          <w:rPr>
            <w:rStyle w:val="Hyperlink"/>
            <w:rFonts w:ascii="Calibri Light" w:hAnsi="Calibri Light" w:cs="Calibri Light"/>
            <w:noProof/>
          </w:rPr>
          <w:delText>Example 53: Birth Sex</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2945706" w14:textId="77777777" w:rsidR="00C12940" w:rsidRPr="00AD08FB" w:rsidRDefault="001A0138" w:rsidP="003A3D50">
      <w:pPr>
        <w:pStyle w:val="TableofFigures"/>
        <w:tabs>
          <w:tab w:val="right" w:leader="dot" w:pos="9350"/>
        </w:tabs>
        <w:ind w:left="1080" w:hanging="1080"/>
        <w:rPr>
          <w:del w:id="1020" w:author="Russell Ott" w:date="2022-05-16T11:47:00Z"/>
          <w:rFonts w:ascii="Calibri Light" w:hAnsi="Calibri Light" w:cs="Calibri Light"/>
          <w:noProof/>
        </w:rPr>
      </w:pPr>
      <w:del w:id="1021" w:author="Russell Ott" w:date="2022-05-16T11:47:00Z">
        <w:r>
          <w:fldChar w:fldCharType="begin"/>
        </w:r>
        <w:r>
          <w:delInstrText xml:space="preserve"> HYPERLINK \l "_Toc21927506" </w:delInstrText>
        </w:r>
        <w:r>
          <w:fldChar w:fldCharType="separate"/>
        </w:r>
        <w:r w:rsidR="00C12940" w:rsidRPr="00AD08FB">
          <w:rPr>
            <w:rStyle w:val="Hyperlink"/>
            <w:rFonts w:ascii="Calibri Light" w:hAnsi="Calibri Light" w:cs="Calibri Light"/>
            <w:noProof/>
          </w:rPr>
          <w:delText>Example 54: Patient was pregnant from 4/10/2011 to 1/12/2012</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DB23CD" w14:textId="77777777" w:rsidR="00C12940" w:rsidRPr="00AD08FB" w:rsidRDefault="001A0138" w:rsidP="003A3D50">
      <w:pPr>
        <w:pStyle w:val="TableofFigures"/>
        <w:tabs>
          <w:tab w:val="right" w:leader="dot" w:pos="9350"/>
        </w:tabs>
        <w:ind w:left="1080" w:hanging="1080"/>
        <w:rPr>
          <w:del w:id="1022" w:author="Russell Ott" w:date="2022-05-16T11:47:00Z"/>
          <w:rFonts w:ascii="Calibri Light" w:hAnsi="Calibri Light" w:cs="Calibri Light"/>
          <w:noProof/>
        </w:rPr>
      </w:pPr>
      <w:del w:id="1023" w:author="Russell Ott" w:date="2022-05-16T11:47:00Z">
        <w:r>
          <w:fldChar w:fldCharType="begin"/>
        </w:r>
        <w:r>
          <w:delInstrText xml:space="preserve"> HYPERLINK \l "_Toc21927507" </w:delInstrText>
        </w:r>
        <w:r>
          <w:fldChar w:fldCharType="separate"/>
        </w:r>
        <w:r w:rsidR="00C12940" w:rsidRPr="00AD08FB">
          <w:rPr>
            <w:rStyle w:val="Hyperlink"/>
            <w:rFonts w:ascii="Calibri Light" w:hAnsi="Calibri Light" w:cs="Calibri Light"/>
            <w:noProof/>
          </w:rPr>
          <w:delText>Example 55: Patient was not pregnant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4F91FCD" w14:textId="77777777" w:rsidR="00C12940" w:rsidRPr="00AD08FB" w:rsidRDefault="001A0138" w:rsidP="003A3D50">
      <w:pPr>
        <w:pStyle w:val="TableofFigures"/>
        <w:tabs>
          <w:tab w:val="right" w:leader="dot" w:pos="9350"/>
        </w:tabs>
        <w:ind w:left="1080" w:hanging="1080"/>
        <w:rPr>
          <w:del w:id="1024" w:author="Russell Ott" w:date="2022-05-16T11:47:00Z"/>
          <w:rFonts w:ascii="Calibri Light" w:hAnsi="Calibri Light" w:cs="Calibri Light"/>
          <w:noProof/>
        </w:rPr>
      </w:pPr>
      <w:del w:id="1025" w:author="Russell Ott" w:date="2022-05-16T11:47:00Z">
        <w:r>
          <w:fldChar w:fldCharType="begin"/>
        </w:r>
        <w:r>
          <w:delInstrText xml:space="preserve"> HYPERLINK \l "_Toc21927508" </w:delInstrText>
        </w:r>
        <w:r>
          <w:fldChar w:fldCharType="separate"/>
        </w:r>
        <w:r w:rsidR="00C12940" w:rsidRPr="00AD08FB">
          <w:rPr>
            <w:rStyle w:val="Hyperlink"/>
            <w:rFonts w:ascii="Calibri Light" w:hAnsi="Calibri Light" w:cs="Calibri Light"/>
            <w:noProof/>
          </w:rPr>
          <w:delText>Example 56: Unknown if the patient was pregnant or not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445F262" w14:textId="77777777" w:rsidR="00C12940" w:rsidRPr="00AD08FB" w:rsidRDefault="001A0138" w:rsidP="003A3D50">
      <w:pPr>
        <w:pStyle w:val="TableofFigures"/>
        <w:tabs>
          <w:tab w:val="right" w:leader="dot" w:pos="9350"/>
        </w:tabs>
        <w:ind w:left="1080" w:hanging="1080"/>
        <w:rPr>
          <w:del w:id="1026" w:author="Russell Ott" w:date="2022-05-16T11:47:00Z"/>
          <w:rFonts w:ascii="Calibri Light" w:hAnsi="Calibri Light" w:cs="Calibri Light"/>
          <w:noProof/>
        </w:rPr>
      </w:pPr>
      <w:del w:id="1027" w:author="Russell Ott" w:date="2022-05-16T11:47:00Z">
        <w:r>
          <w:fldChar w:fldCharType="begin"/>
        </w:r>
        <w:r>
          <w:delInstrText xml:space="preserve"> HYPERLINK \l "_Toc21927509" </w:delInstrText>
        </w:r>
        <w:r>
          <w:fldChar w:fldCharType="separate"/>
        </w:r>
        <w:r w:rsidR="00C12940" w:rsidRPr="00AD08FB">
          <w:rPr>
            <w:rStyle w:val="Hyperlink"/>
            <w:rFonts w:ascii="Calibri Light" w:hAnsi="Calibri Light" w:cs="Calibri Light"/>
            <w:noProof/>
          </w:rPr>
          <w:delText>Example 57: Result Organizer for CBC W Auto Differential panel - Blood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A707D8E" w14:textId="77777777" w:rsidR="00C12940" w:rsidRPr="00AD08FB" w:rsidRDefault="001A0138" w:rsidP="003A3D50">
      <w:pPr>
        <w:pStyle w:val="TableofFigures"/>
        <w:tabs>
          <w:tab w:val="right" w:leader="dot" w:pos="9350"/>
        </w:tabs>
        <w:ind w:left="1080" w:hanging="1080"/>
        <w:rPr>
          <w:del w:id="1028" w:author="Russell Ott" w:date="2022-05-16T11:47:00Z"/>
          <w:rFonts w:ascii="Calibri Light" w:hAnsi="Calibri Light" w:cs="Calibri Light"/>
          <w:noProof/>
        </w:rPr>
      </w:pPr>
      <w:del w:id="1029" w:author="Russell Ott" w:date="2022-05-16T11:47:00Z">
        <w:r>
          <w:fldChar w:fldCharType="begin"/>
        </w:r>
        <w:r>
          <w:delInstrText xml:space="preserve"> HYPERLINK \l "_Toc21927510" </w:delInstrText>
        </w:r>
        <w:r>
          <w:fldChar w:fldCharType="separate"/>
        </w:r>
        <w:r w:rsidR="00C12940" w:rsidRPr="00AD08FB">
          <w:rPr>
            <w:rStyle w:val="Hyperlink"/>
            <w:rFonts w:ascii="Calibri Light" w:hAnsi="Calibri Light" w:cs="Calibri Light"/>
            <w:noProof/>
          </w:rPr>
          <w:delText>Example 58: Vital Signs Organizer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88D9643" w14:textId="77777777" w:rsidR="00C12940" w:rsidRPr="00AD08FB" w:rsidRDefault="001A0138" w:rsidP="003A3D50">
      <w:pPr>
        <w:pStyle w:val="TableofFigures"/>
        <w:tabs>
          <w:tab w:val="right" w:leader="dot" w:pos="9350"/>
        </w:tabs>
        <w:ind w:left="1080" w:hanging="1080"/>
        <w:rPr>
          <w:del w:id="1030" w:author="Russell Ott" w:date="2022-05-16T11:47:00Z"/>
          <w:rFonts w:ascii="Calibri Light" w:hAnsi="Calibri Light" w:cs="Calibri Light"/>
          <w:noProof/>
        </w:rPr>
      </w:pPr>
      <w:del w:id="1031" w:author="Russell Ott" w:date="2022-05-16T11:47:00Z">
        <w:r>
          <w:fldChar w:fldCharType="begin"/>
        </w:r>
        <w:r>
          <w:delInstrText xml:space="preserve"> HYPERLINK \l "_Toc21927511" </w:delInstrText>
        </w:r>
        <w:r>
          <w:fldChar w:fldCharType="separate"/>
        </w:r>
        <w:r w:rsidR="00C12940" w:rsidRPr="00AD08FB">
          <w:rPr>
            <w:rStyle w:val="Hyperlink"/>
            <w:rFonts w:ascii="Calibri Light" w:hAnsi="Calibri Light" w:cs="Calibri Light"/>
            <w:noProof/>
          </w:rPr>
          <w:delText>Example 59: Vital Sign Coding with Translation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ACA74D6" w14:textId="77777777" w:rsidR="00C12940" w:rsidRPr="00AD08FB" w:rsidRDefault="001A0138" w:rsidP="003A3D50">
      <w:pPr>
        <w:pStyle w:val="TableofFigures"/>
        <w:tabs>
          <w:tab w:val="right" w:leader="dot" w:pos="9350"/>
        </w:tabs>
        <w:ind w:left="1080" w:hanging="1080"/>
        <w:rPr>
          <w:del w:id="1032" w:author="Russell Ott" w:date="2022-05-16T11:47:00Z"/>
          <w:rFonts w:ascii="Calibri Light" w:hAnsi="Calibri Light" w:cs="Calibri Light"/>
          <w:noProof/>
        </w:rPr>
      </w:pPr>
      <w:del w:id="1033" w:author="Russell Ott" w:date="2022-05-16T11:47:00Z">
        <w:r>
          <w:fldChar w:fldCharType="begin"/>
        </w:r>
        <w:r>
          <w:delInstrText xml:space="preserve"> HYPERLINK \l "_</w:delInstrText>
        </w:r>
        <w:r>
          <w:delInstrText xml:space="preserve">Toc21927512" </w:delInstrText>
        </w:r>
        <w:r>
          <w:fldChar w:fldCharType="separate"/>
        </w:r>
        <w:r w:rsidR="00C12940" w:rsidRPr="00AD08FB">
          <w:rPr>
            <w:rStyle w:val="Hyperlink"/>
            <w:rFonts w:ascii="Calibri Light" w:hAnsi="Calibri Light" w:cs="Calibri Light"/>
            <w:noProof/>
          </w:rPr>
          <w:delText>Example 60: Medication Administration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3F1102E" w14:textId="77777777" w:rsidR="00C12940" w:rsidRPr="00AD08FB" w:rsidRDefault="001A0138" w:rsidP="003A3D50">
      <w:pPr>
        <w:pStyle w:val="TableofFigures"/>
        <w:tabs>
          <w:tab w:val="right" w:leader="dot" w:pos="9350"/>
        </w:tabs>
        <w:ind w:left="1080" w:hanging="1080"/>
        <w:rPr>
          <w:del w:id="1034" w:author="Russell Ott" w:date="2022-05-16T11:47:00Z"/>
          <w:rFonts w:ascii="Calibri Light" w:hAnsi="Calibri Light" w:cs="Calibri Light"/>
          <w:noProof/>
        </w:rPr>
      </w:pPr>
      <w:del w:id="1035" w:author="Russell Ott" w:date="2022-05-16T11:47:00Z">
        <w:r>
          <w:fldChar w:fldCharType="begin"/>
        </w:r>
        <w:r>
          <w:delInstrText xml:space="preserve"> HYPERLINK \l "_Toc21927513" </w:delInstrText>
        </w:r>
        <w:r>
          <w:fldChar w:fldCharType="separate"/>
        </w:r>
        <w:r w:rsidR="00C12940" w:rsidRPr="00AD08FB">
          <w:rPr>
            <w:rStyle w:val="Hyperlink"/>
            <w:rFonts w:ascii="Calibri Light" w:hAnsi="Calibri Light" w:cs="Calibri Light"/>
            <w:noProof/>
          </w:rPr>
          <w:delText>Example 61: Medication Plan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20697C4" w14:textId="77777777" w:rsidR="00C12940" w:rsidRPr="00AD08FB" w:rsidRDefault="001A0138" w:rsidP="003A3D50">
      <w:pPr>
        <w:pStyle w:val="TableofFigures"/>
        <w:tabs>
          <w:tab w:val="right" w:leader="dot" w:pos="9350"/>
        </w:tabs>
        <w:ind w:left="1080" w:hanging="1080"/>
        <w:rPr>
          <w:del w:id="1036" w:author="Russell Ott" w:date="2022-05-16T11:47:00Z"/>
          <w:rFonts w:ascii="Calibri Light" w:hAnsi="Calibri Light" w:cs="Calibri Light"/>
          <w:noProof/>
        </w:rPr>
      </w:pPr>
      <w:del w:id="1037" w:author="Russell Ott" w:date="2022-05-16T11:47:00Z">
        <w:r>
          <w:fldChar w:fldCharType="begin"/>
        </w:r>
        <w:r>
          <w:delInstrText xml:space="preserve"> HYPERLINK \l "_Toc21927514" </w:delInstrText>
        </w:r>
        <w:r>
          <w:fldChar w:fldCharType="separate"/>
        </w:r>
        <w:r w:rsidR="00C12940" w:rsidRPr="00AD08FB">
          <w:rPr>
            <w:rStyle w:val="Hyperlink"/>
            <w:rFonts w:ascii="Calibri Light" w:hAnsi="Calibri Light" w:cs="Calibri Light"/>
            <w:noProof/>
          </w:rPr>
          <w:delText>Example 62: Medication Dispense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1F918FD" w14:textId="77777777" w:rsidR="00C12940" w:rsidRPr="00AD08FB" w:rsidRDefault="001A0138" w:rsidP="003A3D50">
      <w:pPr>
        <w:pStyle w:val="TableofFigures"/>
        <w:tabs>
          <w:tab w:val="right" w:leader="dot" w:pos="9350"/>
        </w:tabs>
        <w:ind w:left="1080" w:hanging="1080"/>
        <w:rPr>
          <w:del w:id="1038" w:author="Russell Ott" w:date="2022-05-16T11:47:00Z"/>
          <w:rFonts w:ascii="Calibri Light" w:hAnsi="Calibri Light" w:cs="Calibri Light"/>
          <w:noProof/>
        </w:rPr>
      </w:pPr>
      <w:del w:id="1039" w:author="Russell Ott" w:date="2022-05-16T11:47:00Z">
        <w:r>
          <w:fldChar w:fldCharType="begin"/>
        </w:r>
        <w:r>
          <w:delInstrText xml:space="preserve"> HYPERLINK \l "_Toc21927515" </w:delInstrText>
        </w:r>
        <w:r>
          <w:fldChar w:fldCharType="separate"/>
        </w:r>
        <w:r w:rsidR="00C12940" w:rsidRPr="00AD08FB">
          <w:rPr>
            <w:rStyle w:val="Hyperlink"/>
            <w:rFonts w:ascii="Calibri Light" w:hAnsi="Calibri Light" w:cs="Calibri Light"/>
            <w:noProof/>
          </w:rPr>
          <w:delText>Example 63: Influenza Vaccination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C407322" w14:textId="77777777" w:rsidR="00C12940" w:rsidRPr="00AD08FB" w:rsidRDefault="001A0138" w:rsidP="003A3D50">
      <w:pPr>
        <w:pStyle w:val="TableofFigures"/>
        <w:tabs>
          <w:tab w:val="right" w:leader="dot" w:pos="9350"/>
        </w:tabs>
        <w:ind w:left="1080" w:hanging="1080"/>
        <w:rPr>
          <w:del w:id="1040" w:author="Russell Ott" w:date="2022-05-16T11:47:00Z"/>
          <w:rFonts w:ascii="Calibri Light" w:hAnsi="Calibri Light" w:cs="Calibri Light"/>
          <w:noProof/>
        </w:rPr>
      </w:pPr>
      <w:del w:id="1041" w:author="Russell Ott" w:date="2022-05-16T11:47:00Z">
        <w:r>
          <w:fldChar w:fldCharType="begin"/>
        </w:r>
        <w:r>
          <w:delInstrText xml:space="preserve"> HYPERLINK \l "_Toc21927516" </w:delInstrText>
        </w:r>
        <w:r>
          <w:fldChar w:fldCharType="separate"/>
        </w:r>
        <w:r w:rsidR="00C12940" w:rsidRPr="00AD08FB">
          <w:rPr>
            <w:rStyle w:val="Hyperlink"/>
            <w:rFonts w:ascii="Calibri Light" w:hAnsi="Calibri Light" w:cs="Calibri Light"/>
            <w:noProof/>
          </w:rPr>
          <w:delText>Example 64: Note Activity as entryRelationship to C-CDA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8DB54C" w14:textId="77777777" w:rsidR="00C12940" w:rsidRPr="00AD08FB" w:rsidRDefault="001A0138" w:rsidP="003A3D50">
      <w:pPr>
        <w:pStyle w:val="TableofFigures"/>
        <w:tabs>
          <w:tab w:val="right" w:leader="dot" w:pos="9350"/>
        </w:tabs>
        <w:ind w:left="1080" w:hanging="1080"/>
        <w:rPr>
          <w:del w:id="1042" w:author="Russell Ott" w:date="2022-05-16T11:47:00Z"/>
          <w:rFonts w:ascii="Calibri Light" w:hAnsi="Calibri Light" w:cs="Calibri Light"/>
          <w:noProof/>
        </w:rPr>
      </w:pPr>
      <w:del w:id="1043" w:author="Russell Ott" w:date="2022-05-16T11:47:00Z">
        <w:r>
          <w:fldChar w:fldCharType="begin"/>
        </w:r>
        <w:r>
          <w:delInstrText xml:space="preserve"> HYPERLINK \l "_Toc21927517" </w:delInstrText>
        </w:r>
        <w:r>
          <w:fldChar w:fldCharType="separate"/>
        </w:r>
        <w:r w:rsidR="00C12940" w:rsidRPr="00AD08FB">
          <w:rPr>
            <w:rStyle w:val="Hyperlink"/>
            <w:rFonts w:ascii="Calibri Light" w:hAnsi="Calibri Light" w:cs="Calibri Light"/>
            <w:noProof/>
          </w:rPr>
          <w:delText>Example 65: Note Activity as Standalone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A70E532" w14:textId="77777777" w:rsidR="00C12940" w:rsidRPr="00AD08FB" w:rsidRDefault="001A0138" w:rsidP="003A3D50">
      <w:pPr>
        <w:pStyle w:val="TableofFigures"/>
        <w:tabs>
          <w:tab w:val="right" w:leader="dot" w:pos="9350"/>
        </w:tabs>
        <w:ind w:left="1080" w:hanging="1080"/>
        <w:rPr>
          <w:del w:id="1044" w:author="Russell Ott" w:date="2022-05-16T11:47:00Z"/>
          <w:rFonts w:ascii="Calibri Light" w:hAnsi="Calibri Light" w:cs="Calibri Light"/>
          <w:noProof/>
        </w:rPr>
      </w:pPr>
      <w:del w:id="1045" w:author="Russell Ott" w:date="2022-05-16T11:47:00Z">
        <w:r>
          <w:fldChar w:fldCharType="begin"/>
        </w:r>
        <w:r>
          <w:delInstrText xml:space="preserve"> HYPERLINK \l "_Toc21927518" </w:delInstrText>
        </w:r>
        <w:r>
          <w:fldChar w:fldCharType="separate"/>
        </w:r>
        <w:r w:rsidR="00C12940" w:rsidRPr="00AD08FB">
          <w:rPr>
            <w:rStyle w:val="Hyperlink"/>
            <w:rFonts w:ascii="Calibri Light" w:hAnsi="Calibri Light" w:cs="Calibri Light"/>
            <w:noProof/>
          </w:rPr>
          <w:delText>Example 66: Rich Text Format (RTF) Example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159F08" w14:textId="77777777" w:rsidR="00C12940" w:rsidRPr="00AD08FB" w:rsidRDefault="001A0138" w:rsidP="003A3D50">
      <w:pPr>
        <w:pStyle w:val="TableofFigures"/>
        <w:tabs>
          <w:tab w:val="right" w:leader="dot" w:pos="9350"/>
        </w:tabs>
        <w:ind w:left="1080" w:hanging="1080"/>
        <w:rPr>
          <w:del w:id="1046" w:author="Russell Ott" w:date="2022-05-16T11:47:00Z"/>
          <w:rFonts w:ascii="Calibri Light" w:hAnsi="Calibri Light" w:cs="Calibri Light"/>
          <w:noProof/>
        </w:rPr>
      </w:pPr>
      <w:del w:id="1047" w:author="Russell Ott" w:date="2022-05-16T11:47:00Z">
        <w:r>
          <w:fldChar w:fldCharType="begin"/>
        </w:r>
        <w:r>
          <w:delInstrText xml:space="preserve"> HYPERLINK \l "_Toc21927519" </w:delInstrText>
        </w:r>
        <w:r>
          <w:fldChar w:fldCharType="separate"/>
        </w:r>
        <w:r w:rsidR="00C12940" w:rsidRPr="00AD08FB">
          <w:rPr>
            <w:rStyle w:val="Hyperlink"/>
            <w:rFonts w:ascii="Calibri Light" w:hAnsi="Calibri Light" w:cs="Calibri Light"/>
            <w:noProof/>
          </w:rPr>
          <w:delText>Example 67: QRDA1 measure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76A1B2" w14:textId="2082D704" w:rsidR="00F10C7C" w:rsidRDefault="001A0138">
      <w:pPr>
        <w:pStyle w:val="TableofFigures"/>
        <w:tabs>
          <w:tab w:val="right" w:leader="dot" w:pos="9350"/>
        </w:tabs>
        <w:rPr>
          <w:ins w:id="1048" w:author="Russell Ott" w:date="2022-05-16T11:47:00Z"/>
          <w:rFonts w:asciiTheme="minorHAnsi" w:eastAsiaTheme="minorEastAsia" w:hAnsiTheme="minorHAnsi" w:cstheme="minorBidi"/>
          <w:noProof/>
          <w:sz w:val="22"/>
          <w:szCs w:val="22"/>
        </w:rPr>
      </w:pPr>
      <w:ins w:id="1049" w:author="Russell Ott" w:date="2022-05-16T11:47:00Z">
        <w:r>
          <w:fldChar w:fldCharType="begin"/>
        </w:r>
        <w:r>
          <w:instrText xml:space="preserve"> HYPERLINK \l "_Toc101449254" </w:instrText>
        </w:r>
        <w:r>
          <w:fldChar w:fldCharType="separate"/>
        </w:r>
        <w:r w:rsidR="00F10C7C" w:rsidRPr="00FB1753">
          <w:rPr>
            <w:rStyle w:val="Hyperlink"/>
            <w:noProof/>
          </w:rPr>
          <w:t>Example 1: Pathology Narrative Note</w:t>
        </w:r>
        <w:r w:rsidR="00F10C7C">
          <w:rPr>
            <w:noProof/>
            <w:webHidden/>
          </w:rPr>
          <w:tab/>
        </w:r>
        <w:r w:rsidR="00F10C7C">
          <w:rPr>
            <w:noProof/>
            <w:webHidden/>
          </w:rPr>
          <w:fldChar w:fldCharType="begin"/>
        </w:r>
        <w:r w:rsidR="00F10C7C">
          <w:rPr>
            <w:noProof/>
            <w:webHidden/>
          </w:rPr>
          <w:instrText xml:space="preserve"> PAGEREF _Toc101449254 \h </w:instrText>
        </w:r>
        <w:r w:rsidR="00F10C7C">
          <w:rPr>
            <w:noProof/>
            <w:webHidden/>
          </w:rPr>
        </w:r>
        <w:r w:rsidR="00F10C7C">
          <w:rPr>
            <w:noProof/>
            <w:webHidden/>
          </w:rPr>
          <w:fldChar w:fldCharType="separate"/>
        </w:r>
        <w:r w:rsidR="00030FAC">
          <w:rPr>
            <w:noProof/>
            <w:webHidden/>
          </w:rPr>
          <w:t>31</w:t>
        </w:r>
        <w:r w:rsidR="00F10C7C">
          <w:rPr>
            <w:noProof/>
            <w:webHidden/>
          </w:rPr>
          <w:fldChar w:fldCharType="end"/>
        </w:r>
        <w:r>
          <w:rPr>
            <w:noProof/>
          </w:rPr>
          <w:fldChar w:fldCharType="end"/>
        </w:r>
      </w:ins>
    </w:p>
    <w:p w14:paraId="7B2621B2" w14:textId="1763573E" w:rsidR="00F10C7C" w:rsidRDefault="001A0138">
      <w:pPr>
        <w:pStyle w:val="TableofFigures"/>
        <w:tabs>
          <w:tab w:val="right" w:leader="dot" w:pos="9350"/>
        </w:tabs>
        <w:rPr>
          <w:ins w:id="1050" w:author="Russell Ott" w:date="2022-05-16T11:47:00Z"/>
          <w:rFonts w:asciiTheme="minorHAnsi" w:eastAsiaTheme="minorEastAsia" w:hAnsiTheme="minorHAnsi" w:cstheme="minorBidi"/>
          <w:noProof/>
          <w:sz w:val="22"/>
          <w:szCs w:val="22"/>
        </w:rPr>
      </w:pPr>
      <w:ins w:id="1051" w:author="Russell Ott" w:date="2022-05-16T11:47:00Z">
        <w:r>
          <w:fldChar w:fldCharType="begin"/>
        </w:r>
        <w:r>
          <w:instrText xml:space="preserve"> HYPERLINK \l "_Toc101449255" </w:instrText>
        </w:r>
        <w:r>
          <w:fldChar w:fldCharType="separate"/>
        </w:r>
        <w:r w:rsidR="00F10C7C" w:rsidRPr="00FB1753">
          <w:rPr>
            <w:rStyle w:val="Hyperlink"/>
            <w:noProof/>
          </w:rPr>
          <w:t>Example 2: Discharge Summary with no Hospital Course information (see replacement document below).</w:t>
        </w:r>
        <w:r w:rsidR="00F10C7C">
          <w:rPr>
            <w:noProof/>
            <w:webHidden/>
          </w:rPr>
          <w:tab/>
        </w:r>
        <w:r w:rsidR="00F10C7C">
          <w:rPr>
            <w:noProof/>
            <w:webHidden/>
          </w:rPr>
          <w:fldChar w:fldCharType="begin"/>
        </w:r>
        <w:r w:rsidR="00F10C7C">
          <w:rPr>
            <w:noProof/>
            <w:webHidden/>
          </w:rPr>
          <w:instrText xml:space="preserve"> PAGEREF _Toc101449255 \h </w:instrText>
        </w:r>
        <w:r w:rsidR="00F10C7C">
          <w:rPr>
            <w:noProof/>
            <w:webHidden/>
          </w:rPr>
        </w:r>
        <w:r w:rsidR="00F10C7C">
          <w:rPr>
            <w:noProof/>
            <w:webHidden/>
          </w:rPr>
          <w:fldChar w:fldCharType="separate"/>
        </w:r>
        <w:r w:rsidR="00030FAC">
          <w:rPr>
            <w:noProof/>
            <w:webHidden/>
          </w:rPr>
          <w:t>43</w:t>
        </w:r>
        <w:r w:rsidR="00F10C7C">
          <w:rPr>
            <w:noProof/>
            <w:webHidden/>
          </w:rPr>
          <w:fldChar w:fldCharType="end"/>
        </w:r>
        <w:r>
          <w:rPr>
            <w:noProof/>
          </w:rPr>
          <w:fldChar w:fldCharType="end"/>
        </w:r>
      </w:ins>
    </w:p>
    <w:p w14:paraId="00E7A992" w14:textId="04399EA8" w:rsidR="00F10C7C" w:rsidRDefault="001A0138">
      <w:pPr>
        <w:pStyle w:val="TableofFigures"/>
        <w:tabs>
          <w:tab w:val="right" w:leader="dot" w:pos="9350"/>
        </w:tabs>
        <w:rPr>
          <w:ins w:id="1052" w:author="Russell Ott" w:date="2022-05-16T11:47:00Z"/>
          <w:rFonts w:asciiTheme="minorHAnsi" w:eastAsiaTheme="minorEastAsia" w:hAnsiTheme="minorHAnsi" w:cstheme="minorBidi"/>
          <w:noProof/>
          <w:sz w:val="22"/>
          <w:szCs w:val="22"/>
        </w:rPr>
      </w:pPr>
      <w:ins w:id="1053" w:author="Russell Ott" w:date="2022-05-16T11:47:00Z">
        <w:r>
          <w:fldChar w:fldCharType="begin"/>
        </w:r>
        <w:r>
          <w:instrText xml:space="preserve"> HYPERLINK \l "_Toc101449256" </w:instrText>
        </w:r>
        <w:r>
          <w:fldChar w:fldCharType="separate"/>
        </w:r>
        <w:r w:rsidR="00F10C7C" w:rsidRPr="00FB1753">
          <w:rPr>
            <w:rStyle w:val="Hyperlink"/>
            <w:noProof/>
          </w:rPr>
          <w:t>Example 3: Replacement Discharge Summary document with Hospital Course information.</w:t>
        </w:r>
        <w:r w:rsidR="00F10C7C">
          <w:rPr>
            <w:noProof/>
            <w:webHidden/>
          </w:rPr>
          <w:tab/>
        </w:r>
        <w:r w:rsidR="00F10C7C">
          <w:rPr>
            <w:noProof/>
            <w:webHidden/>
          </w:rPr>
          <w:fldChar w:fldCharType="begin"/>
        </w:r>
        <w:r w:rsidR="00F10C7C">
          <w:rPr>
            <w:noProof/>
            <w:webHidden/>
          </w:rPr>
          <w:instrText xml:space="preserve"> PAGEREF _Toc101449256 \h </w:instrText>
        </w:r>
        <w:r w:rsidR="00F10C7C">
          <w:rPr>
            <w:noProof/>
            <w:webHidden/>
          </w:rPr>
        </w:r>
        <w:r w:rsidR="00F10C7C">
          <w:rPr>
            <w:noProof/>
            <w:webHidden/>
          </w:rPr>
          <w:fldChar w:fldCharType="separate"/>
        </w:r>
        <w:r w:rsidR="00030FAC">
          <w:rPr>
            <w:noProof/>
            <w:webHidden/>
          </w:rPr>
          <w:t>44</w:t>
        </w:r>
        <w:r w:rsidR="00F10C7C">
          <w:rPr>
            <w:noProof/>
            <w:webHidden/>
          </w:rPr>
          <w:fldChar w:fldCharType="end"/>
        </w:r>
        <w:r>
          <w:rPr>
            <w:noProof/>
          </w:rPr>
          <w:fldChar w:fldCharType="end"/>
        </w:r>
      </w:ins>
    </w:p>
    <w:p w14:paraId="5260FBE9" w14:textId="0C3C21BC" w:rsidR="00F10C7C" w:rsidRDefault="001A0138">
      <w:pPr>
        <w:pStyle w:val="TableofFigures"/>
        <w:tabs>
          <w:tab w:val="right" w:leader="dot" w:pos="9350"/>
        </w:tabs>
        <w:rPr>
          <w:ins w:id="1054" w:author="Russell Ott" w:date="2022-05-16T11:47:00Z"/>
          <w:rFonts w:asciiTheme="minorHAnsi" w:eastAsiaTheme="minorEastAsia" w:hAnsiTheme="minorHAnsi" w:cstheme="minorBidi"/>
          <w:noProof/>
          <w:sz w:val="22"/>
          <w:szCs w:val="22"/>
        </w:rPr>
      </w:pPr>
      <w:ins w:id="1055" w:author="Russell Ott" w:date="2022-05-16T11:47:00Z">
        <w:r>
          <w:fldChar w:fldCharType="begin"/>
        </w:r>
        <w:r>
          <w:instrText xml:space="preserve"> HY</w:instrText>
        </w:r>
        <w:r>
          <w:instrText xml:space="preserve">PERLINK \l "_Toc101449257" </w:instrText>
        </w:r>
        <w:r>
          <w:fldChar w:fldCharType="separate"/>
        </w:r>
        <w:r w:rsidR="00F10C7C" w:rsidRPr="00FB1753">
          <w:rPr>
            <w:rStyle w:val="Hyperlink"/>
            <w:noProof/>
          </w:rPr>
          <w:t>Example 4: Section with narrative text and a nullFlavor for the author</w:t>
        </w:r>
        <w:r w:rsidR="00F10C7C">
          <w:rPr>
            <w:noProof/>
            <w:webHidden/>
          </w:rPr>
          <w:tab/>
        </w:r>
        <w:r w:rsidR="00F10C7C">
          <w:rPr>
            <w:noProof/>
            <w:webHidden/>
          </w:rPr>
          <w:fldChar w:fldCharType="begin"/>
        </w:r>
        <w:r w:rsidR="00F10C7C">
          <w:rPr>
            <w:noProof/>
            <w:webHidden/>
          </w:rPr>
          <w:instrText xml:space="preserve"> PAGEREF _Toc101449257 \h </w:instrText>
        </w:r>
        <w:r w:rsidR="00F10C7C">
          <w:rPr>
            <w:noProof/>
            <w:webHidden/>
          </w:rPr>
        </w:r>
        <w:r w:rsidR="00F10C7C">
          <w:rPr>
            <w:noProof/>
            <w:webHidden/>
          </w:rPr>
          <w:fldChar w:fldCharType="separate"/>
        </w:r>
        <w:r w:rsidR="00030FAC">
          <w:rPr>
            <w:noProof/>
            <w:webHidden/>
          </w:rPr>
          <w:t>46</w:t>
        </w:r>
        <w:r w:rsidR="00F10C7C">
          <w:rPr>
            <w:noProof/>
            <w:webHidden/>
          </w:rPr>
          <w:fldChar w:fldCharType="end"/>
        </w:r>
        <w:r>
          <w:rPr>
            <w:noProof/>
          </w:rPr>
          <w:fldChar w:fldCharType="end"/>
        </w:r>
      </w:ins>
    </w:p>
    <w:p w14:paraId="6DAD0A7C" w14:textId="18276749" w:rsidR="00F10C7C" w:rsidRDefault="001A0138">
      <w:pPr>
        <w:pStyle w:val="TableofFigures"/>
        <w:tabs>
          <w:tab w:val="right" w:leader="dot" w:pos="9350"/>
        </w:tabs>
        <w:rPr>
          <w:ins w:id="1056" w:author="Russell Ott" w:date="2022-05-16T11:47:00Z"/>
          <w:rFonts w:asciiTheme="minorHAnsi" w:eastAsiaTheme="minorEastAsia" w:hAnsiTheme="minorHAnsi" w:cstheme="minorBidi"/>
          <w:noProof/>
          <w:sz w:val="22"/>
          <w:szCs w:val="22"/>
        </w:rPr>
      </w:pPr>
      <w:ins w:id="1057" w:author="Russell Ott" w:date="2022-05-16T11:47:00Z">
        <w:r>
          <w:fldChar w:fldCharType="begin"/>
        </w:r>
        <w:r>
          <w:instrText xml:space="preserve"> HYPERLINK \l "_Toc101449258" </w:instrText>
        </w:r>
        <w:r>
          <w:fldChar w:fldCharType="separate"/>
        </w:r>
        <w:r w:rsidR="00F10C7C" w:rsidRPr="00FB1753">
          <w:rPr>
            <w:rStyle w:val="Hyperlink"/>
            <w:noProof/>
          </w:rPr>
          <w:t>Example 5: recordTarget with demographic data</w:t>
        </w:r>
        <w:r w:rsidR="00F10C7C">
          <w:rPr>
            <w:noProof/>
            <w:webHidden/>
          </w:rPr>
          <w:tab/>
        </w:r>
        <w:r w:rsidR="00F10C7C">
          <w:rPr>
            <w:noProof/>
            <w:webHidden/>
          </w:rPr>
          <w:fldChar w:fldCharType="begin"/>
        </w:r>
        <w:r w:rsidR="00F10C7C">
          <w:rPr>
            <w:noProof/>
            <w:webHidden/>
          </w:rPr>
          <w:instrText xml:space="preserve"> PAGEREF _Toc101449258 \h </w:instrText>
        </w:r>
        <w:r w:rsidR="00F10C7C">
          <w:rPr>
            <w:noProof/>
            <w:webHidden/>
          </w:rPr>
        </w:r>
        <w:r w:rsidR="00F10C7C">
          <w:rPr>
            <w:noProof/>
            <w:webHidden/>
          </w:rPr>
          <w:fldChar w:fldCharType="separate"/>
        </w:r>
        <w:r w:rsidR="00030FAC">
          <w:rPr>
            <w:noProof/>
            <w:webHidden/>
          </w:rPr>
          <w:t>48</w:t>
        </w:r>
        <w:r w:rsidR="00F10C7C">
          <w:rPr>
            <w:noProof/>
            <w:webHidden/>
          </w:rPr>
          <w:fldChar w:fldCharType="end"/>
        </w:r>
        <w:r>
          <w:rPr>
            <w:noProof/>
          </w:rPr>
          <w:fldChar w:fldCharType="end"/>
        </w:r>
      </w:ins>
    </w:p>
    <w:p w14:paraId="2278317B" w14:textId="4B21412A" w:rsidR="00F10C7C" w:rsidRDefault="001A0138">
      <w:pPr>
        <w:pStyle w:val="TableofFigures"/>
        <w:tabs>
          <w:tab w:val="right" w:leader="dot" w:pos="9350"/>
        </w:tabs>
        <w:rPr>
          <w:ins w:id="1058" w:author="Russell Ott" w:date="2022-05-16T11:47:00Z"/>
          <w:rFonts w:asciiTheme="minorHAnsi" w:eastAsiaTheme="minorEastAsia" w:hAnsiTheme="minorHAnsi" w:cstheme="minorBidi"/>
          <w:noProof/>
          <w:sz w:val="22"/>
          <w:szCs w:val="22"/>
        </w:rPr>
      </w:pPr>
      <w:ins w:id="1059" w:author="Russell Ott" w:date="2022-05-16T11:47:00Z">
        <w:r>
          <w:fldChar w:fldCharType="begin"/>
        </w:r>
        <w:r>
          <w:instrText xml:space="preserve"> HYPERLINK \l "_Toc101449259" </w:instrText>
        </w:r>
        <w:r>
          <w:fldChar w:fldCharType="separate"/>
        </w:r>
        <w:r w:rsidR="00F10C7C" w:rsidRPr="00FB1753">
          <w:rPr>
            <w:rStyle w:val="Hyperlink"/>
            <w:noProof/>
          </w:rPr>
          <w:t>Example 6: recordTarget including the provider organization context for the clinical documentation</w:t>
        </w:r>
        <w:r w:rsidR="00F10C7C">
          <w:rPr>
            <w:noProof/>
            <w:webHidden/>
          </w:rPr>
          <w:tab/>
        </w:r>
        <w:r w:rsidR="00F10C7C">
          <w:rPr>
            <w:noProof/>
            <w:webHidden/>
          </w:rPr>
          <w:fldChar w:fldCharType="begin"/>
        </w:r>
        <w:r w:rsidR="00F10C7C">
          <w:rPr>
            <w:noProof/>
            <w:webHidden/>
          </w:rPr>
          <w:instrText xml:space="preserve"> PAGEREF _Toc101449259 \h </w:instrText>
        </w:r>
        <w:r w:rsidR="00F10C7C">
          <w:rPr>
            <w:noProof/>
            <w:webHidden/>
          </w:rPr>
        </w:r>
        <w:r w:rsidR="00F10C7C">
          <w:rPr>
            <w:noProof/>
            <w:webHidden/>
          </w:rPr>
          <w:fldChar w:fldCharType="separate"/>
        </w:r>
        <w:r w:rsidR="00030FAC">
          <w:rPr>
            <w:noProof/>
            <w:webHidden/>
          </w:rPr>
          <w:t>49</w:t>
        </w:r>
        <w:r w:rsidR="00F10C7C">
          <w:rPr>
            <w:noProof/>
            <w:webHidden/>
          </w:rPr>
          <w:fldChar w:fldCharType="end"/>
        </w:r>
        <w:r>
          <w:rPr>
            <w:noProof/>
          </w:rPr>
          <w:fldChar w:fldCharType="end"/>
        </w:r>
      </w:ins>
    </w:p>
    <w:p w14:paraId="780F0E07" w14:textId="6E6169D7" w:rsidR="00F10C7C" w:rsidRDefault="001A0138">
      <w:pPr>
        <w:pStyle w:val="TableofFigures"/>
        <w:tabs>
          <w:tab w:val="right" w:leader="dot" w:pos="9350"/>
        </w:tabs>
        <w:rPr>
          <w:ins w:id="1060" w:author="Russell Ott" w:date="2022-05-16T11:47:00Z"/>
          <w:rFonts w:asciiTheme="minorHAnsi" w:eastAsiaTheme="minorEastAsia" w:hAnsiTheme="minorHAnsi" w:cstheme="minorBidi"/>
          <w:noProof/>
          <w:sz w:val="22"/>
          <w:szCs w:val="22"/>
        </w:rPr>
      </w:pPr>
      <w:ins w:id="1061" w:author="Russell Ott" w:date="2022-05-16T11:47:00Z">
        <w:r>
          <w:fldChar w:fldCharType="begin"/>
        </w:r>
        <w:r>
          <w:instrText xml:space="preserve"> HYPERLINK \l "_Toc101449260" </w:instrText>
        </w:r>
        <w:r>
          <w:fldChar w:fldCharType="separate"/>
        </w:r>
        <w:r w:rsidR="00F10C7C" w:rsidRPr="00FB1753">
          <w:rPr>
            <w:rStyle w:val="Hyperlink"/>
            <w:noProof/>
          </w:rPr>
          <w:t>Example 7: How to represent Patient demographic Information</w:t>
        </w:r>
        <w:r w:rsidR="00F10C7C">
          <w:rPr>
            <w:noProof/>
            <w:webHidden/>
          </w:rPr>
          <w:tab/>
        </w:r>
        <w:r w:rsidR="00F10C7C">
          <w:rPr>
            <w:noProof/>
            <w:webHidden/>
          </w:rPr>
          <w:fldChar w:fldCharType="begin"/>
        </w:r>
        <w:r w:rsidR="00F10C7C">
          <w:rPr>
            <w:noProof/>
            <w:webHidden/>
          </w:rPr>
          <w:instrText xml:space="preserve"> PAGEREF _Toc101449260 \h </w:instrText>
        </w:r>
        <w:r w:rsidR="00F10C7C">
          <w:rPr>
            <w:noProof/>
            <w:webHidden/>
          </w:rPr>
        </w:r>
        <w:r w:rsidR="00F10C7C">
          <w:rPr>
            <w:noProof/>
            <w:webHidden/>
          </w:rPr>
          <w:fldChar w:fldCharType="separate"/>
        </w:r>
        <w:r w:rsidR="00030FAC">
          <w:rPr>
            <w:noProof/>
            <w:webHidden/>
          </w:rPr>
          <w:t>50</w:t>
        </w:r>
        <w:r w:rsidR="00F10C7C">
          <w:rPr>
            <w:noProof/>
            <w:webHidden/>
          </w:rPr>
          <w:fldChar w:fldCharType="end"/>
        </w:r>
        <w:r>
          <w:rPr>
            <w:noProof/>
          </w:rPr>
          <w:fldChar w:fldCharType="end"/>
        </w:r>
      </w:ins>
    </w:p>
    <w:p w14:paraId="749A1448" w14:textId="463B9951" w:rsidR="00F10C7C" w:rsidRDefault="001A0138">
      <w:pPr>
        <w:pStyle w:val="TableofFigures"/>
        <w:tabs>
          <w:tab w:val="right" w:leader="dot" w:pos="9350"/>
        </w:tabs>
        <w:rPr>
          <w:ins w:id="1062" w:author="Russell Ott" w:date="2022-05-16T11:47:00Z"/>
          <w:rFonts w:asciiTheme="minorHAnsi" w:eastAsiaTheme="minorEastAsia" w:hAnsiTheme="minorHAnsi" w:cstheme="minorBidi"/>
          <w:noProof/>
          <w:sz w:val="22"/>
          <w:szCs w:val="22"/>
        </w:rPr>
      </w:pPr>
      <w:ins w:id="1063" w:author="Russell Ott" w:date="2022-05-16T11:47:00Z">
        <w:r>
          <w:fldChar w:fldCharType="begin"/>
        </w:r>
        <w:r>
          <w:instrText xml:space="preserve"> HYPERLINK \l "_Toc101449261" </w:instrText>
        </w:r>
        <w:r>
          <w:fldChar w:fldCharType="separate"/>
        </w:r>
        <w:r w:rsidR="00F10C7C" w:rsidRPr="00FB1753">
          <w:rPr>
            <w:rStyle w:val="Hyperlink"/>
            <w:noProof/>
          </w:rPr>
          <w:t>Example 8: How to represent Patient with Previous Name</w:t>
        </w:r>
        <w:r w:rsidR="00F10C7C">
          <w:rPr>
            <w:noProof/>
            <w:webHidden/>
          </w:rPr>
          <w:tab/>
        </w:r>
        <w:r w:rsidR="00F10C7C">
          <w:rPr>
            <w:noProof/>
            <w:webHidden/>
          </w:rPr>
          <w:fldChar w:fldCharType="begin"/>
        </w:r>
        <w:r w:rsidR="00F10C7C">
          <w:rPr>
            <w:noProof/>
            <w:webHidden/>
          </w:rPr>
          <w:instrText xml:space="preserve"> PAGEREF _Toc101449261 \h </w:instrText>
        </w:r>
        <w:r w:rsidR="00F10C7C">
          <w:rPr>
            <w:noProof/>
            <w:webHidden/>
          </w:rPr>
        </w:r>
        <w:r w:rsidR="00F10C7C">
          <w:rPr>
            <w:noProof/>
            <w:webHidden/>
          </w:rPr>
          <w:fldChar w:fldCharType="separate"/>
        </w:r>
        <w:r w:rsidR="00030FAC">
          <w:rPr>
            <w:noProof/>
            <w:webHidden/>
          </w:rPr>
          <w:t>51</w:t>
        </w:r>
        <w:r w:rsidR="00F10C7C">
          <w:rPr>
            <w:noProof/>
            <w:webHidden/>
          </w:rPr>
          <w:fldChar w:fldCharType="end"/>
        </w:r>
        <w:r>
          <w:rPr>
            <w:noProof/>
          </w:rPr>
          <w:fldChar w:fldCharType="end"/>
        </w:r>
      </w:ins>
    </w:p>
    <w:p w14:paraId="5609042B" w14:textId="0A1D8C9D" w:rsidR="00F10C7C" w:rsidRDefault="001A0138">
      <w:pPr>
        <w:pStyle w:val="TableofFigures"/>
        <w:tabs>
          <w:tab w:val="right" w:leader="dot" w:pos="9350"/>
        </w:tabs>
        <w:rPr>
          <w:ins w:id="1064" w:author="Russell Ott" w:date="2022-05-16T11:47:00Z"/>
          <w:rFonts w:asciiTheme="minorHAnsi" w:eastAsiaTheme="minorEastAsia" w:hAnsiTheme="minorHAnsi" w:cstheme="minorBidi"/>
          <w:noProof/>
          <w:sz w:val="22"/>
          <w:szCs w:val="22"/>
        </w:rPr>
      </w:pPr>
      <w:ins w:id="1065" w:author="Russell Ott" w:date="2022-05-16T11:47:00Z">
        <w:r>
          <w:fldChar w:fldCharType="begin"/>
        </w:r>
        <w:r>
          <w:instrText xml:space="preserve"> HYPERLINK \l "_Toc101449262" </w:instrText>
        </w:r>
        <w:r>
          <w:fldChar w:fldCharType="separate"/>
        </w:r>
        <w:r w:rsidR="00F10C7C" w:rsidRPr="00FB1753">
          <w:rPr>
            <w:rStyle w:val="Hyperlink"/>
            <w:noProof/>
          </w:rPr>
          <w:t>Example 9: How to represent Patient with Prior Address</w:t>
        </w:r>
        <w:r w:rsidR="00F10C7C">
          <w:rPr>
            <w:noProof/>
            <w:webHidden/>
          </w:rPr>
          <w:tab/>
        </w:r>
        <w:r w:rsidR="00F10C7C">
          <w:rPr>
            <w:noProof/>
            <w:webHidden/>
          </w:rPr>
          <w:fldChar w:fldCharType="begin"/>
        </w:r>
        <w:r w:rsidR="00F10C7C">
          <w:rPr>
            <w:noProof/>
            <w:webHidden/>
          </w:rPr>
          <w:instrText xml:space="preserve"> PAGEREF _Toc101449262 \h </w:instrText>
        </w:r>
        <w:r w:rsidR="00F10C7C">
          <w:rPr>
            <w:noProof/>
            <w:webHidden/>
          </w:rPr>
        </w:r>
        <w:r w:rsidR="00F10C7C">
          <w:rPr>
            <w:noProof/>
            <w:webHidden/>
          </w:rPr>
          <w:fldChar w:fldCharType="separate"/>
        </w:r>
        <w:r w:rsidR="00030FAC">
          <w:rPr>
            <w:noProof/>
            <w:webHidden/>
          </w:rPr>
          <w:t>52</w:t>
        </w:r>
        <w:r w:rsidR="00F10C7C">
          <w:rPr>
            <w:noProof/>
            <w:webHidden/>
          </w:rPr>
          <w:fldChar w:fldCharType="end"/>
        </w:r>
        <w:r>
          <w:rPr>
            <w:noProof/>
          </w:rPr>
          <w:fldChar w:fldCharType="end"/>
        </w:r>
      </w:ins>
    </w:p>
    <w:p w14:paraId="32F1C2C2" w14:textId="3513034D" w:rsidR="00F10C7C" w:rsidRDefault="001A0138">
      <w:pPr>
        <w:pStyle w:val="TableofFigures"/>
        <w:tabs>
          <w:tab w:val="right" w:leader="dot" w:pos="9350"/>
        </w:tabs>
        <w:rPr>
          <w:ins w:id="1066" w:author="Russell Ott" w:date="2022-05-16T11:47:00Z"/>
          <w:rFonts w:asciiTheme="minorHAnsi" w:eastAsiaTheme="minorEastAsia" w:hAnsiTheme="minorHAnsi" w:cstheme="minorBidi"/>
          <w:noProof/>
          <w:sz w:val="22"/>
          <w:szCs w:val="22"/>
        </w:rPr>
      </w:pPr>
      <w:ins w:id="1067" w:author="Russell Ott" w:date="2022-05-16T11:47:00Z">
        <w:r>
          <w:fldChar w:fldCharType="begin"/>
        </w:r>
        <w:r>
          <w:instrText xml:space="preserve"> HYPERLINK \l "_Toc101449263" </w:instrText>
        </w:r>
        <w:r>
          <w:fldChar w:fldCharType="separate"/>
        </w:r>
        <w:r w:rsidR="00F10C7C" w:rsidRPr="00FB1753">
          <w:rPr>
            <w:rStyle w:val="Hyperlink"/>
            <w:noProof/>
          </w:rPr>
          <w:t>Example 10: Logical display order of name pieces</w:t>
        </w:r>
        <w:r w:rsidR="00F10C7C">
          <w:rPr>
            <w:noProof/>
            <w:webHidden/>
          </w:rPr>
          <w:tab/>
        </w:r>
        <w:r w:rsidR="00F10C7C">
          <w:rPr>
            <w:noProof/>
            <w:webHidden/>
          </w:rPr>
          <w:fldChar w:fldCharType="begin"/>
        </w:r>
        <w:r w:rsidR="00F10C7C">
          <w:rPr>
            <w:noProof/>
            <w:webHidden/>
          </w:rPr>
          <w:instrText xml:space="preserve"> PAGEREF _Toc101449263 \h </w:instrText>
        </w:r>
        <w:r w:rsidR="00F10C7C">
          <w:rPr>
            <w:noProof/>
            <w:webHidden/>
          </w:rPr>
        </w:r>
        <w:r w:rsidR="00F10C7C">
          <w:rPr>
            <w:noProof/>
            <w:webHidden/>
          </w:rPr>
          <w:fldChar w:fldCharType="separate"/>
        </w:r>
        <w:r w:rsidR="00030FAC">
          <w:rPr>
            <w:noProof/>
            <w:webHidden/>
          </w:rPr>
          <w:t>53</w:t>
        </w:r>
        <w:r w:rsidR="00F10C7C">
          <w:rPr>
            <w:noProof/>
            <w:webHidden/>
          </w:rPr>
          <w:fldChar w:fldCharType="end"/>
        </w:r>
        <w:r>
          <w:rPr>
            <w:noProof/>
          </w:rPr>
          <w:fldChar w:fldCharType="end"/>
        </w:r>
      </w:ins>
    </w:p>
    <w:p w14:paraId="7FC95DD8" w14:textId="49D639F2" w:rsidR="00F10C7C" w:rsidRDefault="001A0138">
      <w:pPr>
        <w:pStyle w:val="TableofFigures"/>
        <w:tabs>
          <w:tab w:val="right" w:leader="dot" w:pos="9350"/>
        </w:tabs>
        <w:rPr>
          <w:ins w:id="1068" w:author="Russell Ott" w:date="2022-05-16T11:47:00Z"/>
          <w:rFonts w:asciiTheme="minorHAnsi" w:eastAsiaTheme="minorEastAsia" w:hAnsiTheme="minorHAnsi" w:cstheme="minorBidi"/>
          <w:noProof/>
          <w:sz w:val="22"/>
          <w:szCs w:val="22"/>
        </w:rPr>
      </w:pPr>
      <w:ins w:id="1069" w:author="Russell Ott" w:date="2022-05-16T11:47:00Z">
        <w:r>
          <w:fldChar w:fldCharType="begin"/>
        </w:r>
        <w:r>
          <w:instrText xml:space="preserve"> HYPERLINK \l "_Toc101449264" </w:instrText>
        </w:r>
        <w:r>
          <w:fldChar w:fldCharType="separate"/>
        </w:r>
        <w:r w:rsidR="00F10C7C" w:rsidRPr="00FB1753">
          <w:rPr>
            <w:rStyle w:val="Hyperlink"/>
            <w:noProof/>
          </w:rPr>
          <w:t>Example 11: How to represent a social security number (SSN) that has been masked to show only the last four digits.</w:t>
        </w:r>
        <w:r w:rsidR="00F10C7C">
          <w:rPr>
            <w:noProof/>
            <w:webHidden/>
          </w:rPr>
          <w:tab/>
        </w:r>
        <w:r w:rsidR="00F10C7C">
          <w:rPr>
            <w:noProof/>
            <w:webHidden/>
          </w:rPr>
          <w:fldChar w:fldCharType="begin"/>
        </w:r>
        <w:r w:rsidR="00F10C7C">
          <w:rPr>
            <w:noProof/>
            <w:webHidden/>
          </w:rPr>
          <w:instrText xml:space="preserve"> PAGEREF _Toc101449264 \h </w:instrText>
        </w:r>
        <w:r w:rsidR="00F10C7C">
          <w:rPr>
            <w:noProof/>
            <w:webHidden/>
          </w:rPr>
        </w:r>
        <w:r w:rsidR="00F10C7C">
          <w:rPr>
            <w:noProof/>
            <w:webHidden/>
          </w:rPr>
          <w:fldChar w:fldCharType="separate"/>
        </w:r>
        <w:r w:rsidR="00030FAC">
          <w:rPr>
            <w:noProof/>
            <w:webHidden/>
          </w:rPr>
          <w:t>54</w:t>
        </w:r>
        <w:r w:rsidR="00F10C7C">
          <w:rPr>
            <w:noProof/>
            <w:webHidden/>
          </w:rPr>
          <w:fldChar w:fldCharType="end"/>
        </w:r>
        <w:r>
          <w:rPr>
            <w:noProof/>
          </w:rPr>
          <w:fldChar w:fldCharType="end"/>
        </w:r>
      </w:ins>
    </w:p>
    <w:p w14:paraId="6B2231B6" w14:textId="6E223165" w:rsidR="00F10C7C" w:rsidRDefault="001A0138">
      <w:pPr>
        <w:pStyle w:val="TableofFigures"/>
        <w:tabs>
          <w:tab w:val="right" w:leader="dot" w:pos="9350"/>
        </w:tabs>
        <w:rPr>
          <w:ins w:id="1070" w:author="Russell Ott" w:date="2022-05-16T11:47:00Z"/>
          <w:rFonts w:asciiTheme="minorHAnsi" w:eastAsiaTheme="minorEastAsia" w:hAnsiTheme="minorHAnsi" w:cstheme="minorBidi"/>
          <w:noProof/>
          <w:sz w:val="22"/>
          <w:szCs w:val="22"/>
        </w:rPr>
      </w:pPr>
      <w:ins w:id="1071" w:author="Russell Ott" w:date="2022-05-16T11:47:00Z">
        <w:r>
          <w:fldChar w:fldCharType="begin"/>
        </w:r>
        <w:r>
          <w:instrText xml:space="preserve"> HYPERLINK \l "_Toc101449265" </w:instrText>
        </w:r>
        <w:r>
          <w:fldChar w:fldCharType="separate"/>
        </w:r>
        <w:r w:rsidR="00F10C7C" w:rsidRPr="00FB1753">
          <w:rPr>
            <w:rStyle w:val="Hyperlink"/>
            <w:noProof/>
          </w:rPr>
          <w:t>Example 12: How to represent a patient's social security number</w:t>
        </w:r>
        <w:r w:rsidR="00F10C7C">
          <w:rPr>
            <w:noProof/>
            <w:webHidden/>
          </w:rPr>
          <w:tab/>
        </w:r>
        <w:r w:rsidR="00F10C7C">
          <w:rPr>
            <w:noProof/>
            <w:webHidden/>
          </w:rPr>
          <w:fldChar w:fldCharType="begin"/>
        </w:r>
        <w:r w:rsidR="00F10C7C">
          <w:rPr>
            <w:noProof/>
            <w:webHidden/>
          </w:rPr>
          <w:instrText xml:space="preserve"> PAGEREF _Toc101449265 \h </w:instrText>
        </w:r>
        <w:r w:rsidR="00F10C7C">
          <w:rPr>
            <w:noProof/>
            <w:webHidden/>
          </w:rPr>
        </w:r>
        <w:r w:rsidR="00F10C7C">
          <w:rPr>
            <w:noProof/>
            <w:webHidden/>
          </w:rPr>
          <w:fldChar w:fldCharType="separate"/>
        </w:r>
        <w:r w:rsidR="00030FAC">
          <w:rPr>
            <w:noProof/>
            <w:webHidden/>
          </w:rPr>
          <w:t>56</w:t>
        </w:r>
        <w:r w:rsidR="00F10C7C">
          <w:rPr>
            <w:noProof/>
            <w:webHidden/>
          </w:rPr>
          <w:fldChar w:fldCharType="end"/>
        </w:r>
        <w:r>
          <w:rPr>
            <w:noProof/>
          </w:rPr>
          <w:fldChar w:fldCharType="end"/>
        </w:r>
      </w:ins>
    </w:p>
    <w:p w14:paraId="19D9F1E7" w14:textId="0AE676CD" w:rsidR="00F10C7C" w:rsidRDefault="001A0138">
      <w:pPr>
        <w:pStyle w:val="TableofFigures"/>
        <w:tabs>
          <w:tab w:val="right" w:leader="dot" w:pos="9350"/>
        </w:tabs>
        <w:rPr>
          <w:ins w:id="1072" w:author="Russell Ott" w:date="2022-05-16T11:47:00Z"/>
          <w:rFonts w:asciiTheme="minorHAnsi" w:eastAsiaTheme="minorEastAsia" w:hAnsiTheme="minorHAnsi" w:cstheme="minorBidi"/>
          <w:noProof/>
          <w:sz w:val="22"/>
          <w:szCs w:val="22"/>
        </w:rPr>
      </w:pPr>
      <w:ins w:id="1073" w:author="Russell Ott" w:date="2022-05-16T11:47:00Z">
        <w:r>
          <w:fldChar w:fldCharType="begin"/>
        </w:r>
        <w:r>
          <w:instrText xml:space="preserve"> HYPERLINK \l "_Toc101449266" </w:instrText>
        </w:r>
        <w:r>
          <w:fldChar w:fldCharType="separate"/>
        </w:r>
        <w:r w:rsidR="00F10C7C" w:rsidRPr="00FB1753">
          <w:rPr>
            <w:rStyle w:val="Hyperlink"/>
            <w:noProof/>
          </w:rPr>
          <w:t>Example 13: How to represent a provider and the provider’s organization in the role of author</w:t>
        </w:r>
        <w:r w:rsidR="00F10C7C" w:rsidRPr="00FB1753">
          <w:rPr>
            <w:rStyle w:val="Hyperlink"/>
            <w:rFonts w:ascii="Bookman Old Style" w:eastAsia="?l?r ??’c" w:hAnsi="Bookman Old Style"/>
            <w:noProof/>
          </w:rPr>
          <w:t>.</w:t>
        </w:r>
        <w:r w:rsidR="00F10C7C">
          <w:rPr>
            <w:noProof/>
            <w:webHidden/>
          </w:rPr>
          <w:tab/>
        </w:r>
        <w:r w:rsidR="00F10C7C">
          <w:rPr>
            <w:noProof/>
            <w:webHidden/>
          </w:rPr>
          <w:fldChar w:fldCharType="begin"/>
        </w:r>
        <w:r w:rsidR="00F10C7C">
          <w:rPr>
            <w:noProof/>
            <w:webHidden/>
          </w:rPr>
          <w:instrText xml:space="preserve"> PAGEREF _Toc101449266 \h </w:instrText>
        </w:r>
        <w:r w:rsidR="00F10C7C">
          <w:rPr>
            <w:noProof/>
            <w:webHidden/>
          </w:rPr>
        </w:r>
        <w:r w:rsidR="00F10C7C">
          <w:rPr>
            <w:noProof/>
            <w:webHidden/>
          </w:rPr>
          <w:fldChar w:fldCharType="separate"/>
        </w:r>
        <w:r w:rsidR="00030FAC">
          <w:rPr>
            <w:noProof/>
            <w:webHidden/>
          </w:rPr>
          <w:t>58</w:t>
        </w:r>
        <w:r w:rsidR="00F10C7C">
          <w:rPr>
            <w:noProof/>
            <w:webHidden/>
          </w:rPr>
          <w:fldChar w:fldCharType="end"/>
        </w:r>
        <w:r>
          <w:rPr>
            <w:noProof/>
          </w:rPr>
          <w:fldChar w:fldCharType="end"/>
        </w:r>
      </w:ins>
    </w:p>
    <w:p w14:paraId="5921FC37" w14:textId="07DA3DE2" w:rsidR="00F10C7C" w:rsidRDefault="001A0138">
      <w:pPr>
        <w:pStyle w:val="TableofFigures"/>
        <w:tabs>
          <w:tab w:val="right" w:leader="dot" w:pos="9350"/>
        </w:tabs>
        <w:rPr>
          <w:ins w:id="1074" w:author="Russell Ott" w:date="2022-05-16T11:47:00Z"/>
          <w:rFonts w:asciiTheme="minorHAnsi" w:eastAsiaTheme="minorEastAsia" w:hAnsiTheme="minorHAnsi" w:cstheme="minorBidi"/>
          <w:noProof/>
          <w:sz w:val="22"/>
          <w:szCs w:val="22"/>
        </w:rPr>
      </w:pPr>
      <w:ins w:id="1075" w:author="Russell Ott" w:date="2022-05-16T11:47:00Z">
        <w:r>
          <w:fldChar w:fldCharType="begin"/>
        </w:r>
        <w:r>
          <w:instrText xml:space="preserve"> HYPERLINK \l "_Toc101449267" </w:instrText>
        </w:r>
        <w:r>
          <w:fldChar w:fldCharType="separate"/>
        </w:r>
        <w:r w:rsidR="00F10C7C" w:rsidRPr="00FB1753">
          <w:rPr>
            <w:rStyle w:val="Hyperlink"/>
            <w:noProof/>
          </w:rPr>
          <w:t>Example 14: Provider with an unknown NPI number.</w:t>
        </w:r>
        <w:r w:rsidR="00F10C7C">
          <w:rPr>
            <w:noProof/>
            <w:webHidden/>
          </w:rPr>
          <w:tab/>
        </w:r>
        <w:r w:rsidR="00F10C7C">
          <w:rPr>
            <w:noProof/>
            <w:webHidden/>
          </w:rPr>
          <w:fldChar w:fldCharType="begin"/>
        </w:r>
        <w:r w:rsidR="00F10C7C">
          <w:rPr>
            <w:noProof/>
            <w:webHidden/>
          </w:rPr>
          <w:instrText xml:space="preserve"> PAGEREF _Toc101449267 \h </w:instrText>
        </w:r>
        <w:r w:rsidR="00F10C7C">
          <w:rPr>
            <w:noProof/>
            <w:webHidden/>
          </w:rPr>
        </w:r>
        <w:r w:rsidR="00F10C7C">
          <w:rPr>
            <w:noProof/>
            <w:webHidden/>
          </w:rPr>
          <w:fldChar w:fldCharType="separate"/>
        </w:r>
        <w:r w:rsidR="00030FAC">
          <w:rPr>
            <w:noProof/>
            <w:webHidden/>
          </w:rPr>
          <w:t>59</w:t>
        </w:r>
        <w:r w:rsidR="00F10C7C">
          <w:rPr>
            <w:noProof/>
            <w:webHidden/>
          </w:rPr>
          <w:fldChar w:fldCharType="end"/>
        </w:r>
        <w:r>
          <w:rPr>
            <w:noProof/>
          </w:rPr>
          <w:fldChar w:fldCharType="end"/>
        </w:r>
      </w:ins>
    </w:p>
    <w:p w14:paraId="07D5A6E5" w14:textId="5472E522" w:rsidR="00F10C7C" w:rsidRDefault="001A0138">
      <w:pPr>
        <w:pStyle w:val="TableofFigures"/>
        <w:tabs>
          <w:tab w:val="right" w:leader="dot" w:pos="9350"/>
        </w:tabs>
        <w:rPr>
          <w:ins w:id="1076" w:author="Russell Ott" w:date="2022-05-16T11:47:00Z"/>
          <w:rFonts w:asciiTheme="minorHAnsi" w:eastAsiaTheme="minorEastAsia" w:hAnsiTheme="minorHAnsi" w:cstheme="minorBidi"/>
          <w:noProof/>
          <w:sz w:val="22"/>
          <w:szCs w:val="22"/>
        </w:rPr>
      </w:pPr>
      <w:ins w:id="1077" w:author="Russell Ott" w:date="2022-05-16T11:47:00Z">
        <w:r>
          <w:fldChar w:fldCharType="begin"/>
        </w:r>
        <w:r>
          <w:instrText xml:space="preserve"> HYPERLINK \l "_Toc101449268" </w:instrText>
        </w:r>
        <w:r>
          <w:fldChar w:fldCharType="separate"/>
        </w:r>
        <w:r w:rsidR="00F10C7C" w:rsidRPr="00FB1753">
          <w:rPr>
            <w:rStyle w:val="Hyperlink"/>
            <w:noProof/>
          </w:rPr>
          <w:t>Example 15: Replacement Discharge Summary Document with Hospital Course Added</w:t>
        </w:r>
        <w:r w:rsidR="00F10C7C">
          <w:rPr>
            <w:noProof/>
            <w:webHidden/>
          </w:rPr>
          <w:tab/>
        </w:r>
        <w:r w:rsidR="00F10C7C">
          <w:rPr>
            <w:noProof/>
            <w:webHidden/>
          </w:rPr>
          <w:fldChar w:fldCharType="begin"/>
        </w:r>
        <w:r w:rsidR="00F10C7C">
          <w:rPr>
            <w:noProof/>
            <w:webHidden/>
          </w:rPr>
          <w:instrText xml:space="preserve"> PAGEREF _Toc101449268 \h </w:instrText>
        </w:r>
        <w:r w:rsidR="00F10C7C">
          <w:rPr>
            <w:noProof/>
            <w:webHidden/>
          </w:rPr>
        </w:r>
        <w:r w:rsidR="00F10C7C">
          <w:rPr>
            <w:noProof/>
            <w:webHidden/>
          </w:rPr>
          <w:fldChar w:fldCharType="separate"/>
        </w:r>
        <w:r w:rsidR="00030FAC">
          <w:rPr>
            <w:noProof/>
            <w:webHidden/>
          </w:rPr>
          <w:t>63</w:t>
        </w:r>
        <w:r w:rsidR="00F10C7C">
          <w:rPr>
            <w:noProof/>
            <w:webHidden/>
          </w:rPr>
          <w:fldChar w:fldCharType="end"/>
        </w:r>
        <w:r>
          <w:rPr>
            <w:noProof/>
          </w:rPr>
          <w:fldChar w:fldCharType="end"/>
        </w:r>
      </w:ins>
    </w:p>
    <w:p w14:paraId="2A705BA9" w14:textId="77549C87" w:rsidR="00F10C7C" w:rsidRDefault="001A0138">
      <w:pPr>
        <w:pStyle w:val="TableofFigures"/>
        <w:tabs>
          <w:tab w:val="right" w:leader="dot" w:pos="9350"/>
        </w:tabs>
        <w:rPr>
          <w:ins w:id="1078" w:author="Russell Ott" w:date="2022-05-16T11:47:00Z"/>
          <w:rFonts w:asciiTheme="minorHAnsi" w:eastAsiaTheme="minorEastAsia" w:hAnsiTheme="minorHAnsi" w:cstheme="minorBidi"/>
          <w:noProof/>
          <w:sz w:val="22"/>
          <w:szCs w:val="22"/>
        </w:rPr>
      </w:pPr>
      <w:ins w:id="1079" w:author="Russell Ott" w:date="2022-05-16T11:47:00Z">
        <w:r>
          <w:fldChar w:fldCharType="begin"/>
        </w:r>
        <w:r>
          <w:instrText xml:space="preserve"> HYPERLINK \l "_Toc101449269" </w:instrText>
        </w:r>
        <w:r>
          <w:fldChar w:fldCharType="separate"/>
        </w:r>
        <w:r w:rsidR="00F10C7C" w:rsidRPr="00FB1753">
          <w:rPr>
            <w:rStyle w:val="Hyperlink"/>
            <w:noProof/>
          </w:rPr>
          <w:t>Example 16: Declaring template conformance at the section level.</w:t>
        </w:r>
        <w:r w:rsidR="00F10C7C">
          <w:rPr>
            <w:noProof/>
            <w:webHidden/>
          </w:rPr>
          <w:tab/>
        </w:r>
        <w:r w:rsidR="00F10C7C">
          <w:rPr>
            <w:noProof/>
            <w:webHidden/>
          </w:rPr>
          <w:fldChar w:fldCharType="begin"/>
        </w:r>
        <w:r w:rsidR="00F10C7C">
          <w:rPr>
            <w:noProof/>
            <w:webHidden/>
          </w:rPr>
          <w:instrText xml:space="preserve"> PAGEREF _Toc101449269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r>
          <w:rPr>
            <w:noProof/>
          </w:rPr>
          <w:fldChar w:fldCharType="end"/>
        </w:r>
      </w:ins>
    </w:p>
    <w:p w14:paraId="33792C46" w14:textId="79DD9139" w:rsidR="00F10C7C" w:rsidRDefault="001A0138">
      <w:pPr>
        <w:pStyle w:val="TableofFigures"/>
        <w:tabs>
          <w:tab w:val="right" w:leader="dot" w:pos="9350"/>
        </w:tabs>
        <w:rPr>
          <w:ins w:id="1080" w:author="Russell Ott" w:date="2022-05-16T11:47:00Z"/>
          <w:rFonts w:asciiTheme="minorHAnsi" w:eastAsiaTheme="minorEastAsia" w:hAnsiTheme="minorHAnsi" w:cstheme="minorBidi"/>
          <w:noProof/>
          <w:sz w:val="22"/>
          <w:szCs w:val="22"/>
        </w:rPr>
      </w:pPr>
      <w:ins w:id="1081" w:author="Russell Ott" w:date="2022-05-16T11:47:00Z">
        <w:r>
          <w:fldChar w:fldCharType="begin"/>
        </w:r>
        <w:r>
          <w:instrText xml:space="preserve"> HYPERLINK \l "_Toc101449270" </w:instrText>
        </w:r>
        <w:r>
          <w:fldChar w:fldCharType="separate"/>
        </w:r>
        <w:r w:rsidR="00F10C7C" w:rsidRPr="00FB1753">
          <w:rPr>
            <w:rStyle w:val="Hyperlink"/>
            <w:noProof/>
          </w:rPr>
          <w:t>Example 17: Declaring conformance to multiple templates.</w:t>
        </w:r>
        <w:r w:rsidR="00F10C7C">
          <w:rPr>
            <w:noProof/>
            <w:webHidden/>
          </w:rPr>
          <w:tab/>
        </w:r>
        <w:r w:rsidR="00F10C7C">
          <w:rPr>
            <w:noProof/>
            <w:webHidden/>
          </w:rPr>
          <w:fldChar w:fldCharType="begin"/>
        </w:r>
        <w:r w:rsidR="00F10C7C">
          <w:rPr>
            <w:noProof/>
            <w:webHidden/>
          </w:rPr>
          <w:instrText xml:space="preserve"> PAGEREF _Toc101449270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r>
          <w:rPr>
            <w:noProof/>
          </w:rPr>
          <w:fldChar w:fldCharType="end"/>
        </w:r>
      </w:ins>
    </w:p>
    <w:p w14:paraId="4AA45704" w14:textId="23DC8AE1" w:rsidR="00F10C7C" w:rsidRDefault="001A0138">
      <w:pPr>
        <w:pStyle w:val="TableofFigures"/>
        <w:tabs>
          <w:tab w:val="right" w:leader="dot" w:pos="9350"/>
        </w:tabs>
        <w:rPr>
          <w:ins w:id="1082" w:author="Russell Ott" w:date="2022-05-16T11:47:00Z"/>
          <w:rFonts w:asciiTheme="minorHAnsi" w:eastAsiaTheme="minorEastAsia" w:hAnsiTheme="minorHAnsi" w:cstheme="minorBidi"/>
          <w:noProof/>
          <w:sz w:val="22"/>
          <w:szCs w:val="22"/>
        </w:rPr>
      </w:pPr>
      <w:ins w:id="1083" w:author="Russell Ott" w:date="2022-05-16T11:47:00Z">
        <w:r>
          <w:fldChar w:fldCharType="begin"/>
        </w:r>
        <w:r>
          <w:instrText xml:space="preserve"> </w:instrText>
        </w:r>
        <w:r>
          <w:instrText xml:space="preserve">HYPERLINK \l "_Toc101449271" </w:instrText>
        </w:r>
        <w:r>
          <w:fldChar w:fldCharType="separate"/>
        </w:r>
        <w:r w:rsidR="00F10C7C" w:rsidRPr="00FB1753">
          <w:rPr>
            <w:rStyle w:val="Hyperlink"/>
            <w:noProof/>
          </w:rPr>
          <w:t>Example 18: (Wrong) Duplicate template declarations at the section level.</w:t>
        </w:r>
        <w:r w:rsidR="00F10C7C">
          <w:rPr>
            <w:noProof/>
            <w:webHidden/>
          </w:rPr>
          <w:tab/>
        </w:r>
        <w:r w:rsidR="00F10C7C">
          <w:rPr>
            <w:noProof/>
            <w:webHidden/>
          </w:rPr>
          <w:fldChar w:fldCharType="begin"/>
        </w:r>
        <w:r w:rsidR="00F10C7C">
          <w:rPr>
            <w:noProof/>
            <w:webHidden/>
          </w:rPr>
          <w:instrText xml:space="preserve"> PAGEREF _Toc101449271 \h </w:instrText>
        </w:r>
        <w:r w:rsidR="00F10C7C">
          <w:rPr>
            <w:noProof/>
            <w:webHidden/>
          </w:rPr>
        </w:r>
        <w:r w:rsidR="00F10C7C">
          <w:rPr>
            <w:noProof/>
            <w:webHidden/>
          </w:rPr>
          <w:fldChar w:fldCharType="separate"/>
        </w:r>
        <w:r w:rsidR="00030FAC">
          <w:rPr>
            <w:noProof/>
            <w:webHidden/>
          </w:rPr>
          <w:t>82</w:t>
        </w:r>
        <w:r w:rsidR="00F10C7C">
          <w:rPr>
            <w:noProof/>
            <w:webHidden/>
          </w:rPr>
          <w:fldChar w:fldCharType="end"/>
        </w:r>
        <w:r>
          <w:rPr>
            <w:noProof/>
          </w:rPr>
          <w:fldChar w:fldCharType="end"/>
        </w:r>
      </w:ins>
    </w:p>
    <w:p w14:paraId="1DAB0946" w14:textId="0F562AF8" w:rsidR="00F10C7C" w:rsidRDefault="001A0138">
      <w:pPr>
        <w:pStyle w:val="TableofFigures"/>
        <w:tabs>
          <w:tab w:val="right" w:leader="dot" w:pos="9350"/>
        </w:tabs>
        <w:rPr>
          <w:ins w:id="1084" w:author="Russell Ott" w:date="2022-05-16T11:47:00Z"/>
          <w:rFonts w:asciiTheme="minorHAnsi" w:eastAsiaTheme="minorEastAsia" w:hAnsiTheme="minorHAnsi" w:cstheme="minorBidi"/>
          <w:noProof/>
          <w:sz w:val="22"/>
          <w:szCs w:val="22"/>
        </w:rPr>
      </w:pPr>
      <w:ins w:id="1085" w:author="Russell Ott" w:date="2022-05-16T11:47:00Z">
        <w:r>
          <w:fldChar w:fldCharType="begin"/>
        </w:r>
        <w:r>
          <w:instrText xml:space="preserve"> HYPERLINK \l "_Toc101449272" </w:instrText>
        </w:r>
        <w:r>
          <w:fldChar w:fldCharType="separate"/>
        </w:r>
        <w:r w:rsidR="00F10C7C" w:rsidRPr="00FB1753">
          <w:rPr>
            <w:rStyle w:val="Hyperlink"/>
            <w:noProof/>
          </w:rPr>
          <w:t>Example 19: Sample Narrative Block in a Section</w:t>
        </w:r>
        <w:r w:rsidR="00F10C7C">
          <w:rPr>
            <w:noProof/>
            <w:webHidden/>
          </w:rPr>
          <w:tab/>
        </w:r>
        <w:r w:rsidR="00F10C7C">
          <w:rPr>
            <w:noProof/>
            <w:webHidden/>
          </w:rPr>
          <w:fldChar w:fldCharType="begin"/>
        </w:r>
        <w:r w:rsidR="00F10C7C">
          <w:rPr>
            <w:noProof/>
            <w:webHidden/>
          </w:rPr>
          <w:instrText xml:space="preserve"> PAGEREF _Toc101449272 \h </w:instrText>
        </w:r>
        <w:r w:rsidR="00F10C7C">
          <w:rPr>
            <w:noProof/>
            <w:webHidden/>
          </w:rPr>
        </w:r>
        <w:r w:rsidR="00F10C7C">
          <w:rPr>
            <w:noProof/>
            <w:webHidden/>
          </w:rPr>
          <w:fldChar w:fldCharType="separate"/>
        </w:r>
        <w:r w:rsidR="00030FAC">
          <w:rPr>
            <w:noProof/>
            <w:webHidden/>
          </w:rPr>
          <w:t>83</w:t>
        </w:r>
        <w:r w:rsidR="00F10C7C">
          <w:rPr>
            <w:noProof/>
            <w:webHidden/>
          </w:rPr>
          <w:fldChar w:fldCharType="end"/>
        </w:r>
        <w:r>
          <w:rPr>
            <w:noProof/>
          </w:rPr>
          <w:fldChar w:fldCharType="end"/>
        </w:r>
      </w:ins>
    </w:p>
    <w:p w14:paraId="458F8D95" w14:textId="2B1BB210" w:rsidR="00F10C7C" w:rsidRDefault="001A0138">
      <w:pPr>
        <w:pStyle w:val="TableofFigures"/>
        <w:tabs>
          <w:tab w:val="right" w:leader="dot" w:pos="9350"/>
        </w:tabs>
        <w:rPr>
          <w:ins w:id="1086" w:author="Russell Ott" w:date="2022-05-16T11:47:00Z"/>
          <w:rFonts w:asciiTheme="minorHAnsi" w:eastAsiaTheme="minorEastAsia" w:hAnsiTheme="minorHAnsi" w:cstheme="minorBidi"/>
          <w:noProof/>
          <w:sz w:val="22"/>
          <w:szCs w:val="22"/>
        </w:rPr>
      </w:pPr>
      <w:ins w:id="1087" w:author="Russell Ott" w:date="2022-05-16T11:47:00Z">
        <w:r>
          <w:fldChar w:fldCharType="begin"/>
        </w:r>
        <w:r>
          <w:instrText xml:space="preserve"> HYPERLINK </w:instrText>
        </w:r>
        <w:r>
          <w:instrText xml:space="preserve">\l "_Toc101449273" </w:instrText>
        </w:r>
        <w:r>
          <w:fldChar w:fldCharType="separate"/>
        </w:r>
        <w:r w:rsidR="00F10C7C" w:rsidRPr="00FB1753">
          <w:rPr>
            <w:rStyle w:val="Hyperlink"/>
            <w:noProof/>
          </w:rPr>
          <w:t>Example 20: Example of Section Time Range Observation</w:t>
        </w:r>
        <w:r w:rsidR="00F10C7C">
          <w:rPr>
            <w:noProof/>
            <w:webHidden/>
          </w:rPr>
          <w:tab/>
        </w:r>
        <w:r w:rsidR="00F10C7C">
          <w:rPr>
            <w:noProof/>
            <w:webHidden/>
          </w:rPr>
          <w:fldChar w:fldCharType="begin"/>
        </w:r>
        <w:r w:rsidR="00F10C7C">
          <w:rPr>
            <w:noProof/>
            <w:webHidden/>
          </w:rPr>
          <w:instrText xml:space="preserve"> PAGEREF _Toc101449273 \h </w:instrText>
        </w:r>
        <w:r w:rsidR="00F10C7C">
          <w:rPr>
            <w:noProof/>
            <w:webHidden/>
          </w:rPr>
        </w:r>
        <w:r w:rsidR="00F10C7C">
          <w:rPr>
            <w:noProof/>
            <w:webHidden/>
          </w:rPr>
          <w:fldChar w:fldCharType="separate"/>
        </w:r>
        <w:r w:rsidR="00030FAC">
          <w:rPr>
            <w:noProof/>
            <w:webHidden/>
          </w:rPr>
          <w:t>87</w:t>
        </w:r>
        <w:r w:rsidR="00F10C7C">
          <w:rPr>
            <w:noProof/>
            <w:webHidden/>
          </w:rPr>
          <w:fldChar w:fldCharType="end"/>
        </w:r>
        <w:r>
          <w:rPr>
            <w:noProof/>
          </w:rPr>
          <w:fldChar w:fldCharType="end"/>
        </w:r>
      </w:ins>
    </w:p>
    <w:p w14:paraId="2F376E16" w14:textId="795E4631" w:rsidR="00F10C7C" w:rsidRDefault="001A0138">
      <w:pPr>
        <w:pStyle w:val="TableofFigures"/>
        <w:tabs>
          <w:tab w:val="right" w:leader="dot" w:pos="9350"/>
        </w:tabs>
        <w:rPr>
          <w:ins w:id="1088" w:author="Russell Ott" w:date="2022-05-16T11:47:00Z"/>
          <w:rFonts w:asciiTheme="minorHAnsi" w:eastAsiaTheme="minorEastAsia" w:hAnsiTheme="minorHAnsi" w:cstheme="minorBidi"/>
          <w:noProof/>
          <w:sz w:val="22"/>
          <w:szCs w:val="22"/>
        </w:rPr>
      </w:pPr>
      <w:ins w:id="1089" w:author="Russell Ott" w:date="2022-05-16T11:47:00Z">
        <w:r>
          <w:fldChar w:fldCharType="begin"/>
        </w:r>
        <w:r>
          <w:instrText xml:space="preserve"> HYPERLINK \l "_Toc101449274" </w:instrText>
        </w:r>
        <w:r>
          <w:fldChar w:fldCharType="separate"/>
        </w:r>
        <w:r w:rsidR="00F10C7C" w:rsidRPr="00FB1753">
          <w:rPr>
            <w:rStyle w:val="Hyperlink"/>
            <w:noProof/>
          </w:rPr>
          <w:t>Example 21: Narrative Text with Links to Machine Processable Data</w:t>
        </w:r>
        <w:r w:rsidR="00F10C7C">
          <w:rPr>
            <w:noProof/>
            <w:webHidden/>
          </w:rPr>
          <w:tab/>
        </w:r>
        <w:r w:rsidR="00F10C7C">
          <w:rPr>
            <w:noProof/>
            <w:webHidden/>
          </w:rPr>
          <w:fldChar w:fldCharType="begin"/>
        </w:r>
        <w:r w:rsidR="00F10C7C">
          <w:rPr>
            <w:noProof/>
            <w:webHidden/>
          </w:rPr>
          <w:instrText xml:space="preserve"> PAGEREF _Toc101449274 \h </w:instrText>
        </w:r>
        <w:r w:rsidR="00F10C7C">
          <w:rPr>
            <w:noProof/>
            <w:webHidden/>
          </w:rPr>
        </w:r>
        <w:r w:rsidR="00F10C7C">
          <w:rPr>
            <w:noProof/>
            <w:webHidden/>
          </w:rPr>
          <w:fldChar w:fldCharType="separate"/>
        </w:r>
        <w:r w:rsidR="00030FAC">
          <w:rPr>
            <w:noProof/>
            <w:webHidden/>
          </w:rPr>
          <w:t>100</w:t>
        </w:r>
        <w:r w:rsidR="00F10C7C">
          <w:rPr>
            <w:noProof/>
            <w:webHidden/>
          </w:rPr>
          <w:fldChar w:fldCharType="end"/>
        </w:r>
        <w:r>
          <w:rPr>
            <w:noProof/>
          </w:rPr>
          <w:fldChar w:fldCharType="end"/>
        </w:r>
      </w:ins>
    </w:p>
    <w:p w14:paraId="7C871D7A" w14:textId="421C2E7F" w:rsidR="00F10C7C" w:rsidRDefault="001A0138">
      <w:pPr>
        <w:pStyle w:val="TableofFigures"/>
        <w:tabs>
          <w:tab w:val="right" w:leader="dot" w:pos="9350"/>
        </w:tabs>
        <w:rPr>
          <w:ins w:id="1090" w:author="Russell Ott" w:date="2022-05-16T11:47:00Z"/>
          <w:rFonts w:asciiTheme="minorHAnsi" w:eastAsiaTheme="minorEastAsia" w:hAnsiTheme="minorHAnsi" w:cstheme="minorBidi"/>
          <w:noProof/>
          <w:sz w:val="22"/>
          <w:szCs w:val="22"/>
        </w:rPr>
      </w:pPr>
      <w:ins w:id="1091" w:author="Russell Ott" w:date="2022-05-16T11:47:00Z">
        <w:r>
          <w:fldChar w:fldCharType="begin"/>
        </w:r>
        <w:r>
          <w:instrText xml:space="preserve"> HYPERLINK \l "_Toc101449275" </w:instrText>
        </w:r>
        <w:r>
          <w:fldChar w:fldCharType="separate"/>
        </w:r>
        <w:r w:rsidR="00F10C7C" w:rsidRPr="00FB1753">
          <w:rPr>
            <w:rStyle w:val="Hyperlink"/>
            <w:noProof/>
          </w:rPr>
          <w:t>Example 22: originalText used to record the term actually selected from the EHR</w:t>
        </w:r>
        <w:r w:rsidR="00F10C7C">
          <w:rPr>
            <w:noProof/>
            <w:webHidden/>
          </w:rPr>
          <w:tab/>
        </w:r>
        <w:r w:rsidR="00F10C7C">
          <w:rPr>
            <w:noProof/>
            <w:webHidden/>
          </w:rPr>
          <w:fldChar w:fldCharType="begin"/>
        </w:r>
        <w:r w:rsidR="00F10C7C">
          <w:rPr>
            <w:noProof/>
            <w:webHidden/>
          </w:rPr>
          <w:instrText xml:space="preserve"> PAGEREF _Toc101449275 \h </w:instrText>
        </w:r>
        <w:r w:rsidR="00F10C7C">
          <w:rPr>
            <w:noProof/>
            <w:webHidden/>
          </w:rPr>
        </w:r>
        <w:r w:rsidR="00F10C7C">
          <w:rPr>
            <w:noProof/>
            <w:webHidden/>
          </w:rPr>
          <w:fldChar w:fldCharType="separate"/>
        </w:r>
        <w:r w:rsidR="00030FAC">
          <w:rPr>
            <w:noProof/>
            <w:webHidden/>
          </w:rPr>
          <w:t>102</w:t>
        </w:r>
        <w:r w:rsidR="00F10C7C">
          <w:rPr>
            <w:noProof/>
            <w:webHidden/>
          </w:rPr>
          <w:fldChar w:fldCharType="end"/>
        </w:r>
        <w:r>
          <w:rPr>
            <w:noProof/>
          </w:rPr>
          <w:fldChar w:fldCharType="end"/>
        </w:r>
      </w:ins>
    </w:p>
    <w:p w14:paraId="6682C934" w14:textId="320522FC" w:rsidR="00F10C7C" w:rsidRDefault="001A0138">
      <w:pPr>
        <w:pStyle w:val="TableofFigures"/>
        <w:tabs>
          <w:tab w:val="right" w:leader="dot" w:pos="9350"/>
        </w:tabs>
        <w:rPr>
          <w:ins w:id="1092" w:author="Russell Ott" w:date="2022-05-16T11:47:00Z"/>
          <w:rFonts w:asciiTheme="minorHAnsi" w:eastAsiaTheme="minorEastAsia" w:hAnsiTheme="minorHAnsi" w:cstheme="minorBidi"/>
          <w:noProof/>
          <w:sz w:val="22"/>
          <w:szCs w:val="22"/>
        </w:rPr>
      </w:pPr>
      <w:ins w:id="1093" w:author="Russell Ott" w:date="2022-05-16T11:47:00Z">
        <w:r>
          <w:fldChar w:fldCharType="begin"/>
        </w:r>
        <w:r>
          <w:instrText xml:space="preserve"> HYPERLINK \l "_Toc101449276" </w:instrText>
        </w:r>
        <w:r>
          <w:fldChar w:fldCharType="separate"/>
        </w:r>
        <w:r w:rsidR="00F10C7C" w:rsidRPr="00FB1753">
          <w:rPr>
            <w:rStyle w:val="Hyperlink"/>
            <w:noProof/>
          </w:rPr>
          <w:t>Example 23: originalText linking the coded concept used in the machine entry to the narrative</w:t>
        </w:r>
        <w:r w:rsidR="00F10C7C">
          <w:rPr>
            <w:noProof/>
            <w:webHidden/>
          </w:rPr>
          <w:tab/>
        </w:r>
        <w:r w:rsidR="00F10C7C">
          <w:rPr>
            <w:noProof/>
            <w:webHidden/>
          </w:rPr>
          <w:fldChar w:fldCharType="begin"/>
        </w:r>
        <w:r w:rsidR="00F10C7C">
          <w:rPr>
            <w:noProof/>
            <w:webHidden/>
          </w:rPr>
          <w:instrText xml:space="preserve"> PAGEREF _Toc101449276 \h </w:instrText>
        </w:r>
        <w:r w:rsidR="00F10C7C">
          <w:rPr>
            <w:noProof/>
            <w:webHidden/>
          </w:rPr>
        </w:r>
        <w:r w:rsidR="00F10C7C">
          <w:rPr>
            <w:noProof/>
            <w:webHidden/>
          </w:rPr>
          <w:fldChar w:fldCharType="separate"/>
        </w:r>
        <w:r w:rsidR="00030FAC">
          <w:rPr>
            <w:noProof/>
            <w:webHidden/>
          </w:rPr>
          <w:t>102</w:t>
        </w:r>
        <w:r w:rsidR="00F10C7C">
          <w:rPr>
            <w:noProof/>
            <w:webHidden/>
          </w:rPr>
          <w:fldChar w:fldCharType="end"/>
        </w:r>
        <w:r>
          <w:rPr>
            <w:noProof/>
          </w:rPr>
          <w:fldChar w:fldCharType="end"/>
        </w:r>
      </w:ins>
    </w:p>
    <w:p w14:paraId="426DC1B5" w14:textId="2A8FA79E" w:rsidR="00F10C7C" w:rsidRDefault="001A0138">
      <w:pPr>
        <w:pStyle w:val="TableofFigures"/>
        <w:tabs>
          <w:tab w:val="right" w:leader="dot" w:pos="9350"/>
        </w:tabs>
        <w:rPr>
          <w:ins w:id="1094" w:author="Russell Ott" w:date="2022-05-16T11:47:00Z"/>
          <w:rFonts w:asciiTheme="minorHAnsi" w:eastAsiaTheme="minorEastAsia" w:hAnsiTheme="minorHAnsi" w:cstheme="minorBidi"/>
          <w:noProof/>
          <w:sz w:val="22"/>
          <w:szCs w:val="22"/>
        </w:rPr>
      </w:pPr>
      <w:ins w:id="1095" w:author="Russell Ott" w:date="2022-05-16T11:47:00Z">
        <w:r>
          <w:fldChar w:fldCharType="begin"/>
        </w:r>
        <w:r>
          <w:instrText xml:space="preserve"> HYPERLINK \l "_Toc101449277" </w:instrText>
        </w:r>
        <w:r>
          <w:fldChar w:fldCharType="separate"/>
        </w:r>
        <w:r w:rsidR="00F10C7C" w:rsidRPr="00FB1753">
          <w:rPr>
            <w:rStyle w:val="Hyperlink"/>
            <w:noProof/>
          </w:rPr>
          <w:t>Example 24: TranslationCode, with originalText and local coded term</w:t>
        </w:r>
        <w:r w:rsidR="00F10C7C">
          <w:rPr>
            <w:noProof/>
            <w:webHidden/>
          </w:rPr>
          <w:tab/>
        </w:r>
        <w:r w:rsidR="00F10C7C">
          <w:rPr>
            <w:noProof/>
            <w:webHidden/>
          </w:rPr>
          <w:fldChar w:fldCharType="begin"/>
        </w:r>
        <w:r w:rsidR="00F10C7C">
          <w:rPr>
            <w:noProof/>
            <w:webHidden/>
          </w:rPr>
          <w:instrText xml:space="preserve"> PAGEREF _Toc101449277 \h </w:instrText>
        </w:r>
        <w:r w:rsidR="00F10C7C">
          <w:rPr>
            <w:noProof/>
            <w:webHidden/>
          </w:rPr>
        </w:r>
        <w:r w:rsidR="00F10C7C">
          <w:rPr>
            <w:noProof/>
            <w:webHidden/>
          </w:rPr>
          <w:fldChar w:fldCharType="separate"/>
        </w:r>
        <w:r w:rsidR="00030FAC">
          <w:rPr>
            <w:noProof/>
            <w:webHidden/>
          </w:rPr>
          <w:t>103</w:t>
        </w:r>
        <w:r w:rsidR="00F10C7C">
          <w:rPr>
            <w:noProof/>
            <w:webHidden/>
          </w:rPr>
          <w:fldChar w:fldCharType="end"/>
        </w:r>
        <w:r>
          <w:rPr>
            <w:noProof/>
          </w:rPr>
          <w:fldChar w:fldCharType="end"/>
        </w:r>
      </w:ins>
    </w:p>
    <w:p w14:paraId="07AD133A" w14:textId="403A6992" w:rsidR="00F10C7C" w:rsidRDefault="001A0138">
      <w:pPr>
        <w:pStyle w:val="TableofFigures"/>
        <w:tabs>
          <w:tab w:val="right" w:leader="dot" w:pos="9350"/>
        </w:tabs>
        <w:rPr>
          <w:ins w:id="1096" w:author="Russell Ott" w:date="2022-05-16T11:47:00Z"/>
          <w:rFonts w:asciiTheme="minorHAnsi" w:eastAsiaTheme="minorEastAsia" w:hAnsiTheme="minorHAnsi" w:cstheme="minorBidi"/>
          <w:noProof/>
          <w:sz w:val="22"/>
          <w:szCs w:val="22"/>
        </w:rPr>
      </w:pPr>
      <w:ins w:id="1097" w:author="Russell Ott" w:date="2022-05-16T11:47:00Z">
        <w:r>
          <w:fldChar w:fldCharType="begin"/>
        </w:r>
        <w:r>
          <w:instrText xml:space="preserve"> HYPERLINK \l "_Toc101449278" </w:instrText>
        </w:r>
        <w:r>
          <w:fldChar w:fldCharType="separate"/>
        </w:r>
        <w:r w:rsidR="00F10C7C" w:rsidRPr="00FB1753">
          <w:rPr>
            <w:rStyle w:val="Hyperlink"/>
            <w:noProof/>
          </w:rPr>
          <w:t>Example 25: Code Display Name Representation</w:t>
        </w:r>
        <w:r w:rsidR="00F10C7C">
          <w:rPr>
            <w:noProof/>
            <w:webHidden/>
          </w:rPr>
          <w:tab/>
        </w:r>
        <w:r w:rsidR="00F10C7C">
          <w:rPr>
            <w:noProof/>
            <w:webHidden/>
          </w:rPr>
          <w:fldChar w:fldCharType="begin"/>
        </w:r>
        <w:r w:rsidR="00F10C7C">
          <w:rPr>
            <w:noProof/>
            <w:webHidden/>
          </w:rPr>
          <w:instrText xml:space="preserve"> PAGEREF _Toc101449278 \h </w:instrText>
        </w:r>
        <w:r w:rsidR="00F10C7C">
          <w:rPr>
            <w:noProof/>
            <w:webHidden/>
          </w:rPr>
        </w:r>
        <w:r w:rsidR="00F10C7C">
          <w:rPr>
            <w:noProof/>
            <w:webHidden/>
          </w:rPr>
          <w:fldChar w:fldCharType="separate"/>
        </w:r>
        <w:r w:rsidR="00030FAC">
          <w:rPr>
            <w:noProof/>
            <w:webHidden/>
          </w:rPr>
          <w:t>104</w:t>
        </w:r>
        <w:r w:rsidR="00F10C7C">
          <w:rPr>
            <w:noProof/>
            <w:webHidden/>
          </w:rPr>
          <w:fldChar w:fldCharType="end"/>
        </w:r>
        <w:r>
          <w:rPr>
            <w:noProof/>
          </w:rPr>
          <w:fldChar w:fldCharType="end"/>
        </w:r>
      </w:ins>
    </w:p>
    <w:p w14:paraId="15C73CB7" w14:textId="0CABFF74" w:rsidR="00F10C7C" w:rsidRDefault="001A0138">
      <w:pPr>
        <w:pStyle w:val="TableofFigures"/>
        <w:tabs>
          <w:tab w:val="right" w:leader="dot" w:pos="9350"/>
        </w:tabs>
        <w:rPr>
          <w:ins w:id="1098" w:author="Russell Ott" w:date="2022-05-16T11:47:00Z"/>
          <w:rFonts w:asciiTheme="minorHAnsi" w:eastAsiaTheme="minorEastAsia" w:hAnsiTheme="minorHAnsi" w:cstheme="minorBidi"/>
          <w:noProof/>
          <w:sz w:val="22"/>
          <w:szCs w:val="22"/>
        </w:rPr>
      </w:pPr>
      <w:ins w:id="1099" w:author="Russell Ott" w:date="2022-05-16T11:47:00Z">
        <w:r>
          <w:fldChar w:fldCharType="begin"/>
        </w:r>
        <w:r>
          <w:instrText xml:space="preserve"> HYPERLINK \l "_Toc101449279" </w:instrText>
        </w:r>
        <w:r>
          <w:fldChar w:fldCharType="separate"/>
        </w:r>
        <w:r w:rsidR="00F10C7C" w:rsidRPr="00FB1753">
          <w:rPr>
            <w:rStyle w:val="Hyperlink"/>
            <w:noProof/>
          </w:rPr>
          <w:t>Example 26: Tobacco Use – Current Smoker with an unknown stop date</w:t>
        </w:r>
        <w:r w:rsidR="00F10C7C">
          <w:rPr>
            <w:noProof/>
            <w:webHidden/>
          </w:rPr>
          <w:tab/>
        </w:r>
        <w:r w:rsidR="00F10C7C">
          <w:rPr>
            <w:noProof/>
            <w:webHidden/>
          </w:rPr>
          <w:fldChar w:fldCharType="begin"/>
        </w:r>
        <w:r w:rsidR="00F10C7C">
          <w:rPr>
            <w:noProof/>
            <w:webHidden/>
          </w:rPr>
          <w:instrText xml:space="preserve"> PAGEREF _Toc101449279 \h </w:instrText>
        </w:r>
        <w:r w:rsidR="00F10C7C">
          <w:rPr>
            <w:noProof/>
            <w:webHidden/>
          </w:rPr>
        </w:r>
        <w:r w:rsidR="00F10C7C">
          <w:rPr>
            <w:noProof/>
            <w:webHidden/>
          </w:rPr>
          <w:fldChar w:fldCharType="separate"/>
        </w:r>
        <w:r w:rsidR="00030FAC">
          <w:rPr>
            <w:noProof/>
            <w:webHidden/>
          </w:rPr>
          <w:t>105</w:t>
        </w:r>
        <w:r w:rsidR="00F10C7C">
          <w:rPr>
            <w:noProof/>
            <w:webHidden/>
          </w:rPr>
          <w:fldChar w:fldCharType="end"/>
        </w:r>
        <w:r>
          <w:rPr>
            <w:noProof/>
          </w:rPr>
          <w:fldChar w:fldCharType="end"/>
        </w:r>
      </w:ins>
    </w:p>
    <w:p w14:paraId="1770E524" w14:textId="0C633F69" w:rsidR="00F10C7C" w:rsidRDefault="001A0138">
      <w:pPr>
        <w:pStyle w:val="TableofFigures"/>
        <w:tabs>
          <w:tab w:val="right" w:leader="dot" w:pos="9350"/>
        </w:tabs>
        <w:rPr>
          <w:ins w:id="1100" w:author="Russell Ott" w:date="2022-05-16T11:47:00Z"/>
          <w:rFonts w:asciiTheme="minorHAnsi" w:eastAsiaTheme="minorEastAsia" w:hAnsiTheme="minorHAnsi" w:cstheme="minorBidi"/>
          <w:noProof/>
          <w:sz w:val="22"/>
          <w:szCs w:val="22"/>
        </w:rPr>
      </w:pPr>
      <w:ins w:id="1101" w:author="Russell Ott" w:date="2022-05-16T11:47:00Z">
        <w:r>
          <w:fldChar w:fldCharType="begin"/>
        </w:r>
        <w:r>
          <w:instrText xml:space="preserve"> HYPERLINK \l "_Toc101449280" </w:instrText>
        </w:r>
        <w:r>
          <w:fldChar w:fldCharType="separate"/>
        </w:r>
        <w:r w:rsidR="00F10C7C" w:rsidRPr="00FB1753">
          <w:rPr>
            <w:rStyle w:val="Hyperlink"/>
            <w:noProof/>
          </w:rPr>
          <w:t>Example 27: Tobacco Use –  Smoker where cessation date was not asked</w:t>
        </w:r>
        <w:r w:rsidR="00F10C7C">
          <w:rPr>
            <w:noProof/>
            <w:webHidden/>
          </w:rPr>
          <w:tab/>
        </w:r>
        <w:r w:rsidR="00F10C7C">
          <w:rPr>
            <w:noProof/>
            <w:webHidden/>
          </w:rPr>
          <w:fldChar w:fldCharType="begin"/>
        </w:r>
        <w:r w:rsidR="00F10C7C">
          <w:rPr>
            <w:noProof/>
            <w:webHidden/>
          </w:rPr>
          <w:instrText xml:space="preserve"> PAGEREF _Toc101449280 \h </w:instrText>
        </w:r>
        <w:r w:rsidR="00F10C7C">
          <w:rPr>
            <w:noProof/>
            <w:webHidden/>
          </w:rPr>
        </w:r>
        <w:r w:rsidR="00F10C7C">
          <w:rPr>
            <w:noProof/>
            <w:webHidden/>
          </w:rPr>
          <w:fldChar w:fldCharType="separate"/>
        </w:r>
        <w:r w:rsidR="00030FAC">
          <w:rPr>
            <w:noProof/>
            <w:webHidden/>
          </w:rPr>
          <w:t>106</w:t>
        </w:r>
        <w:r w:rsidR="00F10C7C">
          <w:rPr>
            <w:noProof/>
            <w:webHidden/>
          </w:rPr>
          <w:fldChar w:fldCharType="end"/>
        </w:r>
        <w:r>
          <w:rPr>
            <w:noProof/>
          </w:rPr>
          <w:fldChar w:fldCharType="end"/>
        </w:r>
      </w:ins>
    </w:p>
    <w:p w14:paraId="61135371" w14:textId="0AF3BC18" w:rsidR="00F10C7C" w:rsidRDefault="001A0138">
      <w:pPr>
        <w:pStyle w:val="TableofFigures"/>
        <w:tabs>
          <w:tab w:val="right" w:leader="dot" w:pos="9350"/>
        </w:tabs>
        <w:rPr>
          <w:ins w:id="1102" w:author="Russell Ott" w:date="2022-05-16T11:47:00Z"/>
          <w:rFonts w:asciiTheme="minorHAnsi" w:eastAsiaTheme="minorEastAsia" w:hAnsiTheme="minorHAnsi" w:cstheme="minorBidi"/>
          <w:noProof/>
          <w:sz w:val="22"/>
          <w:szCs w:val="22"/>
        </w:rPr>
      </w:pPr>
      <w:ins w:id="1103" w:author="Russell Ott" w:date="2022-05-16T11:47:00Z">
        <w:r>
          <w:fldChar w:fldCharType="begin"/>
        </w:r>
        <w:r>
          <w:instrText xml:space="preserve"> HYPERLINK \l "_Toc101449281" </w:instrText>
        </w:r>
        <w:r>
          <w:fldChar w:fldCharType="separate"/>
        </w:r>
        <w:r w:rsidR="00F10C7C" w:rsidRPr="00FB1753">
          <w:rPr>
            <w:rStyle w:val="Hyperlink"/>
            <w:noProof/>
          </w:rPr>
          <w:t>Example 28: No Information Problems Section</w:t>
        </w:r>
        <w:r w:rsidR="00F10C7C">
          <w:rPr>
            <w:noProof/>
            <w:webHidden/>
          </w:rPr>
          <w:tab/>
        </w:r>
        <w:r w:rsidR="00F10C7C">
          <w:rPr>
            <w:noProof/>
            <w:webHidden/>
          </w:rPr>
          <w:fldChar w:fldCharType="begin"/>
        </w:r>
        <w:r w:rsidR="00F10C7C">
          <w:rPr>
            <w:noProof/>
            <w:webHidden/>
          </w:rPr>
          <w:instrText xml:space="preserve"> PAGEREF _Toc101449281 \h </w:instrText>
        </w:r>
        <w:r w:rsidR="00F10C7C">
          <w:rPr>
            <w:noProof/>
            <w:webHidden/>
          </w:rPr>
        </w:r>
        <w:r w:rsidR="00F10C7C">
          <w:rPr>
            <w:noProof/>
            <w:webHidden/>
          </w:rPr>
          <w:fldChar w:fldCharType="separate"/>
        </w:r>
        <w:r w:rsidR="00030FAC">
          <w:rPr>
            <w:noProof/>
            <w:webHidden/>
          </w:rPr>
          <w:t>107</w:t>
        </w:r>
        <w:r w:rsidR="00F10C7C">
          <w:rPr>
            <w:noProof/>
            <w:webHidden/>
          </w:rPr>
          <w:fldChar w:fldCharType="end"/>
        </w:r>
        <w:r>
          <w:rPr>
            <w:noProof/>
          </w:rPr>
          <w:fldChar w:fldCharType="end"/>
        </w:r>
      </w:ins>
    </w:p>
    <w:p w14:paraId="3D750D30" w14:textId="73317BF5" w:rsidR="00F10C7C" w:rsidRDefault="001A0138">
      <w:pPr>
        <w:pStyle w:val="TableofFigures"/>
        <w:tabs>
          <w:tab w:val="right" w:leader="dot" w:pos="9350"/>
        </w:tabs>
        <w:rPr>
          <w:ins w:id="1104" w:author="Russell Ott" w:date="2022-05-16T11:47:00Z"/>
          <w:rFonts w:asciiTheme="minorHAnsi" w:eastAsiaTheme="minorEastAsia" w:hAnsiTheme="minorHAnsi" w:cstheme="minorBidi"/>
          <w:noProof/>
          <w:sz w:val="22"/>
          <w:szCs w:val="22"/>
        </w:rPr>
      </w:pPr>
      <w:ins w:id="1105" w:author="Russell Ott" w:date="2022-05-16T11:47:00Z">
        <w:r>
          <w:fldChar w:fldCharType="begin"/>
        </w:r>
        <w:r>
          <w:instrText xml:space="preserve"> HYPERLINK \l "_Toc101449282" </w:instrText>
        </w:r>
        <w:r>
          <w:fldChar w:fldCharType="separate"/>
        </w:r>
        <w:r w:rsidR="00F10C7C" w:rsidRPr="00FB1753">
          <w:rPr>
            <w:rStyle w:val="Hyperlink"/>
            <w:noProof/>
          </w:rPr>
          <w:t>Example 29: Allergy List</w:t>
        </w:r>
        <w:r w:rsidR="00F10C7C">
          <w:rPr>
            <w:noProof/>
            <w:webHidden/>
          </w:rPr>
          <w:tab/>
        </w:r>
        <w:r w:rsidR="00F10C7C">
          <w:rPr>
            <w:noProof/>
            <w:webHidden/>
          </w:rPr>
          <w:fldChar w:fldCharType="begin"/>
        </w:r>
        <w:r w:rsidR="00F10C7C">
          <w:rPr>
            <w:noProof/>
            <w:webHidden/>
          </w:rPr>
          <w:instrText xml:space="preserve"> PAGEREF _Toc101449282 \h </w:instrText>
        </w:r>
        <w:r w:rsidR="00F10C7C">
          <w:rPr>
            <w:noProof/>
            <w:webHidden/>
          </w:rPr>
        </w:r>
        <w:r w:rsidR="00F10C7C">
          <w:rPr>
            <w:noProof/>
            <w:webHidden/>
          </w:rPr>
          <w:fldChar w:fldCharType="separate"/>
        </w:r>
        <w:r w:rsidR="00030FAC">
          <w:rPr>
            <w:noProof/>
            <w:webHidden/>
          </w:rPr>
          <w:t>107</w:t>
        </w:r>
        <w:r w:rsidR="00F10C7C">
          <w:rPr>
            <w:noProof/>
            <w:webHidden/>
          </w:rPr>
          <w:fldChar w:fldCharType="end"/>
        </w:r>
        <w:r>
          <w:rPr>
            <w:noProof/>
          </w:rPr>
          <w:fldChar w:fldCharType="end"/>
        </w:r>
      </w:ins>
    </w:p>
    <w:p w14:paraId="4E87BCEF" w14:textId="3FF84D70" w:rsidR="00F10C7C" w:rsidRDefault="001A0138">
      <w:pPr>
        <w:pStyle w:val="TableofFigures"/>
        <w:tabs>
          <w:tab w:val="right" w:leader="dot" w:pos="9350"/>
        </w:tabs>
        <w:rPr>
          <w:ins w:id="1106" w:author="Russell Ott" w:date="2022-05-16T11:47:00Z"/>
          <w:rFonts w:asciiTheme="minorHAnsi" w:eastAsiaTheme="minorEastAsia" w:hAnsiTheme="minorHAnsi" w:cstheme="minorBidi"/>
          <w:noProof/>
          <w:sz w:val="22"/>
          <w:szCs w:val="22"/>
        </w:rPr>
      </w:pPr>
      <w:ins w:id="1107" w:author="Russell Ott" w:date="2022-05-16T11:47:00Z">
        <w:r>
          <w:fldChar w:fldCharType="begin"/>
        </w:r>
        <w:r>
          <w:instrText xml:space="preserve"> HYPERLINK \l "_Toc101449283" </w:instrText>
        </w:r>
        <w:r>
          <w:fldChar w:fldCharType="separate"/>
        </w:r>
        <w:r w:rsidR="00F10C7C" w:rsidRPr="00FB1753">
          <w:rPr>
            <w:rStyle w:val="Hyperlink"/>
            <w:noProof/>
          </w:rPr>
          <w:t>Example 30: Allergies Section with No Information</w:t>
        </w:r>
        <w:r w:rsidR="00F10C7C">
          <w:rPr>
            <w:noProof/>
            <w:webHidden/>
          </w:rPr>
          <w:tab/>
        </w:r>
        <w:r w:rsidR="00F10C7C">
          <w:rPr>
            <w:noProof/>
            <w:webHidden/>
          </w:rPr>
          <w:fldChar w:fldCharType="begin"/>
        </w:r>
        <w:r w:rsidR="00F10C7C">
          <w:rPr>
            <w:noProof/>
            <w:webHidden/>
          </w:rPr>
          <w:instrText xml:space="preserve"> PAGEREF _Toc101449283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r>
          <w:rPr>
            <w:noProof/>
          </w:rPr>
          <w:fldChar w:fldCharType="end"/>
        </w:r>
      </w:ins>
    </w:p>
    <w:p w14:paraId="4867F623" w14:textId="15871851" w:rsidR="00F10C7C" w:rsidRDefault="001A0138">
      <w:pPr>
        <w:pStyle w:val="TableofFigures"/>
        <w:tabs>
          <w:tab w:val="right" w:leader="dot" w:pos="9350"/>
        </w:tabs>
        <w:rPr>
          <w:ins w:id="1108" w:author="Russell Ott" w:date="2022-05-16T11:47:00Z"/>
          <w:rFonts w:asciiTheme="minorHAnsi" w:eastAsiaTheme="minorEastAsia" w:hAnsiTheme="minorHAnsi" w:cstheme="minorBidi"/>
          <w:noProof/>
          <w:sz w:val="22"/>
          <w:szCs w:val="22"/>
        </w:rPr>
      </w:pPr>
      <w:ins w:id="1109" w:author="Russell Ott" w:date="2022-05-16T11:47:00Z">
        <w:r>
          <w:fldChar w:fldCharType="begin"/>
        </w:r>
        <w:r>
          <w:instrText xml:space="preserve"> HYPERLINK \l "_Toc101449284" </w:instrText>
        </w:r>
        <w:r>
          <w:fldChar w:fldCharType="separate"/>
        </w:r>
        <w:r w:rsidR="00F10C7C" w:rsidRPr="00FB1753">
          <w:rPr>
            <w:rStyle w:val="Hyperlink"/>
            <w:noProof/>
          </w:rPr>
          <w:t>Example 31: Excluding section due to business rules.</w:t>
        </w:r>
        <w:r w:rsidR="00F10C7C">
          <w:rPr>
            <w:noProof/>
            <w:webHidden/>
          </w:rPr>
          <w:tab/>
        </w:r>
        <w:r w:rsidR="00F10C7C">
          <w:rPr>
            <w:noProof/>
            <w:webHidden/>
          </w:rPr>
          <w:fldChar w:fldCharType="begin"/>
        </w:r>
        <w:r w:rsidR="00F10C7C">
          <w:rPr>
            <w:noProof/>
            <w:webHidden/>
          </w:rPr>
          <w:instrText xml:space="preserve"> PAGEREF _Toc101449284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r>
          <w:rPr>
            <w:noProof/>
          </w:rPr>
          <w:fldChar w:fldCharType="end"/>
        </w:r>
      </w:ins>
    </w:p>
    <w:p w14:paraId="575A8A55" w14:textId="23D13779" w:rsidR="00F10C7C" w:rsidRDefault="001A0138">
      <w:pPr>
        <w:pStyle w:val="TableofFigures"/>
        <w:tabs>
          <w:tab w:val="right" w:leader="dot" w:pos="9350"/>
        </w:tabs>
        <w:rPr>
          <w:ins w:id="1110" w:author="Russell Ott" w:date="2022-05-16T11:47:00Z"/>
          <w:rFonts w:asciiTheme="minorHAnsi" w:eastAsiaTheme="minorEastAsia" w:hAnsiTheme="minorHAnsi" w:cstheme="minorBidi"/>
          <w:noProof/>
          <w:sz w:val="22"/>
          <w:szCs w:val="22"/>
        </w:rPr>
      </w:pPr>
      <w:ins w:id="1111" w:author="Russell Ott" w:date="2022-05-16T11:47:00Z">
        <w:r>
          <w:fldChar w:fldCharType="begin"/>
        </w:r>
        <w:r>
          <w:instrText xml:space="preserve"> HYPERLINK \l "_Toc101449285" </w:instrText>
        </w:r>
        <w:r>
          <w:fldChar w:fldCharType="separate"/>
        </w:r>
        <w:r w:rsidR="00F10C7C" w:rsidRPr="00FB1753">
          <w:rPr>
            <w:rStyle w:val="Hyperlink"/>
            <w:noProof/>
          </w:rPr>
          <w:t>Example 32: Procedures Section with Excluded Information, example of locally selected wording</w:t>
        </w:r>
        <w:r w:rsidR="00F10C7C">
          <w:rPr>
            <w:noProof/>
            <w:webHidden/>
          </w:rPr>
          <w:tab/>
        </w:r>
        <w:r w:rsidR="00F10C7C">
          <w:rPr>
            <w:noProof/>
            <w:webHidden/>
          </w:rPr>
          <w:fldChar w:fldCharType="begin"/>
        </w:r>
        <w:r w:rsidR="00F10C7C">
          <w:rPr>
            <w:noProof/>
            <w:webHidden/>
          </w:rPr>
          <w:instrText xml:space="preserve"> PAGEREF _Toc101449285 \h </w:instrText>
        </w:r>
        <w:r w:rsidR="00F10C7C">
          <w:rPr>
            <w:noProof/>
            <w:webHidden/>
          </w:rPr>
        </w:r>
        <w:r w:rsidR="00F10C7C">
          <w:rPr>
            <w:noProof/>
            <w:webHidden/>
          </w:rPr>
          <w:fldChar w:fldCharType="separate"/>
        </w:r>
        <w:r w:rsidR="00030FAC">
          <w:rPr>
            <w:noProof/>
            <w:webHidden/>
          </w:rPr>
          <w:t>109</w:t>
        </w:r>
        <w:r w:rsidR="00F10C7C">
          <w:rPr>
            <w:noProof/>
            <w:webHidden/>
          </w:rPr>
          <w:fldChar w:fldCharType="end"/>
        </w:r>
        <w:r>
          <w:rPr>
            <w:noProof/>
          </w:rPr>
          <w:fldChar w:fldCharType="end"/>
        </w:r>
      </w:ins>
    </w:p>
    <w:p w14:paraId="4779D51E" w14:textId="77398E85" w:rsidR="00F10C7C" w:rsidRDefault="001A0138">
      <w:pPr>
        <w:pStyle w:val="TableofFigures"/>
        <w:tabs>
          <w:tab w:val="right" w:leader="dot" w:pos="9350"/>
        </w:tabs>
        <w:rPr>
          <w:ins w:id="1112" w:author="Russell Ott" w:date="2022-05-16T11:47:00Z"/>
          <w:rFonts w:asciiTheme="minorHAnsi" w:eastAsiaTheme="minorEastAsia" w:hAnsiTheme="minorHAnsi" w:cstheme="minorBidi"/>
          <w:noProof/>
          <w:sz w:val="22"/>
          <w:szCs w:val="22"/>
        </w:rPr>
      </w:pPr>
      <w:ins w:id="1113" w:author="Russell Ott" w:date="2022-05-16T11:47:00Z">
        <w:r>
          <w:fldChar w:fldCharType="begin"/>
        </w:r>
        <w:r>
          <w:instrText xml:space="preserve"> HYPERLINK \l "_Toc101449286" </w:instrText>
        </w:r>
        <w:r>
          <w:fldChar w:fldCharType="separate"/>
        </w:r>
        <w:r w:rsidR="00F10C7C" w:rsidRPr="00FB1753">
          <w:rPr>
            <w:rStyle w:val="Hyperlink"/>
            <w:noProof/>
          </w:rPr>
          <w:t>Example 33: Use of the Provenance Author Participation</w:t>
        </w:r>
        <w:r w:rsidR="00F10C7C">
          <w:rPr>
            <w:noProof/>
            <w:webHidden/>
          </w:rPr>
          <w:tab/>
        </w:r>
        <w:r w:rsidR="00F10C7C">
          <w:rPr>
            <w:noProof/>
            <w:webHidden/>
          </w:rPr>
          <w:fldChar w:fldCharType="begin"/>
        </w:r>
        <w:r w:rsidR="00F10C7C">
          <w:rPr>
            <w:noProof/>
            <w:webHidden/>
          </w:rPr>
          <w:instrText xml:space="preserve"> PAGEREF _Toc101449286 \h </w:instrText>
        </w:r>
        <w:r w:rsidR="00F10C7C">
          <w:rPr>
            <w:noProof/>
            <w:webHidden/>
          </w:rPr>
        </w:r>
        <w:r w:rsidR="00F10C7C">
          <w:rPr>
            <w:noProof/>
            <w:webHidden/>
          </w:rPr>
          <w:fldChar w:fldCharType="separate"/>
        </w:r>
        <w:r w:rsidR="00030FAC">
          <w:rPr>
            <w:noProof/>
            <w:webHidden/>
          </w:rPr>
          <w:t>115</w:t>
        </w:r>
        <w:r w:rsidR="00F10C7C">
          <w:rPr>
            <w:noProof/>
            <w:webHidden/>
          </w:rPr>
          <w:fldChar w:fldCharType="end"/>
        </w:r>
        <w:r>
          <w:rPr>
            <w:noProof/>
          </w:rPr>
          <w:fldChar w:fldCharType="end"/>
        </w:r>
      </w:ins>
    </w:p>
    <w:p w14:paraId="27F1AB81" w14:textId="54AB3A9C" w:rsidR="00F10C7C" w:rsidRDefault="001A0138">
      <w:pPr>
        <w:pStyle w:val="TableofFigures"/>
        <w:tabs>
          <w:tab w:val="right" w:leader="dot" w:pos="9350"/>
        </w:tabs>
        <w:rPr>
          <w:ins w:id="1114" w:author="Russell Ott" w:date="2022-05-16T11:47:00Z"/>
          <w:rFonts w:asciiTheme="minorHAnsi" w:eastAsiaTheme="minorEastAsia" w:hAnsiTheme="minorHAnsi" w:cstheme="minorBidi"/>
          <w:noProof/>
          <w:sz w:val="22"/>
          <w:szCs w:val="22"/>
        </w:rPr>
      </w:pPr>
      <w:ins w:id="1115" w:author="Russell Ott" w:date="2022-05-16T11:47:00Z">
        <w:r>
          <w:fldChar w:fldCharType="begin"/>
        </w:r>
        <w:r>
          <w:instrText xml:space="preserve"> HY</w:instrText>
        </w:r>
        <w:r>
          <w:instrText xml:space="preserve">PERLINK \l "_Toc101449287" </w:instrText>
        </w:r>
        <w:r>
          <w:fldChar w:fldCharType="separate"/>
        </w:r>
        <w:r w:rsidR="00F10C7C" w:rsidRPr="00FB1753">
          <w:rPr>
            <w:rStyle w:val="Hyperlink"/>
            <w:noProof/>
          </w:rPr>
          <w:t>Example 34: Section Time Range Template Example</w:t>
        </w:r>
        <w:r w:rsidR="00F10C7C">
          <w:rPr>
            <w:noProof/>
            <w:webHidden/>
          </w:rPr>
          <w:tab/>
        </w:r>
        <w:r w:rsidR="00F10C7C">
          <w:rPr>
            <w:noProof/>
            <w:webHidden/>
          </w:rPr>
          <w:fldChar w:fldCharType="begin"/>
        </w:r>
        <w:r w:rsidR="00F10C7C">
          <w:rPr>
            <w:noProof/>
            <w:webHidden/>
          </w:rPr>
          <w:instrText xml:space="preserve"> PAGEREF _Toc101449287 \h </w:instrText>
        </w:r>
        <w:r w:rsidR="00F10C7C">
          <w:rPr>
            <w:noProof/>
            <w:webHidden/>
          </w:rPr>
        </w:r>
        <w:r w:rsidR="00F10C7C">
          <w:rPr>
            <w:noProof/>
            <w:webHidden/>
          </w:rPr>
          <w:fldChar w:fldCharType="separate"/>
        </w:r>
        <w:r w:rsidR="00030FAC">
          <w:rPr>
            <w:noProof/>
            <w:webHidden/>
          </w:rPr>
          <w:t>117</w:t>
        </w:r>
        <w:r w:rsidR="00F10C7C">
          <w:rPr>
            <w:noProof/>
            <w:webHidden/>
          </w:rPr>
          <w:fldChar w:fldCharType="end"/>
        </w:r>
        <w:r>
          <w:rPr>
            <w:noProof/>
          </w:rPr>
          <w:fldChar w:fldCharType="end"/>
        </w:r>
      </w:ins>
    </w:p>
    <w:p w14:paraId="7D4D31E7" w14:textId="0F171B67" w:rsidR="00F10C7C" w:rsidRDefault="001A0138">
      <w:pPr>
        <w:pStyle w:val="TableofFigures"/>
        <w:tabs>
          <w:tab w:val="right" w:leader="dot" w:pos="9350"/>
        </w:tabs>
        <w:rPr>
          <w:ins w:id="1116" w:author="Russell Ott" w:date="2022-05-16T11:47:00Z"/>
          <w:rFonts w:asciiTheme="minorHAnsi" w:eastAsiaTheme="minorEastAsia" w:hAnsiTheme="minorHAnsi" w:cstheme="minorBidi"/>
          <w:noProof/>
          <w:sz w:val="22"/>
          <w:szCs w:val="22"/>
        </w:rPr>
      </w:pPr>
      <w:ins w:id="1117" w:author="Russell Ott" w:date="2022-05-16T11:47:00Z">
        <w:r>
          <w:fldChar w:fldCharType="begin"/>
        </w:r>
        <w:r>
          <w:instrText xml:space="preserve"> HYPERLINK \l "_Toc101449288" </w:instrText>
        </w:r>
        <w:r>
          <w:fldChar w:fldCharType="separate"/>
        </w:r>
        <w:r w:rsidR="00F10C7C" w:rsidRPr="00FB1753">
          <w:rPr>
            <w:rStyle w:val="Hyperlink"/>
            <w:noProof/>
          </w:rPr>
          <w:t>Example 35: Care Teams Section with Care Team Member Organizer for discrete data representation.</w:t>
        </w:r>
        <w:r w:rsidR="00F10C7C">
          <w:rPr>
            <w:noProof/>
            <w:webHidden/>
          </w:rPr>
          <w:tab/>
        </w:r>
        <w:r w:rsidR="00F10C7C">
          <w:rPr>
            <w:noProof/>
            <w:webHidden/>
          </w:rPr>
          <w:fldChar w:fldCharType="begin"/>
        </w:r>
        <w:r w:rsidR="00F10C7C">
          <w:rPr>
            <w:noProof/>
            <w:webHidden/>
          </w:rPr>
          <w:instrText xml:space="preserve"> PAGEREF _Toc101449288 \h </w:instrText>
        </w:r>
        <w:r w:rsidR="00F10C7C">
          <w:rPr>
            <w:noProof/>
            <w:webHidden/>
          </w:rPr>
        </w:r>
        <w:r w:rsidR="00F10C7C">
          <w:rPr>
            <w:noProof/>
            <w:webHidden/>
          </w:rPr>
          <w:fldChar w:fldCharType="separate"/>
        </w:r>
        <w:r w:rsidR="00030FAC">
          <w:rPr>
            <w:noProof/>
            <w:webHidden/>
          </w:rPr>
          <w:t>119</w:t>
        </w:r>
        <w:r w:rsidR="00F10C7C">
          <w:rPr>
            <w:noProof/>
            <w:webHidden/>
          </w:rPr>
          <w:fldChar w:fldCharType="end"/>
        </w:r>
        <w:r>
          <w:rPr>
            <w:noProof/>
          </w:rPr>
          <w:fldChar w:fldCharType="end"/>
        </w:r>
      </w:ins>
    </w:p>
    <w:p w14:paraId="1580540C" w14:textId="681C4923" w:rsidR="00F10C7C" w:rsidRDefault="001A0138">
      <w:pPr>
        <w:pStyle w:val="TableofFigures"/>
        <w:tabs>
          <w:tab w:val="right" w:leader="dot" w:pos="9350"/>
        </w:tabs>
        <w:rPr>
          <w:ins w:id="1118" w:author="Russell Ott" w:date="2022-05-16T11:47:00Z"/>
          <w:rFonts w:asciiTheme="minorHAnsi" w:eastAsiaTheme="minorEastAsia" w:hAnsiTheme="minorHAnsi" w:cstheme="minorBidi"/>
          <w:noProof/>
          <w:sz w:val="22"/>
          <w:szCs w:val="22"/>
        </w:rPr>
      </w:pPr>
      <w:ins w:id="1119" w:author="Russell Ott" w:date="2022-05-16T11:47:00Z">
        <w:r>
          <w:fldChar w:fldCharType="begin"/>
        </w:r>
        <w:r>
          <w:instrText xml:space="preserve"> HYPERLINK \l "_Toc101449289" </w:instrText>
        </w:r>
        <w:r>
          <w:fldChar w:fldCharType="separate"/>
        </w:r>
        <w:r w:rsidR="00F10C7C" w:rsidRPr="00FB1753">
          <w:rPr>
            <w:rStyle w:val="Hyperlink"/>
            <w:noProof/>
          </w:rPr>
          <w:t>Example 36: Hospital Admission Diagnosis</w:t>
        </w:r>
        <w:r w:rsidR="00F10C7C">
          <w:rPr>
            <w:noProof/>
            <w:webHidden/>
          </w:rPr>
          <w:tab/>
        </w:r>
        <w:r w:rsidR="00F10C7C">
          <w:rPr>
            <w:noProof/>
            <w:webHidden/>
          </w:rPr>
          <w:fldChar w:fldCharType="begin"/>
        </w:r>
        <w:r w:rsidR="00F10C7C">
          <w:rPr>
            <w:noProof/>
            <w:webHidden/>
          </w:rPr>
          <w:instrText xml:space="preserve"> PAGEREF _Toc101449289 \h </w:instrText>
        </w:r>
        <w:r w:rsidR="00F10C7C">
          <w:rPr>
            <w:noProof/>
            <w:webHidden/>
          </w:rPr>
        </w:r>
        <w:r w:rsidR="00F10C7C">
          <w:rPr>
            <w:noProof/>
            <w:webHidden/>
          </w:rPr>
          <w:fldChar w:fldCharType="separate"/>
        </w:r>
        <w:r w:rsidR="00030FAC">
          <w:rPr>
            <w:noProof/>
            <w:webHidden/>
          </w:rPr>
          <w:t>123</w:t>
        </w:r>
        <w:r w:rsidR="00F10C7C">
          <w:rPr>
            <w:noProof/>
            <w:webHidden/>
          </w:rPr>
          <w:fldChar w:fldCharType="end"/>
        </w:r>
        <w:r>
          <w:rPr>
            <w:noProof/>
          </w:rPr>
          <w:fldChar w:fldCharType="end"/>
        </w:r>
      </w:ins>
    </w:p>
    <w:p w14:paraId="7724FDD6" w14:textId="71155C59" w:rsidR="00F10C7C" w:rsidRDefault="001A0138">
      <w:pPr>
        <w:pStyle w:val="TableofFigures"/>
        <w:tabs>
          <w:tab w:val="right" w:leader="dot" w:pos="9350"/>
        </w:tabs>
        <w:rPr>
          <w:ins w:id="1120" w:author="Russell Ott" w:date="2022-05-16T11:47:00Z"/>
          <w:rFonts w:asciiTheme="minorHAnsi" w:eastAsiaTheme="minorEastAsia" w:hAnsiTheme="minorHAnsi" w:cstheme="minorBidi"/>
          <w:noProof/>
          <w:sz w:val="22"/>
          <w:szCs w:val="22"/>
        </w:rPr>
      </w:pPr>
      <w:ins w:id="1121" w:author="Russell Ott" w:date="2022-05-16T11:47:00Z">
        <w:r>
          <w:fldChar w:fldCharType="begin"/>
        </w:r>
        <w:r>
          <w:instrText xml:space="preserve"> HYPERLINK \l "_Toc101449290" </w:instrText>
        </w:r>
        <w:r>
          <w:fldChar w:fldCharType="separate"/>
        </w:r>
        <w:r w:rsidR="00F10C7C" w:rsidRPr="00FB1753">
          <w:rPr>
            <w:rStyle w:val="Hyperlink"/>
            <w:noProof/>
          </w:rPr>
          <w:t>Example 37: Problem Concern containing a Problem Observation</w:t>
        </w:r>
        <w:r w:rsidR="00F10C7C">
          <w:rPr>
            <w:noProof/>
            <w:webHidden/>
          </w:rPr>
          <w:tab/>
        </w:r>
        <w:r w:rsidR="00F10C7C">
          <w:rPr>
            <w:noProof/>
            <w:webHidden/>
          </w:rPr>
          <w:fldChar w:fldCharType="begin"/>
        </w:r>
        <w:r w:rsidR="00F10C7C">
          <w:rPr>
            <w:noProof/>
            <w:webHidden/>
          </w:rPr>
          <w:instrText xml:space="preserve"> PAGEREF _Toc101449290 \h </w:instrText>
        </w:r>
        <w:r w:rsidR="00F10C7C">
          <w:rPr>
            <w:noProof/>
            <w:webHidden/>
          </w:rPr>
        </w:r>
        <w:r w:rsidR="00F10C7C">
          <w:rPr>
            <w:noProof/>
            <w:webHidden/>
          </w:rPr>
          <w:fldChar w:fldCharType="separate"/>
        </w:r>
        <w:r w:rsidR="00030FAC">
          <w:rPr>
            <w:noProof/>
            <w:webHidden/>
          </w:rPr>
          <w:t>126</w:t>
        </w:r>
        <w:r w:rsidR="00F10C7C">
          <w:rPr>
            <w:noProof/>
            <w:webHidden/>
          </w:rPr>
          <w:fldChar w:fldCharType="end"/>
        </w:r>
        <w:r>
          <w:rPr>
            <w:noProof/>
          </w:rPr>
          <w:fldChar w:fldCharType="end"/>
        </w:r>
      </w:ins>
    </w:p>
    <w:p w14:paraId="612B04C2" w14:textId="458F8EF1" w:rsidR="00F10C7C" w:rsidRDefault="001A0138">
      <w:pPr>
        <w:pStyle w:val="TableofFigures"/>
        <w:tabs>
          <w:tab w:val="right" w:leader="dot" w:pos="9350"/>
        </w:tabs>
        <w:rPr>
          <w:ins w:id="1122" w:author="Russell Ott" w:date="2022-05-16T11:47:00Z"/>
          <w:rFonts w:asciiTheme="minorHAnsi" w:eastAsiaTheme="minorEastAsia" w:hAnsiTheme="minorHAnsi" w:cstheme="minorBidi"/>
          <w:noProof/>
          <w:sz w:val="22"/>
          <w:szCs w:val="22"/>
        </w:rPr>
      </w:pPr>
      <w:ins w:id="1123" w:author="Russell Ott" w:date="2022-05-16T11:47:00Z">
        <w:r>
          <w:fldChar w:fldCharType="begin"/>
        </w:r>
        <w:r>
          <w:instrText xml:space="preserve"> HYPERLINK \l "_Toc101449291" </w:instrText>
        </w:r>
        <w:r>
          <w:fldChar w:fldCharType="separate"/>
        </w:r>
        <w:r w:rsidR="00F10C7C" w:rsidRPr="00FB1753">
          <w:rPr>
            <w:rStyle w:val="Hyperlink"/>
            <w:noProof/>
          </w:rPr>
          <w:t>Example 38: No Known Problems</w:t>
        </w:r>
        <w:r w:rsidR="00F10C7C">
          <w:rPr>
            <w:noProof/>
            <w:webHidden/>
          </w:rPr>
          <w:tab/>
        </w:r>
        <w:r w:rsidR="00F10C7C">
          <w:rPr>
            <w:noProof/>
            <w:webHidden/>
          </w:rPr>
          <w:fldChar w:fldCharType="begin"/>
        </w:r>
        <w:r w:rsidR="00F10C7C">
          <w:rPr>
            <w:noProof/>
            <w:webHidden/>
          </w:rPr>
          <w:instrText xml:space="preserve"> PAGEREF _Toc101449291 \h </w:instrText>
        </w:r>
        <w:r w:rsidR="00F10C7C">
          <w:rPr>
            <w:noProof/>
            <w:webHidden/>
          </w:rPr>
        </w:r>
        <w:r w:rsidR="00F10C7C">
          <w:rPr>
            <w:noProof/>
            <w:webHidden/>
          </w:rPr>
          <w:fldChar w:fldCharType="separate"/>
        </w:r>
        <w:r w:rsidR="00030FAC">
          <w:rPr>
            <w:noProof/>
            <w:webHidden/>
          </w:rPr>
          <w:t>129</w:t>
        </w:r>
        <w:r w:rsidR="00F10C7C">
          <w:rPr>
            <w:noProof/>
            <w:webHidden/>
          </w:rPr>
          <w:fldChar w:fldCharType="end"/>
        </w:r>
        <w:r>
          <w:rPr>
            <w:noProof/>
          </w:rPr>
          <w:fldChar w:fldCharType="end"/>
        </w:r>
      </w:ins>
    </w:p>
    <w:p w14:paraId="4A6276CB" w14:textId="173B04EE" w:rsidR="00F10C7C" w:rsidRDefault="001A0138">
      <w:pPr>
        <w:pStyle w:val="TableofFigures"/>
        <w:tabs>
          <w:tab w:val="right" w:leader="dot" w:pos="9350"/>
        </w:tabs>
        <w:rPr>
          <w:ins w:id="1124" w:author="Russell Ott" w:date="2022-05-16T11:47:00Z"/>
          <w:rFonts w:asciiTheme="minorHAnsi" w:eastAsiaTheme="minorEastAsia" w:hAnsiTheme="minorHAnsi" w:cstheme="minorBidi"/>
          <w:noProof/>
          <w:sz w:val="22"/>
          <w:szCs w:val="22"/>
        </w:rPr>
      </w:pPr>
      <w:ins w:id="1125" w:author="Russell Ott" w:date="2022-05-16T11:47:00Z">
        <w:r>
          <w:fldChar w:fldCharType="begin"/>
        </w:r>
        <w:r>
          <w:instrText xml:space="preserve"> HYPERLINK \l "_Toc101449292" </w:instrText>
        </w:r>
        <w:r>
          <w:fldChar w:fldCharType="separate"/>
        </w:r>
        <w:r w:rsidR="00F10C7C" w:rsidRPr="00FB1753">
          <w:rPr>
            <w:rStyle w:val="Hyperlink"/>
            <w:noProof/>
          </w:rPr>
          <w:t>Example 39: Health Concern narrative entry</w:t>
        </w:r>
        <w:r w:rsidR="00F10C7C">
          <w:rPr>
            <w:noProof/>
            <w:webHidden/>
          </w:rPr>
          <w:tab/>
        </w:r>
        <w:r w:rsidR="00F10C7C">
          <w:rPr>
            <w:noProof/>
            <w:webHidden/>
          </w:rPr>
          <w:fldChar w:fldCharType="begin"/>
        </w:r>
        <w:r w:rsidR="00F10C7C">
          <w:rPr>
            <w:noProof/>
            <w:webHidden/>
          </w:rPr>
          <w:instrText xml:space="preserve"> PAGEREF _Toc101449292 \h </w:instrText>
        </w:r>
        <w:r w:rsidR="00F10C7C">
          <w:rPr>
            <w:noProof/>
            <w:webHidden/>
          </w:rPr>
        </w:r>
        <w:r w:rsidR="00F10C7C">
          <w:rPr>
            <w:noProof/>
            <w:webHidden/>
          </w:rPr>
          <w:fldChar w:fldCharType="separate"/>
        </w:r>
        <w:r w:rsidR="00030FAC">
          <w:rPr>
            <w:noProof/>
            <w:webHidden/>
          </w:rPr>
          <w:t>132</w:t>
        </w:r>
        <w:r w:rsidR="00F10C7C">
          <w:rPr>
            <w:noProof/>
            <w:webHidden/>
          </w:rPr>
          <w:fldChar w:fldCharType="end"/>
        </w:r>
        <w:r>
          <w:rPr>
            <w:noProof/>
          </w:rPr>
          <w:fldChar w:fldCharType="end"/>
        </w:r>
      </w:ins>
    </w:p>
    <w:p w14:paraId="3E742E4D" w14:textId="14D5CFEF" w:rsidR="00F10C7C" w:rsidRDefault="001A0138">
      <w:pPr>
        <w:pStyle w:val="TableofFigures"/>
        <w:tabs>
          <w:tab w:val="right" w:leader="dot" w:pos="9350"/>
        </w:tabs>
        <w:rPr>
          <w:ins w:id="1126" w:author="Russell Ott" w:date="2022-05-16T11:47:00Z"/>
          <w:rFonts w:asciiTheme="minorHAnsi" w:eastAsiaTheme="minorEastAsia" w:hAnsiTheme="minorHAnsi" w:cstheme="minorBidi"/>
          <w:noProof/>
          <w:sz w:val="22"/>
          <w:szCs w:val="22"/>
        </w:rPr>
      </w:pPr>
      <w:ins w:id="1127" w:author="Russell Ott" w:date="2022-05-16T11:47:00Z">
        <w:r>
          <w:fldChar w:fldCharType="begin"/>
        </w:r>
        <w:r>
          <w:instrText xml:space="preserve"> HYPERLINK \l "_Toc101449293" </w:instrText>
        </w:r>
        <w:r>
          <w:fldChar w:fldCharType="separate"/>
        </w:r>
        <w:r w:rsidR="00F10C7C" w:rsidRPr="00FB1753">
          <w:rPr>
            <w:rStyle w:val="Hyperlink"/>
            <w:noProof/>
          </w:rPr>
          <w:t>Example 40: Allergy concern for food allergy to eggs</w:t>
        </w:r>
        <w:r w:rsidR="00F10C7C">
          <w:rPr>
            <w:noProof/>
            <w:webHidden/>
          </w:rPr>
          <w:tab/>
        </w:r>
        <w:r w:rsidR="00F10C7C">
          <w:rPr>
            <w:noProof/>
            <w:webHidden/>
          </w:rPr>
          <w:fldChar w:fldCharType="begin"/>
        </w:r>
        <w:r w:rsidR="00F10C7C">
          <w:rPr>
            <w:noProof/>
            <w:webHidden/>
          </w:rPr>
          <w:instrText xml:space="preserve"> PAGEREF _Toc101449293 \h </w:instrText>
        </w:r>
        <w:r w:rsidR="00F10C7C">
          <w:rPr>
            <w:noProof/>
            <w:webHidden/>
          </w:rPr>
        </w:r>
        <w:r w:rsidR="00F10C7C">
          <w:rPr>
            <w:noProof/>
            <w:webHidden/>
          </w:rPr>
          <w:fldChar w:fldCharType="separate"/>
        </w:r>
        <w:r w:rsidR="00030FAC">
          <w:rPr>
            <w:noProof/>
            <w:webHidden/>
          </w:rPr>
          <w:t>134</w:t>
        </w:r>
        <w:r w:rsidR="00F10C7C">
          <w:rPr>
            <w:noProof/>
            <w:webHidden/>
          </w:rPr>
          <w:fldChar w:fldCharType="end"/>
        </w:r>
        <w:r>
          <w:rPr>
            <w:noProof/>
          </w:rPr>
          <w:fldChar w:fldCharType="end"/>
        </w:r>
      </w:ins>
    </w:p>
    <w:p w14:paraId="0A2110AD" w14:textId="3456D854" w:rsidR="00F10C7C" w:rsidRDefault="001A0138">
      <w:pPr>
        <w:pStyle w:val="TableofFigures"/>
        <w:tabs>
          <w:tab w:val="right" w:leader="dot" w:pos="9350"/>
        </w:tabs>
        <w:rPr>
          <w:ins w:id="1128" w:author="Russell Ott" w:date="2022-05-16T11:47:00Z"/>
          <w:rFonts w:asciiTheme="minorHAnsi" w:eastAsiaTheme="minorEastAsia" w:hAnsiTheme="minorHAnsi" w:cstheme="minorBidi"/>
          <w:noProof/>
          <w:sz w:val="22"/>
          <w:szCs w:val="22"/>
        </w:rPr>
      </w:pPr>
      <w:ins w:id="1129" w:author="Russell Ott" w:date="2022-05-16T11:47:00Z">
        <w:r>
          <w:fldChar w:fldCharType="begin"/>
        </w:r>
        <w:r>
          <w:instrText xml:space="preserve"> HYPERLINK \l "_Toc101449294" </w:instrText>
        </w:r>
        <w:r>
          <w:fldChar w:fldCharType="separate"/>
        </w:r>
        <w:r w:rsidR="00F10C7C" w:rsidRPr="00FB1753">
          <w:rPr>
            <w:rStyle w:val="Hyperlink"/>
            <w:noProof/>
          </w:rPr>
          <w:t>Example 41: No known allergies</w:t>
        </w:r>
        <w:r w:rsidR="00F10C7C">
          <w:rPr>
            <w:noProof/>
            <w:webHidden/>
          </w:rPr>
          <w:tab/>
        </w:r>
        <w:r w:rsidR="00F10C7C">
          <w:rPr>
            <w:noProof/>
            <w:webHidden/>
          </w:rPr>
          <w:fldChar w:fldCharType="begin"/>
        </w:r>
        <w:r w:rsidR="00F10C7C">
          <w:rPr>
            <w:noProof/>
            <w:webHidden/>
          </w:rPr>
          <w:instrText xml:space="preserve"> PAGEREF _Toc101449294 \h </w:instrText>
        </w:r>
        <w:r w:rsidR="00F10C7C">
          <w:rPr>
            <w:noProof/>
            <w:webHidden/>
          </w:rPr>
        </w:r>
        <w:r w:rsidR="00F10C7C">
          <w:rPr>
            <w:noProof/>
            <w:webHidden/>
          </w:rPr>
          <w:fldChar w:fldCharType="separate"/>
        </w:r>
        <w:r w:rsidR="00030FAC">
          <w:rPr>
            <w:noProof/>
            <w:webHidden/>
          </w:rPr>
          <w:t>137</w:t>
        </w:r>
        <w:r w:rsidR="00F10C7C">
          <w:rPr>
            <w:noProof/>
            <w:webHidden/>
          </w:rPr>
          <w:fldChar w:fldCharType="end"/>
        </w:r>
        <w:r>
          <w:rPr>
            <w:noProof/>
          </w:rPr>
          <w:fldChar w:fldCharType="end"/>
        </w:r>
      </w:ins>
    </w:p>
    <w:p w14:paraId="31896203" w14:textId="56457947" w:rsidR="00F10C7C" w:rsidRDefault="001A0138">
      <w:pPr>
        <w:pStyle w:val="TableofFigures"/>
        <w:tabs>
          <w:tab w:val="right" w:leader="dot" w:pos="9350"/>
        </w:tabs>
        <w:rPr>
          <w:ins w:id="1130" w:author="Russell Ott" w:date="2022-05-16T11:47:00Z"/>
          <w:rFonts w:asciiTheme="minorHAnsi" w:eastAsiaTheme="minorEastAsia" w:hAnsiTheme="minorHAnsi" w:cstheme="minorBidi"/>
          <w:noProof/>
          <w:sz w:val="22"/>
          <w:szCs w:val="22"/>
        </w:rPr>
      </w:pPr>
      <w:ins w:id="1131" w:author="Russell Ott" w:date="2022-05-16T11:47:00Z">
        <w:r>
          <w:fldChar w:fldCharType="begin"/>
        </w:r>
        <w:r>
          <w:instrText xml:space="preserve"> HYPERLINK \l "_Toc101449295" </w:instrText>
        </w:r>
        <w:r>
          <w:fldChar w:fldCharType="separate"/>
        </w:r>
        <w:r w:rsidR="00F10C7C" w:rsidRPr="00FB1753">
          <w:rPr>
            <w:rStyle w:val="Hyperlink"/>
            <w:noProof/>
          </w:rPr>
          <w:t>Example 42: Recording an allergy that started in January of 2009, but became a tracked concern as of January 4, 2014</w:t>
        </w:r>
        <w:r w:rsidR="00F10C7C">
          <w:rPr>
            <w:noProof/>
            <w:webHidden/>
          </w:rPr>
          <w:tab/>
        </w:r>
        <w:r w:rsidR="00F10C7C">
          <w:rPr>
            <w:noProof/>
            <w:webHidden/>
          </w:rPr>
          <w:fldChar w:fldCharType="begin"/>
        </w:r>
        <w:r w:rsidR="00F10C7C">
          <w:rPr>
            <w:noProof/>
            <w:webHidden/>
          </w:rPr>
          <w:instrText xml:space="preserve"> PAGEREF _Toc101449295 \h </w:instrText>
        </w:r>
        <w:r w:rsidR="00F10C7C">
          <w:rPr>
            <w:noProof/>
            <w:webHidden/>
          </w:rPr>
        </w:r>
        <w:r w:rsidR="00F10C7C">
          <w:rPr>
            <w:noProof/>
            <w:webHidden/>
          </w:rPr>
          <w:fldChar w:fldCharType="separate"/>
        </w:r>
        <w:r w:rsidR="00030FAC">
          <w:rPr>
            <w:noProof/>
            <w:webHidden/>
          </w:rPr>
          <w:t>140</w:t>
        </w:r>
        <w:r w:rsidR="00F10C7C">
          <w:rPr>
            <w:noProof/>
            <w:webHidden/>
          </w:rPr>
          <w:fldChar w:fldCharType="end"/>
        </w:r>
        <w:r>
          <w:rPr>
            <w:noProof/>
          </w:rPr>
          <w:fldChar w:fldCharType="end"/>
        </w:r>
      </w:ins>
    </w:p>
    <w:p w14:paraId="7E81EA86" w14:textId="34798D39" w:rsidR="00F10C7C" w:rsidRDefault="001A0138">
      <w:pPr>
        <w:pStyle w:val="TableofFigures"/>
        <w:tabs>
          <w:tab w:val="right" w:leader="dot" w:pos="9350"/>
        </w:tabs>
        <w:rPr>
          <w:ins w:id="1132" w:author="Russell Ott" w:date="2022-05-16T11:47:00Z"/>
          <w:rFonts w:asciiTheme="minorHAnsi" w:eastAsiaTheme="minorEastAsia" w:hAnsiTheme="minorHAnsi" w:cstheme="minorBidi"/>
          <w:noProof/>
          <w:sz w:val="22"/>
          <w:szCs w:val="22"/>
        </w:rPr>
      </w:pPr>
      <w:ins w:id="1133" w:author="Russell Ott" w:date="2022-05-16T11:47:00Z">
        <w:r>
          <w:fldChar w:fldCharType="begin"/>
        </w:r>
        <w:r>
          <w:instrText xml:space="preserve"> HYPERLINK \l "_Toc101449296" </w:instrText>
        </w:r>
        <w:r>
          <w:fldChar w:fldCharType="separate"/>
        </w:r>
        <w:r w:rsidR="00F10C7C" w:rsidRPr="00FB1753">
          <w:rPr>
            <w:rStyle w:val="Hyperlink"/>
            <w:noProof/>
          </w:rPr>
          <w:t>Example 43: Updating an allergy that is no longer a concern</w:t>
        </w:r>
        <w:r w:rsidR="00F10C7C">
          <w:rPr>
            <w:noProof/>
            <w:webHidden/>
          </w:rPr>
          <w:tab/>
        </w:r>
        <w:r w:rsidR="00F10C7C">
          <w:rPr>
            <w:noProof/>
            <w:webHidden/>
          </w:rPr>
          <w:fldChar w:fldCharType="begin"/>
        </w:r>
        <w:r w:rsidR="00F10C7C">
          <w:rPr>
            <w:noProof/>
            <w:webHidden/>
          </w:rPr>
          <w:instrText xml:space="preserve"> PAGEREF _Toc101449296 \h </w:instrText>
        </w:r>
        <w:r w:rsidR="00F10C7C">
          <w:rPr>
            <w:noProof/>
            <w:webHidden/>
          </w:rPr>
        </w:r>
        <w:r w:rsidR="00F10C7C">
          <w:rPr>
            <w:noProof/>
            <w:webHidden/>
          </w:rPr>
          <w:fldChar w:fldCharType="separate"/>
        </w:r>
        <w:r w:rsidR="00030FAC">
          <w:rPr>
            <w:noProof/>
            <w:webHidden/>
          </w:rPr>
          <w:t>141</w:t>
        </w:r>
        <w:r w:rsidR="00F10C7C">
          <w:rPr>
            <w:noProof/>
            <w:webHidden/>
          </w:rPr>
          <w:fldChar w:fldCharType="end"/>
        </w:r>
        <w:r>
          <w:rPr>
            <w:noProof/>
          </w:rPr>
          <w:fldChar w:fldCharType="end"/>
        </w:r>
      </w:ins>
    </w:p>
    <w:p w14:paraId="590F03ED" w14:textId="43312074" w:rsidR="00F10C7C" w:rsidRDefault="001A0138">
      <w:pPr>
        <w:pStyle w:val="TableofFigures"/>
        <w:tabs>
          <w:tab w:val="right" w:leader="dot" w:pos="9350"/>
        </w:tabs>
        <w:rPr>
          <w:ins w:id="1134" w:author="Russell Ott" w:date="2022-05-16T11:47:00Z"/>
          <w:rFonts w:asciiTheme="minorHAnsi" w:eastAsiaTheme="minorEastAsia" w:hAnsiTheme="minorHAnsi" w:cstheme="minorBidi"/>
          <w:noProof/>
          <w:sz w:val="22"/>
          <w:szCs w:val="22"/>
        </w:rPr>
      </w:pPr>
      <w:ins w:id="1135" w:author="Russell Ott" w:date="2022-05-16T11:47:00Z">
        <w:r>
          <w:fldChar w:fldCharType="begin"/>
        </w:r>
        <w:r>
          <w:instrText xml:space="preserve"> HYPERL</w:instrText>
        </w:r>
        <w:r>
          <w:instrText xml:space="preserve">INK \l "_Toc101449297" </w:instrText>
        </w:r>
        <w:r>
          <w:fldChar w:fldCharType="separate"/>
        </w:r>
        <w:r w:rsidR="00F10C7C" w:rsidRPr="00FB1753">
          <w:rPr>
            <w:rStyle w:val="Hyperlink"/>
            <w:noProof/>
          </w:rPr>
          <w:t>Example 44: Implanted Device – known procedure details</w:t>
        </w:r>
        <w:r w:rsidR="00F10C7C">
          <w:rPr>
            <w:noProof/>
            <w:webHidden/>
          </w:rPr>
          <w:tab/>
        </w:r>
        <w:r w:rsidR="00F10C7C">
          <w:rPr>
            <w:noProof/>
            <w:webHidden/>
          </w:rPr>
          <w:fldChar w:fldCharType="begin"/>
        </w:r>
        <w:r w:rsidR="00F10C7C">
          <w:rPr>
            <w:noProof/>
            <w:webHidden/>
          </w:rPr>
          <w:instrText xml:space="preserve"> PAGEREF _Toc101449297 \h </w:instrText>
        </w:r>
        <w:r w:rsidR="00F10C7C">
          <w:rPr>
            <w:noProof/>
            <w:webHidden/>
          </w:rPr>
        </w:r>
        <w:r w:rsidR="00F10C7C">
          <w:rPr>
            <w:noProof/>
            <w:webHidden/>
          </w:rPr>
          <w:fldChar w:fldCharType="separate"/>
        </w:r>
        <w:r w:rsidR="00030FAC">
          <w:rPr>
            <w:noProof/>
            <w:webHidden/>
          </w:rPr>
          <w:t>142</w:t>
        </w:r>
        <w:r w:rsidR="00F10C7C">
          <w:rPr>
            <w:noProof/>
            <w:webHidden/>
          </w:rPr>
          <w:fldChar w:fldCharType="end"/>
        </w:r>
        <w:r>
          <w:rPr>
            <w:noProof/>
          </w:rPr>
          <w:fldChar w:fldCharType="end"/>
        </w:r>
      </w:ins>
    </w:p>
    <w:p w14:paraId="30166EA5" w14:textId="7A320E2C" w:rsidR="00F10C7C" w:rsidRDefault="001A0138">
      <w:pPr>
        <w:pStyle w:val="TableofFigures"/>
        <w:tabs>
          <w:tab w:val="right" w:leader="dot" w:pos="9350"/>
        </w:tabs>
        <w:rPr>
          <w:ins w:id="1136" w:author="Russell Ott" w:date="2022-05-16T11:47:00Z"/>
          <w:rFonts w:asciiTheme="minorHAnsi" w:eastAsiaTheme="minorEastAsia" w:hAnsiTheme="minorHAnsi" w:cstheme="minorBidi"/>
          <w:noProof/>
          <w:sz w:val="22"/>
          <w:szCs w:val="22"/>
        </w:rPr>
      </w:pPr>
      <w:ins w:id="1137" w:author="Russell Ott" w:date="2022-05-16T11:47:00Z">
        <w:r>
          <w:fldChar w:fldCharType="begin"/>
        </w:r>
        <w:r>
          <w:instrText xml:space="preserve"> HYPERLINK \l "_Toc101449298" </w:instrText>
        </w:r>
        <w:r>
          <w:fldChar w:fldCharType="separate"/>
        </w:r>
        <w:r w:rsidR="00F10C7C" w:rsidRPr="00FB1753">
          <w:rPr>
            <w:rStyle w:val="Hyperlink"/>
            <w:noProof/>
          </w:rPr>
          <w:t>Example 45: Implanted Device - Procedure unknown</w:t>
        </w:r>
        <w:r w:rsidR="00F10C7C">
          <w:rPr>
            <w:noProof/>
            <w:webHidden/>
          </w:rPr>
          <w:tab/>
        </w:r>
        <w:r w:rsidR="00F10C7C">
          <w:rPr>
            <w:noProof/>
            <w:webHidden/>
          </w:rPr>
          <w:fldChar w:fldCharType="begin"/>
        </w:r>
        <w:r w:rsidR="00F10C7C">
          <w:rPr>
            <w:noProof/>
            <w:webHidden/>
          </w:rPr>
          <w:instrText xml:space="preserve"> PAGEREF _Toc101449298 \h </w:instrText>
        </w:r>
        <w:r w:rsidR="00F10C7C">
          <w:rPr>
            <w:noProof/>
            <w:webHidden/>
          </w:rPr>
        </w:r>
        <w:r w:rsidR="00F10C7C">
          <w:rPr>
            <w:noProof/>
            <w:webHidden/>
          </w:rPr>
          <w:fldChar w:fldCharType="separate"/>
        </w:r>
        <w:r w:rsidR="00030FAC">
          <w:rPr>
            <w:noProof/>
            <w:webHidden/>
          </w:rPr>
          <w:t>143</w:t>
        </w:r>
        <w:r w:rsidR="00F10C7C">
          <w:rPr>
            <w:noProof/>
            <w:webHidden/>
          </w:rPr>
          <w:fldChar w:fldCharType="end"/>
        </w:r>
        <w:r>
          <w:rPr>
            <w:noProof/>
          </w:rPr>
          <w:fldChar w:fldCharType="end"/>
        </w:r>
      </w:ins>
    </w:p>
    <w:p w14:paraId="679F77B8" w14:textId="73E876A0" w:rsidR="00F10C7C" w:rsidRDefault="001A0138">
      <w:pPr>
        <w:pStyle w:val="TableofFigures"/>
        <w:tabs>
          <w:tab w:val="right" w:leader="dot" w:pos="9350"/>
        </w:tabs>
        <w:rPr>
          <w:ins w:id="1138" w:author="Russell Ott" w:date="2022-05-16T11:47:00Z"/>
          <w:rFonts w:asciiTheme="minorHAnsi" w:eastAsiaTheme="minorEastAsia" w:hAnsiTheme="minorHAnsi" w:cstheme="minorBidi"/>
          <w:noProof/>
          <w:sz w:val="22"/>
          <w:szCs w:val="22"/>
        </w:rPr>
      </w:pPr>
      <w:ins w:id="1139" w:author="Russell Ott" w:date="2022-05-16T11:47:00Z">
        <w:r>
          <w:fldChar w:fldCharType="begin"/>
        </w:r>
        <w:r>
          <w:instrText xml:space="preserve"> HYPERLINK \l "_Toc101449299" </w:instrText>
        </w:r>
        <w:r>
          <w:fldChar w:fldCharType="separate"/>
        </w:r>
        <w:r w:rsidR="00F10C7C" w:rsidRPr="00FB1753">
          <w:rPr>
            <w:rStyle w:val="Hyperlink"/>
            <w:noProof/>
          </w:rPr>
          <w:t>Example 46: No Implanted Devices</w:t>
        </w:r>
        <w:r w:rsidR="00F10C7C">
          <w:rPr>
            <w:noProof/>
            <w:webHidden/>
          </w:rPr>
          <w:tab/>
        </w:r>
        <w:r w:rsidR="00F10C7C">
          <w:rPr>
            <w:noProof/>
            <w:webHidden/>
          </w:rPr>
          <w:fldChar w:fldCharType="begin"/>
        </w:r>
        <w:r w:rsidR="00F10C7C">
          <w:rPr>
            <w:noProof/>
            <w:webHidden/>
          </w:rPr>
          <w:instrText xml:space="preserve"> PAGEREF _Toc101449299 \h </w:instrText>
        </w:r>
        <w:r w:rsidR="00F10C7C">
          <w:rPr>
            <w:noProof/>
            <w:webHidden/>
          </w:rPr>
        </w:r>
        <w:r w:rsidR="00F10C7C">
          <w:rPr>
            <w:noProof/>
            <w:webHidden/>
          </w:rPr>
          <w:fldChar w:fldCharType="separate"/>
        </w:r>
        <w:r w:rsidR="00030FAC">
          <w:rPr>
            <w:noProof/>
            <w:webHidden/>
          </w:rPr>
          <w:t>144</w:t>
        </w:r>
        <w:r w:rsidR="00F10C7C">
          <w:rPr>
            <w:noProof/>
            <w:webHidden/>
          </w:rPr>
          <w:fldChar w:fldCharType="end"/>
        </w:r>
        <w:r>
          <w:rPr>
            <w:noProof/>
          </w:rPr>
          <w:fldChar w:fldCharType="end"/>
        </w:r>
      </w:ins>
    </w:p>
    <w:p w14:paraId="6BC0CE7E" w14:textId="06BABC00" w:rsidR="00F10C7C" w:rsidRDefault="001A0138">
      <w:pPr>
        <w:pStyle w:val="TableofFigures"/>
        <w:tabs>
          <w:tab w:val="right" w:leader="dot" w:pos="9350"/>
        </w:tabs>
        <w:rPr>
          <w:ins w:id="1140" w:author="Russell Ott" w:date="2022-05-16T11:47:00Z"/>
          <w:rFonts w:asciiTheme="minorHAnsi" w:eastAsiaTheme="minorEastAsia" w:hAnsiTheme="minorHAnsi" w:cstheme="minorBidi"/>
          <w:noProof/>
          <w:sz w:val="22"/>
          <w:szCs w:val="22"/>
        </w:rPr>
      </w:pPr>
      <w:ins w:id="1141" w:author="Russell Ott" w:date="2022-05-16T11:47:00Z">
        <w:r>
          <w:fldChar w:fldCharType="begin"/>
        </w:r>
        <w:r>
          <w:instrText xml:space="preserve"> HYPERLINK \l "_Toc101449300" </w:instrText>
        </w:r>
        <w:r>
          <w:fldChar w:fldCharType="separate"/>
        </w:r>
        <w:r w:rsidR="00F10C7C" w:rsidRPr="00FB1753">
          <w:rPr>
            <w:rStyle w:val="Hyperlink"/>
            <w:noProof/>
          </w:rPr>
          <w:t>Example 47: Non-Medicinal Supply – Cane and Eyeglasses</w:t>
        </w:r>
        <w:r w:rsidR="00F10C7C">
          <w:rPr>
            <w:noProof/>
            <w:webHidden/>
          </w:rPr>
          <w:tab/>
        </w:r>
        <w:r w:rsidR="00F10C7C">
          <w:rPr>
            <w:noProof/>
            <w:webHidden/>
          </w:rPr>
          <w:fldChar w:fldCharType="begin"/>
        </w:r>
        <w:r w:rsidR="00F10C7C">
          <w:rPr>
            <w:noProof/>
            <w:webHidden/>
          </w:rPr>
          <w:instrText xml:space="preserve"> PAGEREF _Toc101449300 \h </w:instrText>
        </w:r>
        <w:r w:rsidR="00F10C7C">
          <w:rPr>
            <w:noProof/>
            <w:webHidden/>
          </w:rPr>
        </w:r>
        <w:r w:rsidR="00F10C7C">
          <w:rPr>
            <w:noProof/>
            <w:webHidden/>
          </w:rPr>
          <w:fldChar w:fldCharType="separate"/>
        </w:r>
        <w:r w:rsidR="00030FAC">
          <w:rPr>
            <w:noProof/>
            <w:webHidden/>
          </w:rPr>
          <w:t>146</w:t>
        </w:r>
        <w:r w:rsidR="00F10C7C">
          <w:rPr>
            <w:noProof/>
            <w:webHidden/>
          </w:rPr>
          <w:fldChar w:fldCharType="end"/>
        </w:r>
        <w:r>
          <w:rPr>
            <w:noProof/>
          </w:rPr>
          <w:fldChar w:fldCharType="end"/>
        </w:r>
      </w:ins>
    </w:p>
    <w:p w14:paraId="5EBEB341" w14:textId="324AA7C0" w:rsidR="00F10C7C" w:rsidRDefault="001A0138">
      <w:pPr>
        <w:pStyle w:val="TableofFigures"/>
        <w:tabs>
          <w:tab w:val="right" w:leader="dot" w:pos="9350"/>
        </w:tabs>
        <w:rPr>
          <w:ins w:id="1142" w:author="Russell Ott" w:date="2022-05-16T11:47:00Z"/>
          <w:rFonts w:asciiTheme="minorHAnsi" w:eastAsiaTheme="minorEastAsia" w:hAnsiTheme="minorHAnsi" w:cstheme="minorBidi"/>
          <w:noProof/>
          <w:sz w:val="22"/>
          <w:szCs w:val="22"/>
        </w:rPr>
      </w:pPr>
      <w:ins w:id="1143" w:author="Russell Ott" w:date="2022-05-16T11:47:00Z">
        <w:r>
          <w:fldChar w:fldCharType="begin"/>
        </w:r>
        <w:r>
          <w:instrText xml:space="preserve"> HYPERLINK \l "_Toc101449301" </w:instrText>
        </w:r>
        <w:r>
          <w:fldChar w:fldCharType="separate"/>
        </w:r>
        <w:r w:rsidR="00F10C7C" w:rsidRPr="00FB1753">
          <w:rPr>
            <w:rStyle w:val="Hyperlink"/>
            <w:noProof/>
          </w:rPr>
          <w:t>Example 48: Goal Observation narrative</w:t>
        </w:r>
        <w:r w:rsidR="00F10C7C">
          <w:rPr>
            <w:noProof/>
            <w:webHidden/>
          </w:rPr>
          <w:tab/>
        </w:r>
        <w:r w:rsidR="00F10C7C">
          <w:rPr>
            <w:noProof/>
            <w:webHidden/>
          </w:rPr>
          <w:fldChar w:fldCharType="begin"/>
        </w:r>
        <w:r w:rsidR="00F10C7C">
          <w:rPr>
            <w:noProof/>
            <w:webHidden/>
          </w:rPr>
          <w:instrText xml:space="preserve"> PAGEREF _Toc101449301 \h </w:instrText>
        </w:r>
        <w:r w:rsidR="00F10C7C">
          <w:rPr>
            <w:noProof/>
            <w:webHidden/>
          </w:rPr>
        </w:r>
        <w:r w:rsidR="00F10C7C">
          <w:rPr>
            <w:noProof/>
            <w:webHidden/>
          </w:rPr>
          <w:fldChar w:fldCharType="separate"/>
        </w:r>
        <w:r w:rsidR="00030FAC">
          <w:rPr>
            <w:noProof/>
            <w:webHidden/>
          </w:rPr>
          <w:t>150</w:t>
        </w:r>
        <w:r w:rsidR="00F10C7C">
          <w:rPr>
            <w:noProof/>
            <w:webHidden/>
          </w:rPr>
          <w:fldChar w:fldCharType="end"/>
        </w:r>
        <w:r>
          <w:rPr>
            <w:noProof/>
          </w:rPr>
          <w:fldChar w:fldCharType="end"/>
        </w:r>
      </w:ins>
    </w:p>
    <w:p w14:paraId="54EFABA4" w14:textId="1F2345ED" w:rsidR="00F10C7C" w:rsidRDefault="001A0138">
      <w:pPr>
        <w:pStyle w:val="TableofFigures"/>
        <w:tabs>
          <w:tab w:val="right" w:leader="dot" w:pos="9350"/>
        </w:tabs>
        <w:rPr>
          <w:ins w:id="1144" w:author="Russell Ott" w:date="2022-05-16T11:47:00Z"/>
          <w:rFonts w:asciiTheme="minorHAnsi" w:eastAsiaTheme="minorEastAsia" w:hAnsiTheme="minorHAnsi" w:cstheme="minorBidi"/>
          <w:noProof/>
          <w:sz w:val="22"/>
          <w:szCs w:val="22"/>
        </w:rPr>
      </w:pPr>
      <w:ins w:id="1145" w:author="Russell Ott" w:date="2022-05-16T11:47:00Z">
        <w:r>
          <w:fldChar w:fldCharType="begin"/>
        </w:r>
        <w:r>
          <w:instrText xml:space="preserve"> HYPERLINK \l "_Toc101449302" </w:instrText>
        </w:r>
        <w:r>
          <w:fldChar w:fldCharType="separate"/>
        </w:r>
        <w:r w:rsidR="00F10C7C" w:rsidRPr="00FB1753">
          <w:rPr>
            <w:rStyle w:val="Hyperlink"/>
            <w:noProof/>
          </w:rPr>
          <w:t>Example 49: Social History Observation - Lead-Based Paint in the Home</w:t>
        </w:r>
        <w:r w:rsidR="00F10C7C">
          <w:rPr>
            <w:noProof/>
            <w:webHidden/>
          </w:rPr>
          <w:tab/>
        </w:r>
        <w:r w:rsidR="00F10C7C">
          <w:rPr>
            <w:noProof/>
            <w:webHidden/>
          </w:rPr>
          <w:fldChar w:fldCharType="begin"/>
        </w:r>
        <w:r w:rsidR="00F10C7C">
          <w:rPr>
            <w:noProof/>
            <w:webHidden/>
          </w:rPr>
          <w:instrText xml:space="preserve"> PAGEREF _Toc101449302 \h </w:instrText>
        </w:r>
        <w:r w:rsidR="00F10C7C">
          <w:rPr>
            <w:noProof/>
            <w:webHidden/>
          </w:rPr>
        </w:r>
        <w:r w:rsidR="00F10C7C">
          <w:rPr>
            <w:noProof/>
            <w:webHidden/>
          </w:rPr>
          <w:fldChar w:fldCharType="separate"/>
        </w:r>
        <w:r w:rsidR="00030FAC">
          <w:rPr>
            <w:noProof/>
            <w:webHidden/>
          </w:rPr>
          <w:t>151</w:t>
        </w:r>
        <w:r w:rsidR="00F10C7C">
          <w:rPr>
            <w:noProof/>
            <w:webHidden/>
          </w:rPr>
          <w:fldChar w:fldCharType="end"/>
        </w:r>
        <w:r>
          <w:rPr>
            <w:noProof/>
          </w:rPr>
          <w:fldChar w:fldCharType="end"/>
        </w:r>
      </w:ins>
    </w:p>
    <w:p w14:paraId="0998830E" w14:textId="5AAD5D31" w:rsidR="00F10C7C" w:rsidRDefault="001A0138">
      <w:pPr>
        <w:pStyle w:val="TableofFigures"/>
        <w:tabs>
          <w:tab w:val="right" w:leader="dot" w:pos="9350"/>
        </w:tabs>
        <w:rPr>
          <w:ins w:id="1146" w:author="Russell Ott" w:date="2022-05-16T11:47:00Z"/>
          <w:rFonts w:asciiTheme="minorHAnsi" w:eastAsiaTheme="minorEastAsia" w:hAnsiTheme="minorHAnsi" w:cstheme="minorBidi"/>
          <w:noProof/>
          <w:sz w:val="22"/>
          <w:szCs w:val="22"/>
        </w:rPr>
      </w:pPr>
      <w:ins w:id="1147" w:author="Russell Ott" w:date="2022-05-16T11:47:00Z">
        <w:r>
          <w:fldChar w:fldCharType="begin"/>
        </w:r>
        <w:r>
          <w:instrText xml:space="preserve"> HYPERLINK \l "_Toc101449303" </w:instrText>
        </w:r>
        <w:r>
          <w:fldChar w:fldCharType="separate"/>
        </w:r>
        <w:r w:rsidR="00F10C7C" w:rsidRPr="00FB1753">
          <w:rPr>
            <w:rStyle w:val="Hyperlink"/>
            <w:noProof/>
          </w:rPr>
          <w:t>Example 50: Unknown Smoking Status</w:t>
        </w:r>
        <w:r w:rsidR="00F10C7C">
          <w:rPr>
            <w:noProof/>
            <w:webHidden/>
          </w:rPr>
          <w:tab/>
        </w:r>
        <w:r w:rsidR="00F10C7C">
          <w:rPr>
            <w:noProof/>
            <w:webHidden/>
          </w:rPr>
          <w:fldChar w:fldCharType="begin"/>
        </w:r>
        <w:r w:rsidR="00F10C7C">
          <w:rPr>
            <w:noProof/>
            <w:webHidden/>
          </w:rPr>
          <w:instrText xml:space="preserve"> PAGEREF _Toc101449303 \h </w:instrText>
        </w:r>
        <w:r w:rsidR="00F10C7C">
          <w:rPr>
            <w:noProof/>
            <w:webHidden/>
          </w:rPr>
        </w:r>
        <w:r w:rsidR="00F10C7C">
          <w:rPr>
            <w:noProof/>
            <w:webHidden/>
          </w:rPr>
          <w:fldChar w:fldCharType="separate"/>
        </w:r>
        <w:r w:rsidR="00030FAC">
          <w:rPr>
            <w:noProof/>
            <w:webHidden/>
          </w:rPr>
          <w:t>153</w:t>
        </w:r>
        <w:r w:rsidR="00F10C7C">
          <w:rPr>
            <w:noProof/>
            <w:webHidden/>
          </w:rPr>
          <w:fldChar w:fldCharType="end"/>
        </w:r>
        <w:r>
          <w:rPr>
            <w:noProof/>
          </w:rPr>
          <w:fldChar w:fldCharType="end"/>
        </w:r>
      </w:ins>
    </w:p>
    <w:p w14:paraId="3AE866B6" w14:textId="44E4440D" w:rsidR="00F10C7C" w:rsidRDefault="001A0138">
      <w:pPr>
        <w:pStyle w:val="TableofFigures"/>
        <w:tabs>
          <w:tab w:val="right" w:leader="dot" w:pos="9350"/>
        </w:tabs>
        <w:rPr>
          <w:ins w:id="1148" w:author="Russell Ott" w:date="2022-05-16T11:47:00Z"/>
          <w:rFonts w:asciiTheme="minorHAnsi" w:eastAsiaTheme="minorEastAsia" w:hAnsiTheme="minorHAnsi" w:cstheme="minorBidi"/>
          <w:noProof/>
          <w:sz w:val="22"/>
          <w:szCs w:val="22"/>
        </w:rPr>
      </w:pPr>
      <w:ins w:id="1149" w:author="Russell Ott" w:date="2022-05-16T11:47:00Z">
        <w:r>
          <w:fldChar w:fldCharType="begin"/>
        </w:r>
        <w:r>
          <w:instrText xml:space="preserve"> HYPERLINK \l "_Toc101449304" </w:instrText>
        </w:r>
        <w:r>
          <w:fldChar w:fldCharType="separate"/>
        </w:r>
        <w:r w:rsidR="00F10C7C" w:rsidRPr="00FB1753">
          <w:rPr>
            <w:rStyle w:val="Hyperlink"/>
            <w:noProof/>
          </w:rPr>
          <w:t>Example 51: Tobacco Use –Light Tobacco Smoker between 4/12/2010 and 4/12/2016.</w:t>
        </w:r>
        <w:r w:rsidR="00F10C7C">
          <w:rPr>
            <w:noProof/>
            <w:webHidden/>
          </w:rPr>
          <w:tab/>
        </w:r>
        <w:r w:rsidR="00F10C7C">
          <w:rPr>
            <w:noProof/>
            <w:webHidden/>
          </w:rPr>
          <w:fldChar w:fldCharType="begin"/>
        </w:r>
        <w:r w:rsidR="00F10C7C">
          <w:rPr>
            <w:noProof/>
            <w:webHidden/>
          </w:rPr>
          <w:instrText xml:space="preserve"> PAGEREF _Toc101449304 \h </w:instrText>
        </w:r>
        <w:r w:rsidR="00F10C7C">
          <w:rPr>
            <w:noProof/>
            <w:webHidden/>
          </w:rPr>
        </w:r>
        <w:r w:rsidR="00F10C7C">
          <w:rPr>
            <w:noProof/>
            <w:webHidden/>
          </w:rPr>
          <w:fldChar w:fldCharType="separate"/>
        </w:r>
        <w:r w:rsidR="00030FAC">
          <w:rPr>
            <w:noProof/>
            <w:webHidden/>
          </w:rPr>
          <w:t>154</w:t>
        </w:r>
        <w:r w:rsidR="00F10C7C">
          <w:rPr>
            <w:noProof/>
            <w:webHidden/>
          </w:rPr>
          <w:fldChar w:fldCharType="end"/>
        </w:r>
        <w:r>
          <w:rPr>
            <w:noProof/>
          </w:rPr>
          <w:fldChar w:fldCharType="end"/>
        </w:r>
      </w:ins>
    </w:p>
    <w:p w14:paraId="00B9178F" w14:textId="26D022EB" w:rsidR="00F10C7C" w:rsidRDefault="001A0138">
      <w:pPr>
        <w:pStyle w:val="TableofFigures"/>
        <w:tabs>
          <w:tab w:val="right" w:leader="dot" w:pos="9350"/>
        </w:tabs>
        <w:rPr>
          <w:ins w:id="1150" w:author="Russell Ott" w:date="2022-05-16T11:47:00Z"/>
          <w:rFonts w:asciiTheme="minorHAnsi" w:eastAsiaTheme="minorEastAsia" w:hAnsiTheme="minorHAnsi" w:cstheme="minorBidi"/>
          <w:noProof/>
          <w:sz w:val="22"/>
          <w:szCs w:val="22"/>
        </w:rPr>
      </w:pPr>
      <w:ins w:id="1151" w:author="Russell Ott" w:date="2022-05-16T11:47:00Z">
        <w:r>
          <w:fldChar w:fldCharType="begin"/>
        </w:r>
        <w:r>
          <w:instrText xml:space="preserve"> HYPERLINK \l "_Toc101449305" </w:instrText>
        </w:r>
        <w:r>
          <w:fldChar w:fldCharType="separate"/>
        </w:r>
        <w:r w:rsidR="00F10C7C" w:rsidRPr="00FB1753">
          <w:rPr>
            <w:rStyle w:val="Hyperlink"/>
            <w:noProof/>
          </w:rPr>
          <w:t>Example 52: Birth Sex</w:t>
        </w:r>
        <w:r w:rsidR="00F10C7C">
          <w:rPr>
            <w:noProof/>
            <w:webHidden/>
          </w:rPr>
          <w:tab/>
        </w:r>
        <w:r w:rsidR="00F10C7C">
          <w:rPr>
            <w:noProof/>
            <w:webHidden/>
          </w:rPr>
          <w:fldChar w:fldCharType="begin"/>
        </w:r>
        <w:r w:rsidR="00F10C7C">
          <w:rPr>
            <w:noProof/>
            <w:webHidden/>
          </w:rPr>
          <w:instrText xml:space="preserve"> PAGEREF _Toc101449305 \h </w:instrText>
        </w:r>
        <w:r w:rsidR="00F10C7C">
          <w:rPr>
            <w:noProof/>
            <w:webHidden/>
          </w:rPr>
        </w:r>
        <w:r w:rsidR="00F10C7C">
          <w:rPr>
            <w:noProof/>
            <w:webHidden/>
          </w:rPr>
          <w:fldChar w:fldCharType="separate"/>
        </w:r>
        <w:r w:rsidR="00030FAC">
          <w:rPr>
            <w:noProof/>
            <w:webHidden/>
          </w:rPr>
          <w:t>155</w:t>
        </w:r>
        <w:r w:rsidR="00F10C7C">
          <w:rPr>
            <w:noProof/>
            <w:webHidden/>
          </w:rPr>
          <w:fldChar w:fldCharType="end"/>
        </w:r>
        <w:r>
          <w:rPr>
            <w:noProof/>
          </w:rPr>
          <w:fldChar w:fldCharType="end"/>
        </w:r>
      </w:ins>
    </w:p>
    <w:p w14:paraId="57C96858" w14:textId="28F9EC23" w:rsidR="00F10C7C" w:rsidRDefault="001A0138">
      <w:pPr>
        <w:pStyle w:val="TableofFigures"/>
        <w:tabs>
          <w:tab w:val="right" w:leader="dot" w:pos="9350"/>
        </w:tabs>
        <w:rPr>
          <w:ins w:id="1152" w:author="Russell Ott" w:date="2022-05-16T11:47:00Z"/>
          <w:rFonts w:asciiTheme="minorHAnsi" w:eastAsiaTheme="minorEastAsia" w:hAnsiTheme="minorHAnsi" w:cstheme="minorBidi"/>
          <w:noProof/>
          <w:sz w:val="22"/>
          <w:szCs w:val="22"/>
        </w:rPr>
      </w:pPr>
      <w:ins w:id="1153" w:author="Russell Ott" w:date="2022-05-16T11:47:00Z">
        <w:r>
          <w:fldChar w:fldCharType="begin"/>
        </w:r>
        <w:r>
          <w:instrText xml:space="preserve"> HYPERLINK \l "_Toc101449306" </w:instrText>
        </w:r>
        <w:r>
          <w:fldChar w:fldCharType="separate"/>
        </w:r>
        <w:r w:rsidR="00F10C7C" w:rsidRPr="00FB1753">
          <w:rPr>
            <w:rStyle w:val="Hyperlink"/>
            <w:noProof/>
          </w:rPr>
          <w:t>Example 53: Patient was pregnant from 4/10/2011 to 1/12/2012</w:t>
        </w:r>
        <w:r w:rsidR="00F10C7C">
          <w:rPr>
            <w:noProof/>
            <w:webHidden/>
          </w:rPr>
          <w:tab/>
        </w:r>
        <w:r w:rsidR="00F10C7C">
          <w:rPr>
            <w:noProof/>
            <w:webHidden/>
          </w:rPr>
          <w:fldChar w:fldCharType="begin"/>
        </w:r>
        <w:r w:rsidR="00F10C7C">
          <w:rPr>
            <w:noProof/>
            <w:webHidden/>
          </w:rPr>
          <w:instrText xml:space="preserve"> PAGEREF _Toc101449306 \h </w:instrText>
        </w:r>
        <w:r w:rsidR="00F10C7C">
          <w:rPr>
            <w:noProof/>
            <w:webHidden/>
          </w:rPr>
        </w:r>
        <w:r w:rsidR="00F10C7C">
          <w:rPr>
            <w:noProof/>
            <w:webHidden/>
          </w:rPr>
          <w:fldChar w:fldCharType="separate"/>
        </w:r>
        <w:r w:rsidR="00030FAC">
          <w:rPr>
            <w:noProof/>
            <w:webHidden/>
          </w:rPr>
          <w:t>156</w:t>
        </w:r>
        <w:r w:rsidR="00F10C7C">
          <w:rPr>
            <w:noProof/>
            <w:webHidden/>
          </w:rPr>
          <w:fldChar w:fldCharType="end"/>
        </w:r>
        <w:r>
          <w:rPr>
            <w:noProof/>
          </w:rPr>
          <w:fldChar w:fldCharType="end"/>
        </w:r>
      </w:ins>
    </w:p>
    <w:p w14:paraId="64B4D5EE" w14:textId="0B2124B0" w:rsidR="00F10C7C" w:rsidRDefault="001A0138">
      <w:pPr>
        <w:pStyle w:val="TableofFigures"/>
        <w:tabs>
          <w:tab w:val="right" w:leader="dot" w:pos="9350"/>
        </w:tabs>
        <w:rPr>
          <w:ins w:id="1154" w:author="Russell Ott" w:date="2022-05-16T11:47:00Z"/>
          <w:rFonts w:asciiTheme="minorHAnsi" w:eastAsiaTheme="minorEastAsia" w:hAnsiTheme="minorHAnsi" w:cstheme="minorBidi"/>
          <w:noProof/>
          <w:sz w:val="22"/>
          <w:szCs w:val="22"/>
        </w:rPr>
      </w:pPr>
      <w:ins w:id="1155" w:author="Russell Ott" w:date="2022-05-16T11:47:00Z">
        <w:r>
          <w:fldChar w:fldCharType="begin"/>
        </w:r>
        <w:r>
          <w:instrText xml:space="preserve"> HYPERLINK \l "_Toc101449307" </w:instrText>
        </w:r>
        <w:r>
          <w:fldChar w:fldCharType="separate"/>
        </w:r>
        <w:r w:rsidR="00F10C7C" w:rsidRPr="00FB1753">
          <w:rPr>
            <w:rStyle w:val="Hyperlink"/>
            <w:noProof/>
          </w:rPr>
          <w:t>Example 54: Patient was not pregnant</w:t>
        </w:r>
        <w:r w:rsidR="00F10C7C">
          <w:rPr>
            <w:noProof/>
            <w:webHidden/>
          </w:rPr>
          <w:tab/>
        </w:r>
        <w:r w:rsidR="00F10C7C">
          <w:rPr>
            <w:noProof/>
            <w:webHidden/>
          </w:rPr>
          <w:fldChar w:fldCharType="begin"/>
        </w:r>
        <w:r w:rsidR="00F10C7C">
          <w:rPr>
            <w:noProof/>
            <w:webHidden/>
          </w:rPr>
          <w:instrText xml:space="preserve"> PAGEREF _Toc101449307 \h </w:instrText>
        </w:r>
        <w:r w:rsidR="00F10C7C">
          <w:rPr>
            <w:noProof/>
            <w:webHidden/>
          </w:rPr>
        </w:r>
        <w:r w:rsidR="00F10C7C">
          <w:rPr>
            <w:noProof/>
            <w:webHidden/>
          </w:rPr>
          <w:fldChar w:fldCharType="separate"/>
        </w:r>
        <w:r w:rsidR="00030FAC">
          <w:rPr>
            <w:noProof/>
            <w:webHidden/>
          </w:rPr>
          <w:t>156</w:t>
        </w:r>
        <w:r w:rsidR="00F10C7C">
          <w:rPr>
            <w:noProof/>
            <w:webHidden/>
          </w:rPr>
          <w:fldChar w:fldCharType="end"/>
        </w:r>
        <w:r>
          <w:rPr>
            <w:noProof/>
          </w:rPr>
          <w:fldChar w:fldCharType="end"/>
        </w:r>
      </w:ins>
    </w:p>
    <w:p w14:paraId="087FE83A" w14:textId="625B53B2" w:rsidR="00F10C7C" w:rsidRDefault="001A0138">
      <w:pPr>
        <w:pStyle w:val="TableofFigures"/>
        <w:tabs>
          <w:tab w:val="right" w:leader="dot" w:pos="9350"/>
        </w:tabs>
        <w:rPr>
          <w:ins w:id="1156" w:author="Russell Ott" w:date="2022-05-16T11:47:00Z"/>
          <w:rFonts w:asciiTheme="minorHAnsi" w:eastAsiaTheme="minorEastAsia" w:hAnsiTheme="minorHAnsi" w:cstheme="minorBidi"/>
          <w:noProof/>
          <w:sz w:val="22"/>
          <w:szCs w:val="22"/>
        </w:rPr>
      </w:pPr>
      <w:ins w:id="1157" w:author="Russell Ott" w:date="2022-05-16T11:47:00Z">
        <w:r>
          <w:fldChar w:fldCharType="begin"/>
        </w:r>
        <w:r>
          <w:instrText xml:space="preserve"> HYPERLINK \l "_Toc101449308" </w:instrText>
        </w:r>
        <w:r>
          <w:fldChar w:fldCharType="separate"/>
        </w:r>
        <w:r w:rsidR="00F10C7C" w:rsidRPr="00FB1753">
          <w:rPr>
            <w:rStyle w:val="Hyperlink"/>
            <w:noProof/>
          </w:rPr>
          <w:t>Example 55: Unknown if the patient was pregnant or not</w:t>
        </w:r>
        <w:r w:rsidR="00F10C7C">
          <w:rPr>
            <w:noProof/>
            <w:webHidden/>
          </w:rPr>
          <w:tab/>
        </w:r>
        <w:r w:rsidR="00F10C7C">
          <w:rPr>
            <w:noProof/>
            <w:webHidden/>
          </w:rPr>
          <w:fldChar w:fldCharType="begin"/>
        </w:r>
        <w:r w:rsidR="00F10C7C">
          <w:rPr>
            <w:noProof/>
            <w:webHidden/>
          </w:rPr>
          <w:instrText xml:space="preserve"> PAGEREF _Toc101449308 \h </w:instrText>
        </w:r>
        <w:r w:rsidR="00F10C7C">
          <w:rPr>
            <w:noProof/>
            <w:webHidden/>
          </w:rPr>
        </w:r>
        <w:r w:rsidR="00F10C7C">
          <w:rPr>
            <w:noProof/>
            <w:webHidden/>
          </w:rPr>
          <w:fldChar w:fldCharType="separate"/>
        </w:r>
        <w:r w:rsidR="00030FAC">
          <w:rPr>
            <w:noProof/>
            <w:webHidden/>
          </w:rPr>
          <w:t>157</w:t>
        </w:r>
        <w:r w:rsidR="00F10C7C">
          <w:rPr>
            <w:noProof/>
            <w:webHidden/>
          </w:rPr>
          <w:fldChar w:fldCharType="end"/>
        </w:r>
        <w:r>
          <w:rPr>
            <w:noProof/>
          </w:rPr>
          <w:fldChar w:fldCharType="end"/>
        </w:r>
      </w:ins>
    </w:p>
    <w:p w14:paraId="2DFCA79A" w14:textId="58ADC417" w:rsidR="00F10C7C" w:rsidRDefault="001A0138">
      <w:pPr>
        <w:pStyle w:val="TableofFigures"/>
        <w:tabs>
          <w:tab w:val="right" w:leader="dot" w:pos="9350"/>
        </w:tabs>
        <w:rPr>
          <w:ins w:id="1158" w:author="Russell Ott" w:date="2022-05-16T11:47:00Z"/>
          <w:rFonts w:asciiTheme="minorHAnsi" w:eastAsiaTheme="minorEastAsia" w:hAnsiTheme="minorHAnsi" w:cstheme="minorBidi"/>
          <w:noProof/>
          <w:sz w:val="22"/>
          <w:szCs w:val="22"/>
        </w:rPr>
      </w:pPr>
      <w:ins w:id="1159" w:author="Russell Ott" w:date="2022-05-16T11:47:00Z">
        <w:r>
          <w:fldChar w:fldCharType="begin"/>
        </w:r>
        <w:r>
          <w:instrText xml:space="preserve"> HYPERLINK \l "_Toc101449309" </w:instrText>
        </w:r>
        <w:r>
          <w:fldChar w:fldCharType="separate"/>
        </w:r>
        <w:r w:rsidR="00F10C7C" w:rsidRPr="00FB1753">
          <w:rPr>
            <w:rStyle w:val="Hyperlink"/>
            <w:noProof/>
          </w:rPr>
          <w:t>Example 56: Result Organizer for CBC W Auto Differential panel - Blood</w:t>
        </w:r>
        <w:r w:rsidR="00F10C7C">
          <w:rPr>
            <w:noProof/>
            <w:webHidden/>
          </w:rPr>
          <w:tab/>
        </w:r>
        <w:r w:rsidR="00F10C7C">
          <w:rPr>
            <w:noProof/>
            <w:webHidden/>
          </w:rPr>
          <w:fldChar w:fldCharType="begin"/>
        </w:r>
        <w:r w:rsidR="00F10C7C">
          <w:rPr>
            <w:noProof/>
            <w:webHidden/>
          </w:rPr>
          <w:instrText xml:space="preserve"> PAGEREF _Toc101449309 \h </w:instrText>
        </w:r>
        <w:r w:rsidR="00F10C7C">
          <w:rPr>
            <w:noProof/>
            <w:webHidden/>
          </w:rPr>
        </w:r>
        <w:r w:rsidR="00F10C7C">
          <w:rPr>
            <w:noProof/>
            <w:webHidden/>
          </w:rPr>
          <w:fldChar w:fldCharType="separate"/>
        </w:r>
        <w:r w:rsidR="00030FAC">
          <w:rPr>
            <w:noProof/>
            <w:webHidden/>
          </w:rPr>
          <w:t>158</w:t>
        </w:r>
        <w:r w:rsidR="00F10C7C">
          <w:rPr>
            <w:noProof/>
            <w:webHidden/>
          </w:rPr>
          <w:fldChar w:fldCharType="end"/>
        </w:r>
        <w:r>
          <w:rPr>
            <w:noProof/>
          </w:rPr>
          <w:fldChar w:fldCharType="end"/>
        </w:r>
      </w:ins>
    </w:p>
    <w:p w14:paraId="50B69111" w14:textId="679D30B3" w:rsidR="00F10C7C" w:rsidRDefault="001A0138">
      <w:pPr>
        <w:pStyle w:val="TableofFigures"/>
        <w:tabs>
          <w:tab w:val="right" w:leader="dot" w:pos="9350"/>
        </w:tabs>
        <w:rPr>
          <w:ins w:id="1160" w:author="Russell Ott" w:date="2022-05-16T11:47:00Z"/>
          <w:rFonts w:asciiTheme="minorHAnsi" w:eastAsiaTheme="minorEastAsia" w:hAnsiTheme="minorHAnsi" w:cstheme="minorBidi"/>
          <w:noProof/>
          <w:sz w:val="22"/>
          <w:szCs w:val="22"/>
        </w:rPr>
      </w:pPr>
      <w:ins w:id="1161" w:author="Russell Ott" w:date="2022-05-16T11:47:00Z">
        <w:r>
          <w:fldChar w:fldCharType="begin"/>
        </w:r>
        <w:r>
          <w:instrText xml:space="preserve"> HYPERLINK \l "_Toc101449310" </w:instrText>
        </w:r>
        <w:r>
          <w:fldChar w:fldCharType="separate"/>
        </w:r>
        <w:r w:rsidR="00F10C7C" w:rsidRPr="00FB1753">
          <w:rPr>
            <w:rStyle w:val="Hyperlink"/>
            <w:noProof/>
          </w:rPr>
          <w:t>Example 57: Vital Signs Organizer</w:t>
        </w:r>
        <w:r w:rsidR="00F10C7C">
          <w:rPr>
            <w:noProof/>
            <w:webHidden/>
          </w:rPr>
          <w:tab/>
        </w:r>
        <w:r w:rsidR="00F10C7C">
          <w:rPr>
            <w:noProof/>
            <w:webHidden/>
          </w:rPr>
          <w:fldChar w:fldCharType="begin"/>
        </w:r>
        <w:r w:rsidR="00F10C7C">
          <w:rPr>
            <w:noProof/>
            <w:webHidden/>
          </w:rPr>
          <w:instrText xml:space="preserve"> PAGEREF _Toc101449310 \h </w:instrText>
        </w:r>
        <w:r w:rsidR="00F10C7C">
          <w:rPr>
            <w:noProof/>
            <w:webHidden/>
          </w:rPr>
        </w:r>
        <w:r w:rsidR="00F10C7C">
          <w:rPr>
            <w:noProof/>
            <w:webHidden/>
          </w:rPr>
          <w:fldChar w:fldCharType="separate"/>
        </w:r>
        <w:r w:rsidR="00030FAC">
          <w:rPr>
            <w:noProof/>
            <w:webHidden/>
          </w:rPr>
          <w:t>161</w:t>
        </w:r>
        <w:r w:rsidR="00F10C7C">
          <w:rPr>
            <w:noProof/>
            <w:webHidden/>
          </w:rPr>
          <w:fldChar w:fldCharType="end"/>
        </w:r>
        <w:r>
          <w:rPr>
            <w:noProof/>
          </w:rPr>
          <w:fldChar w:fldCharType="end"/>
        </w:r>
      </w:ins>
    </w:p>
    <w:p w14:paraId="06E81604" w14:textId="79E694F4" w:rsidR="00F10C7C" w:rsidRDefault="001A0138">
      <w:pPr>
        <w:pStyle w:val="TableofFigures"/>
        <w:tabs>
          <w:tab w:val="right" w:leader="dot" w:pos="9350"/>
        </w:tabs>
        <w:rPr>
          <w:ins w:id="1162" w:author="Russell Ott" w:date="2022-05-16T11:47:00Z"/>
          <w:rFonts w:asciiTheme="minorHAnsi" w:eastAsiaTheme="minorEastAsia" w:hAnsiTheme="minorHAnsi" w:cstheme="minorBidi"/>
          <w:noProof/>
          <w:sz w:val="22"/>
          <w:szCs w:val="22"/>
        </w:rPr>
      </w:pPr>
      <w:ins w:id="1163" w:author="Russell Ott" w:date="2022-05-16T11:47:00Z">
        <w:r>
          <w:fldChar w:fldCharType="begin"/>
        </w:r>
        <w:r>
          <w:instrText xml:space="preserve"> HYPERLINK \l "_Toc101449311" </w:instrText>
        </w:r>
        <w:r>
          <w:fldChar w:fldCharType="separate"/>
        </w:r>
        <w:r w:rsidR="00F10C7C" w:rsidRPr="00FB1753">
          <w:rPr>
            <w:rStyle w:val="Hyperlink"/>
            <w:noProof/>
          </w:rPr>
          <w:t>Example 58: Vital Sign Coding with Translation</w:t>
        </w:r>
        <w:r w:rsidR="00F10C7C">
          <w:rPr>
            <w:noProof/>
            <w:webHidden/>
          </w:rPr>
          <w:tab/>
        </w:r>
        <w:r w:rsidR="00F10C7C">
          <w:rPr>
            <w:noProof/>
            <w:webHidden/>
          </w:rPr>
          <w:fldChar w:fldCharType="begin"/>
        </w:r>
        <w:r w:rsidR="00F10C7C">
          <w:rPr>
            <w:noProof/>
            <w:webHidden/>
          </w:rPr>
          <w:instrText xml:space="preserve"> PAGEREF _Toc101449311 \h </w:instrText>
        </w:r>
        <w:r w:rsidR="00F10C7C">
          <w:rPr>
            <w:noProof/>
            <w:webHidden/>
          </w:rPr>
        </w:r>
        <w:r w:rsidR="00F10C7C">
          <w:rPr>
            <w:noProof/>
            <w:webHidden/>
          </w:rPr>
          <w:fldChar w:fldCharType="separate"/>
        </w:r>
        <w:r w:rsidR="00030FAC">
          <w:rPr>
            <w:noProof/>
            <w:webHidden/>
          </w:rPr>
          <w:t>164</w:t>
        </w:r>
        <w:r w:rsidR="00F10C7C">
          <w:rPr>
            <w:noProof/>
            <w:webHidden/>
          </w:rPr>
          <w:fldChar w:fldCharType="end"/>
        </w:r>
        <w:r>
          <w:rPr>
            <w:noProof/>
          </w:rPr>
          <w:fldChar w:fldCharType="end"/>
        </w:r>
      </w:ins>
    </w:p>
    <w:p w14:paraId="10A14CF5" w14:textId="4B52641D" w:rsidR="00F10C7C" w:rsidRDefault="001A0138">
      <w:pPr>
        <w:pStyle w:val="TableofFigures"/>
        <w:tabs>
          <w:tab w:val="right" w:leader="dot" w:pos="9350"/>
        </w:tabs>
        <w:rPr>
          <w:ins w:id="1164" w:author="Russell Ott" w:date="2022-05-16T11:47:00Z"/>
          <w:rFonts w:asciiTheme="minorHAnsi" w:eastAsiaTheme="minorEastAsia" w:hAnsiTheme="minorHAnsi" w:cstheme="minorBidi"/>
          <w:noProof/>
          <w:sz w:val="22"/>
          <w:szCs w:val="22"/>
        </w:rPr>
      </w:pPr>
      <w:ins w:id="1165" w:author="Russell Ott" w:date="2022-05-16T11:47:00Z">
        <w:r>
          <w:fldChar w:fldCharType="begin"/>
        </w:r>
        <w:r>
          <w:instrText xml:space="preserve"> HYPERLINK \l "_Toc101449312" </w:instrText>
        </w:r>
        <w:r>
          <w:fldChar w:fldCharType="separate"/>
        </w:r>
        <w:r w:rsidR="00F10C7C" w:rsidRPr="00FB1753">
          <w:rPr>
            <w:rStyle w:val="Hyperlink"/>
            <w:noProof/>
          </w:rPr>
          <w:t>Example 59: Medication Administration</w:t>
        </w:r>
        <w:r w:rsidR="00F10C7C">
          <w:rPr>
            <w:noProof/>
            <w:webHidden/>
          </w:rPr>
          <w:tab/>
        </w:r>
        <w:r w:rsidR="00F10C7C">
          <w:rPr>
            <w:noProof/>
            <w:webHidden/>
          </w:rPr>
          <w:fldChar w:fldCharType="begin"/>
        </w:r>
        <w:r w:rsidR="00F10C7C">
          <w:rPr>
            <w:noProof/>
            <w:webHidden/>
          </w:rPr>
          <w:instrText xml:space="preserve"> PAGEREF _Toc101449312 \h </w:instrText>
        </w:r>
        <w:r w:rsidR="00F10C7C">
          <w:rPr>
            <w:noProof/>
            <w:webHidden/>
          </w:rPr>
        </w:r>
        <w:r w:rsidR="00F10C7C">
          <w:rPr>
            <w:noProof/>
            <w:webHidden/>
          </w:rPr>
          <w:fldChar w:fldCharType="separate"/>
        </w:r>
        <w:r w:rsidR="00030FAC">
          <w:rPr>
            <w:noProof/>
            <w:webHidden/>
          </w:rPr>
          <w:t>165</w:t>
        </w:r>
        <w:r w:rsidR="00F10C7C">
          <w:rPr>
            <w:noProof/>
            <w:webHidden/>
          </w:rPr>
          <w:fldChar w:fldCharType="end"/>
        </w:r>
        <w:r>
          <w:rPr>
            <w:noProof/>
          </w:rPr>
          <w:fldChar w:fldCharType="end"/>
        </w:r>
      </w:ins>
    </w:p>
    <w:p w14:paraId="1711FAA5" w14:textId="437E0A22" w:rsidR="00F10C7C" w:rsidRDefault="001A0138">
      <w:pPr>
        <w:pStyle w:val="TableofFigures"/>
        <w:tabs>
          <w:tab w:val="right" w:leader="dot" w:pos="9350"/>
        </w:tabs>
        <w:rPr>
          <w:ins w:id="1166" w:author="Russell Ott" w:date="2022-05-16T11:47:00Z"/>
          <w:rFonts w:asciiTheme="minorHAnsi" w:eastAsiaTheme="minorEastAsia" w:hAnsiTheme="minorHAnsi" w:cstheme="minorBidi"/>
          <w:noProof/>
          <w:sz w:val="22"/>
          <w:szCs w:val="22"/>
        </w:rPr>
      </w:pPr>
      <w:ins w:id="1167" w:author="Russell Ott" w:date="2022-05-16T11:47:00Z">
        <w:r>
          <w:fldChar w:fldCharType="begin"/>
        </w:r>
        <w:r>
          <w:instrText xml:space="preserve"> HYPERLINK \l "_Toc101449313" </w:instrText>
        </w:r>
        <w:r>
          <w:fldChar w:fldCharType="separate"/>
        </w:r>
        <w:r w:rsidR="00F10C7C" w:rsidRPr="00FB1753">
          <w:rPr>
            <w:rStyle w:val="Hyperlink"/>
            <w:noProof/>
          </w:rPr>
          <w:t>Example 60: Medication Plan</w:t>
        </w:r>
        <w:r w:rsidR="00F10C7C">
          <w:rPr>
            <w:noProof/>
            <w:webHidden/>
          </w:rPr>
          <w:tab/>
        </w:r>
        <w:r w:rsidR="00F10C7C">
          <w:rPr>
            <w:noProof/>
            <w:webHidden/>
          </w:rPr>
          <w:fldChar w:fldCharType="begin"/>
        </w:r>
        <w:r w:rsidR="00F10C7C">
          <w:rPr>
            <w:noProof/>
            <w:webHidden/>
          </w:rPr>
          <w:instrText xml:space="preserve"> PAGEREF _Toc101449313 \h </w:instrText>
        </w:r>
        <w:r w:rsidR="00F10C7C">
          <w:rPr>
            <w:noProof/>
            <w:webHidden/>
          </w:rPr>
        </w:r>
        <w:r w:rsidR="00F10C7C">
          <w:rPr>
            <w:noProof/>
            <w:webHidden/>
          </w:rPr>
          <w:fldChar w:fldCharType="separate"/>
        </w:r>
        <w:r w:rsidR="00030FAC">
          <w:rPr>
            <w:noProof/>
            <w:webHidden/>
          </w:rPr>
          <w:t>165</w:t>
        </w:r>
        <w:r w:rsidR="00F10C7C">
          <w:rPr>
            <w:noProof/>
            <w:webHidden/>
          </w:rPr>
          <w:fldChar w:fldCharType="end"/>
        </w:r>
        <w:r>
          <w:rPr>
            <w:noProof/>
          </w:rPr>
          <w:fldChar w:fldCharType="end"/>
        </w:r>
      </w:ins>
    </w:p>
    <w:p w14:paraId="27C942CA" w14:textId="7451F2A9" w:rsidR="00F10C7C" w:rsidRDefault="001A0138">
      <w:pPr>
        <w:pStyle w:val="TableofFigures"/>
        <w:tabs>
          <w:tab w:val="right" w:leader="dot" w:pos="9350"/>
        </w:tabs>
        <w:rPr>
          <w:ins w:id="1168" w:author="Russell Ott" w:date="2022-05-16T11:47:00Z"/>
          <w:rFonts w:asciiTheme="minorHAnsi" w:eastAsiaTheme="minorEastAsia" w:hAnsiTheme="minorHAnsi" w:cstheme="minorBidi"/>
          <w:noProof/>
          <w:sz w:val="22"/>
          <w:szCs w:val="22"/>
        </w:rPr>
      </w:pPr>
      <w:ins w:id="1169" w:author="Russell Ott" w:date="2022-05-16T11:47:00Z">
        <w:r>
          <w:fldChar w:fldCharType="begin"/>
        </w:r>
        <w:r>
          <w:instrText xml:space="preserve"> HYPERLINK \l "_Toc101449314" </w:instrText>
        </w:r>
        <w:r>
          <w:fldChar w:fldCharType="separate"/>
        </w:r>
        <w:r w:rsidR="00F10C7C" w:rsidRPr="00FB1753">
          <w:rPr>
            <w:rStyle w:val="Hyperlink"/>
            <w:noProof/>
          </w:rPr>
          <w:t>Example 61: Medication Dispense</w:t>
        </w:r>
        <w:r w:rsidR="00F10C7C">
          <w:rPr>
            <w:noProof/>
            <w:webHidden/>
          </w:rPr>
          <w:tab/>
        </w:r>
        <w:r w:rsidR="00F10C7C">
          <w:rPr>
            <w:noProof/>
            <w:webHidden/>
          </w:rPr>
          <w:fldChar w:fldCharType="begin"/>
        </w:r>
        <w:r w:rsidR="00F10C7C">
          <w:rPr>
            <w:noProof/>
            <w:webHidden/>
          </w:rPr>
          <w:instrText xml:space="preserve"> PAGEREF _Toc101449314 \h </w:instrText>
        </w:r>
        <w:r w:rsidR="00F10C7C">
          <w:rPr>
            <w:noProof/>
            <w:webHidden/>
          </w:rPr>
        </w:r>
        <w:r w:rsidR="00F10C7C">
          <w:rPr>
            <w:noProof/>
            <w:webHidden/>
          </w:rPr>
          <w:fldChar w:fldCharType="separate"/>
        </w:r>
        <w:r w:rsidR="00030FAC">
          <w:rPr>
            <w:noProof/>
            <w:webHidden/>
          </w:rPr>
          <w:t>166</w:t>
        </w:r>
        <w:r w:rsidR="00F10C7C">
          <w:rPr>
            <w:noProof/>
            <w:webHidden/>
          </w:rPr>
          <w:fldChar w:fldCharType="end"/>
        </w:r>
        <w:r>
          <w:rPr>
            <w:noProof/>
          </w:rPr>
          <w:fldChar w:fldCharType="end"/>
        </w:r>
      </w:ins>
    </w:p>
    <w:p w14:paraId="6F1417B9" w14:textId="1B1F5179" w:rsidR="00F10C7C" w:rsidRDefault="001A0138">
      <w:pPr>
        <w:pStyle w:val="TableofFigures"/>
        <w:tabs>
          <w:tab w:val="right" w:leader="dot" w:pos="9350"/>
        </w:tabs>
        <w:rPr>
          <w:ins w:id="1170" w:author="Russell Ott" w:date="2022-05-16T11:47:00Z"/>
          <w:rFonts w:asciiTheme="minorHAnsi" w:eastAsiaTheme="minorEastAsia" w:hAnsiTheme="minorHAnsi" w:cstheme="minorBidi"/>
          <w:noProof/>
          <w:sz w:val="22"/>
          <w:szCs w:val="22"/>
        </w:rPr>
      </w:pPr>
      <w:ins w:id="1171" w:author="Russell Ott" w:date="2022-05-16T11:47:00Z">
        <w:r>
          <w:fldChar w:fldCharType="begin"/>
        </w:r>
        <w:r>
          <w:instrText xml:space="preserve"> HYPERLINK \l "_Toc101449315" </w:instrText>
        </w:r>
        <w:r>
          <w:fldChar w:fldCharType="separate"/>
        </w:r>
        <w:r w:rsidR="00F10C7C" w:rsidRPr="00FB1753">
          <w:rPr>
            <w:rStyle w:val="Hyperlink"/>
            <w:noProof/>
          </w:rPr>
          <w:t>Example 62: Influenza Vaccination</w:t>
        </w:r>
        <w:r w:rsidR="00F10C7C">
          <w:rPr>
            <w:noProof/>
            <w:webHidden/>
          </w:rPr>
          <w:tab/>
        </w:r>
        <w:r w:rsidR="00F10C7C">
          <w:rPr>
            <w:noProof/>
            <w:webHidden/>
          </w:rPr>
          <w:fldChar w:fldCharType="begin"/>
        </w:r>
        <w:r w:rsidR="00F10C7C">
          <w:rPr>
            <w:noProof/>
            <w:webHidden/>
          </w:rPr>
          <w:instrText xml:space="preserve"> PAGEREF _Toc101449315 \h </w:instrText>
        </w:r>
        <w:r w:rsidR="00F10C7C">
          <w:rPr>
            <w:noProof/>
            <w:webHidden/>
          </w:rPr>
        </w:r>
        <w:r w:rsidR="00F10C7C">
          <w:rPr>
            <w:noProof/>
            <w:webHidden/>
          </w:rPr>
          <w:fldChar w:fldCharType="separate"/>
        </w:r>
        <w:r w:rsidR="00030FAC">
          <w:rPr>
            <w:noProof/>
            <w:webHidden/>
          </w:rPr>
          <w:t>167</w:t>
        </w:r>
        <w:r w:rsidR="00F10C7C">
          <w:rPr>
            <w:noProof/>
            <w:webHidden/>
          </w:rPr>
          <w:fldChar w:fldCharType="end"/>
        </w:r>
        <w:r>
          <w:rPr>
            <w:noProof/>
          </w:rPr>
          <w:fldChar w:fldCharType="end"/>
        </w:r>
      </w:ins>
    </w:p>
    <w:p w14:paraId="70DEF3F6" w14:textId="53D5A8F9" w:rsidR="00F10C7C" w:rsidRDefault="001A0138">
      <w:pPr>
        <w:pStyle w:val="TableofFigures"/>
        <w:tabs>
          <w:tab w:val="right" w:leader="dot" w:pos="9350"/>
        </w:tabs>
        <w:rPr>
          <w:ins w:id="1172" w:author="Russell Ott" w:date="2022-05-16T11:47:00Z"/>
          <w:rFonts w:asciiTheme="minorHAnsi" w:eastAsiaTheme="minorEastAsia" w:hAnsiTheme="minorHAnsi" w:cstheme="minorBidi"/>
          <w:noProof/>
          <w:sz w:val="22"/>
          <w:szCs w:val="22"/>
        </w:rPr>
      </w:pPr>
      <w:ins w:id="1173" w:author="Russell Ott" w:date="2022-05-16T11:47:00Z">
        <w:r>
          <w:fldChar w:fldCharType="begin"/>
        </w:r>
        <w:r>
          <w:instrText xml:space="preserve"> HYPERLINK \l "_Toc101449316" </w:instrText>
        </w:r>
        <w:r>
          <w:fldChar w:fldCharType="separate"/>
        </w:r>
        <w:r w:rsidR="00F10C7C" w:rsidRPr="00FB1753">
          <w:rPr>
            <w:rStyle w:val="Hyperlink"/>
            <w:noProof/>
          </w:rPr>
          <w:t>Example 63: Note Activity as entryRelationship to C-CDA Entry.</w:t>
        </w:r>
        <w:r w:rsidR="00F10C7C">
          <w:rPr>
            <w:noProof/>
            <w:webHidden/>
          </w:rPr>
          <w:tab/>
        </w:r>
        <w:r w:rsidR="00F10C7C">
          <w:rPr>
            <w:noProof/>
            <w:webHidden/>
          </w:rPr>
          <w:fldChar w:fldCharType="begin"/>
        </w:r>
        <w:r w:rsidR="00F10C7C">
          <w:rPr>
            <w:noProof/>
            <w:webHidden/>
          </w:rPr>
          <w:instrText xml:space="preserve"> PAGEREF _Toc101449316 \h </w:instrText>
        </w:r>
        <w:r w:rsidR="00F10C7C">
          <w:rPr>
            <w:noProof/>
            <w:webHidden/>
          </w:rPr>
        </w:r>
        <w:r w:rsidR="00F10C7C">
          <w:rPr>
            <w:noProof/>
            <w:webHidden/>
          </w:rPr>
          <w:fldChar w:fldCharType="separate"/>
        </w:r>
        <w:r w:rsidR="00030FAC">
          <w:rPr>
            <w:noProof/>
            <w:webHidden/>
          </w:rPr>
          <w:t>171</w:t>
        </w:r>
        <w:r w:rsidR="00F10C7C">
          <w:rPr>
            <w:noProof/>
            <w:webHidden/>
          </w:rPr>
          <w:fldChar w:fldCharType="end"/>
        </w:r>
        <w:r>
          <w:rPr>
            <w:noProof/>
          </w:rPr>
          <w:fldChar w:fldCharType="end"/>
        </w:r>
      </w:ins>
    </w:p>
    <w:p w14:paraId="344229F7" w14:textId="42D7792F" w:rsidR="00F10C7C" w:rsidRDefault="001A0138">
      <w:pPr>
        <w:pStyle w:val="TableofFigures"/>
        <w:tabs>
          <w:tab w:val="right" w:leader="dot" w:pos="9350"/>
        </w:tabs>
        <w:rPr>
          <w:ins w:id="1174" w:author="Russell Ott" w:date="2022-05-16T11:47:00Z"/>
          <w:rFonts w:asciiTheme="minorHAnsi" w:eastAsiaTheme="minorEastAsia" w:hAnsiTheme="minorHAnsi" w:cstheme="minorBidi"/>
          <w:noProof/>
          <w:sz w:val="22"/>
          <w:szCs w:val="22"/>
        </w:rPr>
      </w:pPr>
      <w:ins w:id="1175" w:author="Russell Ott" w:date="2022-05-16T11:47:00Z">
        <w:r>
          <w:fldChar w:fldCharType="begin"/>
        </w:r>
        <w:r>
          <w:instrText xml:space="preserve"> HYPERLINK \l "_Toc101449317" </w:instrText>
        </w:r>
        <w:r>
          <w:fldChar w:fldCharType="separate"/>
        </w:r>
        <w:r w:rsidR="00F10C7C" w:rsidRPr="00FB1753">
          <w:rPr>
            <w:rStyle w:val="Hyperlink"/>
            <w:noProof/>
          </w:rPr>
          <w:t>Example 64: Note Activity as Standalone Entry</w:t>
        </w:r>
        <w:r w:rsidR="00F10C7C">
          <w:rPr>
            <w:noProof/>
            <w:webHidden/>
          </w:rPr>
          <w:tab/>
        </w:r>
        <w:r w:rsidR="00F10C7C">
          <w:rPr>
            <w:noProof/>
            <w:webHidden/>
          </w:rPr>
          <w:fldChar w:fldCharType="begin"/>
        </w:r>
        <w:r w:rsidR="00F10C7C">
          <w:rPr>
            <w:noProof/>
            <w:webHidden/>
          </w:rPr>
          <w:instrText xml:space="preserve"> PAGEREF _Toc101449317 \h </w:instrText>
        </w:r>
        <w:r w:rsidR="00F10C7C">
          <w:rPr>
            <w:noProof/>
            <w:webHidden/>
          </w:rPr>
        </w:r>
        <w:r w:rsidR="00F10C7C">
          <w:rPr>
            <w:noProof/>
            <w:webHidden/>
          </w:rPr>
          <w:fldChar w:fldCharType="separate"/>
        </w:r>
        <w:r w:rsidR="00030FAC">
          <w:rPr>
            <w:noProof/>
            <w:webHidden/>
          </w:rPr>
          <w:t>172</w:t>
        </w:r>
        <w:r w:rsidR="00F10C7C">
          <w:rPr>
            <w:noProof/>
            <w:webHidden/>
          </w:rPr>
          <w:fldChar w:fldCharType="end"/>
        </w:r>
        <w:r>
          <w:rPr>
            <w:noProof/>
          </w:rPr>
          <w:fldChar w:fldCharType="end"/>
        </w:r>
      </w:ins>
    </w:p>
    <w:p w14:paraId="6950BD79" w14:textId="2653AFC2" w:rsidR="00F10C7C" w:rsidRDefault="001A0138">
      <w:pPr>
        <w:pStyle w:val="TableofFigures"/>
        <w:tabs>
          <w:tab w:val="right" w:leader="dot" w:pos="9350"/>
        </w:tabs>
        <w:rPr>
          <w:ins w:id="1176" w:author="Russell Ott" w:date="2022-05-16T11:47:00Z"/>
          <w:rFonts w:asciiTheme="minorHAnsi" w:eastAsiaTheme="minorEastAsia" w:hAnsiTheme="minorHAnsi" w:cstheme="minorBidi"/>
          <w:noProof/>
          <w:sz w:val="22"/>
          <w:szCs w:val="22"/>
        </w:rPr>
      </w:pPr>
      <w:ins w:id="1177" w:author="Russell Ott" w:date="2022-05-16T11:47:00Z">
        <w:r>
          <w:fldChar w:fldCharType="begin"/>
        </w:r>
        <w:r>
          <w:instrText xml:space="preserve"> HYPERLINK \l</w:instrText>
        </w:r>
        <w:r>
          <w:instrText xml:space="preserve"> "_Toc101449318" </w:instrText>
        </w:r>
        <w:r>
          <w:fldChar w:fldCharType="separate"/>
        </w:r>
        <w:r w:rsidR="00F10C7C" w:rsidRPr="00FB1753">
          <w:rPr>
            <w:rStyle w:val="Hyperlink"/>
            <w:noProof/>
          </w:rPr>
          <w:t>Example 65: Rich Text Format (RTF) Example</w:t>
        </w:r>
        <w:r w:rsidR="00F10C7C">
          <w:rPr>
            <w:noProof/>
            <w:webHidden/>
          </w:rPr>
          <w:tab/>
        </w:r>
        <w:r w:rsidR="00F10C7C">
          <w:rPr>
            <w:noProof/>
            <w:webHidden/>
          </w:rPr>
          <w:fldChar w:fldCharType="begin"/>
        </w:r>
        <w:r w:rsidR="00F10C7C">
          <w:rPr>
            <w:noProof/>
            <w:webHidden/>
          </w:rPr>
          <w:instrText xml:space="preserve"> PAGEREF _Toc101449318 \h </w:instrText>
        </w:r>
        <w:r w:rsidR="00F10C7C">
          <w:rPr>
            <w:noProof/>
            <w:webHidden/>
          </w:rPr>
        </w:r>
        <w:r w:rsidR="00F10C7C">
          <w:rPr>
            <w:noProof/>
            <w:webHidden/>
          </w:rPr>
          <w:fldChar w:fldCharType="separate"/>
        </w:r>
        <w:r w:rsidR="00030FAC">
          <w:rPr>
            <w:noProof/>
            <w:webHidden/>
          </w:rPr>
          <w:t>173</w:t>
        </w:r>
        <w:r w:rsidR="00F10C7C">
          <w:rPr>
            <w:noProof/>
            <w:webHidden/>
          </w:rPr>
          <w:fldChar w:fldCharType="end"/>
        </w:r>
        <w:r>
          <w:rPr>
            <w:noProof/>
          </w:rPr>
          <w:fldChar w:fldCharType="end"/>
        </w:r>
      </w:ins>
    </w:p>
    <w:p w14:paraId="5981B581" w14:textId="431B9C45" w:rsidR="00F10C7C" w:rsidRDefault="001A0138">
      <w:pPr>
        <w:pStyle w:val="TableofFigures"/>
        <w:tabs>
          <w:tab w:val="right" w:leader="dot" w:pos="9350"/>
        </w:tabs>
        <w:rPr>
          <w:ins w:id="1178" w:author="Russell Ott" w:date="2022-05-16T11:47:00Z"/>
          <w:rFonts w:asciiTheme="minorHAnsi" w:eastAsiaTheme="minorEastAsia" w:hAnsiTheme="minorHAnsi" w:cstheme="minorBidi"/>
          <w:noProof/>
          <w:sz w:val="22"/>
          <w:szCs w:val="22"/>
        </w:rPr>
      </w:pPr>
      <w:ins w:id="1179" w:author="Russell Ott" w:date="2022-05-16T11:47:00Z">
        <w:r>
          <w:fldChar w:fldCharType="begin"/>
        </w:r>
        <w:r>
          <w:instrText xml:space="preserve"> HYPERLINK \l "_Toc101449319" </w:instrText>
        </w:r>
        <w:r>
          <w:fldChar w:fldCharType="separate"/>
        </w:r>
        <w:r w:rsidR="00F10C7C" w:rsidRPr="00FB1753">
          <w:rPr>
            <w:rStyle w:val="Hyperlink"/>
            <w:noProof/>
          </w:rPr>
          <w:t>Example 66: QRDA1 measure section</w:t>
        </w:r>
        <w:r w:rsidR="00F10C7C">
          <w:rPr>
            <w:noProof/>
            <w:webHidden/>
          </w:rPr>
          <w:tab/>
        </w:r>
        <w:r w:rsidR="00F10C7C">
          <w:rPr>
            <w:noProof/>
            <w:webHidden/>
          </w:rPr>
          <w:fldChar w:fldCharType="begin"/>
        </w:r>
        <w:r w:rsidR="00F10C7C">
          <w:rPr>
            <w:noProof/>
            <w:webHidden/>
          </w:rPr>
          <w:instrText xml:space="preserve"> PAGEREF _Toc101449319 \h </w:instrText>
        </w:r>
        <w:r w:rsidR="00F10C7C">
          <w:rPr>
            <w:noProof/>
            <w:webHidden/>
          </w:rPr>
        </w:r>
        <w:r w:rsidR="00F10C7C">
          <w:rPr>
            <w:noProof/>
            <w:webHidden/>
          </w:rPr>
          <w:fldChar w:fldCharType="separate"/>
        </w:r>
        <w:r w:rsidR="00030FAC">
          <w:rPr>
            <w:noProof/>
            <w:webHidden/>
          </w:rPr>
          <w:t>176</w:t>
        </w:r>
        <w:r w:rsidR="00F10C7C">
          <w:rPr>
            <w:noProof/>
            <w:webHidden/>
          </w:rPr>
          <w:fldChar w:fldCharType="end"/>
        </w:r>
        <w:r>
          <w:rPr>
            <w:noProof/>
          </w:rPr>
          <w:fldChar w:fldCharType="end"/>
        </w:r>
      </w:ins>
    </w:p>
    <w:p w14:paraId="5ABB0B03" w14:textId="601CFAF1" w:rsidR="00752C7B" w:rsidRPr="00AD08FB" w:rsidRDefault="00DD63DF" w:rsidP="003A3D50">
      <w:pPr>
        <w:ind w:left="1080" w:hanging="1080"/>
        <w:rPr>
          <w:rFonts w:ascii="Calibri Light" w:hAnsi="Calibri Light"/>
          <w:color w:val="000000"/>
          <w:rPrChange w:id="1180" w:author="Russell Ott" w:date="2022-05-16T11:47:00Z">
            <w:rPr>
              <w:rFonts w:ascii="Calibri Light" w:hAnsi="Calibri Light"/>
              <w:color w:val="000000"/>
              <w:sz w:val="20"/>
            </w:rPr>
          </w:rPrChange>
        </w:rPr>
      </w:pPr>
      <w:r w:rsidRPr="00AD08FB">
        <w:rPr>
          <w:rFonts w:ascii="Calibri Light" w:hAnsi="Calibri Light"/>
          <w:color w:val="000000"/>
          <w:rPrChange w:id="1181" w:author="Russell Ott" w:date="2022-05-16T11:47:00Z">
            <w:rPr>
              <w:rFonts w:ascii="Calibri Light" w:hAnsi="Calibri Light"/>
              <w:color w:val="000000"/>
              <w:sz w:val="20"/>
            </w:rPr>
          </w:rPrChange>
        </w:rPr>
        <w:fldChar w:fldCharType="end"/>
      </w:r>
    </w:p>
    <w:p w14:paraId="54A25645" w14:textId="77777777" w:rsidR="006E686D" w:rsidRPr="003A3D50" w:rsidRDefault="00752C7B" w:rsidP="003A3D50">
      <w:pPr>
        <w:pStyle w:val="TableofFigures"/>
        <w:tabs>
          <w:tab w:val="right" w:leader="dot" w:pos="9350"/>
        </w:tabs>
        <w:ind w:left="990" w:hanging="990"/>
        <w:rPr>
          <w:color w:val="4F81BD"/>
          <w:rPrChange w:id="1182" w:author="Russell Ott" w:date="2022-05-16T11:47:00Z">
            <w:rPr>
              <w:color w:val="4F81BD"/>
            </w:rPr>
          </w:rPrChange>
        </w:rPr>
      </w:pPr>
      <w:r w:rsidRPr="003A3D50">
        <w:rPr>
          <w:color w:val="4F81BD"/>
          <w:rPrChange w:id="1183" w:author="Russell Ott" w:date="2022-05-16T11:47:00Z">
            <w:rPr>
              <w:color w:val="4F81BD"/>
            </w:rPr>
          </w:rPrChange>
        </w:rPr>
        <w:t>Table of Tables</w:t>
      </w:r>
    </w:p>
    <w:p w14:paraId="567F7783" w14:textId="77777777" w:rsidR="00C12940" w:rsidRPr="00AD08FB" w:rsidRDefault="00030FAC" w:rsidP="003A3D50">
      <w:pPr>
        <w:pStyle w:val="TableofFigures"/>
        <w:tabs>
          <w:tab w:val="right" w:leader="dot" w:pos="9350"/>
        </w:tabs>
        <w:ind w:left="810" w:hanging="810"/>
        <w:rPr>
          <w:del w:id="1184" w:author="Russell Ott" w:date="2022-05-16T11:47:00Z"/>
          <w:rFonts w:ascii="Calibri Light" w:hAnsi="Calibri Light" w:cs="Calibri Light"/>
          <w:noProof/>
        </w:rPr>
      </w:pPr>
      <w:r>
        <w:rPr>
          <w:rFonts w:ascii="Calibri Light" w:hAnsi="Calibri Light"/>
          <w:color w:val="000000"/>
          <w:rPrChange w:id="1185" w:author="Russell Ott" w:date="2022-05-16T11:47:00Z">
            <w:rPr>
              <w:rFonts w:ascii="Calibri Light" w:hAnsi="Calibri Light"/>
              <w:color w:val="000000"/>
            </w:rPr>
          </w:rPrChange>
        </w:rPr>
        <w:fldChar w:fldCharType="begin"/>
      </w:r>
      <w:r>
        <w:rPr>
          <w:rFonts w:ascii="Calibri Light" w:hAnsi="Calibri Light" w:cs="Calibri Light"/>
          <w:color w:val="000000"/>
        </w:rPr>
        <w:instrText xml:space="preserve"> TOC \h \z \c "Table" </w:instrText>
      </w:r>
      <w:r>
        <w:rPr>
          <w:rFonts w:ascii="Calibri Light" w:hAnsi="Calibri Light"/>
          <w:color w:val="000000"/>
          <w:rPrChange w:id="1186" w:author="Russell Ott" w:date="2022-05-16T11:47:00Z">
            <w:rPr>
              <w:rFonts w:ascii="Calibri Light" w:hAnsi="Calibri Light"/>
              <w:color w:val="000000"/>
            </w:rPr>
          </w:rPrChange>
        </w:rPr>
        <w:fldChar w:fldCharType="separate"/>
      </w:r>
      <w:del w:id="1187" w:author="Russell Ott" w:date="2022-05-16T11:47:00Z">
        <w:r w:rsidR="001A0138">
          <w:fldChar w:fldCharType="begin"/>
        </w:r>
        <w:r w:rsidR="001A0138">
          <w:delInstrText xml:space="preserve"> HYPERLINK \l "_Toc21926982" </w:delInstrText>
        </w:r>
        <w:r w:rsidR="001A0138">
          <w:fldChar w:fldCharType="separate"/>
        </w:r>
        <w:r w:rsidR="00C12940" w:rsidRPr="00AD08FB">
          <w:rPr>
            <w:rStyle w:val="Hyperlink"/>
            <w:rFonts w:ascii="Calibri Light" w:hAnsi="Calibri Light" w:cs="Calibri Light"/>
            <w:noProof/>
          </w:rPr>
          <w:delText>Table 1: Classifications of specifications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w:delText>
        </w:r>
        <w:r w:rsidR="00C12940" w:rsidRPr="00AD08FB">
          <w:rPr>
            <w:rFonts w:ascii="Calibri Light" w:hAnsi="Calibri Light" w:cs="Calibri Light"/>
            <w:noProof/>
            <w:webHidden/>
          </w:rPr>
          <w:fldChar w:fldCharType="end"/>
        </w:r>
        <w:r w:rsidR="001A0138">
          <w:rPr>
            <w:rFonts w:ascii="Calibri Light" w:hAnsi="Calibri Light" w:cs="Calibri Light"/>
            <w:noProof/>
          </w:rPr>
          <w:fldChar w:fldCharType="end"/>
        </w:r>
      </w:del>
    </w:p>
    <w:p w14:paraId="7318CC3B" w14:textId="77777777" w:rsidR="00C12940" w:rsidRPr="00AD08FB" w:rsidRDefault="001A0138" w:rsidP="003A3D50">
      <w:pPr>
        <w:pStyle w:val="TableofFigures"/>
        <w:tabs>
          <w:tab w:val="right" w:leader="dot" w:pos="9350"/>
        </w:tabs>
        <w:ind w:left="810" w:hanging="810"/>
        <w:rPr>
          <w:del w:id="1188" w:author="Russell Ott" w:date="2022-05-16T11:47:00Z"/>
          <w:rFonts w:ascii="Calibri Light" w:hAnsi="Calibri Light" w:cs="Calibri Light"/>
          <w:noProof/>
        </w:rPr>
      </w:pPr>
      <w:del w:id="1189" w:author="Russell Ott" w:date="2022-05-16T11:47:00Z">
        <w:r>
          <w:fldChar w:fldCharType="begin"/>
        </w:r>
        <w:r>
          <w:delInstrText xml:space="preserve"> HYPERLINK \l "_Toc21926983" </w:delInstrText>
        </w:r>
        <w:r>
          <w:fldChar w:fldCharType="separate"/>
        </w:r>
        <w:r w:rsidR="00C12940" w:rsidRPr="00AD08FB">
          <w:rPr>
            <w:rStyle w:val="Hyperlink"/>
            <w:rFonts w:ascii="Calibri Light" w:hAnsi="Calibri Light" w:cs="Calibri Light"/>
            <w:noProof/>
          </w:rPr>
          <w:delText>Table 2: Review Ballot process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95FE600" w14:textId="77777777" w:rsidR="00C12940" w:rsidRPr="00AD08FB" w:rsidRDefault="001A0138" w:rsidP="003A3D50">
      <w:pPr>
        <w:pStyle w:val="TableofFigures"/>
        <w:tabs>
          <w:tab w:val="right" w:leader="dot" w:pos="9350"/>
        </w:tabs>
        <w:ind w:left="810" w:hanging="810"/>
        <w:rPr>
          <w:del w:id="1190" w:author="Russell Ott" w:date="2022-05-16T11:47:00Z"/>
          <w:rFonts w:ascii="Calibri Light" w:hAnsi="Calibri Light" w:cs="Calibri Light"/>
          <w:noProof/>
        </w:rPr>
      </w:pPr>
      <w:del w:id="1191" w:author="Russell Ott" w:date="2022-05-16T11:47:00Z">
        <w:r>
          <w:fldChar w:fldCharType="begin"/>
        </w:r>
        <w:r>
          <w:delInstrText xml:space="preserve"> HYPERLINK \l "_Toc21926984" </w:delInstrText>
        </w:r>
        <w:r>
          <w:fldChar w:fldCharType="separate"/>
        </w:r>
        <w:r w:rsidR="00C12940" w:rsidRPr="00AD08FB">
          <w:rPr>
            <w:rStyle w:val="Hyperlink"/>
            <w:rFonts w:ascii="Calibri Light" w:hAnsi="Calibri Light" w:cs="Calibri Light"/>
            <w:noProof/>
          </w:rPr>
          <w:delText>Table 3: Aspects of Interoperability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075D81" w14:textId="77777777" w:rsidR="00C12940" w:rsidRPr="00AD08FB" w:rsidRDefault="001A0138" w:rsidP="003A3D50">
      <w:pPr>
        <w:pStyle w:val="TableofFigures"/>
        <w:tabs>
          <w:tab w:val="right" w:leader="dot" w:pos="9350"/>
        </w:tabs>
        <w:ind w:left="810" w:hanging="810"/>
        <w:rPr>
          <w:del w:id="1192" w:author="Russell Ott" w:date="2022-05-16T11:47:00Z"/>
          <w:rFonts w:ascii="Calibri Light" w:hAnsi="Calibri Light" w:cs="Calibri Light"/>
          <w:noProof/>
        </w:rPr>
      </w:pPr>
      <w:del w:id="1193" w:author="Russell Ott" w:date="2022-05-16T11:47:00Z">
        <w:r>
          <w:fldChar w:fldCharType="begin"/>
        </w:r>
        <w:r>
          <w:delInstrText xml:space="preserve"> HYPERLINK \l "_Toc21926985" </w:delInstrText>
        </w:r>
        <w:r>
          <w:fldChar w:fldCharType="separate"/>
        </w:r>
        <w:r w:rsidR="00C12940" w:rsidRPr="00AD08FB">
          <w:rPr>
            <w:rStyle w:val="Hyperlink"/>
            <w:rFonts w:ascii="Calibri Light" w:hAnsi="Calibri Light" w:cs="Calibri Light"/>
            <w:noProof/>
          </w:rPr>
          <w:delText>Table 4:CDA R2 Extensions Used by C-CDA R2.1</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89AC6A0" w14:textId="77777777" w:rsidR="00C12940" w:rsidRPr="00AD08FB" w:rsidRDefault="001A0138" w:rsidP="003A3D50">
      <w:pPr>
        <w:pStyle w:val="TableofFigures"/>
        <w:tabs>
          <w:tab w:val="right" w:leader="dot" w:pos="9350"/>
        </w:tabs>
        <w:ind w:left="810" w:hanging="810"/>
        <w:rPr>
          <w:del w:id="1194" w:author="Russell Ott" w:date="2022-05-16T11:47:00Z"/>
          <w:rFonts w:ascii="Calibri Light" w:hAnsi="Calibri Light" w:cs="Calibri Light"/>
          <w:noProof/>
        </w:rPr>
      </w:pPr>
      <w:del w:id="1195" w:author="Russell Ott" w:date="2022-05-16T11:47:00Z">
        <w:r>
          <w:fldChar w:fldCharType="begin"/>
        </w:r>
        <w:r>
          <w:delInstrText xml:space="preserve"> HYPERLINK \l "_Toc21926986" </w:delInstrText>
        </w:r>
        <w:r>
          <w:fldChar w:fldCharType="separate"/>
        </w:r>
        <w:r w:rsidR="00C12940" w:rsidRPr="00AD08FB">
          <w:rPr>
            <w:rStyle w:val="Hyperlink"/>
            <w:rFonts w:ascii="Calibri Light" w:hAnsi="Calibri Light" w:cs="Calibri Light"/>
            <w:noProof/>
          </w:rPr>
          <w:delText>Table 5: Conformance Verbs, Cardinality and Use of nullFlavor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C2BAC5" w14:textId="77777777" w:rsidR="00C12940" w:rsidRPr="00AD08FB" w:rsidRDefault="001A0138" w:rsidP="003A3D50">
      <w:pPr>
        <w:pStyle w:val="TableofFigures"/>
        <w:tabs>
          <w:tab w:val="right" w:leader="dot" w:pos="9350"/>
        </w:tabs>
        <w:ind w:left="810" w:hanging="810"/>
        <w:rPr>
          <w:del w:id="1196" w:author="Russell Ott" w:date="2022-05-16T11:47:00Z"/>
          <w:rFonts w:ascii="Calibri Light" w:hAnsi="Calibri Light" w:cs="Calibri Light"/>
          <w:noProof/>
        </w:rPr>
      </w:pPr>
      <w:del w:id="1197" w:author="Russell Ott" w:date="2022-05-16T11:47:00Z">
        <w:r>
          <w:fldChar w:fldCharType="begin"/>
        </w:r>
        <w:r>
          <w:delInstrText xml:space="preserve"> H</w:delInstrText>
        </w:r>
        <w:r>
          <w:delInstrText xml:space="preserve">YPERLINK \l "_Toc21926987" </w:delInstrText>
        </w:r>
        <w:r>
          <w:fldChar w:fldCharType="separate"/>
        </w:r>
        <w:r w:rsidR="00C12940" w:rsidRPr="00AD08FB">
          <w:rPr>
            <w:rStyle w:val="Hyperlink"/>
            <w:rFonts w:ascii="Calibri Light" w:hAnsi="Calibri Light" w:cs="Calibri Light"/>
            <w:noProof/>
          </w:rPr>
          <w:delText>Table 6: Document templates defined in C-CDA R2.1, sorted by category.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D83FED1" w14:textId="77777777" w:rsidR="00C12940" w:rsidRPr="00AD08FB" w:rsidRDefault="001A0138" w:rsidP="003A3D50">
      <w:pPr>
        <w:pStyle w:val="TableofFigures"/>
        <w:tabs>
          <w:tab w:val="right" w:leader="dot" w:pos="9350"/>
        </w:tabs>
        <w:ind w:left="810" w:hanging="810"/>
        <w:rPr>
          <w:del w:id="1198" w:author="Russell Ott" w:date="2022-05-16T11:47:00Z"/>
          <w:rFonts w:ascii="Calibri Light" w:hAnsi="Calibri Light" w:cs="Calibri Light"/>
          <w:noProof/>
        </w:rPr>
      </w:pPr>
      <w:del w:id="1199" w:author="Russell Ott" w:date="2022-05-16T11:47:00Z">
        <w:r>
          <w:fldChar w:fldCharType="begin"/>
        </w:r>
        <w:r>
          <w:delInstrText xml:space="preserve"> HYPERLINK \l "_Toc21926988" </w:delInstrText>
        </w:r>
        <w:r>
          <w:fldChar w:fldCharType="separate"/>
        </w:r>
        <w:r w:rsidR="00C12940" w:rsidRPr="00AD08FB">
          <w:rPr>
            <w:rStyle w:val="Hyperlink"/>
            <w:rFonts w:ascii="Calibri Light" w:hAnsi="Calibri Light" w:cs="Calibri Light"/>
            <w:noProof/>
          </w:rPr>
          <w:delText>Table 7: from Concise Consolidated CDA: Deploying Encounter Summary Documents with Clinical Notes. Document Information Available during the IHE Query and in the stored C-CDA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BD37D4D" w14:textId="77777777" w:rsidR="00C12940" w:rsidRPr="00AD08FB" w:rsidRDefault="001A0138" w:rsidP="003A3D50">
      <w:pPr>
        <w:pStyle w:val="TableofFigures"/>
        <w:tabs>
          <w:tab w:val="right" w:leader="dot" w:pos="9350"/>
        </w:tabs>
        <w:ind w:left="810" w:hanging="810"/>
        <w:rPr>
          <w:del w:id="1200" w:author="Russell Ott" w:date="2022-05-16T11:47:00Z"/>
          <w:rFonts w:ascii="Calibri Light" w:hAnsi="Calibri Light" w:cs="Calibri Light"/>
          <w:noProof/>
        </w:rPr>
      </w:pPr>
      <w:del w:id="1201" w:author="Russell Ott" w:date="2022-05-16T11:47:00Z">
        <w:r>
          <w:fldChar w:fldCharType="begin"/>
        </w:r>
        <w:r>
          <w:delInstrText xml:space="preserve"> HYPERLINK \l "_Toc21926989" </w:delInstrText>
        </w:r>
        <w:r>
          <w:fldChar w:fldCharType="separate"/>
        </w:r>
        <w:r w:rsidR="00C12940" w:rsidRPr="00AD08FB">
          <w:rPr>
            <w:rStyle w:val="Hyperlink"/>
            <w:rFonts w:ascii="Calibri Light" w:hAnsi="Calibri Light" w:cs="Calibri Light"/>
            <w:noProof/>
          </w:rPr>
          <w:delText>Table 8: LOINC Coding for Document Level clinical note types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B7AE9F5" w14:textId="77777777" w:rsidR="00C12940" w:rsidRPr="00AD08FB" w:rsidRDefault="001A0138" w:rsidP="003A3D50">
      <w:pPr>
        <w:pStyle w:val="TableofFigures"/>
        <w:tabs>
          <w:tab w:val="right" w:leader="dot" w:pos="9350"/>
        </w:tabs>
        <w:ind w:left="810" w:hanging="810"/>
        <w:rPr>
          <w:del w:id="1202" w:author="Russell Ott" w:date="2022-05-16T11:47:00Z"/>
          <w:rFonts w:ascii="Calibri Light" w:hAnsi="Calibri Light" w:cs="Calibri Light"/>
          <w:noProof/>
        </w:rPr>
      </w:pPr>
      <w:del w:id="1203" w:author="Russell Ott" w:date="2022-05-16T11:47:00Z">
        <w:r>
          <w:fldChar w:fldCharType="begin"/>
        </w:r>
        <w:r>
          <w:delInstrText xml:space="preserve"> HYPERLINK \l "_Toc21926990" </w:delInstrText>
        </w:r>
        <w:r>
          <w:fldChar w:fldCharType="separate"/>
        </w:r>
        <w:r w:rsidR="00C12940" w:rsidRPr="00AD08FB">
          <w:rPr>
            <w:rStyle w:val="Hyperlink"/>
            <w:rFonts w:ascii="Calibri Light" w:hAnsi="Calibri Light" w:cs="Calibri Light"/>
            <w:noProof/>
          </w:rPr>
          <w:delText>Table 9: LOINC Codes for section- and entry- level clinical notes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56E46EE" w14:textId="77777777" w:rsidR="00C12940" w:rsidRPr="00AD08FB" w:rsidRDefault="001A0138" w:rsidP="003A3D50">
      <w:pPr>
        <w:pStyle w:val="TableofFigures"/>
        <w:tabs>
          <w:tab w:val="right" w:leader="dot" w:pos="9350"/>
        </w:tabs>
        <w:ind w:left="810" w:hanging="810"/>
        <w:rPr>
          <w:del w:id="1204" w:author="Russell Ott" w:date="2022-05-16T11:47:00Z"/>
          <w:rFonts w:ascii="Calibri Light" w:hAnsi="Calibri Light" w:cs="Calibri Light"/>
          <w:noProof/>
        </w:rPr>
      </w:pPr>
      <w:del w:id="1205" w:author="Russell Ott" w:date="2022-05-16T11:47:00Z">
        <w:r>
          <w:fldChar w:fldCharType="begin"/>
        </w:r>
        <w:r>
          <w:delInstrText xml:space="preserve"> HYPERLINK \l "_Toc21926991" </w:delInstrText>
        </w:r>
        <w:r>
          <w:fldChar w:fldCharType="separate"/>
        </w:r>
        <w:r w:rsidR="00C12940" w:rsidRPr="00AD08FB">
          <w:rPr>
            <w:rStyle w:val="Hyperlink"/>
            <w:rFonts w:ascii="Calibri Light" w:hAnsi="Calibri Light" w:cs="Calibri Light"/>
            <w:noProof/>
          </w:rPr>
          <w:delText>Table 10: Patient Data Elements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2A3D3A8" w14:textId="77777777" w:rsidR="00C12940" w:rsidRPr="00AD08FB" w:rsidRDefault="001A0138" w:rsidP="003A3D50">
      <w:pPr>
        <w:pStyle w:val="TableofFigures"/>
        <w:tabs>
          <w:tab w:val="right" w:leader="dot" w:pos="9350"/>
        </w:tabs>
        <w:ind w:left="810" w:hanging="810"/>
        <w:rPr>
          <w:del w:id="1206" w:author="Russell Ott" w:date="2022-05-16T11:47:00Z"/>
          <w:rFonts w:ascii="Calibri Light" w:hAnsi="Calibri Light" w:cs="Calibri Light"/>
          <w:noProof/>
        </w:rPr>
      </w:pPr>
      <w:del w:id="1207" w:author="Russell Ott" w:date="2022-05-16T11:47:00Z">
        <w:r>
          <w:fldChar w:fldCharType="begin"/>
        </w:r>
        <w:r>
          <w:delInstrText xml:space="preserve"> HYPERLINK \l "_Toc21926992" </w:delInstrText>
        </w:r>
        <w:r>
          <w:fldChar w:fldCharType="separate"/>
        </w:r>
        <w:r w:rsidR="00C12940" w:rsidRPr="00AD08FB">
          <w:rPr>
            <w:rStyle w:val="Hyperlink"/>
            <w:rFonts w:ascii="Calibri Light" w:hAnsi="Calibri Light" w:cs="Calibri Light"/>
            <w:noProof/>
          </w:rPr>
          <w:delText>Table 11: Patient Identifiers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1FB9A8A" w14:textId="77777777" w:rsidR="00C12940" w:rsidRPr="00AD08FB" w:rsidRDefault="001A0138" w:rsidP="003A3D50">
      <w:pPr>
        <w:pStyle w:val="TableofFigures"/>
        <w:tabs>
          <w:tab w:val="right" w:leader="dot" w:pos="9350"/>
        </w:tabs>
        <w:ind w:left="810" w:hanging="810"/>
        <w:rPr>
          <w:del w:id="1208" w:author="Russell Ott" w:date="2022-05-16T11:47:00Z"/>
          <w:rFonts w:ascii="Calibri Light" w:hAnsi="Calibri Light" w:cs="Calibri Light"/>
          <w:noProof/>
        </w:rPr>
      </w:pPr>
      <w:del w:id="1209" w:author="Russell Ott" w:date="2022-05-16T11:47:00Z">
        <w:r>
          <w:fldChar w:fldCharType="begin"/>
        </w:r>
        <w:r>
          <w:delInstrText xml:space="preserve"> HYPERLINK \l "_Toc21926993" </w:delInstrText>
        </w:r>
        <w:r>
          <w:fldChar w:fldCharType="separate"/>
        </w:r>
        <w:r w:rsidR="00C12940" w:rsidRPr="00AD08FB">
          <w:rPr>
            <w:rStyle w:val="Hyperlink"/>
            <w:rFonts w:ascii="Calibri Light" w:hAnsi="Calibri Light" w:cs="Calibri Light"/>
            <w:noProof/>
          </w:rPr>
          <w:delText>Table 12: Header Elements for Care Team Members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C64770D" w14:textId="77777777" w:rsidR="00C12940" w:rsidRPr="00AD08FB" w:rsidRDefault="001A0138" w:rsidP="003A3D50">
      <w:pPr>
        <w:pStyle w:val="TableofFigures"/>
        <w:tabs>
          <w:tab w:val="right" w:leader="dot" w:pos="9350"/>
        </w:tabs>
        <w:ind w:left="810" w:hanging="810"/>
        <w:rPr>
          <w:del w:id="1210" w:author="Russell Ott" w:date="2022-05-16T11:47:00Z"/>
          <w:rFonts w:ascii="Calibri Light" w:hAnsi="Calibri Light" w:cs="Calibri Light"/>
          <w:noProof/>
        </w:rPr>
      </w:pPr>
      <w:del w:id="1211" w:author="Russell Ott" w:date="2022-05-16T11:47:00Z">
        <w:r>
          <w:fldChar w:fldCharType="begin"/>
        </w:r>
        <w:r>
          <w:delInstrText xml:space="preserve"> HYPERLINK \l "_Toc21926994" </w:delInstrText>
        </w:r>
        <w:r>
          <w:fldChar w:fldCharType="separate"/>
        </w:r>
        <w:r w:rsidR="00C12940" w:rsidRPr="00AD08FB">
          <w:rPr>
            <w:rStyle w:val="Hyperlink"/>
            <w:rFonts w:ascii="Calibri Light" w:hAnsi="Calibri Light" w:cs="Calibri Light"/>
            <w:noProof/>
          </w:rPr>
          <w:delText>Table 13: C-CDA R2.1 Document-Level Templates for Representing Clinical Notes as Structured Documents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537FC2C" w14:textId="77777777" w:rsidR="00C12940" w:rsidRPr="00AD08FB" w:rsidRDefault="001A0138" w:rsidP="003A3D50">
      <w:pPr>
        <w:pStyle w:val="TableofFigures"/>
        <w:tabs>
          <w:tab w:val="right" w:leader="dot" w:pos="9350"/>
        </w:tabs>
        <w:ind w:left="810" w:hanging="810"/>
        <w:rPr>
          <w:del w:id="1212" w:author="Russell Ott" w:date="2022-05-16T11:47:00Z"/>
          <w:rFonts w:ascii="Calibri Light" w:hAnsi="Calibri Light" w:cs="Calibri Light"/>
          <w:noProof/>
        </w:rPr>
      </w:pPr>
      <w:del w:id="1213" w:author="Russell Ott" w:date="2022-05-16T11:47:00Z">
        <w:r>
          <w:fldChar w:fldCharType="begin"/>
        </w:r>
        <w:r>
          <w:delInstrText xml:space="preserve"> HYPERLINK \l "_Toc21926995" </w:delInstrText>
        </w:r>
        <w:r>
          <w:fldChar w:fldCharType="separate"/>
        </w:r>
        <w:r w:rsidR="00C12940" w:rsidRPr="00AD08FB">
          <w:rPr>
            <w:rStyle w:val="Hyperlink"/>
            <w:rFonts w:ascii="Calibri Light" w:hAnsi="Calibri Light" w:cs="Calibri Light"/>
            <w:noProof/>
          </w:rPr>
          <w:delText>Table 14:  Document Templates of Unstructured Clinical Notes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D204A5" w14:textId="77777777" w:rsidR="00C12940" w:rsidRPr="00AD08FB" w:rsidRDefault="001A0138" w:rsidP="003A3D50">
      <w:pPr>
        <w:pStyle w:val="TableofFigures"/>
        <w:tabs>
          <w:tab w:val="right" w:leader="dot" w:pos="9350"/>
        </w:tabs>
        <w:ind w:left="810" w:hanging="810"/>
        <w:rPr>
          <w:del w:id="1214" w:author="Russell Ott" w:date="2022-05-16T11:47:00Z"/>
          <w:rFonts w:ascii="Calibri Light" w:hAnsi="Calibri Light" w:cs="Calibri Light"/>
          <w:noProof/>
        </w:rPr>
      </w:pPr>
      <w:del w:id="1215" w:author="Russell Ott" w:date="2022-05-16T11:47:00Z">
        <w:r>
          <w:fldChar w:fldCharType="begin"/>
        </w:r>
        <w:r>
          <w:delInstrText xml:space="preserve"> HYPERLINK \l "_Toc21926996" </w:delInstrText>
        </w:r>
        <w:r>
          <w:fldChar w:fldCharType="separate"/>
        </w:r>
        <w:r w:rsidR="00C12940" w:rsidRPr="00AD08FB">
          <w:rPr>
            <w:rStyle w:val="Hyperlink"/>
            <w:rFonts w:ascii="Calibri Light" w:hAnsi="Calibri Light" w:cs="Calibri Light"/>
            <w:noProof/>
          </w:rPr>
          <w:delText>Table 15: Payer additional content requirements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708ED8F" w14:textId="77777777" w:rsidR="00C12940" w:rsidRPr="00AD08FB" w:rsidRDefault="001A0138" w:rsidP="003A3D50">
      <w:pPr>
        <w:pStyle w:val="TableofFigures"/>
        <w:tabs>
          <w:tab w:val="right" w:leader="dot" w:pos="9350"/>
        </w:tabs>
        <w:ind w:left="810" w:hanging="810"/>
        <w:rPr>
          <w:del w:id="1216" w:author="Russell Ott" w:date="2022-05-16T11:47:00Z"/>
          <w:rFonts w:ascii="Calibri Light" w:hAnsi="Calibri Light" w:cs="Calibri Light"/>
          <w:noProof/>
        </w:rPr>
      </w:pPr>
      <w:del w:id="1217" w:author="Russell Ott" w:date="2022-05-16T11:47:00Z">
        <w:r>
          <w:fldChar w:fldCharType="begin"/>
        </w:r>
        <w:r>
          <w:delInstrText xml:space="preserve"> HYPERLINK \l "_</w:delInstrText>
        </w:r>
        <w:r>
          <w:delInstrText xml:space="preserve">Toc21926997" </w:delInstrText>
        </w:r>
        <w:r>
          <w:fldChar w:fldCharType="separate"/>
        </w:r>
        <w:r w:rsidR="00C12940" w:rsidRPr="00AD08FB">
          <w:rPr>
            <w:rStyle w:val="Hyperlink"/>
            <w:rFonts w:ascii="Calibri Light" w:hAnsi="Calibri Light" w:cs="Calibri Light"/>
            <w:noProof/>
          </w:rPr>
          <w:delText>Table 16: Care Plan (Nutrition)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C8E4297" w14:textId="77777777" w:rsidR="00C12940" w:rsidRPr="00AD08FB" w:rsidRDefault="001A0138" w:rsidP="003A3D50">
      <w:pPr>
        <w:pStyle w:val="TableofFigures"/>
        <w:tabs>
          <w:tab w:val="right" w:leader="dot" w:pos="9350"/>
        </w:tabs>
        <w:ind w:left="810" w:hanging="810"/>
        <w:rPr>
          <w:del w:id="1218" w:author="Russell Ott" w:date="2022-05-16T11:47:00Z"/>
          <w:rFonts w:ascii="Calibri Light" w:hAnsi="Calibri Light" w:cs="Calibri Light"/>
          <w:noProof/>
        </w:rPr>
      </w:pPr>
      <w:del w:id="1219" w:author="Russell Ott" w:date="2022-05-16T11:47:00Z">
        <w:r>
          <w:fldChar w:fldCharType="begin"/>
        </w:r>
        <w:r>
          <w:delInstrText xml:space="preserve"> HYPERLINK \l "_Toc21926998" </w:delInstrText>
        </w:r>
        <w:r>
          <w:fldChar w:fldCharType="separate"/>
        </w:r>
        <w:r w:rsidR="00C12940" w:rsidRPr="00AD08FB">
          <w:rPr>
            <w:rStyle w:val="Hyperlink"/>
            <w:rFonts w:ascii="Calibri Light" w:hAnsi="Calibri Light" w:cs="Calibri Light"/>
            <w:noProof/>
          </w:rPr>
          <w:delText>Table 17: Care Plan: Document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89D8B2B" w14:textId="77777777" w:rsidR="00C12940" w:rsidRPr="00AD08FB" w:rsidRDefault="001A0138" w:rsidP="003A3D50">
      <w:pPr>
        <w:pStyle w:val="TableofFigures"/>
        <w:tabs>
          <w:tab w:val="right" w:leader="dot" w:pos="9350"/>
        </w:tabs>
        <w:ind w:left="810" w:hanging="810"/>
        <w:rPr>
          <w:del w:id="1220" w:author="Russell Ott" w:date="2022-05-16T11:47:00Z"/>
          <w:rFonts w:ascii="Calibri Light" w:hAnsi="Calibri Light" w:cs="Calibri Light"/>
          <w:noProof/>
        </w:rPr>
      </w:pPr>
      <w:del w:id="1221" w:author="Russell Ott" w:date="2022-05-16T11:47:00Z">
        <w:r>
          <w:fldChar w:fldCharType="begin"/>
        </w:r>
        <w:r>
          <w:delInstrText xml:space="preserve"> HYPERLINK \l "_Toc21926999" </w:delInstrText>
        </w:r>
        <w:r>
          <w:fldChar w:fldCharType="separate"/>
        </w:r>
        <w:r w:rsidR="00C12940" w:rsidRPr="00AD08FB">
          <w:rPr>
            <w:rStyle w:val="Hyperlink"/>
            <w:rFonts w:ascii="Calibri Light" w:hAnsi="Calibri Light" w:cs="Calibri Light"/>
            <w:noProof/>
          </w:rPr>
          <w:delText>Table 18: Consultation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EF0FB9D" w14:textId="77777777" w:rsidR="00C12940" w:rsidRPr="00AD08FB" w:rsidRDefault="001A0138" w:rsidP="003A3D50">
      <w:pPr>
        <w:pStyle w:val="TableofFigures"/>
        <w:tabs>
          <w:tab w:val="right" w:leader="dot" w:pos="9350"/>
        </w:tabs>
        <w:ind w:left="810" w:hanging="810"/>
        <w:rPr>
          <w:del w:id="1222" w:author="Russell Ott" w:date="2022-05-16T11:47:00Z"/>
          <w:rFonts w:ascii="Calibri Light" w:hAnsi="Calibri Light" w:cs="Calibri Light"/>
          <w:noProof/>
        </w:rPr>
      </w:pPr>
      <w:del w:id="1223" w:author="Russell Ott" w:date="2022-05-16T11:47:00Z">
        <w:r>
          <w:fldChar w:fldCharType="begin"/>
        </w:r>
        <w:r>
          <w:delInstrText xml:space="preserve"> HYPERLINK \l "_Toc21927000" </w:delInstrText>
        </w:r>
        <w:r>
          <w:fldChar w:fldCharType="separate"/>
        </w:r>
        <w:r w:rsidR="00C12940" w:rsidRPr="00AD08FB">
          <w:rPr>
            <w:rStyle w:val="Hyperlink"/>
            <w:rFonts w:ascii="Calibri Light" w:hAnsi="Calibri Light" w:cs="Calibri Light"/>
            <w:noProof/>
          </w:rPr>
          <w:delText>Table 19: Continuity of Care Document: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DF18DC8" w14:textId="77777777" w:rsidR="00C12940" w:rsidRPr="00AD08FB" w:rsidRDefault="001A0138" w:rsidP="003A3D50">
      <w:pPr>
        <w:pStyle w:val="TableofFigures"/>
        <w:tabs>
          <w:tab w:val="right" w:leader="dot" w:pos="9350"/>
        </w:tabs>
        <w:ind w:left="810" w:hanging="810"/>
        <w:rPr>
          <w:del w:id="1224" w:author="Russell Ott" w:date="2022-05-16T11:47:00Z"/>
          <w:rFonts w:ascii="Calibri Light" w:hAnsi="Calibri Light" w:cs="Calibri Light"/>
          <w:noProof/>
        </w:rPr>
      </w:pPr>
      <w:del w:id="1225" w:author="Russell Ott" w:date="2022-05-16T11:47:00Z">
        <w:r>
          <w:fldChar w:fldCharType="begin"/>
        </w:r>
        <w:r>
          <w:delInstrText xml:space="preserve"> HYPERLINK \l "_Toc21927001" </w:delInstrText>
        </w:r>
        <w:r>
          <w:fldChar w:fldCharType="separate"/>
        </w:r>
        <w:r w:rsidR="00C12940" w:rsidRPr="00AD08FB">
          <w:rPr>
            <w:rStyle w:val="Hyperlink"/>
            <w:rFonts w:ascii="Calibri Light" w:hAnsi="Calibri Light" w:cs="Calibri Light"/>
            <w:noProof/>
          </w:rPr>
          <w:delText>Table 20: Diagnostic Imaging Report: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6D8D9AC" w14:textId="77777777" w:rsidR="00C12940" w:rsidRPr="00AD08FB" w:rsidRDefault="001A0138" w:rsidP="003A3D50">
      <w:pPr>
        <w:pStyle w:val="TableofFigures"/>
        <w:tabs>
          <w:tab w:val="right" w:leader="dot" w:pos="9350"/>
        </w:tabs>
        <w:ind w:left="810" w:hanging="810"/>
        <w:rPr>
          <w:del w:id="1226" w:author="Russell Ott" w:date="2022-05-16T11:47:00Z"/>
          <w:rFonts w:ascii="Calibri Light" w:hAnsi="Calibri Light" w:cs="Calibri Light"/>
          <w:noProof/>
        </w:rPr>
      </w:pPr>
      <w:del w:id="1227" w:author="Russell Ott" w:date="2022-05-16T11:47:00Z">
        <w:r>
          <w:fldChar w:fldCharType="begin"/>
        </w:r>
        <w:r>
          <w:delInstrText xml:space="preserve"> HYPER</w:delInstrText>
        </w:r>
        <w:r>
          <w:delInstrText xml:space="preserve">LINK \l "_Toc21927002" </w:delInstrText>
        </w:r>
        <w:r>
          <w:fldChar w:fldCharType="separate"/>
        </w:r>
        <w:r w:rsidR="00C12940" w:rsidRPr="00AD08FB">
          <w:rPr>
            <w:rStyle w:val="Hyperlink"/>
            <w:rFonts w:ascii="Calibri Light" w:hAnsi="Calibri Light" w:cs="Calibri Light"/>
            <w:noProof/>
          </w:rPr>
          <w:delText>Table 21: Discharge Summary: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8234ECF" w14:textId="77777777" w:rsidR="00C12940" w:rsidRPr="00AD08FB" w:rsidRDefault="001A0138" w:rsidP="003A3D50">
      <w:pPr>
        <w:pStyle w:val="TableofFigures"/>
        <w:tabs>
          <w:tab w:val="right" w:leader="dot" w:pos="9350"/>
        </w:tabs>
        <w:ind w:left="810" w:hanging="810"/>
        <w:rPr>
          <w:del w:id="1228" w:author="Russell Ott" w:date="2022-05-16T11:47:00Z"/>
          <w:rFonts w:ascii="Calibri Light" w:hAnsi="Calibri Light" w:cs="Calibri Light"/>
          <w:noProof/>
        </w:rPr>
      </w:pPr>
      <w:del w:id="1229" w:author="Russell Ott" w:date="2022-05-16T11:47:00Z">
        <w:r>
          <w:fldChar w:fldCharType="begin"/>
        </w:r>
        <w:r>
          <w:delInstrText xml:space="preserve"> HYPERLINK \l "_Toc21927003" </w:delInstrText>
        </w:r>
        <w:r>
          <w:fldChar w:fldCharType="separate"/>
        </w:r>
        <w:r w:rsidR="00C12940" w:rsidRPr="00AD08FB">
          <w:rPr>
            <w:rStyle w:val="Hyperlink"/>
            <w:rFonts w:ascii="Calibri Light" w:hAnsi="Calibri Light" w:cs="Calibri Light"/>
            <w:noProof/>
          </w:rPr>
          <w:delText>Table 22: History and Physical: Document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D93454D" w14:textId="77777777" w:rsidR="00C12940" w:rsidRPr="00AD08FB" w:rsidRDefault="001A0138" w:rsidP="003A3D50">
      <w:pPr>
        <w:pStyle w:val="TableofFigures"/>
        <w:tabs>
          <w:tab w:val="right" w:leader="dot" w:pos="9350"/>
        </w:tabs>
        <w:ind w:left="810" w:hanging="810"/>
        <w:rPr>
          <w:del w:id="1230" w:author="Russell Ott" w:date="2022-05-16T11:47:00Z"/>
          <w:rFonts w:ascii="Calibri Light" w:hAnsi="Calibri Light" w:cs="Calibri Light"/>
          <w:noProof/>
        </w:rPr>
      </w:pPr>
      <w:del w:id="1231" w:author="Russell Ott" w:date="2022-05-16T11:47:00Z">
        <w:r>
          <w:fldChar w:fldCharType="begin"/>
        </w:r>
        <w:r>
          <w:delInstrText xml:space="preserve"> HYPERLINK \l "_Toc21927004" </w:delInstrText>
        </w:r>
        <w:r>
          <w:fldChar w:fldCharType="separate"/>
        </w:r>
        <w:r w:rsidR="00C12940" w:rsidRPr="00AD08FB">
          <w:rPr>
            <w:rStyle w:val="Hyperlink"/>
            <w:rFonts w:ascii="Calibri Light" w:hAnsi="Calibri Light" w:cs="Calibri Light"/>
            <w:noProof/>
          </w:rPr>
          <w:delText>Table 23: Operative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5D6563D" w14:textId="77777777" w:rsidR="00C12940" w:rsidRPr="00AD08FB" w:rsidRDefault="001A0138" w:rsidP="003A3D50">
      <w:pPr>
        <w:pStyle w:val="TableofFigures"/>
        <w:tabs>
          <w:tab w:val="right" w:leader="dot" w:pos="9350"/>
        </w:tabs>
        <w:ind w:left="810" w:hanging="810"/>
        <w:rPr>
          <w:del w:id="1232" w:author="Russell Ott" w:date="2022-05-16T11:47:00Z"/>
          <w:rFonts w:ascii="Calibri Light" w:hAnsi="Calibri Light" w:cs="Calibri Light"/>
          <w:noProof/>
        </w:rPr>
      </w:pPr>
      <w:del w:id="1233" w:author="Russell Ott" w:date="2022-05-16T11:47:00Z">
        <w:r>
          <w:fldChar w:fldCharType="begin"/>
        </w:r>
        <w:r>
          <w:delInstrText xml:space="preserve"> HYPERLINK \l "_Toc21927005" </w:delInstrText>
        </w:r>
        <w:r>
          <w:fldChar w:fldCharType="separate"/>
        </w:r>
        <w:r w:rsidR="00C12940" w:rsidRPr="00AD08FB">
          <w:rPr>
            <w:rStyle w:val="Hyperlink"/>
            <w:rFonts w:ascii="Calibri Light" w:hAnsi="Calibri Light" w:cs="Calibri Light"/>
            <w:noProof/>
          </w:rPr>
          <w:delText>Table 24: Procedure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AB755FF" w14:textId="77777777" w:rsidR="00C12940" w:rsidRPr="00AD08FB" w:rsidRDefault="001A0138" w:rsidP="003A3D50">
      <w:pPr>
        <w:pStyle w:val="TableofFigures"/>
        <w:tabs>
          <w:tab w:val="right" w:leader="dot" w:pos="9350"/>
        </w:tabs>
        <w:ind w:left="810" w:hanging="810"/>
        <w:rPr>
          <w:del w:id="1234" w:author="Russell Ott" w:date="2022-05-16T11:47:00Z"/>
          <w:rFonts w:ascii="Calibri Light" w:hAnsi="Calibri Light" w:cs="Calibri Light"/>
          <w:noProof/>
        </w:rPr>
      </w:pPr>
      <w:del w:id="1235" w:author="Russell Ott" w:date="2022-05-16T11:47:00Z">
        <w:r>
          <w:fldChar w:fldCharType="begin"/>
        </w:r>
        <w:r>
          <w:delInstrText xml:space="preserve"> HYPERLINK \l "_Toc21927006" </w:delInstrText>
        </w:r>
        <w:r>
          <w:fldChar w:fldCharType="separate"/>
        </w:r>
        <w:r w:rsidR="00C12940" w:rsidRPr="00AD08FB">
          <w:rPr>
            <w:rStyle w:val="Hyperlink"/>
            <w:rFonts w:ascii="Calibri Light" w:hAnsi="Calibri Light" w:cs="Calibri Light"/>
            <w:noProof/>
          </w:rPr>
          <w:delText>Table 25: Progress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66B10CC" w14:textId="77777777" w:rsidR="00C12940" w:rsidRPr="00AD08FB" w:rsidRDefault="001A0138" w:rsidP="003A3D50">
      <w:pPr>
        <w:pStyle w:val="TableofFigures"/>
        <w:tabs>
          <w:tab w:val="right" w:leader="dot" w:pos="9350"/>
        </w:tabs>
        <w:ind w:left="810" w:hanging="810"/>
        <w:rPr>
          <w:del w:id="1236" w:author="Russell Ott" w:date="2022-05-16T11:47:00Z"/>
          <w:rFonts w:ascii="Calibri Light" w:hAnsi="Calibri Light" w:cs="Calibri Light"/>
          <w:noProof/>
        </w:rPr>
      </w:pPr>
      <w:del w:id="1237" w:author="Russell Ott" w:date="2022-05-16T11:47:00Z">
        <w:r>
          <w:fldChar w:fldCharType="begin"/>
        </w:r>
        <w:r>
          <w:delInstrText xml:space="preserve"> HYPERLINK \l "_To</w:delInstrText>
        </w:r>
        <w:r>
          <w:delInstrText xml:space="preserve">c21927007" </w:delInstrText>
        </w:r>
        <w:r>
          <w:fldChar w:fldCharType="separate"/>
        </w:r>
        <w:r w:rsidR="00C12940" w:rsidRPr="00AD08FB">
          <w:rPr>
            <w:rStyle w:val="Hyperlink"/>
            <w:rFonts w:ascii="Calibri Light" w:hAnsi="Calibri Light" w:cs="Calibri Light"/>
            <w:noProof/>
          </w:rPr>
          <w:delText>Table 26: Referral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47030F0" w14:textId="77777777" w:rsidR="00C12940" w:rsidRPr="00AD08FB" w:rsidRDefault="001A0138" w:rsidP="003A3D50">
      <w:pPr>
        <w:pStyle w:val="TableofFigures"/>
        <w:tabs>
          <w:tab w:val="right" w:leader="dot" w:pos="9350"/>
        </w:tabs>
        <w:ind w:left="810" w:hanging="810"/>
        <w:rPr>
          <w:del w:id="1238" w:author="Russell Ott" w:date="2022-05-16T11:47:00Z"/>
          <w:rFonts w:ascii="Calibri Light" w:hAnsi="Calibri Light" w:cs="Calibri Light"/>
          <w:noProof/>
        </w:rPr>
      </w:pPr>
      <w:del w:id="1239" w:author="Russell Ott" w:date="2022-05-16T11:47:00Z">
        <w:r>
          <w:fldChar w:fldCharType="begin"/>
        </w:r>
        <w:r>
          <w:delInstrText xml:space="preserve"> HYPERLINK \l "_Toc21927008" </w:delInstrText>
        </w:r>
        <w:r>
          <w:fldChar w:fldCharType="separate"/>
        </w:r>
        <w:r w:rsidR="00C12940" w:rsidRPr="00AD08FB">
          <w:rPr>
            <w:rStyle w:val="Hyperlink"/>
            <w:rFonts w:ascii="Calibri Light" w:hAnsi="Calibri Light" w:cs="Calibri Light"/>
            <w:noProof/>
          </w:rPr>
          <w:delText>Table 27: Transfer Summary: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F121DF5" w14:textId="77777777" w:rsidR="00C12940" w:rsidRPr="00AD08FB" w:rsidRDefault="001A0138" w:rsidP="003A3D50">
      <w:pPr>
        <w:pStyle w:val="TableofFigures"/>
        <w:tabs>
          <w:tab w:val="right" w:leader="dot" w:pos="9350"/>
        </w:tabs>
        <w:ind w:left="810" w:hanging="810"/>
        <w:rPr>
          <w:del w:id="1240" w:author="Russell Ott" w:date="2022-05-16T11:47:00Z"/>
          <w:rFonts w:ascii="Calibri Light" w:hAnsi="Calibri Light" w:cs="Calibri Light"/>
          <w:noProof/>
        </w:rPr>
      </w:pPr>
      <w:del w:id="1241" w:author="Russell Ott" w:date="2022-05-16T11:47:00Z">
        <w:r>
          <w:fldChar w:fldCharType="begin"/>
        </w:r>
        <w:r>
          <w:delInstrText xml:space="preserve"> HYPERLINK \l "_Toc21927009" </w:delInstrText>
        </w:r>
        <w:r>
          <w:fldChar w:fldCharType="separate"/>
        </w:r>
        <w:r w:rsidR="00C12940" w:rsidRPr="00AD08FB">
          <w:rPr>
            <w:rStyle w:val="Hyperlink"/>
            <w:rFonts w:ascii="Calibri Light" w:hAnsi="Calibri Light" w:cs="Calibri Light"/>
            <w:noProof/>
          </w:rPr>
          <w:delText>Table 28: HTML tags for formatting Narrative Text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51437BD" w14:textId="77777777" w:rsidR="00C12940" w:rsidRPr="00AD08FB" w:rsidRDefault="001A0138" w:rsidP="003A3D50">
      <w:pPr>
        <w:pStyle w:val="TableofFigures"/>
        <w:tabs>
          <w:tab w:val="right" w:leader="dot" w:pos="9350"/>
        </w:tabs>
        <w:ind w:left="810" w:hanging="810"/>
        <w:rPr>
          <w:del w:id="1242" w:author="Russell Ott" w:date="2022-05-16T11:47:00Z"/>
          <w:rFonts w:ascii="Calibri Light" w:hAnsi="Calibri Light" w:cs="Calibri Light"/>
          <w:noProof/>
        </w:rPr>
      </w:pPr>
      <w:del w:id="1243" w:author="Russell Ott" w:date="2022-05-16T11:47:00Z">
        <w:r>
          <w:fldChar w:fldCharType="begin"/>
        </w:r>
        <w:r>
          <w:delInstrText xml:space="preserve"> HYPERLINK \l "_Toc21927010" </w:delInstrText>
        </w:r>
        <w:r>
          <w:fldChar w:fldCharType="separate"/>
        </w:r>
        <w:r w:rsidR="00C12940" w:rsidRPr="00AD08FB">
          <w:rPr>
            <w:rStyle w:val="Hyperlink"/>
            <w:rFonts w:ascii="Calibri Light" w:hAnsi="Calibri Light" w:cs="Calibri Light"/>
            <w:noProof/>
          </w:rPr>
          <w:delText>Table 29: List of social, psychological, and behavioral data elements defined in the 2019 ISA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3AB31B1" w14:textId="77777777" w:rsidR="00C12940" w:rsidRPr="00AD08FB" w:rsidRDefault="001A0138" w:rsidP="003A3D50">
      <w:pPr>
        <w:pStyle w:val="TableofFigures"/>
        <w:tabs>
          <w:tab w:val="right" w:leader="dot" w:pos="9350"/>
        </w:tabs>
        <w:ind w:left="810" w:hanging="810"/>
        <w:rPr>
          <w:del w:id="1244" w:author="Russell Ott" w:date="2022-05-16T11:47:00Z"/>
          <w:rFonts w:ascii="Calibri Light" w:hAnsi="Calibri Light" w:cs="Calibri Light"/>
          <w:noProof/>
        </w:rPr>
      </w:pPr>
      <w:del w:id="1245" w:author="Russell Ott" w:date="2022-05-16T11:47:00Z">
        <w:r>
          <w:fldChar w:fldCharType="begin"/>
        </w:r>
        <w:r>
          <w:delInstrText xml:space="preserve"> HYPERLINK \l "_Toc21927011" </w:delInstrText>
        </w:r>
        <w:r>
          <w:fldChar w:fldCharType="separate"/>
        </w:r>
        <w:r w:rsidR="00C12940" w:rsidRPr="00AD08FB">
          <w:rPr>
            <w:rStyle w:val="Hyperlink"/>
            <w:rFonts w:ascii="Calibri Light" w:hAnsi="Calibri Light" w:cs="Calibri Light"/>
            <w:noProof/>
          </w:rPr>
          <w:delText>Table 30: Coded concepts defined in the Interoperability Standards Advisory for the “Patient Gender Identity” data element defined by coded concept 76691-5 from LOINC</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99E19A8" w14:textId="77777777" w:rsidR="00C12940" w:rsidRPr="00AD08FB" w:rsidRDefault="001A0138" w:rsidP="003A3D50">
      <w:pPr>
        <w:pStyle w:val="TableofFigures"/>
        <w:tabs>
          <w:tab w:val="right" w:leader="dot" w:pos="9350"/>
        </w:tabs>
        <w:ind w:left="810" w:hanging="810"/>
        <w:rPr>
          <w:del w:id="1246" w:author="Russell Ott" w:date="2022-05-16T11:47:00Z"/>
          <w:rFonts w:ascii="Calibri Light" w:hAnsi="Calibri Light" w:cs="Calibri Light"/>
          <w:noProof/>
        </w:rPr>
      </w:pPr>
      <w:del w:id="1247" w:author="Russell Ott" w:date="2022-05-16T11:47:00Z">
        <w:r>
          <w:fldChar w:fldCharType="begin"/>
        </w:r>
        <w:r>
          <w:delInstrText xml:space="preserve"> HYPERLINK \l "_Toc21927012" </w:delInstrText>
        </w:r>
        <w:r>
          <w:fldChar w:fldCharType="separate"/>
        </w:r>
        <w:r w:rsidR="00C12940" w:rsidRPr="00AD08FB">
          <w:rPr>
            <w:rStyle w:val="Hyperlink"/>
            <w:rFonts w:ascii="Calibri Light" w:hAnsi="Calibri Light" w:cs="Calibri Light"/>
            <w:noProof/>
          </w:rPr>
          <w:delText>Table 31: Subjective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14B3160" w14:textId="77777777" w:rsidR="00C12940" w:rsidRPr="00AD08FB" w:rsidRDefault="001A0138" w:rsidP="003A3D50">
      <w:pPr>
        <w:pStyle w:val="TableofFigures"/>
        <w:tabs>
          <w:tab w:val="right" w:leader="dot" w:pos="9350"/>
        </w:tabs>
        <w:ind w:left="810" w:hanging="810"/>
        <w:rPr>
          <w:del w:id="1248" w:author="Russell Ott" w:date="2022-05-16T11:47:00Z"/>
          <w:rFonts w:ascii="Calibri Light" w:hAnsi="Calibri Light" w:cs="Calibri Light"/>
          <w:noProof/>
        </w:rPr>
      </w:pPr>
      <w:del w:id="1249" w:author="Russell Ott" w:date="2022-05-16T11:47:00Z">
        <w:r>
          <w:fldChar w:fldCharType="begin"/>
        </w:r>
        <w:r>
          <w:delInstrText xml:space="preserve"> HYPERLINK \l "_Toc21927013" </w:delInstrText>
        </w:r>
        <w:r>
          <w:fldChar w:fldCharType="separate"/>
        </w:r>
        <w:r w:rsidR="00C12940" w:rsidRPr="00AD08FB">
          <w:rPr>
            <w:rStyle w:val="Hyperlink"/>
            <w:rFonts w:ascii="Calibri Light" w:hAnsi="Calibri Light" w:cs="Calibri Light"/>
            <w:noProof/>
          </w:rPr>
          <w:delText>Table 32: Objective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CB206B7" w14:textId="77777777" w:rsidR="00C12940" w:rsidRPr="00AD08FB" w:rsidRDefault="001A0138" w:rsidP="003A3D50">
      <w:pPr>
        <w:pStyle w:val="TableofFigures"/>
        <w:tabs>
          <w:tab w:val="right" w:leader="dot" w:pos="9350"/>
        </w:tabs>
        <w:ind w:left="810" w:hanging="810"/>
        <w:rPr>
          <w:del w:id="1250" w:author="Russell Ott" w:date="2022-05-16T11:47:00Z"/>
          <w:rFonts w:ascii="Calibri Light" w:hAnsi="Calibri Light" w:cs="Calibri Light"/>
          <w:noProof/>
        </w:rPr>
      </w:pPr>
      <w:del w:id="1251" w:author="Russell Ott" w:date="2022-05-16T11:47:00Z">
        <w:r>
          <w:fldChar w:fldCharType="begin"/>
        </w:r>
        <w:r>
          <w:delInstrText xml:space="preserve"> HYPERLINK \l "_Toc21927014" </w:delInstrText>
        </w:r>
        <w:r>
          <w:fldChar w:fldCharType="separate"/>
        </w:r>
        <w:r w:rsidR="00C12940" w:rsidRPr="00AD08FB">
          <w:rPr>
            <w:rStyle w:val="Hyperlink"/>
            <w:rFonts w:ascii="Calibri Light" w:hAnsi="Calibri Light" w:cs="Calibri Light"/>
            <w:noProof/>
          </w:rPr>
          <w:delText>Table 33: Assessment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B88853" w14:textId="77777777" w:rsidR="00C12940" w:rsidRPr="00AD08FB" w:rsidRDefault="001A0138" w:rsidP="003A3D50">
      <w:pPr>
        <w:pStyle w:val="TableofFigures"/>
        <w:tabs>
          <w:tab w:val="right" w:leader="dot" w:pos="9350"/>
        </w:tabs>
        <w:ind w:left="810" w:hanging="810"/>
        <w:rPr>
          <w:del w:id="1252" w:author="Russell Ott" w:date="2022-05-16T11:47:00Z"/>
          <w:rFonts w:ascii="Calibri Light" w:hAnsi="Calibri Light" w:cs="Calibri Light"/>
          <w:noProof/>
        </w:rPr>
      </w:pPr>
      <w:del w:id="1253" w:author="Russell Ott" w:date="2022-05-16T11:47:00Z">
        <w:r>
          <w:fldChar w:fldCharType="begin"/>
        </w:r>
        <w:r>
          <w:delInstrText xml:space="preserve"> HYPERLINK \l "_Toc21927015" </w:delInstrText>
        </w:r>
        <w:r>
          <w:fldChar w:fldCharType="separate"/>
        </w:r>
        <w:r w:rsidR="00C12940" w:rsidRPr="00AD08FB">
          <w:rPr>
            <w:rStyle w:val="Hyperlink"/>
            <w:rFonts w:ascii="Calibri Light" w:hAnsi="Calibri Light" w:cs="Calibri Light"/>
            <w:noProof/>
          </w:rPr>
          <w:delText>Table 34: Plan/Planning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652BD15" w14:textId="77777777" w:rsidR="00C12940" w:rsidRPr="00AD08FB" w:rsidRDefault="001A0138" w:rsidP="003A3D50">
      <w:pPr>
        <w:pStyle w:val="TableofFigures"/>
        <w:tabs>
          <w:tab w:val="right" w:leader="dot" w:pos="9350"/>
        </w:tabs>
        <w:ind w:left="810" w:hanging="810"/>
        <w:rPr>
          <w:del w:id="1254" w:author="Russell Ott" w:date="2022-05-16T11:47:00Z"/>
          <w:rFonts w:ascii="Calibri Light" w:hAnsi="Calibri Light" w:cs="Calibri Light"/>
          <w:noProof/>
        </w:rPr>
      </w:pPr>
      <w:del w:id="1255" w:author="Russell Ott" w:date="2022-05-16T11:47:00Z">
        <w:r>
          <w:fldChar w:fldCharType="begin"/>
        </w:r>
        <w:r>
          <w:delInstrText xml:space="preserve"> HYPERLINK \l "_Toc21927016" </w:delInstrText>
        </w:r>
        <w:r>
          <w:fldChar w:fldCharType="separate"/>
        </w:r>
        <w:r w:rsidR="00C12940" w:rsidRPr="00AD08FB">
          <w:rPr>
            <w:rStyle w:val="Hyperlink"/>
            <w:rFonts w:ascii="Calibri Light" w:hAnsi="Calibri Light" w:cs="Calibri Light"/>
            <w:noProof/>
          </w:rPr>
          <w:delText>Table 35: Other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F2C9BCD" w14:textId="77777777" w:rsidR="00C12940" w:rsidRPr="00AD08FB" w:rsidRDefault="001A0138" w:rsidP="003A3D50">
      <w:pPr>
        <w:pStyle w:val="TableofFigures"/>
        <w:tabs>
          <w:tab w:val="right" w:leader="dot" w:pos="9350"/>
        </w:tabs>
        <w:ind w:left="810" w:hanging="810"/>
        <w:rPr>
          <w:del w:id="1256" w:author="Russell Ott" w:date="2022-05-16T11:47:00Z"/>
          <w:rFonts w:ascii="Calibri Light" w:hAnsi="Calibri Light" w:cs="Calibri Light"/>
          <w:noProof/>
        </w:rPr>
      </w:pPr>
      <w:del w:id="1257" w:author="Russell Ott" w:date="2022-05-16T11:47:00Z">
        <w:r>
          <w:fldChar w:fldCharType="begin"/>
        </w:r>
        <w:r>
          <w:delInstrText xml:space="preserve"> HYPERLINK \l "_Toc21927017" </w:delInstrText>
        </w:r>
        <w:r>
          <w:fldChar w:fldCharType="separate"/>
        </w:r>
        <w:r w:rsidR="00C12940" w:rsidRPr="00AD08FB">
          <w:rPr>
            <w:rStyle w:val="Hyperlink"/>
            <w:rFonts w:ascii="Calibri Light" w:hAnsi="Calibri Light" w:cs="Calibri Light"/>
            <w:noProof/>
          </w:rPr>
          <w:delText>Table 36: Supplemental C-CDA Sections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D620B20" w14:textId="77777777" w:rsidR="00C12940" w:rsidRPr="00AD08FB" w:rsidRDefault="001A0138" w:rsidP="003A3D50">
      <w:pPr>
        <w:pStyle w:val="TableofFigures"/>
        <w:tabs>
          <w:tab w:val="right" w:leader="dot" w:pos="9350"/>
        </w:tabs>
        <w:ind w:left="810" w:hanging="810"/>
        <w:rPr>
          <w:del w:id="1258" w:author="Russell Ott" w:date="2022-05-16T11:47:00Z"/>
          <w:rFonts w:ascii="Calibri Light" w:hAnsi="Calibri Light" w:cs="Calibri Light"/>
          <w:noProof/>
        </w:rPr>
      </w:pPr>
      <w:del w:id="1259" w:author="Russell Ott" w:date="2022-05-16T11:47:00Z">
        <w:r>
          <w:fldChar w:fldCharType="begin"/>
        </w:r>
        <w:r>
          <w:delInstrText xml:space="preserve"> HYPERLINK \l "_Toc21927018" </w:delInstrText>
        </w:r>
        <w:r>
          <w:fldChar w:fldCharType="separate"/>
        </w:r>
        <w:r w:rsidR="00C12940" w:rsidRPr="00AD08FB">
          <w:rPr>
            <w:rStyle w:val="Hyperlink"/>
            <w:rFonts w:ascii="Calibri Light" w:hAnsi="Calibri Light" w:cs="Calibri Light"/>
            <w:noProof/>
          </w:rPr>
          <w:delText>Table 37: New and Additional C-CDA Sections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55183A5" w14:textId="77777777" w:rsidR="00C12940" w:rsidRPr="00AD08FB" w:rsidRDefault="001A0138" w:rsidP="003A3D50">
      <w:pPr>
        <w:pStyle w:val="TableofFigures"/>
        <w:tabs>
          <w:tab w:val="right" w:leader="dot" w:pos="9350"/>
        </w:tabs>
        <w:ind w:left="810" w:hanging="810"/>
        <w:rPr>
          <w:del w:id="1260" w:author="Russell Ott" w:date="2022-05-16T11:47:00Z"/>
          <w:rFonts w:ascii="Calibri Light" w:hAnsi="Calibri Light" w:cs="Calibri Light"/>
          <w:noProof/>
        </w:rPr>
      </w:pPr>
      <w:del w:id="1261" w:author="Russell Ott" w:date="2022-05-16T11:47:00Z">
        <w:r>
          <w:fldChar w:fldCharType="begin"/>
        </w:r>
        <w:r>
          <w:delInstrText xml:space="preserve"> HYPERLINK \l "_Toc21927019" </w:delInstrText>
        </w:r>
        <w:r>
          <w:fldChar w:fldCharType="separate"/>
        </w:r>
        <w:r w:rsidR="00C12940" w:rsidRPr="00AD08FB">
          <w:rPr>
            <w:rStyle w:val="Hyperlink"/>
            <w:rFonts w:ascii="Calibri Light" w:hAnsi="Calibri Light" w:cs="Calibri Light"/>
            <w:noProof/>
          </w:rPr>
          <w:delText>Table 38: Sections defined in other Implantation Guides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334338C" w14:textId="77777777" w:rsidR="00C12940" w:rsidRPr="00AD08FB" w:rsidRDefault="001A0138" w:rsidP="003A3D50">
      <w:pPr>
        <w:pStyle w:val="TableofFigures"/>
        <w:tabs>
          <w:tab w:val="right" w:leader="dot" w:pos="9350"/>
        </w:tabs>
        <w:ind w:left="810" w:hanging="810"/>
        <w:rPr>
          <w:del w:id="1262" w:author="Russell Ott" w:date="2022-05-16T11:47:00Z"/>
          <w:rFonts w:ascii="Calibri Light" w:hAnsi="Calibri Light" w:cs="Calibri Light"/>
          <w:noProof/>
        </w:rPr>
      </w:pPr>
      <w:del w:id="1263" w:author="Russell Ott" w:date="2022-05-16T11:47:00Z">
        <w:r>
          <w:fldChar w:fldCharType="begin"/>
        </w:r>
        <w:r>
          <w:delInstrText xml:space="preserve"> HYPERLINK \l "_Toc21927020" </w:delInstrText>
        </w:r>
        <w:r>
          <w:fldChar w:fldCharType="separate"/>
        </w:r>
        <w:r w:rsidR="00C12940" w:rsidRPr="00AD08FB">
          <w:rPr>
            <w:rStyle w:val="Hyperlink"/>
            <w:rFonts w:ascii="Calibri Light" w:hAnsi="Calibri Light" w:cs="Calibri Light"/>
            <w:noProof/>
          </w:rPr>
          <w:delText>Table 39: Date/Time Examples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4AA5D32" w14:textId="77777777" w:rsidR="00C12940" w:rsidRPr="00AD08FB" w:rsidRDefault="001A0138" w:rsidP="003A3D50">
      <w:pPr>
        <w:pStyle w:val="TableofFigures"/>
        <w:tabs>
          <w:tab w:val="right" w:leader="dot" w:pos="9350"/>
        </w:tabs>
        <w:ind w:left="810" w:hanging="810"/>
        <w:rPr>
          <w:del w:id="1264" w:author="Russell Ott" w:date="2022-05-16T11:47:00Z"/>
          <w:rFonts w:ascii="Calibri Light" w:hAnsi="Calibri Light" w:cs="Calibri Light"/>
          <w:noProof/>
        </w:rPr>
      </w:pPr>
      <w:del w:id="1265" w:author="Russell Ott" w:date="2022-05-16T11:47:00Z">
        <w:r>
          <w:fldChar w:fldCharType="begin"/>
        </w:r>
        <w:r>
          <w:delInstrText xml:space="preserve"> HYPERLINK \l "_Toc21927021" </w:delInstrText>
        </w:r>
        <w:r>
          <w:fldChar w:fldCharType="separate"/>
        </w:r>
        <w:r w:rsidR="00C12940" w:rsidRPr="00AD08FB">
          <w:rPr>
            <w:rStyle w:val="Hyperlink"/>
            <w:rFonts w:ascii="Calibri Light" w:hAnsi="Calibri Light" w:cs="Calibri Light"/>
            <w:noProof/>
          </w:rPr>
          <w:delText>Table 40: Basic Provenance Author Participation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6C6311D" w14:textId="77777777" w:rsidR="00C12940" w:rsidRPr="00AD08FB" w:rsidRDefault="001A0138" w:rsidP="003A3D50">
      <w:pPr>
        <w:pStyle w:val="TableofFigures"/>
        <w:tabs>
          <w:tab w:val="right" w:leader="dot" w:pos="9350"/>
        </w:tabs>
        <w:ind w:left="810" w:hanging="810"/>
        <w:rPr>
          <w:del w:id="1266" w:author="Russell Ott" w:date="2022-05-16T11:47:00Z"/>
          <w:rFonts w:ascii="Calibri Light" w:hAnsi="Calibri Light" w:cs="Calibri Light"/>
          <w:noProof/>
        </w:rPr>
      </w:pPr>
      <w:del w:id="1267" w:author="Russell Ott" w:date="2022-05-16T11:47:00Z">
        <w:r>
          <w:fldChar w:fldCharType="begin"/>
        </w:r>
        <w:r>
          <w:delInstrText xml:space="preserve"> HYPERLINK \l "_Toc21927022" </w:delInstrText>
        </w:r>
        <w:r>
          <w:fldChar w:fldCharType="separate"/>
        </w:r>
        <w:r w:rsidR="00C12940" w:rsidRPr="00AD08FB">
          <w:rPr>
            <w:rStyle w:val="Hyperlink"/>
            <w:rFonts w:ascii="Calibri Light" w:hAnsi="Calibri Light" w:cs="Calibri Light"/>
            <w:noProof/>
          </w:rPr>
          <w:delText>Table 41: Section Time Range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C56F961" w14:textId="77777777" w:rsidR="00C12940" w:rsidRPr="00AD08FB" w:rsidRDefault="001A0138" w:rsidP="003A3D50">
      <w:pPr>
        <w:pStyle w:val="TableofFigures"/>
        <w:tabs>
          <w:tab w:val="right" w:leader="dot" w:pos="9350"/>
        </w:tabs>
        <w:ind w:left="810" w:hanging="810"/>
        <w:rPr>
          <w:del w:id="1268" w:author="Russell Ott" w:date="2022-05-16T11:47:00Z"/>
          <w:rFonts w:ascii="Calibri Light" w:hAnsi="Calibri Light" w:cs="Calibri Light"/>
          <w:noProof/>
        </w:rPr>
      </w:pPr>
      <w:del w:id="1269" w:author="Russell Ott" w:date="2022-05-16T11:47:00Z">
        <w:r>
          <w:fldChar w:fldCharType="begin"/>
        </w:r>
        <w:r>
          <w:delInstrText xml:space="preserve"> HYPERLINK \l "_Toc21927023" </w:delInstrText>
        </w:r>
        <w:r>
          <w:fldChar w:fldCharType="separate"/>
        </w:r>
        <w:r w:rsidR="00C12940" w:rsidRPr="00AD08FB">
          <w:rPr>
            <w:rStyle w:val="Hyperlink"/>
            <w:rFonts w:ascii="Calibri Light" w:hAnsi="Calibri Light" w:cs="Calibri Light"/>
            <w:noProof/>
          </w:rPr>
          <w:delText>Table 42: Care Team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FA9E1E4" w14:textId="77777777" w:rsidR="00C12940" w:rsidRPr="00AD08FB" w:rsidRDefault="001A0138" w:rsidP="003A3D50">
      <w:pPr>
        <w:pStyle w:val="TableofFigures"/>
        <w:tabs>
          <w:tab w:val="right" w:leader="dot" w:pos="9350"/>
        </w:tabs>
        <w:ind w:left="810" w:hanging="810"/>
        <w:rPr>
          <w:del w:id="1270" w:author="Russell Ott" w:date="2022-05-16T11:47:00Z"/>
          <w:rFonts w:ascii="Calibri Light" w:hAnsi="Calibri Light" w:cs="Calibri Light"/>
          <w:noProof/>
        </w:rPr>
      </w:pPr>
      <w:del w:id="1271" w:author="Russell Ott" w:date="2022-05-16T11:47:00Z">
        <w:r>
          <w:fldChar w:fldCharType="begin"/>
        </w:r>
        <w:r>
          <w:delInstrText xml:space="preserve"> HYPERLINK \l "_Toc21927024" </w:delInstrText>
        </w:r>
        <w:r>
          <w:fldChar w:fldCharType="separate"/>
        </w:r>
        <w:r w:rsidR="00C12940" w:rsidRPr="00AD08FB">
          <w:rPr>
            <w:rStyle w:val="Hyperlink"/>
            <w:rFonts w:ascii="Calibri Light" w:hAnsi="Calibri Light" w:cs="Calibri Light"/>
            <w:noProof/>
          </w:rPr>
          <w:delText>Table 43: Encounter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34BD7FE" w14:textId="77777777" w:rsidR="00C12940" w:rsidRPr="00AD08FB" w:rsidRDefault="001A0138" w:rsidP="003A3D50">
      <w:pPr>
        <w:pStyle w:val="TableofFigures"/>
        <w:tabs>
          <w:tab w:val="right" w:leader="dot" w:pos="9350"/>
        </w:tabs>
        <w:ind w:left="810" w:hanging="810"/>
        <w:rPr>
          <w:del w:id="1272" w:author="Russell Ott" w:date="2022-05-16T11:47:00Z"/>
          <w:rFonts w:ascii="Calibri Light" w:hAnsi="Calibri Light" w:cs="Calibri Light"/>
          <w:noProof/>
        </w:rPr>
      </w:pPr>
      <w:del w:id="1273" w:author="Russell Ott" w:date="2022-05-16T11:47:00Z">
        <w:r>
          <w:fldChar w:fldCharType="begin"/>
        </w:r>
        <w:r>
          <w:delInstrText xml:space="preserve"> HYPERLINK \l "_Toc21927025" </w:delInstrText>
        </w:r>
        <w:r>
          <w:fldChar w:fldCharType="separate"/>
        </w:r>
        <w:r w:rsidR="00C12940" w:rsidRPr="00AD08FB">
          <w:rPr>
            <w:rStyle w:val="Hyperlink"/>
            <w:rFonts w:ascii="Calibri Light" w:hAnsi="Calibri Light" w:cs="Calibri Light"/>
            <w:noProof/>
          </w:rPr>
          <w:delText>Table 44: Encounter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FAA2853" w14:textId="77777777" w:rsidR="00C12940" w:rsidRPr="00AD08FB" w:rsidRDefault="001A0138" w:rsidP="003A3D50">
      <w:pPr>
        <w:pStyle w:val="TableofFigures"/>
        <w:tabs>
          <w:tab w:val="right" w:leader="dot" w:pos="9350"/>
        </w:tabs>
        <w:ind w:left="810" w:hanging="810"/>
        <w:rPr>
          <w:del w:id="1274" w:author="Russell Ott" w:date="2022-05-16T11:47:00Z"/>
          <w:rFonts w:ascii="Calibri Light" w:hAnsi="Calibri Light" w:cs="Calibri Light"/>
          <w:noProof/>
        </w:rPr>
      </w:pPr>
      <w:del w:id="1275" w:author="Russell Ott" w:date="2022-05-16T11:47:00Z">
        <w:r>
          <w:fldChar w:fldCharType="begin"/>
        </w:r>
        <w:r>
          <w:delInstrText xml:space="preserve"> HYPERLINK \l "_Toc21927026" </w:delInstrText>
        </w:r>
        <w:r>
          <w:fldChar w:fldCharType="separate"/>
        </w:r>
        <w:r w:rsidR="00C12940" w:rsidRPr="00AD08FB">
          <w:rPr>
            <w:rStyle w:val="Hyperlink"/>
            <w:rFonts w:ascii="Calibri Light" w:hAnsi="Calibri Light" w:cs="Calibri Light"/>
            <w:noProof/>
          </w:rPr>
          <w:delText>Table 45: Hospital Admission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D9FE6C" w14:textId="77777777" w:rsidR="00C12940" w:rsidRPr="00AD08FB" w:rsidRDefault="001A0138" w:rsidP="003A3D50">
      <w:pPr>
        <w:pStyle w:val="TableofFigures"/>
        <w:tabs>
          <w:tab w:val="right" w:leader="dot" w:pos="9350"/>
        </w:tabs>
        <w:ind w:left="810" w:hanging="810"/>
        <w:rPr>
          <w:del w:id="1276" w:author="Russell Ott" w:date="2022-05-16T11:47:00Z"/>
          <w:rFonts w:ascii="Calibri Light" w:hAnsi="Calibri Light" w:cs="Calibri Light"/>
          <w:noProof/>
        </w:rPr>
      </w:pPr>
      <w:del w:id="1277" w:author="Russell Ott" w:date="2022-05-16T11:47:00Z">
        <w:r>
          <w:fldChar w:fldCharType="begin"/>
        </w:r>
        <w:r>
          <w:delInstrText xml:space="preserve"> HYPERLINK \l "_Toc21927027" </w:delInstrText>
        </w:r>
        <w:r>
          <w:fldChar w:fldCharType="separate"/>
        </w:r>
        <w:r w:rsidR="00C12940" w:rsidRPr="00AD08FB">
          <w:rPr>
            <w:rStyle w:val="Hyperlink"/>
            <w:rFonts w:ascii="Calibri Light" w:hAnsi="Calibri Light" w:cs="Calibri Light"/>
            <w:noProof/>
          </w:rPr>
          <w:delText>Table 46: Hospital Discharge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F026241" w14:textId="77777777" w:rsidR="00C12940" w:rsidRPr="00AD08FB" w:rsidRDefault="001A0138" w:rsidP="003A3D50">
      <w:pPr>
        <w:pStyle w:val="TableofFigures"/>
        <w:tabs>
          <w:tab w:val="right" w:leader="dot" w:pos="9350"/>
        </w:tabs>
        <w:ind w:left="810" w:hanging="810"/>
        <w:rPr>
          <w:del w:id="1278" w:author="Russell Ott" w:date="2022-05-16T11:47:00Z"/>
          <w:rFonts w:ascii="Calibri Light" w:hAnsi="Calibri Light" w:cs="Calibri Light"/>
          <w:noProof/>
        </w:rPr>
      </w:pPr>
      <w:del w:id="1279" w:author="Russell Ott" w:date="2022-05-16T11:47:00Z">
        <w:r>
          <w:fldChar w:fldCharType="begin"/>
        </w:r>
        <w:r>
          <w:delInstrText xml:space="preserve"> HYPERLINK \l "_Toc21927028" </w:delInstrText>
        </w:r>
        <w:r>
          <w:fldChar w:fldCharType="separate"/>
        </w:r>
        <w:r w:rsidR="00C12940" w:rsidRPr="00AD08FB">
          <w:rPr>
            <w:rStyle w:val="Hyperlink"/>
            <w:rFonts w:ascii="Calibri Light" w:hAnsi="Calibri Light" w:cs="Calibri Light"/>
            <w:noProof/>
          </w:rPr>
          <w:delText>Table 47: Problem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9803C8A" w14:textId="77777777" w:rsidR="00C12940" w:rsidRPr="00AD08FB" w:rsidRDefault="001A0138" w:rsidP="003A3D50">
      <w:pPr>
        <w:pStyle w:val="TableofFigures"/>
        <w:tabs>
          <w:tab w:val="right" w:leader="dot" w:pos="9350"/>
        </w:tabs>
        <w:ind w:left="810" w:hanging="810"/>
        <w:rPr>
          <w:del w:id="1280" w:author="Russell Ott" w:date="2022-05-16T11:47:00Z"/>
          <w:rFonts w:ascii="Calibri Light" w:hAnsi="Calibri Light" w:cs="Calibri Light"/>
          <w:noProof/>
        </w:rPr>
      </w:pPr>
      <w:del w:id="1281" w:author="Russell Ott" w:date="2022-05-16T11:47:00Z">
        <w:r>
          <w:fldChar w:fldCharType="begin"/>
        </w:r>
        <w:r>
          <w:delInstrText xml:space="preserve"> HYPERLINK \l "_Toc21927029" </w:delInstrText>
        </w:r>
        <w:r>
          <w:fldChar w:fldCharType="separate"/>
        </w:r>
        <w:r w:rsidR="00C12940" w:rsidRPr="00AD08FB">
          <w:rPr>
            <w:rStyle w:val="Hyperlink"/>
            <w:rFonts w:ascii="Calibri Light" w:hAnsi="Calibri Light" w:cs="Calibri Light"/>
            <w:noProof/>
          </w:rPr>
          <w:delText>Table 48: Problem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79F6DAC" w14:textId="77777777" w:rsidR="00C12940" w:rsidRPr="00AD08FB" w:rsidRDefault="001A0138" w:rsidP="003A3D50">
      <w:pPr>
        <w:pStyle w:val="TableofFigures"/>
        <w:tabs>
          <w:tab w:val="right" w:leader="dot" w:pos="9350"/>
        </w:tabs>
        <w:ind w:left="810" w:hanging="810"/>
        <w:rPr>
          <w:del w:id="1282" w:author="Russell Ott" w:date="2022-05-16T11:47:00Z"/>
          <w:rFonts w:ascii="Calibri Light" w:hAnsi="Calibri Light" w:cs="Calibri Light"/>
          <w:noProof/>
        </w:rPr>
      </w:pPr>
      <w:del w:id="1283" w:author="Russell Ott" w:date="2022-05-16T11:47:00Z">
        <w:r>
          <w:fldChar w:fldCharType="begin"/>
        </w:r>
        <w:r>
          <w:delInstrText xml:space="preserve"> HYPERLINK \l "_Toc21927030" </w:delInstrText>
        </w:r>
        <w:r>
          <w:fldChar w:fldCharType="separate"/>
        </w:r>
        <w:r w:rsidR="00C12940" w:rsidRPr="00AD08FB">
          <w:rPr>
            <w:rStyle w:val="Hyperlink"/>
            <w:rFonts w:ascii="Calibri Light" w:hAnsi="Calibri Light" w:cs="Calibri Light"/>
            <w:noProof/>
          </w:rPr>
          <w:delText>Table 49: Health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A3F3CEB" w14:textId="77777777" w:rsidR="00C12940" w:rsidRPr="00AD08FB" w:rsidRDefault="001A0138" w:rsidP="003A3D50">
      <w:pPr>
        <w:pStyle w:val="TableofFigures"/>
        <w:tabs>
          <w:tab w:val="right" w:leader="dot" w:pos="9350"/>
        </w:tabs>
        <w:ind w:left="810" w:hanging="810"/>
        <w:rPr>
          <w:del w:id="1284" w:author="Russell Ott" w:date="2022-05-16T11:47:00Z"/>
          <w:rFonts w:ascii="Calibri Light" w:hAnsi="Calibri Light" w:cs="Calibri Light"/>
          <w:noProof/>
        </w:rPr>
      </w:pPr>
      <w:del w:id="1285" w:author="Russell Ott" w:date="2022-05-16T11:47:00Z">
        <w:r>
          <w:fldChar w:fldCharType="begin"/>
        </w:r>
        <w:r>
          <w:delInstrText xml:space="preserve"> HYPERLINK \l "_Toc21927031" </w:delInstrText>
        </w:r>
        <w:r>
          <w:fldChar w:fldCharType="separate"/>
        </w:r>
        <w:r w:rsidR="00C12940" w:rsidRPr="00AD08FB">
          <w:rPr>
            <w:rStyle w:val="Hyperlink"/>
            <w:rFonts w:ascii="Calibri Light" w:hAnsi="Calibri Light" w:cs="Calibri Light"/>
            <w:noProof/>
          </w:rPr>
          <w:delText>Table 50: Allergy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710F09D" w14:textId="77777777" w:rsidR="00C12940" w:rsidRPr="00AD08FB" w:rsidRDefault="001A0138" w:rsidP="003A3D50">
      <w:pPr>
        <w:pStyle w:val="TableofFigures"/>
        <w:tabs>
          <w:tab w:val="right" w:leader="dot" w:pos="9350"/>
        </w:tabs>
        <w:ind w:left="810" w:hanging="810"/>
        <w:rPr>
          <w:del w:id="1286" w:author="Russell Ott" w:date="2022-05-16T11:47:00Z"/>
          <w:rFonts w:ascii="Calibri Light" w:hAnsi="Calibri Light" w:cs="Calibri Light"/>
          <w:noProof/>
        </w:rPr>
      </w:pPr>
      <w:del w:id="1287" w:author="Russell Ott" w:date="2022-05-16T11:47:00Z">
        <w:r>
          <w:fldChar w:fldCharType="begin"/>
        </w:r>
        <w:r>
          <w:delInstrText xml:space="preserve"> HYPERLINK \l "_Toc21927032" </w:delInstrText>
        </w:r>
        <w:r>
          <w:fldChar w:fldCharType="separate"/>
        </w:r>
        <w:r w:rsidR="00C12940" w:rsidRPr="00AD08FB">
          <w:rPr>
            <w:rStyle w:val="Hyperlink"/>
            <w:rFonts w:ascii="Calibri Light" w:hAnsi="Calibri Light" w:cs="Calibri Light"/>
            <w:noProof/>
          </w:rPr>
          <w:delText>Table 51: Allergy - Intolerance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FEBB0CB" w14:textId="77777777" w:rsidR="00C12940" w:rsidRPr="00AD08FB" w:rsidRDefault="001A0138" w:rsidP="003A3D50">
      <w:pPr>
        <w:pStyle w:val="TableofFigures"/>
        <w:tabs>
          <w:tab w:val="right" w:leader="dot" w:pos="9350"/>
        </w:tabs>
        <w:ind w:left="810" w:hanging="810"/>
        <w:rPr>
          <w:del w:id="1288" w:author="Russell Ott" w:date="2022-05-16T11:47:00Z"/>
          <w:rFonts w:ascii="Calibri Light" w:hAnsi="Calibri Light" w:cs="Calibri Light"/>
          <w:noProof/>
        </w:rPr>
      </w:pPr>
      <w:del w:id="1289" w:author="Russell Ott" w:date="2022-05-16T11:47:00Z">
        <w:r>
          <w:fldChar w:fldCharType="begin"/>
        </w:r>
        <w:r>
          <w:delInstrText xml:space="preserve"> HYPERLINK \l "_Toc21927033" </w:delInstrText>
        </w:r>
        <w:r>
          <w:fldChar w:fldCharType="separate"/>
        </w:r>
        <w:r w:rsidR="00C12940" w:rsidRPr="00AD08FB">
          <w:rPr>
            <w:rStyle w:val="Hyperlink"/>
            <w:rFonts w:ascii="Calibri Light" w:hAnsi="Calibri Light" w:cs="Calibri Light"/>
            <w:noProof/>
          </w:rPr>
          <w:delText>Table 52: Procedure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FEA3C07" w14:textId="77777777" w:rsidR="00C12940" w:rsidRPr="00AD08FB" w:rsidRDefault="001A0138" w:rsidP="003A3D50">
      <w:pPr>
        <w:pStyle w:val="TableofFigures"/>
        <w:tabs>
          <w:tab w:val="right" w:leader="dot" w:pos="9350"/>
        </w:tabs>
        <w:ind w:left="810" w:hanging="810"/>
        <w:rPr>
          <w:del w:id="1290" w:author="Russell Ott" w:date="2022-05-16T11:47:00Z"/>
          <w:rFonts w:ascii="Calibri Light" w:hAnsi="Calibri Light" w:cs="Calibri Light"/>
          <w:noProof/>
        </w:rPr>
      </w:pPr>
      <w:del w:id="1291" w:author="Russell Ott" w:date="2022-05-16T11:47:00Z">
        <w:r>
          <w:fldChar w:fldCharType="begin"/>
        </w:r>
        <w:r>
          <w:delInstrText xml:space="preserve"> HYPERLINK \l "_Toc21927034" </w:delInstrText>
        </w:r>
        <w:r>
          <w:fldChar w:fldCharType="separate"/>
        </w:r>
        <w:r w:rsidR="00C12940" w:rsidRPr="00AD08FB">
          <w:rPr>
            <w:rStyle w:val="Hyperlink"/>
            <w:rFonts w:ascii="Calibri Light" w:hAnsi="Calibri Light" w:cs="Calibri Light"/>
            <w:noProof/>
          </w:rPr>
          <w:delText>Table 53: Non-Implanted Device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80DC20C" w14:textId="77777777" w:rsidR="00C12940" w:rsidRPr="00AD08FB" w:rsidRDefault="001A0138" w:rsidP="003A3D50">
      <w:pPr>
        <w:pStyle w:val="TableofFigures"/>
        <w:tabs>
          <w:tab w:val="right" w:leader="dot" w:pos="9350"/>
        </w:tabs>
        <w:ind w:left="810" w:hanging="810"/>
        <w:rPr>
          <w:del w:id="1292" w:author="Russell Ott" w:date="2022-05-16T11:47:00Z"/>
          <w:rFonts w:ascii="Calibri Light" w:hAnsi="Calibri Light" w:cs="Calibri Light"/>
          <w:noProof/>
        </w:rPr>
      </w:pPr>
      <w:del w:id="1293" w:author="Russell Ott" w:date="2022-05-16T11:47:00Z">
        <w:r>
          <w:fldChar w:fldCharType="begin"/>
        </w:r>
        <w:r>
          <w:delInstrText xml:space="preserve"> HYPERLINK \l "_Toc21927035" </w:delInstrText>
        </w:r>
        <w:r>
          <w:fldChar w:fldCharType="separate"/>
        </w:r>
        <w:r w:rsidR="00C12940" w:rsidRPr="00AD08FB">
          <w:rPr>
            <w:rStyle w:val="Hyperlink"/>
            <w:rFonts w:ascii="Calibri Light" w:hAnsi="Calibri Light" w:cs="Calibri Light"/>
            <w:noProof/>
          </w:rPr>
          <w:delText>Table 54: Product Instance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2D9F03F" w14:textId="77777777" w:rsidR="00C12940" w:rsidRPr="00AD08FB" w:rsidRDefault="001A0138" w:rsidP="003A3D50">
      <w:pPr>
        <w:pStyle w:val="TableofFigures"/>
        <w:tabs>
          <w:tab w:val="right" w:leader="dot" w:pos="9350"/>
        </w:tabs>
        <w:ind w:left="810" w:hanging="810"/>
        <w:rPr>
          <w:del w:id="1294" w:author="Russell Ott" w:date="2022-05-16T11:47:00Z"/>
          <w:rFonts w:ascii="Calibri Light" w:hAnsi="Calibri Light" w:cs="Calibri Light"/>
          <w:noProof/>
        </w:rPr>
      </w:pPr>
      <w:del w:id="1295" w:author="Russell Ott" w:date="2022-05-16T11:47:00Z">
        <w:r>
          <w:fldChar w:fldCharType="begin"/>
        </w:r>
        <w:r>
          <w:delInstrText xml:space="preserve"> HYPERLINK \l "_Toc21927036" </w:delInstrText>
        </w:r>
        <w:r>
          <w:fldChar w:fldCharType="separate"/>
        </w:r>
        <w:r w:rsidR="00C12940" w:rsidRPr="00AD08FB">
          <w:rPr>
            <w:rStyle w:val="Hyperlink"/>
            <w:rFonts w:ascii="Calibri Light" w:hAnsi="Calibri Light" w:cs="Calibri Light"/>
            <w:noProof/>
          </w:rPr>
          <w:delText>Table 55: Unique Device Identifiers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DE268F8" w14:textId="77777777" w:rsidR="00C12940" w:rsidRPr="00AD08FB" w:rsidRDefault="001A0138" w:rsidP="003A3D50">
      <w:pPr>
        <w:pStyle w:val="TableofFigures"/>
        <w:tabs>
          <w:tab w:val="right" w:leader="dot" w:pos="9350"/>
        </w:tabs>
        <w:ind w:left="810" w:hanging="810"/>
        <w:rPr>
          <w:del w:id="1296" w:author="Russell Ott" w:date="2022-05-16T11:47:00Z"/>
          <w:rFonts w:ascii="Calibri Light" w:hAnsi="Calibri Light" w:cs="Calibri Light"/>
          <w:noProof/>
        </w:rPr>
      </w:pPr>
      <w:del w:id="1297" w:author="Russell Ott" w:date="2022-05-16T11:47:00Z">
        <w:r>
          <w:fldChar w:fldCharType="begin"/>
        </w:r>
        <w:r>
          <w:delInstrText xml:space="preserve"> HYPERLINK \l "_To</w:delInstrText>
        </w:r>
        <w:r>
          <w:delInstrText xml:space="preserve">c21927037" </w:delInstrText>
        </w:r>
        <w:r>
          <w:fldChar w:fldCharType="separate"/>
        </w:r>
        <w:r w:rsidR="00C12940" w:rsidRPr="00AD08FB">
          <w:rPr>
            <w:rStyle w:val="Hyperlink"/>
            <w:rFonts w:ascii="Calibri Light" w:hAnsi="Calibri Light" w:cs="Calibri Light"/>
            <w:noProof/>
          </w:rPr>
          <w:delText>Table 56: Goal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1E1C1E6" w14:textId="77777777" w:rsidR="00C12940" w:rsidRPr="00AD08FB" w:rsidRDefault="001A0138" w:rsidP="003A3D50">
      <w:pPr>
        <w:pStyle w:val="TableofFigures"/>
        <w:tabs>
          <w:tab w:val="right" w:leader="dot" w:pos="9350"/>
        </w:tabs>
        <w:ind w:left="810" w:hanging="810"/>
        <w:rPr>
          <w:del w:id="1298" w:author="Russell Ott" w:date="2022-05-16T11:47:00Z"/>
          <w:rFonts w:ascii="Calibri Light" w:hAnsi="Calibri Light" w:cs="Calibri Light"/>
          <w:noProof/>
        </w:rPr>
      </w:pPr>
      <w:del w:id="1299" w:author="Russell Ott" w:date="2022-05-16T11:47:00Z">
        <w:r>
          <w:fldChar w:fldCharType="begin"/>
        </w:r>
        <w:r>
          <w:delInstrText xml:space="preserve"> HYPERLINK \l "_Toc21927038" </w:delInstrText>
        </w:r>
        <w:r>
          <w:fldChar w:fldCharType="separate"/>
        </w:r>
        <w:r w:rsidR="00C12940" w:rsidRPr="00AD08FB">
          <w:rPr>
            <w:rStyle w:val="Hyperlink"/>
            <w:rFonts w:ascii="Calibri Light" w:hAnsi="Calibri Light" w:cs="Calibri Light"/>
            <w:noProof/>
          </w:rPr>
          <w:delText>Table 57: Entry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CD832D3" w14:textId="77777777" w:rsidR="00C12940" w:rsidRPr="00AD08FB" w:rsidRDefault="001A0138" w:rsidP="003A3D50">
      <w:pPr>
        <w:pStyle w:val="TableofFigures"/>
        <w:tabs>
          <w:tab w:val="right" w:leader="dot" w:pos="9350"/>
        </w:tabs>
        <w:ind w:left="810" w:hanging="810"/>
        <w:rPr>
          <w:del w:id="1300" w:author="Russell Ott" w:date="2022-05-16T11:47:00Z"/>
          <w:rFonts w:ascii="Calibri Light" w:hAnsi="Calibri Light" w:cs="Calibri Light"/>
          <w:noProof/>
        </w:rPr>
      </w:pPr>
      <w:del w:id="1301" w:author="Russell Ott" w:date="2022-05-16T11:47:00Z">
        <w:r>
          <w:fldChar w:fldCharType="begin"/>
        </w:r>
        <w:r>
          <w:delInstrText xml:space="preserve"> HYPERLINK \l "_Toc21927039" </w:delInstrText>
        </w:r>
        <w:r>
          <w:fldChar w:fldCharType="separate"/>
        </w:r>
        <w:r w:rsidR="00C12940" w:rsidRPr="00AD08FB">
          <w:rPr>
            <w:rStyle w:val="Hyperlink"/>
            <w:rFonts w:ascii="Calibri Light" w:hAnsi="Calibri Light" w:cs="Calibri Light"/>
            <w:noProof/>
          </w:rPr>
          <w:delText>Table 58: Smoking Status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D22B12F" w14:textId="77777777" w:rsidR="00C12940" w:rsidRPr="00AD08FB" w:rsidRDefault="001A0138" w:rsidP="003A3D50">
      <w:pPr>
        <w:pStyle w:val="TableofFigures"/>
        <w:tabs>
          <w:tab w:val="right" w:leader="dot" w:pos="9350"/>
        </w:tabs>
        <w:ind w:left="810" w:hanging="810"/>
        <w:rPr>
          <w:del w:id="1302" w:author="Russell Ott" w:date="2022-05-16T11:47:00Z"/>
          <w:rFonts w:ascii="Calibri Light" w:hAnsi="Calibri Light" w:cs="Calibri Light"/>
          <w:noProof/>
        </w:rPr>
      </w:pPr>
      <w:del w:id="1303" w:author="Russell Ott" w:date="2022-05-16T11:47:00Z">
        <w:r>
          <w:fldChar w:fldCharType="begin"/>
        </w:r>
        <w:r>
          <w:delInstrText xml:space="preserve"> HYPERLINK \l "_Toc21927040" </w:delInstrText>
        </w:r>
        <w:r>
          <w:fldChar w:fldCharType="separate"/>
        </w:r>
        <w:r w:rsidR="00C12940" w:rsidRPr="00AD08FB">
          <w:rPr>
            <w:rStyle w:val="Hyperlink"/>
            <w:rFonts w:ascii="Calibri Light" w:hAnsi="Calibri Light" w:cs="Calibri Light"/>
            <w:noProof/>
          </w:rPr>
          <w:delText>Table 59: Tobacco Use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6F40B19" w14:textId="77777777" w:rsidR="00C12940" w:rsidRPr="00AD08FB" w:rsidRDefault="001A0138" w:rsidP="003A3D50">
      <w:pPr>
        <w:pStyle w:val="TableofFigures"/>
        <w:tabs>
          <w:tab w:val="right" w:leader="dot" w:pos="9350"/>
        </w:tabs>
        <w:ind w:left="810" w:hanging="810"/>
        <w:rPr>
          <w:del w:id="1304" w:author="Russell Ott" w:date="2022-05-16T11:47:00Z"/>
          <w:rFonts w:ascii="Calibri Light" w:hAnsi="Calibri Light" w:cs="Calibri Light"/>
          <w:noProof/>
        </w:rPr>
      </w:pPr>
      <w:del w:id="1305" w:author="Russell Ott" w:date="2022-05-16T11:47:00Z">
        <w:r>
          <w:fldChar w:fldCharType="begin"/>
        </w:r>
        <w:r>
          <w:delInstrText xml:space="preserve"> HYPERLINK \l "_Toc21927041" </w:delInstrText>
        </w:r>
        <w:r>
          <w:fldChar w:fldCharType="separate"/>
        </w:r>
        <w:r w:rsidR="00C12940" w:rsidRPr="00AD08FB">
          <w:rPr>
            <w:rStyle w:val="Hyperlink"/>
            <w:rFonts w:ascii="Calibri Light" w:hAnsi="Calibri Light" w:cs="Calibri Light"/>
            <w:noProof/>
          </w:rPr>
          <w:delText>Table 60: Birth Sex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B5AB2AB" w14:textId="77777777" w:rsidR="00C12940" w:rsidRPr="00AD08FB" w:rsidRDefault="001A0138" w:rsidP="003A3D50">
      <w:pPr>
        <w:pStyle w:val="TableofFigures"/>
        <w:tabs>
          <w:tab w:val="right" w:leader="dot" w:pos="9350"/>
        </w:tabs>
        <w:ind w:left="810" w:hanging="810"/>
        <w:rPr>
          <w:del w:id="1306" w:author="Russell Ott" w:date="2022-05-16T11:47:00Z"/>
          <w:rFonts w:ascii="Calibri Light" w:hAnsi="Calibri Light" w:cs="Calibri Light"/>
          <w:noProof/>
        </w:rPr>
      </w:pPr>
      <w:del w:id="1307" w:author="Russell Ott" w:date="2022-05-16T11:47:00Z">
        <w:r>
          <w:fldChar w:fldCharType="begin"/>
        </w:r>
        <w:r>
          <w:delInstrText xml:space="preserve"> HYPERLINK \l "_Toc21927042" </w:delInstrText>
        </w:r>
        <w:r>
          <w:fldChar w:fldCharType="separate"/>
        </w:r>
        <w:r w:rsidR="00C12940" w:rsidRPr="00AD08FB">
          <w:rPr>
            <w:rStyle w:val="Hyperlink"/>
            <w:rFonts w:ascii="Calibri Light" w:hAnsi="Calibri Light" w:cs="Calibri Light"/>
            <w:noProof/>
          </w:rPr>
          <w:delText>Table 61: Pregnancy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1853C3D" w14:textId="77777777" w:rsidR="00C12940" w:rsidRPr="00AD08FB" w:rsidRDefault="001A0138" w:rsidP="003A3D50">
      <w:pPr>
        <w:pStyle w:val="TableofFigures"/>
        <w:tabs>
          <w:tab w:val="right" w:leader="dot" w:pos="9350"/>
        </w:tabs>
        <w:ind w:left="810" w:hanging="810"/>
        <w:rPr>
          <w:del w:id="1308" w:author="Russell Ott" w:date="2022-05-16T11:47:00Z"/>
          <w:rFonts w:ascii="Calibri Light" w:hAnsi="Calibri Light" w:cs="Calibri Light"/>
          <w:noProof/>
        </w:rPr>
      </w:pPr>
      <w:del w:id="1309" w:author="Russell Ott" w:date="2022-05-16T11:47:00Z">
        <w:r>
          <w:fldChar w:fldCharType="begin"/>
        </w:r>
        <w:r>
          <w:delInstrText xml:space="preserve"> HYPERLINK \l "_Toc21927043" </w:delInstrText>
        </w:r>
        <w:r>
          <w:fldChar w:fldCharType="separate"/>
        </w:r>
        <w:r w:rsidR="00C12940" w:rsidRPr="00AD08FB">
          <w:rPr>
            <w:rStyle w:val="Hyperlink"/>
            <w:rFonts w:ascii="Calibri Light" w:hAnsi="Calibri Light" w:cs="Calibri Light"/>
            <w:noProof/>
          </w:rPr>
          <w:delText>Table 62: Result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F64BC36" w14:textId="77777777" w:rsidR="00C12940" w:rsidRPr="00AD08FB" w:rsidRDefault="001A0138" w:rsidP="003A3D50">
      <w:pPr>
        <w:pStyle w:val="TableofFigures"/>
        <w:tabs>
          <w:tab w:val="right" w:leader="dot" w:pos="9350"/>
        </w:tabs>
        <w:ind w:left="810" w:hanging="810"/>
        <w:rPr>
          <w:del w:id="1310" w:author="Russell Ott" w:date="2022-05-16T11:47:00Z"/>
          <w:rFonts w:ascii="Calibri Light" w:hAnsi="Calibri Light" w:cs="Calibri Light"/>
          <w:noProof/>
        </w:rPr>
      </w:pPr>
      <w:del w:id="1311" w:author="Russell Ott" w:date="2022-05-16T11:47:00Z">
        <w:r>
          <w:fldChar w:fldCharType="begin"/>
        </w:r>
        <w:r>
          <w:delInstrText xml:space="preserve"> HYPERLINK \l "_Toc21927044" </w:delInstrText>
        </w:r>
        <w:r>
          <w:fldChar w:fldCharType="separate"/>
        </w:r>
        <w:r w:rsidR="00C12940" w:rsidRPr="00AD08FB">
          <w:rPr>
            <w:rStyle w:val="Hyperlink"/>
            <w:rFonts w:ascii="Calibri Light" w:hAnsi="Calibri Light" w:cs="Calibri Light"/>
            <w:noProof/>
          </w:rPr>
          <w:delText>Table 63: Result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6954B78" w14:textId="77777777" w:rsidR="00C12940" w:rsidRPr="00AD08FB" w:rsidRDefault="001A0138" w:rsidP="003A3D50">
      <w:pPr>
        <w:pStyle w:val="TableofFigures"/>
        <w:tabs>
          <w:tab w:val="right" w:leader="dot" w:pos="9350"/>
        </w:tabs>
        <w:ind w:left="810" w:hanging="810"/>
        <w:rPr>
          <w:del w:id="1312" w:author="Russell Ott" w:date="2022-05-16T11:47:00Z"/>
          <w:rFonts w:ascii="Calibri Light" w:hAnsi="Calibri Light" w:cs="Calibri Light"/>
          <w:noProof/>
        </w:rPr>
      </w:pPr>
      <w:del w:id="1313" w:author="Russell Ott" w:date="2022-05-16T11:47:00Z">
        <w:r>
          <w:fldChar w:fldCharType="begin"/>
        </w:r>
        <w:r>
          <w:delInstrText xml:space="preserve"> HYPERLINK \l "_Toc21927045" </w:delInstrText>
        </w:r>
        <w:r>
          <w:fldChar w:fldCharType="separate"/>
        </w:r>
        <w:r w:rsidR="00C12940" w:rsidRPr="00AD08FB">
          <w:rPr>
            <w:rStyle w:val="Hyperlink"/>
            <w:rFonts w:ascii="Calibri Light" w:hAnsi="Calibri Light" w:cs="Calibri Light"/>
            <w:noProof/>
          </w:rPr>
          <w:delText>Table 64: Vital Signs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87D0AFD" w14:textId="77777777" w:rsidR="00C12940" w:rsidRPr="00AD08FB" w:rsidRDefault="001A0138" w:rsidP="003A3D50">
      <w:pPr>
        <w:pStyle w:val="TableofFigures"/>
        <w:tabs>
          <w:tab w:val="right" w:leader="dot" w:pos="9350"/>
        </w:tabs>
        <w:ind w:left="810" w:hanging="810"/>
        <w:rPr>
          <w:del w:id="1314" w:author="Russell Ott" w:date="2022-05-16T11:47:00Z"/>
          <w:rFonts w:ascii="Calibri Light" w:hAnsi="Calibri Light" w:cs="Calibri Light"/>
          <w:noProof/>
        </w:rPr>
      </w:pPr>
      <w:del w:id="1315" w:author="Russell Ott" w:date="2022-05-16T11:47:00Z">
        <w:r>
          <w:fldChar w:fldCharType="begin"/>
        </w:r>
        <w:r>
          <w:delInstrText xml:space="preserve"> HYPERLINK \l "_Toc21927046" </w:delInstrText>
        </w:r>
        <w:r>
          <w:fldChar w:fldCharType="separate"/>
        </w:r>
        <w:r w:rsidR="00C12940" w:rsidRPr="00AD08FB">
          <w:rPr>
            <w:rStyle w:val="Hyperlink"/>
            <w:rFonts w:ascii="Calibri Light" w:hAnsi="Calibri Light" w:cs="Calibri Light"/>
            <w:noProof/>
          </w:rPr>
          <w:delText>Table 65: Vital Sign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01B884A" w14:textId="77777777" w:rsidR="00C12940" w:rsidRPr="00AD08FB" w:rsidRDefault="001A0138" w:rsidP="003A3D50">
      <w:pPr>
        <w:pStyle w:val="TableofFigures"/>
        <w:tabs>
          <w:tab w:val="right" w:leader="dot" w:pos="9350"/>
        </w:tabs>
        <w:ind w:left="810" w:hanging="810"/>
        <w:rPr>
          <w:del w:id="1316" w:author="Russell Ott" w:date="2022-05-16T11:47:00Z"/>
          <w:rFonts w:ascii="Calibri Light" w:hAnsi="Calibri Light" w:cs="Calibri Light"/>
          <w:noProof/>
        </w:rPr>
      </w:pPr>
      <w:del w:id="1317" w:author="Russell Ott" w:date="2022-05-16T11:47:00Z">
        <w:r>
          <w:fldChar w:fldCharType="begin"/>
        </w:r>
        <w:r>
          <w:delInstrText xml:space="preserve"> HYPERLINK \l "_Toc2</w:delInstrText>
        </w:r>
        <w:r>
          <w:delInstrText xml:space="preserve">1927047" </w:delInstrText>
        </w:r>
        <w:r>
          <w:fldChar w:fldCharType="separate"/>
        </w:r>
        <w:r w:rsidR="00C12940" w:rsidRPr="00AD08FB">
          <w:rPr>
            <w:rStyle w:val="Hyperlink"/>
            <w:rFonts w:ascii="Calibri Light" w:hAnsi="Calibri Light" w:cs="Calibri Light"/>
            <w:noProof/>
          </w:rPr>
          <w:delText>Table 66: Vital Sign Observation LOINC Codes and Units for Essential Vital Sign Data Elements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B486CCD" w14:textId="77777777" w:rsidR="00C12940" w:rsidRPr="00AD08FB" w:rsidRDefault="001A0138" w:rsidP="003A3D50">
      <w:pPr>
        <w:pStyle w:val="TableofFigures"/>
        <w:tabs>
          <w:tab w:val="right" w:leader="dot" w:pos="9350"/>
        </w:tabs>
        <w:ind w:left="810" w:hanging="810"/>
        <w:rPr>
          <w:del w:id="1318" w:author="Russell Ott" w:date="2022-05-16T11:47:00Z"/>
          <w:rFonts w:ascii="Calibri Light" w:hAnsi="Calibri Light" w:cs="Calibri Light"/>
          <w:noProof/>
        </w:rPr>
      </w:pPr>
      <w:del w:id="1319" w:author="Russell Ott" w:date="2022-05-16T11:47:00Z">
        <w:r>
          <w:fldChar w:fldCharType="begin"/>
        </w:r>
        <w:r>
          <w:delInstrText xml:space="preserve"> HYPERLINK \l "_Toc21927048" </w:delInstrText>
        </w:r>
        <w:r>
          <w:fldChar w:fldCharType="separate"/>
        </w:r>
        <w:r w:rsidR="00C12940" w:rsidRPr="00AD08FB">
          <w:rPr>
            <w:rStyle w:val="Hyperlink"/>
            <w:rFonts w:ascii="Calibri Light" w:hAnsi="Calibri Light" w:cs="Calibri Light"/>
            <w:noProof/>
          </w:rPr>
          <w:delText>Table 67: Summary of Procedure templates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82E04B" w14:textId="77777777" w:rsidR="00C12940" w:rsidRPr="00AD08FB" w:rsidRDefault="001A0138" w:rsidP="003A3D50">
      <w:pPr>
        <w:pStyle w:val="TableofFigures"/>
        <w:tabs>
          <w:tab w:val="right" w:leader="dot" w:pos="9350"/>
        </w:tabs>
        <w:ind w:left="810" w:hanging="810"/>
        <w:rPr>
          <w:del w:id="1320" w:author="Russell Ott" w:date="2022-05-16T11:47:00Z"/>
          <w:rFonts w:ascii="Calibri Light" w:hAnsi="Calibri Light" w:cs="Calibri Light"/>
          <w:noProof/>
        </w:rPr>
      </w:pPr>
      <w:del w:id="1321" w:author="Russell Ott" w:date="2022-05-16T11:47:00Z">
        <w:r>
          <w:fldChar w:fldCharType="begin"/>
        </w:r>
        <w:r>
          <w:delInstrText xml:space="preserve"> HYPERLINK \l "_Toc21927049" </w:delInstrText>
        </w:r>
        <w:r>
          <w:fldChar w:fldCharType="separate"/>
        </w:r>
        <w:r w:rsidR="00C12940" w:rsidRPr="00AD08FB">
          <w:rPr>
            <w:rStyle w:val="Hyperlink"/>
            <w:rFonts w:ascii="Calibri Light" w:hAnsi="Calibri Light" w:cs="Calibri Light"/>
            <w:noProof/>
          </w:rPr>
          <w:delText>Table 68: Procedure, Observation, Act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BE385C6" w14:textId="77777777" w:rsidR="00C12940" w:rsidRPr="00AD08FB" w:rsidRDefault="001A0138" w:rsidP="003A3D50">
      <w:pPr>
        <w:pStyle w:val="TableofFigures"/>
        <w:tabs>
          <w:tab w:val="right" w:leader="dot" w:pos="9350"/>
        </w:tabs>
        <w:ind w:left="810" w:hanging="810"/>
        <w:rPr>
          <w:del w:id="1322" w:author="Russell Ott" w:date="2022-05-16T11:47:00Z"/>
          <w:rFonts w:ascii="Calibri Light" w:hAnsi="Calibri Light" w:cs="Calibri Light"/>
          <w:noProof/>
        </w:rPr>
      </w:pPr>
      <w:del w:id="1323" w:author="Russell Ott" w:date="2022-05-16T11:47:00Z">
        <w:r>
          <w:fldChar w:fldCharType="begin"/>
        </w:r>
        <w:r>
          <w:delInstrText xml:space="preserve"> HYPERLINK \l "_Toc21927050" </w:delInstrText>
        </w:r>
        <w:r>
          <w:fldChar w:fldCharType="separate"/>
        </w:r>
        <w:r w:rsidR="00C12940" w:rsidRPr="00AD08FB">
          <w:rPr>
            <w:rStyle w:val="Hyperlink"/>
            <w:rFonts w:ascii="Calibri Light" w:hAnsi="Calibri Light" w:cs="Calibri Light"/>
            <w:noProof/>
          </w:rPr>
          <w:delText>Table 69: Assessment Scale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28FBF51" w14:textId="77777777" w:rsidR="00C12940" w:rsidRPr="00AD08FB" w:rsidRDefault="001A0138" w:rsidP="003A3D50">
      <w:pPr>
        <w:pStyle w:val="TableofFigures"/>
        <w:tabs>
          <w:tab w:val="right" w:leader="dot" w:pos="9350"/>
        </w:tabs>
        <w:ind w:left="810" w:hanging="810"/>
        <w:rPr>
          <w:del w:id="1324" w:author="Russell Ott" w:date="2022-05-16T11:47:00Z"/>
          <w:rFonts w:ascii="Calibri Light" w:hAnsi="Calibri Light" w:cs="Calibri Light"/>
          <w:noProof/>
        </w:rPr>
      </w:pPr>
      <w:del w:id="1325" w:author="Russell Ott" w:date="2022-05-16T11:47:00Z">
        <w:r>
          <w:fldChar w:fldCharType="begin"/>
        </w:r>
        <w:r>
          <w:delInstrText xml:space="preserve"> HYPERLINK \l "_Toc21927051" </w:delInstrText>
        </w:r>
        <w:r>
          <w:fldChar w:fldCharType="separate"/>
        </w:r>
        <w:r w:rsidR="00C12940" w:rsidRPr="00AD08FB">
          <w:rPr>
            <w:rStyle w:val="Hyperlink"/>
            <w:rFonts w:ascii="Calibri Light" w:hAnsi="Calibri Light" w:cs="Calibri Light"/>
            <w:noProof/>
          </w:rPr>
          <w:delText>Table 70: Note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FAB5DB7" w14:textId="77777777" w:rsidR="00C12940" w:rsidRPr="00AD08FB" w:rsidRDefault="001A0138" w:rsidP="003A3D50">
      <w:pPr>
        <w:pStyle w:val="TableofFigures"/>
        <w:tabs>
          <w:tab w:val="right" w:leader="dot" w:pos="9350"/>
        </w:tabs>
        <w:ind w:left="810" w:hanging="810"/>
        <w:rPr>
          <w:del w:id="1326" w:author="Russell Ott" w:date="2022-05-16T11:47:00Z"/>
          <w:rFonts w:ascii="Calibri Light" w:hAnsi="Calibri Light" w:cs="Calibri Light"/>
          <w:noProof/>
        </w:rPr>
      </w:pPr>
      <w:del w:id="1327" w:author="Russell Ott" w:date="2022-05-16T11:47:00Z">
        <w:r>
          <w:fldChar w:fldCharType="begin"/>
        </w:r>
        <w:r>
          <w:delInstrText xml:space="preserve"> HYPERLINK \l "_Toc21927052" </w:delInstrText>
        </w:r>
        <w:r>
          <w:fldChar w:fldCharType="separate"/>
        </w:r>
        <w:r w:rsidR="00C12940" w:rsidRPr="00AD08FB">
          <w:rPr>
            <w:rStyle w:val="Hyperlink"/>
            <w:rFonts w:ascii="Calibri Light" w:hAnsi="Calibri Light" w:cs="Calibri Light"/>
            <w:noProof/>
          </w:rPr>
          <w:delText>Table 71: Summary of C-CDA Supplemental Templates for Advance Directives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C3726C5" w14:textId="77777777" w:rsidR="00C12940" w:rsidRPr="00AD08FB" w:rsidRDefault="001A0138" w:rsidP="003A3D50">
      <w:pPr>
        <w:pStyle w:val="TableofFigures"/>
        <w:tabs>
          <w:tab w:val="right" w:leader="dot" w:pos="9350"/>
        </w:tabs>
        <w:ind w:left="810" w:hanging="810"/>
        <w:rPr>
          <w:del w:id="1328" w:author="Russell Ott" w:date="2022-05-16T11:47:00Z"/>
          <w:rFonts w:ascii="Calibri Light" w:hAnsi="Calibri Light" w:cs="Calibri Light"/>
          <w:noProof/>
        </w:rPr>
      </w:pPr>
      <w:del w:id="1329" w:author="Russell Ott" w:date="2022-05-16T11:47:00Z">
        <w:r>
          <w:fldChar w:fldCharType="begin"/>
        </w:r>
        <w:r>
          <w:delInstrText xml:space="preserve"> HYPERLINK \l "_Toc21927053" </w:delInstrText>
        </w:r>
        <w:r>
          <w:fldChar w:fldCharType="separate"/>
        </w:r>
        <w:r w:rsidR="00C12940" w:rsidRPr="00AD08FB">
          <w:rPr>
            <w:rStyle w:val="Hyperlink"/>
            <w:rFonts w:ascii="Calibri Light" w:hAnsi="Calibri Light" w:cs="Calibri Light"/>
            <w:noProof/>
          </w:rPr>
          <w:delText>Table 72: Measure Reference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AD745FC" w14:textId="77777777" w:rsidR="00C12940" w:rsidRPr="00AD08FB" w:rsidRDefault="001A0138" w:rsidP="003A3D50">
      <w:pPr>
        <w:pStyle w:val="TableofFigures"/>
        <w:tabs>
          <w:tab w:val="right" w:leader="dot" w:pos="9350"/>
        </w:tabs>
        <w:ind w:left="810" w:hanging="810"/>
        <w:rPr>
          <w:del w:id="1330" w:author="Russell Ott" w:date="2022-05-16T11:47:00Z"/>
          <w:rFonts w:ascii="Calibri Light" w:hAnsi="Calibri Light" w:cs="Calibri Light"/>
          <w:noProof/>
        </w:rPr>
      </w:pPr>
      <w:del w:id="1331" w:author="Russell Ott" w:date="2022-05-16T11:47:00Z">
        <w:r>
          <w:fldChar w:fldCharType="begin"/>
        </w:r>
        <w:r>
          <w:delInstrText xml:space="preserve"> HYPERLINK \l "_Toc21927054" </w:delInstrText>
        </w:r>
        <w:r>
          <w:fldChar w:fldCharType="separate"/>
        </w:r>
        <w:r w:rsidR="00C12940" w:rsidRPr="00AD08FB">
          <w:rPr>
            <w:rStyle w:val="Hyperlink"/>
            <w:rFonts w:ascii="Calibri Light" w:hAnsi="Calibri Light" w:cs="Calibri Light"/>
            <w:noProof/>
          </w:rPr>
          <w:delText>Table 73: Sample Document Files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F34A4FD" w14:textId="4FA4961C" w:rsidR="00030FAC" w:rsidRDefault="001A0138">
      <w:pPr>
        <w:pStyle w:val="TableofFigures"/>
        <w:tabs>
          <w:tab w:val="right" w:leader="dot" w:pos="9350"/>
        </w:tabs>
        <w:rPr>
          <w:ins w:id="1332" w:author="Russell Ott" w:date="2022-05-16T11:47:00Z"/>
          <w:rFonts w:asciiTheme="minorHAnsi" w:eastAsiaTheme="minorEastAsia" w:hAnsiTheme="minorHAnsi" w:cstheme="minorBidi"/>
          <w:noProof/>
          <w:sz w:val="22"/>
          <w:szCs w:val="22"/>
        </w:rPr>
      </w:pPr>
      <w:ins w:id="1333" w:author="Russell Ott" w:date="2022-05-16T11:47:00Z">
        <w:r>
          <w:fldChar w:fldCharType="begin"/>
        </w:r>
        <w:r>
          <w:instrText xml:space="preserve"> HYPERLINK \l "_Toc103262868" </w:instrText>
        </w:r>
        <w:r>
          <w:fldChar w:fldCharType="separate"/>
        </w:r>
        <w:r w:rsidR="00030FAC" w:rsidRPr="00D74D69">
          <w:rPr>
            <w:rStyle w:val="Hyperlink"/>
            <w:noProof/>
          </w:rPr>
          <w:t>Table 1: Classifications of specifications</w:t>
        </w:r>
        <w:r w:rsidR="00030FAC">
          <w:rPr>
            <w:noProof/>
            <w:webHidden/>
          </w:rPr>
          <w:tab/>
        </w:r>
        <w:r w:rsidR="00030FAC">
          <w:rPr>
            <w:noProof/>
            <w:webHidden/>
          </w:rPr>
          <w:fldChar w:fldCharType="begin"/>
        </w:r>
        <w:r w:rsidR="00030FAC">
          <w:rPr>
            <w:noProof/>
            <w:webHidden/>
          </w:rPr>
          <w:instrText xml:space="preserve"> PAGEREF _Toc103262868 \h </w:instrText>
        </w:r>
        <w:r w:rsidR="00030FAC">
          <w:rPr>
            <w:noProof/>
            <w:webHidden/>
          </w:rPr>
        </w:r>
        <w:r w:rsidR="00030FAC">
          <w:rPr>
            <w:noProof/>
            <w:webHidden/>
          </w:rPr>
          <w:fldChar w:fldCharType="separate"/>
        </w:r>
        <w:r w:rsidR="00030FAC">
          <w:rPr>
            <w:noProof/>
            <w:webHidden/>
          </w:rPr>
          <w:t>13</w:t>
        </w:r>
        <w:r w:rsidR="00030FAC">
          <w:rPr>
            <w:noProof/>
            <w:webHidden/>
          </w:rPr>
          <w:fldChar w:fldCharType="end"/>
        </w:r>
        <w:r>
          <w:rPr>
            <w:noProof/>
          </w:rPr>
          <w:fldChar w:fldCharType="end"/>
        </w:r>
      </w:ins>
    </w:p>
    <w:p w14:paraId="41AA3954" w14:textId="19184911" w:rsidR="00030FAC" w:rsidRDefault="001A0138">
      <w:pPr>
        <w:pStyle w:val="TableofFigures"/>
        <w:tabs>
          <w:tab w:val="right" w:leader="dot" w:pos="9350"/>
        </w:tabs>
        <w:rPr>
          <w:ins w:id="1334" w:author="Russell Ott" w:date="2022-05-16T11:47:00Z"/>
          <w:rFonts w:asciiTheme="minorHAnsi" w:eastAsiaTheme="minorEastAsia" w:hAnsiTheme="minorHAnsi" w:cstheme="minorBidi"/>
          <w:noProof/>
          <w:sz w:val="22"/>
          <w:szCs w:val="22"/>
        </w:rPr>
      </w:pPr>
      <w:ins w:id="1335" w:author="Russell Ott" w:date="2022-05-16T11:47:00Z">
        <w:r>
          <w:fldChar w:fldCharType="begin"/>
        </w:r>
        <w:r>
          <w:instrText xml:space="preserve"> HYPERLINK \l "_Toc103262869" </w:instrText>
        </w:r>
        <w:r>
          <w:fldChar w:fldCharType="separate"/>
        </w:r>
        <w:r w:rsidR="00030FAC" w:rsidRPr="00D74D69">
          <w:rPr>
            <w:rStyle w:val="Hyperlink"/>
            <w:noProof/>
          </w:rPr>
          <w:t>Table 2: Review Ballot process</w:t>
        </w:r>
        <w:r w:rsidR="00030FAC">
          <w:rPr>
            <w:noProof/>
            <w:webHidden/>
          </w:rPr>
          <w:tab/>
        </w:r>
        <w:r w:rsidR="00030FAC">
          <w:rPr>
            <w:noProof/>
            <w:webHidden/>
          </w:rPr>
          <w:fldChar w:fldCharType="begin"/>
        </w:r>
        <w:r w:rsidR="00030FAC">
          <w:rPr>
            <w:noProof/>
            <w:webHidden/>
          </w:rPr>
          <w:instrText xml:space="preserve"> PAGEREF _Toc103262869 \h </w:instrText>
        </w:r>
        <w:r w:rsidR="00030FAC">
          <w:rPr>
            <w:noProof/>
            <w:webHidden/>
          </w:rPr>
        </w:r>
        <w:r w:rsidR="00030FAC">
          <w:rPr>
            <w:noProof/>
            <w:webHidden/>
          </w:rPr>
          <w:fldChar w:fldCharType="separate"/>
        </w:r>
        <w:r w:rsidR="00030FAC">
          <w:rPr>
            <w:noProof/>
            <w:webHidden/>
          </w:rPr>
          <w:t>15</w:t>
        </w:r>
        <w:r w:rsidR="00030FAC">
          <w:rPr>
            <w:noProof/>
            <w:webHidden/>
          </w:rPr>
          <w:fldChar w:fldCharType="end"/>
        </w:r>
        <w:r>
          <w:rPr>
            <w:noProof/>
          </w:rPr>
          <w:fldChar w:fldCharType="end"/>
        </w:r>
      </w:ins>
    </w:p>
    <w:p w14:paraId="3A6626EE" w14:textId="25027E73" w:rsidR="00030FAC" w:rsidRDefault="001A0138">
      <w:pPr>
        <w:pStyle w:val="TableofFigures"/>
        <w:tabs>
          <w:tab w:val="right" w:leader="dot" w:pos="9350"/>
        </w:tabs>
        <w:rPr>
          <w:ins w:id="1336" w:author="Russell Ott" w:date="2022-05-16T11:47:00Z"/>
          <w:rFonts w:asciiTheme="minorHAnsi" w:eastAsiaTheme="minorEastAsia" w:hAnsiTheme="minorHAnsi" w:cstheme="minorBidi"/>
          <w:noProof/>
          <w:sz w:val="22"/>
          <w:szCs w:val="22"/>
        </w:rPr>
      </w:pPr>
      <w:ins w:id="1337" w:author="Russell Ott" w:date="2022-05-16T11:47:00Z">
        <w:r>
          <w:fldChar w:fldCharType="begin"/>
        </w:r>
        <w:r>
          <w:instrText xml:space="preserve"> HYPERLINK \l "_Toc103262870"</w:instrText>
        </w:r>
        <w:r>
          <w:instrText xml:space="preserve"> </w:instrText>
        </w:r>
        <w:r>
          <w:fldChar w:fldCharType="separate"/>
        </w:r>
        <w:r w:rsidR="00030FAC" w:rsidRPr="00D74D69">
          <w:rPr>
            <w:rStyle w:val="Hyperlink"/>
            <w:noProof/>
          </w:rPr>
          <w:t>Table 3: Aspects of Interoperability</w:t>
        </w:r>
        <w:r w:rsidR="00030FAC">
          <w:rPr>
            <w:noProof/>
            <w:webHidden/>
          </w:rPr>
          <w:tab/>
        </w:r>
        <w:r w:rsidR="00030FAC">
          <w:rPr>
            <w:noProof/>
            <w:webHidden/>
          </w:rPr>
          <w:fldChar w:fldCharType="begin"/>
        </w:r>
        <w:r w:rsidR="00030FAC">
          <w:rPr>
            <w:noProof/>
            <w:webHidden/>
          </w:rPr>
          <w:instrText xml:space="preserve"> PAGEREF _Toc103262870 \h </w:instrText>
        </w:r>
        <w:r w:rsidR="00030FAC">
          <w:rPr>
            <w:noProof/>
            <w:webHidden/>
          </w:rPr>
        </w:r>
        <w:r w:rsidR="00030FAC">
          <w:rPr>
            <w:noProof/>
            <w:webHidden/>
          </w:rPr>
          <w:fldChar w:fldCharType="separate"/>
        </w:r>
        <w:r w:rsidR="00030FAC">
          <w:rPr>
            <w:noProof/>
            <w:webHidden/>
          </w:rPr>
          <w:t>16</w:t>
        </w:r>
        <w:r w:rsidR="00030FAC">
          <w:rPr>
            <w:noProof/>
            <w:webHidden/>
          </w:rPr>
          <w:fldChar w:fldCharType="end"/>
        </w:r>
        <w:r>
          <w:rPr>
            <w:noProof/>
          </w:rPr>
          <w:fldChar w:fldCharType="end"/>
        </w:r>
      </w:ins>
    </w:p>
    <w:p w14:paraId="7BF04303" w14:textId="34D1EE8B" w:rsidR="00030FAC" w:rsidRDefault="001A0138">
      <w:pPr>
        <w:pStyle w:val="TableofFigures"/>
        <w:tabs>
          <w:tab w:val="right" w:leader="dot" w:pos="9350"/>
        </w:tabs>
        <w:rPr>
          <w:ins w:id="1338" w:author="Russell Ott" w:date="2022-05-16T11:47:00Z"/>
          <w:rFonts w:asciiTheme="minorHAnsi" w:eastAsiaTheme="minorEastAsia" w:hAnsiTheme="minorHAnsi" w:cstheme="minorBidi"/>
          <w:noProof/>
          <w:sz w:val="22"/>
          <w:szCs w:val="22"/>
        </w:rPr>
      </w:pPr>
      <w:ins w:id="1339" w:author="Russell Ott" w:date="2022-05-16T11:47:00Z">
        <w:r>
          <w:fldChar w:fldCharType="begin"/>
        </w:r>
        <w:r>
          <w:instrText xml:space="preserve"> HYPERLINK \l "_Toc103262871" </w:instrText>
        </w:r>
        <w:r>
          <w:fldChar w:fldCharType="separate"/>
        </w:r>
        <w:r w:rsidR="00030FAC" w:rsidRPr="00D74D69">
          <w:rPr>
            <w:rStyle w:val="Hyperlink"/>
            <w:rFonts w:cs="Calibri"/>
            <w:noProof/>
          </w:rPr>
          <w:t>Table 4: CDA R2 Extensions Used by C-CDA</w:t>
        </w:r>
        <w:r w:rsidR="00030FAC">
          <w:rPr>
            <w:noProof/>
            <w:webHidden/>
          </w:rPr>
          <w:tab/>
        </w:r>
        <w:r w:rsidR="00030FAC">
          <w:rPr>
            <w:noProof/>
            <w:webHidden/>
          </w:rPr>
          <w:fldChar w:fldCharType="begin"/>
        </w:r>
        <w:r w:rsidR="00030FAC">
          <w:rPr>
            <w:noProof/>
            <w:webHidden/>
          </w:rPr>
          <w:instrText xml:space="preserve"> PAGEREF _Toc103262871 \h </w:instrText>
        </w:r>
        <w:r w:rsidR="00030FAC">
          <w:rPr>
            <w:noProof/>
            <w:webHidden/>
          </w:rPr>
        </w:r>
        <w:r w:rsidR="00030FAC">
          <w:rPr>
            <w:noProof/>
            <w:webHidden/>
          </w:rPr>
          <w:fldChar w:fldCharType="separate"/>
        </w:r>
        <w:r w:rsidR="00030FAC">
          <w:rPr>
            <w:noProof/>
            <w:webHidden/>
          </w:rPr>
          <w:t>25</w:t>
        </w:r>
        <w:r w:rsidR="00030FAC">
          <w:rPr>
            <w:noProof/>
            <w:webHidden/>
          </w:rPr>
          <w:fldChar w:fldCharType="end"/>
        </w:r>
        <w:r>
          <w:rPr>
            <w:noProof/>
          </w:rPr>
          <w:fldChar w:fldCharType="end"/>
        </w:r>
      </w:ins>
    </w:p>
    <w:p w14:paraId="4B47C007" w14:textId="077D28F6" w:rsidR="00030FAC" w:rsidRDefault="001A0138">
      <w:pPr>
        <w:pStyle w:val="TableofFigures"/>
        <w:tabs>
          <w:tab w:val="right" w:leader="dot" w:pos="9350"/>
        </w:tabs>
        <w:rPr>
          <w:ins w:id="1340" w:author="Russell Ott" w:date="2022-05-16T11:47:00Z"/>
          <w:rFonts w:asciiTheme="minorHAnsi" w:eastAsiaTheme="minorEastAsia" w:hAnsiTheme="minorHAnsi" w:cstheme="minorBidi"/>
          <w:noProof/>
          <w:sz w:val="22"/>
          <w:szCs w:val="22"/>
        </w:rPr>
      </w:pPr>
      <w:ins w:id="1341" w:author="Russell Ott" w:date="2022-05-16T11:47:00Z">
        <w:r>
          <w:fldChar w:fldCharType="begin"/>
        </w:r>
        <w:r>
          <w:instrText xml:space="preserve"> HYPERLINK \l "_Toc103262872" </w:instrText>
        </w:r>
        <w:r>
          <w:fldChar w:fldCharType="separate"/>
        </w:r>
        <w:r w:rsidR="00030FAC" w:rsidRPr="00D74D69">
          <w:rPr>
            <w:rStyle w:val="Hyperlink"/>
            <w:noProof/>
          </w:rPr>
          <w:t>Table 5: Conformance Verbs, Cardinality and Use of nullFlavor</w:t>
        </w:r>
        <w:r w:rsidR="00030FAC">
          <w:rPr>
            <w:noProof/>
            <w:webHidden/>
          </w:rPr>
          <w:tab/>
        </w:r>
        <w:r w:rsidR="00030FAC">
          <w:rPr>
            <w:noProof/>
            <w:webHidden/>
          </w:rPr>
          <w:fldChar w:fldCharType="begin"/>
        </w:r>
        <w:r w:rsidR="00030FAC">
          <w:rPr>
            <w:noProof/>
            <w:webHidden/>
          </w:rPr>
          <w:instrText xml:space="preserve"> PAGEREF _Toc103262872 \h </w:instrText>
        </w:r>
        <w:r w:rsidR="00030FAC">
          <w:rPr>
            <w:noProof/>
            <w:webHidden/>
          </w:rPr>
        </w:r>
        <w:r w:rsidR="00030FAC">
          <w:rPr>
            <w:noProof/>
            <w:webHidden/>
          </w:rPr>
          <w:fldChar w:fldCharType="separate"/>
        </w:r>
        <w:r w:rsidR="00030FAC">
          <w:rPr>
            <w:noProof/>
            <w:webHidden/>
          </w:rPr>
          <w:t>28</w:t>
        </w:r>
        <w:r w:rsidR="00030FAC">
          <w:rPr>
            <w:noProof/>
            <w:webHidden/>
          </w:rPr>
          <w:fldChar w:fldCharType="end"/>
        </w:r>
        <w:r>
          <w:rPr>
            <w:noProof/>
          </w:rPr>
          <w:fldChar w:fldCharType="end"/>
        </w:r>
      </w:ins>
    </w:p>
    <w:p w14:paraId="1A9EA2CA" w14:textId="6BACBBE4" w:rsidR="00030FAC" w:rsidRDefault="001A0138">
      <w:pPr>
        <w:pStyle w:val="TableofFigures"/>
        <w:tabs>
          <w:tab w:val="right" w:leader="dot" w:pos="9350"/>
        </w:tabs>
        <w:rPr>
          <w:ins w:id="1342" w:author="Russell Ott" w:date="2022-05-16T11:47:00Z"/>
          <w:rFonts w:asciiTheme="minorHAnsi" w:eastAsiaTheme="minorEastAsia" w:hAnsiTheme="minorHAnsi" w:cstheme="minorBidi"/>
          <w:noProof/>
          <w:sz w:val="22"/>
          <w:szCs w:val="22"/>
        </w:rPr>
      </w:pPr>
      <w:ins w:id="1343" w:author="Russell Ott" w:date="2022-05-16T11:47:00Z">
        <w:r>
          <w:fldChar w:fldCharType="begin"/>
        </w:r>
        <w:r>
          <w:instrText xml:space="preserve"> HYPERLINK \l "_Toc103262873" </w:instrText>
        </w:r>
        <w:r>
          <w:fldChar w:fldCharType="separate"/>
        </w:r>
        <w:r w:rsidR="00030FAC" w:rsidRPr="00D74D69">
          <w:rPr>
            <w:rStyle w:val="Hyperlink"/>
            <w:noProof/>
          </w:rPr>
          <w:t>Table 6: Document templates defined in C-CDA R2.1, sorted by category.</w:t>
        </w:r>
        <w:r w:rsidR="00030FAC">
          <w:rPr>
            <w:noProof/>
            <w:webHidden/>
          </w:rPr>
          <w:tab/>
        </w:r>
        <w:r w:rsidR="00030FAC">
          <w:rPr>
            <w:noProof/>
            <w:webHidden/>
          </w:rPr>
          <w:fldChar w:fldCharType="begin"/>
        </w:r>
        <w:r w:rsidR="00030FAC">
          <w:rPr>
            <w:noProof/>
            <w:webHidden/>
          </w:rPr>
          <w:instrText xml:space="preserve"> PAGEREF _Toc103262873 \h </w:instrText>
        </w:r>
        <w:r w:rsidR="00030FAC">
          <w:rPr>
            <w:noProof/>
            <w:webHidden/>
          </w:rPr>
        </w:r>
        <w:r w:rsidR="00030FAC">
          <w:rPr>
            <w:noProof/>
            <w:webHidden/>
          </w:rPr>
          <w:fldChar w:fldCharType="separate"/>
        </w:r>
        <w:r w:rsidR="00030FAC">
          <w:rPr>
            <w:noProof/>
            <w:webHidden/>
          </w:rPr>
          <w:t>33</w:t>
        </w:r>
        <w:r w:rsidR="00030FAC">
          <w:rPr>
            <w:noProof/>
            <w:webHidden/>
          </w:rPr>
          <w:fldChar w:fldCharType="end"/>
        </w:r>
        <w:r>
          <w:rPr>
            <w:noProof/>
          </w:rPr>
          <w:fldChar w:fldCharType="end"/>
        </w:r>
      </w:ins>
    </w:p>
    <w:p w14:paraId="52D7D57B" w14:textId="6ACB033D" w:rsidR="00030FAC" w:rsidRDefault="001A0138">
      <w:pPr>
        <w:pStyle w:val="TableofFigures"/>
        <w:tabs>
          <w:tab w:val="right" w:leader="dot" w:pos="9350"/>
        </w:tabs>
        <w:rPr>
          <w:ins w:id="1344" w:author="Russell Ott" w:date="2022-05-16T11:47:00Z"/>
          <w:rFonts w:asciiTheme="minorHAnsi" w:eastAsiaTheme="minorEastAsia" w:hAnsiTheme="minorHAnsi" w:cstheme="minorBidi"/>
          <w:noProof/>
          <w:sz w:val="22"/>
          <w:szCs w:val="22"/>
        </w:rPr>
      </w:pPr>
      <w:ins w:id="1345" w:author="Russell Ott" w:date="2022-05-16T11:47:00Z">
        <w:r>
          <w:fldChar w:fldCharType="begin"/>
        </w:r>
        <w:r>
          <w:instrText xml:space="preserve"> HYPERLINK \l "_Toc10</w:instrText>
        </w:r>
        <w:r>
          <w:instrText xml:space="preserve">3262874" </w:instrText>
        </w:r>
        <w:r>
          <w:fldChar w:fldCharType="separate"/>
        </w:r>
        <w:r w:rsidR="00030FAC" w:rsidRPr="00D74D69">
          <w:rPr>
            <w:rStyle w:val="Hyperlink"/>
            <w:noProof/>
          </w:rPr>
          <w:t>Table 7: from Concise Consolidated CDA: Deploying Encounter Summary Documents with Clinical Notes. Document Information Available during the IHE Query and in the stored C-CDA</w:t>
        </w:r>
        <w:r w:rsidR="00030FAC">
          <w:rPr>
            <w:noProof/>
            <w:webHidden/>
          </w:rPr>
          <w:tab/>
        </w:r>
        <w:r w:rsidR="00030FAC">
          <w:rPr>
            <w:noProof/>
            <w:webHidden/>
          </w:rPr>
          <w:fldChar w:fldCharType="begin"/>
        </w:r>
        <w:r w:rsidR="00030FAC">
          <w:rPr>
            <w:noProof/>
            <w:webHidden/>
          </w:rPr>
          <w:instrText xml:space="preserve"> PAGEREF _Toc103262874 \h </w:instrText>
        </w:r>
        <w:r w:rsidR="00030FAC">
          <w:rPr>
            <w:noProof/>
            <w:webHidden/>
          </w:rPr>
        </w:r>
        <w:r w:rsidR="00030FAC">
          <w:rPr>
            <w:noProof/>
            <w:webHidden/>
          </w:rPr>
          <w:fldChar w:fldCharType="separate"/>
        </w:r>
        <w:r w:rsidR="00030FAC">
          <w:rPr>
            <w:noProof/>
            <w:webHidden/>
          </w:rPr>
          <w:t>40</w:t>
        </w:r>
        <w:r w:rsidR="00030FAC">
          <w:rPr>
            <w:noProof/>
            <w:webHidden/>
          </w:rPr>
          <w:fldChar w:fldCharType="end"/>
        </w:r>
        <w:r>
          <w:rPr>
            <w:noProof/>
          </w:rPr>
          <w:fldChar w:fldCharType="end"/>
        </w:r>
      </w:ins>
    </w:p>
    <w:p w14:paraId="3D25AF11" w14:textId="1B878FCC" w:rsidR="00030FAC" w:rsidRDefault="001A0138">
      <w:pPr>
        <w:pStyle w:val="TableofFigures"/>
        <w:tabs>
          <w:tab w:val="right" w:leader="dot" w:pos="9350"/>
        </w:tabs>
        <w:rPr>
          <w:ins w:id="1346" w:author="Russell Ott" w:date="2022-05-16T11:47:00Z"/>
          <w:rFonts w:asciiTheme="minorHAnsi" w:eastAsiaTheme="minorEastAsia" w:hAnsiTheme="minorHAnsi" w:cstheme="minorBidi"/>
          <w:noProof/>
          <w:sz w:val="22"/>
          <w:szCs w:val="22"/>
        </w:rPr>
      </w:pPr>
      <w:ins w:id="1347" w:author="Russell Ott" w:date="2022-05-16T11:47:00Z">
        <w:r>
          <w:fldChar w:fldCharType="begin"/>
        </w:r>
        <w:r>
          <w:instrText xml:space="preserve"> HYPERLINK \l "_Toc103262875" </w:instrText>
        </w:r>
        <w:r>
          <w:fldChar w:fldCharType="separate"/>
        </w:r>
        <w:r w:rsidR="00030FAC" w:rsidRPr="00D74D69">
          <w:rPr>
            <w:rStyle w:val="Hyperlink"/>
            <w:noProof/>
          </w:rPr>
          <w:t>Table 8: LOINC Coding for Document Level clinical note types</w:t>
        </w:r>
        <w:r w:rsidR="00030FAC">
          <w:rPr>
            <w:noProof/>
            <w:webHidden/>
          </w:rPr>
          <w:tab/>
        </w:r>
        <w:r w:rsidR="00030FAC">
          <w:rPr>
            <w:noProof/>
            <w:webHidden/>
          </w:rPr>
          <w:fldChar w:fldCharType="begin"/>
        </w:r>
        <w:r w:rsidR="00030FAC">
          <w:rPr>
            <w:noProof/>
            <w:webHidden/>
          </w:rPr>
          <w:instrText xml:space="preserve"> PAGEREF _Toc103262875 \h </w:instrText>
        </w:r>
        <w:r w:rsidR="00030FAC">
          <w:rPr>
            <w:noProof/>
            <w:webHidden/>
          </w:rPr>
        </w:r>
        <w:r w:rsidR="00030FAC">
          <w:rPr>
            <w:noProof/>
            <w:webHidden/>
          </w:rPr>
          <w:fldChar w:fldCharType="separate"/>
        </w:r>
        <w:r w:rsidR="00030FAC">
          <w:rPr>
            <w:noProof/>
            <w:webHidden/>
          </w:rPr>
          <w:t>42</w:t>
        </w:r>
        <w:r w:rsidR="00030FAC">
          <w:rPr>
            <w:noProof/>
            <w:webHidden/>
          </w:rPr>
          <w:fldChar w:fldCharType="end"/>
        </w:r>
        <w:r>
          <w:rPr>
            <w:noProof/>
          </w:rPr>
          <w:fldChar w:fldCharType="end"/>
        </w:r>
      </w:ins>
    </w:p>
    <w:p w14:paraId="69BA01C7" w14:textId="082072F4" w:rsidR="00030FAC" w:rsidRDefault="001A0138">
      <w:pPr>
        <w:pStyle w:val="TableofFigures"/>
        <w:tabs>
          <w:tab w:val="right" w:leader="dot" w:pos="9350"/>
        </w:tabs>
        <w:rPr>
          <w:ins w:id="1348" w:author="Russell Ott" w:date="2022-05-16T11:47:00Z"/>
          <w:rFonts w:asciiTheme="minorHAnsi" w:eastAsiaTheme="minorEastAsia" w:hAnsiTheme="minorHAnsi" w:cstheme="minorBidi"/>
          <w:noProof/>
          <w:sz w:val="22"/>
          <w:szCs w:val="22"/>
        </w:rPr>
      </w:pPr>
      <w:ins w:id="1349" w:author="Russell Ott" w:date="2022-05-16T11:47:00Z">
        <w:r>
          <w:fldChar w:fldCharType="begin"/>
        </w:r>
        <w:r>
          <w:instrText xml:space="preserve"> HYPERLINK \l "_Toc103262876" </w:instrText>
        </w:r>
        <w:r>
          <w:fldChar w:fldCharType="separate"/>
        </w:r>
        <w:r w:rsidR="00030FAC" w:rsidRPr="00D74D69">
          <w:rPr>
            <w:rStyle w:val="Hyperlink"/>
            <w:noProof/>
          </w:rPr>
          <w:t>Table 9: LOINC Codes for section- and entry- level clinical notes</w:t>
        </w:r>
        <w:r w:rsidR="00030FAC">
          <w:rPr>
            <w:noProof/>
            <w:webHidden/>
          </w:rPr>
          <w:tab/>
        </w:r>
        <w:r w:rsidR="00030FAC">
          <w:rPr>
            <w:noProof/>
            <w:webHidden/>
          </w:rPr>
          <w:fldChar w:fldCharType="begin"/>
        </w:r>
        <w:r w:rsidR="00030FAC">
          <w:rPr>
            <w:noProof/>
            <w:webHidden/>
          </w:rPr>
          <w:instrText xml:space="preserve"> PAGEREF _Toc103262876 \h </w:instrText>
        </w:r>
        <w:r w:rsidR="00030FAC">
          <w:rPr>
            <w:noProof/>
            <w:webHidden/>
          </w:rPr>
        </w:r>
        <w:r w:rsidR="00030FAC">
          <w:rPr>
            <w:noProof/>
            <w:webHidden/>
          </w:rPr>
          <w:fldChar w:fldCharType="separate"/>
        </w:r>
        <w:r w:rsidR="00030FAC">
          <w:rPr>
            <w:noProof/>
            <w:webHidden/>
          </w:rPr>
          <w:t>43</w:t>
        </w:r>
        <w:r w:rsidR="00030FAC">
          <w:rPr>
            <w:noProof/>
            <w:webHidden/>
          </w:rPr>
          <w:fldChar w:fldCharType="end"/>
        </w:r>
        <w:r>
          <w:rPr>
            <w:noProof/>
          </w:rPr>
          <w:fldChar w:fldCharType="end"/>
        </w:r>
      </w:ins>
    </w:p>
    <w:p w14:paraId="1FE330FF" w14:textId="22CEF4DF" w:rsidR="00030FAC" w:rsidRDefault="001A0138">
      <w:pPr>
        <w:pStyle w:val="TableofFigures"/>
        <w:tabs>
          <w:tab w:val="right" w:leader="dot" w:pos="9350"/>
        </w:tabs>
        <w:rPr>
          <w:ins w:id="1350" w:author="Russell Ott" w:date="2022-05-16T11:47:00Z"/>
          <w:rFonts w:asciiTheme="minorHAnsi" w:eastAsiaTheme="minorEastAsia" w:hAnsiTheme="minorHAnsi" w:cstheme="minorBidi"/>
          <w:noProof/>
          <w:sz w:val="22"/>
          <w:szCs w:val="22"/>
        </w:rPr>
      </w:pPr>
      <w:ins w:id="1351" w:author="Russell Ott" w:date="2022-05-16T11:47:00Z">
        <w:r>
          <w:fldChar w:fldCharType="begin"/>
        </w:r>
        <w:r>
          <w:instrText xml:space="preserve"> HYPERLINK \l "_Toc103262877" </w:instrText>
        </w:r>
        <w:r>
          <w:fldChar w:fldCharType="separate"/>
        </w:r>
        <w:r w:rsidR="00030FAC" w:rsidRPr="00D74D69">
          <w:rPr>
            <w:rStyle w:val="Hyperlink"/>
            <w:noProof/>
          </w:rPr>
          <w:t>Table 10: Patient Data Elements</w:t>
        </w:r>
        <w:r w:rsidR="00030FAC">
          <w:rPr>
            <w:noProof/>
            <w:webHidden/>
          </w:rPr>
          <w:tab/>
        </w:r>
        <w:r w:rsidR="00030FAC">
          <w:rPr>
            <w:noProof/>
            <w:webHidden/>
          </w:rPr>
          <w:fldChar w:fldCharType="begin"/>
        </w:r>
        <w:r w:rsidR="00030FAC">
          <w:rPr>
            <w:noProof/>
            <w:webHidden/>
          </w:rPr>
          <w:instrText xml:space="preserve"> PAGEREF _Toc103262877 \h </w:instrText>
        </w:r>
        <w:r w:rsidR="00030FAC">
          <w:rPr>
            <w:noProof/>
            <w:webHidden/>
          </w:rPr>
        </w:r>
        <w:r w:rsidR="00030FAC">
          <w:rPr>
            <w:noProof/>
            <w:webHidden/>
          </w:rPr>
          <w:fldChar w:fldCharType="separate"/>
        </w:r>
        <w:r w:rsidR="00030FAC">
          <w:rPr>
            <w:noProof/>
            <w:webHidden/>
          </w:rPr>
          <w:t>48</w:t>
        </w:r>
        <w:r w:rsidR="00030FAC">
          <w:rPr>
            <w:noProof/>
            <w:webHidden/>
          </w:rPr>
          <w:fldChar w:fldCharType="end"/>
        </w:r>
        <w:r>
          <w:rPr>
            <w:noProof/>
          </w:rPr>
          <w:fldChar w:fldCharType="end"/>
        </w:r>
      </w:ins>
    </w:p>
    <w:p w14:paraId="69DB6A38" w14:textId="7633048B" w:rsidR="00030FAC" w:rsidRDefault="001A0138">
      <w:pPr>
        <w:pStyle w:val="TableofFigures"/>
        <w:tabs>
          <w:tab w:val="right" w:leader="dot" w:pos="9350"/>
        </w:tabs>
        <w:rPr>
          <w:ins w:id="1352" w:author="Russell Ott" w:date="2022-05-16T11:47:00Z"/>
          <w:rFonts w:asciiTheme="minorHAnsi" w:eastAsiaTheme="minorEastAsia" w:hAnsiTheme="minorHAnsi" w:cstheme="minorBidi"/>
          <w:noProof/>
          <w:sz w:val="22"/>
          <w:szCs w:val="22"/>
        </w:rPr>
      </w:pPr>
      <w:ins w:id="1353" w:author="Russell Ott" w:date="2022-05-16T11:47:00Z">
        <w:r>
          <w:fldChar w:fldCharType="begin"/>
        </w:r>
        <w:r>
          <w:instrText xml:space="preserve"> HYPERLINK \l "_Toc103262878" </w:instrText>
        </w:r>
        <w:r>
          <w:fldChar w:fldCharType="separate"/>
        </w:r>
        <w:r w:rsidR="00030FAC" w:rsidRPr="00D74D69">
          <w:rPr>
            <w:rStyle w:val="Hyperlink"/>
            <w:noProof/>
          </w:rPr>
          <w:t>Table 11: Patient Identifiers</w:t>
        </w:r>
        <w:r w:rsidR="00030FAC">
          <w:rPr>
            <w:noProof/>
            <w:webHidden/>
          </w:rPr>
          <w:tab/>
        </w:r>
        <w:r w:rsidR="00030FAC">
          <w:rPr>
            <w:noProof/>
            <w:webHidden/>
          </w:rPr>
          <w:fldChar w:fldCharType="begin"/>
        </w:r>
        <w:r w:rsidR="00030FAC">
          <w:rPr>
            <w:noProof/>
            <w:webHidden/>
          </w:rPr>
          <w:instrText xml:space="preserve"> PAGEREF _Toc103262878 \h </w:instrText>
        </w:r>
        <w:r w:rsidR="00030FAC">
          <w:rPr>
            <w:noProof/>
            <w:webHidden/>
          </w:rPr>
        </w:r>
        <w:r w:rsidR="00030FAC">
          <w:rPr>
            <w:noProof/>
            <w:webHidden/>
          </w:rPr>
          <w:fldChar w:fldCharType="separate"/>
        </w:r>
        <w:r w:rsidR="00030FAC">
          <w:rPr>
            <w:noProof/>
            <w:webHidden/>
          </w:rPr>
          <w:t>56</w:t>
        </w:r>
        <w:r w:rsidR="00030FAC">
          <w:rPr>
            <w:noProof/>
            <w:webHidden/>
          </w:rPr>
          <w:fldChar w:fldCharType="end"/>
        </w:r>
        <w:r>
          <w:rPr>
            <w:noProof/>
          </w:rPr>
          <w:fldChar w:fldCharType="end"/>
        </w:r>
      </w:ins>
    </w:p>
    <w:p w14:paraId="2186E067" w14:textId="01191501" w:rsidR="00030FAC" w:rsidRDefault="001A0138">
      <w:pPr>
        <w:pStyle w:val="TableofFigures"/>
        <w:tabs>
          <w:tab w:val="right" w:leader="dot" w:pos="9350"/>
        </w:tabs>
        <w:rPr>
          <w:ins w:id="1354" w:author="Russell Ott" w:date="2022-05-16T11:47:00Z"/>
          <w:rFonts w:asciiTheme="minorHAnsi" w:eastAsiaTheme="minorEastAsia" w:hAnsiTheme="minorHAnsi" w:cstheme="minorBidi"/>
          <w:noProof/>
          <w:sz w:val="22"/>
          <w:szCs w:val="22"/>
        </w:rPr>
      </w:pPr>
      <w:ins w:id="1355" w:author="Russell Ott" w:date="2022-05-16T11:47:00Z">
        <w:r>
          <w:fldChar w:fldCharType="begin"/>
        </w:r>
        <w:r>
          <w:instrText xml:space="preserve"> HYPERLINK \l "_Toc103262879" </w:instrText>
        </w:r>
        <w:r>
          <w:fldChar w:fldCharType="separate"/>
        </w:r>
        <w:r w:rsidR="00030FAC" w:rsidRPr="00D74D69">
          <w:rPr>
            <w:rStyle w:val="Hyperlink"/>
            <w:noProof/>
          </w:rPr>
          <w:t>Table 12: Header Elements for Care Team Members</w:t>
        </w:r>
        <w:r w:rsidR="00030FAC">
          <w:rPr>
            <w:noProof/>
            <w:webHidden/>
          </w:rPr>
          <w:tab/>
        </w:r>
        <w:r w:rsidR="00030FAC">
          <w:rPr>
            <w:noProof/>
            <w:webHidden/>
          </w:rPr>
          <w:fldChar w:fldCharType="begin"/>
        </w:r>
        <w:r w:rsidR="00030FAC">
          <w:rPr>
            <w:noProof/>
            <w:webHidden/>
          </w:rPr>
          <w:instrText xml:space="preserve"> PAGEREF _Toc103262879 \h </w:instrText>
        </w:r>
        <w:r w:rsidR="00030FAC">
          <w:rPr>
            <w:noProof/>
            <w:webHidden/>
          </w:rPr>
        </w:r>
        <w:r w:rsidR="00030FAC">
          <w:rPr>
            <w:noProof/>
            <w:webHidden/>
          </w:rPr>
          <w:fldChar w:fldCharType="separate"/>
        </w:r>
        <w:r w:rsidR="00030FAC">
          <w:rPr>
            <w:noProof/>
            <w:webHidden/>
          </w:rPr>
          <w:t>61</w:t>
        </w:r>
        <w:r w:rsidR="00030FAC">
          <w:rPr>
            <w:noProof/>
            <w:webHidden/>
          </w:rPr>
          <w:fldChar w:fldCharType="end"/>
        </w:r>
        <w:r>
          <w:rPr>
            <w:noProof/>
          </w:rPr>
          <w:fldChar w:fldCharType="end"/>
        </w:r>
      </w:ins>
    </w:p>
    <w:p w14:paraId="4E5BA523" w14:textId="63F4B7FE" w:rsidR="00030FAC" w:rsidRDefault="001A0138">
      <w:pPr>
        <w:pStyle w:val="TableofFigures"/>
        <w:tabs>
          <w:tab w:val="right" w:leader="dot" w:pos="9350"/>
        </w:tabs>
        <w:rPr>
          <w:ins w:id="1356" w:author="Russell Ott" w:date="2022-05-16T11:47:00Z"/>
          <w:rFonts w:asciiTheme="minorHAnsi" w:eastAsiaTheme="minorEastAsia" w:hAnsiTheme="minorHAnsi" w:cstheme="minorBidi"/>
          <w:noProof/>
          <w:sz w:val="22"/>
          <w:szCs w:val="22"/>
        </w:rPr>
      </w:pPr>
      <w:ins w:id="1357" w:author="Russell Ott" w:date="2022-05-16T11:47:00Z">
        <w:r>
          <w:fldChar w:fldCharType="begin"/>
        </w:r>
        <w:r>
          <w:instrText xml:space="preserve"> HYPERLINK \l "_Toc103262880" </w:instrText>
        </w:r>
        <w:r>
          <w:fldChar w:fldCharType="separate"/>
        </w:r>
        <w:r w:rsidR="00030FAC" w:rsidRPr="00D74D69">
          <w:rPr>
            <w:rStyle w:val="Hyperlink"/>
            <w:noProof/>
          </w:rPr>
          <w:t>Table 13: C-CDA R2.1 Document-Level Templates for Representing Clinical Notes as Structured Documents</w:t>
        </w:r>
        <w:r w:rsidR="00030FAC">
          <w:rPr>
            <w:noProof/>
            <w:webHidden/>
          </w:rPr>
          <w:tab/>
        </w:r>
        <w:r w:rsidR="00030FAC">
          <w:rPr>
            <w:noProof/>
            <w:webHidden/>
          </w:rPr>
          <w:fldChar w:fldCharType="begin"/>
        </w:r>
        <w:r w:rsidR="00030FAC">
          <w:rPr>
            <w:noProof/>
            <w:webHidden/>
          </w:rPr>
          <w:instrText xml:space="preserve"> PAGEREF _Toc103262880 \h </w:instrText>
        </w:r>
        <w:r w:rsidR="00030FAC">
          <w:rPr>
            <w:noProof/>
            <w:webHidden/>
          </w:rPr>
        </w:r>
        <w:r w:rsidR="00030FAC">
          <w:rPr>
            <w:noProof/>
            <w:webHidden/>
          </w:rPr>
          <w:fldChar w:fldCharType="separate"/>
        </w:r>
        <w:r w:rsidR="00030FAC">
          <w:rPr>
            <w:noProof/>
            <w:webHidden/>
          </w:rPr>
          <w:t>66</w:t>
        </w:r>
        <w:r w:rsidR="00030FAC">
          <w:rPr>
            <w:noProof/>
            <w:webHidden/>
          </w:rPr>
          <w:fldChar w:fldCharType="end"/>
        </w:r>
        <w:r>
          <w:rPr>
            <w:noProof/>
          </w:rPr>
          <w:fldChar w:fldCharType="end"/>
        </w:r>
      </w:ins>
    </w:p>
    <w:p w14:paraId="2CDB01C3" w14:textId="19DFDCDC" w:rsidR="00030FAC" w:rsidRDefault="001A0138">
      <w:pPr>
        <w:pStyle w:val="TableofFigures"/>
        <w:tabs>
          <w:tab w:val="right" w:leader="dot" w:pos="9350"/>
        </w:tabs>
        <w:rPr>
          <w:ins w:id="1358" w:author="Russell Ott" w:date="2022-05-16T11:47:00Z"/>
          <w:rFonts w:asciiTheme="minorHAnsi" w:eastAsiaTheme="minorEastAsia" w:hAnsiTheme="minorHAnsi" w:cstheme="minorBidi"/>
          <w:noProof/>
          <w:sz w:val="22"/>
          <w:szCs w:val="22"/>
        </w:rPr>
      </w:pPr>
      <w:ins w:id="1359" w:author="Russell Ott" w:date="2022-05-16T11:47:00Z">
        <w:r>
          <w:fldChar w:fldCharType="begin"/>
        </w:r>
        <w:r>
          <w:instrText xml:space="preserve"> HYPERLINK \l "_Toc103262881" </w:instrText>
        </w:r>
        <w:r>
          <w:fldChar w:fldCharType="separate"/>
        </w:r>
        <w:r w:rsidR="00030FAC" w:rsidRPr="00D74D69">
          <w:rPr>
            <w:rStyle w:val="Hyperlink"/>
            <w:noProof/>
          </w:rPr>
          <w:t>Table 14: Document Templates of Unstructured Clinical Notes</w:t>
        </w:r>
        <w:r w:rsidR="00030FAC">
          <w:rPr>
            <w:noProof/>
            <w:webHidden/>
          </w:rPr>
          <w:tab/>
        </w:r>
        <w:r w:rsidR="00030FAC">
          <w:rPr>
            <w:noProof/>
            <w:webHidden/>
          </w:rPr>
          <w:fldChar w:fldCharType="begin"/>
        </w:r>
        <w:r w:rsidR="00030FAC">
          <w:rPr>
            <w:noProof/>
            <w:webHidden/>
          </w:rPr>
          <w:instrText xml:space="preserve"> PAGEREF _Toc103262881 \h </w:instrText>
        </w:r>
        <w:r w:rsidR="00030FAC">
          <w:rPr>
            <w:noProof/>
            <w:webHidden/>
          </w:rPr>
        </w:r>
        <w:r w:rsidR="00030FAC">
          <w:rPr>
            <w:noProof/>
            <w:webHidden/>
          </w:rPr>
          <w:fldChar w:fldCharType="separate"/>
        </w:r>
        <w:r w:rsidR="00030FAC">
          <w:rPr>
            <w:noProof/>
            <w:webHidden/>
          </w:rPr>
          <w:t>66</w:t>
        </w:r>
        <w:r w:rsidR="00030FAC">
          <w:rPr>
            <w:noProof/>
            <w:webHidden/>
          </w:rPr>
          <w:fldChar w:fldCharType="end"/>
        </w:r>
        <w:r>
          <w:rPr>
            <w:noProof/>
          </w:rPr>
          <w:fldChar w:fldCharType="end"/>
        </w:r>
      </w:ins>
    </w:p>
    <w:p w14:paraId="68DF6BB5" w14:textId="6A7BCB1B" w:rsidR="00030FAC" w:rsidRDefault="001A0138">
      <w:pPr>
        <w:pStyle w:val="TableofFigures"/>
        <w:tabs>
          <w:tab w:val="right" w:leader="dot" w:pos="9350"/>
        </w:tabs>
        <w:rPr>
          <w:ins w:id="1360" w:author="Russell Ott" w:date="2022-05-16T11:47:00Z"/>
          <w:rFonts w:asciiTheme="minorHAnsi" w:eastAsiaTheme="minorEastAsia" w:hAnsiTheme="minorHAnsi" w:cstheme="minorBidi"/>
          <w:noProof/>
          <w:sz w:val="22"/>
          <w:szCs w:val="22"/>
        </w:rPr>
      </w:pPr>
      <w:ins w:id="1361" w:author="Russell Ott" w:date="2022-05-16T11:47:00Z">
        <w:r>
          <w:fldChar w:fldCharType="begin"/>
        </w:r>
        <w:r>
          <w:instrText xml:space="preserve"> HYPERLINK \l "_Toc103262882" </w:instrText>
        </w:r>
        <w:r>
          <w:fldChar w:fldCharType="separate"/>
        </w:r>
        <w:r w:rsidR="00030FAC" w:rsidRPr="00D74D69">
          <w:rPr>
            <w:rStyle w:val="Hyperlink"/>
            <w:noProof/>
          </w:rPr>
          <w:t>Table 15: Payer additional content requirements</w:t>
        </w:r>
        <w:r w:rsidR="00030FAC">
          <w:rPr>
            <w:noProof/>
            <w:webHidden/>
          </w:rPr>
          <w:tab/>
        </w:r>
        <w:r w:rsidR="00030FAC">
          <w:rPr>
            <w:noProof/>
            <w:webHidden/>
          </w:rPr>
          <w:fldChar w:fldCharType="begin"/>
        </w:r>
        <w:r w:rsidR="00030FAC">
          <w:rPr>
            <w:noProof/>
            <w:webHidden/>
          </w:rPr>
          <w:instrText xml:space="preserve"> PAGEREF _Toc103262882 \h </w:instrText>
        </w:r>
        <w:r w:rsidR="00030FAC">
          <w:rPr>
            <w:noProof/>
            <w:webHidden/>
          </w:rPr>
        </w:r>
        <w:r w:rsidR="00030FAC">
          <w:rPr>
            <w:noProof/>
            <w:webHidden/>
          </w:rPr>
          <w:fldChar w:fldCharType="separate"/>
        </w:r>
        <w:r w:rsidR="00030FAC">
          <w:rPr>
            <w:noProof/>
            <w:webHidden/>
          </w:rPr>
          <w:t>68</w:t>
        </w:r>
        <w:r w:rsidR="00030FAC">
          <w:rPr>
            <w:noProof/>
            <w:webHidden/>
          </w:rPr>
          <w:fldChar w:fldCharType="end"/>
        </w:r>
        <w:r>
          <w:rPr>
            <w:noProof/>
          </w:rPr>
          <w:fldChar w:fldCharType="end"/>
        </w:r>
      </w:ins>
    </w:p>
    <w:p w14:paraId="5E33DEBC" w14:textId="55F1E4FE" w:rsidR="00030FAC" w:rsidRDefault="001A0138">
      <w:pPr>
        <w:pStyle w:val="TableofFigures"/>
        <w:tabs>
          <w:tab w:val="right" w:leader="dot" w:pos="9350"/>
        </w:tabs>
        <w:rPr>
          <w:ins w:id="1362" w:author="Russell Ott" w:date="2022-05-16T11:47:00Z"/>
          <w:rFonts w:asciiTheme="minorHAnsi" w:eastAsiaTheme="minorEastAsia" w:hAnsiTheme="minorHAnsi" w:cstheme="minorBidi"/>
          <w:noProof/>
          <w:sz w:val="22"/>
          <w:szCs w:val="22"/>
        </w:rPr>
      </w:pPr>
      <w:ins w:id="1363" w:author="Russell Ott" w:date="2022-05-16T11:47:00Z">
        <w:r>
          <w:fldChar w:fldCharType="begin"/>
        </w:r>
        <w:r>
          <w:instrText xml:space="preserve"> HYPERLINK \l "_Toc103262883" </w:instrText>
        </w:r>
        <w:r>
          <w:fldChar w:fldCharType="separate"/>
        </w:r>
        <w:r w:rsidR="00030FAC" w:rsidRPr="00D74D69">
          <w:rPr>
            <w:rStyle w:val="Hyperlink"/>
            <w:noProof/>
          </w:rPr>
          <w:t>Table 16: Care Plan (Nutrition)</w:t>
        </w:r>
        <w:r w:rsidR="00030FAC">
          <w:rPr>
            <w:noProof/>
            <w:webHidden/>
          </w:rPr>
          <w:tab/>
        </w:r>
        <w:r w:rsidR="00030FAC">
          <w:rPr>
            <w:noProof/>
            <w:webHidden/>
          </w:rPr>
          <w:fldChar w:fldCharType="begin"/>
        </w:r>
        <w:r w:rsidR="00030FAC">
          <w:rPr>
            <w:noProof/>
            <w:webHidden/>
          </w:rPr>
          <w:instrText xml:space="preserve"> PAGEREF _Toc103262883 \h </w:instrText>
        </w:r>
        <w:r w:rsidR="00030FAC">
          <w:rPr>
            <w:noProof/>
            <w:webHidden/>
          </w:rPr>
        </w:r>
        <w:r w:rsidR="00030FAC">
          <w:rPr>
            <w:noProof/>
            <w:webHidden/>
          </w:rPr>
          <w:fldChar w:fldCharType="separate"/>
        </w:r>
        <w:r w:rsidR="00030FAC">
          <w:rPr>
            <w:noProof/>
            <w:webHidden/>
          </w:rPr>
          <w:t>68</w:t>
        </w:r>
        <w:r w:rsidR="00030FAC">
          <w:rPr>
            <w:noProof/>
            <w:webHidden/>
          </w:rPr>
          <w:fldChar w:fldCharType="end"/>
        </w:r>
        <w:r>
          <w:rPr>
            <w:noProof/>
          </w:rPr>
          <w:fldChar w:fldCharType="end"/>
        </w:r>
      </w:ins>
    </w:p>
    <w:p w14:paraId="06F4C64A" w14:textId="7157CEE5" w:rsidR="00030FAC" w:rsidRDefault="001A0138">
      <w:pPr>
        <w:pStyle w:val="TableofFigures"/>
        <w:tabs>
          <w:tab w:val="right" w:leader="dot" w:pos="9350"/>
        </w:tabs>
        <w:rPr>
          <w:ins w:id="1364" w:author="Russell Ott" w:date="2022-05-16T11:47:00Z"/>
          <w:rFonts w:asciiTheme="minorHAnsi" w:eastAsiaTheme="minorEastAsia" w:hAnsiTheme="minorHAnsi" w:cstheme="minorBidi"/>
          <w:noProof/>
          <w:sz w:val="22"/>
          <w:szCs w:val="22"/>
        </w:rPr>
      </w:pPr>
      <w:ins w:id="1365" w:author="Russell Ott" w:date="2022-05-16T11:47:00Z">
        <w:r>
          <w:fldChar w:fldCharType="begin"/>
        </w:r>
        <w:r>
          <w:instrText xml:space="preserve"> HYPERLINK \l "_Toc103262884" </w:instrText>
        </w:r>
        <w:r>
          <w:fldChar w:fldCharType="separate"/>
        </w:r>
        <w:r w:rsidR="00030FAC" w:rsidRPr="00D74D69">
          <w:rPr>
            <w:rStyle w:val="Hyperlink"/>
            <w:noProof/>
          </w:rPr>
          <w:t>Table 17: Care Plan: Document Template.</w:t>
        </w:r>
        <w:r w:rsidR="00030FAC">
          <w:rPr>
            <w:noProof/>
            <w:webHidden/>
          </w:rPr>
          <w:tab/>
        </w:r>
        <w:r w:rsidR="00030FAC">
          <w:rPr>
            <w:noProof/>
            <w:webHidden/>
          </w:rPr>
          <w:fldChar w:fldCharType="begin"/>
        </w:r>
        <w:r w:rsidR="00030FAC">
          <w:rPr>
            <w:noProof/>
            <w:webHidden/>
          </w:rPr>
          <w:instrText xml:space="preserve"> PAGEREF _Toc103262884 \h </w:instrText>
        </w:r>
        <w:r w:rsidR="00030FAC">
          <w:rPr>
            <w:noProof/>
            <w:webHidden/>
          </w:rPr>
        </w:r>
        <w:r w:rsidR="00030FAC">
          <w:rPr>
            <w:noProof/>
            <w:webHidden/>
          </w:rPr>
          <w:fldChar w:fldCharType="separate"/>
        </w:r>
        <w:r w:rsidR="00030FAC">
          <w:rPr>
            <w:noProof/>
            <w:webHidden/>
          </w:rPr>
          <w:t>69</w:t>
        </w:r>
        <w:r w:rsidR="00030FAC">
          <w:rPr>
            <w:noProof/>
            <w:webHidden/>
          </w:rPr>
          <w:fldChar w:fldCharType="end"/>
        </w:r>
        <w:r>
          <w:rPr>
            <w:noProof/>
          </w:rPr>
          <w:fldChar w:fldCharType="end"/>
        </w:r>
      </w:ins>
    </w:p>
    <w:p w14:paraId="7767BF40" w14:textId="7027F3F9" w:rsidR="00030FAC" w:rsidRDefault="001A0138">
      <w:pPr>
        <w:pStyle w:val="TableofFigures"/>
        <w:tabs>
          <w:tab w:val="right" w:leader="dot" w:pos="9350"/>
        </w:tabs>
        <w:rPr>
          <w:ins w:id="1366" w:author="Russell Ott" w:date="2022-05-16T11:47:00Z"/>
          <w:rFonts w:asciiTheme="minorHAnsi" w:eastAsiaTheme="minorEastAsia" w:hAnsiTheme="minorHAnsi" w:cstheme="minorBidi"/>
          <w:noProof/>
          <w:sz w:val="22"/>
          <w:szCs w:val="22"/>
        </w:rPr>
      </w:pPr>
      <w:ins w:id="1367" w:author="Russell Ott" w:date="2022-05-16T11:47:00Z">
        <w:r>
          <w:fldChar w:fldCharType="begin"/>
        </w:r>
        <w:r>
          <w:instrText xml:space="preserve"> HYPERLINK \l "_Toc103262885" </w:instrText>
        </w:r>
        <w:r>
          <w:fldChar w:fldCharType="separate"/>
        </w:r>
        <w:r w:rsidR="00030FAC" w:rsidRPr="00D74D69">
          <w:rPr>
            <w:rStyle w:val="Hyperlink"/>
            <w:noProof/>
          </w:rPr>
          <w:t xml:space="preserve">Table 18: Consultation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_Toc103262885 \h </w:instrText>
        </w:r>
        <w:r w:rsidR="00030FAC">
          <w:rPr>
            <w:noProof/>
            <w:webHidden/>
          </w:rPr>
        </w:r>
        <w:r w:rsidR="00030FAC">
          <w:rPr>
            <w:noProof/>
            <w:webHidden/>
          </w:rPr>
          <w:fldChar w:fldCharType="separate"/>
        </w:r>
        <w:r w:rsidR="00030FAC">
          <w:rPr>
            <w:noProof/>
            <w:webHidden/>
          </w:rPr>
          <w:t>70</w:t>
        </w:r>
        <w:r w:rsidR="00030FAC">
          <w:rPr>
            <w:noProof/>
            <w:webHidden/>
          </w:rPr>
          <w:fldChar w:fldCharType="end"/>
        </w:r>
        <w:r>
          <w:rPr>
            <w:noProof/>
          </w:rPr>
          <w:fldChar w:fldCharType="end"/>
        </w:r>
      </w:ins>
    </w:p>
    <w:p w14:paraId="6220E732" w14:textId="25920BC2" w:rsidR="00030FAC" w:rsidRDefault="001A0138">
      <w:pPr>
        <w:pStyle w:val="TableofFigures"/>
        <w:tabs>
          <w:tab w:val="right" w:leader="dot" w:pos="9350"/>
        </w:tabs>
        <w:rPr>
          <w:ins w:id="1368" w:author="Russell Ott" w:date="2022-05-16T11:47:00Z"/>
          <w:rFonts w:asciiTheme="minorHAnsi" w:eastAsiaTheme="minorEastAsia" w:hAnsiTheme="minorHAnsi" w:cstheme="minorBidi"/>
          <w:noProof/>
          <w:sz w:val="22"/>
          <w:szCs w:val="22"/>
        </w:rPr>
      </w:pPr>
      <w:ins w:id="1369" w:author="Russell Ott" w:date="2022-05-16T11:47:00Z">
        <w:r>
          <w:fldChar w:fldCharType="begin"/>
        </w:r>
        <w:r>
          <w:instrText xml:space="preserve"> HYPERLINK \l "_Toc103262886" </w:instrText>
        </w:r>
        <w:r>
          <w:fldChar w:fldCharType="separate"/>
        </w:r>
        <w:r w:rsidR="00030FAC" w:rsidRPr="00D74D69">
          <w:rPr>
            <w:rStyle w:val="Hyperlink"/>
            <w:noProof/>
          </w:rPr>
          <w:t xml:space="preserve">Table 19: Continuity of Care Document: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_Toc103262886 \h </w:instrText>
        </w:r>
        <w:r w:rsidR="00030FAC">
          <w:rPr>
            <w:noProof/>
            <w:webHidden/>
          </w:rPr>
        </w:r>
        <w:r w:rsidR="00030FAC">
          <w:rPr>
            <w:noProof/>
            <w:webHidden/>
          </w:rPr>
          <w:fldChar w:fldCharType="separate"/>
        </w:r>
        <w:r w:rsidR="00030FAC">
          <w:rPr>
            <w:noProof/>
            <w:webHidden/>
          </w:rPr>
          <w:t>71</w:t>
        </w:r>
        <w:r w:rsidR="00030FAC">
          <w:rPr>
            <w:noProof/>
            <w:webHidden/>
          </w:rPr>
          <w:fldChar w:fldCharType="end"/>
        </w:r>
        <w:r>
          <w:rPr>
            <w:noProof/>
          </w:rPr>
          <w:fldChar w:fldCharType="end"/>
        </w:r>
      </w:ins>
    </w:p>
    <w:p w14:paraId="23524733" w14:textId="43EA0A44" w:rsidR="00030FAC" w:rsidRDefault="001A0138">
      <w:pPr>
        <w:pStyle w:val="TableofFigures"/>
        <w:tabs>
          <w:tab w:val="right" w:leader="dot" w:pos="9350"/>
        </w:tabs>
        <w:rPr>
          <w:ins w:id="1370" w:author="Russell Ott" w:date="2022-05-16T11:47:00Z"/>
          <w:rFonts w:asciiTheme="minorHAnsi" w:eastAsiaTheme="minorEastAsia" w:hAnsiTheme="minorHAnsi" w:cstheme="minorBidi"/>
          <w:noProof/>
          <w:sz w:val="22"/>
          <w:szCs w:val="22"/>
        </w:rPr>
      </w:pPr>
      <w:ins w:id="1371" w:author="Russell Ott" w:date="2022-05-16T11:47:00Z">
        <w:r>
          <w:fldChar w:fldCharType="begin"/>
        </w:r>
        <w:r>
          <w:instrText xml:space="preserve"> HYPERLINK \l "_Toc103262887" </w:instrText>
        </w:r>
        <w:r>
          <w:fldChar w:fldCharType="separate"/>
        </w:r>
        <w:r w:rsidR="00030FAC" w:rsidRPr="00D74D69">
          <w:rPr>
            <w:rStyle w:val="Hyperlink"/>
            <w:noProof/>
          </w:rPr>
          <w:t xml:space="preserve">Table 20: Diagnostic Imaging Report: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_Toc103262887 \h </w:instrText>
        </w:r>
        <w:r w:rsidR="00030FAC">
          <w:rPr>
            <w:noProof/>
            <w:webHidden/>
          </w:rPr>
        </w:r>
        <w:r w:rsidR="00030FAC">
          <w:rPr>
            <w:noProof/>
            <w:webHidden/>
          </w:rPr>
          <w:fldChar w:fldCharType="separate"/>
        </w:r>
        <w:r w:rsidR="00030FAC">
          <w:rPr>
            <w:noProof/>
            <w:webHidden/>
          </w:rPr>
          <w:t>71</w:t>
        </w:r>
        <w:r w:rsidR="00030FAC">
          <w:rPr>
            <w:noProof/>
            <w:webHidden/>
          </w:rPr>
          <w:fldChar w:fldCharType="end"/>
        </w:r>
        <w:r>
          <w:rPr>
            <w:noProof/>
          </w:rPr>
          <w:fldChar w:fldCharType="end"/>
        </w:r>
      </w:ins>
    </w:p>
    <w:p w14:paraId="268247CB" w14:textId="73B06AB7" w:rsidR="00030FAC" w:rsidRDefault="001A0138">
      <w:pPr>
        <w:pStyle w:val="TableofFigures"/>
        <w:tabs>
          <w:tab w:val="right" w:leader="dot" w:pos="9350"/>
        </w:tabs>
        <w:rPr>
          <w:ins w:id="1372" w:author="Russell Ott" w:date="2022-05-16T11:47:00Z"/>
          <w:rFonts w:asciiTheme="minorHAnsi" w:eastAsiaTheme="minorEastAsia" w:hAnsiTheme="minorHAnsi" w:cstheme="minorBidi"/>
          <w:noProof/>
          <w:sz w:val="22"/>
          <w:szCs w:val="22"/>
        </w:rPr>
      </w:pPr>
      <w:ins w:id="1373" w:author="Russell Ott" w:date="2022-05-16T11:47:00Z">
        <w:r>
          <w:fldChar w:fldCharType="begin"/>
        </w:r>
        <w:r>
          <w:instrText xml:space="preserve"> </w:instrText>
        </w:r>
        <w:r>
          <w:instrText xml:space="preserve">HYPERLINK \l "_Toc103262888" </w:instrText>
        </w:r>
        <w:r>
          <w:fldChar w:fldCharType="separate"/>
        </w:r>
        <w:r w:rsidR="00030FAC" w:rsidRPr="00D74D69">
          <w:rPr>
            <w:rStyle w:val="Hyperlink"/>
            <w:noProof/>
          </w:rPr>
          <w:t xml:space="preserve">Table 21: Discharge Summary: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_Toc103262888 \h </w:instrText>
        </w:r>
        <w:r w:rsidR="00030FAC">
          <w:rPr>
            <w:noProof/>
            <w:webHidden/>
          </w:rPr>
        </w:r>
        <w:r w:rsidR="00030FAC">
          <w:rPr>
            <w:noProof/>
            <w:webHidden/>
          </w:rPr>
          <w:fldChar w:fldCharType="separate"/>
        </w:r>
        <w:r w:rsidR="00030FAC">
          <w:rPr>
            <w:noProof/>
            <w:webHidden/>
          </w:rPr>
          <w:t>72</w:t>
        </w:r>
        <w:r w:rsidR="00030FAC">
          <w:rPr>
            <w:noProof/>
            <w:webHidden/>
          </w:rPr>
          <w:fldChar w:fldCharType="end"/>
        </w:r>
        <w:r>
          <w:rPr>
            <w:noProof/>
          </w:rPr>
          <w:fldChar w:fldCharType="end"/>
        </w:r>
      </w:ins>
    </w:p>
    <w:p w14:paraId="6F090F89" w14:textId="6AACCF97" w:rsidR="00030FAC" w:rsidRDefault="001A0138">
      <w:pPr>
        <w:pStyle w:val="TableofFigures"/>
        <w:tabs>
          <w:tab w:val="right" w:leader="dot" w:pos="9350"/>
        </w:tabs>
        <w:rPr>
          <w:ins w:id="1374" w:author="Russell Ott" w:date="2022-05-16T11:47:00Z"/>
          <w:rFonts w:asciiTheme="minorHAnsi" w:eastAsiaTheme="minorEastAsia" w:hAnsiTheme="minorHAnsi" w:cstheme="minorBidi"/>
          <w:noProof/>
          <w:sz w:val="22"/>
          <w:szCs w:val="22"/>
        </w:rPr>
      </w:pPr>
      <w:ins w:id="1375" w:author="Russell Ott" w:date="2022-05-16T11:47:00Z">
        <w:r>
          <w:fldChar w:fldCharType="begin"/>
        </w:r>
        <w:r>
          <w:instrText xml:space="preserve"> HYPERLINK \l "_Toc103262889" </w:instrText>
        </w:r>
        <w:r>
          <w:fldChar w:fldCharType="separate"/>
        </w:r>
        <w:r w:rsidR="00030FAC" w:rsidRPr="00D74D69">
          <w:rPr>
            <w:rStyle w:val="Hyperlink"/>
            <w:noProof/>
          </w:rPr>
          <w:t>Table 22: History and Physical: Document Template.</w:t>
        </w:r>
        <w:r w:rsidR="00030FAC">
          <w:rPr>
            <w:noProof/>
            <w:webHidden/>
          </w:rPr>
          <w:tab/>
        </w:r>
        <w:r w:rsidR="00030FAC">
          <w:rPr>
            <w:noProof/>
            <w:webHidden/>
          </w:rPr>
          <w:fldChar w:fldCharType="begin"/>
        </w:r>
        <w:r w:rsidR="00030FAC">
          <w:rPr>
            <w:noProof/>
            <w:webHidden/>
          </w:rPr>
          <w:instrText xml:space="preserve"> PAGEREF _Toc103262889 \h </w:instrText>
        </w:r>
        <w:r w:rsidR="00030FAC">
          <w:rPr>
            <w:noProof/>
            <w:webHidden/>
          </w:rPr>
        </w:r>
        <w:r w:rsidR="00030FAC">
          <w:rPr>
            <w:noProof/>
            <w:webHidden/>
          </w:rPr>
          <w:fldChar w:fldCharType="separate"/>
        </w:r>
        <w:r w:rsidR="00030FAC">
          <w:rPr>
            <w:noProof/>
            <w:webHidden/>
          </w:rPr>
          <w:t>73</w:t>
        </w:r>
        <w:r w:rsidR="00030FAC">
          <w:rPr>
            <w:noProof/>
            <w:webHidden/>
          </w:rPr>
          <w:fldChar w:fldCharType="end"/>
        </w:r>
        <w:r>
          <w:rPr>
            <w:noProof/>
          </w:rPr>
          <w:fldChar w:fldCharType="end"/>
        </w:r>
      </w:ins>
    </w:p>
    <w:p w14:paraId="49A5DDF9" w14:textId="32A900A4" w:rsidR="00030FAC" w:rsidRDefault="001A0138">
      <w:pPr>
        <w:pStyle w:val="TableofFigures"/>
        <w:tabs>
          <w:tab w:val="right" w:leader="dot" w:pos="9350"/>
        </w:tabs>
        <w:rPr>
          <w:ins w:id="1376" w:author="Russell Ott" w:date="2022-05-16T11:47:00Z"/>
          <w:rFonts w:asciiTheme="minorHAnsi" w:eastAsiaTheme="minorEastAsia" w:hAnsiTheme="minorHAnsi" w:cstheme="minorBidi"/>
          <w:noProof/>
          <w:sz w:val="22"/>
          <w:szCs w:val="22"/>
        </w:rPr>
      </w:pPr>
      <w:ins w:id="1377" w:author="Russell Ott" w:date="2022-05-16T11:47:00Z">
        <w:r>
          <w:fldChar w:fldCharType="begin"/>
        </w:r>
        <w:r>
          <w:instrText xml:space="preserve"> HYPERLINK \l "_Toc103262890" </w:instrText>
        </w:r>
        <w:r>
          <w:fldChar w:fldCharType="separate"/>
        </w:r>
        <w:r w:rsidR="00030FAC" w:rsidRPr="00D74D69">
          <w:rPr>
            <w:rStyle w:val="Hyperlink"/>
            <w:noProof/>
          </w:rPr>
          <w:t xml:space="preserve">Table 23: Operative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_Toc103262890 \h </w:instrText>
        </w:r>
        <w:r w:rsidR="00030FAC">
          <w:rPr>
            <w:noProof/>
            <w:webHidden/>
          </w:rPr>
        </w:r>
        <w:r w:rsidR="00030FAC">
          <w:rPr>
            <w:noProof/>
            <w:webHidden/>
          </w:rPr>
          <w:fldChar w:fldCharType="separate"/>
        </w:r>
        <w:r w:rsidR="00030FAC">
          <w:rPr>
            <w:noProof/>
            <w:webHidden/>
          </w:rPr>
          <w:t>73</w:t>
        </w:r>
        <w:r w:rsidR="00030FAC">
          <w:rPr>
            <w:noProof/>
            <w:webHidden/>
          </w:rPr>
          <w:fldChar w:fldCharType="end"/>
        </w:r>
        <w:r>
          <w:rPr>
            <w:noProof/>
          </w:rPr>
          <w:fldChar w:fldCharType="end"/>
        </w:r>
      </w:ins>
    </w:p>
    <w:p w14:paraId="7B41862D" w14:textId="79346703" w:rsidR="00030FAC" w:rsidRDefault="001A0138">
      <w:pPr>
        <w:pStyle w:val="TableofFigures"/>
        <w:tabs>
          <w:tab w:val="right" w:leader="dot" w:pos="9350"/>
        </w:tabs>
        <w:rPr>
          <w:ins w:id="1378" w:author="Russell Ott" w:date="2022-05-16T11:47:00Z"/>
          <w:rFonts w:asciiTheme="minorHAnsi" w:eastAsiaTheme="minorEastAsia" w:hAnsiTheme="minorHAnsi" w:cstheme="minorBidi"/>
          <w:noProof/>
          <w:sz w:val="22"/>
          <w:szCs w:val="22"/>
        </w:rPr>
      </w:pPr>
      <w:ins w:id="1379" w:author="Russell Ott" w:date="2022-05-16T11:47:00Z">
        <w:r>
          <w:fldChar w:fldCharType="begin"/>
        </w:r>
        <w:r>
          <w:instrText xml:space="preserve"> HYPERLINK \l "_Toc103262891" </w:instrText>
        </w:r>
        <w:r>
          <w:fldChar w:fldCharType="separate"/>
        </w:r>
        <w:r w:rsidR="00030FAC" w:rsidRPr="00D74D69">
          <w:rPr>
            <w:rStyle w:val="Hyperlink"/>
            <w:noProof/>
          </w:rPr>
          <w:t xml:space="preserve">Table 24: Procedure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_Toc103262891 \h </w:instrText>
        </w:r>
        <w:r w:rsidR="00030FAC">
          <w:rPr>
            <w:noProof/>
            <w:webHidden/>
          </w:rPr>
        </w:r>
        <w:r w:rsidR="00030FAC">
          <w:rPr>
            <w:noProof/>
            <w:webHidden/>
          </w:rPr>
          <w:fldChar w:fldCharType="separate"/>
        </w:r>
        <w:r w:rsidR="00030FAC">
          <w:rPr>
            <w:noProof/>
            <w:webHidden/>
          </w:rPr>
          <w:t>74</w:t>
        </w:r>
        <w:r w:rsidR="00030FAC">
          <w:rPr>
            <w:noProof/>
            <w:webHidden/>
          </w:rPr>
          <w:fldChar w:fldCharType="end"/>
        </w:r>
        <w:r>
          <w:rPr>
            <w:noProof/>
          </w:rPr>
          <w:fldChar w:fldCharType="end"/>
        </w:r>
      </w:ins>
    </w:p>
    <w:p w14:paraId="1BC55BB2" w14:textId="2E390902" w:rsidR="00030FAC" w:rsidRDefault="001A0138">
      <w:pPr>
        <w:pStyle w:val="TableofFigures"/>
        <w:tabs>
          <w:tab w:val="right" w:leader="dot" w:pos="9350"/>
        </w:tabs>
        <w:rPr>
          <w:ins w:id="1380" w:author="Russell Ott" w:date="2022-05-16T11:47:00Z"/>
          <w:rFonts w:asciiTheme="minorHAnsi" w:eastAsiaTheme="minorEastAsia" w:hAnsiTheme="minorHAnsi" w:cstheme="minorBidi"/>
          <w:noProof/>
          <w:sz w:val="22"/>
          <w:szCs w:val="22"/>
        </w:rPr>
      </w:pPr>
      <w:ins w:id="1381" w:author="Russell Ott" w:date="2022-05-16T11:47:00Z">
        <w:r>
          <w:fldChar w:fldCharType="begin"/>
        </w:r>
        <w:r>
          <w:instrText xml:space="preserve"> HYPERLINK \l</w:instrText>
        </w:r>
        <w:r>
          <w:instrText xml:space="preserve"> "_Toc103262892" </w:instrText>
        </w:r>
        <w:r>
          <w:fldChar w:fldCharType="separate"/>
        </w:r>
        <w:r w:rsidR="00030FAC" w:rsidRPr="00D74D69">
          <w:rPr>
            <w:rStyle w:val="Hyperlink"/>
            <w:noProof/>
          </w:rPr>
          <w:t xml:space="preserve">Table 25: Progress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_Toc103262892 \h </w:instrText>
        </w:r>
        <w:r w:rsidR="00030FAC">
          <w:rPr>
            <w:noProof/>
            <w:webHidden/>
          </w:rPr>
        </w:r>
        <w:r w:rsidR="00030FAC">
          <w:rPr>
            <w:noProof/>
            <w:webHidden/>
          </w:rPr>
          <w:fldChar w:fldCharType="separate"/>
        </w:r>
        <w:r w:rsidR="00030FAC">
          <w:rPr>
            <w:noProof/>
            <w:webHidden/>
          </w:rPr>
          <w:t>75</w:t>
        </w:r>
        <w:r w:rsidR="00030FAC">
          <w:rPr>
            <w:noProof/>
            <w:webHidden/>
          </w:rPr>
          <w:fldChar w:fldCharType="end"/>
        </w:r>
        <w:r>
          <w:rPr>
            <w:noProof/>
          </w:rPr>
          <w:fldChar w:fldCharType="end"/>
        </w:r>
      </w:ins>
    </w:p>
    <w:p w14:paraId="7D5B6C24" w14:textId="2164C462" w:rsidR="00030FAC" w:rsidRDefault="001A0138">
      <w:pPr>
        <w:pStyle w:val="TableofFigures"/>
        <w:tabs>
          <w:tab w:val="right" w:leader="dot" w:pos="9350"/>
        </w:tabs>
        <w:rPr>
          <w:ins w:id="1382" w:author="Russell Ott" w:date="2022-05-16T11:47:00Z"/>
          <w:rFonts w:asciiTheme="minorHAnsi" w:eastAsiaTheme="minorEastAsia" w:hAnsiTheme="minorHAnsi" w:cstheme="minorBidi"/>
          <w:noProof/>
          <w:sz w:val="22"/>
          <w:szCs w:val="22"/>
        </w:rPr>
      </w:pPr>
      <w:ins w:id="1383" w:author="Russell Ott" w:date="2022-05-16T11:47:00Z">
        <w:r>
          <w:fldChar w:fldCharType="begin"/>
        </w:r>
        <w:r>
          <w:instrText xml:space="preserve"> HYPERLINK \l "_Toc103262893" </w:instrText>
        </w:r>
        <w:r>
          <w:fldChar w:fldCharType="separate"/>
        </w:r>
        <w:r w:rsidR="00030FAC" w:rsidRPr="00D74D69">
          <w:rPr>
            <w:rStyle w:val="Hyperlink"/>
            <w:noProof/>
          </w:rPr>
          <w:t xml:space="preserve">Table 26: Referral Note: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_Toc103262893 \h </w:instrText>
        </w:r>
        <w:r w:rsidR="00030FAC">
          <w:rPr>
            <w:noProof/>
            <w:webHidden/>
          </w:rPr>
        </w:r>
        <w:r w:rsidR="00030FAC">
          <w:rPr>
            <w:noProof/>
            <w:webHidden/>
          </w:rPr>
          <w:fldChar w:fldCharType="separate"/>
        </w:r>
        <w:r w:rsidR="00030FAC">
          <w:rPr>
            <w:noProof/>
            <w:webHidden/>
          </w:rPr>
          <w:t>76</w:t>
        </w:r>
        <w:r w:rsidR="00030FAC">
          <w:rPr>
            <w:noProof/>
            <w:webHidden/>
          </w:rPr>
          <w:fldChar w:fldCharType="end"/>
        </w:r>
        <w:r>
          <w:rPr>
            <w:noProof/>
          </w:rPr>
          <w:fldChar w:fldCharType="end"/>
        </w:r>
      </w:ins>
    </w:p>
    <w:p w14:paraId="37508EED" w14:textId="669E3066" w:rsidR="00030FAC" w:rsidRDefault="001A0138">
      <w:pPr>
        <w:pStyle w:val="TableofFigures"/>
        <w:tabs>
          <w:tab w:val="right" w:leader="dot" w:pos="9350"/>
        </w:tabs>
        <w:rPr>
          <w:ins w:id="1384" w:author="Russell Ott" w:date="2022-05-16T11:47:00Z"/>
          <w:rFonts w:asciiTheme="minorHAnsi" w:eastAsiaTheme="minorEastAsia" w:hAnsiTheme="minorHAnsi" w:cstheme="minorBidi"/>
          <w:noProof/>
          <w:sz w:val="22"/>
          <w:szCs w:val="22"/>
        </w:rPr>
      </w:pPr>
      <w:ins w:id="1385" w:author="Russell Ott" w:date="2022-05-16T11:47:00Z">
        <w:r>
          <w:fldChar w:fldCharType="begin"/>
        </w:r>
        <w:r>
          <w:instrText xml:space="preserve"> HYPERLINK \l "_Toc103262894" </w:instrText>
        </w:r>
        <w:r>
          <w:fldChar w:fldCharType="separate"/>
        </w:r>
        <w:r w:rsidR="00030FAC" w:rsidRPr="00D74D69">
          <w:rPr>
            <w:rStyle w:val="Hyperlink"/>
            <w:noProof/>
          </w:rPr>
          <w:t xml:space="preserve">Table 27: Transfer Summary: Document Template. </w:t>
        </w:r>
        <w:r w:rsidR="00030FAC" w:rsidRPr="00D74D69">
          <w:rPr>
            <w:rStyle w:val="Hyperlink"/>
            <w:rFonts w:cs="Calibri"/>
            <w:noProof/>
          </w:rPr>
          <w:t>﻿</w:t>
        </w:r>
        <w:r w:rsidR="00030FAC">
          <w:rPr>
            <w:noProof/>
            <w:webHidden/>
          </w:rPr>
          <w:tab/>
        </w:r>
        <w:r w:rsidR="00030FAC">
          <w:rPr>
            <w:noProof/>
            <w:webHidden/>
          </w:rPr>
          <w:fldChar w:fldCharType="begin"/>
        </w:r>
        <w:r w:rsidR="00030FAC">
          <w:rPr>
            <w:noProof/>
            <w:webHidden/>
          </w:rPr>
          <w:instrText xml:space="preserve"> PAGEREF _Toc103262894 \h </w:instrText>
        </w:r>
        <w:r w:rsidR="00030FAC">
          <w:rPr>
            <w:noProof/>
            <w:webHidden/>
          </w:rPr>
        </w:r>
        <w:r w:rsidR="00030FAC">
          <w:rPr>
            <w:noProof/>
            <w:webHidden/>
          </w:rPr>
          <w:fldChar w:fldCharType="separate"/>
        </w:r>
        <w:r w:rsidR="00030FAC">
          <w:rPr>
            <w:noProof/>
            <w:webHidden/>
          </w:rPr>
          <w:t>77</w:t>
        </w:r>
        <w:r w:rsidR="00030FAC">
          <w:rPr>
            <w:noProof/>
            <w:webHidden/>
          </w:rPr>
          <w:fldChar w:fldCharType="end"/>
        </w:r>
        <w:r>
          <w:rPr>
            <w:noProof/>
          </w:rPr>
          <w:fldChar w:fldCharType="end"/>
        </w:r>
      </w:ins>
    </w:p>
    <w:p w14:paraId="2887D8AA" w14:textId="705D3948" w:rsidR="00030FAC" w:rsidRDefault="001A0138">
      <w:pPr>
        <w:pStyle w:val="TableofFigures"/>
        <w:tabs>
          <w:tab w:val="right" w:leader="dot" w:pos="9350"/>
        </w:tabs>
        <w:rPr>
          <w:ins w:id="1386" w:author="Russell Ott" w:date="2022-05-16T11:47:00Z"/>
          <w:rFonts w:asciiTheme="minorHAnsi" w:eastAsiaTheme="minorEastAsia" w:hAnsiTheme="minorHAnsi" w:cstheme="minorBidi"/>
          <w:noProof/>
          <w:sz w:val="22"/>
          <w:szCs w:val="22"/>
        </w:rPr>
      </w:pPr>
      <w:ins w:id="1387" w:author="Russell Ott" w:date="2022-05-16T11:47:00Z">
        <w:r>
          <w:fldChar w:fldCharType="begin"/>
        </w:r>
        <w:r>
          <w:instrText xml:space="preserve"> HYPERLINK \l "_Toc103262895" </w:instrText>
        </w:r>
        <w:r>
          <w:fldChar w:fldCharType="separate"/>
        </w:r>
        <w:r w:rsidR="00030FAC" w:rsidRPr="00D74D69">
          <w:rPr>
            <w:rStyle w:val="Hyperlink"/>
            <w:noProof/>
          </w:rPr>
          <w:t>Table 28: HTML tags for formatting Narrative Text</w:t>
        </w:r>
        <w:r w:rsidR="00030FAC">
          <w:rPr>
            <w:noProof/>
            <w:webHidden/>
          </w:rPr>
          <w:tab/>
        </w:r>
        <w:r w:rsidR="00030FAC">
          <w:rPr>
            <w:noProof/>
            <w:webHidden/>
          </w:rPr>
          <w:fldChar w:fldCharType="begin"/>
        </w:r>
        <w:r w:rsidR="00030FAC">
          <w:rPr>
            <w:noProof/>
            <w:webHidden/>
          </w:rPr>
          <w:instrText xml:space="preserve"> PAGEREF _Toc103262895 \h </w:instrText>
        </w:r>
        <w:r w:rsidR="00030FAC">
          <w:rPr>
            <w:noProof/>
            <w:webHidden/>
          </w:rPr>
        </w:r>
        <w:r w:rsidR="00030FAC">
          <w:rPr>
            <w:noProof/>
            <w:webHidden/>
          </w:rPr>
          <w:fldChar w:fldCharType="separate"/>
        </w:r>
        <w:r w:rsidR="00030FAC">
          <w:rPr>
            <w:noProof/>
            <w:webHidden/>
          </w:rPr>
          <w:t>85</w:t>
        </w:r>
        <w:r w:rsidR="00030FAC">
          <w:rPr>
            <w:noProof/>
            <w:webHidden/>
          </w:rPr>
          <w:fldChar w:fldCharType="end"/>
        </w:r>
        <w:r>
          <w:rPr>
            <w:noProof/>
          </w:rPr>
          <w:fldChar w:fldCharType="end"/>
        </w:r>
      </w:ins>
    </w:p>
    <w:p w14:paraId="7E8FBEEE" w14:textId="38FC7255" w:rsidR="00030FAC" w:rsidRDefault="001A0138">
      <w:pPr>
        <w:pStyle w:val="TableofFigures"/>
        <w:tabs>
          <w:tab w:val="right" w:leader="dot" w:pos="9350"/>
        </w:tabs>
        <w:rPr>
          <w:ins w:id="1388" w:author="Russell Ott" w:date="2022-05-16T11:47:00Z"/>
          <w:rFonts w:asciiTheme="minorHAnsi" w:eastAsiaTheme="minorEastAsia" w:hAnsiTheme="minorHAnsi" w:cstheme="minorBidi"/>
          <w:noProof/>
          <w:sz w:val="22"/>
          <w:szCs w:val="22"/>
        </w:rPr>
      </w:pPr>
      <w:ins w:id="1389" w:author="Russell Ott" w:date="2022-05-16T11:47:00Z">
        <w:r>
          <w:fldChar w:fldCharType="begin"/>
        </w:r>
        <w:r>
          <w:instrText xml:space="preserve"> HYPERLINK \l "_Toc103262896" </w:instrText>
        </w:r>
        <w:r>
          <w:fldChar w:fldCharType="separate"/>
        </w:r>
        <w:r w:rsidR="00030FAC" w:rsidRPr="00D74D69">
          <w:rPr>
            <w:rStyle w:val="Hyperlink"/>
            <w:noProof/>
          </w:rPr>
          <w:t>Table 29: Subjective Information</w:t>
        </w:r>
        <w:r w:rsidR="00030FAC">
          <w:rPr>
            <w:noProof/>
            <w:webHidden/>
          </w:rPr>
          <w:tab/>
        </w:r>
        <w:r w:rsidR="00030FAC">
          <w:rPr>
            <w:noProof/>
            <w:webHidden/>
          </w:rPr>
          <w:fldChar w:fldCharType="begin"/>
        </w:r>
        <w:r w:rsidR="00030FAC">
          <w:rPr>
            <w:noProof/>
            <w:webHidden/>
          </w:rPr>
          <w:instrText xml:space="preserve"> PAGEREF _Toc103262896 \h </w:instrText>
        </w:r>
        <w:r w:rsidR="00030FAC">
          <w:rPr>
            <w:noProof/>
            <w:webHidden/>
          </w:rPr>
        </w:r>
        <w:r w:rsidR="00030FAC">
          <w:rPr>
            <w:noProof/>
            <w:webHidden/>
          </w:rPr>
          <w:fldChar w:fldCharType="separate"/>
        </w:r>
        <w:r w:rsidR="00030FAC">
          <w:rPr>
            <w:noProof/>
            <w:webHidden/>
          </w:rPr>
          <w:t>89</w:t>
        </w:r>
        <w:r w:rsidR="00030FAC">
          <w:rPr>
            <w:noProof/>
            <w:webHidden/>
          </w:rPr>
          <w:fldChar w:fldCharType="end"/>
        </w:r>
        <w:r>
          <w:rPr>
            <w:noProof/>
          </w:rPr>
          <w:fldChar w:fldCharType="end"/>
        </w:r>
      </w:ins>
    </w:p>
    <w:p w14:paraId="6B9CB41C" w14:textId="3720EDC3" w:rsidR="00030FAC" w:rsidRDefault="001A0138">
      <w:pPr>
        <w:pStyle w:val="TableofFigures"/>
        <w:tabs>
          <w:tab w:val="right" w:leader="dot" w:pos="9350"/>
        </w:tabs>
        <w:rPr>
          <w:ins w:id="1390" w:author="Russell Ott" w:date="2022-05-16T11:47:00Z"/>
          <w:rFonts w:asciiTheme="minorHAnsi" w:eastAsiaTheme="minorEastAsia" w:hAnsiTheme="minorHAnsi" w:cstheme="minorBidi"/>
          <w:noProof/>
          <w:sz w:val="22"/>
          <w:szCs w:val="22"/>
        </w:rPr>
      </w:pPr>
      <w:ins w:id="1391" w:author="Russell Ott" w:date="2022-05-16T11:47:00Z">
        <w:r>
          <w:fldChar w:fldCharType="begin"/>
        </w:r>
        <w:r>
          <w:instrText xml:space="preserve"> HYPERLINK \l "_Toc10326289</w:instrText>
        </w:r>
        <w:r>
          <w:instrText xml:space="preserve">7" </w:instrText>
        </w:r>
        <w:r>
          <w:fldChar w:fldCharType="separate"/>
        </w:r>
        <w:r w:rsidR="00030FAC" w:rsidRPr="00D74D69">
          <w:rPr>
            <w:rStyle w:val="Hyperlink"/>
            <w:noProof/>
          </w:rPr>
          <w:t>Table 30: Objective Information</w:t>
        </w:r>
        <w:r w:rsidR="00030FAC">
          <w:rPr>
            <w:noProof/>
            <w:webHidden/>
          </w:rPr>
          <w:tab/>
        </w:r>
        <w:r w:rsidR="00030FAC">
          <w:rPr>
            <w:noProof/>
            <w:webHidden/>
          </w:rPr>
          <w:fldChar w:fldCharType="begin"/>
        </w:r>
        <w:r w:rsidR="00030FAC">
          <w:rPr>
            <w:noProof/>
            <w:webHidden/>
          </w:rPr>
          <w:instrText xml:space="preserve"> PAGEREF _Toc103262897 \h </w:instrText>
        </w:r>
        <w:r w:rsidR="00030FAC">
          <w:rPr>
            <w:noProof/>
            <w:webHidden/>
          </w:rPr>
        </w:r>
        <w:r w:rsidR="00030FAC">
          <w:rPr>
            <w:noProof/>
            <w:webHidden/>
          </w:rPr>
          <w:fldChar w:fldCharType="separate"/>
        </w:r>
        <w:r w:rsidR="00030FAC">
          <w:rPr>
            <w:noProof/>
            <w:webHidden/>
          </w:rPr>
          <w:t>93</w:t>
        </w:r>
        <w:r w:rsidR="00030FAC">
          <w:rPr>
            <w:noProof/>
            <w:webHidden/>
          </w:rPr>
          <w:fldChar w:fldCharType="end"/>
        </w:r>
        <w:r>
          <w:rPr>
            <w:noProof/>
          </w:rPr>
          <w:fldChar w:fldCharType="end"/>
        </w:r>
      </w:ins>
    </w:p>
    <w:p w14:paraId="75B6758D" w14:textId="0C19D120" w:rsidR="00030FAC" w:rsidRDefault="001A0138">
      <w:pPr>
        <w:pStyle w:val="TableofFigures"/>
        <w:tabs>
          <w:tab w:val="right" w:leader="dot" w:pos="9350"/>
        </w:tabs>
        <w:rPr>
          <w:ins w:id="1392" w:author="Russell Ott" w:date="2022-05-16T11:47:00Z"/>
          <w:rFonts w:asciiTheme="minorHAnsi" w:eastAsiaTheme="minorEastAsia" w:hAnsiTheme="minorHAnsi" w:cstheme="minorBidi"/>
          <w:noProof/>
          <w:sz w:val="22"/>
          <w:szCs w:val="22"/>
        </w:rPr>
      </w:pPr>
      <w:ins w:id="1393" w:author="Russell Ott" w:date="2022-05-16T11:47:00Z">
        <w:r>
          <w:fldChar w:fldCharType="begin"/>
        </w:r>
        <w:r>
          <w:instrText xml:space="preserve"> HYPERLINK \l "_Toc103262898" </w:instrText>
        </w:r>
        <w:r>
          <w:fldChar w:fldCharType="separate"/>
        </w:r>
        <w:r w:rsidR="00030FAC" w:rsidRPr="00D74D69">
          <w:rPr>
            <w:rStyle w:val="Hyperlink"/>
            <w:noProof/>
          </w:rPr>
          <w:t>Table 31: Assessment Information</w:t>
        </w:r>
        <w:r w:rsidR="00030FAC">
          <w:rPr>
            <w:noProof/>
            <w:webHidden/>
          </w:rPr>
          <w:tab/>
        </w:r>
        <w:r w:rsidR="00030FAC">
          <w:rPr>
            <w:noProof/>
            <w:webHidden/>
          </w:rPr>
          <w:fldChar w:fldCharType="begin"/>
        </w:r>
        <w:r w:rsidR="00030FAC">
          <w:rPr>
            <w:noProof/>
            <w:webHidden/>
          </w:rPr>
          <w:instrText xml:space="preserve"> PAGEREF _Toc103262898 \h </w:instrText>
        </w:r>
        <w:r w:rsidR="00030FAC">
          <w:rPr>
            <w:noProof/>
            <w:webHidden/>
          </w:rPr>
        </w:r>
        <w:r w:rsidR="00030FAC">
          <w:rPr>
            <w:noProof/>
            <w:webHidden/>
          </w:rPr>
          <w:fldChar w:fldCharType="separate"/>
        </w:r>
        <w:r w:rsidR="00030FAC">
          <w:rPr>
            <w:noProof/>
            <w:webHidden/>
          </w:rPr>
          <w:t>94</w:t>
        </w:r>
        <w:r w:rsidR="00030FAC">
          <w:rPr>
            <w:noProof/>
            <w:webHidden/>
          </w:rPr>
          <w:fldChar w:fldCharType="end"/>
        </w:r>
        <w:r>
          <w:rPr>
            <w:noProof/>
          </w:rPr>
          <w:fldChar w:fldCharType="end"/>
        </w:r>
      </w:ins>
    </w:p>
    <w:p w14:paraId="73C8AB43" w14:textId="340EC51D" w:rsidR="00030FAC" w:rsidRDefault="001A0138">
      <w:pPr>
        <w:pStyle w:val="TableofFigures"/>
        <w:tabs>
          <w:tab w:val="right" w:leader="dot" w:pos="9350"/>
        </w:tabs>
        <w:rPr>
          <w:ins w:id="1394" w:author="Russell Ott" w:date="2022-05-16T11:47:00Z"/>
          <w:rFonts w:asciiTheme="minorHAnsi" w:eastAsiaTheme="minorEastAsia" w:hAnsiTheme="minorHAnsi" w:cstheme="minorBidi"/>
          <w:noProof/>
          <w:sz w:val="22"/>
          <w:szCs w:val="22"/>
        </w:rPr>
      </w:pPr>
      <w:ins w:id="1395" w:author="Russell Ott" w:date="2022-05-16T11:47:00Z">
        <w:r>
          <w:fldChar w:fldCharType="begin"/>
        </w:r>
        <w:r>
          <w:instrText xml:space="preserve"> HYPERLINK \l "_Toc103262899" </w:instrText>
        </w:r>
        <w:r>
          <w:fldChar w:fldCharType="separate"/>
        </w:r>
        <w:r w:rsidR="00030FAC" w:rsidRPr="00D74D69">
          <w:rPr>
            <w:rStyle w:val="Hyperlink"/>
            <w:noProof/>
          </w:rPr>
          <w:t>Table 32: Plan/Planning Information</w:t>
        </w:r>
        <w:r w:rsidR="00030FAC">
          <w:rPr>
            <w:noProof/>
            <w:webHidden/>
          </w:rPr>
          <w:tab/>
        </w:r>
        <w:r w:rsidR="00030FAC">
          <w:rPr>
            <w:noProof/>
            <w:webHidden/>
          </w:rPr>
          <w:fldChar w:fldCharType="begin"/>
        </w:r>
        <w:r w:rsidR="00030FAC">
          <w:rPr>
            <w:noProof/>
            <w:webHidden/>
          </w:rPr>
          <w:instrText xml:space="preserve"> PAGEREF _Toc103262899 \h </w:instrText>
        </w:r>
        <w:r w:rsidR="00030FAC">
          <w:rPr>
            <w:noProof/>
            <w:webHidden/>
          </w:rPr>
        </w:r>
        <w:r w:rsidR="00030FAC">
          <w:rPr>
            <w:noProof/>
            <w:webHidden/>
          </w:rPr>
          <w:fldChar w:fldCharType="separate"/>
        </w:r>
        <w:r w:rsidR="00030FAC">
          <w:rPr>
            <w:noProof/>
            <w:webHidden/>
          </w:rPr>
          <w:t>95</w:t>
        </w:r>
        <w:r w:rsidR="00030FAC">
          <w:rPr>
            <w:noProof/>
            <w:webHidden/>
          </w:rPr>
          <w:fldChar w:fldCharType="end"/>
        </w:r>
        <w:r>
          <w:rPr>
            <w:noProof/>
          </w:rPr>
          <w:fldChar w:fldCharType="end"/>
        </w:r>
      </w:ins>
    </w:p>
    <w:p w14:paraId="745F3215" w14:textId="355E162B" w:rsidR="00030FAC" w:rsidRDefault="001A0138">
      <w:pPr>
        <w:pStyle w:val="TableofFigures"/>
        <w:tabs>
          <w:tab w:val="right" w:leader="dot" w:pos="9350"/>
        </w:tabs>
        <w:rPr>
          <w:ins w:id="1396" w:author="Russell Ott" w:date="2022-05-16T11:47:00Z"/>
          <w:rFonts w:asciiTheme="minorHAnsi" w:eastAsiaTheme="minorEastAsia" w:hAnsiTheme="minorHAnsi" w:cstheme="minorBidi"/>
          <w:noProof/>
          <w:sz w:val="22"/>
          <w:szCs w:val="22"/>
        </w:rPr>
      </w:pPr>
      <w:ins w:id="1397" w:author="Russell Ott" w:date="2022-05-16T11:47:00Z">
        <w:r>
          <w:fldChar w:fldCharType="begin"/>
        </w:r>
        <w:r>
          <w:instrText xml:space="preserve"> HYPERLINK \l "_Toc103262900" </w:instrText>
        </w:r>
        <w:r>
          <w:fldChar w:fldCharType="separate"/>
        </w:r>
        <w:r w:rsidR="00030FAC" w:rsidRPr="00D74D69">
          <w:rPr>
            <w:rStyle w:val="Hyperlink"/>
            <w:noProof/>
          </w:rPr>
          <w:t>Table 33: Other Information</w:t>
        </w:r>
        <w:r w:rsidR="00030FAC">
          <w:rPr>
            <w:noProof/>
            <w:webHidden/>
          </w:rPr>
          <w:tab/>
        </w:r>
        <w:r w:rsidR="00030FAC">
          <w:rPr>
            <w:noProof/>
            <w:webHidden/>
          </w:rPr>
          <w:fldChar w:fldCharType="begin"/>
        </w:r>
        <w:r w:rsidR="00030FAC">
          <w:rPr>
            <w:noProof/>
            <w:webHidden/>
          </w:rPr>
          <w:instrText xml:space="preserve"> PAGEREF _Toc103262900 \h </w:instrText>
        </w:r>
        <w:r w:rsidR="00030FAC">
          <w:rPr>
            <w:noProof/>
            <w:webHidden/>
          </w:rPr>
        </w:r>
        <w:r w:rsidR="00030FAC">
          <w:rPr>
            <w:noProof/>
            <w:webHidden/>
          </w:rPr>
          <w:fldChar w:fldCharType="separate"/>
        </w:r>
        <w:r w:rsidR="00030FAC">
          <w:rPr>
            <w:noProof/>
            <w:webHidden/>
          </w:rPr>
          <w:t>96</w:t>
        </w:r>
        <w:r w:rsidR="00030FAC">
          <w:rPr>
            <w:noProof/>
            <w:webHidden/>
          </w:rPr>
          <w:fldChar w:fldCharType="end"/>
        </w:r>
        <w:r>
          <w:rPr>
            <w:noProof/>
          </w:rPr>
          <w:fldChar w:fldCharType="end"/>
        </w:r>
      </w:ins>
    </w:p>
    <w:p w14:paraId="03113C81" w14:textId="1140A5C6" w:rsidR="00030FAC" w:rsidRDefault="001A0138">
      <w:pPr>
        <w:pStyle w:val="TableofFigures"/>
        <w:tabs>
          <w:tab w:val="right" w:leader="dot" w:pos="9350"/>
        </w:tabs>
        <w:rPr>
          <w:ins w:id="1398" w:author="Russell Ott" w:date="2022-05-16T11:47:00Z"/>
          <w:rFonts w:asciiTheme="minorHAnsi" w:eastAsiaTheme="minorEastAsia" w:hAnsiTheme="minorHAnsi" w:cstheme="minorBidi"/>
          <w:noProof/>
          <w:sz w:val="22"/>
          <w:szCs w:val="22"/>
        </w:rPr>
      </w:pPr>
      <w:ins w:id="1399" w:author="Russell Ott" w:date="2022-05-16T11:47:00Z">
        <w:r>
          <w:fldChar w:fldCharType="begin"/>
        </w:r>
        <w:r>
          <w:instrText xml:space="preserve"> HYPERLINK \l "_Toc103262901" </w:instrText>
        </w:r>
        <w:r>
          <w:fldChar w:fldCharType="separate"/>
        </w:r>
        <w:r w:rsidR="00030FAC" w:rsidRPr="00D74D69">
          <w:rPr>
            <w:rStyle w:val="Hyperlink"/>
            <w:noProof/>
          </w:rPr>
          <w:t>Table 34: New and Additional C-CDA Sections</w:t>
        </w:r>
        <w:r w:rsidR="00030FAC">
          <w:rPr>
            <w:noProof/>
            <w:webHidden/>
          </w:rPr>
          <w:tab/>
        </w:r>
        <w:r w:rsidR="00030FAC">
          <w:rPr>
            <w:noProof/>
            <w:webHidden/>
          </w:rPr>
          <w:fldChar w:fldCharType="begin"/>
        </w:r>
        <w:r w:rsidR="00030FAC">
          <w:rPr>
            <w:noProof/>
            <w:webHidden/>
          </w:rPr>
          <w:instrText xml:space="preserve"> PAGEREF _Toc103262901 \h </w:instrText>
        </w:r>
        <w:r w:rsidR="00030FAC">
          <w:rPr>
            <w:noProof/>
            <w:webHidden/>
          </w:rPr>
        </w:r>
        <w:r w:rsidR="00030FAC">
          <w:rPr>
            <w:noProof/>
            <w:webHidden/>
          </w:rPr>
          <w:fldChar w:fldCharType="separate"/>
        </w:r>
        <w:r w:rsidR="00030FAC">
          <w:rPr>
            <w:noProof/>
            <w:webHidden/>
          </w:rPr>
          <w:t>97</w:t>
        </w:r>
        <w:r w:rsidR="00030FAC">
          <w:rPr>
            <w:noProof/>
            <w:webHidden/>
          </w:rPr>
          <w:fldChar w:fldCharType="end"/>
        </w:r>
        <w:r>
          <w:rPr>
            <w:noProof/>
          </w:rPr>
          <w:fldChar w:fldCharType="end"/>
        </w:r>
      </w:ins>
    </w:p>
    <w:p w14:paraId="474AD17E" w14:textId="198852E7" w:rsidR="00030FAC" w:rsidRDefault="001A0138">
      <w:pPr>
        <w:pStyle w:val="TableofFigures"/>
        <w:tabs>
          <w:tab w:val="right" w:leader="dot" w:pos="9350"/>
        </w:tabs>
        <w:rPr>
          <w:ins w:id="1400" w:author="Russell Ott" w:date="2022-05-16T11:47:00Z"/>
          <w:rFonts w:asciiTheme="minorHAnsi" w:eastAsiaTheme="minorEastAsia" w:hAnsiTheme="minorHAnsi" w:cstheme="minorBidi"/>
          <w:noProof/>
          <w:sz w:val="22"/>
          <w:szCs w:val="22"/>
        </w:rPr>
      </w:pPr>
      <w:ins w:id="1401" w:author="Russell Ott" w:date="2022-05-16T11:47:00Z">
        <w:r>
          <w:fldChar w:fldCharType="begin"/>
        </w:r>
        <w:r>
          <w:instrText xml:space="preserve"> HYPERLINK \l "_Toc103262902" </w:instrText>
        </w:r>
        <w:r>
          <w:fldChar w:fldCharType="separate"/>
        </w:r>
        <w:r w:rsidR="00030FAC" w:rsidRPr="00D74D69">
          <w:rPr>
            <w:rStyle w:val="Hyperlink"/>
            <w:noProof/>
          </w:rPr>
          <w:t>Table 35: Sections defined in other Implantation Guides</w:t>
        </w:r>
        <w:r w:rsidR="00030FAC">
          <w:rPr>
            <w:noProof/>
            <w:webHidden/>
          </w:rPr>
          <w:tab/>
        </w:r>
        <w:r w:rsidR="00030FAC">
          <w:rPr>
            <w:noProof/>
            <w:webHidden/>
          </w:rPr>
          <w:fldChar w:fldCharType="begin"/>
        </w:r>
        <w:r w:rsidR="00030FAC">
          <w:rPr>
            <w:noProof/>
            <w:webHidden/>
          </w:rPr>
          <w:instrText xml:space="preserve"> PAGEREF _Toc103262902 \h </w:instrText>
        </w:r>
        <w:r w:rsidR="00030FAC">
          <w:rPr>
            <w:noProof/>
            <w:webHidden/>
          </w:rPr>
        </w:r>
        <w:r w:rsidR="00030FAC">
          <w:rPr>
            <w:noProof/>
            <w:webHidden/>
          </w:rPr>
          <w:fldChar w:fldCharType="separate"/>
        </w:r>
        <w:r w:rsidR="00030FAC">
          <w:rPr>
            <w:noProof/>
            <w:webHidden/>
          </w:rPr>
          <w:t>99</w:t>
        </w:r>
        <w:r w:rsidR="00030FAC">
          <w:rPr>
            <w:noProof/>
            <w:webHidden/>
          </w:rPr>
          <w:fldChar w:fldCharType="end"/>
        </w:r>
        <w:r>
          <w:rPr>
            <w:noProof/>
          </w:rPr>
          <w:fldChar w:fldCharType="end"/>
        </w:r>
      </w:ins>
    </w:p>
    <w:p w14:paraId="1C53A432" w14:textId="6E79B4DA" w:rsidR="00030FAC" w:rsidRDefault="001A0138">
      <w:pPr>
        <w:pStyle w:val="TableofFigures"/>
        <w:tabs>
          <w:tab w:val="right" w:leader="dot" w:pos="9350"/>
        </w:tabs>
        <w:rPr>
          <w:ins w:id="1402" w:author="Russell Ott" w:date="2022-05-16T11:47:00Z"/>
          <w:rFonts w:asciiTheme="minorHAnsi" w:eastAsiaTheme="minorEastAsia" w:hAnsiTheme="minorHAnsi" w:cstheme="minorBidi"/>
          <w:noProof/>
          <w:sz w:val="22"/>
          <w:szCs w:val="22"/>
        </w:rPr>
      </w:pPr>
      <w:ins w:id="1403" w:author="Russell Ott" w:date="2022-05-16T11:47:00Z">
        <w:r>
          <w:fldChar w:fldCharType="begin"/>
        </w:r>
        <w:r>
          <w:instrText xml:space="preserve"> HYPERLINK \l "_Toc103262903" </w:instrText>
        </w:r>
        <w:r>
          <w:fldChar w:fldCharType="separate"/>
        </w:r>
        <w:r w:rsidR="00030FAC" w:rsidRPr="00D74D69">
          <w:rPr>
            <w:rStyle w:val="Hyperlink"/>
            <w:noProof/>
          </w:rPr>
          <w:t>Table 36: Date/Time Examples</w:t>
        </w:r>
        <w:r w:rsidR="00030FAC">
          <w:rPr>
            <w:noProof/>
            <w:webHidden/>
          </w:rPr>
          <w:tab/>
        </w:r>
        <w:r w:rsidR="00030FAC">
          <w:rPr>
            <w:noProof/>
            <w:webHidden/>
          </w:rPr>
          <w:fldChar w:fldCharType="begin"/>
        </w:r>
        <w:r w:rsidR="00030FAC">
          <w:rPr>
            <w:noProof/>
            <w:webHidden/>
          </w:rPr>
          <w:instrText xml:space="preserve"> PAGEREF _Toc103262903 \h </w:instrText>
        </w:r>
        <w:r w:rsidR="00030FAC">
          <w:rPr>
            <w:noProof/>
            <w:webHidden/>
          </w:rPr>
        </w:r>
        <w:r w:rsidR="00030FAC">
          <w:rPr>
            <w:noProof/>
            <w:webHidden/>
          </w:rPr>
          <w:fldChar w:fldCharType="separate"/>
        </w:r>
        <w:r w:rsidR="00030FAC">
          <w:rPr>
            <w:noProof/>
            <w:webHidden/>
          </w:rPr>
          <w:t>112</w:t>
        </w:r>
        <w:r w:rsidR="00030FAC">
          <w:rPr>
            <w:noProof/>
            <w:webHidden/>
          </w:rPr>
          <w:fldChar w:fldCharType="end"/>
        </w:r>
        <w:r>
          <w:rPr>
            <w:noProof/>
          </w:rPr>
          <w:fldChar w:fldCharType="end"/>
        </w:r>
      </w:ins>
    </w:p>
    <w:p w14:paraId="4FCEDF57" w14:textId="369626FC" w:rsidR="00030FAC" w:rsidRDefault="001A0138">
      <w:pPr>
        <w:pStyle w:val="TableofFigures"/>
        <w:tabs>
          <w:tab w:val="right" w:leader="dot" w:pos="9350"/>
        </w:tabs>
        <w:rPr>
          <w:ins w:id="1404" w:author="Russell Ott" w:date="2022-05-16T11:47:00Z"/>
          <w:rFonts w:asciiTheme="minorHAnsi" w:eastAsiaTheme="minorEastAsia" w:hAnsiTheme="minorHAnsi" w:cstheme="minorBidi"/>
          <w:noProof/>
          <w:sz w:val="22"/>
          <w:szCs w:val="22"/>
        </w:rPr>
      </w:pPr>
      <w:ins w:id="1405" w:author="Russell Ott" w:date="2022-05-16T11:47:00Z">
        <w:r>
          <w:fldChar w:fldCharType="begin"/>
        </w:r>
        <w:r>
          <w:instrText xml:space="preserve"> HYPERLINK \l "_Toc103262904" </w:instrText>
        </w:r>
        <w:r>
          <w:fldChar w:fldCharType="separate"/>
        </w:r>
        <w:r w:rsidR="00030FAC" w:rsidRPr="00D74D69">
          <w:rPr>
            <w:rStyle w:val="Hyperlink"/>
            <w:noProof/>
          </w:rPr>
          <w:t>Table 37: Provenance Author Participation Template</w:t>
        </w:r>
        <w:r w:rsidR="00030FAC">
          <w:rPr>
            <w:noProof/>
            <w:webHidden/>
          </w:rPr>
          <w:tab/>
        </w:r>
        <w:r w:rsidR="00030FAC">
          <w:rPr>
            <w:noProof/>
            <w:webHidden/>
          </w:rPr>
          <w:fldChar w:fldCharType="begin"/>
        </w:r>
        <w:r w:rsidR="00030FAC">
          <w:rPr>
            <w:noProof/>
            <w:webHidden/>
          </w:rPr>
          <w:instrText xml:space="preserve"> PAGEREF _Toc103262904 \h </w:instrText>
        </w:r>
        <w:r w:rsidR="00030FAC">
          <w:rPr>
            <w:noProof/>
            <w:webHidden/>
          </w:rPr>
        </w:r>
        <w:r w:rsidR="00030FAC">
          <w:rPr>
            <w:noProof/>
            <w:webHidden/>
          </w:rPr>
          <w:fldChar w:fldCharType="separate"/>
        </w:r>
        <w:r w:rsidR="00030FAC">
          <w:rPr>
            <w:noProof/>
            <w:webHidden/>
          </w:rPr>
          <w:t>115</w:t>
        </w:r>
        <w:r w:rsidR="00030FAC">
          <w:rPr>
            <w:noProof/>
            <w:webHidden/>
          </w:rPr>
          <w:fldChar w:fldCharType="end"/>
        </w:r>
        <w:r>
          <w:rPr>
            <w:noProof/>
          </w:rPr>
          <w:fldChar w:fldCharType="end"/>
        </w:r>
      </w:ins>
    </w:p>
    <w:p w14:paraId="4E5AE9E4" w14:textId="7AAEDE7D" w:rsidR="00030FAC" w:rsidRDefault="001A0138">
      <w:pPr>
        <w:pStyle w:val="TableofFigures"/>
        <w:tabs>
          <w:tab w:val="right" w:leader="dot" w:pos="9350"/>
        </w:tabs>
        <w:rPr>
          <w:ins w:id="1406" w:author="Russell Ott" w:date="2022-05-16T11:47:00Z"/>
          <w:rFonts w:asciiTheme="minorHAnsi" w:eastAsiaTheme="minorEastAsia" w:hAnsiTheme="minorHAnsi" w:cstheme="minorBidi"/>
          <w:noProof/>
          <w:sz w:val="22"/>
          <w:szCs w:val="22"/>
        </w:rPr>
      </w:pPr>
      <w:ins w:id="1407" w:author="Russell Ott" w:date="2022-05-16T11:47:00Z">
        <w:r>
          <w:fldChar w:fldCharType="begin"/>
        </w:r>
        <w:r>
          <w:instrText xml:space="preserve"> HYPERLINK \l "_Toc103262905" </w:instrText>
        </w:r>
        <w:r>
          <w:fldChar w:fldCharType="separate"/>
        </w:r>
        <w:r w:rsidR="00030FAC" w:rsidRPr="00D74D69">
          <w:rPr>
            <w:rStyle w:val="Hyperlink"/>
            <w:noProof/>
          </w:rPr>
          <w:t>Table 38: Section Time Range Observation Template</w:t>
        </w:r>
        <w:r w:rsidR="00030FAC">
          <w:rPr>
            <w:noProof/>
            <w:webHidden/>
          </w:rPr>
          <w:tab/>
        </w:r>
        <w:r w:rsidR="00030FAC">
          <w:rPr>
            <w:noProof/>
            <w:webHidden/>
          </w:rPr>
          <w:fldChar w:fldCharType="begin"/>
        </w:r>
        <w:r w:rsidR="00030FAC">
          <w:rPr>
            <w:noProof/>
            <w:webHidden/>
          </w:rPr>
          <w:instrText xml:space="preserve"> PAGEREF _Toc103262905 \h </w:instrText>
        </w:r>
        <w:r w:rsidR="00030FAC">
          <w:rPr>
            <w:noProof/>
            <w:webHidden/>
          </w:rPr>
        </w:r>
        <w:r w:rsidR="00030FAC">
          <w:rPr>
            <w:noProof/>
            <w:webHidden/>
          </w:rPr>
          <w:fldChar w:fldCharType="separate"/>
        </w:r>
        <w:r w:rsidR="00030FAC">
          <w:rPr>
            <w:noProof/>
            <w:webHidden/>
          </w:rPr>
          <w:t>117</w:t>
        </w:r>
        <w:r w:rsidR="00030FAC">
          <w:rPr>
            <w:noProof/>
            <w:webHidden/>
          </w:rPr>
          <w:fldChar w:fldCharType="end"/>
        </w:r>
        <w:r>
          <w:rPr>
            <w:noProof/>
          </w:rPr>
          <w:fldChar w:fldCharType="end"/>
        </w:r>
      </w:ins>
    </w:p>
    <w:p w14:paraId="10CBAF24" w14:textId="6A6B307C" w:rsidR="00030FAC" w:rsidRDefault="001A0138">
      <w:pPr>
        <w:pStyle w:val="TableofFigures"/>
        <w:tabs>
          <w:tab w:val="right" w:leader="dot" w:pos="9350"/>
        </w:tabs>
        <w:rPr>
          <w:ins w:id="1408" w:author="Russell Ott" w:date="2022-05-16T11:47:00Z"/>
          <w:rFonts w:asciiTheme="minorHAnsi" w:eastAsiaTheme="minorEastAsia" w:hAnsiTheme="minorHAnsi" w:cstheme="minorBidi"/>
          <w:noProof/>
          <w:sz w:val="22"/>
          <w:szCs w:val="22"/>
        </w:rPr>
      </w:pPr>
      <w:ins w:id="1409" w:author="Russell Ott" w:date="2022-05-16T11:47:00Z">
        <w:r>
          <w:fldChar w:fldCharType="begin"/>
        </w:r>
        <w:r>
          <w:instrText xml:space="preserve"> HYPERLINK \l "_Toc103262906" </w:instrText>
        </w:r>
        <w:r>
          <w:fldChar w:fldCharType="separate"/>
        </w:r>
        <w:r w:rsidR="00030FAC" w:rsidRPr="00D74D69">
          <w:rPr>
            <w:rStyle w:val="Hyperlink"/>
            <w:noProof/>
          </w:rPr>
          <w:t>Table 39: Care Team Organizer Template</w:t>
        </w:r>
        <w:r w:rsidR="00030FAC">
          <w:rPr>
            <w:noProof/>
            <w:webHidden/>
          </w:rPr>
          <w:tab/>
        </w:r>
        <w:r w:rsidR="00030FAC">
          <w:rPr>
            <w:noProof/>
            <w:webHidden/>
          </w:rPr>
          <w:fldChar w:fldCharType="begin"/>
        </w:r>
        <w:r w:rsidR="00030FAC">
          <w:rPr>
            <w:noProof/>
            <w:webHidden/>
          </w:rPr>
          <w:instrText xml:space="preserve"> PAGEREF _Toc103262906 \h </w:instrText>
        </w:r>
        <w:r w:rsidR="00030FAC">
          <w:rPr>
            <w:noProof/>
            <w:webHidden/>
          </w:rPr>
        </w:r>
        <w:r w:rsidR="00030FAC">
          <w:rPr>
            <w:noProof/>
            <w:webHidden/>
          </w:rPr>
          <w:fldChar w:fldCharType="separate"/>
        </w:r>
        <w:r w:rsidR="00030FAC">
          <w:rPr>
            <w:noProof/>
            <w:webHidden/>
          </w:rPr>
          <w:t>118</w:t>
        </w:r>
        <w:r w:rsidR="00030FAC">
          <w:rPr>
            <w:noProof/>
            <w:webHidden/>
          </w:rPr>
          <w:fldChar w:fldCharType="end"/>
        </w:r>
        <w:r>
          <w:rPr>
            <w:noProof/>
          </w:rPr>
          <w:fldChar w:fldCharType="end"/>
        </w:r>
      </w:ins>
    </w:p>
    <w:p w14:paraId="710AAD59" w14:textId="376587D1" w:rsidR="00030FAC" w:rsidRDefault="001A0138">
      <w:pPr>
        <w:pStyle w:val="TableofFigures"/>
        <w:tabs>
          <w:tab w:val="right" w:leader="dot" w:pos="9350"/>
        </w:tabs>
        <w:rPr>
          <w:ins w:id="1410" w:author="Russell Ott" w:date="2022-05-16T11:47:00Z"/>
          <w:rFonts w:asciiTheme="minorHAnsi" w:eastAsiaTheme="minorEastAsia" w:hAnsiTheme="minorHAnsi" w:cstheme="minorBidi"/>
          <w:noProof/>
          <w:sz w:val="22"/>
          <w:szCs w:val="22"/>
        </w:rPr>
      </w:pPr>
      <w:ins w:id="1411" w:author="Russell Ott" w:date="2022-05-16T11:47:00Z">
        <w:r>
          <w:fldChar w:fldCharType="begin"/>
        </w:r>
        <w:r>
          <w:instrText xml:space="preserve"> HYPERLINK \l "_Toc</w:instrText>
        </w:r>
        <w:r>
          <w:instrText xml:space="preserve">103262907" </w:instrText>
        </w:r>
        <w:r>
          <w:fldChar w:fldCharType="separate"/>
        </w:r>
        <w:r w:rsidR="00030FAC" w:rsidRPr="00D74D69">
          <w:rPr>
            <w:rStyle w:val="Hyperlink"/>
            <w:noProof/>
          </w:rPr>
          <w:t>Table 40: Encounter Activity Template</w:t>
        </w:r>
        <w:r w:rsidR="00030FAC">
          <w:rPr>
            <w:noProof/>
            <w:webHidden/>
          </w:rPr>
          <w:tab/>
        </w:r>
        <w:r w:rsidR="00030FAC">
          <w:rPr>
            <w:noProof/>
            <w:webHidden/>
          </w:rPr>
          <w:fldChar w:fldCharType="begin"/>
        </w:r>
        <w:r w:rsidR="00030FAC">
          <w:rPr>
            <w:noProof/>
            <w:webHidden/>
          </w:rPr>
          <w:instrText xml:space="preserve"> PAGEREF _Toc103262907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r>
          <w:rPr>
            <w:noProof/>
          </w:rPr>
          <w:fldChar w:fldCharType="end"/>
        </w:r>
      </w:ins>
    </w:p>
    <w:p w14:paraId="41A93527" w14:textId="3BACC888" w:rsidR="00030FAC" w:rsidRDefault="001A0138">
      <w:pPr>
        <w:pStyle w:val="TableofFigures"/>
        <w:tabs>
          <w:tab w:val="right" w:leader="dot" w:pos="9350"/>
        </w:tabs>
        <w:rPr>
          <w:ins w:id="1412" w:author="Russell Ott" w:date="2022-05-16T11:47:00Z"/>
          <w:rFonts w:asciiTheme="minorHAnsi" w:eastAsiaTheme="minorEastAsia" w:hAnsiTheme="minorHAnsi" w:cstheme="minorBidi"/>
          <w:noProof/>
          <w:sz w:val="22"/>
          <w:szCs w:val="22"/>
        </w:rPr>
      </w:pPr>
      <w:ins w:id="1413" w:author="Russell Ott" w:date="2022-05-16T11:47:00Z">
        <w:r>
          <w:fldChar w:fldCharType="begin"/>
        </w:r>
        <w:r>
          <w:instrText xml:space="preserve"> HYPERLINK \l "_Toc103262908" </w:instrText>
        </w:r>
        <w:r>
          <w:fldChar w:fldCharType="separate"/>
        </w:r>
        <w:r w:rsidR="00030FAC" w:rsidRPr="00D74D69">
          <w:rPr>
            <w:rStyle w:val="Hyperlink"/>
            <w:noProof/>
          </w:rPr>
          <w:t>Table 41: Encounter Diagnosis Template</w:t>
        </w:r>
        <w:r w:rsidR="00030FAC">
          <w:rPr>
            <w:noProof/>
            <w:webHidden/>
          </w:rPr>
          <w:tab/>
        </w:r>
        <w:r w:rsidR="00030FAC">
          <w:rPr>
            <w:noProof/>
            <w:webHidden/>
          </w:rPr>
          <w:fldChar w:fldCharType="begin"/>
        </w:r>
        <w:r w:rsidR="00030FAC">
          <w:rPr>
            <w:noProof/>
            <w:webHidden/>
          </w:rPr>
          <w:instrText xml:space="preserve"> PAGEREF _Toc103262908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r>
          <w:rPr>
            <w:noProof/>
          </w:rPr>
          <w:fldChar w:fldCharType="end"/>
        </w:r>
      </w:ins>
    </w:p>
    <w:p w14:paraId="136902E5" w14:textId="69AB2E9F" w:rsidR="00030FAC" w:rsidRDefault="001A0138">
      <w:pPr>
        <w:pStyle w:val="TableofFigures"/>
        <w:tabs>
          <w:tab w:val="right" w:leader="dot" w:pos="9350"/>
        </w:tabs>
        <w:rPr>
          <w:ins w:id="1414" w:author="Russell Ott" w:date="2022-05-16T11:47:00Z"/>
          <w:rFonts w:asciiTheme="minorHAnsi" w:eastAsiaTheme="minorEastAsia" w:hAnsiTheme="minorHAnsi" w:cstheme="minorBidi"/>
          <w:noProof/>
          <w:sz w:val="22"/>
          <w:szCs w:val="22"/>
        </w:rPr>
      </w:pPr>
      <w:ins w:id="1415" w:author="Russell Ott" w:date="2022-05-16T11:47:00Z">
        <w:r>
          <w:fldChar w:fldCharType="begin"/>
        </w:r>
        <w:r>
          <w:instrText xml:space="preserve"> HYPERLINK \l "_Toc103262909" </w:instrText>
        </w:r>
        <w:r>
          <w:fldChar w:fldCharType="separate"/>
        </w:r>
        <w:r w:rsidR="00030FAC" w:rsidRPr="00D74D69">
          <w:rPr>
            <w:rStyle w:val="Hyperlink"/>
            <w:noProof/>
          </w:rPr>
          <w:t>Table 42: Hospital Admission Diagnosis Template</w:t>
        </w:r>
        <w:r w:rsidR="00030FAC">
          <w:rPr>
            <w:noProof/>
            <w:webHidden/>
          </w:rPr>
          <w:tab/>
        </w:r>
        <w:r w:rsidR="00030FAC">
          <w:rPr>
            <w:noProof/>
            <w:webHidden/>
          </w:rPr>
          <w:fldChar w:fldCharType="begin"/>
        </w:r>
        <w:r w:rsidR="00030FAC">
          <w:rPr>
            <w:noProof/>
            <w:webHidden/>
          </w:rPr>
          <w:instrText xml:space="preserve"> PAGEREF _Toc103262909 \h </w:instrText>
        </w:r>
        <w:r w:rsidR="00030FAC">
          <w:rPr>
            <w:noProof/>
            <w:webHidden/>
          </w:rPr>
        </w:r>
        <w:r w:rsidR="00030FAC">
          <w:rPr>
            <w:noProof/>
            <w:webHidden/>
          </w:rPr>
          <w:fldChar w:fldCharType="separate"/>
        </w:r>
        <w:r w:rsidR="00030FAC">
          <w:rPr>
            <w:noProof/>
            <w:webHidden/>
          </w:rPr>
          <w:t>122</w:t>
        </w:r>
        <w:r w:rsidR="00030FAC">
          <w:rPr>
            <w:noProof/>
            <w:webHidden/>
          </w:rPr>
          <w:fldChar w:fldCharType="end"/>
        </w:r>
        <w:r>
          <w:rPr>
            <w:noProof/>
          </w:rPr>
          <w:fldChar w:fldCharType="end"/>
        </w:r>
      </w:ins>
    </w:p>
    <w:p w14:paraId="3EA0C9FB" w14:textId="13002DB6" w:rsidR="00030FAC" w:rsidRDefault="001A0138">
      <w:pPr>
        <w:pStyle w:val="TableofFigures"/>
        <w:tabs>
          <w:tab w:val="right" w:leader="dot" w:pos="9350"/>
        </w:tabs>
        <w:rPr>
          <w:ins w:id="1416" w:author="Russell Ott" w:date="2022-05-16T11:47:00Z"/>
          <w:rFonts w:asciiTheme="minorHAnsi" w:eastAsiaTheme="minorEastAsia" w:hAnsiTheme="minorHAnsi" w:cstheme="minorBidi"/>
          <w:noProof/>
          <w:sz w:val="22"/>
          <w:szCs w:val="22"/>
        </w:rPr>
      </w:pPr>
      <w:ins w:id="1417" w:author="Russell Ott" w:date="2022-05-16T11:47:00Z">
        <w:r>
          <w:fldChar w:fldCharType="begin"/>
        </w:r>
        <w:r>
          <w:instrText xml:space="preserve"> HYPERLINK \l "_Toc103262910" </w:instrText>
        </w:r>
        <w:r>
          <w:fldChar w:fldCharType="separate"/>
        </w:r>
        <w:r w:rsidR="00030FAC" w:rsidRPr="00D74D69">
          <w:rPr>
            <w:rStyle w:val="Hyperlink"/>
            <w:noProof/>
          </w:rPr>
          <w:t>Table 43: Hospital Discharge Diagnosis Template</w:t>
        </w:r>
        <w:r w:rsidR="00030FAC">
          <w:rPr>
            <w:noProof/>
            <w:webHidden/>
          </w:rPr>
          <w:tab/>
        </w:r>
        <w:r w:rsidR="00030FAC">
          <w:rPr>
            <w:noProof/>
            <w:webHidden/>
          </w:rPr>
          <w:fldChar w:fldCharType="begin"/>
        </w:r>
        <w:r w:rsidR="00030FAC">
          <w:rPr>
            <w:noProof/>
            <w:webHidden/>
          </w:rPr>
          <w:instrText xml:space="preserve"> PAGEREF _Toc103262910 \h </w:instrText>
        </w:r>
        <w:r w:rsidR="00030FAC">
          <w:rPr>
            <w:noProof/>
            <w:webHidden/>
          </w:rPr>
        </w:r>
        <w:r w:rsidR="00030FAC">
          <w:rPr>
            <w:noProof/>
            <w:webHidden/>
          </w:rPr>
          <w:fldChar w:fldCharType="separate"/>
        </w:r>
        <w:r w:rsidR="00030FAC">
          <w:rPr>
            <w:noProof/>
            <w:webHidden/>
          </w:rPr>
          <w:t>123</w:t>
        </w:r>
        <w:r w:rsidR="00030FAC">
          <w:rPr>
            <w:noProof/>
            <w:webHidden/>
          </w:rPr>
          <w:fldChar w:fldCharType="end"/>
        </w:r>
        <w:r>
          <w:rPr>
            <w:noProof/>
          </w:rPr>
          <w:fldChar w:fldCharType="end"/>
        </w:r>
      </w:ins>
    </w:p>
    <w:p w14:paraId="39718444" w14:textId="7F3CF9B8" w:rsidR="00030FAC" w:rsidRDefault="001A0138">
      <w:pPr>
        <w:pStyle w:val="TableofFigures"/>
        <w:tabs>
          <w:tab w:val="right" w:leader="dot" w:pos="9350"/>
        </w:tabs>
        <w:rPr>
          <w:ins w:id="1418" w:author="Russell Ott" w:date="2022-05-16T11:47:00Z"/>
          <w:rFonts w:asciiTheme="minorHAnsi" w:eastAsiaTheme="minorEastAsia" w:hAnsiTheme="minorHAnsi" w:cstheme="minorBidi"/>
          <w:noProof/>
          <w:sz w:val="22"/>
          <w:szCs w:val="22"/>
        </w:rPr>
      </w:pPr>
      <w:ins w:id="1419" w:author="Russell Ott" w:date="2022-05-16T11:47:00Z">
        <w:r>
          <w:fldChar w:fldCharType="begin"/>
        </w:r>
        <w:r>
          <w:instrText xml:space="preserve"> HYPERLINK \l "_Toc103262911" </w:instrText>
        </w:r>
        <w:r>
          <w:fldChar w:fldCharType="separate"/>
        </w:r>
        <w:r w:rsidR="00030FAC" w:rsidRPr="00D74D69">
          <w:rPr>
            <w:rStyle w:val="Hyperlink"/>
            <w:noProof/>
          </w:rPr>
          <w:t>Table 44: Problem Concern Template</w:t>
        </w:r>
        <w:r w:rsidR="00030FAC">
          <w:rPr>
            <w:noProof/>
            <w:webHidden/>
          </w:rPr>
          <w:tab/>
        </w:r>
        <w:r w:rsidR="00030FAC">
          <w:rPr>
            <w:noProof/>
            <w:webHidden/>
          </w:rPr>
          <w:fldChar w:fldCharType="begin"/>
        </w:r>
        <w:r w:rsidR="00030FAC">
          <w:rPr>
            <w:noProof/>
            <w:webHidden/>
          </w:rPr>
          <w:instrText xml:space="preserve"> PAGEREF _Toc103262911 \h </w:instrText>
        </w:r>
        <w:r w:rsidR="00030FAC">
          <w:rPr>
            <w:noProof/>
            <w:webHidden/>
          </w:rPr>
        </w:r>
        <w:r w:rsidR="00030FAC">
          <w:rPr>
            <w:noProof/>
            <w:webHidden/>
          </w:rPr>
          <w:fldChar w:fldCharType="separate"/>
        </w:r>
        <w:r w:rsidR="00030FAC">
          <w:rPr>
            <w:noProof/>
            <w:webHidden/>
          </w:rPr>
          <w:t>126</w:t>
        </w:r>
        <w:r w:rsidR="00030FAC">
          <w:rPr>
            <w:noProof/>
            <w:webHidden/>
          </w:rPr>
          <w:fldChar w:fldCharType="end"/>
        </w:r>
        <w:r>
          <w:rPr>
            <w:noProof/>
          </w:rPr>
          <w:fldChar w:fldCharType="end"/>
        </w:r>
      </w:ins>
    </w:p>
    <w:p w14:paraId="52EBF5A0" w14:textId="1F3F9FBD" w:rsidR="00030FAC" w:rsidRDefault="001A0138">
      <w:pPr>
        <w:pStyle w:val="TableofFigures"/>
        <w:tabs>
          <w:tab w:val="right" w:leader="dot" w:pos="9350"/>
        </w:tabs>
        <w:rPr>
          <w:ins w:id="1420" w:author="Russell Ott" w:date="2022-05-16T11:47:00Z"/>
          <w:rFonts w:asciiTheme="minorHAnsi" w:eastAsiaTheme="minorEastAsia" w:hAnsiTheme="minorHAnsi" w:cstheme="minorBidi"/>
          <w:noProof/>
          <w:sz w:val="22"/>
          <w:szCs w:val="22"/>
        </w:rPr>
      </w:pPr>
      <w:ins w:id="1421" w:author="Russell Ott" w:date="2022-05-16T11:47:00Z">
        <w:r>
          <w:fldChar w:fldCharType="begin"/>
        </w:r>
        <w:r>
          <w:instrText xml:space="preserve"> HYPERLINK \l "_Toc1032</w:instrText>
        </w:r>
        <w:r>
          <w:instrText xml:space="preserve">62912" </w:instrText>
        </w:r>
        <w:r>
          <w:fldChar w:fldCharType="separate"/>
        </w:r>
        <w:r w:rsidR="00030FAC" w:rsidRPr="00D74D69">
          <w:rPr>
            <w:rStyle w:val="Hyperlink"/>
            <w:noProof/>
          </w:rPr>
          <w:t>Table 45: Problem Observation Template</w:t>
        </w:r>
        <w:r w:rsidR="00030FAC">
          <w:rPr>
            <w:noProof/>
            <w:webHidden/>
          </w:rPr>
          <w:tab/>
        </w:r>
        <w:r w:rsidR="00030FAC">
          <w:rPr>
            <w:noProof/>
            <w:webHidden/>
          </w:rPr>
          <w:fldChar w:fldCharType="begin"/>
        </w:r>
        <w:r w:rsidR="00030FAC">
          <w:rPr>
            <w:noProof/>
            <w:webHidden/>
          </w:rPr>
          <w:instrText xml:space="preserve"> PAGEREF _Toc103262912 \h </w:instrText>
        </w:r>
        <w:r w:rsidR="00030FAC">
          <w:rPr>
            <w:noProof/>
            <w:webHidden/>
          </w:rPr>
        </w:r>
        <w:r w:rsidR="00030FAC">
          <w:rPr>
            <w:noProof/>
            <w:webHidden/>
          </w:rPr>
          <w:fldChar w:fldCharType="separate"/>
        </w:r>
        <w:r w:rsidR="00030FAC">
          <w:rPr>
            <w:noProof/>
            <w:webHidden/>
          </w:rPr>
          <w:t>129</w:t>
        </w:r>
        <w:r w:rsidR="00030FAC">
          <w:rPr>
            <w:noProof/>
            <w:webHidden/>
          </w:rPr>
          <w:fldChar w:fldCharType="end"/>
        </w:r>
        <w:r>
          <w:rPr>
            <w:noProof/>
          </w:rPr>
          <w:fldChar w:fldCharType="end"/>
        </w:r>
      </w:ins>
    </w:p>
    <w:p w14:paraId="413ADB8F" w14:textId="38DB1466" w:rsidR="00030FAC" w:rsidRDefault="001A0138">
      <w:pPr>
        <w:pStyle w:val="TableofFigures"/>
        <w:tabs>
          <w:tab w:val="right" w:leader="dot" w:pos="9350"/>
        </w:tabs>
        <w:rPr>
          <w:ins w:id="1422" w:author="Russell Ott" w:date="2022-05-16T11:47:00Z"/>
          <w:rFonts w:asciiTheme="minorHAnsi" w:eastAsiaTheme="minorEastAsia" w:hAnsiTheme="minorHAnsi" w:cstheme="minorBidi"/>
          <w:noProof/>
          <w:sz w:val="22"/>
          <w:szCs w:val="22"/>
        </w:rPr>
      </w:pPr>
      <w:ins w:id="1423" w:author="Russell Ott" w:date="2022-05-16T11:47:00Z">
        <w:r>
          <w:fldChar w:fldCharType="begin"/>
        </w:r>
        <w:r>
          <w:instrText xml:space="preserve"> HYPERLINK \l "_Toc103262913" </w:instrText>
        </w:r>
        <w:r>
          <w:fldChar w:fldCharType="separate"/>
        </w:r>
        <w:r w:rsidR="00030FAC" w:rsidRPr="00D74D69">
          <w:rPr>
            <w:rStyle w:val="Hyperlink"/>
            <w:noProof/>
          </w:rPr>
          <w:t>Table 46: Health Concern Template</w:t>
        </w:r>
        <w:r w:rsidR="00030FAC">
          <w:rPr>
            <w:noProof/>
            <w:webHidden/>
          </w:rPr>
          <w:tab/>
        </w:r>
        <w:r w:rsidR="00030FAC">
          <w:rPr>
            <w:noProof/>
            <w:webHidden/>
          </w:rPr>
          <w:fldChar w:fldCharType="begin"/>
        </w:r>
        <w:r w:rsidR="00030FAC">
          <w:rPr>
            <w:noProof/>
            <w:webHidden/>
          </w:rPr>
          <w:instrText xml:space="preserve"> PAGEREF _Toc103262913 \h </w:instrText>
        </w:r>
        <w:r w:rsidR="00030FAC">
          <w:rPr>
            <w:noProof/>
            <w:webHidden/>
          </w:rPr>
        </w:r>
        <w:r w:rsidR="00030FAC">
          <w:rPr>
            <w:noProof/>
            <w:webHidden/>
          </w:rPr>
          <w:fldChar w:fldCharType="separate"/>
        </w:r>
        <w:r w:rsidR="00030FAC">
          <w:rPr>
            <w:noProof/>
            <w:webHidden/>
          </w:rPr>
          <w:t>132</w:t>
        </w:r>
        <w:r w:rsidR="00030FAC">
          <w:rPr>
            <w:noProof/>
            <w:webHidden/>
          </w:rPr>
          <w:fldChar w:fldCharType="end"/>
        </w:r>
        <w:r>
          <w:rPr>
            <w:noProof/>
          </w:rPr>
          <w:fldChar w:fldCharType="end"/>
        </w:r>
      </w:ins>
    </w:p>
    <w:p w14:paraId="0A05CE06" w14:textId="46728718" w:rsidR="00030FAC" w:rsidRDefault="001A0138">
      <w:pPr>
        <w:pStyle w:val="TableofFigures"/>
        <w:tabs>
          <w:tab w:val="right" w:leader="dot" w:pos="9350"/>
        </w:tabs>
        <w:rPr>
          <w:ins w:id="1424" w:author="Russell Ott" w:date="2022-05-16T11:47:00Z"/>
          <w:rFonts w:asciiTheme="minorHAnsi" w:eastAsiaTheme="minorEastAsia" w:hAnsiTheme="minorHAnsi" w:cstheme="minorBidi"/>
          <w:noProof/>
          <w:sz w:val="22"/>
          <w:szCs w:val="22"/>
        </w:rPr>
      </w:pPr>
      <w:ins w:id="1425" w:author="Russell Ott" w:date="2022-05-16T11:47:00Z">
        <w:r>
          <w:fldChar w:fldCharType="begin"/>
        </w:r>
        <w:r>
          <w:instrText xml:space="preserve"> HYPERLINK \l "_Toc103262914" </w:instrText>
        </w:r>
        <w:r>
          <w:fldChar w:fldCharType="separate"/>
        </w:r>
        <w:r w:rsidR="00030FAC" w:rsidRPr="00D74D69">
          <w:rPr>
            <w:rStyle w:val="Hyperlink"/>
            <w:noProof/>
          </w:rPr>
          <w:t>Table 47: Allergy Concern Template</w:t>
        </w:r>
        <w:r w:rsidR="00030FAC">
          <w:rPr>
            <w:noProof/>
            <w:webHidden/>
          </w:rPr>
          <w:tab/>
        </w:r>
        <w:r w:rsidR="00030FAC">
          <w:rPr>
            <w:noProof/>
            <w:webHidden/>
          </w:rPr>
          <w:fldChar w:fldCharType="begin"/>
        </w:r>
        <w:r w:rsidR="00030FAC">
          <w:rPr>
            <w:noProof/>
            <w:webHidden/>
          </w:rPr>
          <w:instrText xml:space="preserve"> PAGEREF _Toc103262914 \h </w:instrText>
        </w:r>
        <w:r w:rsidR="00030FAC">
          <w:rPr>
            <w:noProof/>
            <w:webHidden/>
          </w:rPr>
        </w:r>
        <w:r w:rsidR="00030FAC">
          <w:rPr>
            <w:noProof/>
            <w:webHidden/>
          </w:rPr>
          <w:fldChar w:fldCharType="separate"/>
        </w:r>
        <w:r w:rsidR="00030FAC">
          <w:rPr>
            <w:noProof/>
            <w:webHidden/>
          </w:rPr>
          <w:t>134</w:t>
        </w:r>
        <w:r w:rsidR="00030FAC">
          <w:rPr>
            <w:noProof/>
            <w:webHidden/>
          </w:rPr>
          <w:fldChar w:fldCharType="end"/>
        </w:r>
        <w:r>
          <w:rPr>
            <w:noProof/>
          </w:rPr>
          <w:fldChar w:fldCharType="end"/>
        </w:r>
      </w:ins>
    </w:p>
    <w:p w14:paraId="1BBD8430" w14:textId="3BC004C3" w:rsidR="00030FAC" w:rsidRDefault="001A0138">
      <w:pPr>
        <w:pStyle w:val="TableofFigures"/>
        <w:tabs>
          <w:tab w:val="right" w:leader="dot" w:pos="9350"/>
        </w:tabs>
        <w:rPr>
          <w:ins w:id="1426" w:author="Russell Ott" w:date="2022-05-16T11:47:00Z"/>
          <w:rFonts w:asciiTheme="minorHAnsi" w:eastAsiaTheme="minorEastAsia" w:hAnsiTheme="minorHAnsi" w:cstheme="minorBidi"/>
          <w:noProof/>
          <w:sz w:val="22"/>
          <w:szCs w:val="22"/>
        </w:rPr>
      </w:pPr>
      <w:ins w:id="1427" w:author="Russell Ott" w:date="2022-05-16T11:47:00Z">
        <w:r>
          <w:fldChar w:fldCharType="begin"/>
        </w:r>
        <w:r>
          <w:instrText xml:space="preserve"> HYPERLINK \l "_Toc103262915" </w:instrText>
        </w:r>
        <w:r>
          <w:fldChar w:fldCharType="separate"/>
        </w:r>
        <w:r w:rsidR="00030FAC" w:rsidRPr="00D74D69">
          <w:rPr>
            <w:rStyle w:val="Hyperlink"/>
            <w:noProof/>
          </w:rPr>
          <w:t>Table 48: Allergy - Intolerance Observation Template</w:t>
        </w:r>
        <w:r w:rsidR="00030FAC">
          <w:rPr>
            <w:noProof/>
            <w:webHidden/>
          </w:rPr>
          <w:tab/>
        </w:r>
        <w:r w:rsidR="00030FAC">
          <w:rPr>
            <w:noProof/>
            <w:webHidden/>
          </w:rPr>
          <w:fldChar w:fldCharType="begin"/>
        </w:r>
        <w:r w:rsidR="00030FAC">
          <w:rPr>
            <w:noProof/>
            <w:webHidden/>
          </w:rPr>
          <w:instrText xml:space="preserve"> PAGEREF _Toc103262915 \h </w:instrText>
        </w:r>
        <w:r w:rsidR="00030FAC">
          <w:rPr>
            <w:noProof/>
            <w:webHidden/>
          </w:rPr>
        </w:r>
        <w:r w:rsidR="00030FAC">
          <w:rPr>
            <w:noProof/>
            <w:webHidden/>
          </w:rPr>
          <w:fldChar w:fldCharType="separate"/>
        </w:r>
        <w:r w:rsidR="00030FAC">
          <w:rPr>
            <w:noProof/>
            <w:webHidden/>
          </w:rPr>
          <w:t>140</w:t>
        </w:r>
        <w:r w:rsidR="00030FAC">
          <w:rPr>
            <w:noProof/>
            <w:webHidden/>
          </w:rPr>
          <w:fldChar w:fldCharType="end"/>
        </w:r>
        <w:r>
          <w:rPr>
            <w:noProof/>
          </w:rPr>
          <w:fldChar w:fldCharType="end"/>
        </w:r>
      </w:ins>
    </w:p>
    <w:p w14:paraId="5084EE44" w14:textId="7A4B384A" w:rsidR="00030FAC" w:rsidRDefault="001A0138">
      <w:pPr>
        <w:pStyle w:val="TableofFigures"/>
        <w:tabs>
          <w:tab w:val="right" w:leader="dot" w:pos="9350"/>
        </w:tabs>
        <w:rPr>
          <w:ins w:id="1428" w:author="Russell Ott" w:date="2022-05-16T11:47:00Z"/>
          <w:rFonts w:asciiTheme="minorHAnsi" w:eastAsiaTheme="minorEastAsia" w:hAnsiTheme="minorHAnsi" w:cstheme="minorBidi"/>
          <w:noProof/>
          <w:sz w:val="22"/>
          <w:szCs w:val="22"/>
        </w:rPr>
      </w:pPr>
      <w:ins w:id="1429" w:author="Russell Ott" w:date="2022-05-16T11:47:00Z">
        <w:r>
          <w:fldChar w:fldCharType="begin"/>
        </w:r>
        <w:r>
          <w:instrText xml:space="preserve"> HYPERLINK \l "_Toc103262916" </w:instrText>
        </w:r>
        <w:r>
          <w:fldChar w:fldCharType="separate"/>
        </w:r>
        <w:r w:rsidR="00030FAC" w:rsidRPr="00D74D69">
          <w:rPr>
            <w:rStyle w:val="Hyperlink"/>
            <w:noProof/>
          </w:rPr>
          <w:t>Table 49: Procedure Activity Template</w:t>
        </w:r>
        <w:r w:rsidR="00030FAC">
          <w:rPr>
            <w:noProof/>
            <w:webHidden/>
          </w:rPr>
          <w:tab/>
        </w:r>
        <w:r w:rsidR="00030FAC">
          <w:rPr>
            <w:noProof/>
            <w:webHidden/>
          </w:rPr>
          <w:fldChar w:fldCharType="begin"/>
        </w:r>
        <w:r w:rsidR="00030FAC">
          <w:rPr>
            <w:noProof/>
            <w:webHidden/>
          </w:rPr>
          <w:instrText xml:space="preserve"> PAGEREF _Toc103262916 \h </w:instrText>
        </w:r>
        <w:r w:rsidR="00030FAC">
          <w:rPr>
            <w:noProof/>
            <w:webHidden/>
          </w:rPr>
        </w:r>
        <w:r w:rsidR="00030FAC">
          <w:rPr>
            <w:noProof/>
            <w:webHidden/>
          </w:rPr>
          <w:fldChar w:fldCharType="separate"/>
        </w:r>
        <w:r w:rsidR="00030FAC">
          <w:rPr>
            <w:noProof/>
            <w:webHidden/>
          </w:rPr>
          <w:t>142</w:t>
        </w:r>
        <w:r w:rsidR="00030FAC">
          <w:rPr>
            <w:noProof/>
            <w:webHidden/>
          </w:rPr>
          <w:fldChar w:fldCharType="end"/>
        </w:r>
        <w:r>
          <w:rPr>
            <w:noProof/>
          </w:rPr>
          <w:fldChar w:fldCharType="end"/>
        </w:r>
      </w:ins>
    </w:p>
    <w:p w14:paraId="16B595D3" w14:textId="069849C7" w:rsidR="00030FAC" w:rsidRDefault="001A0138">
      <w:pPr>
        <w:pStyle w:val="TableofFigures"/>
        <w:tabs>
          <w:tab w:val="right" w:leader="dot" w:pos="9350"/>
        </w:tabs>
        <w:rPr>
          <w:ins w:id="1430" w:author="Russell Ott" w:date="2022-05-16T11:47:00Z"/>
          <w:rFonts w:asciiTheme="minorHAnsi" w:eastAsiaTheme="minorEastAsia" w:hAnsiTheme="minorHAnsi" w:cstheme="minorBidi"/>
          <w:noProof/>
          <w:sz w:val="22"/>
          <w:szCs w:val="22"/>
        </w:rPr>
      </w:pPr>
      <w:ins w:id="1431" w:author="Russell Ott" w:date="2022-05-16T11:47:00Z">
        <w:r>
          <w:fldChar w:fldCharType="begin"/>
        </w:r>
        <w:r>
          <w:instrText xml:space="preserve"> HYPERLINK \l "_Toc103262917" </w:instrText>
        </w:r>
        <w:r>
          <w:fldChar w:fldCharType="separate"/>
        </w:r>
        <w:r w:rsidR="00030FAC" w:rsidRPr="00D74D69">
          <w:rPr>
            <w:rStyle w:val="Hyperlink"/>
            <w:noProof/>
          </w:rPr>
          <w:t>Table 50: Non-Implanted Device Template</w:t>
        </w:r>
        <w:r w:rsidR="00030FAC">
          <w:rPr>
            <w:noProof/>
            <w:webHidden/>
          </w:rPr>
          <w:tab/>
        </w:r>
        <w:r w:rsidR="00030FAC">
          <w:rPr>
            <w:noProof/>
            <w:webHidden/>
          </w:rPr>
          <w:fldChar w:fldCharType="begin"/>
        </w:r>
        <w:r w:rsidR="00030FAC">
          <w:rPr>
            <w:noProof/>
            <w:webHidden/>
          </w:rPr>
          <w:instrText xml:space="preserve"> PAGEREF _Toc103262917 \h </w:instrText>
        </w:r>
        <w:r w:rsidR="00030FAC">
          <w:rPr>
            <w:noProof/>
            <w:webHidden/>
          </w:rPr>
        </w:r>
        <w:r w:rsidR="00030FAC">
          <w:rPr>
            <w:noProof/>
            <w:webHidden/>
          </w:rPr>
          <w:fldChar w:fldCharType="separate"/>
        </w:r>
        <w:r w:rsidR="00030FAC">
          <w:rPr>
            <w:noProof/>
            <w:webHidden/>
          </w:rPr>
          <w:t>145</w:t>
        </w:r>
        <w:r w:rsidR="00030FAC">
          <w:rPr>
            <w:noProof/>
            <w:webHidden/>
          </w:rPr>
          <w:fldChar w:fldCharType="end"/>
        </w:r>
        <w:r>
          <w:rPr>
            <w:noProof/>
          </w:rPr>
          <w:fldChar w:fldCharType="end"/>
        </w:r>
      </w:ins>
    </w:p>
    <w:p w14:paraId="4F418170" w14:textId="07E61FF5" w:rsidR="00030FAC" w:rsidRDefault="001A0138">
      <w:pPr>
        <w:pStyle w:val="TableofFigures"/>
        <w:tabs>
          <w:tab w:val="right" w:leader="dot" w:pos="9350"/>
        </w:tabs>
        <w:rPr>
          <w:ins w:id="1432" w:author="Russell Ott" w:date="2022-05-16T11:47:00Z"/>
          <w:rFonts w:asciiTheme="minorHAnsi" w:eastAsiaTheme="minorEastAsia" w:hAnsiTheme="minorHAnsi" w:cstheme="minorBidi"/>
          <w:noProof/>
          <w:sz w:val="22"/>
          <w:szCs w:val="22"/>
        </w:rPr>
      </w:pPr>
      <w:ins w:id="1433" w:author="Russell Ott" w:date="2022-05-16T11:47:00Z">
        <w:r>
          <w:fldChar w:fldCharType="begin"/>
        </w:r>
        <w:r>
          <w:instrText xml:space="preserve"> HYPERLINK \l "_Toc103262918" </w:instrText>
        </w:r>
        <w:r>
          <w:fldChar w:fldCharType="separate"/>
        </w:r>
        <w:r w:rsidR="00030FAC" w:rsidRPr="00D74D69">
          <w:rPr>
            <w:rStyle w:val="Hyperlink"/>
            <w:noProof/>
          </w:rPr>
          <w:t>Table 51: Product Instance Template</w:t>
        </w:r>
        <w:r w:rsidR="00030FAC">
          <w:rPr>
            <w:noProof/>
            <w:webHidden/>
          </w:rPr>
          <w:tab/>
        </w:r>
        <w:r w:rsidR="00030FAC">
          <w:rPr>
            <w:noProof/>
            <w:webHidden/>
          </w:rPr>
          <w:fldChar w:fldCharType="begin"/>
        </w:r>
        <w:r w:rsidR="00030FAC">
          <w:rPr>
            <w:noProof/>
            <w:webHidden/>
          </w:rPr>
          <w:instrText xml:space="preserve"> PAGEREF _Toc103262918 \h </w:instrText>
        </w:r>
        <w:r w:rsidR="00030FAC">
          <w:rPr>
            <w:noProof/>
            <w:webHidden/>
          </w:rPr>
        </w:r>
        <w:r w:rsidR="00030FAC">
          <w:rPr>
            <w:noProof/>
            <w:webHidden/>
          </w:rPr>
          <w:fldChar w:fldCharType="separate"/>
        </w:r>
        <w:r w:rsidR="00030FAC">
          <w:rPr>
            <w:noProof/>
            <w:webHidden/>
          </w:rPr>
          <w:t>148</w:t>
        </w:r>
        <w:r w:rsidR="00030FAC">
          <w:rPr>
            <w:noProof/>
            <w:webHidden/>
          </w:rPr>
          <w:fldChar w:fldCharType="end"/>
        </w:r>
        <w:r>
          <w:rPr>
            <w:noProof/>
          </w:rPr>
          <w:fldChar w:fldCharType="end"/>
        </w:r>
      </w:ins>
    </w:p>
    <w:p w14:paraId="1F0F91F6" w14:textId="2DB33C82" w:rsidR="00030FAC" w:rsidRDefault="001A0138">
      <w:pPr>
        <w:pStyle w:val="TableofFigures"/>
        <w:tabs>
          <w:tab w:val="right" w:leader="dot" w:pos="9350"/>
        </w:tabs>
        <w:rPr>
          <w:ins w:id="1434" w:author="Russell Ott" w:date="2022-05-16T11:47:00Z"/>
          <w:rFonts w:asciiTheme="minorHAnsi" w:eastAsiaTheme="minorEastAsia" w:hAnsiTheme="minorHAnsi" w:cstheme="minorBidi"/>
          <w:noProof/>
          <w:sz w:val="22"/>
          <w:szCs w:val="22"/>
        </w:rPr>
      </w:pPr>
      <w:ins w:id="1435" w:author="Russell Ott" w:date="2022-05-16T11:47:00Z">
        <w:r>
          <w:fldChar w:fldCharType="begin"/>
        </w:r>
        <w:r>
          <w:instrText xml:space="preserve"> HYPERLINK \l "_Toc103262919" </w:instrText>
        </w:r>
        <w:r>
          <w:fldChar w:fldCharType="separate"/>
        </w:r>
        <w:r w:rsidR="00030FAC" w:rsidRPr="00D74D69">
          <w:rPr>
            <w:rStyle w:val="Hyperlink"/>
            <w:noProof/>
          </w:rPr>
          <w:t>Table 52: Unique Device Identifiers Template</w:t>
        </w:r>
        <w:r w:rsidR="00030FAC">
          <w:rPr>
            <w:noProof/>
            <w:webHidden/>
          </w:rPr>
          <w:tab/>
        </w:r>
        <w:r w:rsidR="00030FAC">
          <w:rPr>
            <w:noProof/>
            <w:webHidden/>
          </w:rPr>
          <w:fldChar w:fldCharType="begin"/>
        </w:r>
        <w:r w:rsidR="00030FAC">
          <w:rPr>
            <w:noProof/>
            <w:webHidden/>
          </w:rPr>
          <w:instrText xml:space="preserve"> PAGEREF _Toc103262919 \h </w:instrText>
        </w:r>
        <w:r w:rsidR="00030FAC">
          <w:rPr>
            <w:noProof/>
            <w:webHidden/>
          </w:rPr>
        </w:r>
        <w:r w:rsidR="00030FAC">
          <w:rPr>
            <w:noProof/>
            <w:webHidden/>
          </w:rPr>
          <w:fldChar w:fldCharType="separate"/>
        </w:r>
        <w:r w:rsidR="00030FAC">
          <w:rPr>
            <w:noProof/>
            <w:webHidden/>
          </w:rPr>
          <w:t>148</w:t>
        </w:r>
        <w:r w:rsidR="00030FAC">
          <w:rPr>
            <w:noProof/>
            <w:webHidden/>
          </w:rPr>
          <w:fldChar w:fldCharType="end"/>
        </w:r>
        <w:r>
          <w:rPr>
            <w:noProof/>
          </w:rPr>
          <w:fldChar w:fldCharType="end"/>
        </w:r>
      </w:ins>
    </w:p>
    <w:p w14:paraId="335F4FE7" w14:textId="2A4D3847" w:rsidR="00030FAC" w:rsidRDefault="001A0138">
      <w:pPr>
        <w:pStyle w:val="TableofFigures"/>
        <w:tabs>
          <w:tab w:val="right" w:leader="dot" w:pos="9350"/>
        </w:tabs>
        <w:rPr>
          <w:ins w:id="1436" w:author="Russell Ott" w:date="2022-05-16T11:47:00Z"/>
          <w:rFonts w:asciiTheme="minorHAnsi" w:eastAsiaTheme="minorEastAsia" w:hAnsiTheme="minorHAnsi" w:cstheme="minorBidi"/>
          <w:noProof/>
          <w:sz w:val="22"/>
          <w:szCs w:val="22"/>
        </w:rPr>
      </w:pPr>
      <w:ins w:id="1437" w:author="Russell Ott" w:date="2022-05-16T11:47:00Z">
        <w:r>
          <w:fldChar w:fldCharType="begin"/>
        </w:r>
        <w:r>
          <w:instrText xml:space="preserve"> HYPERLINK \l "_Toc103262920" </w:instrText>
        </w:r>
        <w:r>
          <w:fldChar w:fldCharType="separate"/>
        </w:r>
        <w:r w:rsidR="00030FAC" w:rsidRPr="00D74D69">
          <w:rPr>
            <w:rStyle w:val="Hyperlink"/>
            <w:noProof/>
          </w:rPr>
          <w:t>Table 53: Goal Observation Template</w:t>
        </w:r>
        <w:r w:rsidR="00030FAC">
          <w:rPr>
            <w:noProof/>
            <w:webHidden/>
          </w:rPr>
          <w:tab/>
        </w:r>
        <w:r w:rsidR="00030FAC">
          <w:rPr>
            <w:noProof/>
            <w:webHidden/>
          </w:rPr>
          <w:fldChar w:fldCharType="begin"/>
        </w:r>
        <w:r w:rsidR="00030FAC">
          <w:rPr>
            <w:noProof/>
            <w:webHidden/>
          </w:rPr>
          <w:instrText xml:space="preserve"> PAGEREF _Toc103262920 \h </w:instrText>
        </w:r>
        <w:r w:rsidR="00030FAC">
          <w:rPr>
            <w:noProof/>
            <w:webHidden/>
          </w:rPr>
        </w:r>
        <w:r w:rsidR="00030FAC">
          <w:rPr>
            <w:noProof/>
            <w:webHidden/>
          </w:rPr>
          <w:fldChar w:fldCharType="separate"/>
        </w:r>
        <w:r w:rsidR="00030FAC">
          <w:rPr>
            <w:noProof/>
            <w:webHidden/>
          </w:rPr>
          <w:t>149</w:t>
        </w:r>
        <w:r w:rsidR="00030FAC">
          <w:rPr>
            <w:noProof/>
            <w:webHidden/>
          </w:rPr>
          <w:fldChar w:fldCharType="end"/>
        </w:r>
        <w:r>
          <w:rPr>
            <w:noProof/>
          </w:rPr>
          <w:fldChar w:fldCharType="end"/>
        </w:r>
      </w:ins>
    </w:p>
    <w:p w14:paraId="6A8919F9" w14:textId="4258161A" w:rsidR="00030FAC" w:rsidRDefault="001A0138">
      <w:pPr>
        <w:pStyle w:val="TableofFigures"/>
        <w:tabs>
          <w:tab w:val="right" w:leader="dot" w:pos="9350"/>
        </w:tabs>
        <w:rPr>
          <w:ins w:id="1438" w:author="Russell Ott" w:date="2022-05-16T11:47:00Z"/>
          <w:rFonts w:asciiTheme="minorHAnsi" w:eastAsiaTheme="minorEastAsia" w:hAnsiTheme="minorHAnsi" w:cstheme="minorBidi"/>
          <w:noProof/>
          <w:sz w:val="22"/>
          <w:szCs w:val="22"/>
        </w:rPr>
      </w:pPr>
      <w:ins w:id="1439" w:author="Russell Ott" w:date="2022-05-16T11:47:00Z">
        <w:r>
          <w:fldChar w:fldCharType="begin"/>
        </w:r>
        <w:r>
          <w:instrText xml:space="preserve"> HYPERLINK \l "_Toc103262921" </w:instrText>
        </w:r>
        <w:r>
          <w:fldChar w:fldCharType="separate"/>
        </w:r>
        <w:r w:rsidR="00030FAC" w:rsidRPr="00D74D69">
          <w:rPr>
            <w:rStyle w:val="Hyperlink"/>
            <w:noProof/>
          </w:rPr>
          <w:t>Table 54: Entry Template</w:t>
        </w:r>
        <w:r w:rsidR="00030FAC">
          <w:rPr>
            <w:noProof/>
            <w:webHidden/>
          </w:rPr>
          <w:tab/>
        </w:r>
        <w:r w:rsidR="00030FAC">
          <w:rPr>
            <w:noProof/>
            <w:webHidden/>
          </w:rPr>
          <w:fldChar w:fldCharType="begin"/>
        </w:r>
        <w:r w:rsidR="00030FAC">
          <w:rPr>
            <w:noProof/>
            <w:webHidden/>
          </w:rPr>
          <w:instrText xml:space="preserve"> PAGEREF _Toc103262921 \h </w:instrText>
        </w:r>
        <w:r w:rsidR="00030FAC">
          <w:rPr>
            <w:noProof/>
            <w:webHidden/>
          </w:rPr>
        </w:r>
        <w:r w:rsidR="00030FAC">
          <w:rPr>
            <w:noProof/>
            <w:webHidden/>
          </w:rPr>
          <w:fldChar w:fldCharType="separate"/>
        </w:r>
        <w:r w:rsidR="00030FAC">
          <w:rPr>
            <w:noProof/>
            <w:webHidden/>
          </w:rPr>
          <w:t>151</w:t>
        </w:r>
        <w:r w:rsidR="00030FAC">
          <w:rPr>
            <w:noProof/>
            <w:webHidden/>
          </w:rPr>
          <w:fldChar w:fldCharType="end"/>
        </w:r>
        <w:r>
          <w:rPr>
            <w:noProof/>
          </w:rPr>
          <w:fldChar w:fldCharType="end"/>
        </w:r>
      </w:ins>
    </w:p>
    <w:p w14:paraId="28B6431F" w14:textId="597B940C" w:rsidR="00030FAC" w:rsidRDefault="001A0138">
      <w:pPr>
        <w:pStyle w:val="TableofFigures"/>
        <w:tabs>
          <w:tab w:val="right" w:leader="dot" w:pos="9350"/>
        </w:tabs>
        <w:rPr>
          <w:ins w:id="1440" w:author="Russell Ott" w:date="2022-05-16T11:47:00Z"/>
          <w:rFonts w:asciiTheme="minorHAnsi" w:eastAsiaTheme="minorEastAsia" w:hAnsiTheme="minorHAnsi" w:cstheme="minorBidi"/>
          <w:noProof/>
          <w:sz w:val="22"/>
          <w:szCs w:val="22"/>
        </w:rPr>
      </w:pPr>
      <w:ins w:id="1441" w:author="Russell Ott" w:date="2022-05-16T11:47:00Z">
        <w:r>
          <w:fldChar w:fldCharType="begin"/>
        </w:r>
        <w:r>
          <w:instrText xml:space="preserve"> HYPERLINK \l "_Toc103262922" </w:instrText>
        </w:r>
        <w:r>
          <w:fldChar w:fldCharType="separate"/>
        </w:r>
        <w:r w:rsidR="00030FAC" w:rsidRPr="00D74D69">
          <w:rPr>
            <w:rStyle w:val="Hyperlink"/>
            <w:noProof/>
          </w:rPr>
          <w:t>Table 55: Smoking Status</w:t>
        </w:r>
        <w:r w:rsidR="00030FAC">
          <w:rPr>
            <w:noProof/>
            <w:webHidden/>
          </w:rPr>
          <w:tab/>
        </w:r>
        <w:r w:rsidR="00030FAC">
          <w:rPr>
            <w:noProof/>
            <w:webHidden/>
          </w:rPr>
          <w:fldChar w:fldCharType="begin"/>
        </w:r>
        <w:r w:rsidR="00030FAC">
          <w:rPr>
            <w:noProof/>
            <w:webHidden/>
          </w:rPr>
          <w:instrText xml:space="preserve"> PAGEREF _Toc103262922 \h </w:instrText>
        </w:r>
        <w:r w:rsidR="00030FAC">
          <w:rPr>
            <w:noProof/>
            <w:webHidden/>
          </w:rPr>
        </w:r>
        <w:r w:rsidR="00030FAC">
          <w:rPr>
            <w:noProof/>
            <w:webHidden/>
          </w:rPr>
          <w:fldChar w:fldCharType="separate"/>
        </w:r>
        <w:r w:rsidR="00030FAC">
          <w:rPr>
            <w:noProof/>
            <w:webHidden/>
          </w:rPr>
          <w:t>153</w:t>
        </w:r>
        <w:r w:rsidR="00030FAC">
          <w:rPr>
            <w:noProof/>
            <w:webHidden/>
          </w:rPr>
          <w:fldChar w:fldCharType="end"/>
        </w:r>
        <w:r>
          <w:rPr>
            <w:noProof/>
          </w:rPr>
          <w:fldChar w:fldCharType="end"/>
        </w:r>
      </w:ins>
    </w:p>
    <w:p w14:paraId="7339B1AF" w14:textId="0FF64705" w:rsidR="00030FAC" w:rsidRDefault="001A0138">
      <w:pPr>
        <w:pStyle w:val="TableofFigures"/>
        <w:tabs>
          <w:tab w:val="right" w:leader="dot" w:pos="9350"/>
        </w:tabs>
        <w:rPr>
          <w:ins w:id="1442" w:author="Russell Ott" w:date="2022-05-16T11:47:00Z"/>
          <w:rFonts w:asciiTheme="minorHAnsi" w:eastAsiaTheme="minorEastAsia" w:hAnsiTheme="minorHAnsi" w:cstheme="minorBidi"/>
          <w:noProof/>
          <w:sz w:val="22"/>
          <w:szCs w:val="22"/>
        </w:rPr>
      </w:pPr>
      <w:ins w:id="1443" w:author="Russell Ott" w:date="2022-05-16T11:47:00Z">
        <w:r>
          <w:fldChar w:fldCharType="begin"/>
        </w:r>
        <w:r>
          <w:instrText xml:space="preserve"> HYPERLINK \l "_Toc103262923" </w:instrText>
        </w:r>
        <w:r>
          <w:fldChar w:fldCharType="separate"/>
        </w:r>
        <w:r w:rsidR="00030FAC" w:rsidRPr="00D74D69">
          <w:rPr>
            <w:rStyle w:val="Hyperlink"/>
            <w:noProof/>
          </w:rPr>
          <w:t>Table 56: Tobacco Use</w:t>
        </w:r>
        <w:r w:rsidR="00030FAC">
          <w:rPr>
            <w:noProof/>
            <w:webHidden/>
          </w:rPr>
          <w:tab/>
        </w:r>
        <w:r w:rsidR="00030FAC">
          <w:rPr>
            <w:noProof/>
            <w:webHidden/>
          </w:rPr>
          <w:fldChar w:fldCharType="begin"/>
        </w:r>
        <w:r w:rsidR="00030FAC">
          <w:rPr>
            <w:noProof/>
            <w:webHidden/>
          </w:rPr>
          <w:instrText xml:space="preserve"> PAGEREF _Toc103262923 \h </w:instrText>
        </w:r>
        <w:r w:rsidR="00030FAC">
          <w:rPr>
            <w:noProof/>
            <w:webHidden/>
          </w:rPr>
        </w:r>
        <w:r w:rsidR="00030FAC">
          <w:rPr>
            <w:noProof/>
            <w:webHidden/>
          </w:rPr>
          <w:fldChar w:fldCharType="separate"/>
        </w:r>
        <w:r w:rsidR="00030FAC">
          <w:rPr>
            <w:noProof/>
            <w:webHidden/>
          </w:rPr>
          <w:t>154</w:t>
        </w:r>
        <w:r w:rsidR="00030FAC">
          <w:rPr>
            <w:noProof/>
            <w:webHidden/>
          </w:rPr>
          <w:fldChar w:fldCharType="end"/>
        </w:r>
        <w:r>
          <w:rPr>
            <w:noProof/>
          </w:rPr>
          <w:fldChar w:fldCharType="end"/>
        </w:r>
      </w:ins>
    </w:p>
    <w:p w14:paraId="076273F9" w14:textId="7AAB0E17" w:rsidR="00030FAC" w:rsidRDefault="001A0138">
      <w:pPr>
        <w:pStyle w:val="TableofFigures"/>
        <w:tabs>
          <w:tab w:val="right" w:leader="dot" w:pos="9350"/>
        </w:tabs>
        <w:rPr>
          <w:ins w:id="1444" w:author="Russell Ott" w:date="2022-05-16T11:47:00Z"/>
          <w:rFonts w:asciiTheme="minorHAnsi" w:eastAsiaTheme="minorEastAsia" w:hAnsiTheme="minorHAnsi" w:cstheme="minorBidi"/>
          <w:noProof/>
          <w:sz w:val="22"/>
          <w:szCs w:val="22"/>
        </w:rPr>
      </w:pPr>
      <w:ins w:id="1445" w:author="Russell Ott" w:date="2022-05-16T11:47:00Z">
        <w:r>
          <w:fldChar w:fldCharType="begin"/>
        </w:r>
        <w:r>
          <w:instrText xml:space="preserve"> HYPERLINK \l "_Toc103262924" </w:instrText>
        </w:r>
        <w:r>
          <w:fldChar w:fldCharType="separate"/>
        </w:r>
        <w:r w:rsidR="00030FAC" w:rsidRPr="00D74D69">
          <w:rPr>
            <w:rStyle w:val="Hyperlink"/>
            <w:noProof/>
          </w:rPr>
          <w:t>Table 57: Birth Sex Template</w:t>
        </w:r>
        <w:r w:rsidR="00030FAC">
          <w:rPr>
            <w:noProof/>
            <w:webHidden/>
          </w:rPr>
          <w:tab/>
        </w:r>
        <w:r w:rsidR="00030FAC">
          <w:rPr>
            <w:noProof/>
            <w:webHidden/>
          </w:rPr>
          <w:fldChar w:fldCharType="begin"/>
        </w:r>
        <w:r w:rsidR="00030FAC">
          <w:rPr>
            <w:noProof/>
            <w:webHidden/>
          </w:rPr>
          <w:instrText xml:space="preserve"> PAGEREF _Toc103262924 \h </w:instrText>
        </w:r>
        <w:r w:rsidR="00030FAC">
          <w:rPr>
            <w:noProof/>
            <w:webHidden/>
          </w:rPr>
        </w:r>
        <w:r w:rsidR="00030FAC">
          <w:rPr>
            <w:noProof/>
            <w:webHidden/>
          </w:rPr>
          <w:fldChar w:fldCharType="separate"/>
        </w:r>
        <w:r w:rsidR="00030FAC">
          <w:rPr>
            <w:noProof/>
            <w:webHidden/>
          </w:rPr>
          <w:t>155</w:t>
        </w:r>
        <w:r w:rsidR="00030FAC">
          <w:rPr>
            <w:noProof/>
            <w:webHidden/>
          </w:rPr>
          <w:fldChar w:fldCharType="end"/>
        </w:r>
        <w:r>
          <w:rPr>
            <w:noProof/>
          </w:rPr>
          <w:fldChar w:fldCharType="end"/>
        </w:r>
      </w:ins>
    </w:p>
    <w:p w14:paraId="6707D26C" w14:textId="25AD884E" w:rsidR="00030FAC" w:rsidRDefault="001A0138">
      <w:pPr>
        <w:pStyle w:val="TableofFigures"/>
        <w:tabs>
          <w:tab w:val="right" w:leader="dot" w:pos="9350"/>
        </w:tabs>
        <w:rPr>
          <w:ins w:id="1446" w:author="Russell Ott" w:date="2022-05-16T11:47:00Z"/>
          <w:rFonts w:asciiTheme="minorHAnsi" w:eastAsiaTheme="minorEastAsia" w:hAnsiTheme="minorHAnsi" w:cstheme="minorBidi"/>
          <w:noProof/>
          <w:sz w:val="22"/>
          <w:szCs w:val="22"/>
        </w:rPr>
      </w:pPr>
      <w:ins w:id="1447" w:author="Russell Ott" w:date="2022-05-16T11:47:00Z">
        <w:r>
          <w:fldChar w:fldCharType="begin"/>
        </w:r>
        <w:r>
          <w:instrText xml:space="preserve"> HYPERLINK \l "_Toc103262925" </w:instrText>
        </w:r>
        <w:r>
          <w:fldChar w:fldCharType="separate"/>
        </w:r>
        <w:r w:rsidR="00030FAC" w:rsidRPr="00D74D69">
          <w:rPr>
            <w:rStyle w:val="Hyperlink"/>
            <w:noProof/>
          </w:rPr>
          <w:t>Table 58: Pregnancy Observation</w:t>
        </w:r>
        <w:r w:rsidR="00030FAC">
          <w:rPr>
            <w:noProof/>
            <w:webHidden/>
          </w:rPr>
          <w:tab/>
        </w:r>
        <w:r w:rsidR="00030FAC">
          <w:rPr>
            <w:noProof/>
            <w:webHidden/>
          </w:rPr>
          <w:fldChar w:fldCharType="begin"/>
        </w:r>
        <w:r w:rsidR="00030FAC">
          <w:rPr>
            <w:noProof/>
            <w:webHidden/>
          </w:rPr>
          <w:instrText xml:space="preserve"> PAGEREF _Toc103262925 \h </w:instrText>
        </w:r>
        <w:r w:rsidR="00030FAC">
          <w:rPr>
            <w:noProof/>
            <w:webHidden/>
          </w:rPr>
        </w:r>
        <w:r w:rsidR="00030FAC">
          <w:rPr>
            <w:noProof/>
            <w:webHidden/>
          </w:rPr>
          <w:fldChar w:fldCharType="separate"/>
        </w:r>
        <w:r w:rsidR="00030FAC">
          <w:rPr>
            <w:noProof/>
            <w:webHidden/>
          </w:rPr>
          <w:t>156</w:t>
        </w:r>
        <w:r w:rsidR="00030FAC">
          <w:rPr>
            <w:noProof/>
            <w:webHidden/>
          </w:rPr>
          <w:fldChar w:fldCharType="end"/>
        </w:r>
        <w:r>
          <w:rPr>
            <w:noProof/>
          </w:rPr>
          <w:fldChar w:fldCharType="end"/>
        </w:r>
      </w:ins>
    </w:p>
    <w:p w14:paraId="32207791" w14:textId="3CF0A113" w:rsidR="00030FAC" w:rsidRDefault="001A0138">
      <w:pPr>
        <w:pStyle w:val="TableofFigures"/>
        <w:tabs>
          <w:tab w:val="right" w:leader="dot" w:pos="9350"/>
        </w:tabs>
        <w:rPr>
          <w:ins w:id="1448" w:author="Russell Ott" w:date="2022-05-16T11:47:00Z"/>
          <w:rFonts w:asciiTheme="minorHAnsi" w:eastAsiaTheme="minorEastAsia" w:hAnsiTheme="minorHAnsi" w:cstheme="minorBidi"/>
          <w:noProof/>
          <w:sz w:val="22"/>
          <w:szCs w:val="22"/>
        </w:rPr>
      </w:pPr>
      <w:ins w:id="1449" w:author="Russell Ott" w:date="2022-05-16T11:47:00Z">
        <w:r>
          <w:fldChar w:fldCharType="begin"/>
        </w:r>
        <w:r>
          <w:instrText xml:space="preserve"> HYPERLINK \l "_Toc103262926" </w:instrText>
        </w:r>
        <w:r>
          <w:fldChar w:fldCharType="separate"/>
        </w:r>
        <w:r w:rsidR="00030FAC" w:rsidRPr="00D74D69">
          <w:rPr>
            <w:rStyle w:val="Hyperlink"/>
            <w:noProof/>
          </w:rPr>
          <w:t>Table 59: Result Organizer Template</w:t>
        </w:r>
        <w:r w:rsidR="00030FAC">
          <w:rPr>
            <w:noProof/>
            <w:webHidden/>
          </w:rPr>
          <w:tab/>
        </w:r>
        <w:r w:rsidR="00030FAC">
          <w:rPr>
            <w:noProof/>
            <w:webHidden/>
          </w:rPr>
          <w:fldChar w:fldCharType="begin"/>
        </w:r>
        <w:r w:rsidR="00030FAC">
          <w:rPr>
            <w:noProof/>
            <w:webHidden/>
          </w:rPr>
          <w:instrText xml:space="preserve"> PAGEREF _Toc103262926 \h </w:instrText>
        </w:r>
        <w:r w:rsidR="00030FAC">
          <w:rPr>
            <w:noProof/>
            <w:webHidden/>
          </w:rPr>
        </w:r>
        <w:r w:rsidR="00030FAC">
          <w:rPr>
            <w:noProof/>
            <w:webHidden/>
          </w:rPr>
          <w:fldChar w:fldCharType="separate"/>
        </w:r>
        <w:r w:rsidR="00030FAC">
          <w:rPr>
            <w:noProof/>
            <w:webHidden/>
          </w:rPr>
          <w:t>158</w:t>
        </w:r>
        <w:r w:rsidR="00030FAC">
          <w:rPr>
            <w:noProof/>
            <w:webHidden/>
          </w:rPr>
          <w:fldChar w:fldCharType="end"/>
        </w:r>
        <w:r>
          <w:rPr>
            <w:noProof/>
          </w:rPr>
          <w:fldChar w:fldCharType="end"/>
        </w:r>
      </w:ins>
    </w:p>
    <w:p w14:paraId="2297B298" w14:textId="0EB65D4C" w:rsidR="00030FAC" w:rsidRDefault="001A0138">
      <w:pPr>
        <w:pStyle w:val="TableofFigures"/>
        <w:tabs>
          <w:tab w:val="right" w:leader="dot" w:pos="9350"/>
        </w:tabs>
        <w:rPr>
          <w:ins w:id="1450" w:author="Russell Ott" w:date="2022-05-16T11:47:00Z"/>
          <w:rFonts w:asciiTheme="minorHAnsi" w:eastAsiaTheme="minorEastAsia" w:hAnsiTheme="minorHAnsi" w:cstheme="minorBidi"/>
          <w:noProof/>
          <w:sz w:val="22"/>
          <w:szCs w:val="22"/>
        </w:rPr>
      </w:pPr>
      <w:ins w:id="1451" w:author="Russell Ott" w:date="2022-05-16T11:47:00Z">
        <w:r>
          <w:fldChar w:fldCharType="begin"/>
        </w:r>
        <w:r>
          <w:instrText xml:space="preserve"> HYPERLINK \l "_Toc103262927" </w:instrText>
        </w:r>
        <w:r>
          <w:fldChar w:fldCharType="separate"/>
        </w:r>
        <w:r w:rsidR="00030FAC" w:rsidRPr="00D74D69">
          <w:rPr>
            <w:rStyle w:val="Hyperlink"/>
            <w:noProof/>
          </w:rPr>
          <w:t>Table 60: Result Observation Template</w:t>
        </w:r>
        <w:r w:rsidR="00030FAC">
          <w:rPr>
            <w:noProof/>
            <w:webHidden/>
          </w:rPr>
          <w:tab/>
        </w:r>
        <w:r w:rsidR="00030FAC">
          <w:rPr>
            <w:noProof/>
            <w:webHidden/>
          </w:rPr>
          <w:fldChar w:fldCharType="begin"/>
        </w:r>
        <w:r w:rsidR="00030FAC">
          <w:rPr>
            <w:noProof/>
            <w:webHidden/>
          </w:rPr>
          <w:instrText xml:space="preserve"> PAGEREF _Toc103262927 \h </w:instrText>
        </w:r>
        <w:r w:rsidR="00030FAC">
          <w:rPr>
            <w:noProof/>
            <w:webHidden/>
          </w:rPr>
        </w:r>
        <w:r w:rsidR="00030FAC">
          <w:rPr>
            <w:noProof/>
            <w:webHidden/>
          </w:rPr>
          <w:fldChar w:fldCharType="separate"/>
        </w:r>
        <w:r w:rsidR="00030FAC">
          <w:rPr>
            <w:noProof/>
            <w:webHidden/>
          </w:rPr>
          <w:t>161</w:t>
        </w:r>
        <w:r w:rsidR="00030FAC">
          <w:rPr>
            <w:noProof/>
            <w:webHidden/>
          </w:rPr>
          <w:fldChar w:fldCharType="end"/>
        </w:r>
        <w:r>
          <w:rPr>
            <w:noProof/>
          </w:rPr>
          <w:fldChar w:fldCharType="end"/>
        </w:r>
      </w:ins>
    </w:p>
    <w:p w14:paraId="30AB3E8C" w14:textId="430BA0C4" w:rsidR="00030FAC" w:rsidRDefault="001A0138">
      <w:pPr>
        <w:pStyle w:val="TableofFigures"/>
        <w:tabs>
          <w:tab w:val="right" w:leader="dot" w:pos="9350"/>
        </w:tabs>
        <w:rPr>
          <w:ins w:id="1452" w:author="Russell Ott" w:date="2022-05-16T11:47:00Z"/>
          <w:rFonts w:asciiTheme="minorHAnsi" w:eastAsiaTheme="minorEastAsia" w:hAnsiTheme="minorHAnsi" w:cstheme="minorBidi"/>
          <w:noProof/>
          <w:sz w:val="22"/>
          <w:szCs w:val="22"/>
        </w:rPr>
      </w:pPr>
      <w:ins w:id="1453" w:author="Russell Ott" w:date="2022-05-16T11:47:00Z">
        <w:r>
          <w:fldChar w:fldCharType="begin"/>
        </w:r>
        <w:r>
          <w:instrText xml:space="preserve"> HYPERLINK \l "_Toc103262928" </w:instrText>
        </w:r>
        <w:r>
          <w:fldChar w:fldCharType="separate"/>
        </w:r>
        <w:r w:rsidR="00030FAC" w:rsidRPr="00D74D69">
          <w:rPr>
            <w:rStyle w:val="Hyperlink"/>
            <w:noProof/>
          </w:rPr>
          <w:t>Table 61: Vital Signs Organizer Template</w:t>
        </w:r>
        <w:r w:rsidR="00030FAC">
          <w:rPr>
            <w:noProof/>
            <w:webHidden/>
          </w:rPr>
          <w:tab/>
        </w:r>
        <w:r w:rsidR="00030FAC">
          <w:rPr>
            <w:noProof/>
            <w:webHidden/>
          </w:rPr>
          <w:fldChar w:fldCharType="begin"/>
        </w:r>
        <w:r w:rsidR="00030FAC">
          <w:rPr>
            <w:noProof/>
            <w:webHidden/>
          </w:rPr>
          <w:instrText xml:space="preserve"> PAGEREF _Toc103262928 \h </w:instrText>
        </w:r>
        <w:r w:rsidR="00030FAC">
          <w:rPr>
            <w:noProof/>
            <w:webHidden/>
          </w:rPr>
        </w:r>
        <w:r w:rsidR="00030FAC">
          <w:rPr>
            <w:noProof/>
            <w:webHidden/>
          </w:rPr>
          <w:fldChar w:fldCharType="separate"/>
        </w:r>
        <w:r w:rsidR="00030FAC">
          <w:rPr>
            <w:noProof/>
            <w:webHidden/>
          </w:rPr>
          <w:t>161</w:t>
        </w:r>
        <w:r w:rsidR="00030FAC">
          <w:rPr>
            <w:noProof/>
            <w:webHidden/>
          </w:rPr>
          <w:fldChar w:fldCharType="end"/>
        </w:r>
        <w:r>
          <w:rPr>
            <w:noProof/>
          </w:rPr>
          <w:fldChar w:fldCharType="end"/>
        </w:r>
      </w:ins>
    </w:p>
    <w:p w14:paraId="348B45B8" w14:textId="31AF34D8" w:rsidR="00030FAC" w:rsidRDefault="001A0138">
      <w:pPr>
        <w:pStyle w:val="TableofFigures"/>
        <w:tabs>
          <w:tab w:val="right" w:leader="dot" w:pos="9350"/>
        </w:tabs>
        <w:rPr>
          <w:ins w:id="1454" w:author="Russell Ott" w:date="2022-05-16T11:47:00Z"/>
          <w:rFonts w:asciiTheme="minorHAnsi" w:eastAsiaTheme="minorEastAsia" w:hAnsiTheme="minorHAnsi" w:cstheme="minorBidi"/>
          <w:noProof/>
          <w:sz w:val="22"/>
          <w:szCs w:val="22"/>
        </w:rPr>
      </w:pPr>
      <w:ins w:id="1455" w:author="Russell Ott" w:date="2022-05-16T11:47:00Z">
        <w:r>
          <w:fldChar w:fldCharType="begin"/>
        </w:r>
        <w:r>
          <w:instrText xml:space="preserve"> HYPERLINK \l "_Toc103262929" </w:instrText>
        </w:r>
        <w:r>
          <w:fldChar w:fldCharType="separate"/>
        </w:r>
        <w:r w:rsidR="00030FAC" w:rsidRPr="00D74D69">
          <w:rPr>
            <w:rStyle w:val="Hyperlink"/>
            <w:noProof/>
          </w:rPr>
          <w:t>Table 62: Vital Sign Observation Template</w:t>
        </w:r>
        <w:r w:rsidR="00030FAC">
          <w:rPr>
            <w:noProof/>
            <w:webHidden/>
          </w:rPr>
          <w:tab/>
        </w:r>
        <w:r w:rsidR="00030FAC">
          <w:rPr>
            <w:noProof/>
            <w:webHidden/>
          </w:rPr>
          <w:fldChar w:fldCharType="begin"/>
        </w:r>
        <w:r w:rsidR="00030FAC">
          <w:rPr>
            <w:noProof/>
            <w:webHidden/>
          </w:rPr>
          <w:instrText xml:space="preserve"> PAGEREF _Toc103262929 \h </w:instrText>
        </w:r>
        <w:r w:rsidR="00030FAC">
          <w:rPr>
            <w:noProof/>
            <w:webHidden/>
          </w:rPr>
        </w:r>
        <w:r w:rsidR="00030FAC">
          <w:rPr>
            <w:noProof/>
            <w:webHidden/>
          </w:rPr>
          <w:fldChar w:fldCharType="separate"/>
        </w:r>
        <w:r w:rsidR="00030FAC">
          <w:rPr>
            <w:noProof/>
            <w:webHidden/>
          </w:rPr>
          <w:t>164</w:t>
        </w:r>
        <w:r w:rsidR="00030FAC">
          <w:rPr>
            <w:noProof/>
            <w:webHidden/>
          </w:rPr>
          <w:fldChar w:fldCharType="end"/>
        </w:r>
        <w:r>
          <w:rPr>
            <w:noProof/>
          </w:rPr>
          <w:fldChar w:fldCharType="end"/>
        </w:r>
      </w:ins>
    </w:p>
    <w:p w14:paraId="5DFE7AE9" w14:textId="379E5D13" w:rsidR="00030FAC" w:rsidRDefault="001A0138">
      <w:pPr>
        <w:pStyle w:val="TableofFigures"/>
        <w:tabs>
          <w:tab w:val="right" w:leader="dot" w:pos="9350"/>
        </w:tabs>
        <w:rPr>
          <w:ins w:id="1456" w:author="Russell Ott" w:date="2022-05-16T11:47:00Z"/>
          <w:rFonts w:asciiTheme="minorHAnsi" w:eastAsiaTheme="minorEastAsia" w:hAnsiTheme="minorHAnsi" w:cstheme="minorBidi"/>
          <w:noProof/>
          <w:sz w:val="22"/>
          <w:szCs w:val="22"/>
        </w:rPr>
      </w:pPr>
      <w:ins w:id="1457" w:author="Russell Ott" w:date="2022-05-16T11:47:00Z">
        <w:r>
          <w:fldChar w:fldCharType="begin"/>
        </w:r>
        <w:r>
          <w:instrText xml:space="preserve"> HYPERLINK \l "_Toc103262930" </w:instrText>
        </w:r>
        <w:r>
          <w:fldChar w:fldCharType="separate"/>
        </w:r>
        <w:r w:rsidR="00030FAC" w:rsidRPr="00D74D69">
          <w:rPr>
            <w:rStyle w:val="Hyperlink"/>
            <w:noProof/>
          </w:rPr>
          <w:t>Table 63: Vital Sign Observation LOINC Codes and Units for Essential Vital Sign Data Elements</w:t>
        </w:r>
        <w:r w:rsidR="00030FAC">
          <w:rPr>
            <w:noProof/>
            <w:webHidden/>
          </w:rPr>
          <w:tab/>
        </w:r>
        <w:r w:rsidR="00030FAC">
          <w:rPr>
            <w:noProof/>
            <w:webHidden/>
          </w:rPr>
          <w:fldChar w:fldCharType="begin"/>
        </w:r>
        <w:r w:rsidR="00030FAC">
          <w:rPr>
            <w:noProof/>
            <w:webHidden/>
          </w:rPr>
          <w:instrText xml:space="preserve"> PAGEREF _Toc103262930 \h </w:instrText>
        </w:r>
        <w:r w:rsidR="00030FAC">
          <w:rPr>
            <w:noProof/>
            <w:webHidden/>
          </w:rPr>
        </w:r>
        <w:r w:rsidR="00030FAC">
          <w:rPr>
            <w:noProof/>
            <w:webHidden/>
          </w:rPr>
          <w:fldChar w:fldCharType="separate"/>
        </w:r>
        <w:r w:rsidR="00030FAC">
          <w:rPr>
            <w:noProof/>
            <w:webHidden/>
          </w:rPr>
          <w:t>164</w:t>
        </w:r>
        <w:r w:rsidR="00030FAC">
          <w:rPr>
            <w:noProof/>
            <w:webHidden/>
          </w:rPr>
          <w:fldChar w:fldCharType="end"/>
        </w:r>
        <w:r>
          <w:rPr>
            <w:noProof/>
          </w:rPr>
          <w:fldChar w:fldCharType="end"/>
        </w:r>
      </w:ins>
    </w:p>
    <w:p w14:paraId="06BE1909" w14:textId="48BA94BA" w:rsidR="00030FAC" w:rsidRDefault="001A0138">
      <w:pPr>
        <w:pStyle w:val="TableofFigures"/>
        <w:tabs>
          <w:tab w:val="right" w:leader="dot" w:pos="9350"/>
        </w:tabs>
        <w:rPr>
          <w:ins w:id="1458" w:author="Russell Ott" w:date="2022-05-16T11:47:00Z"/>
          <w:rFonts w:asciiTheme="minorHAnsi" w:eastAsiaTheme="minorEastAsia" w:hAnsiTheme="minorHAnsi" w:cstheme="minorBidi"/>
          <w:noProof/>
          <w:sz w:val="22"/>
          <w:szCs w:val="22"/>
        </w:rPr>
      </w:pPr>
      <w:ins w:id="1459" w:author="Russell Ott" w:date="2022-05-16T11:47:00Z">
        <w:r>
          <w:fldChar w:fldCharType="begin"/>
        </w:r>
        <w:r>
          <w:instrText xml:space="preserve"> HYPERLINK \l "_Toc103262931" </w:instrText>
        </w:r>
        <w:r>
          <w:fldChar w:fldCharType="separate"/>
        </w:r>
        <w:r w:rsidR="00030FAC" w:rsidRPr="00D74D69">
          <w:rPr>
            <w:rStyle w:val="Hyperlink"/>
            <w:noProof/>
          </w:rPr>
          <w:t>Table 64: Procedure, Observation, Act Template</w:t>
        </w:r>
        <w:r w:rsidR="00030FAC">
          <w:rPr>
            <w:noProof/>
            <w:webHidden/>
          </w:rPr>
          <w:tab/>
        </w:r>
        <w:r w:rsidR="00030FAC">
          <w:rPr>
            <w:noProof/>
            <w:webHidden/>
          </w:rPr>
          <w:fldChar w:fldCharType="begin"/>
        </w:r>
        <w:r w:rsidR="00030FAC">
          <w:rPr>
            <w:noProof/>
            <w:webHidden/>
          </w:rPr>
          <w:instrText xml:space="preserve"> PAGEREF _Toc103262931 \h </w:instrText>
        </w:r>
        <w:r w:rsidR="00030FAC">
          <w:rPr>
            <w:noProof/>
            <w:webHidden/>
          </w:rPr>
        </w:r>
        <w:r w:rsidR="00030FAC">
          <w:rPr>
            <w:noProof/>
            <w:webHidden/>
          </w:rPr>
          <w:fldChar w:fldCharType="separate"/>
        </w:r>
        <w:r w:rsidR="00030FAC">
          <w:rPr>
            <w:noProof/>
            <w:webHidden/>
          </w:rPr>
          <w:t>169</w:t>
        </w:r>
        <w:r w:rsidR="00030FAC">
          <w:rPr>
            <w:noProof/>
            <w:webHidden/>
          </w:rPr>
          <w:fldChar w:fldCharType="end"/>
        </w:r>
        <w:r>
          <w:rPr>
            <w:noProof/>
          </w:rPr>
          <w:fldChar w:fldCharType="end"/>
        </w:r>
      </w:ins>
    </w:p>
    <w:p w14:paraId="45D32052" w14:textId="1FBECB4A" w:rsidR="00030FAC" w:rsidRDefault="001A0138">
      <w:pPr>
        <w:pStyle w:val="TableofFigures"/>
        <w:tabs>
          <w:tab w:val="right" w:leader="dot" w:pos="9350"/>
        </w:tabs>
        <w:rPr>
          <w:ins w:id="1460" w:author="Russell Ott" w:date="2022-05-16T11:47:00Z"/>
          <w:rFonts w:asciiTheme="minorHAnsi" w:eastAsiaTheme="minorEastAsia" w:hAnsiTheme="minorHAnsi" w:cstheme="minorBidi"/>
          <w:noProof/>
          <w:sz w:val="22"/>
          <w:szCs w:val="22"/>
        </w:rPr>
      </w:pPr>
      <w:ins w:id="1461" w:author="Russell Ott" w:date="2022-05-16T11:47:00Z">
        <w:r>
          <w:fldChar w:fldCharType="begin"/>
        </w:r>
        <w:r>
          <w:instrText xml:space="preserve"> HYPERLINK </w:instrText>
        </w:r>
        <w:r>
          <w:instrText xml:space="preserve">\l "_Toc103262932" </w:instrText>
        </w:r>
        <w:r>
          <w:fldChar w:fldCharType="separate"/>
        </w:r>
        <w:r w:rsidR="00030FAC" w:rsidRPr="00D74D69">
          <w:rPr>
            <w:rStyle w:val="Hyperlink"/>
            <w:noProof/>
          </w:rPr>
          <w:t>Table 65: Assessment Scale Observation Template</w:t>
        </w:r>
        <w:r w:rsidR="00030FAC">
          <w:rPr>
            <w:noProof/>
            <w:webHidden/>
          </w:rPr>
          <w:tab/>
        </w:r>
        <w:r w:rsidR="00030FAC">
          <w:rPr>
            <w:noProof/>
            <w:webHidden/>
          </w:rPr>
          <w:fldChar w:fldCharType="begin"/>
        </w:r>
        <w:r w:rsidR="00030FAC">
          <w:rPr>
            <w:noProof/>
            <w:webHidden/>
          </w:rPr>
          <w:instrText xml:space="preserve"> PAGEREF _Toc103262932 \h </w:instrText>
        </w:r>
        <w:r w:rsidR="00030FAC">
          <w:rPr>
            <w:noProof/>
            <w:webHidden/>
          </w:rPr>
        </w:r>
        <w:r w:rsidR="00030FAC">
          <w:rPr>
            <w:noProof/>
            <w:webHidden/>
          </w:rPr>
          <w:fldChar w:fldCharType="separate"/>
        </w:r>
        <w:r w:rsidR="00030FAC">
          <w:rPr>
            <w:noProof/>
            <w:webHidden/>
          </w:rPr>
          <w:t>170</w:t>
        </w:r>
        <w:r w:rsidR="00030FAC">
          <w:rPr>
            <w:noProof/>
            <w:webHidden/>
          </w:rPr>
          <w:fldChar w:fldCharType="end"/>
        </w:r>
        <w:r>
          <w:rPr>
            <w:noProof/>
          </w:rPr>
          <w:fldChar w:fldCharType="end"/>
        </w:r>
      </w:ins>
    </w:p>
    <w:p w14:paraId="4F8BD084" w14:textId="1E3E12BD" w:rsidR="00030FAC" w:rsidRDefault="001A0138">
      <w:pPr>
        <w:pStyle w:val="TableofFigures"/>
        <w:tabs>
          <w:tab w:val="right" w:leader="dot" w:pos="9350"/>
        </w:tabs>
        <w:rPr>
          <w:ins w:id="1462" w:author="Russell Ott" w:date="2022-05-16T11:47:00Z"/>
          <w:rFonts w:asciiTheme="minorHAnsi" w:eastAsiaTheme="minorEastAsia" w:hAnsiTheme="minorHAnsi" w:cstheme="minorBidi"/>
          <w:noProof/>
          <w:sz w:val="22"/>
          <w:szCs w:val="22"/>
        </w:rPr>
      </w:pPr>
      <w:ins w:id="1463" w:author="Russell Ott" w:date="2022-05-16T11:47:00Z">
        <w:r>
          <w:fldChar w:fldCharType="begin"/>
        </w:r>
        <w:r>
          <w:instrText xml:space="preserve"> HYPERLINK \l "_Toc103262933" </w:instrText>
        </w:r>
        <w:r>
          <w:fldChar w:fldCharType="separate"/>
        </w:r>
        <w:r w:rsidR="00030FAC" w:rsidRPr="00D74D69">
          <w:rPr>
            <w:rStyle w:val="Hyperlink"/>
            <w:noProof/>
          </w:rPr>
          <w:t>Table 66: Note Activity Template</w:t>
        </w:r>
        <w:r w:rsidR="00030FAC">
          <w:rPr>
            <w:noProof/>
            <w:webHidden/>
          </w:rPr>
          <w:tab/>
        </w:r>
        <w:r w:rsidR="00030FAC">
          <w:rPr>
            <w:noProof/>
            <w:webHidden/>
          </w:rPr>
          <w:fldChar w:fldCharType="begin"/>
        </w:r>
        <w:r w:rsidR="00030FAC">
          <w:rPr>
            <w:noProof/>
            <w:webHidden/>
          </w:rPr>
          <w:instrText xml:space="preserve"> PAGEREF _Toc103262933 \h </w:instrText>
        </w:r>
        <w:r w:rsidR="00030FAC">
          <w:rPr>
            <w:noProof/>
            <w:webHidden/>
          </w:rPr>
        </w:r>
        <w:r w:rsidR="00030FAC">
          <w:rPr>
            <w:noProof/>
            <w:webHidden/>
          </w:rPr>
          <w:fldChar w:fldCharType="separate"/>
        </w:r>
        <w:r w:rsidR="00030FAC">
          <w:rPr>
            <w:noProof/>
            <w:webHidden/>
          </w:rPr>
          <w:t>171</w:t>
        </w:r>
        <w:r w:rsidR="00030FAC">
          <w:rPr>
            <w:noProof/>
            <w:webHidden/>
          </w:rPr>
          <w:fldChar w:fldCharType="end"/>
        </w:r>
        <w:r>
          <w:rPr>
            <w:noProof/>
          </w:rPr>
          <w:fldChar w:fldCharType="end"/>
        </w:r>
      </w:ins>
    </w:p>
    <w:p w14:paraId="41CB32EB" w14:textId="18766A41" w:rsidR="00030FAC" w:rsidRDefault="001A0138">
      <w:pPr>
        <w:pStyle w:val="TableofFigures"/>
        <w:tabs>
          <w:tab w:val="right" w:leader="dot" w:pos="9350"/>
        </w:tabs>
        <w:rPr>
          <w:ins w:id="1464" w:author="Russell Ott" w:date="2022-05-16T11:47:00Z"/>
          <w:rFonts w:asciiTheme="minorHAnsi" w:eastAsiaTheme="minorEastAsia" w:hAnsiTheme="minorHAnsi" w:cstheme="minorBidi"/>
          <w:noProof/>
          <w:sz w:val="22"/>
          <w:szCs w:val="22"/>
        </w:rPr>
      </w:pPr>
      <w:ins w:id="1465" w:author="Russell Ott" w:date="2022-05-16T11:47:00Z">
        <w:r>
          <w:fldChar w:fldCharType="begin"/>
        </w:r>
        <w:r>
          <w:instrText xml:space="preserve"> HYPERLINK \l "_Toc103262934" </w:instrText>
        </w:r>
        <w:r>
          <w:fldChar w:fldCharType="separate"/>
        </w:r>
        <w:r w:rsidR="00030FAC" w:rsidRPr="00D74D69">
          <w:rPr>
            <w:rStyle w:val="Hyperlink"/>
            <w:noProof/>
          </w:rPr>
          <w:t>Table 67: Summary of C-CDA Supplemental Templates for Advance Directives</w:t>
        </w:r>
        <w:r w:rsidR="00030FAC">
          <w:rPr>
            <w:noProof/>
            <w:webHidden/>
          </w:rPr>
          <w:tab/>
        </w:r>
        <w:r w:rsidR="00030FAC">
          <w:rPr>
            <w:noProof/>
            <w:webHidden/>
          </w:rPr>
          <w:fldChar w:fldCharType="begin"/>
        </w:r>
        <w:r w:rsidR="00030FAC">
          <w:rPr>
            <w:noProof/>
            <w:webHidden/>
          </w:rPr>
          <w:instrText xml:space="preserve"> PAGEREF _Toc103262934 \h </w:instrText>
        </w:r>
        <w:r w:rsidR="00030FAC">
          <w:rPr>
            <w:noProof/>
            <w:webHidden/>
          </w:rPr>
        </w:r>
        <w:r w:rsidR="00030FAC">
          <w:rPr>
            <w:noProof/>
            <w:webHidden/>
          </w:rPr>
          <w:fldChar w:fldCharType="separate"/>
        </w:r>
        <w:r w:rsidR="00030FAC">
          <w:rPr>
            <w:noProof/>
            <w:webHidden/>
          </w:rPr>
          <w:t>175</w:t>
        </w:r>
        <w:r w:rsidR="00030FAC">
          <w:rPr>
            <w:noProof/>
            <w:webHidden/>
          </w:rPr>
          <w:fldChar w:fldCharType="end"/>
        </w:r>
        <w:r>
          <w:rPr>
            <w:noProof/>
          </w:rPr>
          <w:fldChar w:fldCharType="end"/>
        </w:r>
      </w:ins>
    </w:p>
    <w:p w14:paraId="2B6D287B" w14:textId="5705979B" w:rsidR="00030FAC" w:rsidRDefault="001A0138">
      <w:pPr>
        <w:pStyle w:val="TableofFigures"/>
        <w:tabs>
          <w:tab w:val="right" w:leader="dot" w:pos="9350"/>
        </w:tabs>
        <w:rPr>
          <w:ins w:id="1466" w:author="Russell Ott" w:date="2022-05-16T11:47:00Z"/>
          <w:rFonts w:asciiTheme="minorHAnsi" w:eastAsiaTheme="minorEastAsia" w:hAnsiTheme="minorHAnsi" w:cstheme="minorBidi"/>
          <w:noProof/>
          <w:sz w:val="22"/>
          <w:szCs w:val="22"/>
        </w:rPr>
      </w:pPr>
      <w:ins w:id="1467" w:author="Russell Ott" w:date="2022-05-16T11:47:00Z">
        <w:r>
          <w:fldChar w:fldCharType="begin"/>
        </w:r>
        <w:r>
          <w:instrText xml:space="preserve"> HYPERLINK \l "_Toc103262935" </w:instrText>
        </w:r>
        <w:r>
          <w:fldChar w:fldCharType="separate"/>
        </w:r>
        <w:r w:rsidR="00030FAC" w:rsidRPr="00D74D69">
          <w:rPr>
            <w:rStyle w:val="Hyperlink"/>
            <w:noProof/>
          </w:rPr>
          <w:t>Table 68: Measure Reference Template</w:t>
        </w:r>
        <w:r w:rsidR="00030FAC">
          <w:rPr>
            <w:noProof/>
            <w:webHidden/>
          </w:rPr>
          <w:tab/>
        </w:r>
        <w:r w:rsidR="00030FAC">
          <w:rPr>
            <w:noProof/>
            <w:webHidden/>
          </w:rPr>
          <w:fldChar w:fldCharType="begin"/>
        </w:r>
        <w:r w:rsidR="00030FAC">
          <w:rPr>
            <w:noProof/>
            <w:webHidden/>
          </w:rPr>
          <w:instrText xml:space="preserve"> PAGEREF _Toc103262935 \h </w:instrText>
        </w:r>
        <w:r w:rsidR="00030FAC">
          <w:rPr>
            <w:noProof/>
            <w:webHidden/>
          </w:rPr>
        </w:r>
        <w:r w:rsidR="00030FAC">
          <w:rPr>
            <w:noProof/>
            <w:webHidden/>
          </w:rPr>
          <w:fldChar w:fldCharType="separate"/>
        </w:r>
        <w:r w:rsidR="00030FAC">
          <w:rPr>
            <w:noProof/>
            <w:webHidden/>
          </w:rPr>
          <w:t>176</w:t>
        </w:r>
        <w:r w:rsidR="00030FAC">
          <w:rPr>
            <w:noProof/>
            <w:webHidden/>
          </w:rPr>
          <w:fldChar w:fldCharType="end"/>
        </w:r>
        <w:r>
          <w:rPr>
            <w:noProof/>
          </w:rPr>
          <w:fldChar w:fldCharType="end"/>
        </w:r>
      </w:ins>
    </w:p>
    <w:p w14:paraId="15B6B8A0" w14:textId="6D2BFF61" w:rsidR="00030FAC" w:rsidRDefault="001A0138">
      <w:pPr>
        <w:pStyle w:val="TableofFigures"/>
        <w:tabs>
          <w:tab w:val="right" w:leader="dot" w:pos="9350"/>
        </w:tabs>
        <w:rPr>
          <w:ins w:id="1468" w:author="Russell Ott" w:date="2022-05-16T11:47:00Z"/>
          <w:rFonts w:asciiTheme="minorHAnsi" w:eastAsiaTheme="minorEastAsia" w:hAnsiTheme="minorHAnsi" w:cstheme="minorBidi"/>
          <w:noProof/>
          <w:sz w:val="22"/>
          <w:szCs w:val="22"/>
        </w:rPr>
      </w:pPr>
      <w:ins w:id="1469" w:author="Russell Ott" w:date="2022-05-16T11:47:00Z">
        <w:r>
          <w:fldChar w:fldCharType="begin"/>
        </w:r>
        <w:r>
          <w:instrText xml:space="preserve"> HYPERLINK \l "_Toc103262936" </w:instrText>
        </w:r>
        <w:r>
          <w:fldChar w:fldCharType="separate"/>
        </w:r>
        <w:r w:rsidR="00030FAC" w:rsidRPr="00D74D69">
          <w:rPr>
            <w:rStyle w:val="Hyperlink"/>
            <w:noProof/>
          </w:rPr>
          <w:t>Table 69: USCDI v2 Data Elements - Assessment and Plan of Treatment</w:t>
        </w:r>
        <w:r w:rsidR="00030FAC">
          <w:rPr>
            <w:noProof/>
            <w:webHidden/>
          </w:rPr>
          <w:tab/>
        </w:r>
        <w:r w:rsidR="00030FAC">
          <w:rPr>
            <w:noProof/>
            <w:webHidden/>
          </w:rPr>
          <w:fldChar w:fldCharType="begin"/>
        </w:r>
        <w:r w:rsidR="00030FAC">
          <w:rPr>
            <w:noProof/>
            <w:webHidden/>
          </w:rPr>
          <w:instrText xml:space="preserve"> PAGEREF _Toc103262936 \h </w:instrText>
        </w:r>
        <w:r w:rsidR="00030FAC">
          <w:rPr>
            <w:noProof/>
            <w:webHidden/>
          </w:rPr>
        </w:r>
        <w:r w:rsidR="00030FAC">
          <w:rPr>
            <w:noProof/>
            <w:webHidden/>
          </w:rPr>
          <w:fldChar w:fldCharType="separate"/>
        </w:r>
        <w:r w:rsidR="00030FAC">
          <w:rPr>
            <w:noProof/>
            <w:webHidden/>
          </w:rPr>
          <w:t>181</w:t>
        </w:r>
        <w:r w:rsidR="00030FAC">
          <w:rPr>
            <w:noProof/>
            <w:webHidden/>
          </w:rPr>
          <w:fldChar w:fldCharType="end"/>
        </w:r>
        <w:r>
          <w:rPr>
            <w:noProof/>
          </w:rPr>
          <w:fldChar w:fldCharType="end"/>
        </w:r>
      </w:ins>
    </w:p>
    <w:p w14:paraId="1DD57F9C" w14:textId="62D74647" w:rsidR="00030FAC" w:rsidRDefault="001A0138">
      <w:pPr>
        <w:pStyle w:val="TableofFigures"/>
        <w:tabs>
          <w:tab w:val="right" w:leader="dot" w:pos="9350"/>
        </w:tabs>
        <w:rPr>
          <w:ins w:id="1470" w:author="Russell Ott" w:date="2022-05-16T11:47:00Z"/>
          <w:rFonts w:asciiTheme="minorHAnsi" w:eastAsiaTheme="minorEastAsia" w:hAnsiTheme="minorHAnsi" w:cstheme="minorBidi"/>
          <w:noProof/>
          <w:sz w:val="22"/>
          <w:szCs w:val="22"/>
        </w:rPr>
      </w:pPr>
      <w:ins w:id="1471" w:author="Russell Ott" w:date="2022-05-16T11:47:00Z">
        <w:r>
          <w:fldChar w:fldCharType="begin"/>
        </w:r>
        <w:r>
          <w:instrText xml:space="preserve"> HYPERLINK \l "_Toc103262937" </w:instrText>
        </w:r>
        <w:r>
          <w:fldChar w:fldCharType="separate"/>
        </w:r>
        <w:r w:rsidR="00030FAC" w:rsidRPr="00D74D69">
          <w:rPr>
            <w:rStyle w:val="Hyperlink"/>
            <w:noProof/>
          </w:rPr>
          <w:t>Table 70: USCDI v2 Data Elements - Care Team Member(s)</w:t>
        </w:r>
        <w:r w:rsidR="00030FAC">
          <w:rPr>
            <w:noProof/>
            <w:webHidden/>
          </w:rPr>
          <w:tab/>
        </w:r>
        <w:r w:rsidR="00030FAC">
          <w:rPr>
            <w:noProof/>
            <w:webHidden/>
          </w:rPr>
          <w:fldChar w:fldCharType="begin"/>
        </w:r>
        <w:r w:rsidR="00030FAC">
          <w:rPr>
            <w:noProof/>
            <w:webHidden/>
          </w:rPr>
          <w:instrText xml:space="preserve"> PAGEREF _Toc103262937 \h </w:instrText>
        </w:r>
        <w:r w:rsidR="00030FAC">
          <w:rPr>
            <w:noProof/>
            <w:webHidden/>
          </w:rPr>
        </w:r>
        <w:r w:rsidR="00030FAC">
          <w:rPr>
            <w:noProof/>
            <w:webHidden/>
          </w:rPr>
          <w:fldChar w:fldCharType="separate"/>
        </w:r>
        <w:r w:rsidR="00030FAC">
          <w:rPr>
            <w:noProof/>
            <w:webHidden/>
          </w:rPr>
          <w:t>183</w:t>
        </w:r>
        <w:r w:rsidR="00030FAC">
          <w:rPr>
            <w:noProof/>
            <w:webHidden/>
          </w:rPr>
          <w:fldChar w:fldCharType="end"/>
        </w:r>
        <w:r>
          <w:rPr>
            <w:noProof/>
          </w:rPr>
          <w:fldChar w:fldCharType="end"/>
        </w:r>
      </w:ins>
    </w:p>
    <w:p w14:paraId="228D40F7" w14:textId="73726787" w:rsidR="00030FAC" w:rsidRDefault="001A0138">
      <w:pPr>
        <w:pStyle w:val="TableofFigures"/>
        <w:tabs>
          <w:tab w:val="right" w:leader="dot" w:pos="9350"/>
        </w:tabs>
        <w:rPr>
          <w:ins w:id="1472" w:author="Russell Ott" w:date="2022-05-16T11:47:00Z"/>
          <w:rFonts w:asciiTheme="minorHAnsi" w:eastAsiaTheme="minorEastAsia" w:hAnsiTheme="minorHAnsi" w:cstheme="minorBidi"/>
          <w:noProof/>
          <w:sz w:val="22"/>
          <w:szCs w:val="22"/>
        </w:rPr>
      </w:pPr>
      <w:ins w:id="1473" w:author="Russell Ott" w:date="2022-05-16T11:47:00Z">
        <w:r>
          <w:fldChar w:fldCharType="begin"/>
        </w:r>
        <w:r>
          <w:instrText xml:space="preserve"> HYPERLINK \l "_Toc103262938" </w:instrText>
        </w:r>
        <w:r>
          <w:fldChar w:fldCharType="separate"/>
        </w:r>
        <w:r w:rsidR="00030FAC" w:rsidRPr="00D74D69">
          <w:rPr>
            <w:rStyle w:val="Hyperlink"/>
            <w:noProof/>
          </w:rPr>
          <w:t>Table 71: USCDI v2 Data Elements - Clinical Tests</w:t>
        </w:r>
        <w:r w:rsidR="00030FAC">
          <w:rPr>
            <w:noProof/>
            <w:webHidden/>
          </w:rPr>
          <w:tab/>
        </w:r>
        <w:r w:rsidR="00030FAC">
          <w:rPr>
            <w:noProof/>
            <w:webHidden/>
          </w:rPr>
          <w:fldChar w:fldCharType="begin"/>
        </w:r>
        <w:r w:rsidR="00030FAC">
          <w:rPr>
            <w:noProof/>
            <w:webHidden/>
          </w:rPr>
          <w:instrText xml:space="preserve"> PAGEREF _Toc103262938 \h </w:instrText>
        </w:r>
        <w:r w:rsidR="00030FAC">
          <w:rPr>
            <w:noProof/>
            <w:webHidden/>
          </w:rPr>
        </w:r>
        <w:r w:rsidR="00030FAC">
          <w:rPr>
            <w:noProof/>
            <w:webHidden/>
          </w:rPr>
          <w:fldChar w:fldCharType="separate"/>
        </w:r>
        <w:r w:rsidR="00030FAC">
          <w:rPr>
            <w:noProof/>
            <w:webHidden/>
          </w:rPr>
          <w:t>184</w:t>
        </w:r>
        <w:r w:rsidR="00030FAC">
          <w:rPr>
            <w:noProof/>
            <w:webHidden/>
          </w:rPr>
          <w:fldChar w:fldCharType="end"/>
        </w:r>
        <w:r>
          <w:rPr>
            <w:noProof/>
          </w:rPr>
          <w:fldChar w:fldCharType="end"/>
        </w:r>
      </w:ins>
    </w:p>
    <w:p w14:paraId="20020D8A" w14:textId="3331B6E1" w:rsidR="00030FAC" w:rsidRDefault="001A0138">
      <w:pPr>
        <w:pStyle w:val="TableofFigures"/>
        <w:tabs>
          <w:tab w:val="right" w:leader="dot" w:pos="9350"/>
        </w:tabs>
        <w:rPr>
          <w:ins w:id="1474" w:author="Russell Ott" w:date="2022-05-16T11:47:00Z"/>
          <w:rFonts w:asciiTheme="minorHAnsi" w:eastAsiaTheme="minorEastAsia" w:hAnsiTheme="minorHAnsi" w:cstheme="minorBidi"/>
          <w:noProof/>
          <w:sz w:val="22"/>
          <w:szCs w:val="22"/>
        </w:rPr>
      </w:pPr>
      <w:ins w:id="1475" w:author="Russell Ott" w:date="2022-05-16T11:47:00Z">
        <w:r>
          <w:fldChar w:fldCharType="begin"/>
        </w:r>
        <w:r>
          <w:instrText xml:space="preserve"> HYPERLINK \l "_Toc103262939" </w:instrText>
        </w:r>
        <w:r>
          <w:fldChar w:fldCharType="separate"/>
        </w:r>
        <w:r w:rsidR="00030FAC" w:rsidRPr="00D74D69">
          <w:rPr>
            <w:rStyle w:val="Hyperlink"/>
            <w:noProof/>
          </w:rPr>
          <w:t>Table 72: USCDI v2 Data Elements - Diagnostic Imaging</w:t>
        </w:r>
        <w:r w:rsidR="00030FAC">
          <w:rPr>
            <w:noProof/>
            <w:webHidden/>
          </w:rPr>
          <w:tab/>
        </w:r>
        <w:r w:rsidR="00030FAC">
          <w:rPr>
            <w:noProof/>
            <w:webHidden/>
          </w:rPr>
          <w:fldChar w:fldCharType="begin"/>
        </w:r>
        <w:r w:rsidR="00030FAC">
          <w:rPr>
            <w:noProof/>
            <w:webHidden/>
          </w:rPr>
          <w:instrText xml:space="preserve"> PAGEREF _Toc103262939 \h </w:instrText>
        </w:r>
        <w:r w:rsidR="00030FAC">
          <w:rPr>
            <w:noProof/>
            <w:webHidden/>
          </w:rPr>
        </w:r>
        <w:r w:rsidR="00030FAC">
          <w:rPr>
            <w:noProof/>
            <w:webHidden/>
          </w:rPr>
          <w:fldChar w:fldCharType="separate"/>
        </w:r>
        <w:r w:rsidR="00030FAC">
          <w:rPr>
            <w:noProof/>
            <w:webHidden/>
          </w:rPr>
          <w:t>185</w:t>
        </w:r>
        <w:r w:rsidR="00030FAC">
          <w:rPr>
            <w:noProof/>
            <w:webHidden/>
          </w:rPr>
          <w:fldChar w:fldCharType="end"/>
        </w:r>
        <w:r>
          <w:rPr>
            <w:noProof/>
          </w:rPr>
          <w:fldChar w:fldCharType="end"/>
        </w:r>
      </w:ins>
    </w:p>
    <w:p w14:paraId="09CE1764" w14:textId="7952C75A" w:rsidR="00030FAC" w:rsidRDefault="001A0138">
      <w:pPr>
        <w:pStyle w:val="TableofFigures"/>
        <w:tabs>
          <w:tab w:val="right" w:leader="dot" w:pos="9350"/>
        </w:tabs>
        <w:rPr>
          <w:ins w:id="1476" w:author="Russell Ott" w:date="2022-05-16T11:47:00Z"/>
          <w:rFonts w:asciiTheme="minorHAnsi" w:eastAsiaTheme="minorEastAsia" w:hAnsiTheme="minorHAnsi" w:cstheme="minorBidi"/>
          <w:noProof/>
          <w:sz w:val="22"/>
          <w:szCs w:val="22"/>
        </w:rPr>
      </w:pPr>
      <w:ins w:id="1477" w:author="Russell Ott" w:date="2022-05-16T11:47:00Z">
        <w:r>
          <w:fldChar w:fldCharType="begin"/>
        </w:r>
        <w:r>
          <w:instrText xml:space="preserve"> HYPERLINK \l "_Toc103262940" </w:instrText>
        </w:r>
        <w:r>
          <w:fldChar w:fldCharType="separate"/>
        </w:r>
        <w:r w:rsidR="00030FAC" w:rsidRPr="00D74D69">
          <w:rPr>
            <w:rStyle w:val="Hyperlink"/>
            <w:noProof/>
          </w:rPr>
          <w:t>Table 73: USCDI v2 Data Elements - Encounter Information</w:t>
        </w:r>
        <w:r w:rsidR="00030FAC">
          <w:rPr>
            <w:noProof/>
            <w:webHidden/>
          </w:rPr>
          <w:tab/>
        </w:r>
        <w:r w:rsidR="00030FAC">
          <w:rPr>
            <w:noProof/>
            <w:webHidden/>
          </w:rPr>
          <w:fldChar w:fldCharType="begin"/>
        </w:r>
        <w:r w:rsidR="00030FAC">
          <w:rPr>
            <w:noProof/>
            <w:webHidden/>
          </w:rPr>
          <w:instrText xml:space="preserve"> PAGEREF _Toc103262940 \h </w:instrText>
        </w:r>
        <w:r w:rsidR="00030FAC">
          <w:rPr>
            <w:noProof/>
            <w:webHidden/>
          </w:rPr>
        </w:r>
        <w:r w:rsidR="00030FAC">
          <w:rPr>
            <w:noProof/>
            <w:webHidden/>
          </w:rPr>
          <w:fldChar w:fldCharType="separate"/>
        </w:r>
        <w:r w:rsidR="00030FAC">
          <w:rPr>
            <w:noProof/>
            <w:webHidden/>
          </w:rPr>
          <w:t>186</w:t>
        </w:r>
        <w:r w:rsidR="00030FAC">
          <w:rPr>
            <w:noProof/>
            <w:webHidden/>
          </w:rPr>
          <w:fldChar w:fldCharType="end"/>
        </w:r>
        <w:r>
          <w:rPr>
            <w:noProof/>
          </w:rPr>
          <w:fldChar w:fldCharType="end"/>
        </w:r>
      </w:ins>
    </w:p>
    <w:p w14:paraId="426409E8" w14:textId="598A11C7" w:rsidR="00030FAC" w:rsidRDefault="001A0138">
      <w:pPr>
        <w:pStyle w:val="TableofFigures"/>
        <w:tabs>
          <w:tab w:val="right" w:leader="dot" w:pos="9350"/>
        </w:tabs>
        <w:rPr>
          <w:ins w:id="1478" w:author="Russell Ott" w:date="2022-05-16T11:47:00Z"/>
          <w:rFonts w:asciiTheme="minorHAnsi" w:eastAsiaTheme="minorEastAsia" w:hAnsiTheme="minorHAnsi" w:cstheme="minorBidi"/>
          <w:noProof/>
          <w:sz w:val="22"/>
          <w:szCs w:val="22"/>
        </w:rPr>
      </w:pPr>
      <w:ins w:id="1479" w:author="Russell Ott" w:date="2022-05-16T11:47:00Z">
        <w:r>
          <w:fldChar w:fldCharType="begin"/>
        </w:r>
        <w:r>
          <w:instrText xml:space="preserve"> HYPERLINK \l "_Toc103262941" </w:instrText>
        </w:r>
        <w:r>
          <w:fldChar w:fldCharType="separate"/>
        </w:r>
        <w:r w:rsidR="00030FAC" w:rsidRPr="00D74D69">
          <w:rPr>
            <w:rStyle w:val="Hyperlink"/>
            <w:noProof/>
          </w:rPr>
          <w:t>Table 74: USCDI v2 Data Elements - Goals</w:t>
        </w:r>
        <w:r w:rsidR="00030FAC">
          <w:rPr>
            <w:noProof/>
            <w:webHidden/>
          </w:rPr>
          <w:tab/>
        </w:r>
        <w:r w:rsidR="00030FAC">
          <w:rPr>
            <w:noProof/>
            <w:webHidden/>
          </w:rPr>
          <w:fldChar w:fldCharType="begin"/>
        </w:r>
        <w:r w:rsidR="00030FAC">
          <w:rPr>
            <w:noProof/>
            <w:webHidden/>
          </w:rPr>
          <w:instrText xml:space="preserve"> PAGEREF _Toc103262941 \h </w:instrText>
        </w:r>
        <w:r w:rsidR="00030FAC">
          <w:rPr>
            <w:noProof/>
            <w:webHidden/>
          </w:rPr>
        </w:r>
        <w:r w:rsidR="00030FAC">
          <w:rPr>
            <w:noProof/>
            <w:webHidden/>
          </w:rPr>
          <w:fldChar w:fldCharType="separate"/>
        </w:r>
        <w:r w:rsidR="00030FAC">
          <w:rPr>
            <w:noProof/>
            <w:webHidden/>
          </w:rPr>
          <w:t>187</w:t>
        </w:r>
        <w:r w:rsidR="00030FAC">
          <w:rPr>
            <w:noProof/>
            <w:webHidden/>
          </w:rPr>
          <w:fldChar w:fldCharType="end"/>
        </w:r>
        <w:r>
          <w:rPr>
            <w:noProof/>
          </w:rPr>
          <w:fldChar w:fldCharType="end"/>
        </w:r>
      </w:ins>
    </w:p>
    <w:p w14:paraId="12DCD410" w14:textId="078A2589" w:rsidR="00030FAC" w:rsidRDefault="001A0138">
      <w:pPr>
        <w:pStyle w:val="TableofFigures"/>
        <w:tabs>
          <w:tab w:val="right" w:leader="dot" w:pos="9350"/>
        </w:tabs>
        <w:rPr>
          <w:ins w:id="1480" w:author="Russell Ott" w:date="2022-05-16T11:47:00Z"/>
          <w:rFonts w:asciiTheme="minorHAnsi" w:eastAsiaTheme="minorEastAsia" w:hAnsiTheme="minorHAnsi" w:cstheme="minorBidi"/>
          <w:noProof/>
          <w:sz w:val="22"/>
          <w:szCs w:val="22"/>
        </w:rPr>
      </w:pPr>
      <w:ins w:id="1481" w:author="Russell Ott" w:date="2022-05-16T11:47:00Z">
        <w:r>
          <w:fldChar w:fldCharType="begin"/>
        </w:r>
        <w:r>
          <w:instrText xml:space="preserve"> HYPERLINK \l "_T</w:instrText>
        </w:r>
        <w:r>
          <w:instrText xml:space="preserve">oc103262942" </w:instrText>
        </w:r>
        <w:r>
          <w:fldChar w:fldCharType="separate"/>
        </w:r>
        <w:r w:rsidR="00030FAC" w:rsidRPr="00D74D69">
          <w:rPr>
            <w:rStyle w:val="Hyperlink"/>
            <w:noProof/>
          </w:rPr>
          <w:t>Table 75: USCDI v2 Data Elements - Patient Demographics</w:t>
        </w:r>
        <w:r w:rsidR="00030FAC">
          <w:rPr>
            <w:noProof/>
            <w:webHidden/>
          </w:rPr>
          <w:tab/>
        </w:r>
        <w:r w:rsidR="00030FAC">
          <w:rPr>
            <w:noProof/>
            <w:webHidden/>
          </w:rPr>
          <w:fldChar w:fldCharType="begin"/>
        </w:r>
        <w:r w:rsidR="00030FAC">
          <w:rPr>
            <w:noProof/>
            <w:webHidden/>
          </w:rPr>
          <w:instrText xml:space="preserve"> PAGEREF _Toc103262942 \h </w:instrText>
        </w:r>
        <w:r w:rsidR="00030FAC">
          <w:rPr>
            <w:noProof/>
            <w:webHidden/>
          </w:rPr>
        </w:r>
        <w:r w:rsidR="00030FAC">
          <w:rPr>
            <w:noProof/>
            <w:webHidden/>
          </w:rPr>
          <w:fldChar w:fldCharType="separate"/>
        </w:r>
        <w:r w:rsidR="00030FAC">
          <w:rPr>
            <w:noProof/>
            <w:webHidden/>
          </w:rPr>
          <w:t>188</w:t>
        </w:r>
        <w:r w:rsidR="00030FAC">
          <w:rPr>
            <w:noProof/>
            <w:webHidden/>
          </w:rPr>
          <w:fldChar w:fldCharType="end"/>
        </w:r>
        <w:r>
          <w:rPr>
            <w:noProof/>
          </w:rPr>
          <w:fldChar w:fldCharType="end"/>
        </w:r>
      </w:ins>
    </w:p>
    <w:p w14:paraId="3CC027EE" w14:textId="5A13C581" w:rsidR="00030FAC" w:rsidRDefault="001A0138">
      <w:pPr>
        <w:pStyle w:val="TableofFigures"/>
        <w:tabs>
          <w:tab w:val="right" w:leader="dot" w:pos="9350"/>
        </w:tabs>
        <w:rPr>
          <w:ins w:id="1482" w:author="Russell Ott" w:date="2022-05-16T11:47:00Z"/>
          <w:rFonts w:asciiTheme="minorHAnsi" w:eastAsiaTheme="minorEastAsia" w:hAnsiTheme="minorHAnsi" w:cstheme="minorBidi"/>
          <w:noProof/>
          <w:sz w:val="22"/>
          <w:szCs w:val="22"/>
        </w:rPr>
      </w:pPr>
      <w:ins w:id="1483" w:author="Russell Ott" w:date="2022-05-16T11:47:00Z">
        <w:r>
          <w:fldChar w:fldCharType="begin"/>
        </w:r>
        <w:r>
          <w:instrText xml:space="preserve"> HYPERLINK \l "_Toc103262943" </w:instrText>
        </w:r>
        <w:r>
          <w:fldChar w:fldCharType="separate"/>
        </w:r>
        <w:r w:rsidR="00030FAC" w:rsidRPr="00D74D69">
          <w:rPr>
            <w:rStyle w:val="Hyperlink"/>
            <w:noProof/>
          </w:rPr>
          <w:t>Table 76: USCDI v2 Data Elements - Problems</w:t>
        </w:r>
        <w:r w:rsidR="00030FAC">
          <w:rPr>
            <w:noProof/>
            <w:webHidden/>
          </w:rPr>
          <w:tab/>
        </w:r>
        <w:r w:rsidR="00030FAC">
          <w:rPr>
            <w:noProof/>
            <w:webHidden/>
          </w:rPr>
          <w:fldChar w:fldCharType="begin"/>
        </w:r>
        <w:r w:rsidR="00030FAC">
          <w:rPr>
            <w:noProof/>
            <w:webHidden/>
          </w:rPr>
          <w:instrText xml:space="preserve"> PAGEREF _Toc103262943 \h </w:instrText>
        </w:r>
        <w:r w:rsidR="00030FAC">
          <w:rPr>
            <w:noProof/>
            <w:webHidden/>
          </w:rPr>
        </w:r>
        <w:r w:rsidR="00030FAC">
          <w:rPr>
            <w:noProof/>
            <w:webHidden/>
          </w:rPr>
          <w:fldChar w:fldCharType="separate"/>
        </w:r>
        <w:r w:rsidR="00030FAC">
          <w:rPr>
            <w:noProof/>
            <w:webHidden/>
          </w:rPr>
          <w:t>189</w:t>
        </w:r>
        <w:r w:rsidR="00030FAC">
          <w:rPr>
            <w:noProof/>
            <w:webHidden/>
          </w:rPr>
          <w:fldChar w:fldCharType="end"/>
        </w:r>
        <w:r>
          <w:rPr>
            <w:noProof/>
          </w:rPr>
          <w:fldChar w:fldCharType="end"/>
        </w:r>
      </w:ins>
    </w:p>
    <w:p w14:paraId="32C89F31" w14:textId="6C8DE8E1" w:rsidR="00030FAC" w:rsidRDefault="001A0138">
      <w:pPr>
        <w:pStyle w:val="TableofFigures"/>
        <w:tabs>
          <w:tab w:val="right" w:leader="dot" w:pos="9350"/>
        </w:tabs>
        <w:rPr>
          <w:ins w:id="1484" w:author="Russell Ott" w:date="2022-05-16T11:47:00Z"/>
          <w:rFonts w:asciiTheme="minorHAnsi" w:eastAsiaTheme="minorEastAsia" w:hAnsiTheme="minorHAnsi" w:cstheme="minorBidi"/>
          <w:noProof/>
          <w:sz w:val="22"/>
          <w:szCs w:val="22"/>
        </w:rPr>
      </w:pPr>
      <w:ins w:id="1485" w:author="Russell Ott" w:date="2022-05-16T11:47:00Z">
        <w:r>
          <w:fldChar w:fldCharType="begin"/>
        </w:r>
        <w:r>
          <w:instrText xml:space="preserve"> HYPERLINK \l "_Toc103262944" </w:instrText>
        </w:r>
        <w:r>
          <w:fldChar w:fldCharType="separate"/>
        </w:r>
        <w:r w:rsidR="00030FAC" w:rsidRPr="00D74D69">
          <w:rPr>
            <w:rStyle w:val="Hyperlink"/>
            <w:noProof/>
          </w:rPr>
          <w:t>Table 77: USCDI v2 Data Elements - Procedures</w:t>
        </w:r>
        <w:r w:rsidR="00030FAC">
          <w:rPr>
            <w:noProof/>
            <w:webHidden/>
          </w:rPr>
          <w:tab/>
        </w:r>
        <w:r w:rsidR="00030FAC">
          <w:rPr>
            <w:noProof/>
            <w:webHidden/>
          </w:rPr>
          <w:fldChar w:fldCharType="begin"/>
        </w:r>
        <w:r w:rsidR="00030FAC">
          <w:rPr>
            <w:noProof/>
            <w:webHidden/>
          </w:rPr>
          <w:instrText xml:space="preserve"> PAGEREF _Toc103262944 \h </w:instrText>
        </w:r>
        <w:r w:rsidR="00030FAC">
          <w:rPr>
            <w:noProof/>
            <w:webHidden/>
          </w:rPr>
        </w:r>
        <w:r w:rsidR="00030FAC">
          <w:rPr>
            <w:noProof/>
            <w:webHidden/>
          </w:rPr>
          <w:fldChar w:fldCharType="separate"/>
        </w:r>
        <w:r w:rsidR="00030FAC">
          <w:rPr>
            <w:noProof/>
            <w:webHidden/>
          </w:rPr>
          <w:t>190</w:t>
        </w:r>
        <w:r w:rsidR="00030FAC">
          <w:rPr>
            <w:noProof/>
            <w:webHidden/>
          </w:rPr>
          <w:fldChar w:fldCharType="end"/>
        </w:r>
        <w:r>
          <w:rPr>
            <w:noProof/>
          </w:rPr>
          <w:fldChar w:fldCharType="end"/>
        </w:r>
      </w:ins>
    </w:p>
    <w:p w14:paraId="558FEA73" w14:textId="3A46D189" w:rsidR="00030FAC" w:rsidRDefault="001A0138">
      <w:pPr>
        <w:pStyle w:val="TableofFigures"/>
        <w:tabs>
          <w:tab w:val="right" w:leader="dot" w:pos="9350"/>
        </w:tabs>
        <w:rPr>
          <w:ins w:id="1486" w:author="Russell Ott" w:date="2022-05-16T11:47:00Z"/>
          <w:rFonts w:asciiTheme="minorHAnsi" w:eastAsiaTheme="minorEastAsia" w:hAnsiTheme="minorHAnsi" w:cstheme="minorBidi"/>
          <w:noProof/>
          <w:sz w:val="22"/>
          <w:szCs w:val="22"/>
        </w:rPr>
      </w:pPr>
      <w:ins w:id="1487" w:author="Russell Ott" w:date="2022-05-16T11:47:00Z">
        <w:r>
          <w:fldChar w:fldCharType="begin"/>
        </w:r>
        <w:r>
          <w:instrText xml:space="preserve"> HYPERLINK \l "_Toc103262945" </w:instrText>
        </w:r>
        <w:r>
          <w:fldChar w:fldCharType="separate"/>
        </w:r>
        <w:r w:rsidR="00030FAC" w:rsidRPr="00D74D69">
          <w:rPr>
            <w:rStyle w:val="Hyperlink"/>
            <w:noProof/>
          </w:rPr>
          <w:t>Table 78: Sample Document Files</w:t>
        </w:r>
        <w:r w:rsidR="00030FAC">
          <w:rPr>
            <w:noProof/>
            <w:webHidden/>
          </w:rPr>
          <w:tab/>
        </w:r>
        <w:r w:rsidR="00030FAC">
          <w:rPr>
            <w:noProof/>
            <w:webHidden/>
          </w:rPr>
          <w:fldChar w:fldCharType="begin"/>
        </w:r>
        <w:r w:rsidR="00030FAC">
          <w:rPr>
            <w:noProof/>
            <w:webHidden/>
          </w:rPr>
          <w:instrText xml:space="preserve"> PAGEREF _Toc103262945 \h </w:instrText>
        </w:r>
        <w:r w:rsidR="00030FAC">
          <w:rPr>
            <w:noProof/>
            <w:webHidden/>
          </w:rPr>
        </w:r>
        <w:r w:rsidR="00030FAC">
          <w:rPr>
            <w:noProof/>
            <w:webHidden/>
          </w:rPr>
          <w:fldChar w:fldCharType="separate"/>
        </w:r>
        <w:r w:rsidR="00030FAC">
          <w:rPr>
            <w:noProof/>
            <w:webHidden/>
          </w:rPr>
          <w:t>191</w:t>
        </w:r>
        <w:r w:rsidR="00030FAC">
          <w:rPr>
            <w:noProof/>
            <w:webHidden/>
          </w:rPr>
          <w:fldChar w:fldCharType="end"/>
        </w:r>
        <w:r>
          <w:rPr>
            <w:noProof/>
          </w:rPr>
          <w:fldChar w:fldCharType="end"/>
        </w:r>
      </w:ins>
    </w:p>
    <w:p w14:paraId="7CD55890" w14:textId="0D221AD7" w:rsidR="0011751C" w:rsidRPr="00AD08FB" w:rsidRDefault="00030FAC" w:rsidP="003A3D50">
      <w:pPr>
        <w:ind w:left="810" w:hanging="810"/>
        <w:rPr>
          <w:rFonts w:ascii="Calibri Light" w:hAnsi="Calibri Light"/>
          <w:b/>
          <w:color w:val="000000"/>
          <w:rPrChange w:id="1488" w:author="Russell Ott" w:date="2022-05-16T11:47:00Z">
            <w:rPr>
              <w:rFonts w:ascii="Calibri Light" w:hAnsi="Calibri Light"/>
              <w:b/>
              <w:color w:val="000000"/>
              <w:sz w:val="20"/>
            </w:rPr>
          </w:rPrChange>
        </w:rPr>
      </w:pPr>
      <w:r>
        <w:rPr>
          <w:rFonts w:ascii="Calibri Light" w:hAnsi="Calibri Light"/>
          <w:color w:val="000000"/>
          <w:rPrChange w:id="1489" w:author="Russell Ott" w:date="2022-05-16T11:47:00Z">
            <w:rPr>
              <w:rFonts w:ascii="Calibri Light" w:hAnsi="Calibri Light"/>
              <w:color w:val="000000"/>
              <w:sz w:val="20"/>
            </w:rPr>
          </w:rPrChange>
        </w:rPr>
        <w:fldChar w:fldCharType="end"/>
      </w:r>
      <w:r w:rsidR="0011751C" w:rsidRPr="00AD08FB">
        <w:rPr>
          <w:rFonts w:ascii="Calibri Light" w:hAnsi="Calibri Light"/>
          <w:b/>
          <w:color w:val="000000"/>
          <w:rPrChange w:id="1490" w:author="Russell Ott" w:date="2022-05-16T11:47:00Z">
            <w:rPr>
              <w:rFonts w:ascii="Calibri Light" w:hAnsi="Calibri Light"/>
              <w:b/>
              <w:color w:val="000000"/>
              <w:sz w:val="20"/>
            </w:rPr>
          </w:rPrChange>
        </w:rPr>
        <w:br w:type="page"/>
      </w:r>
    </w:p>
    <w:p w14:paraId="1FB3852D" w14:textId="5903981F" w:rsidR="00A5196D" w:rsidRPr="007770C6" w:rsidRDefault="002727AE" w:rsidP="005C79A1">
      <w:pPr>
        <w:pStyle w:val="Heading1"/>
      </w:pPr>
      <w:bookmarkStart w:id="1491" w:name="_Toc11043530"/>
      <w:bookmarkStart w:id="1492" w:name="_Toc11045530"/>
      <w:bookmarkStart w:id="1493" w:name="_Toc11391203"/>
      <w:bookmarkStart w:id="1494" w:name="_Ref21849392"/>
      <w:bookmarkStart w:id="1495" w:name="_Ref21885873"/>
      <w:bookmarkStart w:id="1496" w:name="_Ref21885877"/>
      <w:bookmarkStart w:id="1497" w:name="_Toc103262601"/>
      <w:bookmarkStart w:id="1498" w:name="_Toc22823346"/>
      <w:r w:rsidRPr="007770C6">
        <w:t>Introduction</w:t>
      </w:r>
      <w:bookmarkEnd w:id="1491"/>
      <w:bookmarkEnd w:id="1492"/>
      <w:bookmarkEnd w:id="1493"/>
      <w:bookmarkEnd w:id="1494"/>
      <w:bookmarkEnd w:id="1495"/>
      <w:bookmarkEnd w:id="1496"/>
      <w:bookmarkEnd w:id="1497"/>
      <w:bookmarkEnd w:id="1498"/>
    </w:p>
    <w:p w14:paraId="4508C260" w14:textId="77777777" w:rsidR="00A5196D" w:rsidRPr="00C64922" w:rsidRDefault="002727AE" w:rsidP="00943AA0">
      <w:pPr>
        <w:pStyle w:val="Heading2"/>
      </w:pPr>
      <w:bookmarkStart w:id="1499" w:name="_1fob9te" w:colFirst="0" w:colLast="0"/>
      <w:bookmarkStart w:id="1500" w:name="_Toc11043531"/>
      <w:bookmarkStart w:id="1501" w:name="_Toc11045531"/>
      <w:bookmarkStart w:id="1502" w:name="_Toc11391204"/>
      <w:bookmarkStart w:id="1503" w:name="_Toc103262602"/>
      <w:bookmarkStart w:id="1504" w:name="_Toc22823347"/>
      <w:bookmarkEnd w:id="1499"/>
      <w:r w:rsidRPr="00C64922">
        <w:t xml:space="preserve">Purpose: Essential Guidance for </w:t>
      </w:r>
      <w:r w:rsidR="00586941" w:rsidRPr="00C64922">
        <w:t xml:space="preserve">Advancing </w:t>
      </w:r>
      <w:r w:rsidRPr="00C64922">
        <w:t>Interoperability</w:t>
      </w:r>
      <w:bookmarkEnd w:id="1500"/>
      <w:bookmarkEnd w:id="1501"/>
      <w:bookmarkEnd w:id="1502"/>
      <w:bookmarkEnd w:id="1503"/>
      <w:bookmarkEnd w:id="1504"/>
    </w:p>
    <w:p w14:paraId="7C15AB19" w14:textId="781F8789" w:rsidR="00A5196D" w:rsidRPr="00D14360" w:rsidRDefault="00E14D1B" w:rsidP="00B505D2">
      <w:pPr>
        <w:spacing w:after="120"/>
        <w:rPr>
          <w:rFonts w:ascii="Times New Roman" w:eastAsia="Calibri" w:hAnsi="Times New Roman"/>
          <w:color w:val="000000"/>
          <w:sz w:val="24"/>
          <w:szCs w:val="24"/>
          <w:rPrChange w:id="1505" w:author="Russell Ott" w:date="2022-05-16T11:47:00Z">
            <w:rPr>
              <w:rFonts w:ascii="Calibri" w:eastAsia="Calibri" w:hAnsi="Calibri"/>
              <w:color w:val="000000"/>
            </w:rPr>
          </w:rPrChange>
        </w:rPr>
      </w:pPr>
      <w:bookmarkStart w:id="1506" w:name="_3znysh7" w:colFirst="0" w:colLast="0"/>
      <w:bookmarkEnd w:id="1506"/>
      <w:r w:rsidRPr="00D14360">
        <w:rPr>
          <w:color w:val="000000"/>
          <w:rPrChange w:id="1507" w:author="Russell Ott" w:date="2022-05-16T11:47:00Z">
            <w:rPr>
              <w:rFonts w:ascii="Calibri" w:eastAsia="Calibri" w:hAnsi="Calibri"/>
              <w:color w:val="000000"/>
            </w:rPr>
          </w:rPrChange>
        </w:rPr>
        <w:t xml:space="preserve">This companion guide titled, </w:t>
      </w:r>
      <w:r w:rsidR="001F7773" w:rsidRPr="00D14360">
        <w:rPr>
          <w:color w:val="000000"/>
          <w:rPrChange w:id="1508" w:author="Russell Ott" w:date="2022-05-16T11:47:00Z">
            <w:rPr>
              <w:rFonts w:ascii="Calibri" w:eastAsia="Calibri" w:hAnsi="Calibri"/>
              <w:color w:val="000000"/>
            </w:rPr>
          </w:rPrChange>
        </w:rPr>
        <w:t>“</w:t>
      </w:r>
      <w:r w:rsidRPr="00D14360">
        <w:rPr>
          <w:color w:val="000000"/>
          <w:rPrChange w:id="1509" w:author="Russell Ott" w:date="2022-05-16T11:47:00Z">
            <w:rPr>
              <w:rFonts w:ascii="Calibri" w:eastAsia="Calibri" w:hAnsi="Calibri"/>
              <w:color w:val="000000"/>
            </w:rPr>
          </w:rPrChange>
        </w:rPr>
        <w:t>Companion Guide to Consolidated Clinical Document Architecture (C-CDA) R2,</w:t>
      </w:r>
      <w:r w:rsidR="001F7773" w:rsidRPr="00D14360">
        <w:rPr>
          <w:rFonts w:eastAsia="Calibri"/>
          <w:color w:val="000000"/>
          <w:rPrChange w:id="1510" w:author="Russell Ott" w:date="2022-05-16T11:47:00Z">
            <w:rPr>
              <w:rFonts w:ascii="Calibri" w:eastAsia="Calibri" w:hAnsi="Calibri"/>
              <w:color w:val="000000"/>
            </w:rPr>
          </w:rPrChange>
        </w:rPr>
        <w:t>”</w:t>
      </w:r>
      <w:r w:rsidRPr="00D14360">
        <w:rPr>
          <w:color w:val="000000"/>
          <w:rPrChange w:id="1511" w:author="Russell Ott" w:date="2022-05-16T11:47:00Z">
            <w:rPr>
              <w:rFonts w:ascii="Calibri" w:eastAsia="Calibri" w:hAnsi="Calibri"/>
              <w:color w:val="000000"/>
            </w:rPr>
          </w:rPrChange>
        </w:rPr>
        <w:t xml:space="preserve"> provides essential implementer guidance to continuously expand interoperability for clinical information shared via structured clinical notes. The guidance supplements specifications established in the Health Level Seven (HL7) CDA® R2</w:t>
      </w:r>
      <w:del w:id="1512" w:author="Russell Ott" w:date="2022-05-16T11:47:00Z">
        <w:r w:rsidRPr="00D14360">
          <w:rPr>
            <w:rFonts w:ascii="Calibri" w:eastAsia="Calibri" w:hAnsi="Calibri" w:cs="Calibri"/>
            <w:color w:val="000000"/>
          </w:rPr>
          <w:delText>.1</w:delText>
        </w:r>
      </w:del>
      <w:r w:rsidRPr="00D14360">
        <w:rPr>
          <w:rFonts w:eastAsia="Calibri"/>
          <w:color w:val="000000"/>
          <w:rPrChange w:id="1513" w:author="Russell Ott" w:date="2022-05-16T11:47:00Z">
            <w:rPr>
              <w:rFonts w:ascii="Calibri" w:eastAsia="Calibri" w:hAnsi="Calibri"/>
              <w:color w:val="000000"/>
            </w:rPr>
          </w:rPrChange>
        </w:rPr>
        <w:t xml:space="preserve"> IG: C-CDA Templates for Clinical Notes. This</w:t>
      </w:r>
      <w:r w:rsidR="002727AE" w:rsidRPr="00D14360">
        <w:rPr>
          <w:rFonts w:eastAsia="Calibri"/>
          <w:color w:val="000000"/>
          <w:rPrChange w:id="1514" w:author="Russell Ott" w:date="2022-05-16T11:47:00Z">
            <w:rPr>
              <w:rFonts w:ascii="Calibri" w:eastAsia="Calibri" w:hAnsi="Calibri"/>
              <w:color w:val="000000"/>
            </w:rPr>
          </w:rPrChange>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6C9F8B07" w:rsidR="003E45C2" w:rsidRDefault="00634398" w:rsidP="00A63678">
      <w:pPr>
        <w:spacing w:after="120"/>
        <w:rPr>
          <w:rPrChange w:id="1515" w:author="Russell Ott" w:date="2022-05-16T11:47:00Z">
            <w:rPr>
              <w:rFonts w:ascii="Calibri" w:hAnsi="Calibri"/>
              <w:color w:val="000000"/>
            </w:rPr>
          </w:rPrChange>
        </w:rPr>
      </w:pPr>
      <w:del w:id="1516" w:author="Russell Ott" w:date="2022-05-16T11:47:00Z">
        <w:r>
          <w:rPr>
            <w:noProof/>
          </w:rPr>
          <w:drawing>
            <wp:anchor distT="0" distB="0" distL="114300" distR="114300" simplePos="0" relativeHeight="251723776" behindDoc="1" locked="0" layoutInCell="1" allowOverlap="1" wp14:anchorId="3FA579EA" wp14:editId="4A42CEEA">
              <wp:simplePos x="0" y="0"/>
              <wp:positionH relativeFrom="column">
                <wp:posOffset>363855</wp:posOffset>
              </wp:positionH>
              <wp:positionV relativeFrom="paragraph">
                <wp:posOffset>1921510</wp:posOffset>
              </wp:positionV>
              <wp:extent cx="4878070" cy="3249930"/>
              <wp:effectExtent l="0" t="0" r="0" b="0"/>
              <wp:wrapTight wrapText="bothSides">
                <wp:wrapPolygon edited="0">
                  <wp:start x="0" y="0"/>
                  <wp:lineTo x="0" y="21524"/>
                  <wp:lineTo x="21538" y="21524"/>
                  <wp:lineTo x="21538" y="0"/>
                  <wp:lineTo x="0" y="0"/>
                </wp:wrapPolygon>
              </wp:wrapTight>
              <wp:docPr id="2"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727AE" w:rsidRPr="00D14360">
        <w:rPr>
          <w:color w:val="000000"/>
          <w:rPrChange w:id="1517" w:author="Russell Ott" w:date="2022-05-16T11:47:00Z">
            <w:rPr>
              <w:rFonts w:ascii="Calibri" w:eastAsia="Calibri" w:hAnsi="Calibri"/>
              <w:color w:val="000000"/>
            </w:rPr>
          </w:rPrChange>
        </w:rPr>
        <w:t>The guide provides additional technical clarification and practical guidance for implementers interested in supporting current best practices for interoperability and for those who wish to explore</w:t>
      </w:r>
      <w:r w:rsidR="002727AE" w:rsidRPr="00D14360">
        <w:rPr>
          <w:rFonts w:eastAsia="Calibri"/>
          <w:color w:val="000000"/>
          <w:rPrChange w:id="1518" w:author="Russell Ott" w:date="2022-05-16T11:47:00Z">
            <w:rPr>
              <w:rFonts w:ascii="Calibri" w:eastAsia="Calibri" w:hAnsi="Calibri"/>
              <w:color w:val="000000"/>
            </w:rPr>
          </w:rPrChange>
        </w:rPr>
        <w:t xml:space="preserv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olor w:val="000000"/>
          <w:rPrChange w:id="1519" w:author="Russell Ott" w:date="2022-05-16T11:47:00Z">
            <w:rPr>
              <w:rFonts w:ascii="Calibri" w:eastAsia="Calibri" w:hAnsi="Calibri"/>
              <w:color w:val="000000"/>
            </w:rPr>
          </w:rPrChange>
        </w:rPr>
        <w:t xml:space="preserve">the </w:t>
      </w:r>
      <w:r w:rsidR="002727AE" w:rsidRPr="00D14360">
        <w:rPr>
          <w:rFonts w:eastAsia="Calibri"/>
          <w:color w:val="000000"/>
          <w:rPrChange w:id="1520" w:author="Russell Ott" w:date="2022-05-16T11:47:00Z">
            <w:rPr>
              <w:rFonts w:ascii="Calibri" w:eastAsia="Calibri" w:hAnsi="Calibri"/>
              <w:color w:val="000000"/>
            </w:rPr>
          </w:rPrChange>
        </w:rPr>
        <w:t xml:space="preserve">C-CDA </w:t>
      </w:r>
      <w:r w:rsidR="002C792C" w:rsidRPr="00D14360">
        <w:rPr>
          <w:rFonts w:eastAsia="Calibri"/>
          <w:color w:val="000000"/>
          <w:rPrChange w:id="1521" w:author="Russell Ott" w:date="2022-05-16T11:47:00Z">
            <w:rPr>
              <w:rFonts w:ascii="Calibri" w:eastAsia="Calibri" w:hAnsi="Calibri"/>
              <w:color w:val="000000"/>
            </w:rPr>
          </w:rPrChange>
        </w:rPr>
        <w:t xml:space="preserve">implementer </w:t>
      </w:r>
      <w:r w:rsidR="002727AE" w:rsidRPr="00D14360">
        <w:rPr>
          <w:rFonts w:eastAsia="Calibri"/>
          <w:color w:val="000000"/>
          <w:rPrChange w:id="1522" w:author="Russell Ott" w:date="2022-05-16T11:47:00Z">
            <w:rPr>
              <w:rFonts w:ascii="Calibri" w:eastAsia="Calibri" w:hAnsi="Calibri"/>
              <w:color w:val="000000"/>
            </w:rPr>
          </w:rPrChange>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ins w:id="1523" w:author="Russell Ott" w:date="2022-05-16T11:47:00Z">
        <w:r w:rsidR="003E45C2" w:rsidRPr="003E45C2">
          <w:rPr>
            <w:noProof/>
          </w:rPr>
          <w:t xml:space="preserve"> </w:t>
        </w:r>
      </w:ins>
    </w:p>
    <w:p w14:paraId="4AD95504" w14:textId="77777777" w:rsidR="004C7C4B" w:rsidRPr="00D14360" w:rsidRDefault="004C7C4B" w:rsidP="00A63678">
      <w:pPr>
        <w:spacing w:after="120"/>
        <w:rPr>
          <w:del w:id="1524" w:author="Russell Ott" w:date="2022-05-16T11:47:00Z"/>
          <w:rFonts w:eastAsia="Calibri" w:cs="Calibri"/>
          <w:color w:val="000000"/>
        </w:rPr>
      </w:pPr>
    </w:p>
    <w:p w14:paraId="0E9F4A1B" w14:textId="77777777" w:rsidR="004C7C4B" w:rsidRPr="00D14360" w:rsidRDefault="004C7C4B" w:rsidP="00A63678">
      <w:pPr>
        <w:spacing w:after="120"/>
        <w:rPr>
          <w:del w:id="1525" w:author="Russell Ott" w:date="2022-05-16T11:47:00Z"/>
          <w:rFonts w:eastAsia="Calibri" w:cs="Calibri"/>
          <w:color w:val="000000"/>
        </w:rPr>
      </w:pPr>
    </w:p>
    <w:p w14:paraId="0FEAA482" w14:textId="77777777" w:rsidR="004C7C4B" w:rsidRPr="00D14360" w:rsidRDefault="004C7C4B" w:rsidP="00A63678">
      <w:pPr>
        <w:spacing w:after="120"/>
        <w:rPr>
          <w:del w:id="1526" w:author="Russell Ott" w:date="2022-05-16T11:47:00Z"/>
          <w:rFonts w:eastAsia="Calibri" w:cs="Calibri"/>
          <w:color w:val="000000"/>
        </w:rPr>
      </w:pPr>
    </w:p>
    <w:p w14:paraId="6EAEC5F6" w14:textId="37B5D9A2" w:rsidR="003E45C2" w:rsidRDefault="00634398" w:rsidP="003E45C2">
      <w:pPr>
        <w:keepNext/>
        <w:spacing w:after="120"/>
        <w:rPr>
          <w:ins w:id="1527" w:author="Russell Ott" w:date="2022-05-16T11:47:00Z"/>
        </w:rPr>
      </w:pPr>
      <w:del w:id="1528" w:author="Russell Ott" w:date="2022-05-16T11:47:00Z">
        <w:r>
          <w:rPr>
            <w:noProof/>
          </w:rPr>
          <mc:AlternateContent>
            <mc:Choice Requires="wps">
              <w:drawing>
                <wp:anchor distT="0" distB="0" distL="114300" distR="114300" simplePos="0" relativeHeight="251725824" behindDoc="0" locked="0" layoutInCell="1" allowOverlap="1" wp14:anchorId="566ADD7D" wp14:editId="5CBFE2BE">
                  <wp:simplePos x="0" y="0"/>
                  <wp:positionH relativeFrom="column">
                    <wp:posOffset>414655</wp:posOffset>
                  </wp:positionH>
                  <wp:positionV relativeFrom="paragraph">
                    <wp:posOffset>2567305</wp:posOffset>
                  </wp:positionV>
                  <wp:extent cx="2110105" cy="266700"/>
                  <wp:effectExtent l="0" t="0" r="0" b="0"/>
                  <wp:wrapThrough wrapText="bothSides">
                    <wp:wrapPolygon edited="0">
                      <wp:start x="0" y="0"/>
                      <wp:lineTo x="0" y="20925"/>
                      <wp:lineTo x="21450" y="20925"/>
                      <wp:lineTo x="21450" y="0"/>
                      <wp:lineTo x="0" y="0"/>
                    </wp:wrapPolygon>
                  </wp:wrapThrough>
                  <wp:docPr id="31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01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8B6BC" w14:textId="77777777" w:rsidR="00710AD7" w:rsidRPr="00D14360" w:rsidRDefault="00710AD7" w:rsidP="004F3F3D">
                              <w:pPr>
                                <w:pStyle w:val="Caption"/>
                                <w:rPr>
                                  <w:del w:id="1529" w:author="Russell Ott" w:date="2022-05-16T11:47:00Z"/>
                                  <w:rFonts w:ascii="Calibri Light" w:hAnsi="Calibri Light" w:cs="Calibri Light"/>
                                  <w:noProof/>
                                  <w:color w:val="000000"/>
                                  <w:sz w:val="22"/>
                                  <w:szCs w:val="22"/>
                                </w:rPr>
                              </w:pPr>
                              <w:bookmarkStart w:id="1530" w:name="_Toc11255345"/>
                              <w:bookmarkStart w:id="1531" w:name="_Toc11265819"/>
                              <w:bookmarkStart w:id="1532" w:name="_Toc21926907"/>
                              <w:del w:id="1533" w:author="Russell Ott" w:date="2022-05-16T11:47:00Z">
                                <w:r w:rsidRPr="004F3F3D">
                                  <w:rPr>
                                    <w:rFonts w:ascii="Calibri Light" w:hAnsi="Calibri Light" w:cs="Calibri Light"/>
                                  </w:rPr>
                                  <w:delText xml:space="preserve">Figure </w:delText>
                                </w:r>
                                <w:r w:rsidRPr="004F3F3D">
                                  <w:rPr>
                                    <w:rFonts w:ascii="Calibri Light" w:hAnsi="Calibri Light" w:cs="Calibri Light"/>
                                  </w:rPr>
                                  <w:fldChar w:fldCharType="begin"/>
                                </w:r>
                                <w:r w:rsidRPr="004F3F3D">
                                  <w:rPr>
                                    <w:rFonts w:ascii="Calibri Light" w:hAnsi="Calibri Light" w:cs="Calibri Light"/>
                                  </w:rPr>
                                  <w:delInstrText xml:space="preserve"> SEQ Figure \* ARABIC </w:delInstrText>
                                </w:r>
                                <w:r w:rsidRPr="004F3F3D">
                                  <w:rPr>
                                    <w:rFonts w:ascii="Calibri Light" w:hAnsi="Calibri Light" w:cs="Calibri Light"/>
                                  </w:rPr>
                                  <w:fldChar w:fldCharType="separate"/>
                                </w:r>
                                <w:r>
                                  <w:rPr>
                                    <w:rFonts w:ascii="Calibri Light" w:hAnsi="Calibri Light" w:cs="Calibri Light"/>
                                    <w:noProof/>
                                  </w:rPr>
                                  <w:delText>1</w:delText>
                                </w:r>
                                <w:r w:rsidRPr="004F3F3D">
                                  <w:rPr>
                                    <w:rFonts w:ascii="Calibri Light" w:hAnsi="Calibri Light" w:cs="Calibri Light"/>
                                  </w:rPr>
                                  <w:fldChar w:fldCharType="end"/>
                                </w:r>
                                <w:r w:rsidRPr="004F3F3D">
                                  <w:rPr>
                                    <w:rFonts w:ascii="Calibri Light" w:hAnsi="Calibri Light" w:cs="Calibri Light"/>
                                  </w:rPr>
                                  <w:delText>: Continuous Improvement Strategy</w:delText>
                                </w:r>
                                <w:bookmarkEnd w:id="1530"/>
                                <w:bookmarkEnd w:id="1531"/>
                                <w:bookmarkEnd w:id="1532"/>
                              </w:del>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566ADD7D" id="_x0000_t202" coordsize="21600,21600" o:spt="202" path="m,l,21600r21600,l21600,xe">
                  <v:stroke joinstyle="miter"/>
                  <v:path gradientshapeok="t" o:connecttype="rect"/>
                </v:shapetype>
                <v:shape id="Text Box 40" o:spid="_x0000_s1026" type="#_x0000_t202" style="position:absolute;margin-left:32.65pt;margin-top:202.15pt;width:166.1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" stroked="f">
                  <v:path arrowok="t"/>
                  <v:textbox style="mso-fit-shape-to-text:t" inset="0,0,0,0">
                    <w:txbxContent>
                      <w:p w14:paraId="0008B6BC" w14:textId="77777777" w:rsidR="00710AD7" w:rsidRPr="00D14360" w:rsidRDefault="00710AD7" w:rsidP="004F3F3D">
                        <w:pPr>
                          <w:pStyle w:val="Caption"/>
                          <w:rPr>
                            <w:del w:id="1534" w:author="Russell Ott" w:date="2022-05-16T11:47:00Z"/>
                            <w:rFonts w:ascii="Calibri Light" w:hAnsi="Calibri Light" w:cs="Calibri Light"/>
                            <w:noProof/>
                            <w:color w:val="000000"/>
                            <w:sz w:val="22"/>
                            <w:szCs w:val="22"/>
                          </w:rPr>
                        </w:pPr>
                        <w:bookmarkStart w:id="1535" w:name="_Toc11255345"/>
                        <w:bookmarkStart w:id="1536" w:name="_Toc11265819"/>
                        <w:bookmarkStart w:id="1537" w:name="_Toc21926907"/>
                        <w:del w:id="1538" w:author="Russell Ott" w:date="2022-05-16T11:47:00Z">
                          <w:r w:rsidRPr="004F3F3D">
                            <w:rPr>
                              <w:rFonts w:ascii="Calibri Light" w:hAnsi="Calibri Light" w:cs="Calibri Light"/>
                            </w:rPr>
                            <w:delText xml:space="preserve">Figure </w:delText>
                          </w:r>
                          <w:r w:rsidRPr="004F3F3D">
                            <w:rPr>
                              <w:rFonts w:ascii="Calibri Light" w:hAnsi="Calibri Light" w:cs="Calibri Light"/>
                            </w:rPr>
                            <w:fldChar w:fldCharType="begin"/>
                          </w:r>
                          <w:r w:rsidRPr="004F3F3D">
                            <w:rPr>
                              <w:rFonts w:ascii="Calibri Light" w:hAnsi="Calibri Light" w:cs="Calibri Light"/>
                            </w:rPr>
                            <w:delInstrText xml:space="preserve"> SEQ Figure \* ARABIC </w:delInstrText>
                          </w:r>
                          <w:r w:rsidRPr="004F3F3D">
                            <w:rPr>
                              <w:rFonts w:ascii="Calibri Light" w:hAnsi="Calibri Light" w:cs="Calibri Light"/>
                            </w:rPr>
                            <w:fldChar w:fldCharType="separate"/>
                          </w:r>
                          <w:r>
                            <w:rPr>
                              <w:rFonts w:ascii="Calibri Light" w:hAnsi="Calibri Light" w:cs="Calibri Light"/>
                              <w:noProof/>
                            </w:rPr>
                            <w:delText>1</w:delText>
                          </w:r>
                          <w:r w:rsidRPr="004F3F3D">
                            <w:rPr>
                              <w:rFonts w:ascii="Calibri Light" w:hAnsi="Calibri Light" w:cs="Calibri Light"/>
                            </w:rPr>
                            <w:fldChar w:fldCharType="end"/>
                          </w:r>
                          <w:r w:rsidRPr="004F3F3D">
                            <w:rPr>
                              <w:rFonts w:ascii="Calibri Light" w:hAnsi="Calibri Light" w:cs="Calibri Light"/>
                            </w:rPr>
                            <w:delText>: Continuous Improvement Strategy</w:delText>
                          </w:r>
                          <w:bookmarkEnd w:id="1535"/>
                          <w:bookmarkEnd w:id="1536"/>
                          <w:bookmarkEnd w:id="1537"/>
                        </w:del>
                      </w:p>
                    </w:txbxContent>
                  </v:textbox>
                  <w10:wrap type="through"/>
                </v:shape>
              </w:pict>
            </mc:Fallback>
          </mc:AlternateContent>
        </w:r>
      </w:del>
      <w:ins w:id="1539" w:author="Russell Ott" w:date="2022-05-16T11:47:00Z">
        <w:r w:rsidR="003E45C2">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ins>
    </w:p>
    <w:p w14:paraId="6651D032" w14:textId="067D4678" w:rsidR="00A63678" w:rsidRPr="00D14360" w:rsidRDefault="003E45C2" w:rsidP="003E45C2">
      <w:pPr>
        <w:pStyle w:val="Caption"/>
        <w:rPr>
          <w:ins w:id="1540" w:author="Russell Ott" w:date="2022-05-16T11:47:00Z"/>
          <w:rFonts w:eastAsia="Calibri" w:cs="Calibri"/>
          <w:color w:val="000000"/>
        </w:rPr>
      </w:pPr>
      <w:bookmarkStart w:id="1541" w:name="_Toc103262836"/>
      <w:ins w:id="1542" w:author="Russell Ott" w:date="2022-05-16T11:47:00Z">
        <w:r>
          <w:t xml:space="preserve">Figure </w:t>
        </w:r>
        <w:r w:rsidR="00132A94">
          <w:fldChar w:fldCharType="begin"/>
        </w:r>
        <w:r w:rsidR="00132A94">
          <w:instrText xml:space="preserve"> SEQ Figure \* ARABIC </w:instrText>
        </w:r>
        <w:r w:rsidR="00132A94">
          <w:fldChar w:fldCharType="separate"/>
        </w:r>
        <w:r w:rsidR="00F10C7C">
          <w:rPr>
            <w:noProof/>
          </w:rPr>
          <w:t>1</w:t>
        </w:r>
        <w:r w:rsidR="00132A94">
          <w:rPr>
            <w:noProof/>
          </w:rPr>
          <w:fldChar w:fldCharType="end"/>
        </w:r>
        <w:r>
          <w:t xml:space="preserve">: </w:t>
        </w:r>
        <w:r w:rsidRPr="00147D55">
          <w:t>Continuous Improvement Strategy</w:t>
        </w:r>
        <w:bookmarkEnd w:id="1541"/>
      </w:ins>
    </w:p>
    <w:p w14:paraId="6BAD0094" w14:textId="77777777" w:rsidR="004C7C4B" w:rsidRPr="00D14360" w:rsidRDefault="004C7C4B" w:rsidP="00A63678">
      <w:pPr>
        <w:spacing w:after="120"/>
        <w:rPr>
          <w:ins w:id="1543" w:author="Russell Ott" w:date="2022-05-16T11:47:00Z"/>
          <w:rFonts w:eastAsia="Calibri" w:cs="Calibri"/>
          <w:color w:val="000000"/>
        </w:rPr>
      </w:pPr>
    </w:p>
    <w:p w14:paraId="66FC159D" w14:textId="77777777" w:rsidR="004C7C4B" w:rsidRPr="00D14360" w:rsidRDefault="004C7C4B" w:rsidP="00A63678">
      <w:pPr>
        <w:spacing w:after="120"/>
        <w:rPr>
          <w:ins w:id="1544" w:author="Russell Ott" w:date="2022-05-16T11:47:00Z"/>
          <w:rFonts w:eastAsia="Calibri" w:cs="Calibri"/>
          <w:color w:val="000000"/>
        </w:rPr>
      </w:pPr>
    </w:p>
    <w:p w14:paraId="6FD61EF2" w14:textId="77777777" w:rsidR="004C7C4B" w:rsidRPr="00D14360" w:rsidRDefault="004C7C4B" w:rsidP="00A63678">
      <w:pPr>
        <w:spacing w:after="120"/>
        <w:rPr>
          <w:ins w:id="1545" w:author="Russell Ott" w:date="2022-05-16T11:47:00Z"/>
          <w:rFonts w:eastAsia="Calibri" w:cs="Calibri"/>
          <w:color w:val="000000"/>
        </w:rPr>
      </w:pPr>
    </w:p>
    <w:p w14:paraId="046E0DDF" w14:textId="7637A14D" w:rsidR="004C7C4B" w:rsidRPr="00D14360" w:rsidRDefault="004C7C4B" w:rsidP="004C7C4B">
      <w:pPr>
        <w:spacing w:after="120"/>
        <w:jc w:val="center"/>
        <w:rPr>
          <w:color w:val="000000"/>
          <w:rPrChange w:id="1546" w:author="Russell Ott" w:date="2022-05-16T11:47:00Z">
            <w:rPr>
              <w:rFonts w:ascii="Calibri" w:eastAsia="Calibri" w:hAnsi="Calibri"/>
              <w:color w:val="000000"/>
            </w:rPr>
          </w:rPrChange>
        </w:rPr>
      </w:pPr>
    </w:p>
    <w:p w14:paraId="0D16E37B" w14:textId="77777777" w:rsidR="00522A5D" w:rsidRPr="00D14360" w:rsidRDefault="00522A5D" w:rsidP="00A63678">
      <w:pPr>
        <w:keepNext/>
        <w:spacing w:after="120"/>
        <w:rPr>
          <w:color w:val="000000"/>
          <w:rPrChange w:id="1547" w:author="Russell Ott" w:date="2022-05-16T11:47:00Z">
            <w:rPr>
              <w:rFonts w:ascii="Calibri" w:eastAsia="Calibri" w:hAnsi="Calibri"/>
              <w:color w:val="000000"/>
            </w:rPr>
          </w:rPrChange>
        </w:rPr>
      </w:pPr>
    </w:p>
    <w:p w14:paraId="42219364" w14:textId="77777777" w:rsidR="00A5196D" w:rsidRPr="00D14360" w:rsidRDefault="002727AE" w:rsidP="00A63678">
      <w:pPr>
        <w:keepNext/>
        <w:spacing w:after="120"/>
        <w:rPr>
          <w:rFonts w:ascii="Times New Roman" w:eastAsia="Calibri" w:hAnsi="Times New Roman"/>
          <w:color w:val="000000"/>
          <w:sz w:val="24"/>
          <w:szCs w:val="24"/>
          <w:rPrChange w:id="1548" w:author="Russell Ott" w:date="2022-05-16T11:47:00Z">
            <w:rPr>
              <w:rFonts w:ascii="Calibri" w:eastAsia="Calibri" w:hAnsi="Calibri"/>
              <w:color w:val="000000"/>
            </w:rPr>
          </w:rPrChange>
        </w:rPr>
      </w:pPr>
      <w:r w:rsidRPr="00D14360">
        <w:rPr>
          <w:color w:val="000000"/>
          <w:rPrChange w:id="1549" w:author="Russell Ott" w:date="2022-05-16T11:47:00Z">
            <w:rPr>
              <w:rFonts w:ascii="Calibri" w:eastAsia="Calibri" w:hAnsi="Calibri"/>
              <w:color w:val="000000"/>
            </w:rPr>
          </w:rPrChange>
        </w:rPr>
        <w:t xml:space="preserve">The Companion Guide is intended </w:t>
      </w:r>
      <w:r w:rsidRPr="00D14360">
        <w:rPr>
          <w:color w:val="000000"/>
          <w:rPrChange w:id="1550" w:author="Russell Ott" w:date="2022-05-16T11:47:00Z">
            <w:rPr>
              <w:rFonts w:ascii="Calibri" w:eastAsia="Calibri" w:hAnsi="Calibri"/>
              <w:color w:val="000000"/>
            </w:rPr>
          </w:rPrChange>
        </w:rPr>
        <w:t>to:</w:t>
      </w:r>
    </w:p>
    <w:p w14:paraId="1D203587" w14:textId="77777777" w:rsidR="00A5196D" w:rsidRPr="00D14360" w:rsidRDefault="002727AE" w:rsidP="0054522C">
      <w:pPr>
        <w:pStyle w:val="ListParagraph"/>
        <w:numPr>
          <w:ilvl w:val="0"/>
          <w:numId w:val="30"/>
        </w:numPr>
        <w:spacing w:after="120"/>
        <w:rPr>
          <w:color w:val="000000"/>
          <w:rPrChange w:id="1551" w:author="Russell Ott" w:date="2022-05-16T11:47:00Z">
            <w:rPr>
              <w:color w:val="000000"/>
            </w:rPr>
          </w:rPrChange>
        </w:rPr>
      </w:pPr>
      <w:r w:rsidRPr="00D14360">
        <w:rPr>
          <w:color w:val="000000"/>
          <w:rPrChange w:id="1552" w:author="Russell Ott" w:date="2022-05-16T11:47:00Z">
            <w:rPr>
              <w:color w:val="000000"/>
            </w:rPr>
          </w:rPrChange>
        </w:rPr>
        <w:t>Explain basic CDA concepts that are important to understand, when creating or consuming C-CDA documents</w:t>
      </w:r>
      <w:r w:rsidR="00522A5D" w:rsidRPr="00D14360">
        <w:rPr>
          <w:color w:val="000000"/>
          <w:rPrChange w:id="1553" w:author="Russell Ott" w:date="2022-05-16T11:47:00Z">
            <w:rPr>
              <w:color w:val="000000"/>
            </w:rPr>
          </w:rPrChange>
        </w:rPr>
        <w:t>.</w:t>
      </w:r>
    </w:p>
    <w:p w14:paraId="77B2397B" w14:textId="77777777" w:rsidR="00A5196D" w:rsidRPr="00D14360" w:rsidRDefault="002727AE" w:rsidP="0054522C">
      <w:pPr>
        <w:pStyle w:val="ListParagraph"/>
        <w:numPr>
          <w:ilvl w:val="0"/>
          <w:numId w:val="30"/>
        </w:numPr>
        <w:spacing w:after="120"/>
        <w:rPr>
          <w:color w:val="000000"/>
          <w:rPrChange w:id="1554" w:author="Russell Ott" w:date="2022-05-16T11:47:00Z">
            <w:rPr>
              <w:color w:val="000000"/>
            </w:rPr>
          </w:rPrChange>
        </w:rPr>
      </w:pPr>
      <w:r w:rsidRPr="00D14360">
        <w:rPr>
          <w:color w:val="000000"/>
          <w:rPrChange w:id="1555" w:author="Russell Ott" w:date="2022-05-16T11:47:00Z">
            <w:rPr>
              <w:color w:val="000000"/>
            </w:rPr>
          </w:rPrChange>
        </w:rPr>
        <w:t>Provide guidance on best practices for consistent representation of information that is essential for interoperability across systems</w:t>
      </w:r>
      <w:r w:rsidR="00522A5D" w:rsidRPr="00D14360">
        <w:rPr>
          <w:color w:val="000000"/>
          <w:rPrChange w:id="1556" w:author="Russell Ott" w:date="2022-05-16T11:47:00Z">
            <w:rPr>
              <w:color w:val="000000"/>
            </w:rPr>
          </w:rPrChange>
        </w:rPr>
        <w:t>.</w:t>
      </w:r>
      <w:r w:rsidRPr="00D14360">
        <w:rPr>
          <w:color w:val="000000"/>
          <w:rPrChange w:id="1557" w:author="Russell Ott" w:date="2022-05-16T11:47:00Z">
            <w:rPr>
              <w:color w:val="000000"/>
            </w:rPr>
          </w:rPrChange>
        </w:rPr>
        <w:t xml:space="preserve"> </w:t>
      </w:r>
    </w:p>
    <w:p w14:paraId="0B5421CB" w14:textId="77777777" w:rsidR="00A5196D" w:rsidRPr="00D14360" w:rsidRDefault="002727AE" w:rsidP="0054522C">
      <w:pPr>
        <w:pStyle w:val="ListParagraph"/>
        <w:numPr>
          <w:ilvl w:val="0"/>
          <w:numId w:val="30"/>
        </w:numPr>
        <w:spacing w:after="120"/>
        <w:rPr>
          <w:color w:val="000000"/>
          <w:rPrChange w:id="1558" w:author="Russell Ott" w:date="2022-05-16T11:47:00Z">
            <w:rPr>
              <w:color w:val="000000"/>
            </w:rPr>
          </w:rPrChange>
        </w:rPr>
      </w:pPr>
      <w:r w:rsidRPr="00D14360">
        <w:rPr>
          <w:color w:val="000000"/>
          <w:rPrChange w:id="1559" w:author="Russell Ott" w:date="2022-05-16T11:47:00Z">
            <w:rPr>
              <w:color w:val="000000"/>
            </w:rPr>
          </w:rPrChange>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ascii="Times New Roman" w:eastAsia="Calibri" w:hAnsi="Times New Roman"/>
          <w:color w:val="000000"/>
          <w:sz w:val="24"/>
          <w:szCs w:val="24"/>
          <w:rPrChange w:id="1560" w:author="Russell Ott" w:date="2022-05-16T11:47:00Z">
            <w:rPr>
              <w:rFonts w:ascii="Calibri" w:eastAsia="Calibri" w:hAnsi="Calibri"/>
              <w:color w:val="000000"/>
            </w:rPr>
          </w:rPrChange>
        </w:rPr>
      </w:pPr>
      <w:r w:rsidRPr="00D14360">
        <w:rPr>
          <w:color w:val="000000"/>
          <w:rPrChange w:id="1561" w:author="Russell Ott" w:date="2022-05-16T11:47:00Z">
            <w:rPr>
              <w:rFonts w:ascii="Calibri" w:eastAsia="Calibri" w:hAnsi="Calibri"/>
              <w:color w:val="000000"/>
            </w:rPr>
          </w:rPrChange>
        </w:rPr>
        <w:t xml:space="preserve">Guidance included in this Companion Guide is consistent with and augments the guidance and specifications </w:t>
      </w:r>
      <w:r w:rsidRPr="00D14360">
        <w:rPr>
          <w:color w:val="000000"/>
          <w:rPrChange w:id="1562" w:author="Russell Ott" w:date="2022-05-16T11:47:00Z">
            <w:rPr>
              <w:rFonts w:ascii="Calibri" w:eastAsia="Calibri" w:hAnsi="Calibri"/>
              <w:color w:val="000000"/>
            </w:rPr>
          </w:rPrChange>
        </w:rPr>
        <w:t>defined in the Health Level Seven (HL7) CDA® R2 IG: C-CDA Templates for Clinical Notes STU Release 2.1 implementation guide</w:t>
      </w:r>
      <w:r w:rsidR="00ED19F8" w:rsidRPr="00D14360">
        <w:rPr>
          <w:rFonts w:eastAsia="Calibri"/>
          <w:color w:val="000000"/>
          <w:rPrChange w:id="1563" w:author="Russell Ott" w:date="2022-05-16T11:47:00Z">
            <w:rPr>
              <w:rFonts w:ascii="Calibri" w:eastAsia="Calibri" w:hAnsi="Calibri"/>
              <w:color w:val="000000"/>
            </w:rPr>
          </w:rPrChange>
        </w:rPr>
        <w:t>.</w:t>
      </w:r>
      <w:r w:rsidR="004C1CE1" w:rsidRPr="00D14360">
        <w:rPr>
          <w:color w:val="000000"/>
          <w:rPrChange w:id="1564" w:author="Russell Ott" w:date="2022-05-16T11:47:00Z">
            <w:rPr>
              <w:rFonts w:ascii="Calibri" w:eastAsia="Calibri" w:hAnsi="Calibri"/>
              <w:color w:val="000000"/>
            </w:rPr>
          </w:rPrChange>
        </w:rPr>
        <w:t xml:space="preserve"> It is an integral part of the maturation process driving the growth an improvement of C-CDA and supports the shift away from using </w:t>
      </w:r>
      <w:r w:rsidR="004C1CE1" w:rsidRPr="00D14360">
        <w:rPr>
          <w:rFonts w:eastAsia="Calibri"/>
          <w:color w:val="000000"/>
          <w:rPrChange w:id="1565" w:author="Russell Ott" w:date="2022-05-16T11:47:00Z">
            <w:rPr>
              <w:rFonts w:ascii="Calibri" w:eastAsia="Calibri" w:hAnsi="Calibri"/>
              <w:color w:val="000000"/>
            </w:rPr>
          </w:rPrChange>
        </w:rPr>
        <w:t>early specifications such as C32 and C-CDA 1.1.</w:t>
      </w:r>
    </w:p>
    <w:p w14:paraId="7F0F9C08" w14:textId="77777777" w:rsidR="00A96519" w:rsidRPr="00C64922" w:rsidRDefault="00A96519" w:rsidP="00943AA0">
      <w:pPr>
        <w:pStyle w:val="Heading2"/>
      </w:pPr>
      <w:bookmarkStart w:id="1566" w:name="_3j2qqm3" w:colFirst="0" w:colLast="0"/>
      <w:bookmarkStart w:id="1567" w:name="_Toc10602103"/>
      <w:bookmarkStart w:id="1568" w:name="_Toc10818948"/>
      <w:bookmarkStart w:id="1569" w:name="_Toc11043532"/>
      <w:bookmarkStart w:id="1570" w:name="_Toc11045532"/>
      <w:bookmarkStart w:id="1571" w:name="_Toc11391205"/>
      <w:bookmarkStart w:id="1572" w:name="_Toc103262603"/>
      <w:bookmarkStart w:id="1573" w:name="_Toc22823348"/>
      <w:bookmarkEnd w:id="1566"/>
      <w:r w:rsidRPr="00C64922">
        <w:t>The Genesis and Evolution</w:t>
      </w:r>
      <w:bookmarkEnd w:id="1567"/>
      <w:bookmarkEnd w:id="1568"/>
      <w:r w:rsidRPr="00C64922">
        <w:t xml:space="preserve"> of C-CDA</w:t>
      </w:r>
      <w:bookmarkEnd w:id="1569"/>
      <w:bookmarkEnd w:id="1570"/>
      <w:bookmarkEnd w:id="1571"/>
      <w:bookmarkEnd w:id="1572"/>
      <w:bookmarkEnd w:id="1573"/>
    </w:p>
    <w:p w14:paraId="14E1EB40" w14:textId="66A11250" w:rsidR="00A96519" w:rsidRPr="00D14360" w:rsidRDefault="00A96519" w:rsidP="00A96519">
      <w:pPr>
        <w:spacing w:after="120"/>
        <w:rPr>
          <w:rFonts w:ascii="Times New Roman" w:eastAsia="Calibri" w:hAnsi="Times New Roman"/>
          <w:color w:val="000000"/>
          <w:sz w:val="24"/>
          <w:szCs w:val="24"/>
          <w:rPrChange w:id="1574" w:author="Russell Ott" w:date="2022-05-16T11:47:00Z">
            <w:rPr>
              <w:rFonts w:ascii="Calibri" w:eastAsia="Calibri" w:hAnsi="Calibri"/>
              <w:color w:val="000000"/>
            </w:rPr>
          </w:rPrChange>
        </w:rPr>
      </w:pPr>
      <w:bookmarkStart w:id="1575" w:name="_Toc10818949"/>
      <w:r w:rsidRPr="00D14360">
        <w:rPr>
          <w:color w:val="000000"/>
          <w:rPrChange w:id="1576" w:author="Russell Ott" w:date="2022-05-16T11:47:00Z">
            <w:rPr>
              <w:rFonts w:ascii="Calibri" w:eastAsia="Calibri" w:hAnsi="Calibri"/>
              <w:color w:val="000000"/>
            </w:rPr>
          </w:rPrChange>
        </w:rPr>
        <w:t>Consolidated CDA (C-CDA) is a library of CDA templates developed by HL7. It leverages prior efforts from HL7, Integrating the Healthcare Enterprise (IHE), and Health Informa</w:t>
      </w:r>
      <w:r w:rsidRPr="00D14360">
        <w:rPr>
          <w:color w:val="000000"/>
          <w:rPrChange w:id="1577" w:author="Russell Ott" w:date="2022-05-16T11:47:00Z">
            <w:rPr>
              <w:rFonts w:ascii="Calibri" w:eastAsia="Calibri" w:hAnsi="Calibri"/>
              <w:color w:val="000000"/>
            </w:rPr>
          </w:rPrChange>
        </w:rPr>
        <w:t xml:space="preserve">tion Technology Standards Panel (HITSP). It harmonizes that work and consolidates implementation guides developed under the HL7 Health Story Project. C-CDA was originally developed within the ONC’s Standards and Interoperability (S&amp;I) Framework to provide </w:t>
      </w:r>
      <w:r w:rsidRPr="00D14360">
        <w:rPr>
          <w:rFonts w:eastAsia="Calibri"/>
          <w:color w:val="000000"/>
          <w:rPrChange w:id="1578" w:author="Russell Ott" w:date="2022-05-16T11:47:00Z">
            <w:rPr>
              <w:rFonts w:ascii="Calibri" w:eastAsia="Calibri" w:hAnsi="Calibri"/>
              <w:color w:val="000000"/>
            </w:rPr>
          </w:rPrChange>
        </w:rPr>
        <w:t>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w:t>
      </w:r>
      <w:ins w:id="1579" w:author="Russell Ott" w:date="2022-05-16T11:47:00Z">
        <w:r w:rsidRPr="00D14360">
          <w:rPr>
            <w:rFonts w:eastAsia="Calibri" w:cs="Calibri"/>
            <w:color w:val="000000"/>
          </w:rPr>
          <w:t xml:space="preserve"> </w:t>
        </w:r>
        <w:r w:rsidR="00931E3D">
          <w:rPr>
            <w:rFonts w:eastAsia="Calibri" w:cs="Calibri"/>
            <w:color w:val="000000"/>
          </w:rPr>
          <w:t>a</w:t>
        </w:r>
      </w:ins>
      <w:r w:rsidR="00931E3D">
        <w:rPr>
          <w:rFonts w:eastAsia="Calibri"/>
          <w:color w:val="000000"/>
          <w:rPrChange w:id="1580" w:author="Russell Ott" w:date="2022-05-16T11:47:00Z">
            <w:rPr>
              <w:rFonts w:ascii="Calibri" w:eastAsia="Calibri" w:hAnsi="Calibri"/>
              <w:color w:val="000000"/>
            </w:rPr>
          </w:rPrChange>
        </w:rPr>
        <w:t xml:space="preserve"> </w:t>
      </w:r>
      <w:r w:rsidRPr="00D14360">
        <w:rPr>
          <w:color w:val="000000"/>
          <w:rPrChange w:id="1581" w:author="Russell Ott" w:date="2022-05-16T11:47:00Z">
            <w:rPr>
              <w:rFonts w:ascii="Calibri" w:eastAsia="Calibri" w:hAnsi="Calibri"/>
              <w:color w:val="000000"/>
            </w:rPr>
          </w:rPrChange>
        </w:rPr>
        <w:t>major enabler of information exchange and interoperability.</w:t>
      </w:r>
    </w:p>
    <w:p w14:paraId="3A0AB1F8" w14:textId="77777777" w:rsidR="00892F82" w:rsidRPr="00C64922" w:rsidRDefault="00892F82" w:rsidP="00F10C7C">
      <w:pPr>
        <w:pStyle w:val="Heading3"/>
      </w:pPr>
      <w:bookmarkStart w:id="1582" w:name="_Toc11391206"/>
      <w:bookmarkStart w:id="1583" w:name="_Toc103262604"/>
      <w:bookmarkStart w:id="1584" w:name="_Toc22823349"/>
      <w:bookmarkEnd w:id="1575"/>
      <w:r w:rsidRPr="00C64922">
        <w:t>The Maturation Process for C-CDA</w:t>
      </w:r>
      <w:bookmarkEnd w:id="1582"/>
      <w:bookmarkEnd w:id="1583"/>
      <w:bookmarkEnd w:id="1584"/>
    </w:p>
    <w:p w14:paraId="475A4804" w14:textId="77777777" w:rsidR="00C35861" w:rsidRPr="00D14360" w:rsidRDefault="00C35861" w:rsidP="00C35861">
      <w:pPr>
        <w:pStyle w:val="NormalWeb"/>
        <w:shd w:val="clear" w:color="auto" w:fill="FFFFFF"/>
        <w:spacing w:before="0" w:beforeAutospacing="0" w:after="120" w:afterAutospacing="0"/>
        <w:rPr>
          <w:color w:val="000000"/>
          <w:rPrChange w:id="1585" w:author="Russell Ott" w:date="2022-05-16T11:47:00Z">
            <w:rPr>
              <w:color w:val="000000"/>
            </w:rPr>
          </w:rPrChange>
        </w:rPr>
      </w:pPr>
      <w:r w:rsidRPr="00D14360">
        <w:rPr>
          <w:color w:val="000000"/>
          <w:rPrChange w:id="1586" w:author="Russell Ott" w:date="2022-05-16T11:47:00Z">
            <w:rPr>
              <w:color w:val="000000"/>
            </w:rPr>
          </w:rPrChange>
        </w:rPr>
        <w:t>Currently,</w:t>
      </w:r>
      <w:r w:rsidRPr="00D14360">
        <w:rPr>
          <w:sz w:val="28"/>
          <w:rPrChange w:id="1587" w:author="Russell Ott" w:date="2022-05-16T11:47:00Z">
            <w:rPr>
              <w:sz w:val="28"/>
            </w:rPr>
          </w:rPrChange>
        </w:rPr>
        <w:t xml:space="preserve"> </w:t>
      </w:r>
      <w:r w:rsidRPr="00D14360">
        <w:rPr>
          <w:color w:val="000000"/>
          <w:rPrChange w:id="1588" w:author="Russell Ott" w:date="2022-05-16T11:47:00Z">
            <w:rPr>
              <w:color w:val="000000"/>
            </w:rPr>
          </w:rPrChange>
        </w:rPr>
        <w:t>C-CDA R2.1 is an HL7 Standard for Trial Use that is working toward Normative.</w:t>
      </w:r>
      <w:r w:rsidRPr="00D14360">
        <w:rPr>
          <w:rStyle w:val="FootnoteReference"/>
          <w:color w:val="000000"/>
          <w:rPrChange w:id="1589" w:author="Russell Ott" w:date="2022-05-16T11:47:00Z">
            <w:rPr>
              <w:rStyle w:val="FootnoteReference"/>
              <w:color w:val="000000"/>
            </w:rPr>
          </w:rPrChange>
        </w:rPr>
        <w:footnoteReference w:id="2"/>
      </w:r>
      <w:r w:rsidRPr="00D14360">
        <w:rPr>
          <w:color w:val="000000"/>
          <w:rPrChange w:id="1590" w:author="Russell Ott" w:date="2022-05-16T11:47:00Z">
            <w:rPr>
              <w:color w:val="000000"/>
            </w:rPr>
          </w:rPrChange>
        </w:rPr>
        <w:t xml:space="preserve"> The HL7 classification of “Standard for Trial Use”</w:t>
      </w:r>
      <w:r w:rsidRPr="00D14360">
        <w:rPr>
          <w:color w:val="000000"/>
          <w:sz w:val="28"/>
          <w:rPrChange w:id="1591" w:author="Russell Ott" w:date="2022-05-16T11:47:00Z">
            <w:rPr>
              <w:color w:val="000000"/>
              <w:sz w:val="28"/>
            </w:rPr>
          </w:rPrChange>
        </w:rPr>
        <w:t xml:space="preserve"> </w:t>
      </w:r>
      <w:r w:rsidRPr="00D14360">
        <w:rPr>
          <w:color w:val="000000"/>
          <w:rPrChange w:id="1592" w:author="Russell Ott" w:date="2022-05-16T11:47:00Z">
            <w:rPr>
              <w:color w:val="000000"/>
            </w:rPr>
          </w:rPrChange>
        </w:rPr>
        <w:t>(STU) classifies C-CDA R2.1 within the standards development process at HL7.</w:t>
      </w:r>
      <w:r w:rsidRPr="00D14360">
        <w:rPr>
          <w:rStyle w:val="FootnoteReference"/>
          <w:color w:val="000000"/>
          <w:rPrChange w:id="1593" w:author="Russell Ott" w:date="2022-05-16T11:47:00Z">
            <w:rPr>
              <w:rStyle w:val="FootnoteReference"/>
              <w:color w:val="000000"/>
            </w:rPr>
          </w:rPrChange>
        </w:rPr>
        <w:footnoteReference w:id="3"/>
      </w:r>
      <w:r w:rsidRPr="00D14360">
        <w:rPr>
          <w:color w:val="000000"/>
          <w:rPrChange w:id="1594" w:author="Russell Ott" w:date="2022-05-16T11:47:00Z">
            <w:rPr>
              <w:color w:val="000000"/>
            </w:rPr>
          </w:rPrChange>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color w:val="000000"/>
          <w:rPrChange w:id="1595" w:author="Russell Ott" w:date="2022-05-16T11:47:00Z">
            <w:rPr>
              <w:color w:val="000000"/>
            </w:rPr>
          </w:rPrChange>
        </w:rPr>
      </w:pPr>
      <w:r w:rsidRPr="00D14360">
        <w:rPr>
          <w:color w:val="000000"/>
          <w:rPrChange w:id="1596" w:author="Russell Ott" w:date="2022-05-16T11:47:00Z">
            <w:rPr>
              <w:color w:val="000000"/>
            </w:rPr>
          </w:rPrChange>
        </w:rPr>
        <w:t>HL7 has four classifications that describe the level of stability and implementation readiness associated with evolving specifications.</w:t>
      </w:r>
      <w:r w:rsidR="0009537F">
        <w:rPr>
          <w:color w:val="000000"/>
          <w:rPrChange w:id="1597" w:author="Russell Ott" w:date="2022-05-16T11:47:00Z">
            <w:rPr>
              <w:color w:val="000000"/>
            </w:rPr>
          </w:rPrChange>
        </w:rPr>
        <w:t xml:space="preserve"> </w:t>
      </w:r>
      <w:r w:rsidRPr="00D14360">
        <w:rPr>
          <w:color w:val="000000"/>
          <w:rPrChange w:id="1598" w:author="Russell Ott" w:date="2022-05-16T11:47:00Z">
            <w:rPr>
              <w:color w:val="000000"/>
            </w:rPr>
          </w:rPrChange>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b/>
                <w:color w:val="FFFFFF"/>
                <w:rPrChange w:id="1599" w:author="Russell Ott" w:date="2022-05-16T11:47:00Z">
                  <w:rPr>
                    <w:b/>
                    <w:color w:val="FFFFFF"/>
                  </w:rPr>
                </w:rPrChange>
              </w:rPr>
            </w:pPr>
            <w:r w:rsidRPr="00D14360">
              <w:rPr>
                <w:b/>
                <w:color w:val="FFFFFF"/>
                <w:rPrChange w:id="1600" w:author="Russell Ott" w:date="2022-05-16T11:47:00Z">
                  <w:rPr>
                    <w:b/>
                    <w:color w:val="FFFFFF"/>
                  </w:rPr>
                </w:rPrChange>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b/>
                <w:color w:val="FFFFFF"/>
                <w:rPrChange w:id="1601" w:author="Russell Ott" w:date="2022-05-16T11:47:00Z">
                  <w:rPr>
                    <w:b/>
                    <w:color w:val="FFFFFF"/>
                  </w:rPr>
                </w:rPrChange>
              </w:rPr>
            </w:pPr>
            <w:r w:rsidRPr="00D14360">
              <w:rPr>
                <w:b/>
                <w:color w:val="FFFFFF"/>
                <w:rPrChange w:id="1602" w:author="Russell Ott" w:date="2022-05-16T11:47:00Z">
                  <w:rPr>
                    <w:b/>
                    <w:color w:val="FFFFFF"/>
                  </w:rPr>
                </w:rPrChange>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color w:val="000000"/>
                <w:rPrChange w:id="1603" w:author="Russell Ott" w:date="2022-05-16T11:47:00Z">
                  <w:rPr>
                    <w:color w:val="000000"/>
                  </w:rPr>
                </w:rPrChange>
              </w:rPr>
            </w:pPr>
            <w:r w:rsidRPr="00D14360">
              <w:rPr>
                <w:b/>
                <w:color w:val="000000"/>
                <w:rPrChange w:id="1604" w:author="Russell Ott" w:date="2022-05-16T11:47:00Z">
                  <w:rPr>
                    <w:b/>
                    <w:color w:val="000000"/>
                  </w:rPr>
                </w:rPrChange>
              </w:rPr>
              <w:t>Normative</w:t>
            </w:r>
          </w:p>
        </w:tc>
        <w:tc>
          <w:tcPr>
            <w:tcW w:w="0" w:type="dxa"/>
            <w:tcBorders>
              <w:top w:val="single" w:sz="4" w:space="0" w:color="4F81BD"/>
              <w:bottom w:val="single" w:sz="4" w:space="0" w:color="4F81BD"/>
            </w:tcBorders>
            <w:shd w:val="clear" w:color="auto" w:fill="auto"/>
          </w:tcPr>
          <w:p w14:paraId="55856D9C" w14:textId="77777777" w:rsidR="00C35861" w:rsidRPr="00D14360" w:rsidRDefault="00C35861" w:rsidP="00D14360">
            <w:pPr>
              <w:pStyle w:val="NormalWeb"/>
              <w:spacing w:before="0" w:beforeAutospacing="0" w:after="0" w:afterAutospacing="0"/>
              <w:rPr>
                <w:rFonts w:ascii="Calibri Light" w:hAnsi="Calibri Light"/>
                <w:color w:val="000000"/>
                <w:rPrChange w:id="1605" w:author="Russell Ott" w:date="2022-05-16T11:47:00Z">
                  <w:rPr>
                    <w:rFonts w:ascii="Calibri Light" w:hAnsi="Calibri Light"/>
                    <w:color w:val="000000"/>
                  </w:rPr>
                </w:rPrChange>
              </w:rPr>
            </w:pPr>
            <w:r w:rsidRPr="00D14360">
              <w:rPr>
                <w:rFonts w:ascii="Calibri Light" w:hAnsi="Calibri Light"/>
                <w:color w:val="000000"/>
                <w:shd w:val="clear" w:color="auto" w:fill="FFFFFF"/>
                <w:rPrChange w:id="1606" w:author="Russell Ott" w:date="2022-05-16T11:47:00Z">
                  <w:rPr>
                    <w:rFonts w:ascii="Calibri Light" w:hAnsi="Calibri Light"/>
                    <w:color w:val="000000"/>
                    <w:shd w:val="clear" w:color="auto" w:fill="FFFFFF"/>
                  </w:rPr>
                </w:rPrChange>
              </w:rPr>
              <w:t>This content has been subject to review and production implementation in a wide variety of environments. The content is considered to be stable and has been 'locked', subjecting it to</w:t>
            </w:r>
            <w:r w:rsidR="00694762" w:rsidRPr="00D14360">
              <w:rPr>
                <w:rFonts w:ascii="Calibri Light" w:hAnsi="Calibri Light"/>
                <w:color w:val="000000"/>
                <w:shd w:val="clear" w:color="auto" w:fill="FFFFFF"/>
                <w:rPrChange w:id="1607" w:author="Russell Ott" w:date="2022-05-16T11:47:00Z">
                  <w:rPr>
                    <w:rFonts w:ascii="Calibri Light" w:hAnsi="Calibri Light"/>
                    <w:color w:val="000000"/>
                    <w:shd w:val="clear" w:color="auto" w:fill="FFFFFF"/>
                  </w:rPr>
                </w:rPrChange>
              </w:rPr>
              <w:t xml:space="preserve"> </w:t>
            </w:r>
            <w:r w:rsidRPr="00D14360">
              <w:rPr>
                <w:rPrChange w:id="1608" w:author="Russell Ott" w:date="2022-05-16T11:47:00Z">
                  <w:rPr/>
                </w:rPrChange>
              </w:rPr>
              <w:t>HL7® Essential Requirements</w:t>
            </w:r>
            <w:r w:rsidR="00694762" w:rsidRPr="00D14360">
              <w:rPr>
                <w:rPrChange w:id="1609" w:author="Russell Ott" w:date="2022-05-16T11:47:00Z">
                  <w:rPr/>
                </w:rPrChange>
              </w:rPr>
              <w:t>.</w:t>
            </w:r>
            <w:r w:rsidRPr="00D14360">
              <w:rPr>
                <w:sz w:val="18"/>
                <w:rPrChange w:id="1610" w:author="Russell Ott" w:date="2022-05-16T11:47:00Z">
                  <w:rPr>
                    <w:sz w:val="18"/>
                  </w:rPr>
                </w:rPrChange>
              </w:rPr>
              <w:t xml:space="preserve"> </w:t>
            </w:r>
            <w:r w:rsidRPr="00D14360">
              <w:rPr>
                <w:rFonts w:ascii="Calibri Light" w:hAnsi="Calibri Light"/>
                <w:color w:val="000000"/>
                <w:shd w:val="clear" w:color="auto" w:fill="FFFFFF"/>
                <w:rPrChange w:id="1611" w:author="Russell Ott" w:date="2022-05-16T11:47:00Z">
                  <w:rPr>
                    <w:rFonts w:ascii="Calibri Light" w:hAnsi="Calibri Light"/>
                    <w:color w:val="000000"/>
                    <w:shd w:val="clear" w:color="auto" w:fill="FFFFFF"/>
                  </w:rPr>
                </w:rPrChange>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color w:val="000000"/>
                <w:rPrChange w:id="1612" w:author="Russell Ott" w:date="2022-05-16T11:47:00Z">
                  <w:rPr>
                    <w:color w:val="000000"/>
                  </w:rPr>
                </w:rPrChange>
              </w:rPr>
            </w:pPr>
            <w:r w:rsidRPr="00D14360">
              <w:rPr>
                <w:b/>
                <w:color w:val="000000"/>
                <w:rPrChange w:id="1613" w:author="Russell Ott" w:date="2022-05-16T11:47:00Z">
                  <w:rPr>
                    <w:b/>
                    <w:color w:val="000000"/>
                  </w:rPr>
                </w:rPrChange>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hAnsi="Calibri Light"/>
                <w:color w:val="000000"/>
                <w:rPrChange w:id="1614" w:author="Russell Ott" w:date="2022-05-16T11:47:00Z">
                  <w:rPr>
                    <w:rFonts w:ascii="Calibri Light" w:hAnsi="Calibri Light"/>
                    <w:color w:val="000000"/>
                  </w:rPr>
                </w:rPrChange>
              </w:rPr>
            </w:pPr>
            <w:r w:rsidRPr="00D14360">
              <w:rPr>
                <w:rFonts w:ascii="Calibri Light" w:hAnsi="Calibri Light"/>
                <w:color w:val="000000"/>
                <w:shd w:val="clear" w:color="auto" w:fill="FFFFFF"/>
                <w:rPrChange w:id="1615" w:author="Russell Ott" w:date="2022-05-16T11:47:00Z">
                  <w:rPr>
                    <w:rFonts w:ascii="Calibri Light" w:hAnsi="Calibri Light"/>
                    <w:color w:val="000000"/>
                    <w:shd w:val="clear" w:color="auto" w:fill="FFFFFF"/>
                  </w:rPr>
                </w:rPrChange>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color w:val="000000"/>
                <w:rPrChange w:id="1616" w:author="Russell Ott" w:date="2022-05-16T11:47:00Z">
                  <w:rPr>
                    <w:color w:val="000000"/>
                  </w:rPr>
                </w:rPrChange>
              </w:rPr>
            </w:pPr>
            <w:r w:rsidRPr="00D14360">
              <w:rPr>
                <w:b/>
                <w:color w:val="000000"/>
                <w:rPrChange w:id="1617" w:author="Russell Ott" w:date="2022-05-16T11:47:00Z">
                  <w:rPr>
                    <w:b/>
                    <w:color w:val="000000"/>
                  </w:rPr>
                </w:rPrChange>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hAnsi="Calibri Light"/>
                <w:color w:val="000000"/>
                <w:rPrChange w:id="1618" w:author="Russell Ott" w:date="2022-05-16T11:47:00Z">
                  <w:rPr>
                    <w:rFonts w:ascii="Calibri Light" w:hAnsi="Calibri Light"/>
                    <w:color w:val="000000"/>
                  </w:rPr>
                </w:rPrChange>
              </w:rPr>
            </w:pPr>
            <w:r w:rsidRPr="00D14360">
              <w:rPr>
                <w:rFonts w:ascii="Calibri Light" w:hAnsi="Calibri Light"/>
                <w:color w:val="000000"/>
                <w:shd w:val="clear" w:color="auto" w:fill="FFFFFF"/>
                <w:rPrChange w:id="1619" w:author="Russell Ott" w:date="2022-05-16T11:47:00Z">
                  <w:rPr>
                    <w:rFonts w:ascii="Calibri Light" w:hAnsi="Calibri Light"/>
                    <w:color w:val="000000"/>
                    <w:shd w:val="clear" w:color="auto" w:fill="FFFFFF"/>
                  </w:rPr>
                </w:rPrChange>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color w:val="000000"/>
                <w:rPrChange w:id="1620" w:author="Russell Ott" w:date="2022-05-16T11:47:00Z">
                  <w:rPr>
                    <w:color w:val="000000"/>
                  </w:rPr>
                </w:rPrChange>
              </w:rPr>
            </w:pPr>
            <w:r w:rsidRPr="00D14360">
              <w:rPr>
                <w:b/>
                <w:color w:val="000000"/>
                <w:rPrChange w:id="1621" w:author="Russell Ott" w:date="2022-05-16T11:47:00Z">
                  <w:rPr>
                    <w:b/>
                    <w:color w:val="000000"/>
                  </w:rPr>
                </w:rPrChange>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hAnsi="Calibri Light"/>
                <w:color w:val="000000"/>
                <w:rPrChange w:id="1622" w:author="Russell Ott" w:date="2022-05-16T11:47:00Z">
                  <w:rPr>
                    <w:rFonts w:ascii="Calibri Light" w:hAnsi="Calibri Light"/>
                    <w:color w:val="000000"/>
                  </w:rPr>
                </w:rPrChange>
              </w:rPr>
            </w:pPr>
            <w:r w:rsidRPr="00D14360">
              <w:rPr>
                <w:rFonts w:ascii="Calibri Light" w:hAnsi="Calibri Light"/>
                <w:color w:val="000000"/>
                <w:shd w:val="clear" w:color="auto" w:fill="FFFFFF"/>
                <w:rPrChange w:id="1623" w:author="Russell Ott" w:date="2022-05-16T11:47:00Z">
                  <w:rPr>
                    <w:rFonts w:ascii="Calibri Light" w:hAnsi="Calibri Light"/>
                    <w:color w:val="000000"/>
                    <w:shd w:val="clear" w:color="auto" w:fill="FFFFFF"/>
                  </w:rPr>
                </w:rPrChange>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olor w:val="000000"/>
                <w:shd w:val="clear" w:color="auto" w:fill="FFFFFF"/>
                <w:rPrChange w:id="1624" w:author="Russell Ott" w:date="2022-05-16T11:47:00Z">
                  <w:rPr>
                    <w:rFonts w:ascii="Calibri Light" w:hAnsi="Calibri Light"/>
                    <w:color w:val="000000"/>
                    <w:shd w:val="clear" w:color="auto" w:fill="FFFFFF"/>
                  </w:rPr>
                </w:rPrChange>
              </w:rPr>
              <w:t>“</w:t>
            </w:r>
            <w:r w:rsidRPr="00D14360">
              <w:rPr>
                <w:rFonts w:ascii="Calibri Light" w:hAnsi="Calibri Light"/>
                <w:color w:val="000000"/>
                <w:shd w:val="clear" w:color="auto" w:fill="FFFFFF"/>
                <w:rPrChange w:id="1625" w:author="Russell Ott" w:date="2022-05-16T11:47:00Z">
                  <w:rPr>
                    <w:rFonts w:ascii="Calibri Light" w:hAnsi="Calibri Light"/>
                    <w:color w:val="000000"/>
                    <w:shd w:val="clear" w:color="auto" w:fill="FFFFFF"/>
                  </w:rPr>
                </w:rPrChange>
              </w:rPr>
              <w:t>at your own risk</w:t>
            </w:r>
            <w:r w:rsidR="00AD5B22" w:rsidRPr="00D14360">
              <w:rPr>
                <w:rFonts w:ascii="Calibri Light" w:hAnsi="Calibri Light"/>
                <w:color w:val="000000"/>
                <w:shd w:val="clear" w:color="auto" w:fill="FFFFFF"/>
                <w:rPrChange w:id="1626" w:author="Russell Ott" w:date="2022-05-16T11:47:00Z">
                  <w:rPr>
                    <w:rFonts w:ascii="Calibri Light" w:hAnsi="Calibri Light"/>
                    <w:color w:val="000000"/>
                    <w:shd w:val="clear" w:color="auto" w:fill="FFFFFF"/>
                  </w:rPr>
                </w:rPrChange>
              </w:rPr>
              <w:t>.</w:t>
            </w:r>
            <w:r w:rsidRPr="00D14360">
              <w:rPr>
                <w:rFonts w:ascii="Calibri Light" w:hAnsi="Calibri Light"/>
                <w:color w:val="000000"/>
                <w:shd w:val="clear" w:color="auto" w:fill="FFFFFF"/>
                <w:rPrChange w:id="1627" w:author="Russell Ott" w:date="2022-05-16T11:47:00Z">
                  <w:rPr>
                    <w:rFonts w:ascii="Calibri Light" w:hAnsi="Calibri Light"/>
                    <w:color w:val="000000"/>
                    <w:shd w:val="clear" w:color="auto" w:fill="FFFFFF"/>
                  </w:rPr>
                </w:rPrChange>
              </w:rPr>
              <w:t>" The content that is Draft that will usually be elevated to Trial Use once review and correction is complete after it has been subjected to ballot.</w:t>
            </w:r>
          </w:p>
        </w:tc>
      </w:tr>
    </w:tbl>
    <w:p w14:paraId="72980918" w14:textId="6B26C4A8" w:rsidR="00C35861" w:rsidRPr="00C64922" w:rsidRDefault="00C35861" w:rsidP="00C35861">
      <w:pPr>
        <w:pStyle w:val="Caption"/>
      </w:pPr>
      <w:bookmarkStart w:id="1628" w:name="_Toc103262868"/>
      <w:bookmarkStart w:id="1629" w:name="_Toc21926982"/>
      <w:r w:rsidRPr="00C64922">
        <w:t xml:space="preserve">Table </w:t>
      </w:r>
      <w:r w:rsidR="00132A94">
        <w:fldChar w:fldCharType="begin"/>
      </w:r>
      <w:r w:rsidR="00132A94">
        <w:instrText xml:space="preserve"> SEQ Table \* ARABIC </w:instrText>
      </w:r>
      <w:r w:rsidR="00132A94">
        <w:fldChar w:fldCharType="separate"/>
      </w:r>
      <w:r w:rsidR="00F10C7C">
        <w:rPr>
          <w:noProof/>
        </w:rPr>
        <w:t>1</w:t>
      </w:r>
      <w:r w:rsidR="00132A94">
        <w:rPr>
          <w:noProof/>
        </w:rPr>
        <w:fldChar w:fldCharType="end"/>
      </w:r>
      <w:r w:rsidRPr="00C64922">
        <w:t>: Classifications of specifications</w:t>
      </w:r>
      <w:bookmarkEnd w:id="1628"/>
      <w:bookmarkEnd w:id="1629"/>
    </w:p>
    <w:p w14:paraId="4DA1CF76" w14:textId="77777777" w:rsidR="00C35861" w:rsidRPr="00D14360" w:rsidRDefault="00C35861" w:rsidP="00C35861">
      <w:pPr>
        <w:spacing w:after="120"/>
        <w:rPr>
          <w:rFonts w:ascii="Times New Roman" w:eastAsia="Calibri" w:hAnsi="Times New Roman"/>
          <w:color w:val="000000"/>
          <w:sz w:val="24"/>
          <w:szCs w:val="24"/>
          <w:rPrChange w:id="1630" w:author="Russell Ott" w:date="2022-05-16T11:47:00Z">
            <w:rPr>
              <w:rFonts w:ascii="Calibri" w:eastAsia="Calibri" w:hAnsi="Calibri"/>
              <w:color w:val="000000"/>
            </w:rPr>
          </w:rPrChange>
        </w:rPr>
      </w:pPr>
      <w:r w:rsidRPr="00D14360">
        <w:rPr>
          <w:color w:val="000000"/>
          <w:rPrChange w:id="1631" w:author="Russell Ott" w:date="2022-05-16T11:47:00Z">
            <w:rPr>
              <w:rFonts w:ascii="Calibri" w:eastAsia="Calibri" w:hAnsi="Calibri"/>
              <w:color w:val="000000"/>
            </w:rPr>
          </w:rPrChange>
        </w:rPr>
        <w:t xml:space="preserve">Certain templates within C-CDA are more mature than others.  HL7 FHIR </w:t>
      </w:r>
      <w:r w:rsidRPr="00D14360">
        <w:rPr>
          <w:color w:val="000000"/>
          <w:rPrChange w:id="1632" w:author="Russell Ott" w:date="2022-05-16T11:47:00Z">
            <w:rPr>
              <w:rFonts w:ascii="Calibri" w:eastAsia="Calibri" w:hAnsi="Calibri"/>
              <w:color w:val="000000"/>
            </w:rPr>
          </w:rPrChange>
        </w:rPr>
        <w:t>supports a process that allows a large standard to classify component parts with different levels of maturity.</w:t>
      </w:r>
      <w:r w:rsidRPr="00D14360">
        <w:rPr>
          <w:color w:val="000000"/>
          <w:vertAlign w:val="superscript"/>
          <w:rPrChange w:id="1633" w:author="Russell Ott" w:date="2022-05-16T11:47:00Z">
            <w:rPr>
              <w:rFonts w:ascii="Calibri" w:eastAsia="Calibri" w:hAnsi="Calibri"/>
              <w:color w:val="000000"/>
              <w:vertAlign w:val="superscript"/>
            </w:rPr>
          </w:rPrChange>
        </w:rPr>
        <w:footnoteReference w:id="4"/>
      </w:r>
      <w:r w:rsidRPr="00D14360">
        <w:rPr>
          <w:color w:val="000000"/>
          <w:rPrChange w:id="1634" w:author="Russell Ott" w:date="2022-05-16T11:47:00Z">
            <w:rPr>
              <w:rFonts w:ascii="Calibri" w:eastAsia="Calibri" w:hAnsi="Calibri"/>
              <w:color w:val="000000"/>
            </w:rPr>
          </w:rPrChange>
        </w:rPr>
        <w:t xml:space="preserve"> The CDA Management team is working to apply a maturity model to C-CDA templates. </w:t>
      </w:r>
    </w:p>
    <w:p w14:paraId="53A0B184" w14:textId="486A8729" w:rsidR="00C35861" w:rsidRPr="00D14360" w:rsidRDefault="00C35861" w:rsidP="00C35861">
      <w:pPr>
        <w:spacing w:after="120"/>
        <w:rPr>
          <w:rFonts w:ascii="Times New Roman" w:eastAsia="Calibri" w:hAnsi="Times New Roman"/>
          <w:color w:val="000000"/>
          <w:sz w:val="24"/>
          <w:szCs w:val="24"/>
          <w:rPrChange w:id="1635" w:author="Russell Ott" w:date="2022-05-16T11:47:00Z">
            <w:rPr>
              <w:rFonts w:ascii="Calibri" w:eastAsia="Calibri" w:hAnsi="Calibri"/>
              <w:color w:val="000000"/>
            </w:rPr>
          </w:rPrChange>
        </w:rPr>
      </w:pPr>
      <w:r w:rsidRPr="00D14360">
        <w:rPr>
          <w:color w:val="000000"/>
          <w:rPrChange w:id="1636" w:author="Russell Ott" w:date="2022-05-16T11:47:00Z">
            <w:rPr>
              <w:rFonts w:ascii="Calibri" w:eastAsia="Calibri" w:hAnsi="Calibri"/>
              <w:color w:val="000000"/>
            </w:rPr>
          </w:rPrChange>
        </w:rPr>
        <w:t>Implementers are encouraged to submit comments regarding issu</w:t>
      </w:r>
      <w:r w:rsidRPr="00D14360">
        <w:rPr>
          <w:color w:val="000000"/>
          <w:rPrChange w:id="1637" w:author="Russell Ott" w:date="2022-05-16T11:47:00Z">
            <w:rPr>
              <w:rFonts w:ascii="Calibri" w:eastAsia="Calibri" w:hAnsi="Calibri"/>
              <w:color w:val="000000"/>
            </w:rPr>
          </w:rPrChange>
        </w:rPr>
        <w:t xml:space="preserve">es discovered in the published standard. Currently STU comments are posted on the HL7 website. </w:t>
      </w:r>
      <w:del w:id="1638" w:author="Russell Ott" w:date="2022-05-16T11:47:00Z">
        <w:r w:rsidRPr="00D14360">
          <w:rPr>
            <w:rFonts w:ascii="Calibri" w:eastAsia="Calibri" w:hAnsi="Calibri" w:cs="Calibri"/>
            <w:color w:val="000000"/>
          </w:rPr>
          <w:delText>A link to the STU comments page for C-CDA R2.1 can be found on the main product page of the HL7 standards Master Grid.</w:delText>
        </w:r>
        <w:r w:rsidRPr="00D14360">
          <w:rPr>
            <w:rStyle w:val="FootnoteReference"/>
            <w:rFonts w:ascii="Calibri" w:eastAsia="Calibri" w:hAnsi="Calibri" w:cs="Calibri"/>
            <w:color w:val="000000"/>
          </w:rPr>
          <w:footnoteReference w:id="5"/>
        </w:r>
      </w:del>
      <w:ins w:id="1640" w:author="Russell Ott" w:date="2022-05-16T11:47:00Z">
        <w:r w:rsidR="000327CA">
          <w:rPr>
            <w:rFonts w:eastAsia="Calibri" w:cs="Calibri"/>
            <w:color w:val="000000"/>
          </w:rPr>
          <w:t xml:space="preserve">See the HL7 Confluence page on </w:t>
        </w:r>
        <w:r w:rsidR="001A0138">
          <w:fldChar w:fldCharType="begin"/>
        </w:r>
        <w:r w:rsidR="001A0138">
          <w:instrText xml:space="preserve"> HYPERLINK "https://confluence.hl7.org/display/HL7/Specification+Feedback" </w:instrText>
        </w:r>
        <w:r w:rsidR="001A0138">
          <w:fldChar w:fldCharType="separate"/>
        </w:r>
        <w:r w:rsidR="000327CA" w:rsidRPr="000327CA">
          <w:rPr>
            <w:rStyle w:val="Hyperlink"/>
            <w:rFonts w:eastAsia="Calibri" w:cs="Calibri"/>
          </w:rPr>
          <w:t>Specification Feedback</w:t>
        </w:r>
        <w:r w:rsidR="001A0138">
          <w:rPr>
            <w:rStyle w:val="Hyperlink"/>
            <w:rFonts w:eastAsia="Calibri" w:cs="Calibri"/>
          </w:rPr>
          <w:fldChar w:fldCharType="end"/>
        </w:r>
        <w:r w:rsidR="000327CA">
          <w:rPr>
            <w:rFonts w:eastAsia="Calibri" w:cs="Calibri"/>
            <w:color w:val="000000"/>
          </w:rPr>
          <w:t xml:space="preserve"> for details on how to report and monitor issues discovered with standards.</w:t>
        </w:r>
      </w:ins>
    </w:p>
    <w:p w14:paraId="56C6F203" w14:textId="6F40D422" w:rsidR="00C35861" w:rsidRPr="00D14360" w:rsidRDefault="00C35861" w:rsidP="00C35861">
      <w:pPr>
        <w:spacing w:after="120"/>
        <w:rPr>
          <w:color w:val="000000"/>
          <w:rPrChange w:id="1641" w:author="Russell Ott" w:date="2022-05-16T11:47:00Z">
            <w:rPr>
              <w:rFonts w:ascii="Calibri" w:eastAsia="Calibri" w:hAnsi="Calibri"/>
              <w:color w:val="000000"/>
            </w:rPr>
          </w:rPrChange>
        </w:rPr>
      </w:pPr>
      <w:del w:id="1642" w:author="Russell Ott" w:date="2022-05-16T11:47:00Z">
        <w:r w:rsidRPr="00D14360">
          <w:rPr>
            <w:rFonts w:eastAsia="Calibri" w:cs="Calibri"/>
            <w:color w:val="000000"/>
          </w:rPr>
          <w:delText>HL7 is in the process of migrating the STU comment process to Jira during the 2019-2020 timeframe.</w:delText>
        </w:r>
        <w:r w:rsidRPr="00D14360">
          <w:rPr>
            <w:rStyle w:val="FootnoteReference"/>
            <w:rFonts w:eastAsia="Calibri" w:cs="Calibri"/>
            <w:color w:val="000000"/>
          </w:rPr>
          <w:footnoteReference w:id="6"/>
        </w:r>
        <w:r w:rsidRPr="00D14360">
          <w:rPr>
            <w:rFonts w:eastAsia="Calibri" w:cs="Calibri"/>
            <w:color w:val="000000"/>
          </w:rPr>
          <w:delText xml:space="preserve">  STU Comments</w:delText>
        </w:r>
      </w:del>
      <w:ins w:id="1645" w:author="Russell Ott" w:date="2022-05-16T11:47:00Z">
        <w:r w:rsidR="000327CA">
          <w:rPr>
            <w:rFonts w:eastAsia="Calibri" w:cs="Calibri"/>
            <w:color w:val="000000"/>
          </w:rPr>
          <w:t>Implementer c</w:t>
        </w:r>
        <w:r w:rsidRPr="00D14360">
          <w:rPr>
            <w:rFonts w:eastAsia="Calibri" w:cs="Calibri"/>
            <w:color w:val="000000"/>
          </w:rPr>
          <w:t>omments</w:t>
        </w:r>
      </w:ins>
      <w:r w:rsidRPr="00D14360">
        <w:rPr>
          <w:color w:val="000000"/>
          <w:rPrChange w:id="1646" w:author="Russell Ott" w:date="2022-05-16T11:47:00Z">
            <w:rPr>
              <w:rFonts w:ascii="Calibri" w:eastAsia="Calibri" w:hAnsi="Calibri"/>
              <w:color w:val="000000"/>
            </w:rPr>
          </w:rPrChange>
        </w:rPr>
        <w:t xml:space="preserve"> are reviewed by the HL7 Structured Documents Work Group and disposed of on a regular basis.</w:t>
      </w:r>
      <w:del w:id="1647" w:author="Russell Ott" w:date="2022-05-16T11:47:00Z">
        <w:r w:rsidRPr="00D14360">
          <w:rPr>
            <w:rFonts w:ascii="Calibri" w:eastAsia="Calibri" w:hAnsi="Calibri" w:cs="Calibri"/>
            <w:color w:val="000000"/>
          </w:rPr>
          <w:delText xml:space="preserve"> </w:delText>
        </w:r>
      </w:del>
      <w:r w:rsidRPr="00D14360">
        <w:rPr>
          <w:rFonts w:eastAsia="Calibri"/>
          <w:color w:val="000000"/>
          <w:rPrChange w:id="1648" w:author="Russell Ott" w:date="2022-05-16T11:47:00Z">
            <w:rPr>
              <w:rFonts w:ascii="Calibri" w:eastAsia="Calibri" w:hAnsi="Calibri"/>
              <w:color w:val="000000"/>
            </w:rPr>
          </w:rPrChange>
        </w:rPr>
        <w:t xml:space="preserve"> Periodic STU updates take into consideration balloted supplemental and companion guidance, emerging best practices, and implementer comments. </w:t>
      </w:r>
    </w:p>
    <w:p w14:paraId="293F4DDC" w14:textId="77777777" w:rsidR="00ED19F8" w:rsidRPr="00C64922" w:rsidRDefault="00ED19F8" w:rsidP="00F10C7C">
      <w:pPr>
        <w:pStyle w:val="Heading3"/>
      </w:pPr>
      <w:bookmarkStart w:id="1649" w:name="_Toc18494981"/>
      <w:bookmarkStart w:id="1650" w:name="_Toc19870176"/>
      <w:bookmarkStart w:id="1651" w:name="_Toc20480865"/>
      <w:bookmarkStart w:id="1652" w:name="_Toc21529393"/>
      <w:bookmarkStart w:id="1653" w:name="_Toc21691444"/>
      <w:bookmarkStart w:id="1654" w:name="_Toc21845626"/>
      <w:bookmarkStart w:id="1655" w:name="_Toc21851865"/>
      <w:bookmarkStart w:id="1656" w:name="_Toc21871826"/>
      <w:bookmarkStart w:id="1657" w:name="_Toc21872282"/>
      <w:bookmarkStart w:id="1658" w:name="_Toc21880053"/>
      <w:bookmarkStart w:id="1659" w:name="_Toc21889883"/>
      <w:bookmarkStart w:id="1660" w:name="_Toc21894026"/>
      <w:bookmarkStart w:id="1661" w:name="_Toc21897954"/>
      <w:bookmarkStart w:id="1662" w:name="_Toc21926701"/>
      <w:bookmarkStart w:id="1663" w:name="_Toc18494982"/>
      <w:bookmarkStart w:id="1664" w:name="_Toc19870177"/>
      <w:bookmarkStart w:id="1665" w:name="_Toc20480866"/>
      <w:bookmarkStart w:id="1666" w:name="_Toc21529394"/>
      <w:bookmarkStart w:id="1667" w:name="_Toc21691445"/>
      <w:bookmarkStart w:id="1668" w:name="_Toc21845627"/>
      <w:bookmarkStart w:id="1669" w:name="_Toc21851866"/>
      <w:bookmarkStart w:id="1670" w:name="_Toc21871827"/>
      <w:bookmarkStart w:id="1671" w:name="_Toc21872283"/>
      <w:bookmarkStart w:id="1672" w:name="_Toc21880054"/>
      <w:bookmarkStart w:id="1673" w:name="_Toc21889884"/>
      <w:bookmarkStart w:id="1674" w:name="_Toc21894027"/>
      <w:bookmarkStart w:id="1675" w:name="_Toc21897955"/>
      <w:bookmarkStart w:id="1676" w:name="_Toc21926702"/>
      <w:bookmarkStart w:id="1677" w:name="_Toc18494983"/>
      <w:bookmarkStart w:id="1678" w:name="_Toc19870178"/>
      <w:bookmarkStart w:id="1679" w:name="_Toc20480867"/>
      <w:bookmarkStart w:id="1680" w:name="_Toc21529395"/>
      <w:bookmarkStart w:id="1681" w:name="_Toc21691446"/>
      <w:bookmarkStart w:id="1682" w:name="_Toc21845628"/>
      <w:bookmarkStart w:id="1683" w:name="_Toc21851867"/>
      <w:bookmarkStart w:id="1684" w:name="_Toc21871828"/>
      <w:bookmarkStart w:id="1685" w:name="_Toc21872284"/>
      <w:bookmarkStart w:id="1686" w:name="_Toc21880055"/>
      <w:bookmarkStart w:id="1687" w:name="_Toc21889885"/>
      <w:bookmarkStart w:id="1688" w:name="_Toc21894028"/>
      <w:bookmarkStart w:id="1689" w:name="_Toc21897956"/>
      <w:bookmarkStart w:id="1690" w:name="_Toc21926703"/>
      <w:bookmarkStart w:id="1691" w:name="_9xg0as362v1u" w:colFirst="0" w:colLast="0"/>
      <w:bookmarkStart w:id="1692" w:name="_Toc18494984"/>
      <w:bookmarkStart w:id="1693" w:name="_Toc19870179"/>
      <w:bookmarkStart w:id="1694" w:name="_Toc20480868"/>
      <w:bookmarkStart w:id="1695" w:name="_Toc21529396"/>
      <w:bookmarkStart w:id="1696" w:name="_Toc21691447"/>
      <w:bookmarkStart w:id="1697" w:name="_Toc21845629"/>
      <w:bookmarkStart w:id="1698" w:name="_Toc21851868"/>
      <w:bookmarkStart w:id="1699" w:name="_Toc21871829"/>
      <w:bookmarkStart w:id="1700" w:name="_Toc21872285"/>
      <w:bookmarkStart w:id="1701" w:name="_Toc21880056"/>
      <w:bookmarkStart w:id="1702" w:name="_Toc21889886"/>
      <w:bookmarkStart w:id="1703" w:name="_Toc21894029"/>
      <w:bookmarkStart w:id="1704" w:name="_Toc21897957"/>
      <w:bookmarkStart w:id="1705" w:name="_Toc21926704"/>
      <w:bookmarkStart w:id="1706" w:name="_pomxshm05o5i" w:colFirst="0" w:colLast="0"/>
      <w:bookmarkStart w:id="1707" w:name="_C-CDA_Errata_Process"/>
      <w:bookmarkStart w:id="1708" w:name="_Toc10602104"/>
      <w:bookmarkStart w:id="1709" w:name="_Toc11043535"/>
      <w:bookmarkStart w:id="1710" w:name="_Toc11045535"/>
      <w:bookmarkStart w:id="1711" w:name="_Toc11391207"/>
      <w:bookmarkStart w:id="1712" w:name="_Ref21849259"/>
      <w:bookmarkStart w:id="1713" w:name="_Ref21849265"/>
      <w:bookmarkStart w:id="1714" w:name="_Ref21849353"/>
      <w:bookmarkStart w:id="1715" w:name="_Ref21849363"/>
      <w:bookmarkStart w:id="1716" w:name="_Toc103262605"/>
      <w:bookmarkStart w:id="1717" w:name="_Toc22823350"/>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r w:rsidRPr="00C64922">
        <w:t>C-CDA Errata Process</w:t>
      </w:r>
      <w:bookmarkEnd w:id="1708"/>
      <w:bookmarkEnd w:id="1709"/>
      <w:bookmarkEnd w:id="1710"/>
      <w:bookmarkEnd w:id="1711"/>
      <w:bookmarkEnd w:id="1712"/>
      <w:bookmarkEnd w:id="1713"/>
      <w:bookmarkEnd w:id="1714"/>
      <w:bookmarkEnd w:id="1715"/>
      <w:bookmarkEnd w:id="1716"/>
      <w:bookmarkEnd w:id="1717"/>
    </w:p>
    <w:p w14:paraId="7C9AB28E" w14:textId="021CABDC" w:rsidR="00ED19F8" w:rsidRPr="00D14360" w:rsidRDefault="00ED19F8" w:rsidP="00B505D2">
      <w:pPr>
        <w:spacing w:after="120"/>
        <w:rPr>
          <w:rFonts w:ascii="Times New Roman" w:eastAsia="Calibri" w:hAnsi="Times New Roman"/>
          <w:color w:val="000000"/>
          <w:sz w:val="24"/>
          <w:szCs w:val="24"/>
          <w:rPrChange w:id="1718" w:author="Russell Ott" w:date="2022-05-16T11:47:00Z">
            <w:rPr>
              <w:rFonts w:ascii="Calibri" w:eastAsia="Calibri" w:hAnsi="Calibri"/>
              <w:color w:val="000000"/>
            </w:rPr>
          </w:rPrChange>
        </w:rPr>
      </w:pPr>
      <w:bookmarkStart w:id="1719" w:name="_mcms7jbgao6l" w:colFirst="0" w:colLast="0"/>
      <w:bookmarkEnd w:id="1719"/>
      <w:r w:rsidRPr="00D14360">
        <w:rPr>
          <w:color w:val="000000"/>
          <w:rPrChange w:id="1720" w:author="Russell Ott" w:date="2022-05-16T11:47:00Z">
            <w:rPr>
              <w:rFonts w:ascii="Calibri" w:eastAsia="Calibri" w:hAnsi="Calibri"/>
              <w:color w:val="000000"/>
            </w:rPr>
          </w:rPrChange>
        </w:rPr>
        <w:t>C-CDA</w:t>
      </w:r>
      <w:del w:id="1721" w:author="Russell Ott" w:date="2022-05-16T11:47:00Z">
        <w:r w:rsidRPr="00D14360">
          <w:rPr>
            <w:rFonts w:eastAsia="Calibri" w:cs="Calibri"/>
            <w:color w:val="000000"/>
          </w:rPr>
          <w:delText xml:space="preserve"> R2.1</w:delText>
        </w:r>
      </w:del>
      <w:r w:rsidRPr="00D14360">
        <w:rPr>
          <w:color w:val="000000"/>
          <w:rPrChange w:id="1722" w:author="Russell Ott" w:date="2022-05-16T11:47:00Z">
            <w:rPr>
              <w:rFonts w:ascii="Calibri" w:eastAsia="Calibri" w:hAnsi="Calibri"/>
              <w:color w:val="000000"/>
            </w:rPr>
          </w:rPrChange>
        </w:rPr>
        <w:t xml:space="preserve"> is regularly updated to include technical corrections and clarifications. These published updates are called Technical Errata </w:t>
      </w:r>
      <w:r w:rsidR="001E14C1" w:rsidRPr="00D14360">
        <w:rPr>
          <w:rFonts w:eastAsia="Calibri"/>
          <w:color w:val="000000"/>
          <w:rPrChange w:id="1723" w:author="Russell Ott" w:date="2022-05-16T11:47:00Z">
            <w:rPr>
              <w:rFonts w:ascii="Calibri" w:eastAsia="Calibri" w:hAnsi="Calibri"/>
              <w:color w:val="000000"/>
            </w:rPr>
          </w:rPrChange>
        </w:rPr>
        <w:t>R</w:t>
      </w:r>
      <w:r w:rsidRPr="00D14360">
        <w:rPr>
          <w:color w:val="000000"/>
          <w:rPrChange w:id="1724" w:author="Russell Ott" w:date="2022-05-16T11:47:00Z">
            <w:rPr>
              <w:rFonts w:ascii="Calibri" w:eastAsia="Calibri" w:hAnsi="Calibri"/>
              <w:color w:val="000000"/>
            </w:rPr>
          </w:rPrChange>
        </w:rPr>
        <w:t>eleases. They are published on the HL7.org website. Only</w:t>
      </w:r>
      <w:r w:rsidRPr="00D14360">
        <w:rPr>
          <w:rFonts w:eastAsia="Calibri"/>
          <w:color w:val="000000"/>
          <w:rPrChange w:id="1725" w:author="Russell Ott" w:date="2022-05-16T11:47:00Z">
            <w:rPr>
              <w:rFonts w:ascii="Calibri" w:eastAsia="Calibri" w:hAnsi="Calibri"/>
              <w:color w:val="000000"/>
            </w:rPr>
          </w:rPrChange>
        </w:rPr>
        <w:t xml:space="preserve"> those comments with a disposition of persuasive are considered errata.  The HL7 Structured Documents Work Group reviews </w:t>
      </w:r>
      <w:del w:id="1726" w:author="Russell Ott" w:date="2022-05-16T11:47:00Z">
        <w:r w:rsidRPr="00D14360">
          <w:rPr>
            <w:rFonts w:ascii="Calibri" w:eastAsia="Calibri" w:hAnsi="Calibri" w:cs="Calibri"/>
            <w:color w:val="000000"/>
          </w:rPr>
          <w:delText>the STU</w:delText>
        </w:r>
      </w:del>
      <w:ins w:id="1727" w:author="Russell Ott" w:date="2022-05-16T11:47:00Z">
        <w:r w:rsidR="000327CA">
          <w:rPr>
            <w:rFonts w:eastAsia="Calibri" w:cs="Calibri"/>
            <w:color w:val="000000"/>
          </w:rPr>
          <w:t>implementer</w:t>
        </w:r>
      </w:ins>
      <w:r w:rsidR="000327CA">
        <w:rPr>
          <w:rFonts w:eastAsia="Calibri"/>
          <w:color w:val="000000"/>
          <w:rPrChange w:id="1728" w:author="Russell Ott" w:date="2022-05-16T11:47:00Z">
            <w:rPr>
              <w:rFonts w:ascii="Calibri" w:eastAsia="Calibri" w:hAnsi="Calibri"/>
              <w:color w:val="000000"/>
            </w:rPr>
          </w:rPrChange>
        </w:rPr>
        <w:t xml:space="preserve"> comments</w:t>
      </w:r>
      <w:r w:rsidRPr="00D14360">
        <w:rPr>
          <w:rFonts w:eastAsia="Calibri"/>
          <w:color w:val="000000"/>
          <w:rPrChange w:id="1729" w:author="Russell Ott" w:date="2022-05-16T11:47:00Z">
            <w:rPr>
              <w:rFonts w:ascii="Calibri" w:eastAsia="Calibri" w:hAnsi="Calibri"/>
              <w:color w:val="000000"/>
            </w:rPr>
          </w:rPrChange>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olor w:val="000000"/>
          <w:rPrChange w:id="1730" w:author="Russell Ott" w:date="2022-05-16T11:47:00Z">
            <w:rPr>
              <w:rFonts w:ascii="Calibri" w:eastAsia="Calibri" w:hAnsi="Calibri"/>
              <w:color w:val="000000"/>
            </w:rPr>
          </w:rPrChange>
        </w:rPr>
        <w:t>.</w:t>
      </w:r>
      <w:r w:rsidR="00C305F4" w:rsidRPr="00D14360">
        <w:rPr>
          <w:rStyle w:val="FootnoteReference"/>
          <w:color w:val="000000"/>
          <w:rPrChange w:id="1731" w:author="Russell Ott" w:date="2022-05-16T11:47:00Z">
            <w:rPr>
              <w:rStyle w:val="FootnoteReference"/>
              <w:rFonts w:ascii="Calibri" w:eastAsia="Calibri" w:hAnsi="Calibri"/>
              <w:color w:val="000000"/>
            </w:rPr>
          </w:rPrChange>
        </w:rPr>
        <w:footnoteReference w:id="7"/>
      </w:r>
      <w:r w:rsidRPr="00D14360">
        <w:rPr>
          <w:color w:val="000000"/>
          <w:rPrChange w:id="1732" w:author="Russell Ott" w:date="2022-05-16T11:47:00Z">
            <w:rPr>
              <w:rFonts w:ascii="Calibri" w:eastAsia="Calibri" w:hAnsi="Calibri"/>
              <w:color w:val="000000"/>
            </w:rPr>
          </w:rPrChange>
        </w:rPr>
        <w:t xml:space="preserve"> The errata package is publis</w:t>
      </w:r>
      <w:r w:rsidRPr="00D14360">
        <w:rPr>
          <w:rFonts w:eastAsia="Calibri"/>
          <w:color w:val="000000"/>
          <w:rPrChange w:id="1733" w:author="Russell Ott" w:date="2022-05-16T11:47:00Z">
            <w:rPr>
              <w:rFonts w:ascii="Calibri" w:eastAsia="Calibri" w:hAnsi="Calibri"/>
              <w:color w:val="000000"/>
            </w:rPr>
          </w:rPrChange>
        </w:rPr>
        <w:t>hed in the download kit for the standard. It includes a letter from HL7 summarizing the errata, a spreadsheet list of approved errata and the base Implementation Guide to which the errata must be applied.</w:t>
      </w:r>
    </w:p>
    <w:p w14:paraId="357EFA9A" w14:textId="20F9B5F2" w:rsidR="00ED19F8" w:rsidRPr="00D14360" w:rsidRDefault="00ED19F8" w:rsidP="003A3D50">
      <w:pPr>
        <w:spacing w:before="120" w:after="120"/>
        <w:rPr>
          <w:rFonts w:ascii="Times New Roman" w:eastAsia="Calibri" w:hAnsi="Times New Roman"/>
          <w:color w:val="000000"/>
          <w:sz w:val="24"/>
          <w:szCs w:val="24"/>
          <w:rPrChange w:id="1734" w:author="Russell Ott" w:date="2022-05-16T11:47:00Z">
            <w:rPr>
              <w:rFonts w:ascii="Calibri" w:eastAsia="Calibri" w:hAnsi="Calibri"/>
              <w:color w:val="000000"/>
            </w:rPr>
          </w:rPrChange>
        </w:rPr>
      </w:pPr>
      <w:r w:rsidRPr="00D14360">
        <w:rPr>
          <w:color w:val="000000"/>
          <w:rPrChange w:id="1735" w:author="Russell Ott" w:date="2022-05-16T11:47:00Z">
            <w:rPr>
              <w:rFonts w:ascii="Calibri" w:eastAsia="Calibri" w:hAnsi="Calibri"/>
              <w:color w:val="000000"/>
            </w:rPr>
          </w:rPrChange>
        </w:rPr>
        <w:t>Implementers should note that to maintain a current</w:t>
      </w:r>
      <w:r w:rsidRPr="00D14360">
        <w:rPr>
          <w:color w:val="000000"/>
          <w:rPrChange w:id="1736" w:author="Russell Ott" w:date="2022-05-16T11:47:00Z">
            <w:rPr>
              <w:rFonts w:ascii="Calibri" w:eastAsia="Calibri" w:hAnsi="Calibri"/>
              <w:color w:val="000000"/>
            </w:rPr>
          </w:rPrChange>
        </w:rPr>
        <w:t xml:space="preserve"> list of the approved technical errata for C-CDA </w:t>
      </w:r>
      <w:del w:id="1737" w:author="Russell Ott" w:date="2022-05-16T11:47:00Z">
        <w:r w:rsidRPr="00D14360">
          <w:rPr>
            <w:rFonts w:ascii="Calibri" w:eastAsia="Calibri" w:hAnsi="Calibri" w:cs="Calibri"/>
            <w:color w:val="000000"/>
          </w:rPr>
          <w:delText xml:space="preserve">R2.1 </w:delText>
        </w:r>
      </w:del>
      <w:r w:rsidRPr="00D14360">
        <w:rPr>
          <w:rFonts w:eastAsia="Calibri"/>
          <w:color w:val="000000"/>
          <w:rPrChange w:id="1738" w:author="Russell Ott" w:date="2022-05-16T11:47:00Z">
            <w:rPr>
              <w:rFonts w:ascii="Calibri" w:eastAsia="Calibri" w:hAnsi="Calibri"/>
              <w:color w:val="000000"/>
            </w:rPr>
          </w:rPrChange>
        </w:rPr>
        <w:t>the errata packages need to be downloaded regularly from the HL7.org website.</w:t>
      </w:r>
      <w:r w:rsidR="00387B58" w:rsidRPr="00D14360">
        <w:rPr>
          <w:rStyle w:val="FootnoteReference"/>
          <w:color w:val="000000"/>
          <w:rPrChange w:id="1739" w:author="Russell Ott" w:date="2022-05-16T11:47:00Z">
            <w:rPr>
              <w:rStyle w:val="FootnoteReference"/>
              <w:rFonts w:ascii="Calibri" w:eastAsia="Calibri" w:hAnsi="Calibri"/>
              <w:color w:val="000000"/>
            </w:rPr>
          </w:rPrChange>
        </w:rPr>
        <w:footnoteReference w:id="8"/>
      </w:r>
      <w:r w:rsidRPr="00D14360">
        <w:rPr>
          <w:color w:val="000000"/>
          <w:rPrChange w:id="1740" w:author="Russell Ott" w:date="2022-05-16T11:47:00Z">
            <w:rPr>
              <w:rFonts w:ascii="Calibri" w:eastAsia="Calibri" w:hAnsi="Calibri"/>
              <w:color w:val="000000"/>
            </w:rPr>
          </w:rPrChange>
        </w:rPr>
        <w:t xml:space="preserve"> </w:t>
      </w:r>
    </w:p>
    <w:p w14:paraId="6360C4F4" w14:textId="495CE6AB" w:rsidR="00315C06" w:rsidRPr="00D14360" w:rsidRDefault="00ED19F8" w:rsidP="00B505D2">
      <w:pPr>
        <w:spacing w:after="120"/>
        <w:rPr>
          <w:rFonts w:ascii="Times New Roman" w:eastAsia="Calibri" w:hAnsi="Times New Roman"/>
          <w:color w:val="000000"/>
          <w:sz w:val="24"/>
          <w:szCs w:val="24"/>
          <w:rPrChange w:id="1741" w:author="Russell Ott" w:date="2022-05-16T11:47:00Z">
            <w:rPr>
              <w:rFonts w:ascii="Calibri" w:eastAsia="Calibri" w:hAnsi="Calibri"/>
              <w:color w:val="000000"/>
            </w:rPr>
          </w:rPrChange>
        </w:rPr>
      </w:pPr>
      <w:r w:rsidRPr="00D14360">
        <w:rPr>
          <w:color w:val="000000"/>
          <w:rPrChange w:id="1742" w:author="Russell Ott" w:date="2022-05-16T11:47:00Z">
            <w:rPr>
              <w:rFonts w:ascii="Calibri" w:eastAsia="Calibri" w:hAnsi="Calibri"/>
              <w:color w:val="000000"/>
            </w:rPr>
          </w:rPrChange>
        </w:rPr>
        <w:t xml:space="preserve">The errata version of the C-CDA </w:t>
      </w:r>
      <w:del w:id="1743" w:author="Russell Ott" w:date="2022-05-16T11:47:00Z">
        <w:r w:rsidRPr="00D14360">
          <w:rPr>
            <w:rFonts w:eastAsia="Calibri" w:cs="Calibri"/>
            <w:color w:val="000000"/>
          </w:rPr>
          <w:delText xml:space="preserve">R2.1 </w:delText>
        </w:r>
      </w:del>
      <w:r w:rsidRPr="00D14360">
        <w:rPr>
          <w:color w:val="000000"/>
          <w:rPrChange w:id="1744" w:author="Russell Ott" w:date="2022-05-16T11:47:00Z">
            <w:rPr>
              <w:rFonts w:ascii="Calibri" w:eastAsia="Calibri" w:hAnsi="Calibri"/>
              <w:color w:val="000000"/>
            </w:rPr>
          </w:rPrChange>
        </w:rPr>
        <w:t xml:space="preserve">Implementation Guide includes text changes to implement the errata changes. However, it should be noted that the C-CDA </w:t>
      </w:r>
      <w:del w:id="1745" w:author="Russell Ott" w:date="2022-05-16T11:47:00Z">
        <w:r w:rsidRPr="00D14360">
          <w:rPr>
            <w:rFonts w:ascii="Calibri" w:eastAsia="Calibri" w:hAnsi="Calibri" w:cs="Calibri"/>
            <w:color w:val="000000"/>
          </w:rPr>
          <w:delText xml:space="preserve">R2.1 </w:delText>
        </w:r>
      </w:del>
      <w:r w:rsidR="00F80882" w:rsidRPr="00D14360">
        <w:rPr>
          <w:rFonts w:eastAsia="Calibri"/>
          <w:color w:val="000000"/>
          <w:rPrChange w:id="1746" w:author="Russell Ott" w:date="2022-05-16T11:47:00Z">
            <w:rPr>
              <w:rFonts w:ascii="Calibri" w:eastAsia="Calibri" w:hAnsi="Calibri"/>
              <w:color w:val="000000"/>
            </w:rPr>
          </w:rPrChange>
        </w:rPr>
        <w:t>Schematron</w:t>
      </w:r>
      <w:r w:rsidRPr="00D14360">
        <w:rPr>
          <w:rFonts w:eastAsia="Calibri"/>
          <w:color w:val="000000"/>
          <w:rPrChange w:id="1747" w:author="Russell Ott" w:date="2022-05-16T11:47:00Z">
            <w:rPr>
              <w:rFonts w:ascii="Calibri" w:eastAsia="Calibri" w:hAnsi="Calibri"/>
              <w:color w:val="000000"/>
            </w:rPr>
          </w:rPrChange>
        </w:rPr>
        <w:t xml:space="preserve"> is not always up-to-date with C-CDA</w:t>
      </w:r>
      <w:del w:id="1748" w:author="Russell Ott" w:date="2022-05-16T11:47:00Z">
        <w:r w:rsidRPr="00D14360">
          <w:rPr>
            <w:rFonts w:ascii="Calibri" w:eastAsia="Calibri" w:hAnsi="Calibri" w:cs="Calibri"/>
            <w:color w:val="000000"/>
          </w:rPr>
          <w:delText xml:space="preserve"> R2.1</w:delText>
        </w:r>
      </w:del>
      <w:r w:rsidRPr="00D14360">
        <w:rPr>
          <w:rFonts w:eastAsia="Calibri"/>
          <w:color w:val="000000"/>
          <w:rPrChange w:id="1749" w:author="Russell Ott" w:date="2022-05-16T11:47:00Z">
            <w:rPr>
              <w:rFonts w:ascii="Calibri" w:eastAsia="Calibri" w:hAnsi="Calibri"/>
              <w:color w:val="000000"/>
            </w:rPr>
          </w:rPrChange>
        </w:rPr>
        <w:t xml:space="preserve"> Errata and may contain errors of its own. Issues uncovered by use of </w:t>
      </w:r>
      <w:r w:rsidR="00F80882" w:rsidRPr="00D14360">
        <w:rPr>
          <w:rFonts w:eastAsia="Calibri"/>
          <w:color w:val="000000"/>
          <w:rPrChange w:id="1750" w:author="Russell Ott" w:date="2022-05-16T11:47:00Z">
            <w:rPr>
              <w:rFonts w:ascii="Calibri" w:eastAsia="Calibri" w:hAnsi="Calibri"/>
              <w:color w:val="000000"/>
            </w:rPr>
          </w:rPrChange>
        </w:rPr>
        <w:t>Schematron</w:t>
      </w:r>
      <w:r w:rsidRPr="00D14360">
        <w:rPr>
          <w:rFonts w:eastAsia="Calibri"/>
          <w:color w:val="000000"/>
          <w:rPrChange w:id="1751" w:author="Russell Ott" w:date="2022-05-16T11:47:00Z">
            <w:rPr>
              <w:rFonts w:ascii="Calibri" w:eastAsia="Calibri" w:hAnsi="Calibri"/>
              <w:color w:val="000000"/>
            </w:rPr>
          </w:rPrChange>
        </w:rPr>
        <w:t xml:space="preserve"> validation must be investigated to determine if they are true validation errors, </w:t>
      </w:r>
      <w:r w:rsidR="00F80882" w:rsidRPr="00D14360">
        <w:rPr>
          <w:rFonts w:eastAsia="Calibri"/>
          <w:color w:val="000000"/>
          <w:rPrChange w:id="1752" w:author="Russell Ott" w:date="2022-05-16T11:47:00Z">
            <w:rPr>
              <w:rFonts w:ascii="Calibri" w:eastAsia="Calibri" w:hAnsi="Calibri"/>
              <w:color w:val="000000"/>
            </w:rPr>
          </w:rPrChange>
        </w:rPr>
        <w:t>Schematron</w:t>
      </w:r>
      <w:r w:rsidRPr="00D14360">
        <w:rPr>
          <w:rFonts w:eastAsia="Calibri"/>
          <w:color w:val="000000"/>
          <w:rPrChange w:id="1753" w:author="Russell Ott" w:date="2022-05-16T11:47:00Z">
            <w:rPr>
              <w:rFonts w:ascii="Calibri" w:eastAsia="Calibri" w:hAnsi="Calibri"/>
              <w:color w:val="000000"/>
            </w:rPr>
          </w:rPrChange>
        </w:rPr>
        <w:t xml:space="preserve"> errors, or unimplemented errata. These issues should be reported to the HL7 Structured Documents Work Group</w:t>
      </w:r>
      <w:del w:id="1754" w:author="Russell Ott" w:date="2022-05-16T11:47:00Z">
        <w:r w:rsidRPr="00D14360">
          <w:rPr>
            <w:rFonts w:ascii="Calibri" w:eastAsia="Calibri" w:hAnsi="Calibri" w:cs="Calibri"/>
            <w:color w:val="000000"/>
          </w:rPr>
          <w:delText xml:space="preserve"> </w:delText>
        </w:r>
      </w:del>
      <w:ins w:id="1755" w:author="Russell Ott" w:date="2022-05-16T11:47:00Z">
        <w:r w:rsidR="00931E3D">
          <w:rPr>
            <w:rFonts w:eastAsia="Calibri" w:cs="Calibri"/>
            <w:color w:val="000000"/>
          </w:rPr>
          <w:t>.</w:t>
        </w:r>
      </w:ins>
    </w:p>
    <w:p w14:paraId="0C0A123B" w14:textId="77777777" w:rsidR="00ED19F8" w:rsidRPr="00D14360" w:rsidRDefault="00315C06" w:rsidP="00B505D2">
      <w:pPr>
        <w:spacing w:after="120"/>
        <w:rPr>
          <w:del w:id="1756" w:author="Russell Ott" w:date="2022-05-16T11:47:00Z"/>
          <w:rFonts w:eastAsia="Calibri" w:cs="Calibri"/>
          <w:color w:val="000000"/>
        </w:rPr>
      </w:pPr>
      <w:del w:id="1757" w:author="Russell Ott" w:date="2022-05-16T11:47:00Z">
        <w:r w:rsidRPr="00D14360">
          <w:rPr>
            <w:rFonts w:eastAsia="Calibri" w:cs="Calibri"/>
            <w:b/>
            <w:bCs/>
            <w:color w:val="000000"/>
          </w:rPr>
          <w:delText>Reference</w:delText>
        </w:r>
        <w:r w:rsidRPr="00D14360">
          <w:rPr>
            <w:rFonts w:eastAsia="Calibri" w:cs="Calibri"/>
            <w:color w:val="000000"/>
          </w:rPr>
          <w:delText>:</w:delText>
        </w:r>
        <w:r w:rsidR="00ED19F8" w:rsidRPr="00D14360">
          <w:rPr>
            <w:rFonts w:eastAsia="Calibri" w:cs="Calibri"/>
            <w:color w:val="000000"/>
          </w:rPr>
          <w:delText xml:space="preserve"> </w:delText>
        </w:r>
        <w:r w:rsidR="001A0138">
          <w:fldChar w:fldCharType="begin"/>
        </w:r>
        <w:r w:rsidR="001A0138">
          <w:delInstrText xml:space="preserve"> HYPERLINK \l "_Resources" </w:delInstrText>
        </w:r>
        <w:r w:rsidR="001A0138">
          <w:fldChar w:fldCharType="separate"/>
        </w:r>
        <w:r w:rsidR="00002578" w:rsidRPr="00AD08FB">
          <w:rPr>
            <w:rStyle w:val="Hyperlink"/>
            <w:rFonts w:eastAsia="Calibri" w:cs="Calibri"/>
            <w:color w:val="000000"/>
            <w:u w:val="none"/>
          </w:rPr>
          <w:delText>C</w:delText>
        </w:r>
        <w:r w:rsidR="00ED19F8" w:rsidRPr="00AD08FB">
          <w:rPr>
            <w:rStyle w:val="Hyperlink"/>
            <w:rFonts w:eastAsia="Calibri" w:cs="Calibri"/>
            <w:color w:val="000000"/>
            <w:u w:val="none"/>
          </w:rPr>
          <w:delText xml:space="preserve">hapter </w:delText>
        </w:r>
        <w:r w:rsidR="00C305F4" w:rsidRPr="00AD08FB">
          <w:rPr>
            <w:rStyle w:val="Hyperlink"/>
            <w:rFonts w:eastAsia="Calibri" w:cs="Calibri"/>
            <w:color w:val="000000"/>
            <w:u w:val="none"/>
          </w:rPr>
          <w:delText>6</w:delText>
        </w:r>
        <w:r w:rsidR="00A779DA" w:rsidRPr="00AD08FB">
          <w:rPr>
            <w:rStyle w:val="Hyperlink"/>
            <w:rFonts w:eastAsia="Calibri" w:cs="Calibri"/>
            <w:color w:val="000000"/>
            <w:u w:val="none"/>
          </w:rPr>
          <w:delText xml:space="preserve"> Resource</w:delText>
        </w:r>
        <w:r w:rsidRPr="00AD08FB">
          <w:rPr>
            <w:rStyle w:val="Hyperlink"/>
            <w:rFonts w:eastAsia="Calibri" w:cs="Calibri"/>
            <w:color w:val="000000"/>
            <w:u w:val="none"/>
          </w:rPr>
          <w:delText>s</w:delText>
        </w:r>
        <w:r w:rsidR="001A0138">
          <w:rPr>
            <w:rStyle w:val="Hyperlink"/>
            <w:rFonts w:eastAsia="Calibri" w:cs="Calibri"/>
            <w:color w:val="000000"/>
            <w:u w:val="none"/>
          </w:rPr>
          <w:fldChar w:fldCharType="end"/>
        </w:r>
      </w:del>
    </w:p>
    <w:p w14:paraId="07541126" w14:textId="77777777" w:rsidR="00ED19F8" w:rsidRPr="00C64922" w:rsidRDefault="00ED19F8" w:rsidP="00F10C7C">
      <w:pPr>
        <w:pStyle w:val="Heading3"/>
      </w:pPr>
      <w:bookmarkStart w:id="1758" w:name="_hbt1y34f27hr" w:colFirst="0" w:colLast="0"/>
      <w:bookmarkStart w:id="1759" w:name="_C-CDA_STU_Updates"/>
      <w:bookmarkStart w:id="1760" w:name="_Toc11043536"/>
      <w:bookmarkStart w:id="1761" w:name="_Toc11045536"/>
      <w:bookmarkStart w:id="1762" w:name="_Toc11391208"/>
      <w:bookmarkStart w:id="1763" w:name="_Ref21848966"/>
      <w:bookmarkStart w:id="1764" w:name="_Ref21848990"/>
      <w:bookmarkStart w:id="1765" w:name="_Ref21849018"/>
      <w:bookmarkStart w:id="1766" w:name="_Ref21849026"/>
      <w:bookmarkStart w:id="1767" w:name="_Ref21849034"/>
      <w:bookmarkStart w:id="1768" w:name="_Toc103262606"/>
      <w:bookmarkStart w:id="1769" w:name="_Toc22823351"/>
      <w:bookmarkEnd w:id="1758"/>
      <w:bookmarkEnd w:id="1759"/>
      <w:r w:rsidRPr="00C64922">
        <w:t>C-CDA STU Updates</w:t>
      </w:r>
      <w:bookmarkEnd w:id="1760"/>
      <w:bookmarkEnd w:id="1761"/>
      <w:bookmarkEnd w:id="1762"/>
      <w:bookmarkEnd w:id="1763"/>
      <w:bookmarkEnd w:id="1764"/>
      <w:bookmarkEnd w:id="1765"/>
      <w:bookmarkEnd w:id="1766"/>
      <w:bookmarkEnd w:id="1767"/>
      <w:bookmarkEnd w:id="1768"/>
      <w:bookmarkEnd w:id="1769"/>
    </w:p>
    <w:p w14:paraId="3F22A084" w14:textId="77777777" w:rsidR="003538A1" w:rsidRPr="007770C6" w:rsidRDefault="003538A1">
      <w:pPr>
        <w:pStyle w:val="ListBullet"/>
        <w:numPr>
          <w:ilvl w:val="0"/>
          <w:numId w:val="0"/>
        </w:numPr>
        <w:rPr>
          <w:rFonts w:ascii="Calibri" w:hAnsi="Calibri"/>
          <w:sz w:val="20"/>
          <w:rPrChange w:id="1770" w:author="Russell Ott" w:date="2022-05-16T11:47:00Z">
            <w:rPr>
              <w:rFonts w:ascii="Calibri" w:hAnsi="Calibri"/>
              <w:sz w:val="24"/>
            </w:rPr>
          </w:rPrChange>
        </w:rPr>
      </w:pPr>
      <w:r w:rsidRPr="007770C6">
        <w:rPr>
          <w:rFonts w:ascii="Calibri" w:hAnsi="Calibri"/>
          <w:sz w:val="20"/>
          <w:rPrChange w:id="1771" w:author="Russell Ott" w:date="2022-05-16T11:47:00Z">
            <w:rPr>
              <w:rFonts w:ascii="Calibri" w:hAnsi="Calibri"/>
              <w:sz w:val="24"/>
            </w:rPr>
          </w:rPrChange>
        </w:rPr>
        <w:t>HL7 supports a Review Ballot process called, STU Update, that supports updating a standard in the trial use category. The process entails several steps summarized</w:t>
      </w:r>
      <w:r w:rsidR="00E35258" w:rsidRPr="007770C6">
        <w:rPr>
          <w:rFonts w:ascii="Calibri" w:hAnsi="Calibri"/>
          <w:sz w:val="20"/>
          <w:rPrChange w:id="1772" w:author="Russell Ott" w:date="2022-05-16T11:47:00Z">
            <w:rPr>
              <w:rFonts w:ascii="Calibri" w:hAnsi="Calibri"/>
              <w:sz w:val="24"/>
            </w:rPr>
          </w:rPrChange>
        </w:rPr>
        <w:t xml:space="preserve"> in </w:t>
      </w:r>
      <w:r w:rsidR="002869E1" w:rsidRPr="007770C6">
        <w:rPr>
          <w:rFonts w:ascii="Calibri" w:hAnsi="Calibri"/>
          <w:sz w:val="20"/>
          <w:rPrChange w:id="1773" w:author="Russell Ott" w:date="2022-05-16T11:47:00Z">
            <w:rPr>
              <w:rFonts w:ascii="Calibri" w:hAnsi="Calibri"/>
              <w:sz w:val="24"/>
            </w:rPr>
          </w:rPrChange>
        </w:rPr>
        <w:t>t</w:t>
      </w:r>
      <w:r w:rsidR="002869E1" w:rsidRPr="007770C6">
        <w:rPr>
          <w:rFonts w:ascii="Calibri" w:hAnsi="Calibri"/>
          <w:color w:val="000000"/>
          <w:sz w:val="20"/>
          <w:rPrChange w:id="1774" w:author="Russell Ott" w:date="2022-05-16T11:47:00Z">
            <w:rPr>
              <w:rFonts w:ascii="Calibri" w:hAnsi="Calibri"/>
              <w:color w:val="000000"/>
              <w:sz w:val="24"/>
            </w:rPr>
          </w:rPrChange>
        </w:rPr>
        <w:t>he</w:t>
      </w:r>
      <w:r w:rsidR="00E35258" w:rsidRPr="007770C6">
        <w:rPr>
          <w:rFonts w:ascii="Calibri" w:hAnsi="Calibri"/>
          <w:color w:val="000000"/>
          <w:sz w:val="20"/>
          <w:rPrChange w:id="1775" w:author="Russell Ott" w:date="2022-05-16T11:47:00Z">
            <w:rPr>
              <w:rFonts w:ascii="Calibri" w:hAnsi="Calibri"/>
              <w:color w:val="000000"/>
              <w:sz w:val="24"/>
            </w:rPr>
          </w:rPrChange>
        </w:rPr>
        <w:t xml:space="preserve"> table below</w:t>
      </w:r>
      <w:r w:rsidR="00EC6E73" w:rsidRPr="007770C6">
        <w:rPr>
          <w:rFonts w:ascii="Calibri" w:hAnsi="Calibri"/>
          <w:color w:val="000000"/>
          <w:sz w:val="20"/>
          <w:rPrChange w:id="1776" w:author="Russell Ott" w:date="2022-05-16T11:47:00Z">
            <w:rPr>
              <w:rFonts w:ascii="Calibri" w:hAnsi="Calibri"/>
              <w:color w:val="000000"/>
              <w:sz w:val="24"/>
            </w:rPr>
          </w:rPrChange>
        </w:rPr>
        <w:t>.</w:t>
      </w:r>
      <w:r w:rsidRPr="007770C6">
        <w:rPr>
          <w:rStyle w:val="FootnoteReference"/>
          <w:rFonts w:ascii="Calibri" w:hAnsi="Calibri"/>
          <w:sz w:val="20"/>
          <w:rPrChange w:id="1777" w:author="Russell Ott" w:date="2022-05-16T11:47:00Z">
            <w:rPr>
              <w:rStyle w:val="FootnoteReference"/>
              <w:rFonts w:ascii="Calibri" w:hAnsi="Calibri"/>
              <w:sz w:val="24"/>
            </w:rPr>
          </w:rPrChange>
        </w:rPr>
        <w:footnoteReference w:id="9"/>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10"/>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11"/>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6EE32DA" w:rsidR="00C305F4" w:rsidRPr="00C64922" w:rsidRDefault="00A5789F" w:rsidP="008B252C">
      <w:pPr>
        <w:pStyle w:val="Caption"/>
      </w:pPr>
      <w:bookmarkStart w:id="1780" w:name="_Toc21926983"/>
      <w:r>
        <w:t xml:space="preserve"> </w:t>
      </w:r>
      <w:bookmarkStart w:id="1781" w:name="_Toc103262869"/>
      <w:r w:rsidR="008B252C" w:rsidRPr="00C64922">
        <w:t xml:space="preserve">Table </w:t>
      </w:r>
      <w:r w:rsidR="00132A94">
        <w:fldChar w:fldCharType="begin"/>
      </w:r>
      <w:r w:rsidR="00132A94">
        <w:instrText xml:space="preserve"> SEQ Table \* ARABIC </w:instrText>
      </w:r>
      <w:r w:rsidR="00132A94">
        <w:fldChar w:fldCharType="separate"/>
      </w:r>
      <w:r w:rsidR="00F10C7C">
        <w:rPr>
          <w:noProof/>
        </w:rPr>
        <w:t>2</w:t>
      </w:r>
      <w:r w:rsidR="00132A94">
        <w:rPr>
          <w:noProof/>
        </w:rPr>
        <w:fldChar w:fldCharType="end"/>
      </w:r>
      <w:r w:rsidR="008B252C" w:rsidRPr="00C64922">
        <w:t>: Review Ballot process</w:t>
      </w:r>
      <w:bookmarkEnd w:id="1781"/>
      <w:bookmarkEnd w:id="1780"/>
    </w:p>
    <w:p w14:paraId="3D279E86" w14:textId="77777777" w:rsidR="00F47390" w:rsidRPr="00C64922" w:rsidRDefault="003538A1" w:rsidP="00943AA0">
      <w:pPr>
        <w:pStyle w:val="Heading2"/>
      </w:pPr>
      <w:bookmarkStart w:id="1782" w:name="_Toc11043537"/>
      <w:bookmarkStart w:id="1783" w:name="_Toc11045537"/>
      <w:bookmarkStart w:id="1784" w:name="_Toc11391209"/>
      <w:bookmarkStart w:id="1785" w:name="_Toc103262607"/>
      <w:bookmarkStart w:id="1786" w:name="_Toc22823352"/>
      <w:r w:rsidRPr="00C64922">
        <w:t>Semantic Interoperability</w:t>
      </w:r>
      <w:r w:rsidR="00D002F7" w:rsidRPr="00C64922">
        <w:t>: C-CDA Value Set Management</w:t>
      </w:r>
      <w:bookmarkEnd w:id="1782"/>
      <w:bookmarkEnd w:id="1783"/>
      <w:bookmarkEnd w:id="1784"/>
      <w:bookmarkEnd w:id="1785"/>
      <w:bookmarkEnd w:id="1786"/>
    </w:p>
    <w:p w14:paraId="33F950EC" w14:textId="7E5F15EC" w:rsidR="007B35DC" w:rsidRPr="00D14360" w:rsidRDefault="003538A1" w:rsidP="003538A1">
      <w:pPr>
        <w:spacing w:after="120"/>
        <w:rPr>
          <w:rFonts w:ascii="Times New Roman" w:eastAsia="Calibri" w:hAnsi="Times New Roman"/>
          <w:color w:val="000000"/>
          <w:sz w:val="24"/>
          <w:szCs w:val="24"/>
          <w:rPrChange w:id="1787" w:author="Russell Ott" w:date="2022-05-16T11:47:00Z">
            <w:rPr>
              <w:rFonts w:ascii="Calibri" w:eastAsia="Calibri" w:hAnsi="Calibri"/>
              <w:color w:val="000000"/>
            </w:rPr>
          </w:rPrChange>
        </w:rPr>
      </w:pPr>
      <w:r w:rsidRPr="00D14360">
        <w:rPr>
          <w:color w:val="000000"/>
          <w:rPrChange w:id="1788" w:author="Russell Ott" w:date="2022-05-16T11:47:00Z">
            <w:rPr>
              <w:rFonts w:ascii="Calibri" w:eastAsia="Calibri" w:hAnsi="Calibri"/>
              <w:color w:val="000000"/>
            </w:rPr>
          </w:rPrChange>
        </w:rPr>
        <w:t xml:space="preserve">Through a community consensus process, </w:t>
      </w:r>
      <w:ins w:id="1789" w:author="Russell Ott" w:date="2022-05-16T11:47:00Z">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ins>
      <w:r w:rsidRPr="00D14360">
        <w:rPr>
          <w:color w:val="000000"/>
          <w:rPrChange w:id="1790" w:author="Russell Ott" w:date="2022-05-16T11:47:00Z">
            <w:rPr>
              <w:rFonts w:ascii="Calibri" w:eastAsia="Calibri" w:hAnsi="Calibri"/>
              <w:color w:val="000000"/>
            </w:rPr>
          </w:rPrChange>
        </w:rPr>
        <w:t>HIMSS</w:t>
      </w:r>
      <w:ins w:id="1791" w:author="Russell Ott" w:date="2022-05-16T11:47:00Z">
        <w:r w:rsidR="00F02EB6">
          <w:rPr>
            <w:rFonts w:eastAsia="Calibri" w:cs="Calibri"/>
            <w:color w:val="000000"/>
          </w:rPr>
          <w:t>)</w:t>
        </w:r>
      </w:ins>
      <w:r w:rsidRPr="00D14360">
        <w:rPr>
          <w:rFonts w:eastAsia="Calibri"/>
          <w:color w:val="000000"/>
          <w:rPrChange w:id="1792" w:author="Russell Ott" w:date="2022-05-16T11:47:00Z">
            <w:rPr>
              <w:rFonts w:ascii="Calibri" w:eastAsia="Calibri" w:hAnsi="Calibri"/>
              <w:color w:val="000000"/>
            </w:rPr>
          </w:rPrChange>
        </w:rPr>
        <w:t xml:space="preserve"> developed </w:t>
      </w:r>
      <w:r w:rsidR="007B35DC" w:rsidRPr="00D14360">
        <w:rPr>
          <w:rFonts w:eastAsia="Calibri"/>
          <w:color w:val="000000"/>
          <w:rPrChange w:id="1793" w:author="Russell Ott" w:date="2022-05-16T11:47:00Z">
            <w:rPr>
              <w:rFonts w:ascii="Calibri" w:eastAsia="Calibri" w:hAnsi="Calibri"/>
              <w:color w:val="000000"/>
            </w:rPr>
          </w:rPrChange>
        </w:rPr>
        <w:t>the following</w:t>
      </w:r>
      <w:r w:rsidRPr="00D14360">
        <w:rPr>
          <w:rFonts w:eastAsia="Calibri"/>
          <w:color w:val="000000"/>
          <w:rPrChange w:id="1794" w:author="Russell Ott" w:date="2022-05-16T11:47:00Z">
            <w:rPr>
              <w:rFonts w:ascii="Calibri" w:eastAsia="Calibri" w:hAnsi="Calibri"/>
              <w:color w:val="000000"/>
            </w:rPr>
          </w:rPrChange>
        </w:rPr>
        <w:t xml:space="preserve"> definition for Interoperability: </w:t>
      </w:r>
    </w:p>
    <w:p w14:paraId="7EA24A31" w14:textId="77777777" w:rsidR="003538A1" w:rsidRPr="00D14360" w:rsidRDefault="003538A1">
      <w:pPr>
        <w:spacing w:after="120"/>
        <w:ind w:left="720"/>
        <w:rPr>
          <w:rFonts w:ascii="Times New Roman" w:eastAsia="Calibri" w:hAnsi="Times New Roman"/>
          <w:color w:val="000000"/>
          <w:sz w:val="24"/>
          <w:szCs w:val="24"/>
          <w:rPrChange w:id="1795" w:author="Russell Ott" w:date="2022-05-16T11:47:00Z">
            <w:rPr>
              <w:rFonts w:ascii="Calibri" w:eastAsia="Calibri" w:hAnsi="Calibri"/>
              <w:color w:val="000000"/>
            </w:rPr>
          </w:rPrChange>
        </w:rPr>
      </w:pPr>
      <w:r w:rsidRPr="00D14360">
        <w:rPr>
          <w:color w:val="000000"/>
          <w:rPrChange w:id="1796" w:author="Russell Ott" w:date="2022-05-16T11:47:00Z">
            <w:rPr>
              <w:rFonts w:ascii="Calibri" w:eastAsia="Calibri" w:hAnsi="Calibri"/>
              <w:color w:val="000000"/>
            </w:rPr>
          </w:rPrChange>
        </w:rPr>
        <w:t>Interoperability is the ability of different information systems, devices or applications to connect, in a coordinated manner, within and across organizational boundaries to access, exchange and cooperatively use data amo</w:t>
      </w:r>
      <w:r w:rsidRPr="00D14360">
        <w:rPr>
          <w:color w:val="000000"/>
          <w:rPrChange w:id="1797" w:author="Russell Ott" w:date="2022-05-16T11:47:00Z">
            <w:rPr>
              <w:rFonts w:ascii="Calibri" w:eastAsia="Calibri" w:hAnsi="Calibri"/>
              <w:color w:val="000000"/>
            </w:rPr>
          </w:rPrChange>
        </w:rPr>
        <w:t xml:space="preserve">ngst stakeholders, with the goal of optimizing the health of individuals and populations that characterizes four aspects to interoperability: foundational, structural, semantic, and organizational. </w:t>
      </w:r>
      <w:r w:rsidR="00E35258" w:rsidRPr="00D14360">
        <w:rPr>
          <w:color w:val="000000"/>
          <w:rPrChange w:id="1798" w:author="Russell Ott" w:date="2022-05-16T11:47:00Z">
            <w:rPr>
              <w:rFonts w:ascii="Calibri" w:hAnsi="Calibri"/>
              <w:color w:val="000000"/>
            </w:rPr>
          </w:rPrChange>
        </w:rPr>
        <w:t xml:space="preserve">The table below </w:t>
      </w:r>
      <w:r w:rsidRPr="00D14360">
        <w:rPr>
          <w:rFonts w:eastAsia="Calibri"/>
          <w:color w:val="000000"/>
          <w:rPrChange w:id="1799" w:author="Russell Ott" w:date="2022-05-16T11:47:00Z">
            <w:rPr>
              <w:rFonts w:ascii="Calibri" w:eastAsia="Calibri" w:hAnsi="Calibri"/>
              <w:color w:val="000000"/>
            </w:rPr>
          </w:rPrChange>
        </w:rPr>
        <w:t>summarizes the four concepts.</w:t>
      </w:r>
      <w:r w:rsidRPr="00D14360">
        <w:rPr>
          <w:rStyle w:val="FootnoteReference"/>
          <w:color w:val="000000"/>
          <w:rPrChange w:id="1800" w:author="Russell Ott" w:date="2022-05-16T11:47:00Z">
            <w:rPr>
              <w:rStyle w:val="FootnoteReference"/>
              <w:rFonts w:ascii="Calibri" w:eastAsia="Calibri" w:hAnsi="Calibri"/>
              <w:color w:val="000000"/>
            </w:rPr>
          </w:rPrChange>
        </w:rPr>
        <w:footnoteReference w:id="12"/>
      </w:r>
    </w:p>
    <w:p w14:paraId="33053F8D" w14:textId="77777777" w:rsidR="00694762" w:rsidRPr="00D14360" w:rsidRDefault="00694762" w:rsidP="003A3D50">
      <w:pPr>
        <w:spacing w:after="120"/>
        <w:ind w:left="720"/>
        <w:rPr>
          <w:color w:val="000000"/>
          <w:rPrChange w:id="1801" w:author="Russell Ott" w:date="2022-05-16T11:47:00Z">
            <w:rPr>
              <w:rFonts w:ascii="Calibri" w:eastAsia="Calibri" w:hAnsi="Calibri"/>
              <w:color w:val="00000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b/>
                <w:color w:val="FFFFFF"/>
                <w:rPrChange w:id="1802" w:author="Russell Ott" w:date="2022-05-16T11:47:00Z">
                  <w:rPr>
                    <w:rFonts w:ascii="Calibri" w:eastAsia="Calibri" w:hAnsi="Calibri"/>
                    <w:b/>
                    <w:color w:val="FFFFFF"/>
                  </w:rPr>
                </w:rPrChange>
              </w:rPr>
            </w:pPr>
            <w:r w:rsidRPr="00D14360">
              <w:rPr>
                <w:b/>
                <w:color w:val="FFFFFF"/>
                <w:rPrChange w:id="1803" w:author="Russell Ott" w:date="2022-05-16T11:47:00Z">
                  <w:rPr>
                    <w:rFonts w:ascii="Calibri" w:eastAsia="Calibri" w:hAnsi="Calibri"/>
                    <w:b/>
                    <w:color w:val="FFFFFF"/>
                  </w:rPr>
                </w:rPrChange>
              </w:rPr>
              <w:t>Aspect</w:t>
            </w:r>
          </w:p>
        </w:tc>
        <w:tc>
          <w:tcPr>
            <w:tcW w:w="8028" w:type="dxa"/>
            <w:shd w:val="clear" w:color="auto" w:fill="4F81BD"/>
          </w:tcPr>
          <w:p w14:paraId="6CDE5070" w14:textId="77777777" w:rsidR="003538A1" w:rsidRPr="00D14360" w:rsidRDefault="003538A1" w:rsidP="00480C59">
            <w:pPr>
              <w:rPr>
                <w:rFonts w:ascii="Times New Roman" w:eastAsia="Calibri" w:hAnsi="Times New Roman"/>
                <w:b/>
                <w:color w:val="FFFFFF"/>
                <w:sz w:val="24"/>
                <w:szCs w:val="24"/>
                <w:rPrChange w:id="1804" w:author="Russell Ott" w:date="2022-05-16T11:47:00Z">
                  <w:rPr>
                    <w:rFonts w:ascii="Calibri" w:eastAsia="Calibri" w:hAnsi="Calibri"/>
                    <w:b/>
                    <w:color w:val="FFFFFF"/>
                  </w:rPr>
                </w:rPrChange>
              </w:rPr>
            </w:pPr>
            <w:r w:rsidRPr="00D14360">
              <w:rPr>
                <w:b/>
                <w:color w:val="FFFFFF"/>
                <w:rPrChange w:id="1805" w:author="Russell Ott" w:date="2022-05-16T11:47:00Z">
                  <w:rPr>
                    <w:rFonts w:ascii="Calibri" w:eastAsia="Calibri" w:hAnsi="Calibri"/>
                    <w:b/>
                    <w:color w:val="FFFFFF"/>
                  </w:rPr>
                </w:rPrChange>
              </w:rPr>
              <w:t>Re</w:t>
            </w:r>
            <w:r w:rsidRPr="00D14360">
              <w:rPr>
                <w:b/>
                <w:color w:val="FFFFFF"/>
                <w:rPrChange w:id="1806" w:author="Russell Ott" w:date="2022-05-16T11:47:00Z">
                  <w:rPr>
                    <w:rFonts w:ascii="Calibri" w:eastAsia="Calibri" w:hAnsi="Calibri"/>
                    <w:b/>
                    <w:color w:val="FFFFFF"/>
                  </w:rPr>
                </w:rPrChange>
              </w:rPr>
              <w:t>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b/>
                <w:color w:val="000000"/>
                <w:rPrChange w:id="1807" w:author="Russell Ott" w:date="2022-05-16T11:47:00Z">
                  <w:rPr>
                    <w:rFonts w:ascii="Calibri" w:eastAsia="Calibri" w:hAnsi="Calibri"/>
                    <w:b/>
                    <w:color w:val="000000"/>
                    <w:sz w:val="20"/>
                  </w:rPr>
                </w:rPrChange>
              </w:rPr>
            </w:pPr>
            <w:r w:rsidRPr="00D14360">
              <w:rPr>
                <w:b/>
                <w:color w:val="000000"/>
                <w:rPrChange w:id="1808" w:author="Russell Ott" w:date="2022-05-16T11:47:00Z">
                  <w:rPr>
                    <w:rFonts w:ascii="Calibri" w:eastAsia="Calibri" w:hAnsi="Calibri"/>
                    <w:b/>
                    <w:color w:val="000000"/>
                    <w:sz w:val="20"/>
                  </w:rPr>
                </w:rPrChange>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olor w:val="000000"/>
                <w:sz w:val="24"/>
                <w:szCs w:val="24"/>
                <w:rPrChange w:id="1809" w:author="Russell Ott" w:date="2022-05-16T11:47:00Z">
                  <w:rPr>
                    <w:rFonts w:ascii="Calibri Light" w:eastAsia="Calibri" w:hAnsi="Calibri Light"/>
                    <w:color w:val="000000"/>
                    <w:sz w:val="20"/>
                  </w:rPr>
                </w:rPrChange>
              </w:rPr>
            </w:pPr>
            <w:r w:rsidRPr="00D14360">
              <w:rPr>
                <w:rFonts w:ascii="Calibri Light" w:hAnsi="Calibri Light"/>
                <w:color w:val="000000"/>
                <w:shd w:val="clear" w:color="auto" w:fill="FFFFFF"/>
                <w:rPrChange w:id="1810" w:author="Russell Ott" w:date="2022-05-16T11:47:00Z">
                  <w:rPr>
                    <w:rFonts w:ascii="Calibri Light" w:hAnsi="Calibri Light"/>
                    <w:color w:val="000000"/>
                    <w:sz w:val="20"/>
                    <w:shd w:val="clear" w:color="auto" w:fill="FFFFFF"/>
                  </w:rPr>
                </w:rPrChange>
              </w:rPr>
              <w:t xml:space="preserve">Foundation interoperability develops the building blocks of information exchange between disparate systems by establishing the inter-connectivity requirements needed for one system or application to share </w:t>
            </w:r>
            <w:r w:rsidRPr="00D14360">
              <w:rPr>
                <w:rFonts w:ascii="Calibri Light" w:hAnsi="Calibri Light"/>
                <w:color w:val="000000"/>
                <w:shd w:val="clear" w:color="auto" w:fill="FFFFFF"/>
                <w:rPrChange w:id="1811" w:author="Russell Ott" w:date="2022-05-16T11:47:00Z">
                  <w:rPr>
                    <w:rFonts w:ascii="Calibri Light" w:hAnsi="Calibri Light"/>
                    <w:color w:val="000000"/>
                    <w:sz w:val="20"/>
                    <w:shd w:val="clear" w:color="auto" w:fill="FFFFFF"/>
                  </w:rPr>
                </w:rPrChange>
              </w:rPr>
              <w:t>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b/>
                <w:color w:val="000000"/>
                <w:rPrChange w:id="1812" w:author="Russell Ott" w:date="2022-05-16T11:47:00Z">
                  <w:rPr>
                    <w:rFonts w:ascii="Calibri" w:eastAsia="Calibri" w:hAnsi="Calibri"/>
                    <w:b/>
                    <w:color w:val="000000"/>
                    <w:sz w:val="20"/>
                  </w:rPr>
                </w:rPrChange>
              </w:rPr>
            </w:pPr>
            <w:r w:rsidRPr="00D14360">
              <w:rPr>
                <w:b/>
                <w:color w:val="000000"/>
                <w:rPrChange w:id="1813" w:author="Russell Ott" w:date="2022-05-16T11:47:00Z">
                  <w:rPr>
                    <w:rFonts w:ascii="Calibri" w:eastAsia="Calibri" w:hAnsi="Calibri"/>
                    <w:b/>
                    <w:color w:val="000000"/>
                    <w:sz w:val="20"/>
                  </w:rPr>
                </w:rPrChange>
              </w:rPr>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olor w:val="000000"/>
                <w:sz w:val="24"/>
                <w:szCs w:val="24"/>
                <w:rPrChange w:id="1814" w:author="Russell Ott" w:date="2022-05-16T11:47:00Z">
                  <w:rPr>
                    <w:rFonts w:ascii="Calibri Light" w:eastAsia="Calibri" w:hAnsi="Calibri Light"/>
                    <w:color w:val="000000"/>
                    <w:sz w:val="20"/>
                  </w:rPr>
                </w:rPrChange>
              </w:rPr>
            </w:pPr>
            <w:r w:rsidRPr="00D14360">
              <w:rPr>
                <w:rFonts w:ascii="Calibri Light" w:hAnsi="Calibri Light"/>
                <w:color w:val="000000"/>
                <w:shd w:val="clear" w:color="auto" w:fill="FFFFFF"/>
                <w:rPrChange w:id="1815" w:author="Russell Ott" w:date="2022-05-16T11:47:00Z">
                  <w:rPr>
                    <w:rFonts w:ascii="Calibri Light" w:hAnsi="Calibri Light"/>
                    <w:color w:val="000000"/>
                    <w:sz w:val="20"/>
                    <w:shd w:val="clear" w:color="auto" w:fill="FFFFFF"/>
                  </w:rPr>
                </w:rPrChange>
              </w:rPr>
              <w:t xml:space="preserve">Structural </w:t>
            </w:r>
            <w:r w:rsidRPr="00D14360">
              <w:rPr>
                <w:rFonts w:ascii="Calibri Light" w:hAnsi="Calibri Light"/>
                <w:color w:val="000000"/>
                <w:shd w:val="clear" w:color="auto" w:fill="FFFFFF"/>
                <w:rPrChange w:id="1816" w:author="Russell Ott" w:date="2022-05-16T11:47:00Z">
                  <w:rPr>
                    <w:rFonts w:ascii="Calibri Light" w:hAnsi="Calibri Light"/>
                    <w:color w:val="000000"/>
                    <w:sz w:val="20"/>
                    <w:shd w:val="clear" w:color="auto" w:fill="FFFFFF"/>
                  </w:rPr>
                </w:rPrChange>
              </w:rPr>
              <w:t>interoperability defines the structure or format of data exchange (i.e., the message format standards) where there is uniform movement of healthcare data from one system to another such that the clinical or operational purpose and meaning of the data is pr</w:t>
            </w:r>
            <w:r w:rsidRPr="00D14360">
              <w:rPr>
                <w:rFonts w:ascii="Calibri Light" w:hAnsi="Calibri Light"/>
                <w:color w:val="000000"/>
                <w:shd w:val="clear" w:color="auto" w:fill="FFFFFF"/>
                <w:rPrChange w:id="1817" w:author="Russell Ott" w:date="2022-05-16T11:47:00Z">
                  <w:rPr>
                    <w:rFonts w:ascii="Calibri Light" w:hAnsi="Calibri Light"/>
                    <w:color w:val="000000"/>
                    <w:sz w:val="20"/>
                    <w:shd w:val="clear" w:color="auto" w:fill="FFFFFF"/>
                  </w:rPr>
                </w:rPrChange>
              </w:rPr>
              <w:t>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b/>
                <w:color w:val="000000"/>
                <w:rPrChange w:id="1818" w:author="Russell Ott" w:date="2022-05-16T11:47:00Z">
                  <w:rPr>
                    <w:rFonts w:ascii="Calibri" w:eastAsia="Calibri" w:hAnsi="Calibri"/>
                    <w:b/>
                    <w:color w:val="000000"/>
                    <w:sz w:val="20"/>
                  </w:rPr>
                </w:rPrChange>
              </w:rPr>
            </w:pPr>
            <w:r w:rsidRPr="00D14360">
              <w:rPr>
                <w:b/>
                <w:color w:val="000000"/>
                <w:rPrChange w:id="1819" w:author="Russell Ott" w:date="2022-05-16T11:47:00Z">
                  <w:rPr>
                    <w:rFonts w:ascii="Calibri" w:eastAsia="Calibri" w:hAnsi="Calibri"/>
                    <w:b/>
                    <w:color w:val="000000"/>
                    <w:sz w:val="20"/>
                  </w:rPr>
                </w:rPrChange>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olor w:val="000000"/>
                <w:sz w:val="24"/>
                <w:szCs w:val="24"/>
                <w:rPrChange w:id="1820" w:author="Russell Ott" w:date="2022-05-16T11:47:00Z">
                  <w:rPr>
                    <w:rFonts w:ascii="Calibri Light" w:eastAsia="Calibri" w:hAnsi="Calibri Light"/>
                    <w:color w:val="000000"/>
                    <w:sz w:val="20"/>
                  </w:rPr>
                </w:rPrChange>
              </w:rPr>
            </w:pPr>
            <w:r w:rsidRPr="00D14360">
              <w:rPr>
                <w:rFonts w:ascii="Calibri Light" w:hAnsi="Calibri Light"/>
                <w:color w:val="000000"/>
                <w:shd w:val="clear" w:color="auto" w:fill="FFFFFF"/>
                <w:rPrChange w:id="1821" w:author="Russell Ott" w:date="2022-05-16T11:47:00Z">
                  <w:rPr>
                    <w:rFonts w:ascii="Calibri Light" w:hAnsi="Calibri Light"/>
                    <w:color w:val="000000"/>
                    <w:sz w:val="20"/>
                    <w:shd w:val="clear" w:color="auto" w:fill="FFFFFF"/>
                  </w:rPr>
                </w:rPrChange>
              </w:rPr>
              <w:t>Semantic interoperability is the ability</w:t>
            </w:r>
            <w:r w:rsidRPr="00D14360">
              <w:rPr>
                <w:rFonts w:ascii="Calibri Light" w:hAnsi="Calibri Light"/>
                <w:color w:val="000000"/>
                <w:shd w:val="clear" w:color="auto" w:fill="FFFFFF"/>
                <w:rPrChange w:id="1822" w:author="Russell Ott" w:date="2022-05-16T11:47:00Z">
                  <w:rPr>
                    <w:rFonts w:ascii="Calibri Light" w:hAnsi="Calibri Light"/>
                    <w:color w:val="000000"/>
                    <w:sz w:val="20"/>
                    <w:shd w:val="clear" w:color="auto" w:fill="FFFFFF"/>
                  </w:rPr>
                </w:rPrChange>
              </w:rPr>
              <w:t xml:space="preserve"> of two or more systems to exchange information and to interpret and use that information. Semantic interoperability takes advantage of both the structuring of the data exchange and the codification of the data, including standard, publicly available vocab</w:t>
            </w:r>
            <w:r w:rsidRPr="00D14360">
              <w:rPr>
                <w:rFonts w:ascii="Calibri Light" w:hAnsi="Calibri Light"/>
                <w:color w:val="000000"/>
                <w:shd w:val="clear" w:color="auto" w:fill="FFFFFF"/>
                <w:rPrChange w:id="1823" w:author="Russell Ott" w:date="2022-05-16T11:47:00Z">
                  <w:rPr>
                    <w:rFonts w:ascii="Calibri Light" w:hAnsi="Calibri Light"/>
                    <w:color w:val="000000"/>
                    <w:sz w:val="20"/>
                    <w:shd w:val="clear" w:color="auto" w:fill="FFFFFF"/>
                  </w:rPr>
                </w:rPrChange>
              </w:rPr>
              <w:t>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b/>
                <w:color w:val="000000"/>
                <w:rPrChange w:id="1824" w:author="Russell Ott" w:date="2022-05-16T11:47:00Z">
                  <w:rPr>
                    <w:rFonts w:ascii="Calibri" w:eastAsia="Calibri" w:hAnsi="Calibri"/>
                    <w:b/>
                    <w:color w:val="000000"/>
                    <w:sz w:val="20"/>
                  </w:rPr>
                </w:rPrChange>
              </w:rPr>
            </w:pPr>
            <w:r w:rsidRPr="00D14360">
              <w:rPr>
                <w:b/>
                <w:color w:val="000000"/>
                <w:rPrChange w:id="1825" w:author="Russell Ott" w:date="2022-05-16T11:47:00Z">
                  <w:rPr>
                    <w:rFonts w:ascii="Calibri" w:eastAsia="Calibri" w:hAnsi="Calibri"/>
                    <w:b/>
                    <w:color w:val="000000"/>
                    <w:sz w:val="20"/>
                  </w:rPr>
                </w:rPrChange>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olor w:val="000000"/>
                <w:sz w:val="24"/>
                <w:szCs w:val="24"/>
                <w:rPrChange w:id="1826" w:author="Russell Ott" w:date="2022-05-16T11:47:00Z">
                  <w:rPr>
                    <w:rFonts w:ascii="Calibri Light" w:eastAsia="Calibri" w:hAnsi="Calibri Light"/>
                    <w:color w:val="000000"/>
                    <w:sz w:val="20"/>
                  </w:rPr>
                </w:rPrChange>
              </w:rPr>
            </w:pPr>
            <w:r w:rsidRPr="00D14360">
              <w:rPr>
                <w:rFonts w:ascii="Calibri Light" w:hAnsi="Calibri Light"/>
                <w:color w:val="000000"/>
                <w:shd w:val="clear" w:color="auto" w:fill="FFFFFF"/>
                <w:rPrChange w:id="1827" w:author="Russell Ott" w:date="2022-05-16T11:47:00Z">
                  <w:rPr>
                    <w:rFonts w:ascii="Calibri Light" w:hAnsi="Calibri Light"/>
                    <w:color w:val="000000"/>
                    <w:sz w:val="20"/>
                    <w:shd w:val="clear" w:color="auto" w:fill="FFFFFF"/>
                  </w:rPr>
                </w:rPrChange>
              </w:rPr>
              <w:t xml:space="preserve">Operational interoperability encompasses the technical components as well as clear policy, social and </w:t>
            </w:r>
            <w:r w:rsidRPr="00D14360">
              <w:rPr>
                <w:rFonts w:ascii="Calibri Light" w:hAnsi="Calibri Light"/>
                <w:color w:val="000000"/>
                <w:shd w:val="clear" w:color="auto" w:fill="FFFFFF"/>
                <w:rPrChange w:id="1828" w:author="Russell Ott" w:date="2022-05-16T11:47:00Z">
                  <w:rPr>
                    <w:rFonts w:ascii="Calibri Light" w:hAnsi="Calibri Light"/>
                    <w:color w:val="000000"/>
                    <w:sz w:val="20"/>
                    <w:shd w:val="clear" w:color="auto" w:fill="FFFFFF"/>
                  </w:rPr>
                </w:rPrChange>
              </w:rPr>
              <w:t>organizational components. These components facilitate the secure, seamless and timely communication and use of data within and between organizations and individuals. Inclusion of these non-technical considerations enables interoperability that is integrat</w:t>
            </w:r>
            <w:r w:rsidRPr="00D14360">
              <w:rPr>
                <w:rFonts w:ascii="Calibri Light" w:hAnsi="Calibri Light"/>
                <w:color w:val="000000"/>
                <w:shd w:val="clear" w:color="auto" w:fill="FFFFFF"/>
                <w:rPrChange w:id="1829" w:author="Russell Ott" w:date="2022-05-16T11:47:00Z">
                  <w:rPr>
                    <w:rFonts w:ascii="Calibri Light" w:hAnsi="Calibri Light"/>
                    <w:color w:val="000000"/>
                    <w:sz w:val="20"/>
                    <w:shd w:val="clear" w:color="auto" w:fill="FFFFFF"/>
                  </w:rPr>
                </w:rPrChange>
              </w:rPr>
              <w:t>ed into end-user processes and workflows in a manner that supports efficiencies, relationships and overall health and wellness through cooperative use of shared data both across and within organizational boundaries.</w:t>
            </w:r>
          </w:p>
        </w:tc>
      </w:tr>
    </w:tbl>
    <w:p w14:paraId="08B4A360" w14:textId="1F7C8BAC" w:rsidR="003538A1" w:rsidRPr="00D14360" w:rsidRDefault="00A5789F" w:rsidP="00480C59">
      <w:pPr>
        <w:pStyle w:val="Caption"/>
        <w:rPr>
          <w:color w:val="000000"/>
          <w:rPrChange w:id="1830" w:author="Russell Ott" w:date="2022-05-16T11:47:00Z">
            <w:rPr>
              <w:color w:val="000000"/>
            </w:rPr>
          </w:rPrChange>
        </w:rPr>
      </w:pPr>
      <w:bookmarkStart w:id="1831" w:name="_Toc21926984"/>
      <w:r>
        <w:t xml:space="preserve"> </w:t>
      </w:r>
      <w:bookmarkStart w:id="1832" w:name="_Toc103262870"/>
      <w:r w:rsidR="00480C59" w:rsidRPr="00C64922">
        <w:t xml:space="preserve">Table </w:t>
      </w:r>
      <w:r w:rsidR="00132A94">
        <w:fldChar w:fldCharType="begin"/>
      </w:r>
      <w:r w:rsidR="00132A94">
        <w:instrText xml:space="preserve"> SEQ Table \* ARABIC </w:instrText>
      </w:r>
      <w:r w:rsidR="00132A94">
        <w:fldChar w:fldCharType="separate"/>
      </w:r>
      <w:r w:rsidR="00F10C7C">
        <w:rPr>
          <w:noProof/>
        </w:rPr>
        <w:t>3</w:t>
      </w:r>
      <w:r w:rsidR="00132A94">
        <w:rPr>
          <w:noProof/>
        </w:rPr>
        <w:fldChar w:fldCharType="end"/>
      </w:r>
      <w:r w:rsidR="00480C59" w:rsidRPr="00C64922">
        <w:t>: Aspects of Interoperability</w:t>
      </w:r>
      <w:bookmarkEnd w:id="1832"/>
      <w:bookmarkEnd w:id="1831"/>
    </w:p>
    <w:p w14:paraId="14EC4902" w14:textId="796A0851" w:rsidR="00726EBF" w:rsidRPr="00D14360" w:rsidRDefault="003538A1" w:rsidP="00726EBF">
      <w:pPr>
        <w:pStyle w:val="NormalWeb"/>
        <w:shd w:val="clear" w:color="auto" w:fill="FFFFFF"/>
        <w:rPr>
          <w:color w:val="000000"/>
          <w:rPrChange w:id="1833" w:author="Russell Ott" w:date="2022-05-16T11:47:00Z">
            <w:rPr>
              <w:color w:val="000000"/>
            </w:rPr>
          </w:rPrChange>
        </w:rPr>
      </w:pPr>
      <w:r w:rsidRPr="00D14360">
        <w:rPr>
          <w:color w:val="000000"/>
          <w:rPrChange w:id="1834" w:author="Russell Ott" w:date="2022-05-16T11:47:00Z">
            <w:rPr>
              <w:color w:val="000000"/>
            </w:rPr>
          </w:rPrChange>
        </w:rPr>
        <w:t xml:space="preserve">C-CDA Templates address both structural and semantic aspects of interoperability.  The Value Sets defined and used in the C-CDA templates constrain the semantic meaning associated with each defined template. The combination of meaningful coded concepts in the context of </w:t>
      </w:r>
      <w:del w:id="1835" w:author="Russell Ott" w:date="2022-05-16T11:47:00Z">
        <w:r w:rsidRPr="00D14360">
          <w:rPr>
            <w:rFonts w:eastAsia="Calibri" w:cs="Calibri"/>
            <w:color w:val="000000"/>
            <w:szCs w:val="22"/>
          </w:rPr>
          <w:delText>meaning</w:delText>
        </w:r>
      </w:del>
      <w:ins w:id="1836" w:author="Russell Ott" w:date="2022-05-16T11:47:00Z">
        <w:r w:rsidRPr="00D14360">
          <w:rPr>
            <w:rFonts w:eastAsia="Calibri" w:cs="Calibri"/>
            <w:color w:val="000000"/>
            <w:szCs w:val="22"/>
          </w:rPr>
          <w:t>meaning</w:t>
        </w:r>
        <w:r w:rsidR="004E3DAF">
          <w:rPr>
            <w:rFonts w:eastAsia="Calibri" w:cs="Calibri"/>
            <w:color w:val="000000"/>
            <w:szCs w:val="22"/>
          </w:rPr>
          <w:t>ful</w:t>
        </w:r>
      </w:ins>
      <w:r w:rsidRPr="00D14360">
        <w:rPr>
          <w:color w:val="000000"/>
          <w:rPrChange w:id="1837" w:author="Russell Ott" w:date="2022-05-16T11:47:00Z">
            <w:rPr>
              <w:color w:val="000000"/>
            </w:rPr>
          </w:rPrChange>
        </w:rPr>
        <w:t xml:space="preserve"> data structure creates robust “clinical statement patterns” that convey the semantic meaning of the human</w:t>
      </w:r>
      <w:ins w:id="1838" w:author="Russell Ott" w:date="2022-05-16T11:47:00Z">
        <w:r w:rsidR="004E3DAF">
          <w:rPr>
            <w:rFonts w:eastAsia="Calibri" w:cs="Calibri"/>
            <w:color w:val="000000"/>
            <w:szCs w:val="22"/>
          </w:rPr>
          <w:t>-readable</w:t>
        </w:r>
      </w:ins>
      <w:r w:rsidRPr="00D14360">
        <w:rPr>
          <w:color w:val="000000"/>
          <w:rPrChange w:id="1839" w:author="Russell Ott" w:date="2022-05-16T11:47:00Z">
            <w:rPr>
              <w:color w:val="000000"/>
            </w:rPr>
          </w:rPrChange>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73CE160A" w:rsidR="00D002F7" w:rsidRPr="00D14360" w:rsidRDefault="003538A1" w:rsidP="00726EBF">
      <w:pPr>
        <w:pStyle w:val="NormalWeb"/>
        <w:shd w:val="clear" w:color="auto" w:fill="FFFFFF"/>
        <w:rPr>
          <w:color w:val="000000"/>
          <w:rPrChange w:id="1840" w:author="Russell Ott" w:date="2022-05-16T11:47:00Z">
            <w:rPr>
              <w:color w:val="000000"/>
            </w:rPr>
          </w:rPrChange>
        </w:rPr>
      </w:pPr>
      <w:r w:rsidRPr="00D14360">
        <w:rPr>
          <w:color w:val="000000"/>
          <w:rPrChange w:id="1841" w:author="Russell Ott" w:date="2022-05-16T11:47:00Z">
            <w:rPr>
              <w:color w:val="000000"/>
            </w:rPr>
          </w:rPrChange>
        </w:rPr>
        <w:t xml:space="preserve">Value </w:t>
      </w:r>
      <w:r w:rsidR="007B35DC" w:rsidRPr="00D14360">
        <w:rPr>
          <w:color w:val="000000"/>
          <w:rPrChange w:id="1842" w:author="Russell Ott" w:date="2022-05-16T11:47:00Z">
            <w:rPr>
              <w:color w:val="000000"/>
            </w:rPr>
          </w:rPrChange>
        </w:rPr>
        <w:t>S</w:t>
      </w:r>
      <w:r w:rsidRPr="00D14360">
        <w:rPr>
          <w:color w:val="000000"/>
          <w:rPrChange w:id="1843" w:author="Russell Ott" w:date="2022-05-16T11:47:00Z">
            <w:rPr>
              <w:color w:val="000000"/>
            </w:rPr>
          </w:rPrChange>
        </w:rPr>
        <w:t>ets used by C-CDA</w:t>
      </w:r>
      <w:del w:id="1844" w:author="Russell Ott" w:date="2022-05-16T11:47:00Z">
        <w:r w:rsidRPr="00D14360">
          <w:rPr>
            <w:rFonts w:eastAsia="Calibri" w:cs="Calibri"/>
            <w:color w:val="000000"/>
          </w:rPr>
          <w:delText xml:space="preserve"> R2.1</w:delText>
        </w:r>
      </w:del>
      <w:r w:rsidRPr="00D14360">
        <w:rPr>
          <w:color w:val="000000"/>
          <w:rPrChange w:id="1845" w:author="Russell Ott" w:date="2022-05-16T11:47:00Z">
            <w:rPr>
              <w:color w:val="000000"/>
            </w:rPr>
          </w:rPrChange>
        </w:rPr>
        <w:t xml:space="preserve"> play a critical role in supporting semantic interoperability. </w:t>
      </w:r>
    </w:p>
    <w:p w14:paraId="34AABCE1" w14:textId="77777777" w:rsidR="003538A1" w:rsidRPr="00D14360" w:rsidRDefault="003538A1" w:rsidP="003538A1">
      <w:pPr>
        <w:spacing w:after="120"/>
        <w:rPr>
          <w:rFonts w:ascii="Times New Roman" w:eastAsia="Calibri" w:hAnsi="Times New Roman"/>
          <w:color w:val="000000"/>
          <w:sz w:val="24"/>
          <w:szCs w:val="24"/>
          <w:rPrChange w:id="1846" w:author="Russell Ott" w:date="2022-05-16T11:47:00Z">
            <w:rPr>
              <w:rFonts w:ascii="Calibri" w:eastAsia="Calibri" w:hAnsi="Calibri"/>
              <w:color w:val="000000"/>
            </w:rPr>
          </w:rPrChange>
        </w:rPr>
      </w:pPr>
      <w:r w:rsidRPr="00D14360">
        <w:rPr>
          <w:color w:val="000000"/>
          <w:rPrChange w:id="1847" w:author="Russell Ott" w:date="2022-05-16T11:47:00Z">
            <w:rPr>
              <w:rFonts w:ascii="Calibri" w:eastAsia="Calibri" w:hAnsi="Calibri"/>
              <w:color w:val="000000"/>
            </w:rPr>
          </w:rPrChange>
        </w:rPr>
        <w:t xml:space="preserve">The C-CDA implementer community works together over the course of an annual cycle to review and update the </w:t>
      </w:r>
      <w:r w:rsidR="007B35DC" w:rsidRPr="00D14360">
        <w:rPr>
          <w:color w:val="000000"/>
          <w:rPrChange w:id="1848" w:author="Russell Ott" w:date="2022-05-16T11:47:00Z">
            <w:rPr>
              <w:rFonts w:ascii="Calibri" w:eastAsia="Calibri" w:hAnsi="Calibri"/>
              <w:color w:val="000000"/>
            </w:rPr>
          </w:rPrChange>
        </w:rPr>
        <w:t>V</w:t>
      </w:r>
      <w:r w:rsidRPr="00D14360">
        <w:rPr>
          <w:color w:val="000000"/>
          <w:rPrChange w:id="1849" w:author="Russell Ott" w:date="2022-05-16T11:47:00Z">
            <w:rPr>
              <w:rFonts w:ascii="Calibri" w:eastAsia="Calibri" w:hAnsi="Calibri"/>
              <w:color w:val="000000"/>
            </w:rPr>
          </w:rPrChange>
        </w:rPr>
        <w:t xml:space="preserve">alue </w:t>
      </w:r>
      <w:r w:rsidR="007B35DC" w:rsidRPr="00D14360">
        <w:rPr>
          <w:rFonts w:eastAsia="Calibri"/>
          <w:color w:val="000000"/>
          <w:rPrChange w:id="1850" w:author="Russell Ott" w:date="2022-05-16T11:47:00Z">
            <w:rPr>
              <w:rFonts w:ascii="Calibri" w:eastAsia="Calibri" w:hAnsi="Calibri"/>
              <w:color w:val="000000"/>
            </w:rPr>
          </w:rPrChange>
        </w:rPr>
        <w:t>S</w:t>
      </w:r>
      <w:r w:rsidRPr="00D14360">
        <w:rPr>
          <w:color w:val="000000"/>
          <w:rPrChange w:id="1851" w:author="Russell Ott" w:date="2022-05-16T11:47:00Z">
            <w:rPr>
              <w:rFonts w:ascii="Calibri" w:eastAsia="Calibri" w:hAnsi="Calibri"/>
              <w:color w:val="000000"/>
            </w:rPr>
          </w:rPrChange>
        </w:rPr>
        <w:t xml:space="preserve">ets </w:t>
      </w:r>
      <w:r w:rsidRPr="00D14360">
        <w:rPr>
          <w:rFonts w:eastAsia="Calibri"/>
          <w:color w:val="000000"/>
          <w:rPrChange w:id="1852" w:author="Russell Ott" w:date="2022-05-16T11:47:00Z">
            <w:rPr>
              <w:rFonts w:ascii="Calibri" w:eastAsia="Calibri" w:hAnsi="Calibri"/>
              <w:color w:val="000000"/>
            </w:rPr>
          </w:rPrChange>
        </w:rPr>
        <w:t xml:space="preserve">used in C-CDA.  In some cases, specific organizations with subject matter expertise in a corresponding area act as a Value Set steward and proactively manage the continual evolution of the </w:t>
      </w:r>
      <w:r w:rsidR="007B35DC" w:rsidRPr="00D14360">
        <w:rPr>
          <w:rFonts w:eastAsia="Calibri"/>
          <w:color w:val="000000"/>
          <w:rPrChange w:id="1853" w:author="Russell Ott" w:date="2022-05-16T11:47:00Z">
            <w:rPr>
              <w:rFonts w:ascii="Calibri" w:eastAsia="Calibri" w:hAnsi="Calibri"/>
              <w:color w:val="000000"/>
            </w:rPr>
          </w:rPrChange>
        </w:rPr>
        <w:t>V</w:t>
      </w:r>
      <w:r w:rsidRPr="00D14360">
        <w:rPr>
          <w:color w:val="000000"/>
          <w:rPrChange w:id="1854" w:author="Russell Ott" w:date="2022-05-16T11:47:00Z">
            <w:rPr>
              <w:rFonts w:ascii="Calibri" w:eastAsia="Calibri" w:hAnsi="Calibri"/>
              <w:color w:val="000000"/>
            </w:rPr>
          </w:rPrChange>
        </w:rPr>
        <w:t xml:space="preserve">alue </w:t>
      </w:r>
      <w:r w:rsidR="007B35DC" w:rsidRPr="00D14360">
        <w:rPr>
          <w:rFonts w:eastAsia="Calibri"/>
          <w:color w:val="000000"/>
          <w:rPrChange w:id="1855" w:author="Russell Ott" w:date="2022-05-16T11:47:00Z">
            <w:rPr>
              <w:rFonts w:ascii="Calibri" w:eastAsia="Calibri" w:hAnsi="Calibri"/>
              <w:color w:val="000000"/>
            </w:rPr>
          </w:rPrChange>
        </w:rPr>
        <w:t>S</w:t>
      </w:r>
      <w:r w:rsidRPr="00D14360">
        <w:rPr>
          <w:color w:val="000000"/>
          <w:rPrChange w:id="1856" w:author="Russell Ott" w:date="2022-05-16T11:47:00Z">
            <w:rPr>
              <w:rFonts w:ascii="Calibri" w:eastAsia="Calibri" w:hAnsi="Calibri"/>
              <w:color w:val="000000"/>
            </w:rPr>
          </w:rPrChange>
        </w:rPr>
        <w:t>et as its definition and expansions members change over time</w:t>
      </w:r>
      <w:r w:rsidRPr="00D14360">
        <w:rPr>
          <w:rFonts w:eastAsia="Calibri"/>
          <w:color w:val="000000"/>
          <w:rPrChange w:id="1857" w:author="Russell Ott" w:date="2022-05-16T11:47:00Z">
            <w:rPr>
              <w:rFonts w:ascii="Calibri" w:eastAsia="Calibri" w:hAnsi="Calibri"/>
              <w:color w:val="000000"/>
            </w:rPr>
          </w:rPrChange>
        </w:rPr>
        <w:t xml:space="preserve"> with the changing base code systems used to define the </w:t>
      </w:r>
      <w:r w:rsidR="007B35DC" w:rsidRPr="00D14360">
        <w:rPr>
          <w:rFonts w:eastAsia="Calibri"/>
          <w:color w:val="000000"/>
          <w:rPrChange w:id="1858" w:author="Russell Ott" w:date="2022-05-16T11:47:00Z">
            <w:rPr>
              <w:rFonts w:ascii="Calibri" w:eastAsia="Calibri" w:hAnsi="Calibri"/>
              <w:color w:val="000000"/>
            </w:rPr>
          </w:rPrChange>
        </w:rPr>
        <w:t>V</w:t>
      </w:r>
      <w:r w:rsidRPr="00D14360">
        <w:rPr>
          <w:color w:val="000000"/>
          <w:rPrChange w:id="1859" w:author="Russell Ott" w:date="2022-05-16T11:47:00Z">
            <w:rPr>
              <w:rFonts w:ascii="Calibri" w:eastAsia="Calibri" w:hAnsi="Calibri"/>
              <w:color w:val="000000"/>
            </w:rPr>
          </w:rPrChange>
        </w:rPr>
        <w:t xml:space="preserve">alue </w:t>
      </w:r>
      <w:r w:rsidR="007B35DC" w:rsidRPr="00D14360">
        <w:rPr>
          <w:rFonts w:eastAsia="Calibri"/>
          <w:color w:val="000000"/>
          <w:rPrChange w:id="1860" w:author="Russell Ott" w:date="2022-05-16T11:47:00Z">
            <w:rPr>
              <w:rFonts w:ascii="Calibri" w:eastAsia="Calibri" w:hAnsi="Calibri"/>
              <w:color w:val="000000"/>
            </w:rPr>
          </w:rPrChange>
        </w:rPr>
        <w:t>S</w:t>
      </w:r>
      <w:r w:rsidRPr="00D14360">
        <w:rPr>
          <w:color w:val="000000"/>
          <w:rPrChange w:id="1861" w:author="Russell Ott" w:date="2022-05-16T11:47:00Z">
            <w:rPr>
              <w:rFonts w:ascii="Calibri" w:eastAsia="Calibri" w:hAnsi="Calibri"/>
              <w:color w:val="000000"/>
            </w:rPr>
          </w:rPrChange>
        </w:rPr>
        <w:t xml:space="preserve">et. In other cases, HL7 acts as the steward in maintaining the </w:t>
      </w:r>
      <w:r w:rsidR="007B35DC" w:rsidRPr="00D14360">
        <w:rPr>
          <w:rFonts w:eastAsia="Calibri"/>
          <w:color w:val="000000"/>
          <w:rPrChange w:id="1862" w:author="Russell Ott" w:date="2022-05-16T11:47:00Z">
            <w:rPr>
              <w:rFonts w:ascii="Calibri" w:eastAsia="Calibri" w:hAnsi="Calibri"/>
              <w:color w:val="000000"/>
            </w:rPr>
          </w:rPrChange>
        </w:rPr>
        <w:t>V</w:t>
      </w:r>
      <w:r w:rsidRPr="00D14360">
        <w:rPr>
          <w:color w:val="000000"/>
          <w:rPrChange w:id="1863" w:author="Russell Ott" w:date="2022-05-16T11:47:00Z">
            <w:rPr>
              <w:rFonts w:ascii="Calibri" w:eastAsia="Calibri" w:hAnsi="Calibri"/>
              <w:color w:val="000000"/>
            </w:rPr>
          </w:rPrChange>
        </w:rPr>
        <w:t xml:space="preserve">alue </w:t>
      </w:r>
      <w:r w:rsidR="007B35DC" w:rsidRPr="00D14360">
        <w:rPr>
          <w:rFonts w:eastAsia="Calibri"/>
          <w:color w:val="000000"/>
          <w:rPrChange w:id="1864" w:author="Russell Ott" w:date="2022-05-16T11:47:00Z">
            <w:rPr>
              <w:rFonts w:ascii="Calibri" w:eastAsia="Calibri" w:hAnsi="Calibri"/>
              <w:color w:val="000000"/>
            </w:rPr>
          </w:rPrChange>
        </w:rPr>
        <w:t>S</w:t>
      </w:r>
      <w:r w:rsidRPr="00D14360">
        <w:rPr>
          <w:color w:val="000000"/>
          <w:rPrChange w:id="1865" w:author="Russell Ott" w:date="2022-05-16T11:47:00Z">
            <w:rPr>
              <w:rFonts w:ascii="Calibri" w:eastAsia="Calibri" w:hAnsi="Calibri"/>
              <w:color w:val="000000"/>
            </w:rPr>
          </w:rPrChange>
        </w:rPr>
        <w:t>ets.</w:t>
      </w:r>
    </w:p>
    <w:p w14:paraId="151CE29A" w14:textId="5AFB7D94" w:rsidR="00D002F7" w:rsidRPr="00D14360" w:rsidRDefault="00D002F7" w:rsidP="00D002F7">
      <w:pPr>
        <w:spacing w:after="120"/>
        <w:rPr>
          <w:rFonts w:ascii="Times New Roman" w:eastAsia="Calibri" w:hAnsi="Times New Roman"/>
          <w:color w:val="000000"/>
          <w:sz w:val="24"/>
          <w:szCs w:val="24"/>
          <w:rPrChange w:id="1866" w:author="Russell Ott" w:date="2022-05-16T11:47:00Z">
            <w:rPr>
              <w:rFonts w:ascii="Calibri" w:eastAsia="Calibri" w:hAnsi="Calibri"/>
              <w:color w:val="000000"/>
            </w:rPr>
          </w:rPrChange>
        </w:rPr>
      </w:pPr>
      <w:r w:rsidRPr="00D14360">
        <w:rPr>
          <w:color w:val="000000"/>
          <w:rPrChange w:id="1867" w:author="Russell Ott" w:date="2022-05-16T11:47:00Z">
            <w:rPr>
              <w:rFonts w:ascii="Calibri" w:eastAsia="Calibri" w:hAnsi="Calibri"/>
              <w:color w:val="000000"/>
            </w:rPr>
          </w:rPrChange>
        </w:rPr>
        <w:t>For ease of use they are published through the Value Set Authority Center (VSAC) maintained by the National Library of</w:t>
      </w:r>
      <w:r w:rsidRPr="00D14360">
        <w:rPr>
          <w:color w:val="000000"/>
          <w:rPrChange w:id="1868" w:author="Russell Ott" w:date="2022-05-16T11:47:00Z">
            <w:rPr>
              <w:rFonts w:ascii="Calibri" w:eastAsia="Calibri" w:hAnsi="Calibri"/>
              <w:color w:val="000000"/>
            </w:rPr>
          </w:rPrChange>
        </w:rPr>
        <w:t xml:space="preserve"> Medicine</w:t>
      </w:r>
      <w:del w:id="1869" w:author="Russell Ott" w:date="2022-05-16T11:47:00Z">
        <w:r w:rsidRPr="00D14360">
          <w:rPr>
            <w:rFonts w:ascii="Calibri" w:eastAsia="Calibri" w:hAnsi="Calibri" w:cs="Calibri"/>
            <w:color w:val="000000"/>
          </w:rPr>
          <w:delText>.</w:delText>
        </w:r>
      </w:del>
      <w:ins w:id="1870" w:author="Russell Ott" w:date="2022-05-16T11:47:00Z">
        <w:r w:rsidR="005D6BCF">
          <w:rPr>
            <w:rFonts w:eastAsia="Calibri" w:cs="Calibri"/>
            <w:color w:val="000000"/>
          </w:rPr>
          <w:t xml:space="preserve"> (NLM)</w:t>
        </w:r>
        <w:r w:rsidRPr="00D14360">
          <w:rPr>
            <w:rFonts w:eastAsia="Calibri" w:cs="Calibri"/>
            <w:color w:val="000000"/>
          </w:rPr>
          <w:t>.</w:t>
        </w:r>
      </w:ins>
      <w:r w:rsidRPr="00D14360">
        <w:rPr>
          <w:rFonts w:eastAsia="Calibri"/>
          <w:color w:val="000000"/>
          <w:rPrChange w:id="1871" w:author="Russell Ott" w:date="2022-05-16T11:47:00Z">
            <w:rPr>
              <w:rFonts w:ascii="Calibri" w:eastAsia="Calibri" w:hAnsi="Calibri"/>
              <w:color w:val="000000"/>
            </w:rPr>
          </w:rPrChange>
        </w:rPr>
        <w:t xml:space="preserve">  A </w:t>
      </w:r>
      <w:ins w:id="1872" w:author="Russell Ott" w:date="2022-05-16T11:47:00Z">
        <w:r w:rsidR="005D6BCF" w:rsidRPr="005D6BCF">
          <w:rPr>
            <w:rFonts w:eastAsia="Calibri" w:cs="Calibri"/>
            <w:color w:val="000000"/>
          </w:rPr>
          <w:t>Unified Medical Language System</w:t>
        </w:r>
        <w:r w:rsidR="005D6BCF">
          <w:rPr>
            <w:rFonts w:eastAsia="Calibri" w:cs="Calibri"/>
            <w:color w:val="000000"/>
          </w:rPr>
          <w:t xml:space="preserve"> (</w:t>
        </w:r>
      </w:ins>
      <w:r w:rsidRPr="00D14360">
        <w:rPr>
          <w:rFonts w:eastAsia="Calibri"/>
          <w:color w:val="000000"/>
          <w:rPrChange w:id="1873" w:author="Russell Ott" w:date="2022-05-16T11:47:00Z">
            <w:rPr>
              <w:rFonts w:ascii="Calibri" w:eastAsia="Calibri" w:hAnsi="Calibri"/>
              <w:color w:val="000000"/>
            </w:rPr>
          </w:rPrChange>
        </w:rPr>
        <w:t>UMLS</w:t>
      </w:r>
      <w:ins w:id="1874" w:author="Russell Ott" w:date="2022-05-16T11:47:00Z">
        <w:r w:rsidR="005D6BCF">
          <w:rPr>
            <w:rFonts w:eastAsia="Calibri" w:cs="Calibri"/>
            <w:color w:val="000000"/>
          </w:rPr>
          <w:t>)</w:t>
        </w:r>
      </w:ins>
      <w:r w:rsidRPr="00D14360">
        <w:rPr>
          <w:rFonts w:eastAsia="Calibri"/>
          <w:color w:val="000000"/>
          <w:rPrChange w:id="1875" w:author="Russell Ott" w:date="2022-05-16T11:47:00Z">
            <w:rPr>
              <w:rFonts w:ascii="Calibri" w:eastAsia="Calibri" w:hAnsi="Calibri"/>
              <w:color w:val="000000"/>
            </w:rPr>
          </w:rPrChange>
        </w:rPr>
        <w:t xml:space="preserve"> license is required to download the C-CDA </w:t>
      </w:r>
      <w:del w:id="1876" w:author="Russell Ott" w:date="2022-05-16T11:47:00Z">
        <w:r w:rsidRPr="00D14360">
          <w:rPr>
            <w:rFonts w:ascii="Calibri" w:eastAsia="Calibri" w:hAnsi="Calibri" w:cs="Calibri"/>
            <w:color w:val="000000"/>
          </w:rPr>
          <w:delText xml:space="preserve">R2.1 </w:delText>
        </w:r>
      </w:del>
      <w:r w:rsidRPr="00D14360">
        <w:rPr>
          <w:rFonts w:eastAsia="Calibri"/>
          <w:color w:val="000000"/>
          <w:rPrChange w:id="1877" w:author="Russell Ott" w:date="2022-05-16T11:47:00Z">
            <w:rPr>
              <w:rFonts w:ascii="Calibri" w:eastAsia="Calibri" w:hAnsi="Calibri"/>
              <w:color w:val="000000"/>
            </w:rPr>
          </w:rPrChange>
        </w:rPr>
        <w:t>Value Set Release Package. The C-CDA</w:t>
      </w:r>
      <w:del w:id="1878" w:author="Russell Ott" w:date="2022-05-16T11:47:00Z">
        <w:r w:rsidRPr="00D14360">
          <w:rPr>
            <w:rFonts w:ascii="Calibri" w:eastAsia="Calibri" w:hAnsi="Calibri" w:cs="Calibri"/>
            <w:color w:val="000000"/>
          </w:rPr>
          <w:delText xml:space="preserve"> R2.1</w:delText>
        </w:r>
      </w:del>
      <w:r w:rsidRPr="00D14360">
        <w:rPr>
          <w:rFonts w:eastAsia="Calibri"/>
          <w:color w:val="000000"/>
          <w:rPrChange w:id="1879" w:author="Russell Ott" w:date="2022-05-16T11:47:00Z">
            <w:rPr>
              <w:rFonts w:ascii="Calibri" w:eastAsia="Calibri" w:hAnsi="Calibri"/>
              <w:color w:val="000000"/>
            </w:rPr>
          </w:rPrChange>
        </w:rPr>
        <w:t xml:space="preserve"> Value Set Release Package is updated annually and published at the end of June</w:t>
      </w:r>
      <w:r w:rsidR="009A40F8" w:rsidRPr="00D14360">
        <w:rPr>
          <w:rFonts w:eastAsia="Calibri"/>
          <w:color w:val="000000"/>
          <w:rPrChange w:id="1880" w:author="Russell Ott" w:date="2022-05-16T11:47:00Z">
            <w:rPr>
              <w:rFonts w:ascii="Calibri" w:eastAsia="Calibri" w:hAnsi="Calibri"/>
              <w:color w:val="000000"/>
            </w:rPr>
          </w:rPrChange>
        </w:rPr>
        <w:t xml:space="preserve"> each year</w:t>
      </w:r>
      <w:r w:rsidR="00EC6E73" w:rsidRPr="00D14360">
        <w:rPr>
          <w:rFonts w:eastAsia="Calibri"/>
          <w:color w:val="000000"/>
          <w:rPrChange w:id="1881" w:author="Russell Ott" w:date="2022-05-16T11:47:00Z">
            <w:rPr>
              <w:rFonts w:ascii="Calibri" w:eastAsia="Calibri" w:hAnsi="Calibri"/>
              <w:color w:val="000000"/>
            </w:rPr>
          </w:rPrChange>
        </w:rPr>
        <w:t>.</w:t>
      </w:r>
      <w:r w:rsidR="00002578" w:rsidRPr="00D14360">
        <w:rPr>
          <w:rStyle w:val="FootnoteReference"/>
          <w:color w:val="000000"/>
          <w:rPrChange w:id="1882" w:author="Russell Ott" w:date="2022-05-16T11:47:00Z">
            <w:rPr>
              <w:rStyle w:val="FootnoteReference"/>
              <w:rFonts w:ascii="Calibri" w:eastAsia="Calibri" w:hAnsi="Calibri"/>
              <w:color w:val="000000"/>
            </w:rPr>
          </w:rPrChange>
        </w:rPr>
        <w:footnoteReference w:id="13"/>
      </w:r>
      <w:r w:rsidRPr="00D14360">
        <w:rPr>
          <w:color w:val="000000"/>
          <w:rPrChange w:id="1883" w:author="Russell Ott" w:date="2022-05-16T11:47:00Z">
            <w:rPr>
              <w:rFonts w:ascii="Calibri" w:eastAsia="Calibri" w:hAnsi="Calibri"/>
              <w:color w:val="000000"/>
            </w:rPr>
          </w:rPrChange>
        </w:rPr>
        <w:t xml:space="preserve"> </w:t>
      </w:r>
    </w:p>
    <w:p w14:paraId="102DDFC7" w14:textId="77777777" w:rsidR="003538A1" w:rsidRPr="00D14360" w:rsidRDefault="00D002F7" w:rsidP="003538A1">
      <w:pPr>
        <w:spacing w:after="120"/>
        <w:rPr>
          <w:rFonts w:ascii="Times New Roman" w:eastAsia="Calibri" w:hAnsi="Times New Roman"/>
          <w:color w:val="000000"/>
          <w:sz w:val="24"/>
          <w:szCs w:val="24"/>
          <w:rPrChange w:id="1884" w:author="Russell Ott" w:date="2022-05-16T11:47:00Z">
            <w:rPr>
              <w:rFonts w:ascii="Calibri" w:eastAsia="Calibri" w:hAnsi="Calibri"/>
              <w:color w:val="000000"/>
            </w:rPr>
          </w:rPrChange>
        </w:rPr>
      </w:pPr>
      <w:r w:rsidRPr="00D14360">
        <w:rPr>
          <w:color w:val="000000"/>
          <w:rPrChange w:id="1885" w:author="Russell Ott" w:date="2022-05-16T11:47:00Z">
            <w:rPr>
              <w:rFonts w:ascii="Calibri" w:eastAsia="Calibri" w:hAnsi="Calibri"/>
              <w:color w:val="000000"/>
            </w:rPr>
          </w:rPrChange>
        </w:rPr>
        <w:t>Value Set stewards and i</w:t>
      </w:r>
      <w:r w:rsidR="003538A1" w:rsidRPr="00D14360">
        <w:rPr>
          <w:color w:val="000000"/>
          <w:rPrChange w:id="1886" w:author="Russell Ott" w:date="2022-05-16T11:47:00Z">
            <w:rPr>
              <w:rFonts w:ascii="Calibri" w:eastAsia="Calibri" w:hAnsi="Calibri"/>
              <w:color w:val="000000"/>
            </w:rPr>
          </w:rPrChange>
        </w:rPr>
        <w:t>mplementers need to report issues with the concepts included in or missing from a Value Set used by C-CDA templates</w:t>
      </w:r>
      <w:r w:rsidRPr="00D14360">
        <w:rPr>
          <w:rFonts w:eastAsia="Calibri"/>
          <w:color w:val="000000"/>
          <w:rPrChange w:id="1887" w:author="Russell Ott" w:date="2022-05-16T11:47:00Z">
            <w:rPr>
              <w:rFonts w:ascii="Calibri" w:eastAsia="Calibri" w:hAnsi="Calibri"/>
              <w:color w:val="000000"/>
            </w:rPr>
          </w:rPrChange>
        </w:rPr>
        <w:t xml:space="preserve">. </w:t>
      </w:r>
      <w:r w:rsidR="003538A1" w:rsidRPr="00D14360">
        <w:rPr>
          <w:rFonts w:eastAsia="Calibri"/>
          <w:color w:val="000000"/>
          <w:rPrChange w:id="1888" w:author="Russell Ott" w:date="2022-05-16T11:47:00Z">
            <w:rPr>
              <w:rFonts w:ascii="Calibri" w:eastAsia="Calibri" w:hAnsi="Calibri"/>
              <w:color w:val="000000"/>
            </w:rPr>
          </w:rPrChange>
        </w:rPr>
        <w:t xml:space="preserve"> </w:t>
      </w:r>
      <w:r w:rsidRPr="00D14360">
        <w:rPr>
          <w:color w:val="000000"/>
          <w:rPrChange w:id="1889" w:author="Russell Ott" w:date="2022-05-16T11:47:00Z">
            <w:rPr>
              <w:rFonts w:ascii="Calibri" w:eastAsia="Calibri" w:hAnsi="Calibri"/>
              <w:color w:val="000000"/>
            </w:rPr>
          </w:rPrChange>
        </w:rPr>
        <w:t>T</w:t>
      </w:r>
      <w:r w:rsidR="003538A1" w:rsidRPr="00D14360">
        <w:rPr>
          <w:color w:val="000000"/>
          <w:rPrChange w:id="1890" w:author="Russell Ott" w:date="2022-05-16T11:47:00Z">
            <w:rPr>
              <w:rFonts w:ascii="Calibri" w:eastAsia="Calibri" w:hAnsi="Calibri"/>
              <w:color w:val="000000"/>
            </w:rPr>
          </w:rPrChange>
        </w:rPr>
        <w:t xml:space="preserve">he HL7 STU Comment process </w:t>
      </w:r>
      <w:r w:rsidRPr="00D14360">
        <w:rPr>
          <w:rFonts w:eastAsia="Calibri"/>
          <w:color w:val="000000"/>
          <w:rPrChange w:id="1891" w:author="Russell Ott" w:date="2022-05-16T11:47:00Z">
            <w:rPr>
              <w:rFonts w:ascii="Calibri" w:eastAsia="Calibri" w:hAnsi="Calibri"/>
              <w:color w:val="000000"/>
            </w:rPr>
          </w:rPrChange>
        </w:rPr>
        <w:t>supports reporting issues regarding value set definitions</w:t>
      </w:r>
      <w:r w:rsidR="003538A1" w:rsidRPr="00D14360">
        <w:rPr>
          <w:rFonts w:eastAsia="Calibri"/>
          <w:color w:val="000000"/>
          <w:rPrChange w:id="1892" w:author="Russell Ott" w:date="2022-05-16T11:47:00Z">
            <w:rPr>
              <w:rFonts w:ascii="Calibri" w:eastAsia="Calibri" w:hAnsi="Calibri"/>
              <w:color w:val="000000"/>
            </w:rPr>
          </w:rPrChange>
        </w:rPr>
        <w:t xml:space="preserve">.  Only through on-going and regular </w:t>
      </w:r>
      <w:r w:rsidR="007B35DC" w:rsidRPr="00D14360">
        <w:rPr>
          <w:rFonts w:eastAsia="Calibri"/>
          <w:color w:val="000000"/>
          <w:rPrChange w:id="1893" w:author="Russell Ott" w:date="2022-05-16T11:47:00Z">
            <w:rPr>
              <w:rFonts w:ascii="Calibri" w:eastAsia="Calibri" w:hAnsi="Calibri"/>
              <w:color w:val="000000"/>
            </w:rPr>
          </w:rPrChange>
        </w:rPr>
        <w:t>V</w:t>
      </w:r>
      <w:r w:rsidR="003538A1" w:rsidRPr="00D14360">
        <w:rPr>
          <w:color w:val="000000"/>
          <w:rPrChange w:id="1894" w:author="Russell Ott" w:date="2022-05-16T11:47:00Z">
            <w:rPr>
              <w:rFonts w:ascii="Calibri" w:eastAsia="Calibri" w:hAnsi="Calibri"/>
              <w:color w:val="000000"/>
            </w:rPr>
          </w:rPrChange>
        </w:rPr>
        <w:t xml:space="preserve">alue </w:t>
      </w:r>
      <w:r w:rsidR="007B35DC" w:rsidRPr="00D14360">
        <w:rPr>
          <w:rFonts w:eastAsia="Calibri"/>
          <w:color w:val="000000"/>
          <w:rPrChange w:id="1895" w:author="Russell Ott" w:date="2022-05-16T11:47:00Z">
            <w:rPr>
              <w:rFonts w:ascii="Calibri" w:eastAsia="Calibri" w:hAnsi="Calibri"/>
              <w:color w:val="000000"/>
            </w:rPr>
          </w:rPrChange>
        </w:rPr>
        <w:t>S</w:t>
      </w:r>
      <w:r w:rsidR="003538A1" w:rsidRPr="00D14360">
        <w:rPr>
          <w:color w:val="000000"/>
          <w:rPrChange w:id="1896" w:author="Russell Ott" w:date="2022-05-16T11:47:00Z">
            <w:rPr>
              <w:rFonts w:ascii="Calibri" w:eastAsia="Calibri" w:hAnsi="Calibri"/>
              <w:color w:val="000000"/>
            </w:rPr>
          </w:rPrChange>
        </w:rPr>
        <w:t xml:space="preserve">et updates can the semantic interoperability of C-CDA be maintained. </w:t>
      </w:r>
    </w:p>
    <w:p w14:paraId="4AEE80C0" w14:textId="77777777" w:rsidR="00315C06" w:rsidRPr="00D14360" w:rsidRDefault="00315C06" w:rsidP="003538A1">
      <w:pPr>
        <w:spacing w:after="120"/>
        <w:rPr>
          <w:rFonts w:ascii="Times New Roman" w:eastAsia="Calibri" w:hAnsi="Times New Roman"/>
          <w:color w:val="000000"/>
          <w:sz w:val="24"/>
          <w:szCs w:val="24"/>
          <w:rPrChange w:id="1897" w:author="Russell Ott" w:date="2022-05-16T11:47:00Z">
            <w:rPr>
              <w:rFonts w:ascii="Calibri" w:eastAsia="Calibri" w:hAnsi="Calibri"/>
              <w:color w:val="000000"/>
            </w:rPr>
          </w:rPrChange>
        </w:rPr>
      </w:pPr>
      <w:r w:rsidRPr="00D14360">
        <w:rPr>
          <w:color w:val="000000"/>
          <w:rPrChange w:id="1898" w:author="Russell Ott" w:date="2022-05-16T11:47:00Z">
            <w:rPr>
              <w:rFonts w:ascii="Calibri" w:eastAsia="Calibri" w:hAnsi="Calibri"/>
              <w:color w:val="000000"/>
            </w:rPr>
          </w:rPrChange>
        </w:rPr>
        <w:t>Value Set maintenance also impacts C-CDA validation.</w:t>
      </w:r>
    </w:p>
    <w:p w14:paraId="3ACE2D14" w14:textId="7D0D8EB9" w:rsidR="0009537F" w:rsidRPr="003A3D50" w:rsidRDefault="00315C06" w:rsidP="003538A1">
      <w:pPr>
        <w:spacing w:after="120"/>
        <w:rPr>
          <w:rFonts w:ascii="Times New Roman" w:eastAsia="Calibri" w:hAnsi="Times New Roman"/>
          <w:color w:val="000000"/>
          <w:sz w:val="24"/>
          <w:szCs w:val="24"/>
          <w:rPrChange w:id="1899" w:author="Russell Ott" w:date="2022-05-16T11:47:00Z">
            <w:rPr>
              <w:rFonts w:ascii="Calibri" w:eastAsia="Calibri" w:hAnsi="Calibri"/>
              <w:color w:val="000000"/>
            </w:rPr>
          </w:rPrChange>
        </w:rPr>
      </w:pPr>
      <w:r w:rsidRPr="00D14360">
        <w:rPr>
          <w:b/>
          <w:color w:val="000000"/>
          <w:rPrChange w:id="1900" w:author="Russell Ott" w:date="2022-05-16T11:47:00Z">
            <w:rPr>
              <w:rFonts w:ascii="Calibri" w:eastAsia="Calibri" w:hAnsi="Calibri"/>
              <w:b/>
              <w:color w:val="000000"/>
            </w:rPr>
          </w:rPrChange>
        </w:rPr>
        <w:t>Reference:</w:t>
      </w:r>
      <w:del w:id="1901" w:author="Russell Ott" w:date="2022-05-16T11:47:00Z">
        <w:r w:rsidR="0009537F">
          <w:rPr>
            <w:rFonts w:eastAsia="Calibri" w:cs="Calibri"/>
            <w:b/>
            <w:bCs/>
            <w:color w:val="000000"/>
          </w:rPr>
          <w:delText xml:space="preserve"> </w:delText>
        </w:r>
      </w:del>
      <w:r w:rsidR="0009537F">
        <w:rPr>
          <w:b/>
          <w:color w:val="000000"/>
          <w:rPrChange w:id="1902" w:author="Russell Ott" w:date="2022-05-16T11:47:00Z">
            <w:rPr>
              <w:rFonts w:ascii="Calibri" w:eastAsia="Calibri" w:hAnsi="Calibri"/>
              <w:b/>
              <w:color w:val="000000"/>
            </w:rPr>
          </w:rPrChange>
        </w:rPr>
        <w:t xml:space="preserve"> </w:t>
      </w:r>
      <w:r w:rsidR="0009537F" w:rsidRPr="007770C6">
        <w:rPr>
          <w:color w:val="0000FF"/>
          <w:u w:val="single"/>
          <w:rPrChange w:id="1903" w:author="Russell Ott" w:date="2022-05-16T11:47:00Z">
            <w:rPr>
              <w:rFonts w:ascii="Calibri" w:eastAsia="Calibri" w:hAnsi="Calibri"/>
              <w:color w:val="000000"/>
            </w:rPr>
          </w:rPrChange>
        </w:rPr>
        <w:fldChar w:fldCharType="begin"/>
      </w:r>
      <w:r w:rsidR="0009537F" w:rsidRPr="007770C6">
        <w:rPr>
          <w:color w:val="0000FF"/>
          <w:u w:val="single"/>
          <w:rPrChange w:id="1904" w:author="Russell Ott" w:date="2022-05-16T11:47:00Z">
            <w:rPr>
              <w:rFonts w:ascii="Calibri" w:eastAsia="Calibri" w:hAnsi="Calibri"/>
              <w:color w:val="000000"/>
            </w:rPr>
          </w:rPrChange>
        </w:rPr>
        <w:instrText xml:space="preserve"> REF _Ref21849026 \w \h  \* MERGEFORMAT </w:instrText>
      </w:r>
      <w:r w:rsidR="0009537F" w:rsidRPr="007770C6">
        <w:rPr>
          <w:rFonts w:eastAsia="Calibri"/>
          <w:color w:val="0000FF"/>
          <w:u w:val="single"/>
          <w:rPrChange w:id="1905" w:author="Russell Ott" w:date="2022-05-16T11:47:00Z">
            <w:rPr>
              <w:rFonts w:ascii="Calibri" w:eastAsia="Calibri" w:hAnsi="Calibri"/>
              <w:color w:val="000000"/>
            </w:rPr>
          </w:rPrChange>
        </w:rPr>
      </w:r>
      <w:r w:rsidR="0009537F" w:rsidRPr="007770C6">
        <w:rPr>
          <w:color w:val="0000FF"/>
          <w:u w:val="single"/>
          <w:rPrChange w:id="1906" w:author="Russell Ott" w:date="2022-05-16T11:47:00Z">
            <w:rPr>
              <w:rFonts w:ascii="Calibri" w:eastAsia="Calibri" w:hAnsi="Calibri"/>
              <w:color w:val="000000"/>
            </w:rPr>
          </w:rPrChange>
        </w:rPr>
        <w:fldChar w:fldCharType="separate"/>
      </w:r>
      <w:r w:rsidR="00F10C7C">
        <w:rPr>
          <w:color w:val="0000FF"/>
          <w:u w:val="single"/>
          <w:rPrChange w:id="1907" w:author="Russell Ott" w:date="2022-05-16T11:47:00Z">
            <w:rPr>
              <w:rFonts w:ascii="Calibri" w:eastAsia="Calibri" w:hAnsi="Calibri"/>
              <w:color w:val="000000"/>
            </w:rPr>
          </w:rPrChange>
        </w:rPr>
        <w:t>1.2.3</w:t>
      </w:r>
      <w:r w:rsidR="0009537F" w:rsidRPr="007770C6">
        <w:rPr>
          <w:rFonts w:eastAsia="Calibri"/>
          <w:color w:val="0000FF"/>
          <w:u w:val="single"/>
          <w:rPrChange w:id="1908" w:author="Russell Ott" w:date="2022-05-16T11:47:00Z">
            <w:rPr>
              <w:rFonts w:ascii="Calibri" w:eastAsia="Calibri" w:hAnsi="Calibri"/>
              <w:color w:val="000000"/>
            </w:rPr>
          </w:rPrChange>
        </w:rPr>
        <w:fldChar w:fldCharType="end"/>
      </w:r>
      <w:r w:rsidR="0009537F" w:rsidRPr="007770C6">
        <w:rPr>
          <w:color w:val="0000FF"/>
          <w:u w:val="single"/>
          <w:rPrChange w:id="1909" w:author="Russell Ott" w:date="2022-05-16T11:47:00Z">
            <w:rPr>
              <w:rFonts w:ascii="Calibri" w:eastAsia="Calibri" w:hAnsi="Calibri"/>
              <w:color w:val="000000"/>
            </w:rPr>
          </w:rPrChange>
        </w:rPr>
        <w:t xml:space="preserve"> </w:t>
      </w:r>
      <w:r w:rsidR="0009537F" w:rsidRPr="007770C6">
        <w:rPr>
          <w:color w:val="0000FF"/>
          <w:u w:val="single"/>
          <w:rPrChange w:id="1910" w:author="Russell Ott" w:date="2022-05-16T11:47:00Z">
            <w:rPr>
              <w:rFonts w:ascii="Calibri" w:eastAsia="Calibri" w:hAnsi="Calibri"/>
              <w:color w:val="000000"/>
            </w:rPr>
          </w:rPrChange>
        </w:rPr>
        <w:fldChar w:fldCharType="begin"/>
      </w:r>
      <w:r w:rsidR="0009537F" w:rsidRPr="007770C6">
        <w:rPr>
          <w:color w:val="0000FF"/>
          <w:u w:val="single"/>
          <w:rPrChange w:id="1911" w:author="Russell Ott" w:date="2022-05-16T11:47:00Z">
            <w:rPr>
              <w:rFonts w:ascii="Calibri" w:eastAsia="Calibri" w:hAnsi="Calibri"/>
              <w:color w:val="000000"/>
            </w:rPr>
          </w:rPrChange>
        </w:rPr>
        <w:instrText xml:space="preserve"> REF _Ref21849034 \h  \* MERGEFORMAT </w:instrText>
      </w:r>
      <w:r w:rsidR="0009537F" w:rsidRPr="007770C6">
        <w:rPr>
          <w:rFonts w:eastAsia="Calibri"/>
          <w:color w:val="0000FF"/>
          <w:u w:val="single"/>
          <w:rPrChange w:id="1912" w:author="Russell Ott" w:date="2022-05-16T11:47:00Z">
            <w:rPr>
              <w:rFonts w:ascii="Calibri" w:eastAsia="Calibri" w:hAnsi="Calibri"/>
              <w:color w:val="000000"/>
            </w:rPr>
          </w:rPrChange>
        </w:rPr>
      </w:r>
      <w:r w:rsidR="0009537F" w:rsidRPr="007770C6">
        <w:rPr>
          <w:color w:val="0000FF"/>
          <w:u w:val="single"/>
          <w:rPrChange w:id="1913" w:author="Russell Ott" w:date="2022-05-16T11:47:00Z">
            <w:rPr>
              <w:rFonts w:ascii="Calibri" w:eastAsia="Calibri" w:hAnsi="Calibri"/>
              <w:color w:val="000000"/>
            </w:rPr>
          </w:rPrChange>
        </w:rPr>
        <w:fldChar w:fldCharType="separate"/>
      </w:r>
      <w:r w:rsidR="00F10C7C" w:rsidRPr="00F10C7C">
        <w:rPr>
          <w:color w:val="0000FF"/>
          <w:u w:val="single"/>
          <w:rPrChange w:id="1914" w:author="Russell Ott" w:date="2022-05-16T11:47:00Z">
            <w:rPr>
              <w:rFonts w:ascii="Calibri" w:hAnsi="Calibri"/>
            </w:rPr>
          </w:rPrChange>
        </w:rPr>
        <w:t>C-CDA STU Updates</w:t>
      </w:r>
      <w:r w:rsidR="0009537F" w:rsidRPr="007770C6">
        <w:rPr>
          <w:rFonts w:eastAsia="Calibri"/>
          <w:color w:val="0000FF"/>
          <w:u w:val="single"/>
          <w:rPrChange w:id="1915" w:author="Russell Ott" w:date="2022-05-16T11:47:00Z">
            <w:rPr>
              <w:rFonts w:ascii="Calibri" w:eastAsia="Calibri" w:hAnsi="Calibri"/>
              <w:color w:val="000000"/>
            </w:rPr>
          </w:rPrChange>
        </w:rPr>
        <w:fldChar w:fldCharType="end"/>
      </w:r>
      <w:r w:rsidR="0009537F" w:rsidRPr="003A3D50">
        <w:rPr>
          <w:color w:val="000000"/>
          <w:rPrChange w:id="1916" w:author="Russell Ott" w:date="2022-05-16T11:47:00Z">
            <w:rPr>
              <w:rFonts w:ascii="Calibri" w:eastAsia="Calibri" w:hAnsi="Calibri"/>
              <w:color w:val="000000"/>
            </w:rPr>
          </w:rPrChange>
        </w:rPr>
        <w:t>,</w:t>
      </w:r>
      <w:r w:rsidR="00D84A7B" w:rsidRPr="007770C6">
        <w:rPr>
          <w:color w:val="0000FF"/>
          <w:rPrChange w:id="1917" w:author="Russell Ott" w:date="2022-05-16T11:47:00Z">
            <w:rPr>
              <w:rFonts w:ascii="Calibri" w:eastAsia="Calibri" w:hAnsi="Calibri"/>
              <w:color w:val="000000"/>
            </w:rPr>
          </w:rPrChange>
        </w:rPr>
        <w:t xml:space="preserve"> </w:t>
      </w:r>
      <w:r w:rsidR="0009537F" w:rsidRPr="007770C6">
        <w:rPr>
          <w:color w:val="0000FF"/>
          <w:u w:val="single"/>
          <w:rPrChange w:id="1918" w:author="Russell Ott" w:date="2022-05-16T11:47:00Z">
            <w:rPr>
              <w:rFonts w:ascii="Calibri" w:eastAsia="Calibri" w:hAnsi="Calibri"/>
              <w:color w:val="000000"/>
            </w:rPr>
          </w:rPrChange>
        </w:rPr>
        <w:fldChar w:fldCharType="begin"/>
      </w:r>
      <w:r w:rsidR="0009537F" w:rsidRPr="007770C6">
        <w:rPr>
          <w:color w:val="0000FF"/>
          <w:u w:val="single"/>
          <w:rPrChange w:id="1919" w:author="Russell Ott" w:date="2022-05-16T11:47:00Z">
            <w:rPr>
              <w:rFonts w:ascii="Calibri" w:eastAsia="Calibri" w:hAnsi="Calibri"/>
              <w:color w:val="000000"/>
            </w:rPr>
          </w:rPrChange>
        </w:rPr>
        <w:instrText xml:space="preserve"> REF _Ref21849090 \r \h  \* MERGEFORMAT </w:instrText>
      </w:r>
      <w:r w:rsidR="0009537F" w:rsidRPr="007770C6">
        <w:rPr>
          <w:rFonts w:eastAsia="Calibri"/>
          <w:color w:val="0000FF"/>
          <w:u w:val="single"/>
          <w:rPrChange w:id="1920" w:author="Russell Ott" w:date="2022-05-16T11:47:00Z">
            <w:rPr>
              <w:rFonts w:ascii="Calibri" w:eastAsia="Calibri" w:hAnsi="Calibri"/>
              <w:color w:val="000000"/>
            </w:rPr>
          </w:rPrChange>
        </w:rPr>
      </w:r>
      <w:r w:rsidR="0009537F" w:rsidRPr="007770C6">
        <w:rPr>
          <w:color w:val="0000FF"/>
          <w:u w:val="single"/>
          <w:rPrChange w:id="1921" w:author="Russell Ott" w:date="2022-05-16T11:47:00Z">
            <w:rPr>
              <w:rFonts w:ascii="Calibri" w:eastAsia="Calibri" w:hAnsi="Calibri"/>
              <w:color w:val="000000"/>
            </w:rPr>
          </w:rPrChange>
        </w:rPr>
        <w:fldChar w:fldCharType="separate"/>
      </w:r>
      <w:r w:rsidR="00F10C7C">
        <w:rPr>
          <w:color w:val="0000FF"/>
          <w:u w:val="single"/>
          <w:rPrChange w:id="1922" w:author="Russell Ott" w:date="2022-05-16T11:47:00Z">
            <w:rPr>
              <w:rFonts w:ascii="Calibri" w:eastAsia="Calibri" w:hAnsi="Calibri"/>
              <w:color w:val="000000"/>
            </w:rPr>
          </w:rPrChange>
        </w:rPr>
        <w:t>2.3</w:t>
      </w:r>
      <w:r w:rsidR="0009537F" w:rsidRPr="007770C6">
        <w:rPr>
          <w:rFonts w:eastAsia="Calibri"/>
          <w:color w:val="0000FF"/>
          <w:u w:val="single"/>
          <w:rPrChange w:id="1923" w:author="Russell Ott" w:date="2022-05-16T11:47:00Z">
            <w:rPr>
              <w:rFonts w:ascii="Calibri" w:eastAsia="Calibri" w:hAnsi="Calibri"/>
              <w:color w:val="000000"/>
            </w:rPr>
          </w:rPrChange>
        </w:rPr>
        <w:fldChar w:fldCharType="end"/>
      </w:r>
      <w:r w:rsidR="0009537F" w:rsidRPr="007770C6">
        <w:rPr>
          <w:color w:val="0000FF"/>
          <w:u w:val="single"/>
          <w:rPrChange w:id="1924" w:author="Russell Ott" w:date="2022-05-16T11:47:00Z">
            <w:rPr>
              <w:rFonts w:ascii="Calibri" w:eastAsia="Calibri" w:hAnsi="Calibri"/>
              <w:color w:val="000000"/>
            </w:rPr>
          </w:rPrChange>
        </w:rPr>
        <w:t xml:space="preserve"> </w:t>
      </w:r>
      <w:r w:rsidR="0009537F" w:rsidRPr="007770C6">
        <w:rPr>
          <w:color w:val="0000FF"/>
          <w:u w:val="single"/>
          <w:rPrChange w:id="1925" w:author="Russell Ott" w:date="2022-05-16T11:47:00Z">
            <w:rPr>
              <w:rFonts w:ascii="Calibri" w:eastAsia="Calibri" w:hAnsi="Calibri"/>
              <w:color w:val="000000"/>
            </w:rPr>
          </w:rPrChange>
        </w:rPr>
        <w:fldChar w:fldCharType="begin"/>
      </w:r>
      <w:r w:rsidR="0009537F" w:rsidRPr="007770C6">
        <w:rPr>
          <w:color w:val="0000FF"/>
          <w:u w:val="single"/>
          <w:rPrChange w:id="1926" w:author="Russell Ott" w:date="2022-05-16T11:47:00Z">
            <w:rPr>
              <w:rFonts w:ascii="Calibri" w:eastAsia="Calibri" w:hAnsi="Calibri"/>
              <w:color w:val="000000"/>
            </w:rPr>
          </w:rPrChange>
        </w:rPr>
        <w:instrText xml:space="preserve"> REF _Ref21849097 \h  \* MERGEFORMAT </w:instrText>
      </w:r>
      <w:r w:rsidR="0009537F" w:rsidRPr="007770C6">
        <w:rPr>
          <w:rFonts w:eastAsia="Calibri"/>
          <w:color w:val="0000FF"/>
          <w:u w:val="single"/>
          <w:rPrChange w:id="1927" w:author="Russell Ott" w:date="2022-05-16T11:47:00Z">
            <w:rPr>
              <w:rFonts w:ascii="Calibri" w:eastAsia="Calibri" w:hAnsi="Calibri"/>
              <w:color w:val="000000"/>
            </w:rPr>
          </w:rPrChange>
        </w:rPr>
      </w:r>
      <w:r w:rsidR="0009537F" w:rsidRPr="007770C6">
        <w:rPr>
          <w:color w:val="0000FF"/>
          <w:u w:val="single"/>
          <w:rPrChange w:id="1928" w:author="Russell Ott" w:date="2022-05-16T11:47:00Z">
            <w:rPr>
              <w:rFonts w:ascii="Calibri" w:eastAsia="Calibri" w:hAnsi="Calibri"/>
              <w:color w:val="000000"/>
            </w:rPr>
          </w:rPrChange>
        </w:rPr>
        <w:fldChar w:fldCharType="separate"/>
      </w:r>
      <w:r w:rsidR="00F10C7C" w:rsidRPr="00F10C7C">
        <w:rPr>
          <w:color w:val="0000FF"/>
          <w:u w:val="single"/>
          <w:rPrChange w:id="1929" w:author="Russell Ott" w:date="2022-05-16T11:47:00Z">
            <w:rPr>
              <w:rFonts w:ascii="Calibri" w:hAnsi="Calibri"/>
            </w:rPr>
          </w:rPrChange>
        </w:rPr>
        <w:t>C-CDA Templates and Schematron Validation</w:t>
      </w:r>
      <w:r w:rsidR="0009537F" w:rsidRPr="007770C6">
        <w:rPr>
          <w:rFonts w:eastAsia="Calibri"/>
          <w:color w:val="0000FF"/>
          <w:u w:val="single"/>
          <w:rPrChange w:id="1930" w:author="Russell Ott" w:date="2022-05-16T11:47:00Z">
            <w:rPr>
              <w:rFonts w:ascii="Calibri" w:eastAsia="Calibri" w:hAnsi="Calibri"/>
              <w:color w:val="000000"/>
            </w:rPr>
          </w:rPrChange>
        </w:rPr>
        <w:fldChar w:fldCharType="end"/>
      </w:r>
      <w:r w:rsidR="0009537F" w:rsidRPr="003A3D50">
        <w:rPr>
          <w:color w:val="000000"/>
          <w:rPrChange w:id="1931" w:author="Russell Ott" w:date="2022-05-16T11:47:00Z">
            <w:rPr>
              <w:rFonts w:ascii="Calibri" w:eastAsia="Calibri" w:hAnsi="Calibri"/>
              <w:color w:val="000000"/>
            </w:rPr>
          </w:rPrChange>
        </w:rPr>
        <w:t>,</w:t>
      </w:r>
      <w:r w:rsidR="00D84A7B">
        <w:rPr>
          <w:color w:val="000000"/>
          <w:rPrChange w:id="1932" w:author="Russell Ott" w:date="2022-05-16T11:47:00Z">
            <w:rPr>
              <w:rFonts w:ascii="Calibri" w:eastAsia="Calibri" w:hAnsi="Calibri"/>
              <w:color w:val="000000"/>
            </w:rPr>
          </w:rPrChange>
        </w:rPr>
        <w:t xml:space="preserve"> </w:t>
      </w:r>
      <w:r w:rsidR="0009537F" w:rsidRPr="007770C6">
        <w:rPr>
          <w:color w:val="0000FF"/>
          <w:u w:val="single"/>
          <w:rPrChange w:id="1933" w:author="Russell Ott" w:date="2022-05-16T11:47:00Z">
            <w:rPr>
              <w:rFonts w:ascii="Calibri" w:eastAsia="Calibri" w:hAnsi="Calibri"/>
              <w:color w:val="000000"/>
            </w:rPr>
          </w:rPrChange>
        </w:rPr>
        <w:fldChar w:fldCharType="begin"/>
      </w:r>
      <w:r w:rsidR="0009537F" w:rsidRPr="007770C6">
        <w:rPr>
          <w:color w:val="0000FF"/>
          <w:u w:val="single"/>
          <w:rPrChange w:id="1934" w:author="Russell Ott" w:date="2022-05-16T11:47:00Z">
            <w:rPr>
              <w:rFonts w:ascii="Calibri" w:eastAsia="Calibri" w:hAnsi="Calibri"/>
              <w:color w:val="000000"/>
            </w:rPr>
          </w:rPrChange>
        </w:rPr>
        <w:instrText xml:space="preserve"> REF _Ref21849133 \r \h  \* MERGEFORMAT </w:instrText>
      </w:r>
      <w:r w:rsidR="0009537F" w:rsidRPr="007770C6">
        <w:rPr>
          <w:rFonts w:eastAsia="Calibri"/>
          <w:color w:val="0000FF"/>
          <w:u w:val="single"/>
          <w:rPrChange w:id="1935" w:author="Russell Ott" w:date="2022-05-16T11:47:00Z">
            <w:rPr>
              <w:rFonts w:ascii="Calibri" w:eastAsia="Calibri" w:hAnsi="Calibri"/>
              <w:color w:val="000000"/>
            </w:rPr>
          </w:rPrChange>
        </w:rPr>
      </w:r>
      <w:r w:rsidR="0009537F" w:rsidRPr="007770C6">
        <w:rPr>
          <w:color w:val="0000FF"/>
          <w:u w:val="single"/>
          <w:rPrChange w:id="1936" w:author="Russell Ott" w:date="2022-05-16T11:47:00Z">
            <w:rPr>
              <w:rFonts w:ascii="Calibri" w:eastAsia="Calibri" w:hAnsi="Calibri"/>
              <w:color w:val="000000"/>
            </w:rPr>
          </w:rPrChange>
        </w:rPr>
        <w:fldChar w:fldCharType="separate"/>
      </w:r>
      <w:r w:rsidR="00F10C7C">
        <w:rPr>
          <w:color w:val="0000FF"/>
          <w:u w:val="single"/>
          <w:rPrChange w:id="1937" w:author="Russell Ott" w:date="2022-05-16T11:47:00Z">
            <w:rPr>
              <w:rFonts w:ascii="Calibri" w:eastAsia="Calibri" w:hAnsi="Calibri"/>
              <w:color w:val="000000"/>
            </w:rPr>
          </w:rPrChange>
        </w:rPr>
        <w:t>5.1.3</w:t>
      </w:r>
      <w:r w:rsidR="0009537F" w:rsidRPr="007770C6">
        <w:rPr>
          <w:rFonts w:eastAsia="Calibri"/>
          <w:color w:val="0000FF"/>
          <w:u w:val="single"/>
          <w:rPrChange w:id="1938" w:author="Russell Ott" w:date="2022-05-16T11:47:00Z">
            <w:rPr>
              <w:rFonts w:ascii="Calibri" w:eastAsia="Calibri" w:hAnsi="Calibri"/>
              <w:color w:val="000000"/>
            </w:rPr>
          </w:rPrChange>
        </w:rPr>
        <w:fldChar w:fldCharType="end"/>
      </w:r>
      <w:r w:rsidR="0009537F" w:rsidRPr="007770C6">
        <w:rPr>
          <w:color w:val="0000FF"/>
          <w:u w:val="single"/>
          <w:rPrChange w:id="1939" w:author="Russell Ott" w:date="2022-05-16T11:47:00Z">
            <w:rPr>
              <w:rFonts w:ascii="Calibri" w:eastAsia="Calibri" w:hAnsi="Calibri"/>
              <w:color w:val="000000"/>
            </w:rPr>
          </w:rPrChange>
        </w:rPr>
        <w:t xml:space="preserve"> </w:t>
      </w:r>
      <w:r w:rsidR="0009537F" w:rsidRPr="007770C6">
        <w:rPr>
          <w:color w:val="0000FF"/>
          <w:u w:val="single"/>
          <w:rPrChange w:id="1940" w:author="Russell Ott" w:date="2022-05-16T11:47:00Z">
            <w:rPr>
              <w:rFonts w:ascii="Calibri" w:eastAsia="Calibri" w:hAnsi="Calibri"/>
              <w:color w:val="000000"/>
            </w:rPr>
          </w:rPrChange>
        </w:rPr>
        <w:fldChar w:fldCharType="begin"/>
      </w:r>
      <w:r w:rsidR="0009537F" w:rsidRPr="007770C6">
        <w:rPr>
          <w:color w:val="0000FF"/>
          <w:u w:val="single"/>
          <w:rPrChange w:id="1941" w:author="Russell Ott" w:date="2022-05-16T11:47:00Z">
            <w:rPr>
              <w:rFonts w:ascii="Calibri" w:eastAsia="Calibri" w:hAnsi="Calibri"/>
              <w:color w:val="000000"/>
            </w:rPr>
          </w:rPrChange>
        </w:rPr>
        <w:instrText xml:space="preserve"> REF _Ref21849136 \h  \* MERGEFORMAT </w:instrText>
      </w:r>
      <w:r w:rsidR="0009537F" w:rsidRPr="007770C6">
        <w:rPr>
          <w:rFonts w:eastAsia="Calibri"/>
          <w:color w:val="0000FF"/>
          <w:u w:val="single"/>
          <w:rPrChange w:id="1942" w:author="Russell Ott" w:date="2022-05-16T11:47:00Z">
            <w:rPr>
              <w:rFonts w:ascii="Calibri" w:eastAsia="Calibri" w:hAnsi="Calibri"/>
              <w:color w:val="000000"/>
            </w:rPr>
          </w:rPrChange>
        </w:rPr>
      </w:r>
      <w:r w:rsidR="0009537F" w:rsidRPr="007770C6">
        <w:rPr>
          <w:color w:val="0000FF"/>
          <w:u w:val="single"/>
          <w:rPrChange w:id="1943" w:author="Russell Ott" w:date="2022-05-16T11:47:00Z">
            <w:rPr>
              <w:rFonts w:ascii="Calibri" w:eastAsia="Calibri" w:hAnsi="Calibri"/>
              <w:color w:val="000000"/>
            </w:rPr>
          </w:rPrChange>
        </w:rPr>
        <w:fldChar w:fldCharType="separate"/>
      </w:r>
      <w:r w:rsidR="00F10C7C" w:rsidRPr="00F10C7C">
        <w:rPr>
          <w:color w:val="0000FF"/>
          <w:u w:val="single"/>
          <w:rPrChange w:id="1944" w:author="Russell Ott" w:date="2022-05-16T11:47:00Z">
            <w:rPr>
              <w:rFonts w:ascii="Calibri" w:hAnsi="Calibri"/>
            </w:rPr>
          </w:rPrChange>
        </w:rPr>
        <w:t>DisplayName Representation</w:t>
      </w:r>
      <w:r w:rsidR="0009537F" w:rsidRPr="007770C6">
        <w:rPr>
          <w:rFonts w:eastAsia="Calibri"/>
          <w:color w:val="0000FF"/>
          <w:u w:val="single"/>
          <w:rPrChange w:id="1945" w:author="Russell Ott" w:date="2022-05-16T11:47:00Z">
            <w:rPr>
              <w:rFonts w:ascii="Calibri" w:eastAsia="Calibri" w:hAnsi="Calibri"/>
              <w:color w:val="000000"/>
            </w:rPr>
          </w:rPrChange>
        </w:rPr>
        <w:fldChar w:fldCharType="end"/>
      </w:r>
    </w:p>
    <w:p w14:paraId="12A41E40" w14:textId="77777777" w:rsidR="00315C06" w:rsidRPr="00D14360" w:rsidRDefault="00065389" w:rsidP="003538A1">
      <w:pPr>
        <w:spacing w:after="120"/>
        <w:rPr>
          <w:color w:val="000000"/>
          <w:rPrChange w:id="1946" w:author="Russell Ott" w:date="2022-05-16T11:47:00Z">
            <w:rPr>
              <w:rFonts w:ascii="Calibri" w:eastAsia="Calibri" w:hAnsi="Calibri"/>
              <w:color w:val="000000"/>
            </w:rPr>
          </w:rPrChange>
        </w:rPr>
      </w:pPr>
      <w:r w:rsidRPr="00D14360">
        <w:rPr>
          <w:b/>
          <w:color w:val="000000"/>
          <w:rPrChange w:id="1947" w:author="Russell Ott" w:date="2022-05-16T11:47:00Z">
            <w:rPr>
              <w:rFonts w:ascii="Calibri" w:eastAsia="Calibri" w:hAnsi="Calibri"/>
              <w:b/>
              <w:color w:val="000000"/>
            </w:rPr>
          </w:rPrChange>
        </w:rPr>
        <w:t xml:space="preserve"> </w:t>
      </w:r>
    </w:p>
    <w:p w14:paraId="3D2949C1" w14:textId="77777777" w:rsidR="00A5196D" w:rsidRPr="00C64922" w:rsidRDefault="002727AE" w:rsidP="00943AA0">
      <w:pPr>
        <w:pStyle w:val="Heading2"/>
      </w:pPr>
      <w:bookmarkStart w:id="1948" w:name="_Toc11043538"/>
      <w:bookmarkStart w:id="1949" w:name="_Toc11045538"/>
      <w:bookmarkStart w:id="1950" w:name="_Toc11045668"/>
      <w:bookmarkStart w:id="1951" w:name="_Toc11046109"/>
      <w:bookmarkStart w:id="1952" w:name="_Toc11046240"/>
      <w:bookmarkStart w:id="1953" w:name="_Toc11046371"/>
      <w:bookmarkStart w:id="1954" w:name="_Toc11046531"/>
      <w:bookmarkStart w:id="1955" w:name="_Toc11043539"/>
      <w:bookmarkStart w:id="1956" w:name="_Toc11045539"/>
      <w:bookmarkStart w:id="1957" w:name="_Toc11045669"/>
      <w:bookmarkStart w:id="1958" w:name="_Toc11046110"/>
      <w:bookmarkStart w:id="1959" w:name="_Toc11046241"/>
      <w:bookmarkStart w:id="1960" w:name="_Toc11046372"/>
      <w:bookmarkStart w:id="1961" w:name="_Toc11046532"/>
      <w:bookmarkStart w:id="1962" w:name="_2et92p0" w:colFirst="0" w:colLast="0"/>
      <w:bookmarkStart w:id="1963" w:name="_Toc11043540"/>
      <w:bookmarkStart w:id="1964" w:name="_Toc11045540"/>
      <w:bookmarkStart w:id="1965" w:name="_Toc11391210"/>
      <w:bookmarkStart w:id="1966" w:name="_Toc103262608"/>
      <w:bookmarkStart w:id="1967" w:name="_Toc22823353"/>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r w:rsidRPr="00C64922">
        <w:t>Audience</w:t>
      </w:r>
      <w:bookmarkEnd w:id="1963"/>
      <w:bookmarkEnd w:id="1964"/>
      <w:bookmarkEnd w:id="1965"/>
      <w:bookmarkEnd w:id="1966"/>
      <w:bookmarkEnd w:id="1967"/>
    </w:p>
    <w:p w14:paraId="73FF360B" w14:textId="77777777" w:rsidR="00A5196D" w:rsidRPr="00D14360" w:rsidRDefault="002727AE" w:rsidP="00B505D2">
      <w:pPr>
        <w:spacing w:after="120"/>
        <w:rPr>
          <w:rFonts w:ascii="Times New Roman" w:eastAsia="Calibri" w:hAnsi="Times New Roman"/>
          <w:color w:val="000000"/>
          <w:sz w:val="24"/>
          <w:szCs w:val="24"/>
          <w:rPrChange w:id="1968" w:author="Russell Ott" w:date="2022-05-16T11:47:00Z">
            <w:rPr>
              <w:rFonts w:ascii="Calibri" w:eastAsia="Calibri" w:hAnsi="Calibri"/>
              <w:color w:val="000000"/>
            </w:rPr>
          </w:rPrChange>
        </w:rPr>
      </w:pPr>
      <w:r w:rsidRPr="00D14360">
        <w:rPr>
          <w:color w:val="000000"/>
          <w:rPrChange w:id="1969" w:author="Russell Ott" w:date="2022-05-16T11:47:00Z">
            <w:rPr>
              <w:rFonts w:ascii="Calibri" w:eastAsia="Calibri" w:hAnsi="Calibri"/>
              <w:color w:val="000000"/>
            </w:rPr>
          </w:rPrChange>
        </w:rPr>
        <w:t xml:space="preserve">The audience for this Companion Guide </w:t>
      </w:r>
      <w:r w:rsidRPr="00D14360">
        <w:rPr>
          <w:color w:val="000000"/>
          <w:rPrChange w:id="1970" w:author="Russell Ott" w:date="2022-05-16T11:47:00Z">
            <w:rPr>
              <w:rFonts w:ascii="Calibri" w:eastAsia="Calibri" w:hAnsi="Calibri"/>
              <w:color w:val="000000"/>
            </w:rPr>
          </w:rPrChange>
        </w:rPr>
        <w:t>includes, but is not limited to, software developers, vendors, and other health IT implementers wishing to share information through the use of C-CDA documents. It also includes Health IT stakeholders who receive information via C-CDA documents, such as Pa</w:t>
      </w:r>
      <w:r w:rsidRPr="00D14360">
        <w:rPr>
          <w:rFonts w:eastAsia="Calibri"/>
          <w:color w:val="000000"/>
          <w:rPrChange w:id="1971" w:author="Russell Ott" w:date="2022-05-16T11:47:00Z">
            <w:rPr>
              <w:rFonts w:ascii="Calibri" w:eastAsia="Calibri" w:hAnsi="Calibri"/>
              <w:color w:val="000000"/>
            </w:rPr>
          </w:rPrChange>
        </w:rPr>
        <w:t>yors,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943AA0">
      <w:pPr>
        <w:pStyle w:val="Heading2"/>
      </w:pPr>
      <w:bookmarkStart w:id="1972" w:name="_tyjcwt" w:colFirst="0" w:colLast="0"/>
      <w:bookmarkStart w:id="1973" w:name="_Toc11043541"/>
      <w:bookmarkStart w:id="1974" w:name="_Toc11045541"/>
      <w:bookmarkStart w:id="1975" w:name="_Toc11391211"/>
      <w:bookmarkStart w:id="1976" w:name="_Toc103262609"/>
      <w:bookmarkStart w:id="1977" w:name="_Toc22823354"/>
      <w:bookmarkEnd w:id="1972"/>
      <w:r w:rsidRPr="00C64922">
        <w:t>Requisite Knowledge</w:t>
      </w:r>
      <w:bookmarkEnd w:id="1973"/>
      <w:bookmarkEnd w:id="1974"/>
      <w:bookmarkEnd w:id="1975"/>
      <w:bookmarkEnd w:id="1976"/>
      <w:bookmarkEnd w:id="1977"/>
    </w:p>
    <w:p w14:paraId="64EB2308" w14:textId="77777777" w:rsidR="00A5196D" w:rsidRPr="00D14360" w:rsidRDefault="002727AE" w:rsidP="00B505D2">
      <w:pPr>
        <w:spacing w:after="120"/>
        <w:rPr>
          <w:rFonts w:ascii="Times New Roman" w:eastAsia="Calibri" w:hAnsi="Times New Roman"/>
          <w:color w:val="000000"/>
          <w:sz w:val="24"/>
          <w:szCs w:val="24"/>
          <w:rPrChange w:id="1978" w:author="Russell Ott" w:date="2022-05-16T11:47:00Z">
            <w:rPr>
              <w:rFonts w:ascii="Calibri" w:eastAsia="Calibri" w:hAnsi="Calibri"/>
              <w:color w:val="000000"/>
            </w:rPr>
          </w:rPrChange>
        </w:rPr>
      </w:pPr>
      <w:r w:rsidRPr="00D14360">
        <w:rPr>
          <w:color w:val="000000"/>
          <w:rPrChange w:id="1979" w:author="Russell Ott" w:date="2022-05-16T11:47:00Z">
            <w:rPr>
              <w:rFonts w:ascii="Calibri" w:eastAsia="Calibri" w:hAnsi="Calibri"/>
              <w:color w:val="000000"/>
            </w:rPr>
          </w:rPrChange>
        </w:rPr>
        <w:t>Readers of the Companion Guide are assumed to have functional knowledge of HL7 concepts including the base CDA specification and the Ref</w:t>
      </w:r>
      <w:r w:rsidRPr="00D14360">
        <w:rPr>
          <w:color w:val="000000"/>
          <w:rPrChange w:id="1980" w:author="Russell Ott" w:date="2022-05-16T11:47:00Z">
            <w:rPr>
              <w:rFonts w:ascii="Calibri" w:eastAsia="Calibri" w:hAnsi="Calibri"/>
              <w:color w:val="000000"/>
            </w:rPr>
          </w:rPrChange>
        </w:rPr>
        <w:t>erence Information Model (RIM), as well as knowledge of value sets and data types. Readers should also have knowledge of Extensible Markup Language (XML)</w:t>
      </w:r>
      <w:r w:rsidRPr="00D14360">
        <w:rPr>
          <w:color w:val="000000"/>
          <w:vertAlign w:val="superscript"/>
          <w:rPrChange w:id="1981" w:author="Russell Ott" w:date="2022-05-16T11:47:00Z">
            <w:rPr>
              <w:rFonts w:ascii="Calibri" w:eastAsia="Calibri" w:hAnsi="Calibri"/>
              <w:color w:val="000000"/>
              <w:vertAlign w:val="superscript"/>
            </w:rPr>
          </w:rPrChange>
        </w:rPr>
        <w:footnoteReference w:id="14"/>
      </w:r>
      <w:r w:rsidRPr="00D14360">
        <w:rPr>
          <w:color w:val="000000"/>
          <w:rPrChange w:id="1982" w:author="Russell Ott" w:date="2022-05-16T11:47:00Z">
            <w:rPr>
              <w:rFonts w:ascii="Calibri" w:eastAsia="Calibri" w:hAnsi="Calibri"/>
              <w:color w:val="000000"/>
            </w:rPr>
          </w:rPrChange>
        </w:rPr>
        <w:t xml:space="preserve"> and XPath</w:t>
      </w:r>
      <w:r w:rsidRPr="00D14360">
        <w:rPr>
          <w:color w:val="000000"/>
          <w:vertAlign w:val="superscript"/>
          <w:rPrChange w:id="1983" w:author="Russell Ott" w:date="2022-05-16T11:47:00Z">
            <w:rPr>
              <w:rFonts w:ascii="Calibri" w:eastAsia="Calibri" w:hAnsi="Calibri"/>
              <w:color w:val="000000"/>
              <w:vertAlign w:val="superscript"/>
            </w:rPr>
          </w:rPrChange>
        </w:rPr>
        <w:footnoteReference w:id="15"/>
      </w:r>
      <w:r w:rsidRPr="00D14360">
        <w:rPr>
          <w:color w:val="000000"/>
          <w:rPrChange w:id="1984" w:author="Russell Ott" w:date="2022-05-16T11:47:00Z">
            <w:rPr>
              <w:rFonts w:ascii="Calibri" w:eastAsia="Calibri" w:hAnsi="Calibri"/>
              <w:color w:val="000000"/>
            </w:rPr>
          </w:rPrChange>
        </w:rPr>
        <w:t xml:space="preserve"> syntax.  Additionally, readers should have an understanding of terminologies such as SNO</w:t>
      </w:r>
      <w:r w:rsidRPr="00D14360">
        <w:rPr>
          <w:rFonts w:eastAsia="Calibri"/>
          <w:color w:val="000000"/>
          <w:rPrChange w:id="1985" w:author="Russell Ott" w:date="2022-05-16T11:47:00Z">
            <w:rPr>
              <w:rFonts w:ascii="Calibri" w:eastAsia="Calibri" w:hAnsi="Calibri"/>
              <w:color w:val="000000"/>
            </w:rPr>
          </w:rPrChange>
        </w:rPr>
        <w:t>MED CT®, LOINC®, CPT®, ICD®, and RxNorm®.</w:t>
      </w:r>
    </w:p>
    <w:p w14:paraId="2BABC9AB" w14:textId="77777777" w:rsidR="00315C06" w:rsidRPr="00D14360" w:rsidRDefault="002727AE" w:rsidP="00B505D2">
      <w:pPr>
        <w:spacing w:after="120"/>
        <w:rPr>
          <w:rFonts w:ascii="Times New Roman" w:eastAsia="Calibri" w:hAnsi="Times New Roman"/>
          <w:color w:val="000000"/>
          <w:sz w:val="24"/>
          <w:szCs w:val="24"/>
          <w:rPrChange w:id="1986" w:author="Russell Ott" w:date="2022-05-16T11:47:00Z">
            <w:rPr>
              <w:rFonts w:ascii="Calibri" w:eastAsia="Calibri" w:hAnsi="Calibri"/>
              <w:color w:val="000000"/>
            </w:rPr>
          </w:rPrChange>
        </w:rPr>
      </w:pPr>
      <w:r w:rsidRPr="00D14360">
        <w:rPr>
          <w:color w:val="000000"/>
          <w:rPrChange w:id="1987" w:author="Russell Ott" w:date="2022-05-16T11:47:00Z">
            <w:rPr>
              <w:rFonts w:ascii="Calibri" w:eastAsia="Calibri" w:hAnsi="Calibri"/>
              <w:color w:val="000000"/>
            </w:rPr>
          </w:rPrChange>
        </w:rPr>
        <w:t xml:space="preserve">Readers of the Companion Guide also are assumed to have rudimentary knowledge of document workflow concepts and practices associated with the creation, transport, consumption, and registration of C-CDA documents.  </w:t>
      </w:r>
      <w:r w:rsidRPr="00D14360">
        <w:rPr>
          <w:color w:val="000000"/>
          <w:rPrChange w:id="1988" w:author="Russell Ott" w:date="2022-05-16T11:47:00Z">
            <w:rPr>
              <w:rFonts w:ascii="Calibri" w:eastAsia="Calibri" w:hAnsi="Calibri"/>
              <w:color w:val="000000"/>
            </w:rPr>
          </w:rPrChange>
        </w:rPr>
        <w:t>Many of these practices are documented by communities engaged in widespread use of C-CDA documents for information exchange such as, eHealth Exchange, Car</w:t>
      </w:r>
      <w:r w:rsidRPr="00D14360">
        <w:rPr>
          <w:rFonts w:eastAsia="Calibri"/>
          <w:i/>
          <w:color w:val="000000"/>
          <w:rPrChange w:id="1989" w:author="Russell Ott" w:date="2022-05-16T11:47:00Z">
            <w:rPr>
              <w:rFonts w:ascii="Calibri" w:eastAsia="Calibri" w:hAnsi="Calibri"/>
              <w:i/>
              <w:color w:val="000000"/>
            </w:rPr>
          </w:rPrChange>
        </w:rPr>
        <w:t>e</w:t>
      </w:r>
      <w:r w:rsidRPr="00D14360">
        <w:rPr>
          <w:color w:val="000000"/>
          <w:rPrChange w:id="1990" w:author="Russell Ott" w:date="2022-05-16T11:47:00Z">
            <w:rPr>
              <w:rFonts w:ascii="Calibri" w:eastAsia="Calibri" w:hAnsi="Calibri"/>
              <w:color w:val="000000"/>
            </w:rPr>
          </w:rPrChange>
        </w:rPr>
        <w:t>quality, CommonWell, Integrating the Healthcare Enterprise</w:t>
      </w:r>
      <w:r w:rsidR="00F80882" w:rsidRPr="00D14360">
        <w:rPr>
          <w:rFonts w:eastAsia="Calibri"/>
          <w:color w:val="000000"/>
          <w:rPrChange w:id="1991" w:author="Russell Ott" w:date="2022-05-16T11:47:00Z">
            <w:rPr>
              <w:rFonts w:ascii="Calibri" w:eastAsia="Calibri" w:hAnsi="Calibri"/>
              <w:color w:val="000000"/>
            </w:rPr>
          </w:rPrChange>
        </w:rPr>
        <w:t xml:space="preserve"> (IHE.net)</w:t>
      </w:r>
      <w:r w:rsidR="002B5CA7" w:rsidRPr="00D14360">
        <w:rPr>
          <w:rStyle w:val="FootnoteReference"/>
          <w:color w:val="000000"/>
          <w:rPrChange w:id="1992" w:author="Russell Ott" w:date="2022-05-16T11:47:00Z">
            <w:rPr>
              <w:rStyle w:val="FootnoteReference"/>
              <w:rFonts w:ascii="Calibri" w:eastAsia="Calibri" w:hAnsi="Calibri"/>
              <w:color w:val="000000"/>
            </w:rPr>
          </w:rPrChange>
        </w:rPr>
        <w:footnoteReference w:id="16"/>
      </w:r>
      <w:r w:rsidR="002B5CA7" w:rsidRPr="00D14360">
        <w:rPr>
          <w:color w:val="000000"/>
          <w:rPrChange w:id="1993" w:author="Russell Ott" w:date="2022-05-16T11:47:00Z">
            <w:rPr>
              <w:rFonts w:ascii="Calibri" w:eastAsia="Calibri" w:hAnsi="Calibri"/>
              <w:color w:val="000000"/>
            </w:rPr>
          </w:rPrChange>
        </w:rPr>
        <w:t>,</w:t>
      </w:r>
      <w:r w:rsidRPr="00D14360">
        <w:rPr>
          <w:color w:val="000000"/>
          <w:rPrChange w:id="1994" w:author="Russell Ott" w:date="2022-05-16T11:47:00Z">
            <w:rPr>
              <w:rFonts w:ascii="Calibri" w:eastAsia="Calibri" w:hAnsi="Calibri"/>
              <w:color w:val="000000"/>
            </w:rPr>
          </w:rPrChange>
        </w:rPr>
        <w:t xml:space="preserve"> HIMSS Health Story Project and other HL7 Workgroup such as the Attachments Work Group</w:t>
      </w:r>
      <w:r w:rsidR="002C792C" w:rsidRPr="00D14360">
        <w:rPr>
          <w:rFonts w:eastAsia="Calibri"/>
          <w:color w:val="000000"/>
          <w:rPrChange w:id="1995" w:author="Russell Ott" w:date="2022-05-16T11:47:00Z">
            <w:rPr>
              <w:rFonts w:ascii="Calibri" w:eastAsia="Calibri" w:hAnsi="Calibri"/>
              <w:color w:val="000000"/>
            </w:rPr>
          </w:rPrChange>
        </w:rPr>
        <w:t xml:space="preserve"> and the Clinical Quality Information (CQI) Work Group</w:t>
      </w:r>
      <w:r w:rsidRPr="00D14360">
        <w:rPr>
          <w:rFonts w:eastAsia="Calibri"/>
          <w:color w:val="000000"/>
          <w:rPrChange w:id="1996" w:author="Russell Ott" w:date="2022-05-16T11:47:00Z">
            <w:rPr>
              <w:rFonts w:ascii="Calibri" w:eastAsia="Calibri" w:hAnsi="Calibri"/>
              <w:color w:val="000000"/>
            </w:rPr>
          </w:rPrChange>
        </w:rPr>
        <w:t>. Organizations such as Integrating the Healthcare Enterprise and DirectTrust</w:t>
      </w:r>
      <w:r w:rsidR="00F80882" w:rsidRPr="00D14360">
        <w:rPr>
          <w:rStyle w:val="FootnoteReference"/>
          <w:color w:val="000000"/>
          <w:rPrChange w:id="1997" w:author="Russell Ott" w:date="2022-05-16T11:47:00Z">
            <w:rPr>
              <w:rStyle w:val="FootnoteReference"/>
              <w:rFonts w:ascii="Calibri" w:eastAsia="Calibri" w:hAnsi="Calibri"/>
              <w:color w:val="000000"/>
            </w:rPr>
          </w:rPrChange>
        </w:rPr>
        <w:footnoteReference w:id="17"/>
      </w:r>
      <w:r w:rsidRPr="00D14360">
        <w:rPr>
          <w:color w:val="000000"/>
          <w:rPrChange w:id="1998" w:author="Russell Ott" w:date="2022-05-16T11:47:00Z">
            <w:rPr>
              <w:rFonts w:ascii="Calibri" w:eastAsia="Calibri" w:hAnsi="Calibri"/>
              <w:color w:val="000000"/>
            </w:rPr>
          </w:rPrChange>
        </w:rPr>
        <w:t xml:space="preserve"> also maintain standards that address</w:t>
      </w:r>
      <w:r w:rsidRPr="00D14360">
        <w:rPr>
          <w:rFonts w:eastAsia="Calibri"/>
          <w:color w:val="000000"/>
          <w:rPrChange w:id="1999" w:author="Russell Ott" w:date="2022-05-16T11:47:00Z">
            <w:rPr>
              <w:rFonts w:ascii="Calibri" w:eastAsia="Calibri" w:hAnsi="Calibri"/>
              <w:color w:val="000000"/>
            </w:rPr>
          </w:rPrChange>
        </w:rPr>
        <w:t xml:space="preserve">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0C2947FF" w:rsidR="00A5196D" w:rsidRPr="00D14360" w:rsidRDefault="002727AE" w:rsidP="00B505D2">
      <w:pPr>
        <w:spacing w:after="120"/>
        <w:rPr>
          <w:rFonts w:ascii="Times New Roman" w:eastAsia="Calibri" w:hAnsi="Times New Roman"/>
          <w:color w:val="000000"/>
          <w:sz w:val="24"/>
          <w:szCs w:val="24"/>
          <w:rPrChange w:id="2000" w:author="Russell Ott" w:date="2022-05-16T11:47:00Z">
            <w:rPr>
              <w:rFonts w:ascii="Calibri" w:eastAsia="Calibri" w:hAnsi="Calibri"/>
              <w:color w:val="000000"/>
            </w:rPr>
          </w:rPrChange>
        </w:rPr>
      </w:pPr>
      <w:r w:rsidRPr="00D14360">
        <w:rPr>
          <w:b/>
          <w:color w:val="000000"/>
          <w:rPrChange w:id="2001" w:author="Russell Ott" w:date="2022-05-16T11:47:00Z">
            <w:rPr>
              <w:rFonts w:ascii="Calibri" w:eastAsia="Calibri" w:hAnsi="Calibri"/>
              <w:b/>
              <w:color w:val="000000"/>
            </w:rPr>
          </w:rPrChange>
        </w:rPr>
        <w:t>Reference</w:t>
      </w:r>
      <w:r w:rsidR="00315C06" w:rsidRPr="00D14360">
        <w:rPr>
          <w:color w:val="000000"/>
          <w:rPrChange w:id="2002" w:author="Russell Ott" w:date="2022-05-16T11:47:00Z">
            <w:rPr>
              <w:rFonts w:ascii="Calibri" w:eastAsia="Calibri" w:hAnsi="Calibri"/>
              <w:color w:val="000000"/>
            </w:rPr>
          </w:rPrChange>
        </w:rPr>
        <w:t>:</w:t>
      </w:r>
      <w:r w:rsidRPr="00D14360">
        <w:rPr>
          <w:color w:val="000000"/>
          <w:rPrChange w:id="2003" w:author="Russell Ott" w:date="2022-05-16T11:47:00Z">
            <w:rPr>
              <w:rFonts w:ascii="Calibri" w:eastAsia="Calibri" w:hAnsi="Calibri"/>
              <w:color w:val="000000"/>
            </w:rPr>
          </w:rPrChange>
        </w:rPr>
        <w:t xml:space="preserve"> </w:t>
      </w:r>
      <w:del w:id="2004" w:author="Russell Ott" w:date="2022-05-16T11:47:00Z">
        <w:r w:rsidR="001A0138">
          <w:fldChar w:fldCharType="begin"/>
        </w:r>
        <w:r w:rsidR="001A0138">
          <w:delInstrText xml:space="preserve"> HYPERLINK \l "_Resources" </w:delInstrText>
        </w:r>
        <w:r w:rsidR="001A0138">
          <w:fldChar w:fldCharType="separate"/>
        </w:r>
        <w:r w:rsidRPr="00AD08FB">
          <w:rPr>
            <w:rStyle w:val="Hyperlink"/>
            <w:rFonts w:eastAsia="Calibri" w:cs="Calibri"/>
            <w:color w:val="000000"/>
            <w:u w:val="none"/>
          </w:rPr>
          <w:delText>Chapter 6</w:delText>
        </w:r>
        <w:r w:rsidR="00315C06" w:rsidRPr="00AD08FB">
          <w:rPr>
            <w:rStyle w:val="Hyperlink"/>
            <w:rFonts w:eastAsia="Calibri" w:cs="Calibri"/>
            <w:color w:val="000000"/>
            <w:u w:val="none"/>
          </w:rPr>
          <w:delText xml:space="preserve"> Resources</w:delText>
        </w:r>
        <w:r w:rsidR="001A0138">
          <w:rPr>
            <w:rStyle w:val="Hyperlink"/>
            <w:rFonts w:eastAsia="Calibri" w:cs="Calibri"/>
            <w:color w:val="000000"/>
            <w:u w:val="none"/>
          </w:rPr>
          <w:fldChar w:fldCharType="end"/>
        </w:r>
      </w:del>
      <w:ins w:id="2005" w:author="Russell Ott" w:date="2022-05-16T11:47:00Z">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F10C7C">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F10C7C" w:rsidRPr="00C64922">
          <w:t>Resources</w:t>
        </w:r>
        <w:r w:rsidR="00F614E7" w:rsidRPr="007770C6">
          <w:rPr>
            <w:rStyle w:val="Hyperlink"/>
            <w:rFonts w:eastAsia="Calibri" w:cs="Calibri"/>
          </w:rPr>
          <w:fldChar w:fldCharType="end"/>
        </w:r>
      </w:ins>
    </w:p>
    <w:p w14:paraId="3D70EE34" w14:textId="77777777" w:rsidR="00A5196D" w:rsidRPr="00C64922" w:rsidRDefault="002727AE" w:rsidP="00943AA0">
      <w:pPr>
        <w:pStyle w:val="Heading2"/>
      </w:pPr>
      <w:bookmarkStart w:id="2006" w:name="_3dy6vkm" w:colFirst="0" w:colLast="0"/>
      <w:bookmarkStart w:id="2007" w:name="_Toc11043542"/>
      <w:bookmarkStart w:id="2008" w:name="_Toc11045542"/>
      <w:bookmarkStart w:id="2009" w:name="_Toc11391212"/>
      <w:bookmarkStart w:id="2010" w:name="_Toc103262610"/>
      <w:bookmarkStart w:id="2011" w:name="_Toc22823355"/>
      <w:bookmarkEnd w:id="2006"/>
      <w:r w:rsidRPr="00C64922">
        <w:t>Contents of this Guide</w:t>
      </w:r>
      <w:bookmarkEnd w:id="2007"/>
      <w:bookmarkEnd w:id="2008"/>
      <w:bookmarkEnd w:id="2009"/>
      <w:bookmarkEnd w:id="2010"/>
      <w:bookmarkEnd w:id="2011"/>
    </w:p>
    <w:p w14:paraId="306F065A" w14:textId="77777777" w:rsidR="00A5196D" w:rsidRPr="00D14360" w:rsidRDefault="002727AE" w:rsidP="00B505D2">
      <w:pPr>
        <w:spacing w:after="120"/>
        <w:rPr>
          <w:rFonts w:ascii="Times New Roman" w:eastAsia="Calibri" w:hAnsi="Times New Roman"/>
          <w:color w:val="000000"/>
          <w:sz w:val="24"/>
          <w:szCs w:val="24"/>
          <w:rPrChange w:id="2012" w:author="Russell Ott" w:date="2022-05-16T11:47:00Z">
            <w:rPr>
              <w:rFonts w:ascii="Calibri" w:eastAsia="Calibri" w:hAnsi="Calibri"/>
              <w:color w:val="000000"/>
            </w:rPr>
          </w:rPrChange>
        </w:rPr>
      </w:pPr>
      <w:r w:rsidRPr="00D14360">
        <w:rPr>
          <w:color w:val="000000"/>
          <w:rPrChange w:id="2013" w:author="Russell Ott" w:date="2022-05-16T11:47:00Z">
            <w:rPr>
              <w:rFonts w:ascii="Calibri" w:eastAsia="Calibri" w:hAnsi="Calibri"/>
              <w:color w:val="000000"/>
            </w:rPr>
          </w:rPrChange>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color w:val="000000"/>
          <w:rPrChange w:id="2014" w:author="Russell Ott" w:date="2022-05-16T11:47:00Z">
            <w:rPr>
              <w:color w:val="000000"/>
            </w:rPr>
          </w:rPrChange>
        </w:rPr>
      </w:pPr>
      <w:r w:rsidRPr="00D14360">
        <w:rPr>
          <w:b/>
          <w:color w:val="000000"/>
          <w:rPrChange w:id="2015" w:author="Russell Ott" w:date="2022-05-16T11:47:00Z">
            <w:rPr>
              <w:b/>
              <w:color w:val="000000"/>
            </w:rPr>
          </w:rPrChange>
        </w:rPr>
        <w:t>Chapter 1</w:t>
      </w:r>
      <w:r w:rsidRPr="00D14360">
        <w:rPr>
          <w:color w:val="000000"/>
          <w:rPrChange w:id="2016" w:author="Russell Ott" w:date="2022-05-16T11:47:00Z">
            <w:rPr>
              <w:color w:val="000000"/>
            </w:rPr>
          </w:rPrChange>
        </w:rPr>
        <w:t xml:space="preserve">: </w:t>
      </w:r>
      <w:r w:rsidRPr="00D14360">
        <w:rPr>
          <w:b/>
          <w:color w:val="000000"/>
          <w:rPrChange w:id="2017" w:author="Russell Ott" w:date="2022-05-16T11:47:00Z">
            <w:rPr>
              <w:b/>
              <w:color w:val="000000"/>
            </w:rPr>
          </w:rPrChange>
        </w:rPr>
        <w:t>Introduction</w:t>
      </w:r>
      <w:r w:rsidRPr="00D14360">
        <w:rPr>
          <w:color w:val="000000"/>
          <w:rPrChange w:id="2018" w:author="Russell Ott" w:date="2022-05-16T11:47:00Z">
            <w:rPr>
              <w:color w:val="000000"/>
            </w:rPr>
          </w:rPrChange>
        </w:rPr>
        <w:t xml:space="preserve"> (this chapter)</w:t>
      </w:r>
    </w:p>
    <w:p w14:paraId="51811670" w14:textId="77777777" w:rsidR="00A5196D" w:rsidRPr="00D14360" w:rsidRDefault="002727AE" w:rsidP="0054522C">
      <w:pPr>
        <w:pStyle w:val="ListParagraph"/>
        <w:numPr>
          <w:ilvl w:val="0"/>
          <w:numId w:val="18"/>
        </w:numPr>
        <w:spacing w:after="120"/>
        <w:rPr>
          <w:color w:val="000000"/>
          <w:rPrChange w:id="2019" w:author="Russell Ott" w:date="2022-05-16T11:47:00Z">
            <w:rPr>
              <w:color w:val="000000"/>
            </w:rPr>
          </w:rPrChange>
        </w:rPr>
      </w:pPr>
      <w:r w:rsidRPr="00D14360">
        <w:rPr>
          <w:b/>
          <w:color w:val="000000"/>
          <w:rPrChange w:id="2020" w:author="Russell Ott" w:date="2022-05-16T11:47:00Z">
            <w:rPr>
              <w:b/>
              <w:color w:val="000000"/>
            </w:rPr>
          </w:rPrChange>
        </w:rPr>
        <w:t>Chapter 2</w:t>
      </w:r>
      <w:r w:rsidRPr="00D14360">
        <w:rPr>
          <w:color w:val="000000"/>
          <w:rPrChange w:id="2021" w:author="Russell Ott" w:date="2022-05-16T11:47:00Z">
            <w:rPr>
              <w:color w:val="000000"/>
            </w:rPr>
          </w:rPrChange>
        </w:rPr>
        <w:t xml:space="preserve">: </w:t>
      </w:r>
      <w:r w:rsidRPr="00D14360">
        <w:rPr>
          <w:b/>
          <w:color w:val="000000"/>
          <w:rPrChange w:id="2022" w:author="Russell Ott" w:date="2022-05-16T11:47:00Z">
            <w:rPr>
              <w:b/>
              <w:color w:val="000000"/>
            </w:rPr>
          </w:rPrChange>
        </w:rPr>
        <w:t>Understanding C-CDA and the C-CDA Companion Guide.</w:t>
      </w:r>
      <w:r w:rsidRPr="00D14360">
        <w:rPr>
          <w:color w:val="000000"/>
          <w:rPrChange w:id="2023" w:author="Russell Ott" w:date="2022-05-16T11:47:00Z">
            <w:rPr>
              <w:color w:val="000000"/>
            </w:rPr>
          </w:rPrChange>
        </w:rPr>
        <w:t xml:space="preserve"> This chapter contains high-level information on f</w:t>
      </w:r>
      <w:r w:rsidR="00FF4CDE" w:rsidRPr="00D14360">
        <w:rPr>
          <w:color w:val="000000"/>
          <w:rPrChange w:id="2024" w:author="Russell Ott" w:date="2022-05-16T11:47:00Z">
            <w:rPr>
              <w:color w:val="000000"/>
            </w:rPr>
          </w:rPrChange>
        </w:rPr>
        <w:t>oundational</w:t>
      </w:r>
      <w:r w:rsidRPr="00D14360">
        <w:rPr>
          <w:color w:val="000000"/>
          <w:rPrChange w:id="2025" w:author="Russell Ott" w:date="2022-05-16T11:47:00Z">
            <w:rPr>
              <w:color w:val="000000"/>
            </w:rPr>
          </w:rPrChange>
        </w:rPr>
        <w:t xml:space="preserve"> topics such as </w:t>
      </w:r>
      <w:r w:rsidR="00483C25" w:rsidRPr="00D14360">
        <w:rPr>
          <w:color w:val="000000"/>
          <w:rPrChange w:id="2026" w:author="Russell Ott" w:date="2022-05-16T11:47:00Z">
            <w:rPr>
              <w:color w:val="000000"/>
            </w:rPr>
          </w:rPrChange>
        </w:rPr>
        <w:t xml:space="preserve">the HL7 Clinical Document Architecture (CDA) standard, CDA Schema, </w:t>
      </w:r>
      <w:r w:rsidRPr="00D14360">
        <w:rPr>
          <w:color w:val="000000"/>
          <w:rPrChange w:id="2027" w:author="Russell Ott" w:date="2022-05-16T11:47:00Z">
            <w:rPr>
              <w:color w:val="000000"/>
            </w:rPr>
          </w:rPrChange>
        </w:rPr>
        <w:t xml:space="preserve">CDA Templates, and </w:t>
      </w:r>
      <w:r w:rsidR="00F80882" w:rsidRPr="00D14360">
        <w:rPr>
          <w:color w:val="000000"/>
          <w:rPrChange w:id="2028" w:author="Russell Ott" w:date="2022-05-16T11:47:00Z">
            <w:rPr>
              <w:color w:val="000000"/>
            </w:rPr>
          </w:rPrChange>
        </w:rPr>
        <w:t>Schematron</w:t>
      </w:r>
      <w:r w:rsidRPr="00D14360">
        <w:rPr>
          <w:color w:val="000000"/>
          <w:rPrChange w:id="2029" w:author="Russell Ott" w:date="2022-05-16T11:47:00Z">
            <w:rPr>
              <w:color w:val="000000"/>
            </w:rPr>
          </w:rPrChange>
        </w:rPr>
        <w:t>.</w:t>
      </w:r>
      <w:r w:rsidR="00483C25" w:rsidRPr="00D14360">
        <w:rPr>
          <w:color w:val="000000"/>
          <w:rPrChange w:id="2030" w:author="Russell Ott" w:date="2022-05-16T11:47:00Z">
            <w:rPr>
              <w:color w:val="000000"/>
            </w:rPr>
          </w:rPrChange>
        </w:rPr>
        <w:t xml:space="preserve"> It explains general concepts that are relevant for C-CDA documents, like structured versus unstructured documents and what it means for a document template to be an open template. </w:t>
      </w:r>
      <w:r w:rsidRPr="00D14360">
        <w:rPr>
          <w:color w:val="000000"/>
          <w:rPrChange w:id="2031" w:author="Russell Ott" w:date="2022-05-16T11:47:00Z">
            <w:rPr>
              <w:color w:val="000000"/>
            </w:rPr>
          </w:rPrChange>
        </w:rPr>
        <w:t xml:space="preserve">It covers </w:t>
      </w:r>
      <w:r w:rsidR="00483C25" w:rsidRPr="00D14360">
        <w:rPr>
          <w:color w:val="000000"/>
          <w:rPrChange w:id="2032" w:author="Russell Ott" w:date="2022-05-16T11:47:00Z">
            <w:rPr>
              <w:color w:val="000000"/>
            </w:rPr>
          </w:rPrChange>
        </w:rPr>
        <w:t>select</w:t>
      </w:r>
      <w:r w:rsidRPr="00D14360">
        <w:rPr>
          <w:color w:val="000000"/>
          <w:rPrChange w:id="2033" w:author="Russell Ott" w:date="2022-05-16T11:47:00Z">
            <w:rPr>
              <w:color w:val="000000"/>
            </w:rPr>
          </w:rPrChange>
        </w:rPr>
        <w:t xml:space="preserve"> topics from the base CDA standard and other general topics that are relevant for understanding the C-CDA templates</w:t>
      </w:r>
      <w:r w:rsidR="00FF4CDE" w:rsidRPr="00D14360">
        <w:rPr>
          <w:color w:val="000000"/>
          <w:rPrChange w:id="2034" w:author="Russell Ott" w:date="2022-05-16T11:47:00Z">
            <w:rPr>
              <w:color w:val="000000"/>
            </w:rPr>
          </w:rPrChange>
        </w:rPr>
        <w:t xml:space="preserve"> and C-CDA Document exchange</w:t>
      </w:r>
      <w:r w:rsidRPr="00D14360">
        <w:rPr>
          <w:color w:val="000000"/>
          <w:rPrChange w:id="2035" w:author="Russell Ott" w:date="2022-05-16T11:47:00Z">
            <w:rPr>
              <w:color w:val="000000"/>
            </w:rPr>
          </w:rPrChange>
        </w:rPr>
        <w:t xml:space="preserve">. It describes the continuous improvement strategy </w:t>
      </w:r>
      <w:r w:rsidR="00FF4CDE" w:rsidRPr="00D14360">
        <w:rPr>
          <w:color w:val="000000"/>
          <w:rPrChange w:id="2036" w:author="Russell Ott" w:date="2022-05-16T11:47:00Z">
            <w:rPr>
              <w:color w:val="000000"/>
            </w:rPr>
          </w:rPrChange>
        </w:rPr>
        <w:t>supported by the</w:t>
      </w:r>
      <w:r w:rsidRPr="00D14360">
        <w:rPr>
          <w:color w:val="000000"/>
          <w:rPrChange w:id="2037" w:author="Russell Ott" w:date="2022-05-16T11:47:00Z">
            <w:rPr>
              <w:color w:val="000000"/>
            </w:rPr>
          </w:rPrChange>
        </w:rPr>
        <w:t xml:space="preserve"> </w:t>
      </w:r>
      <w:r w:rsidR="00FF4CDE" w:rsidRPr="00D14360">
        <w:rPr>
          <w:color w:val="000000"/>
          <w:rPrChange w:id="2038" w:author="Russell Ott" w:date="2022-05-16T11:47:00Z">
            <w:rPr>
              <w:color w:val="000000"/>
            </w:rPr>
          </w:rPrChange>
        </w:rPr>
        <w:t xml:space="preserve">C-CDA </w:t>
      </w:r>
      <w:r w:rsidRPr="00D14360">
        <w:rPr>
          <w:color w:val="000000"/>
          <w:rPrChange w:id="2039" w:author="Russell Ott" w:date="2022-05-16T11:47:00Z">
            <w:rPr>
              <w:color w:val="000000"/>
            </w:rPr>
          </w:rPrChange>
        </w:rPr>
        <w:t xml:space="preserve">Companion Guide and explains how </w:t>
      </w:r>
      <w:r w:rsidR="00FF4CDE" w:rsidRPr="00D14360">
        <w:rPr>
          <w:color w:val="000000"/>
          <w:rPrChange w:id="2040" w:author="Russell Ott" w:date="2022-05-16T11:47:00Z">
            <w:rPr>
              <w:color w:val="000000"/>
            </w:rPr>
          </w:rPrChange>
        </w:rPr>
        <w:t>implementers can use this guidance</w:t>
      </w:r>
      <w:r w:rsidRPr="00D14360">
        <w:rPr>
          <w:color w:val="000000"/>
          <w:rPrChange w:id="2041" w:author="Russell Ott" w:date="2022-05-16T11:47:00Z">
            <w:rPr>
              <w:color w:val="000000"/>
            </w:rPr>
          </w:rPrChange>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color w:val="000000"/>
          <w:rPrChange w:id="2042" w:author="Russell Ott" w:date="2022-05-16T11:47:00Z">
            <w:rPr>
              <w:color w:val="000000"/>
            </w:rPr>
          </w:rPrChange>
        </w:rPr>
      </w:pPr>
      <w:r w:rsidRPr="00D14360">
        <w:rPr>
          <w:b/>
          <w:color w:val="000000"/>
          <w:rPrChange w:id="2043" w:author="Russell Ott" w:date="2022-05-16T11:47:00Z">
            <w:rPr>
              <w:b/>
              <w:color w:val="000000"/>
            </w:rPr>
          </w:rPrChange>
        </w:rPr>
        <w:t>Chapter 3</w:t>
      </w:r>
      <w:r w:rsidRPr="00D14360">
        <w:rPr>
          <w:color w:val="000000"/>
          <w:rPrChange w:id="2044" w:author="Russell Ott" w:date="2022-05-16T11:47:00Z">
            <w:rPr>
              <w:color w:val="000000"/>
            </w:rPr>
          </w:rPrChange>
        </w:rPr>
        <w:t xml:space="preserve">: </w:t>
      </w:r>
      <w:r w:rsidRPr="00D14360">
        <w:rPr>
          <w:b/>
          <w:color w:val="000000"/>
          <w:rPrChange w:id="2045" w:author="Russell Ott" w:date="2022-05-16T11:47:00Z">
            <w:rPr>
              <w:b/>
              <w:color w:val="000000"/>
            </w:rPr>
          </w:rPrChange>
        </w:rPr>
        <w:t>Document-Level Guidance.</w:t>
      </w:r>
      <w:r w:rsidRPr="00D14360">
        <w:rPr>
          <w:color w:val="000000"/>
          <w:rPrChange w:id="2046" w:author="Russell Ott" w:date="2022-05-16T11:47:00Z">
            <w:rPr>
              <w:color w:val="000000"/>
            </w:rPr>
          </w:rPrChange>
        </w:rPr>
        <w:t xml:space="preserve"> This chapter provides guidance regarding information that is carried in the header of C-CDA documents</w:t>
      </w:r>
      <w:r w:rsidR="00483C25" w:rsidRPr="00D14360">
        <w:rPr>
          <w:color w:val="000000"/>
          <w:rPrChange w:id="2047" w:author="Russell Ott" w:date="2022-05-16T11:47:00Z">
            <w:rPr>
              <w:color w:val="000000"/>
            </w:rPr>
          </w:rPrChange>
        </w:rPr>
        <w:t>.</w:t>
      </w:r>
    </w:p>
    <w:p w14:paraId="10C58A01" w14:textId="77777777" w:rsidR="00A5196D" w:rsidRPr="00D14360" w:rsidRDefault="002727AE" w:rsidP="0054522C">
      <w:pPr>
        <w:pStyle w:val="ListParagraph"/>
        <w:numPr>
          <w:ilvl w:val="0"/>
          <w:numId w:val="18"/>
        </w:numPr>
        <w:spacing w:after="120"/>
        <w:rPr>
          <w:color w:val="000000"/>
          <w:rPrChange w:id="2048" w:author="Russell Ott" w:date="2022-05-16T11:47:00Z">
            <w:rPr>
              <w:color w:val="000000"/>
            </w:rPr>
          </w:rPrChange>
        </w:rPr>
      </w:pPr>
      <w:r w:rsidRPr="00D14360">
        <w:rPr>
          <w:b/>
          <w:color w:val="000000"/>
          <w:rPrChange w:id="2049" w:author="Russell Ott" w:date="2022-05-16T11:47:00Z">
            <w:rPr>
              <w:b/>
              <w:color w:val="000000"/>
            </w:rPr>
          </w:rPrChange>
        </w:rPr>
        <w:t>Chapter 4</w:t>
      </w:r>
      <w:r w:rsidRPr="00D14360">
        <w:rPr>
          <w:color w:val="000000"/>
          <w:rPrChange w:id="2050" w:author="Russell Ott" w:date="2022-05-16T11:47:00Z">
            <w:rPr>
              <w:color w:val="000000"/>
            </w:rPr>
          </w:rPrChange>
        </w:rPr>
        <w:t xml:space="preserve">: </w:t>
      </w:r>
      <w:r w:rsidRPr="00D14360">
        <w:rPr>
          <w:b/>
          <w:color w:val="000000"/>
          <w:rPrChange w:id="2051" w:author="Russell Ott" w:date="2022-05-16T11:47:00Z">
            <w:rPr>
              <w:b/>
              <w:color w:val="000000"/>
            </w:rPr>
          </w:rPrChange>
        </w:rPr>
        <w:t>Structure Document Content.</w:t>
      </w:r>
      <w:r w:rsidRPr="00D14360">
        <w:rPr>
          <w:color w:val="000000"/>
          <w:rPrChange w:id="2052" w:author="Russell Ott" w:date="2022-05-16T11:47:00Z">
            <w:rPr>
              <w:color w:val="000000"/>
            </w:rPr>
          </w:rPrChange>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color w:val="000000"/>
          <w:rPrChange w:id="2053" w:author="Russell Ott" w:date="2022-05-16T11:47:00Z">
            <w:rPr>
              <w:color w:val="000000"/>
            </w:rPr>
          </w:rPrChange>
        </w:rPr>
        <w:t>.</w:t>
      </w:r>
    </w:p>
    <w:p w14:paraId="054BF194" w14:textId="47976C92" w:rsidR="00A5196D" w:rsidRDefault="002727AE" w:rsidP="0054522C">
      <w:pPr>
        <w:pStyle w:val="ListParagraph"/>
        <w:numPr>
          <w:ilvl w:val="0"/>
          <w:numId w:val="18"/>
        </w:numPr>
        <w:spacing w:after="120"/>
        <w:rPr>
          <w:color w:val="000000"/>
          <w:rPrChange w:id="2054" w:author="Russell Ott" w:date="2022-05-16T11:47:00Z">
            <w:rPr>
              <w:color w:val="000000"/>
            </w:rPr>
          </w:rPrChange>
        </w:rPr>
      </w:pPr>
      <w:r w:rsidRPr="00D14360">
        <w:rPr>
          <w:b/>
          <w:color w:val="000000"/>
          <w:rPrChange w:id="2055" w:author="Russell Ott" w:date="2022-05-16T11:47:00Z">
            <w:rPr>
              <w:b/>
              <w:color w:val="000000"/>
            </w:rPr>
          </w:rPrChange>
        </w:rPr>
        <w:t>Chapter 5</w:t>
      </w:r>
      <w:r w:rsidRPr="00D14360">
        <w:rPr>
          <w:color w:val="000000"/>
          <w:rPrChange w:id="2056" w:author="Russell Ott" w:date="2022-05-16T11:47:00Z">
            <w:rPr>
              <w:color w:val="000000"/>
            </w:rPr>
          </w:rPrChange>
        </w:rPr>
        <w:t xml:space="preserve">: </w:t>
      </w:r>
      <w:r w:rsidRPr="00D14360">
        <w:rPr>
          <w:b/>
          <w:color w:val="000000"/>
          <w:rPrChange w:id="2057" w:author="Russell Ott" w:date="2022-05-16T11:47:00Z">
            <w:rPr>
              <w:b/>
              <w:color w:val="000000"/>
            </w:rPr>
          </w:rPrChange>
        </w:rPr>
        <w:t>Representation of Discrete Data.</w:t>
      </w:r>
      <w:r w:rsidRPr="00D14360">
        <w:rPr>
          <w:color w:val="000000"/>
          <w:rPrChange w:id="2058" w:author="Russell Ott" w:date="2022-05-16T11:47:00Z">
            <w:rPr>
              <w:color w:val="000000"/>
            </w:rPr>
          </w:rPrChange>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26BBAD9F" w:rsidR="005830F4" w:rsidRPr="003E45C2" w:rsidRDefault="002727AE" w:rsidP="0054522C">
      <w:pPr>
        <w:pStyle w:val="ListParagraph"/>
        <w:numPr>
          <w:ilvl w:val="0"/>
          <w:numId w:val="18"/>
        </w:numPr>
        <w:spacing w:after="120"/>
        <w:rPr>
          <w:ins w:id="2059" w:author="Russell Ott" w:date="2022-05-16T11:47:00Z"/>
          <w:rFonts w:eastAsia="Calibri" w:cs="Calibri"/>
          <w:color w:val="000000"/>
        </w:rPr>
      </w:pPr>
      <w:del w:id="2060" w:author="Russell Ott" w:date="2022-05-16T11:47:00Z">
        <w:r w:rsidRPr="00D14360">
          <w:rPr>
            <w:rFonts w:eastAsia="Calibri" w:cs="Calibri"/>
            <w:b/>
            <w:color w:val="000000"/>
          </w:rPr>
          <w:delText>Chapter 6</w:delText>
        </w:r>
      </w:del>
      <w:ins w:id="2061" w:author="Russell Ott" w:date="2022-05-16T11:47:00Z">
        <w:r w:rsidR="005830F4" w:rsidRPr="003E45C2">
          <w:rPr>
            <w:rFonts w:eastAsia="Calibri" w:cs="Calibri"/>
            <w:b/>
            <w:color w:val="000000"/>
          </w:rPr>
          <w:t>Chapter 6</w:t>
        </w:r>
        <w:r w:rsidR="005830F4" w:rsidRPr="003E45C2">
          <w:rPr>
            <w:rFonts w:eastAsia="Calibri" w:cs="Calibri"/>
            <w:color w:val="000000"/>
          </w:rPr>
          <w:t xml:space="preserve">: </w:t>
        </w:r>
        <w:r w:rsidR="005830F4" w:rsidRPr="003E45C2">
          <w:rPr>
            <w:rFonts w:eastAsia="Calibri" w:cs="Calibri"/>
            <w:b/>
            <w:bCs/>
            <w:color w:val="000000"/>
          </w:rPr>
          <w:t>USCDI Guidance.</w:t>
        </w:r>
        <w:r w:rsidR="005830F4"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r w:rsidR="001A0138">
          <w:fldChar w:fldCharType="begin"/>
        </w:r>
        <w:r w:rsidR="001A0138">
          <w:instrText xml:space="preserve"> HYPERLINK "https://www.healthit.gov/isa/united-states-core-data-interoperability-uscdi" </w:instrText>
        </w:r>
        <w:r w:rsidR="001A0138">
          <w:fldChar w:fldCharType="separate"/>
        </w:r>
        <w:r w:rsidR="00F175BD" w:rsidRPr="003E45C2">
          <w:rPr>
            <w:rStyle w:val="Hyperlink"/>
            <w:rFonts w:eastAsia="Calibri" w:cs="Calibri"/>
          </w:rPr>
          <w:t>ONC US Core Data for Interoperability (USCDI)</w:t>
        </w:r>
        <w:r w:rsidR="001A0138">
          <w:rPr>
            <w:rStyle w:val="Hyperlink"/>
            <w:rFonts w:eastAsia="Calibri" w:cs="Calibri"/>
          </w:rPr>
          <w:fldChar w:fldCharType="end"/>
        </w:r>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ins>
    </w:p>
    <w:p w14:paraId="4D7F6A7F" w14:textId="4DC25CF2" w:rsidR="00A5196D" w:rsidRPr="00D14360" w:rsidRDefault="002727AE" w:rsidP="0054522C">
      <w:pPr>
        <w:pStyle w:val="ListParagraph"/>
        <w:numPr>
          <w:ilvl w:val="0"/>
          <w:numId w:val="18"/>
        </w:numPr>
        <w:spacing w:after="120"/>
        <w:rPr>
          <w:color w:val="000000"/>
          <w:rPrChange w:id="2062" w:author="Russell Ott" w:date="2022-05-16T11:47:00Z">
            <w:rPr>
              <w:color w:val="000000"/>
            </w:rPr>
          </w:rPrChange>
        </w:rPr>
      </w:pPr>
      <w:ins w:id="2063" w:author="Russell Ott" w:date="2022-05-16T11:47:00Z">
        <w:r w:rsidRPr="00D14360">
          <w:rPr>
            <w:rFonts w:eastAsia="Calibri" w:cs="Calibri"/>
            <w:b/>
            <w:color w:val="000000"/>
          </w:rPr>
          <w:t xml:space="preserve">Chapter </w:t>
        </w:r>
        <w:r w:rsidR="005830F4">
          <w:rPr>
            <w:rFonts w:eastAsia="Calibri" w:cs="Calibri"/>
            <w:b/>
            <w:color w:val="000000"/>
          </w:rPr>
          <w:t>7</w:t>
        </w:r>
      </w:ins>
      <w:r w:rsidRPr="00D14360">
        <w:rPr>
          <w:color w:val="000000"/>
          <w:rPrChange w:id="2064" w:author="Russell Ott" w:date="2022-05-16T11:47:00Z">
            <w:rPr>
              <w:color w:val="000000"/>
            </w:rPr>
          </w:rPrChange>
        </w:rPr>
        <w:t xml:space="preserve">: </w:t>
      </w:r>
      <w:r w:rsidRPr="00D14360">
        <w:rPr>
          <w:b/>
          <w:color w:val="000000"/>
          <w:rPrChange w:id="2065" w:author="Russell Ott" w:date="2022-05-16T11:47:00Z">
            <w:rPr>
              <w:b/>
              <w:color w:val="000000"/>
            </w:rPr>
          </w:rPrChange>
        </w:rPr>
        <w:t>Resources.</w:t>
      </w:r>
      <w:r w:rsidRPr="00D14360">
        <w:rPr>
          <w:color w:val="000000"/>
          <w:rPrChange w:id="2066" w:author="Russell Ott" w:date="2022-05-16T11:47:00Z">
            <w:rPr>
              <w:color w:val="000000"/>
            </w:rPr>
          </w:rPrChange>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color w:val="000000"/>
          <w:rPrChange w:id="2067" w:author="Russell Ott" w:date="2022-05-16T11:47:00Z">
            <w:rPr>
              <w:color w:val="000000"/>
            </w:rPr>
          </w:rPrChange>
        </w:rPr>
      </w:pPr>
      <w:r w:rsidRPr="00D14360">
        <w:rPr>
          <w:b/>
          <w:color w:val="000000"/>
          <w:rPrChange w:id="2068" w:author="Russell Ott" w:date="2022-05-16T11:47:00Z">
            <w:rPr>
              <w:b/>
              <w:color w:val="000000"/>
            </w:rPr>
          </w:rPrChange>
        </w:rPr>
        <w:t>Appendix A</w:t>
      </w:r>
      <w:r w:rsidRPr="00D14360">
        <w:rPr>
          <w:color w:val="000000"/>
          <w:rPrChange w:id="2069" w:author="Russell Ott" w:date="2022-05-16T11:47:00Z">
            <w:rPr>
              <w:color w:val="000000"/>
            </w:rPr>
          </w:rPrChange>
        </w:rPr>
        <w:t xml:space="preserve">: </w:t>
      </w:r>
      <w:r w:rsidRPr="00D14360">
        <w:rPr>
          <w:b/>
          <w:color w:val="000000"/>
          <w:rPrChange w:id="2070" w:author="Russell Ott" w:date="2022-05-16T11:47:00Z">
            <w:rPr>
              <w:b/>
              <w:color w:val="000000"/>
            </w:rPr>
          </w:rPrChange>
        </w:rPr>
        <w:t>Additional C-CDA Templates.</w:t>
      </w:r>
      <w:r w:rsidRPr="00D14360">
        <w:rPr>
          <w:color w:val="000000"/>
          <w:rPrChange w:id="2071" w:author="Russell Ott" w:date="2022-05-16T11:47:00Z">
            <w:rPr>
              <w:color w:val="000000"/>
            </w:rPr>
          </w:rPrChange>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color w:val="000000"/>
          <w:rPrChange w:id="2072" w:author="Russell Ott" w:date="2022-05-16T11:47:00Z">
            <w:rPr>
              <w:color w:val="000000"/>
            </w:rPr>
          </w:rPrChange>
        </w:rPr>
      </w:pPr>
      <w:r w:rsidRPr="00D14360">
        <w:rPr>
          <w:b/>
          <w:color w:val="000000"/>
          <w:rPrChange w:id="2073" w:author="Russell Ott" w:date="2022-05-16T11:47:00Z">
            <w:rPr>
              <w:b/>
              <w:color w:val="000000"/>
            </w:rPr>
          </w:rPrChange>
        </w:rPr>
        <w:t>Appendix B</w:t>
      </w:r>
      <w:r w:rsidRPr="00D14360">
        <w:rPr>
          <w:color w:val="000000"/>
          <w:rPrChange w:id="2074" w:author="Russell Ott" w:date="2022-05-16T11:47:00Z">
            <w:rPr>
              <w:color w:val="000000"/>
            </w:rPr>
          </w:rPrChange>
        </w:rPr>
        <w:t xml:space="preserve">: </w:t>
      </w:r>
      <w:r w:rsidR="00486BA0" w:rsidRPr="00D14360">
        <w:rPr>
          <w:b/>
          <w:color w:val="000000"/>
          <w:rPrChange w:id="2075" w:author="Russell Ott" w:date="2022-05-16T11:47:00Z">
            <w:rPr>
              <w:b/>
              <w:color w:val="000000"/>
            </w:rPr>
          </w:rPrChange>
        </w:rPr>
        <w:t>UDI Organizer Template</w:t>
      </w:r>
      <w:r w:rsidR="00E35258" w:rsidRPr="00D14360">
        <w:rPr>
          <w:b/>
          <w:color w:val="000000"/>
          <w:rPrChange w:id="2076" w:author="Russell Ott" w:date="2022-05-16T11:47:00Z">
            <w:rPr>
              <w:b/>
              <w:color w:val="000000"/>
            </w:rPr>
          </w:rPrChange>
        </w:rPr>
        <w:t>.</w:t>
      </w:r>
      <w:r w:rsidR="00E35258" w:rsidRPr="00D14360">
        <w:rPr>
          <w:color w:val="000000"/>
          <w:rPrChange w:id="2077" w:author="Russell Ott" w:date="2022-05-16T11:47:00Z">
            <w:rPr>
              <w:color w:val="000000"/>
            </w:rPr>
          </w:rPrChange>
        </w:rPr>
        <w:t xml:space="preserve">  This appendix includes template definitions that 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09007825" w14:textId="77777777" w:rsidR="00CB74A7" w:rsidRPr="00D14360" w:rsidRDefault="009A40F8" w:rsidP="0054522C">
      <w:pPr>
        <w:pStyle w:val="ListParagraph"/>
        <w:numPr>
          <w:ilvl w:val="0"/>
          <w:numId w:val="18"/>
        </w:numPr>
        <w:spacing w:after="120"/>
        <w:rPr>
          <w:del w:id="2078" w:author="Russell Ott" w:date="2022-05-16T11:47:00Z"/>
          <w:rFonts w:eastAsia="Calibri" w:cs="Calibri"/>
          <w:color w:val="000000"/>
        </w:rPr>
      </w:pPr>
      <w:del w:id="2079" w:author="Russell Ott" w:date="2022-05-16T11:47:00Z">
        <w:r w:rsidRPr="00D14360">
          <w:rPr>
            <w:rFonts w:eastAsia="Calibri" w:cs="Calibri"/>
            <w:b/>
            <w:color w:val="000000"/>
          </w:rPr>
          <w:delText xml:space="preserve">Appendix C: </w:delText>
        </w:r>
        <w:r w:rsidR="00CB74A7" w:rsidRPr="00D14360">
          <w:rPr>
            <w:rFonts w:eastAsia="Calibri" w:cs="Calibri"/>
            <w:b/>
            <w:color w:val="000000"/>
          </w:rPr>
          <w:delText xml:space="preserve">Provenance – Author Participation. </w:delText>
        </w:r>
        <w:r w:rsidR="00CB74A7" w:rsidRPr="00D14360">
          <w:rPr>
            <w:rFonts w:eastAsia="Calibri" w:cs="Calibri"/>
            <w:bCs/>
            <w:color w:val="000000"/>
          </w:rPr>
          <w:delText>This appendix includes the definition for basic provenance information that captures the author. The new template is a specialization of the Author Participation template defined in C-CDA.</w:delText>
        </w:r>
      </w:del>
    </w:p>
    <w:p w14:paraId="720DCC93" w14:textId="77777777" w:rsidR="00A10C4D" w:rsidRPr="00D14360" w:rsidRDefault="00A10C4D" w:rsidP="00B505D2">
      <w:pPr>
        <w:spacing w:after="120"/>
        <w:rPr>
          <w:del w:id="2080" w:author="Russell Ott" w:date="2022-05-16T11:47:00Z"/>
          <w:rFonts w:eastAsia="Calibri" w:cs="Calibri"/>
          <w:color w:val="000000"/>
        </w:rPr>
      </w:pPr>
    </w:p>
    <w:p w14:paraId="39757B15" w14:textId="3FF469C7" w:rsidR="00FF509B" w:rsidRDefault="00FF509B">
      <w:pPr>
        <w:rPr>
          <w:color w:val="000000"/>
          <w:rPrChange w:id="2081" w:author="Russell Ott" w:date="2022-05-16T11:47:00Z">
            <w:rPr>
              <w:rFonts w:ascii="Calibri" w:eastAsia="Calibri" w:hAnsi="Calibri"/>
              <w:color w:val="000000"/>
            </w:rPr>
          </w:rPrChange>
        </w:rPr>
      </w:pPr>
      <w:r>
        <w:rPr>
          <w:color w:val="000000"/>
          <w:rPrChange w:id="2082" w:author="Russell Ott" w:date="2022-05-16T11:47:00Z">
            <w:rPr>
              <w:rFonts w:ascii="Calibri" w:eastAsia="Calibri" w:hAnsi="Calibri"/>
              <w:color w:val="000000"/>
            </w:rPr>
          </w:rPrChange>
        </w:rPr>
        <w:br w:type="page"/>
      </w:r>
    </w:p>
    <w:p w14:paraId="1E8AC419" w14:textId="77777777" w:rsidR="00A10C4D" w:rsidRPr="00D14360" w:rsidRDefault="00A10C4D" w:rsidP="00B505D2">
      <w:pPr>
        <w:widowControl w:val="0"/>
        <w:spacing w:after="120"/>
        <w:rPr>
          <w:color w:val="000000"/>
          <w:rPrChange w:id="2083" w:author="Russell Ott" w:date="2022-05-16T11:47:00Z">
            <w:rPr>
              <w:rFonts w:ascii="Calibri" w:eastAsia="Calibri" w:hAnsi="Calibri"/>
              <w:color w:val="000000"/>
            </w:rPr>
          </w:rPrChange>
        </w:rPr>
        <w:sectPr w:rsidR="00A10C4D" w:rsidRPr="00D14360" w:rsidSect="001B4D1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2094" w:name="_1t3h5sf" w:colFirst="0" w:colLast="0"/>
      <w:bookmarkStart w:id="2095" w:name="_Toc10695549"/>
      <w:bookmarkStart w:id="2096" w:name="_Toc11043543"/>
      <w:bookmarkStart w:id="2097" w:name="_Toc11045543"/>
      <w:bookmarkStart w:id="2098" w:name="_Toc11391213"/>
      <w:bookmarkStart w:id="2099" w:name="_Toc103262611"/>
      <w:bookmarkStart w:id="2100" w:name="_Toc22823356"/>
      <w:bookmarkEnd w:id="2094"/>
      <w:r w:rsidRPr="00C64922">
        <w:t>Understanding C-CDA and the C-CDA Companion Guide</w:t>
      </w:r>
      <w:bookmarkEnd w:id="2095"/>
      <w:bookmarkEnd w:id="2096"/>
      <w:bookmarkEnd w:id="2097"/>
      <w:bookmarkEnd w:id="2098"/>
      <w:bookmarkEnd w:id="2099"/>
      <w:bookmarkEnd w:id="2100"/>
    </w:p>
    <w:p w14:paraId="6C599456" w14:textId="77777777" w:rsidR="00A10C4D" w:rsidRPr="00D14360" w:rsidRDefault="00A10C4D" w:rsidP="00B505D2">
      <w:pPr>
        <w:spacing w:after="120"/>
        <w:rPr>
          <w:rFonts w:ascii="Times New Roman" w:eastAsia="Calibri" w:hAnsi="Times New Roman"/>
          <w:color w:val="000000"/>
          <w:sz w:val="24"/>
          <w:szCs w:val="24"/>
          <w:rPrChange w:id="2101" w:author="Russell Ott" w:date="2022-05-16T11:47:00Z">
            <w:rPr>
              <w:rFonts w:ascii="Calibri" w:eastAsia="Calibri" w:hAnsi="Calibri"/>
              <w:color w:val="000000"/>
            </w:rPr>
          </w:rPrChange>
        </w:rPr>
      </w:pPr>
      <w:r w:rsidRPr="00D14360">
        <w:rPr>
          <w:color w:val="000000"/>
          <w:rPrChange w:id="2102" w:author="Russell Ott" w:date="2022-05-16T11:47:00Z">
            <w:rPr>
              <w:rFonts w:ascii="Calibri" w:eastAsia="Calibri" w:hAnsi="Calibri"/>
              <w:color w:val="000000"/>
            </w:rPr>
          </w:rPrChange>
        </w:rPr>
        <w:t>Consolidated CDA (C-CDA) is a library of CDA templates developed by HL7. It leverages prior efforts from HL7, Integrating the Healthcare Enterprise (IHE), and Health Information Technology Standards Panel (HITSP). It harmonizes that work and consolid</w:t>
      </w:r>
      <w:r w:rsidRPr="00D14360">
        <w:rPr>
          <w:color w:val="000000"/>
          <w:rPrChange w:id="2103" w:author="Russell Ott" w:date="2022-05-16T11:47:00Z">
            <w:rPr>
              <w:rFonts w:ascii="Calibri" w:eastAsia="Calibri" w:hAnsi="Calibri"/>
              <w:color w:val="000000"/>
            </w:rPr>
          </w:rPrChange>
        </w:rPr>
        <w:t>ates implementation guides developed under the HL7 Health Story Project. C-CDA was originally developed within the ONC’s Standards and Interoperability (S&amp;I) Framework to provide a definitive set of harmonized CDA templates for the US Realm.  C-CDA has evo</w:t>
      </w:r>
      <w:r w:rsidRPr="00D14360">
        <w:rPr>
          <w:rFonts w:eastAsia="Calibri"/>
          <w:color w:val="000000"/>
          <w:rPrChange w:id="2104" w:author="Russell Ott" w:date="2022-05-16T11:47:00Z">
            <w:rPr>
              <w:rFonts w:ascii="Calibri" w:eastAsia="Calibri" w:hAnsi="Calibri"/>
              <w:color w:val="000000"/>
            </w:rPr>
          </w:rPrChange>
        </w:rPr>
        <w:t>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18BDB57A" w:rsidR="00A10C4D" w:rsidRPr="00D14360" w:rsidRDefault="00A10C4D" w:rsidP="00B505D2">
      <w:pPr>
        <w:spacing w:after="120"/>
        <w:rPr>
          <w:rFonts w:ascii="Times New Roman" w:eastAsia="Calibri" w:hAnsi="Times New Roman"/>
          <w:color w:val="000000"/>
          <w:sz w:val="24"/>
          <w:szCs w:val="24"/>
          <w:rPrChange w:id="2105" w:author="Russell Ott" w:date="2022-05-16T11:47:00Z">
            <w:rPr>
              <w:rFonts w:ascii="Calibri" w:eastAsia="Calibri" w:hAnsi="Calibri"/>
              <w:color w:val="000000"/>
            </w:rPr>
          </w:rPrChange>
        </w:rPr>
      </w:pPr>
      <w:r w:rsidRPr="00D14360">
        <w:rPr>
          <w:color w:val="000000"/>
          <w:rPrChange w:id="2106" w:author="Russell Ott" w:date="2022-05-16T11:47:00Z">
            <w:rPr>
              <w:rFonts w:ascii="Calibri" w:eastAsia="Calibri" w:hAnsi="Calibri"/>
              <w:color w:val="000000"/>
            </w:rPr>
          </w:rPrChange>
        </w:rPr>
        <w:t xml:space="preserve">The C-CDA </w:t>
      </w:r>
      <w:del w:id="2107" w:author="Russell Ott" w:date="2022-05-16T11:47:00Z">
        <w:r w:rsidRPr="00D14360">
          <w:rPr>
            <w:rFonts w:eastAsia="Calibri" w:cs="Calibri"/>
            <w:color w:val="000000"/>
          </w:rPr>
          <w:delText xml:space="preserve">R2.1 </w:delText>
        </w:r>
      </w:del>
      <w:r w:rsidRPr="00D14360">
        <w:rPr>
          <w:color w:val="000000"/>
          <w:rPrChange w:id="2108" w:author="Russell Ott" w:date="2022-05-16T11:47:00Z">
            <w:rPr>
              <w:rFonts w:ascii="Calibri" w:eastAsia="Calibri" w:hAnsi="Calibri"/>
              <w:color w:val="000000"/>
            </w:rPr>
          </w:rPrChange>
        </w:rPr>
        <w:t xml:space="preserve">Companion Guide (“Companion Guide”) augments guidance provided </w:t>
      </w:r>
      <w:r w:rsidRPr="00D14360">
        <w:rPr>
          <w:rFonts w:eastAsia="Calibri"/>
          <w:color w:val="000000"/>
          <w:rPrChange w:id="2109" w:author="Russell Ott" w:date="2022-05-16T11:47:00Z">
            <w:rPr>
              <w:rFonts w:ascii="Calibri" w:eastAsia="Calibri" w:hAnsi="Calibri"/>
              <w:color w:val="000000"/>
            </w:rPr>
          </w:rPrChange>
        </w:rPr>
        <w:t>in C-CDA</w:t>
      </w:r>
      <w:del w:id="2110" w:author="Russell Ott" w:date="2022-05-16T11:47:00Z">
        <w:r w:rsidRPr="00D14360">
          <w:rPr>
            <w:rFonts w:ascii="Calibri" w:eastAsia="Calibri" w:hAnsi="Calibri" w:cs="Calibri"/>
            <w:color w:val="000000"/>
          </w:rPr>
          <w:delText xml:space="preserve"> R2.1</w:delText>
        </w:r>
      </w:del>
      <w:r w:rsidRPr="00D14360">
        <w:rPr>
          <w:rFonts w:eastAsia="Calibri"/>
          <w:color w:val="000000"/>
          <w:rPrChange w:id="2111" w:author="Russell Ott" w:date="2022-05-16T11:47:00Z">
            <w:rPr>
              <w:rFonts w:ascii="Calibri" w:eastAsia="Calibri" w:hAnsi="Calibri"/>
              <w:color w:val="000000"/>
            </w:rPr>
          </w:rPrChange>
        </w:rPr>
        <w:t xml:space="preserve">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943AA0">
      <w:pPr>
        <w:pStyle w:val="Heading2"/>
      </w:pPr>
      <w:bookmarkStart w:id="2112" w:name="_4d34og8" w:colFirst="0" w:colLast="0"/>
      <w:bookmarkStart w:id="2113" w:name="_Toc10695550"/>
      <w:bookmarkStart w:id="2114" w:name="_Toc11043544"/>
      <w:bookmarkStart w:id="2115" w:name="_Toc11045544"/>
      <w:bookmarkStart w:id="2116" w:name="_Toc11391214"/>
      <w:bookmarkStart w:id="2117" w:name="_Toc103262612"/>
      <w:bookmarkStart w:id="2118" w:name="_Toc22823357"/>
      <w:bookmarkEnd w:id="2112"/>
      <w:r w:rsidRPr="00C64922">
        <w:t>Layered Constraints, Rising Expectations</w:t>
      </w:r>
      <w:bookmarkEnd w:id="2113"/>
      <w:bookmarkEnd w:id="2114"/>
      <w:bookmarkEnd w:id="2115"/>
      <w:bookmarkEnd w:id="2116"/>
      <w:bookmarkEnd w:id="2117"/>
      <w:bookmarkEnd w:id="2118"/>
    </w:p>
    <w:p w14:paraId="16E4AD9D" w14:textId="77777777" w:rsidR="004C1CE1" w:rsidRPr="00D14360" w:rsidRDefault="004C1CE1" w:rsidP="00C246B7">
      <w:pPr>
        <w:spacing w:before="240" w:after="120"/>
        <w:rPr>
          <w:rFonts w:ascii="Times New Roman" w:eastAsia="Calibri" w:hAnsi="Times New Roman"/>
          <w:color w:val="000000"/>
          <w:sz w:val="24"/>
          <w:szCs w:val="24"/>
          <w:rPrChange w:id="2119" w:author="Russell Ott" w:date="2022-05-16T11:47:00Z">
            <w:rPr>
              <w:rFonts w:ascii="Calibri" w:eastAsia="Calibri" w:hAnsi="Calibri"/>
              <w:color w:val="000000"/>
            </w:rPr>
          </w:rPrChange>
        </w:rPr>
      </w:pPr>
      <w:r w:rsidRPr="00D14360">
        <w:rPr>
          <w:color w:val="000000"/>
          <w:rPrChange w:id="2120" w:author="Russell Ott" w:date="2022-05-16T11:47:00Z">
            <w:rPr>
              <w:rFonts w:ascii="Calibri" w:eastAsia="Calibri" w:hAnsi="Calibri"/>
              <w:color w:val="000000"/>
            </w:rPr>
          </w:rPrChange>
        </w:rPr>
        <w:t xml:space="preserve">We acknowledge that best practices may in time become certification requirements. Certification requirements should always be confirmed </w:t>
      </w:r>
      <w:r w:rsidR="004E2323" w:rsidRPr="00D14360">
        <w:rPr>
          <w:color w:val="000000"/>
          <w:rPrChange w:id="2121" w:author="Russell Ott" w:date="2022-05-16T11:47:00Z">
            <w:rPr>
              <w:rFonts w:ascii="Calibri" w:eastAsia="Calibri" w:hAnsi="Calibri"/>
              <w:color w:val="000000"/>
            </w:rPr>
          </w:rPrChange>
        </w:rPr>
        <w:t>with the</w:t>
      </w:r>
      <w:r w:rsidRPr="00D14360">
        <w:rPr>
          <w:rFonts w:eastAsia="Calibri"/>
          <w:color w:val="000000"/>
          <w:rPrChange w:id="2122" w:author="Russell Ott" w:date="2022-05-16T11:47:00Z">
            <w:rPr>
              <w:rFonts w:ascii="Calibri" w:eastAsia="Calibri" w:hAnsi="Calibri"/>
              <w:color w:val="000000"/>
            </w:rPr>
          </w:rPrChange>
        </w:rPr>
        <w:t xml:space="preserve"> certifying organization.</w:t>
      </w:r>
    </w:p>
    <w:p w14:paraId="5DE524BE" w14:textId="77777777" w:rsidR="00A10C4D" w:rsidRPr="00D14360" w:rsidRDefault="00157204" w:rsidP="00C246B7">
      <w:pPr>
        <w:spacing w:before="240" w:after="120"/>
        <w:rPr>
          <w:rFonts w:ascii="Times New Roman" w:eastAsia="Calibri" w:hAnsi="Times New Roman"/>
          <w:color w:val="000000"/>
          <w:sz w:val="24"/>
          <w:szCs w:val="24"/>
          <w:rPrChange w:id="2123" w:author="Russell Ott" w:date="2022-05-16T11:47:00Z">
            <w:rPr>
              <w:rFonts w:ascii="Calibri" w:eastAsia="Calibri" w:hAnsi="Calibri"/>
              <w:color w:val="000000"/>
            </w:rPr>
          </w:rPrChange>
        </w:rPr>
      </w:pPr>
      <w:r>
        <w:rPr>
          <w:color w:val="000000"/>
          <w:rPrChange w:id="2124" w:author="Russell Ott" w:date="2022-05-16T11:47:00Z">
            <w:rPr>
              <w:rFonts w:ascii="Calibri" w:eastAsia="Calibri" w:hAnsi="Calibri"/>
              <w:color w:val="000000"/>
            </w:rPr>
          </w:rPrChange>
        </w:rPr>
        <w:t>The C-CDA Comp</w:t>
      </w:r>
      <w:r>
        <w:rPr>
          <w:color w:val="000000"/>
          <w:rPrChange w:id="2125" w:author="Russell Ott" w:date="2022-05-16T11:47:00Z">
            <w:rPr>
              <w:rFonts w:ascii="Calibri" w:eastAsia="Calibri" w:hAnsi="Calibri"/>
              <w:color w:val="000000"/>
            </w:rPr>
          </w:rPrChange>
        </w:rPr>
        <w:t xml:space="preserve">anion Guide </w:t>
      </w:r>
      <w:r w:rsidR="00863460">
        <w:rPr>
          <w:rFonts w:eastAsia="Calibri"/>
          <w:color w:val="000000"/>
          <w:rPrChange w:id="2126" w:author="Russell Ott" w:date="2022-05-16T11:47:00Z">
            <w:rPr>
              <w:rFonts w:ascii="Calibri" w:eastAsia="Calibri" w:hAnsi="Calibri"/>
              <w:color w:val="000000"/>
            </w:rPr>
          </w:rPrChange>
        </w:rPr>
        <w:t>offers</w:t>
      </w:r>
      <w:r>
        <w:rPr>
          <w:rFonts w:eastAsia="Calibri"/>
          <w:color w:val="000000"/>
          <w:rPrChange w:id="2127" w:author="Russell Ott" w:date="2022-05-16T11:47:00Z">
            <w:rPr>
              <w:rFonts w:ascii="Calibri" w:eastAsia="Calibri" w:hAnsi="Calibri"/>
              <w:color w:val="000000"/>
            </w:rPr>
          </w:rPrChange>
        </w:rPr>
        <w:t xml:space="preserve"> a </w:t>
      </w:r>
      <w:r w:rsidR="00A10C4D" w:rsidRPr="00D14360">
        <w:rPr>
          <w:rFonts w:eastAsia="Calibri"/>
          <w:color w:val="000000"/>
          <w:rPrChange w:id="2128" w:author="Russell Ott" w:date="2022-05-16T11:47:00Z">
            <w:rPr>
              <w:rFonts w:ascii="Calibri" w:eastAsia="Calibri" w:hAnsi="Calibri"/>
              <w:color w:val="000000"/>
            </w:rPr>
          </w:rPrChange>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ascii="Times New Roman" w:eastAsia="Calibri" w:hAnsi="Times New Roman"/>
          <w:color w:val="000000"/>
          <w:sz w:val="24"/>
          <w:szCs w:val="24"/>
          <w:rPrChange w:id="2129" w:author="Russell Ott" w:date="2022-05-16T11:47:00Z">
            <w:rPr>
              <w:rFonts w:ascii="Calibri" w:eastAsia="Calibri" w:hAnsi="Calibri"/>
              <w:color w:val="000000"/>
            </w:rPr>
          </w:rPrChange>
        </w:rPr>
      </w:pPr>
      <w:r w:rsidRPr="00D14360">
        <w:rPr>
          <w:color w:val="000000"/>
          <w:rPrChange w:id="2130" w:author="Russell Ott" w:date="2022-05-16T11:47:00Z">
            <w:rPr>
              <w:rFonts w:ascii="Calibri" w:eastAsia="Calibri" w:hAnsi="Calibri"/>
              <w:color w:val="000000"/>
            </w:rPr>
          </w:rPrChange>
        </w:rPr>
        <w:t>The HL7 CDA R2 (No</w:t>
      </w:r>
      <w:r w:rsidRPr="00D14360">
        <w:rPr>
          <w:color w:val="000000"/>
          <w:rPrChange w:id="2131" w:author="Russell Ott" w:date="2022-05-16T11:47:00Z">
            <w:rPr>
              <w:rFonts w:ascii="Calibri" w:eastAsia="Calibri" w:hAnsi="Calibri"/>
              <w:color w:val="000000"/>
            </w:rPr>
          </w:rPrChange>
        </w:rPr>
        <w:t>rmative Web Edition 2010) forms the lowest level of conformance requirement. Implementers may reference CDA R2 if they are developing new templates or are seeking to understand a requirement. The HL7 CDA R2 standard includes extensions that have been defin</w:t>
      </w:r>
      <w:r w:rsidRPr="00D14360">
        <w:rPr>
          <w:rFonts w:eastAsia="Calibri"/>
          <w:color w:val="000000"/>
          <w:rPrChange w:id="2132" w:author="Russell Ott" w:date="2022-05-16T11:47:00Z">
            <w:rPr>
              <w:rFonts w:ascii="Calibri" w:eastAsia="Calibri" w:hAnsi="Calibri"/>
              <w:color w:val="000000"/>
            </w:rPr>
          </w:rPrChange>
        </w:rPr>
        <w:t>ed to meet implementer needs.</w:t>
      </w:r>
    </w:p>
    <w:p w14:paraId="5F18B895" w14:textId="40E7CA35" w:rsidR="00A10C4D" w:rsidRPr="00D14360" w:rsidRDefault="00A10C4D" w:rsidP="00B505D2">
      <w:pPr>
        <w:spacing w:after="120"/>
        <w:rPr>
          <w:rFonts w:ascii="Times New Roman" w:eastAsia="Calibri" w:hAnsi="Times New Roman"/>
          <w:color w:val="000000"/>
          <w:sz w:val="24"/>
          <w:szCs w:val="24"/>
          <w:rPrChange w:id="2133" w:author="Russell Ott" w:date="2022-05-16T11:47:00Z">
            <w:rPr>
              <w:rFonts w:ascii="Calibri" w:eastAsia="Calibri" w:hAnsi="Calibri"/>
              <w:color w:val="000000"/>
            </w:rPr>
          </w:rPrChange>
        </w:rPr>
      </w:pPr>
      <w:r w:rsidRPr="00D14360">
        <w:rPr>
          <w:color w:val="000000"/>
          <w:rPrChange w:id="2134" w:author="Russell Ott" w:date="2022-05-16T11:47:00Z">
            <w:rPr>
              <w:rFonts w:ascii="Calibri" w:eastAsia="Calibri" w:hAnsi="Calibri"/>
              <w:color w:val="000000"/>
            </w:rPr>
          </w:rPrChange>
        </w:rPr>
        <w:t>C-CDA</w:t>
      </w:r>
      <w:del w:id="2135" w:author="Russell Ott" w:date="2022-05-16T11:47:00Z">
        <w:r w:rsidRPr="00D14360">
          <w:rPr>
            <w:rFonts w:eastAsia="Calibri" w:cs="Calibri"/>
            <w:color w:val="000000"/>
          </w:rPr>
          <w:delText xml:space="preserve"> R2.1</w:delText>
        </w:r>
      </w:del>
      <w:r w:rsidRPr="00D14360">
        <w:rPr>
          <w:color w:val="000000"/>
          <w:rPrChange w:id="2136" w:author="Russell Ott" w:date="2022-05-16T11:47:00Z">
            <w:rPr>
              <w:rFonts w:ascii="Calibri" w:eastAsia="Calibri" w:hAnsi="Calibri"/>
              <w:color w:val="000000"/>
            </w:rPr>
          </w:rPrChange>
        </w:rPr>
        <w:t xml:space="preserve"> adds an additional requirement layer on top of the base standard. This may include use of certain available CDA R2 extensions.</w:t>
      </w:r>
    </w:p>
    <w:p w14:paraId="526E03CB" w14:textId="174538A2" w:rsidR="00A10C4D" w:rsidRPr="00D14360" w:rsidRDefault="00A10C4D" w:rsidP="00B505D2">
      <w:pPr>
        <w:spacing w:after="120"/>
        <w:rPr>
          <w:rFonts w:ascii="Times New Roman" w:eastAsia="Calibri" w:hAnsi="Times New Roman"/>
          <w:color w:val="000000"/>
          <w:sz w:val="24"/>
          <w:szCs w:val="24"/>
          <w:rPrChange w:id="2137" w:author="Russell Ott" w:date="2022-05-16T11:47:00Z">
            <w:rPr>
              <w:rFonts w:ascii="Calibri" w:eastAsia="Calibri" w:hAnsi="Calibri"/>
              <w:color w:val="000000"/>
            </w:rPr>
          </w:rPrChange>
        </w:rPr>
      </w:pPr>
      <w:r w:rsidRPr="00D14360">
        <w:rPr>
          <w:color w:val="000000"/>
          <w:rPrChange w:id="2138" w:author="Russell Ott" w:date="2022-05-16T11:47:00Z">
            <w:rPr>
              <w:rFonts w:ascii="Calibri" w:eastAsia="Calibri" w:hAnsi="Calibri"/>
              <w:color w:val="000000"/>
            </w:rPr>
          </w:rPrChange>
        </w:rPr>
        <w:t>Periodically, C-CDA</w:t>
      </w:r>
      <w:del w:id="2139" w:author="Russell Ott" w:date="2022-05-16T11:47:00Z">
        <w:r w:rsidRPr="00D14360">
          <w:rPr>
            <w:rFonts w:eastAsia="Calibri" w:cs="Calibri"/>
            <w:color w:val="000000"/>
          </w:rPr>
          <w:delText xml:space="preserve"> R2.1</w:delText>
        </w:r>
      </w:del>
      <w:r w:rsidRPr="00D14360">
        <w:rPr>
          <w:color w:val="000000"/>
          <w:rPrChange w:id="2140" w:author="Russell Ott" w:date="2022-05-16T11:47:00Z">
            <w:rPr>
              <w:rFonts w:ascii="Calibri" w:eastAsia="Calibri" w:hAnsi="Calibri"/>
              <w:color w:val="000000"/>
            </w:rPr>
          </w:rPrChange>
        </w:rPr>
        <w:t xml:space="preserve"> is amended to adjust for technical corrections. The errata releases may i</w:t>
      </w:r>
      <w:r w:rsidRPr="00D14360">
        <w:rPr>
          <w:rFonts w:eastAsia="Calibri"/>
          <w:color w:val="000000"/>
          <w:rPrChange w:id="2141" w:author="Russell Ott" w:date="2022-05-16T11:47:00Z">
            <w:rPr>
              <w:rFonts w:ascii="Calibri" w:eastAsia="Calibri" w:hAnsi="Calibri"/>
              <w:color w:val="000000"/>
            </w:rPr>
          </w:rPrChange>
        </w:rPr>
        <w:t xml:space="preserve">ntroduce additional or updated requirements. </w:t>
      </w:r>
    </w:p>
    <w:p w14:paraId="61947084" w14:textId="77777777" w:rsidR="00A10C4D" w:rsidRPr="00D14360" w:rsidRDefault="00A10C4D" w:rsidP="00B505D2">
      <w:pPr>
        <w:spacing w:after="120"/>
        <w:rPr>
          <w:rFonts w:ascii="Times New Roman" w:eastAsia="Calibri" w:hAnsi="Times New Roman"/>
          <w:color w:val="000000"/>
          <w:sz w:val="24"/>
          <w:szCs w:val="24"/>
          <w:rPrChange w:id="2142" w:author="Russell Ott" w:date="2022-05-16T11:47:00Z">
            <w:rPr>
              <w:rFonts w:ascii="Calibri" w:eastAsia="Calibri" w:hAnsi="Calibri"/>
              <w:color w:val="000000"/>
            </w:rPr>
          </w:rPrChange>
        </w:rPr>
      </w:pPr>
      <w:r w:rsidRPr="00D14360">
        <w:rPr>
          <w:color w:val="000000"/>
          <w:rPrChange w:id="2143" w:author="Russell Ott" w:date="2022-05-16T11:47:00Z">
            <w:rPr>
              <w:rFonts w:ascii="Calibri" w:eastAsia="Calibri" w:hAnsi="Calibri"/>
              <w:color w:val="000000"/>
            </w:rPr>
          </w:rPrChange>
        </w:rPr>
        <w:t>Over time, to keep pace with change, the Companion Guide is updated to keep implementers informed of emerging changes and rising expectations for consistency and greater levels of interoperability. The C-CDA Co</w:t>
      </w:r>
      <w:r w:rsidRPr="00D14360">
        <w:rPr>
          <w:color w:val="000000"/>
          <w:rPrChange w:id="2144" w:author="Russell Ott" w:date="2022-05-16T11:47:00Z">
            <w:rPr>
              <w:rFonts w:ascii="Calibri" w:eastAsia="Calibri" w:hAnsi="Calibri"/>
              <w:color w:val="000000"/>
            </w:rPr>
          </w:rPrChange>
        </w:rPr>
        <w:t xml:space="preserve">mpanion Guide provides insight on emerging conformance specification so implementers can prepare for change, plan for greater consistency, and deliver higher quality C-CDA documents.  Conforming to guidance provided in the Companion Guide is optional, but </w:t>
      </w:r>
      <w:r w:rsidRPr="00D14360">
        <w:rPr>
          <w:rFonts w:eastAsia="Calibri"/>
          <w:color w:val="000000"/>
          <w:rPrChange w:id="2145" w:author="Russell Ott" w:date="2022-05-16T11:47:00Z">
            <w:rPr>
              <w:rFonts w:ascii="Calibri" w:eastAsia="Calibri" w:hAnsi="Calibri"/>
              <w:color w:val="000000"/>
            </w:rPr>
          </w:rPrChange>
        </w:rPr>
        <w:t>helps implementers prepare for coming changes.</w:t>
      </w:r>
    </w:p>
    <w:p w14:paraId="16AD55C4" w14:textId="559A6F79" w:rsidR="00C246B7" w:rsidRPr="00D14360" w:rsidRDefault="00634398" w:rsidP="00B505D2">
      <w:pPr>
        <w:spacing w:after="120"/>
        <w:rPr>
          <w:color w:val="000000"/>
          <w:rPrChange w:id="2146" w:author="Russell Ott" w:date="2022-05-16T11:47:00Z">
            <w:rPr>
              <w:rFonts w:ascii="Calibri" w:eastAsia="Calibri" w:hAnsi="Calibri"/>
              <w:color w:val="000000"/>
            </w:rPr>
          </w:rPrChange>
        </w:rPr>
      </w:pPr>
      <w:r>
        <w:rPr>
          <w:noProof/>
        </w:rPr>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2147" w:name="_Toc11255346"/>
                            <w:bookmarkStart w:id="2148" w:name="_Toc11265820"/>
                            <w:bookmarkStart w:id="2149" w:name="_Toc88563057"/>
                            <w:bookmarkStart w:id="2150" w:name="_Toc88641391"/>
                            <w:bookmarkStart w:id="2151" w:name="_Toc103262837"/>
                            <w:bookmarkStart w:id="2152" w:name="_Toc21926908"/>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2147"/>
                            <w:bookmarkEnd w:id="2148"/>
                            <w:bookmarkEnd w:id="2149"/>
                            <w:bookmarkEnd w:id="2150"/>
                            <w:bookmarkEnd w:id="2151"/>
                            <w:bookmarkEnd w:id="2152"/>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29EFBC70" id="Text Box 46" o:spid="_x0000_s1027"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" stroked="f">
                <v:path arrowok="t"/>
                <v:textbox style="mso-fit-shape-to-text:t" inset="0,0,0,0">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2153" w:name="_Toc11255346"/>
                      <w:bookmarkStart w:id="2154" w:name="_Toc11265820"/>
                      <w:bookmarkStart w:id="2155" w:name="_Toc88563057"/>
                      <w:bookmarkStart w:id="2156" w:name="_Toc88641391"/>
                      <w:bookmarkStart w:id="2157" w:name="_Toc103262837"/>
                      <w:bookmarkStart w:id="2158" w:name="_Toc21926908"/>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2153"/>
                      <w:bookmarkEnd w:id="2154"/>
                      <w:bookmarkEnd w:id="2155"/>
                      <w:bookmarkEnd w:id="2156"/>
                      <w:bookmarkEnd w:id="2157"/>
                      <w:bookmarkEnd w:id="2158"/>
                    </w:p>
                  </w:txbxContent>
                </v:textbox>
              </v:shape>
            </w:pict>
          </mc:Fallback>
        </mc:AlternateContent>
      </w:r>
      <w:del w:id="2159" w:author="Russell Ott" w:date="2022-05-16T11:47:00Z">
        <w:r w:rsidRPr="00D14360">
          <w:rPr>
            <w:rFonts w:eastAsia="Calibri" w:cs="Calibri"/>
            <w:noProof/>
            <w:color w:val="000000"/>
          </w:rPr>
          <w:drawing>
            <wp:inline distT="0" distB="0" distL="0" distR="0" wp14:anchorId="20B35FE2" wp14:editId="1C721C4C">
              <wp:extent cx="5943600" cy="1536700"/>
              <wp:effectExtent l="0" t="0" r="0" b="0"/>
              <wp:docPr id="6" name="Picture 16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descr="A screenshot of a cell phone&#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del>
      <w:ins w:id="2160" w:author="Russell Ott" w:date="2022-05-16T11:47:00Z">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0520"/>
                      </a:xfrm>
                      <a:prstGeom prst="rect">
                        <a:avLst/>
                      </a:prstGeom>
                    </pic:spPr>
                  </pic:pic>
                </a:graphicData>
              </a:graphic>
            </wp:inline>
          </w:drawing>
        </w:r>
      </w:ins>
    </w:p>
    <w:p w14:paraId="12C00391" w14:textId="77777777" w:rsidR="009807C4" w:rsidRPr="00D14360" w:rsidRDefault="009807C4" w:rsidP="00B505D2">
      <w:pPr>
        <w:spacing w:after="120"/>
        <w:rPr>
          <w:color w:val="000000"/>
          <w:rPrChange w:id="2161" w:author="Russell Ott" w:date="2022-05-16T11:47:00Z">
            <w:rPr>
              <w:rFonts w:ascii="Calibri" w:eastAsia="Calibri" w:hAnsi="Calibri"/>
              <w:color w:val="000000"/>
            </w:rPr>
          </w:rPrChange>
        </w:rPr>
      </w:pPr>
    </w:p>
    <w:p w14:paraId="6B559077" w14:textId="77777777" w:rsidR="00A10C4D" w:rsidRPr="00D14360" w:rsidRDefault="00A10C4D" w:rsidP="00B505D2">
      <w:pPr>
        <w:spacing w:after="120"/>
        <w:rPr>
          <w:rFonts w:ascii="Times New Roman" w:eastAsia="Calibri" w:hAnsi="Times New Roman"/>
          <w:color w:val="000000"/>
          <w:sz w:val="24"/>
          <w:szCs w:val="24"/>
          <w:rPrChange w:id="2162" w:author="Russell Ott" w:date="2022-05-16T11:47:00Z">
            <w:rPr>
              <w:rFonts w:ascii="Calibri" w:eastAsia="Calibri" w:hAnsi="Calibri"/>
              <w:color w:val="000000"/>
            </w:rPr>
          </w:rPrChange>
        </w:rPr>
      </w:pPr>
      <w:r w:rsidRPr="00D14360">
        <w:rPr>
          <w:color w:val="000000"/>
          <w:rPrChange w:id="2163" w:author="Russell Ott" w:date="2022-05-16T11:47:00Z">
            <w:rPr>
              <w:rFonts w:ascii="Calibri" w:eastAsia="Calibri" w:hAnsi="Calibri"/>
              <w:color w:val="000000"/>
            </w:rPr>
          </w:rPrChange>
        </w:rPr>
        <w:t xml:space="preserve">For example, to determine if a C-CDA document conforms to industry best practices, the following </w:t>
      </w:r>
      <w:r w:rsidRPr="00D14360">
        <w:rPr>
          <w:color w:val="000000"/>
          <w:rPrChange w:id="2164" w:author="Russell Ott" w:date="2022-05-16T11:47:00Z">
            <w:rPr>
              <w:rFonts w:ascii="Calibri" w:eastAsia="Calibri" w:hAnsi="Calibri"/>
              <w:color w:val="000000"/>
            </w:rPr>
          </w:rPrChange>
        </w:rPr>
        <w:t>verification steps would be confirmed:</w:t>
      </w:r>
    </w:p>
    <w:p w14:paraId="4C940750" w14:textId="77777777" w:rsidR="00A10C4D" w:rsidRPr="00D14360" w:rsidRDefault="00A10C4D" w:rsidP="0054522C">
      <w:pPr>
        <w:numPr>
          <w:ilvl w:val="0"/>
          <w:numId w:val="17"/>
        </w:numPr>
        <w:rPr>
          <w:color w:val="000000"/>
          <w:rPrChange w:id="2165" w:author="Russell Ott" w:date="2022-05-16T11:47:00Z">
            <w:rPr>
              <w:rFonts w:ascii="Calibri" w:eastAsia="Calibri" w:hAnsi="Calibri"/>
              <w:color w:val="000000"/>
            </w:rPr>
          </w:rPrChange>
        </w:rPr>
      </w:pPr>
      <w:r w:rsidRPr="00D14360">
        <w:rPr>
          <w:color w:val="000000"/>
          <w:rPrChange w:id="2166" w:author="Russell Ott" w:date="2022-05-16T11:47:00Z">
            <w:rPr>
              <w:rFonts w:ascii="Calibri" w:eastAsia="Calibri" w:hAnsi="Calibri"/>
              <w:color w:val="000000"/>
            </w:rPr>
          </w:rPrChange>
        </w:rPr>
        <w:t>Document validates under the CDA_SDTC schema</w:t>
      </w:r>
      <w:r w:rsidR="008D37CF" w:rsidRPr="00D14360">
        <w:rPr>
          <w:rStyle w:val="FootnoteReference"/>
          <w:color w:val="000000"/>
          <w:rPrChange w:id="2167" w:author="Russell Ott" w:date="2022-05-16T11:47:00Z">
            <w:rPr>
              <w:rStyle w:val="FootnoteReference"/>
              <w:rFonts w:ascii="Calibri" w:eastAsia="Calibri" w:hAnsi="Calibri"/>
              <w:color w:val="000000"/>
            </w:rPr>
          </w:rPrChange>
        </w:rPr>
        <w:footnoteReference w:id="18"/>
      </w:r>
      <w:r w:rsidR="008D37CF" w:rsidRPr="00D14360">
        <w:rPr>
          <w:color w:val="000000"/>
          <w:rPrChange w:id="2168" w:author="Russell Ott" w:date="2022-05-16T11:47:00Z">
            <w:rPr>
              <w:rFonts w:ascii="Calibri" w:eastAsia="Calibri" w:hAnsi="Calibri"/>
              <w:color w:val="000000"/>
            </w:rPr>
          </w:rPrChange>
        </w:rPr>
        <w:t>; and</w:t>
      </w:r>
    </w:p>
    <w:p w14:paraId="65E9590F" w14:textId="60B4561D" w:rsidR="00A10C4D" w:rsidRPr="00D14360" w:rsidRDefault="00A10C4D" w:rsidP="0054522C">
      <w:pPr>
        <w:numPr>
          <w:ilvl w:val="0"/>
          <w:numId w:val="17"/>
        </w:numPr>
        <w:rPr>
          <w:rFonts w:ascii="Times New Roman" w:eastAsia="Calibri" w:hAnsi="Times New Roman"/>
          <w:color w:val="000000"/>
          <w:sz w:val="24"/>
          <w:szCs w:val="24"/>
          <w:rPrChange w:id="2169" w:author="Russell Ott" w:date="2022-05-16T11:47:00Z">
            <w:rPr>
              <w:rFonts w:ascii="Calibri" w:eastAsia="Calibri" w:hAnsi="Calibri"/>
              <w:color w:val="000000"/>
            </w:rPr>
          </w:rPrChange>
        </w:rPr>
      </w:pPr>
      <w:r w:rsidRPr="00D14360">
        <w:rPr>
          <w:color w:val="000000"/>
          <w:rPrChange w:id="2170" w:author="Russell Ott" w:date="2022-05-16T11:47:00Z">
            <w:rPr>
              <w:rFonts w:ascii="Calibri" w:eastAsia="Calibri" w:hAnsi="Calibri"/>
              <w:color w:val="000000"/>
            </w:rPr>
          </w:rPrChange>
        </w:rPr>
        <w:t>Document meets constraints as defined in C-CDA</w:t>
      </w:r>
      <w:del w:id="2171" w:author="Russell Ott" w:date="2022-05-16T11:47:00Z">
        <w:r w:rsidRPr="00D14360">
          <w:rPr>
            <w:rFonts w:eastAsia="Calibri" w:cs="Calibri"/>
            <w:color w:val="000000"/>
          </w:rPr>
          <w:delText xml:space="preserve"> R2.1</w:delText>
        </w:r>
      </w:del>
      <w:r w:rsidRPr="00D14360">
        <w:rPr>
          <w:color w:val="000000"/>
          <w:rPrChange w:id="2172" w:author="Russell Ott" w:date="2022-05-16T11:47:00Z">
            <w:rPr>
              <w:rFonts w:ascii="Calibri" w:eastAsia="Calibri" w:hAnsi="Calibri"/>
              <w:color w:val="000000"/>
            </w:rPr>
          </w:rPrChange>
        </w:rPr>
        <w:t>; and</w:t>
      </w:r>
    </w:p>
    <w:p w14:paraId="440A7BDA" w14:textId="015893D2" w:rsidR="00A10C4D" w:rsidRPr="00D14360" w:rsidRDefault="00A10C4D" w:rsidP="0054522C">
      <w:pPr>
        <w:numPr>
          <w:ilvl w:val="0"/>
          <w:numId w:val="17"/>
        </w:numPr>
        <w:rPr>
          <w:rFonts w:ascii="Times New Roman" w:eastAsia="Calibri" w:hAnsi="Times New Roman"/>
          <w:color w:val="000000"/>
          <w:sz w:val="24"/>
          <w:szCs w:val="24"/>
          <w:rPrChange w:id="2173" w:author="Russell Ott" w:date="2022-05-16T11:47:00Z">
            <w:rPr>
              <w:rFonts w:ascii="Calibri" w:eastAsia="Calibri" w:hAnsi="Calibri"/>
              <w:color w:val="000000"/>
            </w:rPr>
          </w:rPrChange>
        </w:rPr>
      </w:pPr>
      <w:r w:rsidRPr="00D14360">
        <w:rPr>
          <w:color w:val="000000"/>
          <w:rPrChange w:id="2174" w:author="Russell Ott" w:date="2022-05-16T11:47:00Z">
            <w:rPr>
              <w:rFonts w:ascii="Calibri" w:eastAsia="Calibri" w:hAnsi="Calibri"/>
              <w:color w:val="000000"/>
            </w:rPr>
          </w:rPrChange>
        </w:rPr>
        <w:t>Document conforms to relevant technical corrections published in the C-CDA</w:t>
      </w:r>
      <w:r w:rsidR="00EC6134">
        <w:rPr>
          <w:color w:val="000000"/>
          <w:rPrChange w:id="2175" w:author="Russell Ott" w:date="2022-05-16T11:47:00Z">
            <w:rPr>
              <w:rFonts w:ascii="Calibri" w:eastAsia="Calibri" w:hAnsi="Calibri"/>
              <w:color w:val="000000"/>
            </w:rPr>
          </w:rPrChange>
        </w:rPr>
        <w:t xml:space="preserve"> </w:t>
      </w:r>
      <w:del w:id="2176" w:author="Russell Ott" w:date="2022-05-16T11:47:00Z">
        <w:r w:rsidRPr="00D14360">
          <w:rPr>
            <w:rFonts w:eastAsia="Calibri" w:cs="Calibri"/>
            <w:color w:val="000000"/>
          </w:rPr>
          <w:delText xml:space="preserve">R2.1 </w:delText>
        </w:r>
      </w:del>
      <w:r w:rsidRPr="00D14360">
        <w:rPr>
          <w:color w:val="000000"/>
          <w:rPrChange w:id="2177" w:author="Russell Ott" w:date="2022-05-16T11:47:00Z">
            <w:rPr>
              <w:rFonts w:ascii="Calibri" w:eastAsia="Calibri" w:hAnsi="Calibri"/>
              <w:color w:val="000000"/>
            </w:rPr>
          </w:rPrChange>
        </w:rPr>
        <w:t>Errata; and</w:t>
      </w:r>
    </w:p>
    <w:p w14:paraId="613E2725" w14:textId="77777777" w:rsidR="00A10C4D" w:rsidRPr="00D14360" w:rsidRDefault="00A10C4D" w:rsidP="0054522C">
      <w:pPr>
        <w:numPr>
          <w:ilvl w:val="0"/>
          <w:numId w:val="17"/>
        </w:numPr>
        <w:spacing w:after="120"/>
        <w:rPr>
          <w:rFonts w:ascii="Times New Roman" w:eastAsia="Calibri" w:hAnsi="Times New Roman"/>
          <w:color w:val="000000"/>
          <w:sz w:val="24"/>
          <w:szCs w:val="24"/>
          <w:rPrChange w:id="2178" w:author="Russell Ott" w:date="2022-05-16T11:47:00Z">
            <w:rPr>
              <w:rFonts w:ascii="Calibri" w:eastAsia="Calibri" w:hAnsi="Calibri"/>
              <w:color w:val="000000"/>
            </w:rPr>
          </w:rPrChange>
        </w:rPr>
      </w:pPr>
      <w:r w:rsidRPr="00D14360">
        <w:rPr>
          <w:color w:val="000000"/>
          <w:rPrChange w:id="2179" w:author="Russell Ott" w:date="2022-05-16T11:47:00Z">
            <w:rPr>
              <w:rFonts w:ascii="Calibri" w:eastAsia="Calibri" w:hAnsi="Calibri"/>
              <w:color w:val="000000"/>
            </w:rPr>
          </w:rPrChange>
        </w:rPr>
        <w:t>Document conforms to C-CDA</w:t>
      </w:r>
      <w:r w:rsidRPr="00D14360">
        <w:rPr>
          <w:color w:val="000000"/>
          <w:rPrChange w:id="2180" w:author="Russell Ott" w:date="2022-05-16T11:47:00Z">
            <w:rPr>
              <w:rFonts w:ascii="Calibri" w:eastAsia="Calibri" w:hAnsi="Calibri"/>
              <w:color w:val="000000"/>
            </w:rPr>
          </w:rPrChange>
        </w:rPr>
        <w:t xml:space="preserve"> Content Rubric based upon C-CDA Companion Guide guidance</w:t>
      </w:r>
      <w:r w:rsidR="00315C06" w:rsidRPr="00D14360">
        <w:rPr>
          <w:rFonts w:eastAsia="Calibri"/>
          <w:color w:val="000000"/>
          <w:rPrChange w:id="2181" w:author="Russell Ott" w:date="2022-05-16T11:47:00Z">
            <w:rPr>
              <w:rFonts w:ascii="Calibri" w:eastAsia="Calibri" w:hAnsi="Calibri"/>
              <w:color w:val="000000"/>
            </w:rPr>
          </w:rPrChange>
        </w:rPr>
        <w:t>.</w:t>
      </w:r>
    </w:p>
    <w:p w14:paraId="2870A530" w14:textId="4B11E6E1" w:rsidR="0009537F" w:rsidRPr="007770C6" w:rsidRDefault="00315C06" w:rsidP="00C246B7">
      <w:pPr>
        <w:pStyle w:val="BodyText0"/>
        <w:ind w:left="0"/>
        <w:rPr>
          <w:rFonts w:ascii="Calibri" w:hAnsi="Calibri"/>
          <w:color w:val="000000"/>
          <w:rPrChange w:id="2182" w:author="Russell Ott" w:date="2022-05-16T11:47:00Z">
            <w:rPr>
              <w:rFonts w:ascii="Calibri" w:hAnsi="Calibri"/>
              <w:color w:val="000000"/>
              <w:sz w:val="24"/>
            </w:rPr>
          </w:rPrChange>
        </w:rPr>
      </w:pPr>
      <w:r w:rsidRPr="007770C6">
        <w:rPr>
          <w:rFonts w:ascii="Calibri" w:hAnsi="Calibri"/>
          <w:b/>
          <w:color w:val="000000"/>
          <w:rPrChange w:id="2183" w:author="Russell Ott" w:date="2022-05-16T11:47:00Z">
            <w:rPr>
              <w:rFonts w:ascii="Calibri" w:hAnsi="Calibri"/>
              <w:b/>
              <w:color w:val="000000"/>
              <w:sz w:val="24"/>
            </w:rPr>
          </w:rPrChange>
        </w:rPr>
        <w:t>Reference:</w:t>
      </w:r>
      <w:r w:rsidRPr="007770C6">
        <w:rPr>
          <w:rFonts w:ascii="Calibri" w:hAnsi="Calibri"/>
          <w:color w:val="000000"/>
          <w:rPrChange w:id="2184" w:author="Russell Ott" w:date="2022-05-16T11:47:00Z">
            <w:rPr>
              <w:rFonts w:ascii="Calibri" w:hAnsi="Calibri"/>
              <w:color w:val="000000"/>
              <w:sz w:val="24"/>
            </w:rPr>
          </w:rPrChange>
        </w:rPr>
        <w:t xml:space="preserve"> </w:t>
      </w:r>
      <w:r w:rsidR="0009537F" w:rsidRPr="007770C6">
        <w:rPr>
          <w:rFonts w:ascii="Calibri" w:hAnsi="Calibri"/>
          <w:color w:val="0000FF"/>
          <w:u w:val="single"/>
          <w:rPrChange w:id="2185" w:author="Russell Ott" w:date="2022-05-16T11:47:00Z">
            <w:rPr>
              <w:rFonts w:ascii="Calibri" w:hAnsi="Calibri"/>
              <w:color w:val="000000"/>
              <w:sz w:val="24"/>
            </w:rPr>
          </w:rPrChange>
        </w:rPr>
        <w:fldChar w:fldCharType="begin"/>
      </w:r>
      <w:r w:rsidR="0009537F" w:rsidRPr="007770C6">
        <w:rPr>
          <w:rFonts w:ascii="Calibri" w:hAnsi="Calibri"/>
          <w:color w:val="0000FF"/>
          <w:u w:val="single"/>
          <w:rPrChange w:id="2186" w:author="Russell Ott" w:date="2022-05-16T11:47:00Z">
            <w:rPr>
              <w:rFonts w:ascii="Calibri" w:hAnsi="Calibri"/>
              <w:color w:val="000000"/>
              <w:sz w:val="24"/>
            </w:rPr>
          </w:rPrChange>
        </w:rPr>
        <w:instrText xml:space="preserve"> REF _Ref21849259 \r \h  \* MERGEFORMAT </w:instrText>
      </w:r>
      <w:r w:rsidR="0009537F" w:rsidRPr="007770C6">
        <w:rPr>
          <w:rFonts w:ascii="Calibri" w:hAnsi="Calibri"/>
          <w:color w:val="0000FF"/>
          <w:u w:val="single"/>
          <w:rPrChange w:id="2187" w:author="Russell Ott" w:date="2022-05-16T11:47:00Z">
            <w:rPr>
              <w:rFonts w:ascii="Calibri" w:hAnsi="Calibri"/>
              <w:color w:val="000000"/>
              <w:sz w:val="24"/>
            </w:rPr>
          </w:rPrChange>
        </w:rPr>
      </w:r>
      <w:r w:rsidR="0009537F" w:rsidRPr="007770C6">
        <w:rPr>
          <w:rFonts w:ascii="Calibri" w:hAnsi="Calibri"/>
          <w:color w:val="0000FF"/>
          <w:u w:val="single"/>
          <w:rPrChange w:id="2188" w:author="Russell Ott" w:date="2022-05-16T11:47:00Z">
            <w:rPr>
              <w:rFonts w:ascii="Calibri" w:hAnsi="Calibri"/>
              <w:color w:val="000000"/>
              <w:sz w:val="24"/>
            </w:rPr>
          </w:rPrChange>
        </w:rPr>
        <w:fldChar w:fldCharType="separate"/>
      </w:r>
      <w:r w:rsidR="00F10C7C">
        <w:rPr>
          <w:rFonts w:ascii="Calibri" w:hAnsi="Calibri"/>
          <w:color w:val="0000FF"/>
          <w:u w:val="single"/>
          <w:rPrChange w:id="2189" w:author="Russell Ott" w:date="2022-05-16T11:47:00Z">
            <w:rPr>
              <w:rFonts w:ascii="Calibri" w:hAnsi="Calibri"/>
              <w:color w:val="000000"/>
              <w:sz w:val="24"/>
            </w:rPr>
          </w:rPrChange>
        </w:rPr>
        <w:t>1.2.2</w:t>
      </w:r>
      <w:r w:rsidR="0009537F" w:rsidRPr="007770C6">
        <w:rPr>
          <w:rFonts w:ascii="Calibri" w:hAnsi="Calibri"/>
          <w:color w:val="0000FF"/>
          <w:u w:val="single"/>
          <w:rPrChange w:id="2190" w:author="Russell Ott" w:date="2022-05-16T11:47:00Z">
            <w:rPr>
              <w:rFonts w:ascii="Calibri" w:hAnsi="Calibri"/>
              <w:color w:val="000000"/>
              <w:sz w:val="24"/>
            </w:rPr>
          </w:rPrChange>
        </w:rPr>
        <w:fldChar w:fldCharType="end"/>
      </w:r>
      <w:r w:rsidR="0009537F" w:rsidRPr="007770C6">
        <w:rPr>
          <w:rFonts w:ascii="Calibri" w:hAnsi="Calibri"/>
          <w:color w:val="0000FF"/>
          <w:u w:val="single"/>
          <w:rPrChange w:id="2191" w:author="Russell Ott" w:date="2022-05-16T11:47:00Z">
            <w:rPr>
              <w:rFonts w:ascii="Calibri" w:hAnsi="Calibri"/>
              <w:color w:val="000000"/>
              <w:sz w:val="24"/>
            </w:rPr>
          </w:rPrChange>
        </w:rPr>
        <w:t xml:space="preserve"> </w:t>
      </w:r>
      <w:r w:rsidR="0009537F" w:rsidRPr="007770C6">
        <w:rPr>
          <w:rFonts w:ascii="Calibri" w:hAnsi="Calibri"/>
          <w:color w:val="0000FF"/>
          <w:u w:val="single"/>
          <w:rPrChange w:id="2192" w:author="Russell Ott" w:date="2022-05-16T11:47:00Z">
            <w:rPr>
              <w:rFonts w:ascii="Calibri" w:hAnsi="Calibri"/>
              <w:color w:val="000000"/>
              <w:sz w:val="24"/>
            </w:rPr>
          </w:rPrChange>
        </w:rPr>
        <w:fldChar w:fldCharType="begin"/>
      </w:r>
      <w:r w:rsidR="0009537F" w:rsidRPr="007770C6">
        <w:rPr>
          <w:rFonts w:ascii="Calibri" w:hAnsi="Calibri"/>
          <w:color w:val="0000FF"/>
          <w:u w:val="single"/>
          <w:rPrChange w:id="2193" w:author="Russell Ott" w:date="2022-05-16T11:47:00Z">
            <w:rPr>
              <w:rFonts w:ascii="Calibri" w:hAnsi="Calibri"/>
              <w:color w:val="000000"/>
              <w:sz w:val="24"/>
            </w:rPr>
          </w:rPrChange>
        </w:rPr>
        <w:instrText xml:space="preserve"> REF _Ref21849265 \h  \* MERGEFORMAT </w:instrText>
      </w:r>
      <w:r w:rsidR="0009537F" w:rsidRPr="007770C6">
        <w:rPr>
          <w:rFonts w:ascii="Calibri" w:hAnsi="Calibri"/>
          <w:color w:val="0000FF"/>
          <w:u w:val="single"/>
          <w:rPrChange w:id="2194" w:author="Russell Ott" w:date="2022-05-16T11:47:00Z">
            <w:rPr>
              <w:rFonts w:ascii="Calibri" w:hAnsi="Calibri"/>
              <w:color w:val="000000"/>
              <w:sz w:val="24"/>
            </w:rPr>
          </w:rPrChange>
        </w:rPr>
      </w:r>
      <w:r w:rsidR="0009537F" w:rsidRPr="007770C6">
        <w:rPr>
          <w:rFonts w:ascii="Calibri" w:hAnsi="Calibri"/>
          <w:color w:val="0000FF"/>
          <w:u w:val="single"/>
          <w:rPrChange w:id="2195" w:author="Russell Ott" w:date="2022-05-16T11:47:00Z">
            <w:rPr>
              <w:rFonts w:ascii="Calibri" w:hAnsi="Calibri"/>
              <w:color w:val="000000"/>
              <w:sz w:val="24"/>
            </w:rPr>
          </w:rPrChange>
        </w:rPr>
        <w:fldChar w:fldCharType="separate"/>
      </w:r>
      <w:r w:rsidR="00F10C7C" w:rsidRPr="00F10C7C">
        <w:rPr>
          <w:rFonts w:ascii="Calibri" w:hAnsi="Calibri"/>
          <w:color w:val="0000FF"/>
          <w:u w:val="single"/>
          <w:rPrChange w:id="2196" w:author="Russell Ott" w:date="2022-05-16T11:47:00Z">
            <w:rPr>
              <w:rFonts w:ascii="Calibri" w:hAnsi="Calibri"/>
              <w:sz w:val="24"/>
            </w:rPr>
          </w:rPrChange>
        </w:rPr>
        <w:t>C-CDA Errata Process</w:t>
      </w:r>
      <w:r w:rsidR="0009537F" w:rsidRPr="007770C6">
        <w:rPr>
          <w:rFonts w:ascii="Calibri" w:hAnsi="Calibri"/>
          <w:color w:val="0000FF"/>
          <w:u w:val="single"/>
          <w:rPrChange w:id="2197" w:author="Russell Ott" w:date="2022-05-16T11:47:00Z">
            <w:rPr>
              <w:rFonts w:ascii="Calibri" w:hAnsi="Calibri"/>
              <w:color w:val="000000"/>
              <w:sz w:val="24"/>
            </w:rPr>
          </w:rPrChange>
        </w:rPr>
        <w:fldChar w:fldCharType="end"/>
      </w:r>
      <w:r w:rsidR="0009537F" w:rsidRPr="007770C6">
        <w:rPr>
          <w:rFonts w:ascii="Calibri" w:hAnsi="Calibri"/>
          <w:color w:val="000000"/>
          <w:rPrChange w:id="2198" w:author="Russell Ott" w:date="2022-05-16T11:47:00Z">
            <w:rPr>
              <w:rFonts w:ascii="Calibri" w:hAnsi="Calibri"/>
              <w:color w:val="000000"/>
              <w:sz w:val="24"/>
            </w:rPr>
          </w:rPrChange>
        </w:rPr>
        <w:t>,</w:t>
      </w:r>
      <w:r w:rsidR="00F614E7">
        <w:rPr>
          <w:rFonts w:ascii="Calibri" w:hAnsi="Calibri"/>
          <w:color w:val="000000"/>
          <w:rPrChange w:id="2199" w:author="Russell Ott" w:date="2022-05-16T11:47:00Z">
            <w:rPr>
              <w:rFonts w:ascii="Calibri" w:hAnsi="Calibri"/>
              <w:color w:val="000000"/>
              <w:sz w:val="24"/>
            </w:rPr>
          </w:rPrChange>
        </w:rPr>
        <w:t xml:space="preserve"> </w:t>
      </w:r>
      <w:r w:rsidR="0009537F" w:rsidRPr="007770C6">
        <w:rPr>
          <w:rFonts w:ascii="Calibri" w:hAnsi="Calibri"/>
          <w:color w:val="0000FF"/>
          <w:u w:val="single"/>
          <w:rPrChange w:id="2200" w:author="Russell Ott" w:date="2022-05-16T11:47:00Z">
            <w:rPr>
              <w:rFonts w:ascii="Calibri" w:hAnsi="Calibri"/>
              <w:color w:val="000000"/>
              <w:sz w:val="24"/>
            </w:rPr>
          </w:rPrChange>
        </w:rPr>
        <w:fldChar w:fldCharType="begin"/>
      </w:r>
      <w:r w:rsidR="0009537F" w:rsidRPr="007770C6">
        <w:rPr>
          <w:rFonts w:ascii="Calibri" w:hAnsi="Calibri"/>
          <w:color w:val="0000FF"/>
          <w:u w:val="single"/>
          <w:rPrChange w:id="2201" w:author="Russell Ott" w:date="2022-05-16T11:47:00Z">
            <w:rPr>
              <w:rFonts w:ascii="Calibri" w:hAnsi="Calibri"/>
              <w:color w:val="000000"/>
              <w:sz w:val="24"/>
            </w:rPr>
          </w:rPrChange>
        </w:rPr>
        <w:instrText xml:space="preserve"> REF _Ref21849288 \r \h  \* MERGEFORMAT </w:instrText>
      </w:r>
      <w:r w:rsidR="0009537F" w:rsidRPr="007770C6">
        <w:rPr>
          <w:rFonts w:ascii="Calibri" w:hAnsi="Calibri"/>
          <w:color w:val="0000FF"/>
          <w:u w:val="single"/>
          <w:rPrChange w:id="2202" w:author="Russell Ott" w:date="2022-05-16T11:47:00Z">
            <w:rPr>
              <w:rFonts w:ascii="Calibri" w:hAnsi="Calibri"/>
              <w:color w:val="000000"/>
              <w:sz w:val="24"/>
            </w:rPr>
          </w:rPrChange>
        </w:rPr>
      </w:r>
      <w:r w:rsidR="0009537F" w:rsidRPr="007770C6">
        <w:rPr>
          <w:rFonts w:ascii="Calibri" w:hAnsi="Calibri"/>
          <w:color w:val="0000FF"/>
          <w:u w:val="single"/>
          <w:rPrChange w:id="2203" w:author="Russell Ott" w:date="2022-05-16T11:47:00Z">
            <w:rPr>
              <w:rFonts w:ascii="Calibri" w:hAnsi="Calibri"/>
              <w:color w:val="000000"/>
              <w:sz w:val="24"/>
            </w:rPr>
          </w:rPrChange>
        </w:rPr>
        <w:fldChar w:fldCharType="separate"/>
      </w:r>
      <w:r w:rsidR="00F10C7C">
        <w:rPr>
          <w:rFonts w:ascii="Calibri" w:hAnsi="Calibri"/>
          <w:color w:val="0000FF"/>
          <w:u w:val="single"/>
          <w:rPrChange w:id="2204" w:author="Russell Ott" w:date="2022-05-16T11:47:00Z">
            <w:rPr>
              <w:rFonts w:ascii="Calibri" w:hAnsi="Calibri"/>
              <w:color w:val="000000"/>
              <w:sz w:val="24"/>
            </w:rPr>
          </w:rPrChange>
        </w:rPr>
        <w:t>2.4</w:t>
      </w:r>
      <w:r w:rsidR="0009537F" w:rsidRPr="007770C6">
        <w:rPr>
          <w:rFonts w:ascii="Calibri" w:hAnsi="Calibri"/>
          <w:color w:val="0000FF"/>
          <w:u w:val="single"/>
          <w:rPrChange w:id="2205" w:author="Russell Ott" w:date="2022-05-16T11:47:00Z">
            <w:rPr>
              <w:rFonts w:ascii="Calibri" w:hAnsi="Calibri"/>
              <w:color w:val="000000"/>
              <w:sz w:val="24"/>
            </w:rPr>
          </w:rPrChange>
        </w:rPr>
        <w:fldChar w:fldCharType="end"/>
      </w:r>
      <w:r w:rsidR="0009537F" w:rsidRPr="007770C6">
        <w:rPr>
          <w:rFonts w:ascii="Calibri" w:hAnsi="Calibri"/>
          <w:color w:val="0000FF"/>
          <w:u w:val="single"/>
          <w:rPrChange w:id="2206" w:author="Russell Ott" w:date="2022-05-16T11:47:00Z">
            <w:rPr>
              <w:rFonts w:ascii="Calibri" w:hAnsi="Calibri"/>
              <w:color w:val="000000"/>
              <w:sz w:val="24"/>
            </w:rPr>
          </w:rPrChange>
        </w:rPr>
        <w:t xml:space="preserve"> </w:t>
      </w:r>
      <w:r w:rsidR="0009537F" w:rsidRPr="007770C6">
        <w:rPr>
          <w:rFonts w:ascii="Calibri" w:hAnsi="Calibri"/>
          <w:color w:val="0000FF"/>
          <w:u w:val="single"/>
          <w:rPrChange w:id="2207" w:author="Russell Ott" w:date="2022-05-16T11:47:00Z">
            <w:rPr>
              <w:rFonts w:ascii="Calibri" w:hAnsi="Calibri"/>
              <w:color w:val="000000"/>
              <w:sz w:val="24"/>
            </w:rPr>
          </w:rPrChange>
        </w:rPr>
        <w:fldChar w:fldCharType="begin"/>
      </w:r>
      <w:r w:rsidR="0009537F" w:rsidRPr="007770C6">
        <w:rPr>
          <w:rFonts w:ascii="Calibri" w:hAnsi="Calibri"/>
          <w:color w:val="0000FF"/>
          <w:u w:val="single"/>
          <w:rPrChange w:id="2208" w:author="Russell Ott" w:date="2022-05-16T11:47:00Z">
            <w:rPr>
              <w:rFonts w:ascii="Calibri" w:hAnsi="Calibri"/>
              <w:color w:val="000000"/>
              <w:sz w:val="24"/>
            </w:rPr>
          </w:rPrChange>
        </w:rPr>
        <w:instrText xml:space="preserve"> REF _Ref21849293 \h  \* MERGEFORMAT </w:instrText>
      </w:r>
      <w:r w:rsidR="0009537F" w:rsidRPr="007770C6">
        <w:rPr>
          <w:rFonts w:ascii="Calibri" w:hAnsi="Calibri"/>
          <w:color w:val="0000FF"/>
          <w:u w:val="single"/>
          <w:rPrChange w:id="2209" w:author="Russell Ott" w:date="2022-05-16T11:47:00Z">
            <w:rPr>
              <w:rFonts w:ascii="Calibri" w:hAnsi="Calibri"/>
              <w:color w:val="000000"/>
              <w:sz w:val="24"/>
            </w:rPr>
          </w:rPrChange>
        </w:rPr>
      </w:r>
      <w:r w:rsidR="0009537F" w:rsidRPr="007770C6">
        <w:rPr>
          <w:rFonts w:ascii="Calibri" w:hAnsi="Calibri"/>
          <w:color w:val="0000FF"/>
          <w:u w:val="single"/>
          <w:rPrChange w:id="2210" w:author="Russell Ott" w:date="2022-05-16T11:47:00Z">
            <w:rPr>
              <w:rFonts w:ascii="Calibri" w:hAnsi="Calibri"/>
              <w:color w:val="000000"/>
              <w:sz w:val="24"/>
            </w:rPr>
          </w:rPrChange>
        </w:rPr>
        <w:fldChar w:fldCharType="separate"/>
      </w:r>
      <w:r w:rsidR="00F10C7C" w:rsidRPr="00F10C7C">
        <w:rPr>
          <w:rFonts w:ascii="Calibri" w:hAnsi="Calibri"/>
          <w:color w:val="0000FF"/>
          <w:u w:val="single"/>
          <w:rPrChange w:id="2211" w:author="Russell Ott" w:date="2022-05-16T11:47:00Z">
            <w:rPr>
              <w:rFonts w:ascii="Calibri" w:hAnsi="Calibri"/>
              <w:sz w:val="24"/>
            </w:rPr>
          </w:rPrChange>
        </w:rPr>
        <w:t>C-CDA Companion Guide and C-CDA Rubric Rules</w:t>
      </w:r>
      <w:r w:rsidR="0009537F" w:rsidRPr="007770C6">
        <w:rPr>
          <w:rFonts w:ascii="Calibri" w:hAnsi="Calibri"/>
          <w:color w:val="0000FF"/>
          <w:u w:val="single"/>
          <w:rPrChange w:id="2212" w:author="Russell Ott" w:date="2022-05-16T11:47:00Z">
            <w:rPr>
              <w:rFonts w:ascii="Calibri" w:hAnsi="Calibri"/>
              <w:color w:val="000000"/>
              <w:sz w:val="24"/>
            </w:rPr>
          </w:rPrChange>
        </w:rPr>
        <w:fldChar w:fldCharType="end"/>
      </w:r>
    </w:p>
    <w:p w14:paraId="047DE7C0" w14:textId="02C85E1B" w:rsidR="00157204" w:rsidRPr="003A3D50" w:rsidRDefault="00157204" w:rsidP="00157204">
      <w:pPr>
        <w:rPr>
          <w:rFonts w:ascii="Times New Roman" w:eastAsia="Times New Roman" w:hAnsi="Times New Roman"/>
          <w:sz w:val="24"/>
          <w:szCs w:val="24"/>
          <w:rPrChange w:id="2213" w:author="Russell Ott" w:date="2022-05-16T11:47:00Z">
            <w:rPr>
              <w:rFonts w:ascii="Calibri" w:hAnsi="Calibri"/>
            </w:rPr>
          </w:rPrChange>
        </w:rPr>
      </w:pPr>
      <w:r w:rsidRPr="003A3D50">
        <w:rPr>
          <w:rPrChange w:id="2214" w:author="Russell Ott" w:date="2022-05-16T11:47:00Z">
            <w:rPr>
              <w:rFonts w:ascii="Calibri" w:hAnsi="Calibri"/>
            </w:rPr>
          </w:rPrChange>
        </w:rPr>
        <w:t xml:space="preserve">Throughout the C-CDA Companion Guide, implementer best practice guidance is summarized using a visual conformance block callout like you see below. If the implementer </w:t>
      </w:r>
      <w:r w:rsidR="00AC6785">
        <w:rPr>
          <w:rPrChange w:id="2215" w:author="Russell Ott" w:date="2022-05-16T11:47:00Z">
            <w:rPr>
              <w:rFonts w:ascii="Calibri" w:hAnsi="Calibri"/>
            </w:rPr>
          </w:rPrChange>
        </w:rPr>
        <w:t xml:space="preserve">best practice </w:t>
      </w:r>
      <w:r w:rsidRPr="003A3D50">
        <w:rPr>
          <w:rPrChange w:id="2216" w:author="Russell Ott" w:date="2022-05-16T11:47:00Z">
            <w:rPr>
              <w:rFonts w:ascii="Calibri" w:hAnsi="Calibri"/>
            </w:rPr>
          </w:rPrChange>
        </w:rPr>
        <w:t xml:space="preserve">guidance is machine testable, and therefore implementable in the rubric rules supported by validation tools such as the Scorecard tool, then the </w:t>
      </w:r>
      <w:r w:rsidR="00AC6785">
        <w:rPr>
          <w:rPrChange w:id="2217" w:author="Russell Ott" w:date="2022-05-16T11:47:00Z">
            <w:rPr>
              <w:rFonts w:ascii="Calibri" w:hAnsi="Calibri"/>
            </w:rPr>
          </w:rPrChange>
        </w:rPr>
        <w:t xml:space="preserve">visual conformance block </w:t>
      </w:r>
      <w:r w:rsidRPr="003A3D50">
        <w:rPr>
          <w:rPrChange w:id="2218" w:author="Russell Ott" w:date="2022-05-16T11:47:00Z">
            <w:rPr>
              <w:rFonts w:ascii="Calibri" w:hAnsi="Calibri"/>
            </w:rPr>
          </w:rPrChange>
        </w:rPr>
        <w:t xml:space="preserve">callout is labeled with “CONF” preceding the identifying number.  </w:t>
      </w:r>
      <w:r w:rsidR="00AC6785">
        <w:rPr>
          <w:rPrChange w:id="2219" w:author="Russell Ott" w:date="2022-05-16T11:47:00Z">
            <w:rPr>
              <w:rFonts w:ascii="Calibri" w:hAnsi="Calibri"/>
            </w:rPr>
          </w:rPrChange>
        </w:rPr>
        <w:t>Otherwise, the conformance block callo</w:t>
      </w:r>
      <w:r w:rsidR="00E93A1E">
        <w:rPr>
          <w:rPrChange w:id="2220" w:author="Russell Ott" w:date="2022-05-16T11:47:00Z">
            <w:rPr>
              <w:rFonts w:ascii="Calibri" w:hAnsi="Calibri"/>
            </w:rPr>
          </w:rPrChange>
        </w:rPr>
        <w:t>u</w:t>
      </w:r>
      <w:r w:rsidR="00AC6785">
        <w:rPr>
          <w:rPrChange w:id="2221" w:author="Russell Ott" w:date="2022-05-16T11:47:00Z">
            <w:rPr>
              <w:rFonts w:ascii="Calibri" w:hAnsi="Calibri"/>
            </w:rPr>
          </w:rPrChange>
        </w:rPr>
        <w:t>t</w:t>
      </w:r>
      <w:r w:rsidRPr="003A3D50">
        <w:rPr>
          <w:rPrChange w:id="2222" w:author="Russell Ott" w:date="2022-05-16T11:47:00Z">
            <w:rPr>
              <w:rFonts w:ascii="Calibri" w:hAnsi="Calibri"/>
            </w:rPr>
          </w:rPrChange>
        </w:rPr>
        <w:t xml:space="preserve"> is labeled with “BP” preceding the identifying number.  </w:t>
      </w:r>
      <w:r w:rsidR="00634398">
        <w:rPr>
          <w:rPrChange w:id="2223" w:author="Russell Ott" w:date="2022-05-16T11:47:00Z">
            <w:rPr>
              <w:rFonts w:ascii="Calibri" w:hAnsi="Calibri"/>
            </w:rPr>
          </w:rPrChange>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268"/>
        <w:tblGridChange w:id="2224">
          <w:tblGrid>
            <w:gridCol w:w="725"/>
            <w:gridCol w:w="8268"/>
          </w:tblGrid>
        </w:tblGridChange>
      </w:tblGrid>
      <w:tr w:rsidR="001A0138" w:rsidRPr="00C64922" w14:paraId="22D5CB08" w14:textId="77777777" w:rsidTr="007770C6">
        <w:trPr>
          <w:trHeight w:val="548"/>
        </w:trPr>
        <w:tc>
          <w:tcPr>
            <w:tcW w:w="707" w:type="dxa"/>
            <w:tcBorders>
              <w:right w:val="nil"/>
            </w:tcBorders>
            <w:shd w:val="clear" w:color="auto" w:fill="C6D9F1"/>
          </w:tcPr>
          <w:p w14:paraId="0EBB5FE0" w14:textId="3E2B8760" w:rsidR="00B315A1" w:rsidRDefault="00B315A1" w:rsidP="00157204">
            <w:pPr>
              <w:spacing w:after="120"/>
              <w:ind w:right="-222"/>
              <w:rPr>
                <w:noProof/>
              </w:rPr>
            </w:pPr>
            <w:del w:id="2225" w:author="Russell Ott" w:date="2022-05-16T11:47:00Z">
              <w:r>
                <w:rPr>
                  <w:noProof/>
                </w:rPr>
                <w:drawing>
                  <wp:anchor distT="0" distB="0" distL="114300" distR="114300" simplePos="0" relativeHeight="251727872" behindDoc="0" locked="0" layoutInCell="1" allowOverlap="1" wp14:anchorId="26F54E89" wp14:editId="2BD2A8D9">
                    <wp:simplePos x="0" y="0"/>
                    <wp:positionH relativeFrom="column">
                      <wp:posOffset>-5080</wp:posOffset>
                    </wp:positionH>
                    <wp:positionV relativeFrom="paragraph">
                      <wp:posOffset>5080</wp:posOffset>
                    </wp:positionV>
                    <wp:extent cx="323215" cy="323215"/>
                    <wp:effectExtent l="0" t="0" r="0" b="0"/>
                    <wp:wrapNone/>
                    <wp:docPr id="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26" w:author="Russell Ott" w:date="2022-05-16T11:47:00Z">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ascii="Times New Roman" w:eastAsia="Times New Roman" w:hAnsi="Times New Roman"/>
                <w:color w:val="000000"/>
                <w:sz w:val="24"/>
                <w:szCs w:val="24"/>
                <w:rPrChange w:id="2227" w:author="Russell Ott" w:date="2022-05-16T11:47:00Z">
                  <w:rPr>
                    <w:rFonts w:ascii="Calibri" w:hAnsi="Calibri"/>
                    <w:color w:val="000000"/>
                  </w:rPr>
                </w:rPrChange>
              </w:rPr>
            </w:pPr>
            <w:r>
              <w:rPr>
                <w:color w:val="000000"/>
                <w:rPrChange w:id="2228" w:author="Russell Ott" w:date="2022-05-16T11:47:00Z">
                  <w:rPr>
                    <w:rFonts w:ascii="Calibri" w:hAnsi="Calibri"/>
                    <w:color w:val="000000"/>
                  </w:rPr>
                </w:rPrChange>
              </w:rPr>
              <w:t>A C-CDA implementer SHOULD</w:t>
            </w:r>
            <w:r w:rsidR="00B315A1" w:rsidRPr="00B315A1">
              <w:rPr>
                <w:color w:val="000000"/>
                <w:rPrChange w:id="2229" w:author="Russell Ott" w:date="2022-05-16T11:47:00Z">
                  <w:rPr>
                    <w:rFonts w:ascii="Calibri" w:hAnsi="Calibri"/>
                    <w:color w:val="000000"/>
                  </w:rPr>
                </w:rPrChange>
              </w:rPr>
              <w:t xml:space="preserve"> support the standards maturation process to advance the evolution of the C-CDA specification.  </w:t>
            </w:r>
            <w:r w:rsidR="00B315A1" w:rsidRPr="003B0179">
              <w:rPr>
                <w:b/>
                <w:color w:val="000000"/>
                <w:rPrChange w:id="2230" w:author="Russell Ott" w:date="2022-05-16T11:47:00Z">
                  <w:rPr>
                    <w:rFonts w:ascii="Calibri" w:hAnsi="Calibri"/>
                    <w:b/>
                    <w:color w:val="000000"/>
                  </w:rPr>
                </w:rPrChange>
              </w:rPr>
              <w:t>[BP-001]</w:t>
            </w:r>
          </w:p>
        </w:tc>
      </w:tr>
      <w:tr w:rsidR="001A0138" w:rsidRPr="00C64922" w14:paraId="52492232" w14:textId="77777777" w:rsidTr="007770C6">
        <w:trPr>
          <w:trHeight w:val="440"/>
        </w:trPr>
        <w:tc>
          <w:tcPr>
            <w:tcW w:w="707" w:type="dxa"/>
            <w:tcBorders>
              <w:right w:val="nil"/>
            </w:tcBorders>
            <w:shd w:val="clear" w:color="auto" w:fill="C6D9F1"/>
          </w:tcPr>
          <w:p w14:paraId="43871AED" w14:textId="4BA466D2" w:rsidR="00B315A1" w:rsidRDefault="00B315A1" w:rsidP="00157204">
            <w:pPr>
              <w:spacing w:after="120"/>
              <w:ind w:right="-222"/>
              <w:rPr>
                <w:noProof/>
              </w:rPr>
            </w:pPr>
            <w:del w:id="2231" w:author="Russell Ott" w:date="2022-05-16T11:47:00Z">
              <w:r>
                <w:rPr>
                  <w:noProof/>
                </w:rPr>
                <w:drawing>
                  <wp:anchor distT="0" distB="0" distL="114300" distR="114300" simplePos="0" relativeHeight="251729920" behindDoc="0" locked="0" layoutInCell="1" allowOverlap="1" wp14:anchorId="7D0965E5" wp14:editId="6C96F9B3">
                    <wp:simplePos x="0" y="0"/>
                    <wp:positionH relativeFrom="column">
                      <wp:posOffset>-5080</wp:posOffset>
                    </wp:positionH>
                    <wp:positionV relativeFrom="paragraph">
                      <wp:posOffset>1270</wp:posOffset>
                    </wp:positionV>
                    <wp:extent cx="323215" cy="323215"/>
                    <wp:effectExtent l="0" t="0" r="0" b="0"/>
                    <wp:wrapNone/>
                    <wp:docPr id="55"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32" w:author="Russell Ott" w:date="2022-05-16T11:47:00Z">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ascii="Times New Roman" w:eastAsia="Times New Roman" w:hAnsi="Times New Roman"/>
                <w:color w:val="000000"/>
                <w:sz w:val="24"/>
                <w:szCs w:val="24"/>
                <w:rPrChange w:id="2233" w:author="Russell Ott" w:date="2022-05-16T11:47:00Z">
                  <w:rPr>
                    <w:rFonts w:ascii="Calibri" w:hAnsi="Calibri"/>
                    <w:color w:val="000000"/>
                  </w:rPr>
                </w:rPrChange>
              </w:rPr>
            </w:pPr>
            <w:r w:rsidRPr="00B315A1">
              <w:rPr>
                <w:color w:val="000000"/>
                <w:rPrChange w:id="2234" w:author="Russell Ott" w:date="2022-05-16T11:47:00Z">
                  <w:rPr>
                    <w:rFonts w:ascii="Calibri" w:hAnsi="Calibri"/>
                    <w:color w:val="000000"/>
                  </w:rPr>
                </w:rPrChange>
              </w:rPr>
              <w:t xml:space="preserve">A C-CDA implementation SHALL incorporate all published errata applicable to the templates used.  </w:t>
            </w:r>
            <w:r w:rsidRPr="003B0179">
              <w:rPr>
                <w:b/>
                <w:color w:val="000000"/>
                <w:rPrChange w:id="2235" w:author="Russell Ott" w:date="2022-05-16T11:47:00Z">
                  <w:rPr>
                    <w:rFonts w:ascii="Calibri" w:hAnsi="Calibri"/>
                    <w:b/>
                    <w:color w:val="000000"/>
                  </w:rPr>
                </w:rPrChange>
              </w:rPr>
              <w:t>[CONF-002]</w:t>
            </w:r>
          </w:p>
        </w:tc>
      </w:tr>
      <w:tr w:rsidR="001A0138" w:rsidRPr="00C64922" w14:paraId="37EC3281" w14:textId="77777777" w:rsidTr="007770C6">
        <w:trPr>
          <w:trHeight w:val="440"/>
        </w:trPr>
        <w:tc>
          <w:tcPr>
            <w:tcW w:w="707" w:type="dxa"/>
            <w:tcBorders>
              <w:right w:val="nil"/>
            </w:tcBorders>
            <w:shd w:val="clear" w:color="auto" w:fill="C6D9F1"/>
          </w:tcPr>
          <w:p w14:paraId="749BB593" w14:textId="76F63D70" w:rsidR="00157204" w:rsidRPr="00D14360" w:rsidRDefault="00634398" w:rsidP="00157204">
            <w:pPr>
              <w:spacing w:after="120"/>
              <w:ind w:right="-222"/>
              <w:rPr>
                <w:rFonts w:cs="Calibri"/>
                <w:bCs/>
                <w:noProof/>
                <w:color w:val="000000"/>
              </w:rPr>
            </w:pPr>
            <w:del w:id="2236" w:author="Russell Ott" w:date="2022-05-16T11:47:00Z">
              <w:r>
                <w:rPr>
                  <w:noProof/>
                </w:rPr>
                <w:drawing>
                  <wp:anchor distT="0" distB="0" distL="114300" distR="114300" simplePos="0" relativeHeight="251731968" behindDoc="0" locked="0" layoutInCell="1" allowOverlap="1" wp14:anchorId="5F9FE3CD" wp14:editId="13F321E4">
                    <wp:simplePos x="0" y="0"/>
                    <wp:positionH relativeFrom="column">
                      <wp:posOffset>1905</wp:posOffset>
                    </wp:positionH>
                    <wp:positionV relativeFrom="paragraph">
                      <wp:posOffset>80010</wp:posOffset>
                    </wp:positionV>
                    <wp:extent cx="323215" cy="323215"/>
                    <wp:effectExtent l="0" t="0" r="0" b="0"/>
                    <wp:wrapNone/>
                    <wp:docPr id="3137"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2237" w:author="Russell Ott" w:date="2022-05-16T11:47:00Z">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ascii="Times New Roman" w:eastAsia="Calibri" w:hAnsi="Times New Roman"/>
                <w:color w:val="000000"/>
                <w:sz w:val="24"/>
                <w:szCs w:val="24"/>
                <w:rPrChange w:id="2238" w:author="Russell Ott" w:date="2022-05-16T11:47:00Z">
                  <w:rPr>
                    <w:rFonts w:ascii="Calibri" w:eastAsia="Calibri" w:hAnsi="Calibri"/>
                    <w:color w:val="000000"/>
                  </w:rPr>
                </w:rPrChange>
              </w:rPr>
            </w:pPr>
            <w:r w:rsidRPr="00D14360">
              <w:rPr>
                <w:color w:val="000000"/>
                <w:rPrChange w:id="2239" w:author="Russell Ott" w:date="2022-05-16T11:47:00Z">
                  <w:rPr>
                    <w:rFonts w:ascii="Calibri" w:hAnsi="Calibri"/>
                    <w:color w:val="000000"/>
                  </w:rPr>
                </w:rPrChange>
              </w:rPr>
              <w:t>Im</w:t>
            </w:r>
            <w:r w:rsidRPr="00D14360">
              <w:rPr>
                <w:color w:val="000000"/>
                <w:rPrChange w:id="2240" w:author="Russell Ott" w:date="2022-05-16T11:47:00Z">
                  <w:rPr>
                    <w:rFonts w:ascii="Calibri" w:eastAsia="Calibri" w:hAnsi="Calibri"/>
                    <w:color w:val="000000"/>
                  </w:rPr>
                </w:rPrChange>
              </w:rPr>
              <w:t xml:space="preserve">plementers wishing to create C-CDA documents according to current industry best practices MAY conform to guidance specified in the C-CDA Companion Guide. </w:t>
            </w:r>
            <w:r w:rsidRPr="00D14360">
              <w:rPr>
                <w:b/>
                <w:color w:val="000000"/>
                <w:rPrChange w:id="2241" w:author="Russell Ott" w:date="2022-05-16T11:47:00Z">
                  <w:rPr>
                    <w:rFonts w:ascii="Calibri" w:hAnsi="Calibri"/>
                    <w:b/>
                    <w:color w:val="000000"/>
                  </w:rPr>
                </w:rPrChange>
              </w:rPr>
              <w:t>[</w:t>
            </w:r>
            <w:r>
              <w:rPr>
                <w:b/>
                <w:color w:val="000000"/>
                <w:rPrChange w:id="2242" w:author="Russell Ott" w:date="2022-05-16T11:47:00Z">
                  <w:rPr>
                    <w:rFonts w:ascii="Calibri" w:hAnsi="Calibri"/>
                    <w:b/>
                    <w:color w:val="000000"/>
                  </w:rPr>
                </w:rPrChange>
              </w:rPr>
              <w:t>BP</w:t>
            </w:r>
            <w:r w:rsidRPr="00D14360">
              <w:rPr>
                <w:b/>
                <w:color w:val="000000"/>
                <w:rPrChange w:id="2243" w:author="Russell Ott" w:date="2022-05-16T11:47:00Z">
                  <w:rPr>
                    <w:rFonts w:ascii="Calibri" w:hAnsi="Calibri"/>
                    <w:b/>
                    <w:color w:val="000000"/>
                  </w:rPr>
                </w:rPrChange>
              </w:rPr>
              <w:t>-</w:t>
            </w:r>
            <w:r w:rsidR="00AA382A">
              <w:rPr>
                <w:b/>
                <w:color w:val="000000"/>
                <w:rPrChange w:id="2244" w:author="Russell Ott" w:date="2022-05-16T11:47:00Z">
                  <w:rPr>
                    <w:rFonts w:ascii="Calibri" w:hAnsi="Calibri"/>
                    <w:b/>
                    <w:color w:val="000000"/>
                  </w:rPr>
                </w:rPrChange>
              </w:rPr>
              <w:t>003</w:t>
            </w:r>
            <w:r w:rsidRPr="00D14360">
              <w:rPr>
                <w:b/>
                <w:color w:val="000000"/>
                <w:rPrChange w:id="2245" w:author="Russell Ott" w:date="2022-05-16T11:47:00Z">
                  <w:rPr>
                    <w:rFonts w:ascii="Calibri" w:hAnsi="Calibri"/>
                    <w:b/>
                    <w:color w:val="000000"/>
                  </w:rPr>
                </w:rPrChange>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Change w:id="2246" w:author="Russell Ott" w:date="2022-05-16T11:47:00Z">
            <w:rPr/>
          </w:rPrChange>
        </w:rPr>
      </w:pPr>
      <w:r w:rsidRPr="007770C6">
        <w:rPr>
          <w:sz w:val="20"/>
          <w:rPrChange w:id="2247" w:author="Russell Ott" w:date="2022-05-16T11:47:00Z">
            <w:rPr/>
          </w:rPrChange>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7167E950" w:rsidR="0009537F" w:rsidRPr="003A3D50" w:rsidRDefault="00157204" w:rsidP="00157204">
      <w:pPr>
        <w:rPr>
          <w:rFonts w:ascii="Times New Roman" w:eastAsia="Times New Roman" w:hAnsi="Times New Roman"/>
          <w:sz w:val="24"/>
          <w:szCs w:val="24"/>
          <w:rPrChange w:id="2248" w:author="Russell Ott" w:date="2022-05-16T11:47:00Z">
            <w:rPr>
              <w:rFonts w:ascii="Calibri" w:hAnsi="Calibri"/>
            </w:rPr>
          </w:rPrChange>
        </w:rPr>
      </w:pPr>
      <w:r w:rsidRPr="003A3D50">
        <w:rPr>
          <w:b/>
          <w:rPrChange w:id="2249" w:author="Russell Ott" w:date="2022-05-16T11:47:00Z">
            <w:rPr>
              <w:rFonts w:ascii="Calibri" w:hAnsi="Calibri"/>
              <w:b/>
            </w:rPr>
          </w:rPrChange>
        </w:rPr>
        <w:t>Reference:</w:t>
      </w:r>
      <w:del w:id="2250" w:author="Russell Ott" w:date="2022-05-16T11:47:00Z">
        <w:r w:rsidRPr="003A3D50">
          <w:rPr>
            <w:rFonts w:cs="Calibri"/>
            <w:b/>
            <w:bCs/>
          </w:rPr>
          <w:delText xml:space="preserve"> </w:delText>
        </w:r>
      </w:del>
      <w:r w:rsidRPr="003A3D50">
        <w:rPr>
          <w:b/>
          <w:rPrChange w:id="2251" w:author="Russell Ott" w:date="2022-05-16T11:47:00Z">
            <w:rPr>
              <w:rFonts w:ascii="Calibri" w:hAnsi="Calibri"/>
            </w:rPr>
          </w:rPrChange>
        </w:rPr>
        <w:t xml:space="preserve"> </w:t>
      </w:r>
      <w:r w:rsidR="0009537F" w:rsidRPr="007770C6">
        <w:rPr>
          <w:color w:val="0000FF"/>
          <w:u w:val="single"/>
          <w:rPrChange w:id="2252" w:author="Russell Ott" w:date="2022-05-16T11:47:00Z">
            <w:rPr>
              <w:rFonts w:ascii="Calibri" w:hAnsi="Calibri"/>
            </w:rPr>
          </w:rPrChange>
        </w:rPr>
        <w:fldChar w:fldCharType="begin"/>
      </w:r>
      <w:r w:rsidR="0009537F" w:rsidRPr="007770C6">
        <w:rPr>
          <w:color w:val="0000FF"/>
          <w:u w:val="single"/>
          <w:rPrChange w:id="2253" w:author="Russell Ott" w:date="2022-05-16T11:47:00Z">
            <w:rPr>
              <w:rFonts w:ascii="Calibri" w:hAnsi="Calibri"/>
            </w:rPr>
          </w:rPrChange>
        </w:rPr>
        <w:instrText xml:space="preserve"> REF _Ref21849353 \r \h  \* MERGEFORMAT </w:instrText>
      </w:r>
      <w:r w:rsidR="0009537F" w:rsidRPr="007770C6">
        <w:rPr>
          <w:color w:val="0000FF"/>
          <w:u w:val="single"/>
          <w:rPrChange w:id="2254" w:author="Russell Ott" w:date="2022-05-16T11:47:00Z">
            <w:rPr>
              <w:rFonts w:ascii="Calibri" w:hAnsi="Calibri"/>
            </w:rPr>
          </w:rPrChange>
        </w:rPr>
      </w:r>
      <w:r w:rsidR="0009537F" w:rsidRPr="007770C6">
        <w:rPr>
          <w:color w:val="0000FF"/>
          <w:u w:val="single"/>
          <w:rPrChange w:id="2255" w:author="Russell Ott" w:date="2022-05-16T11:47:00Z">
            <w:rPr>
              <w:rFonts w:ascii="Calibri" w:hAnsi="Calibri"/>
            </w:rPr>
          </w:rPrChange>
        </w:rPr>
        <w:fldChar w:fldCharType="separate"/>
      </w:r>
      <w:r w:rsidR="00F10C7C">
        <w:rPr>
          <w:color w:val="0000FF"/>
          <w:u w:val="single"/>
          <w:rPrChange w:id="2256" w:author="Russell Ott" w:date="2022-05-16T11:47:00Z">
            <w:rPr>
              <w:rFonts w:ascii="Calibri" w:hAnsi="Calibri"/>
            </w:rPr>
          </w:rPrChange>
        </w:rPr>
        <w:t>1.2.2</w:t>
      </w:r>
      <w:r w:rsidR="0009537F" w:rsidRPr="007770C6">
        <w:rPr>
          <w:color w:val="0000FF"/>
          <w:u w:val="single"/>
          <w:rPrChange w:id="2257" w:author="Russell Ott" w:date="2022-05-16T11:47:00Z">
            <w:rPr>
              <w:rFonts w:ascii="Calibri" w:hAnsi="Calibri"/>
            </w:rPr>
          </w:rPrChange>
        </w:rPr>
        <w:fldChar w:fldCharType="end"/>
      </w:r>
      <w:r w:rsidR="0009537F" w:rsidRPr="007770C6">
        <w:rPr>
          <w:color w:val="0000FF"/>
          <w:u w:val="single"/>
          <w:rPrChange w:id="2258" w:author="Russell Ott" w:date="2022-05-16T11:47:00Z">
            <w:rPr>
              <w:rFonts w:ascii="Calibri" w:hAnsi="Calibri"/>
            </w:rPr>
          </w:rPrChange>
        </w:rPr>
        <w:t xml:space="preserve"> </w:t>
      </w:r>
      <w:r w:rsidR="0009537F" w:rsidRPr="007770C6">
        <w:rPr>
          <w:color w:val="0000FF"/>
          <w:u w:val="single"/>
          <w:rPrChange w:id="2259" w:author="Russell Ott" w:date="2022-05-16T11:47:00Z">
            <w:rPr>
              <w:rFonts w:ascii="Calibri" w:hAnsi="Calibri"/>
            </w:rPr>
          </w:rPrChange>
        </w:rPr>
        <w:fldChar w:fldCharType="begin"/>
      </w:r>
      <w:r w:rsidR="0009537F" w:rsidRPr="007770C6">
        <w:rPr>
          <w:color w:val="0000FF"/>
          <w:u w:val="single"/>
          <w:rPrChange w:id="2260" w:author="Russell Ott" w:date="2022-05-16T11:47:00Z">
            <w:rPr>
              <w:rFonts w:ascii="Calibri" w:hAnsi="Calibri"/>
            </w:rPr>
          </w:rPrChange>
        </w:rPr>
        <w:instrText xml:space="preserve"> REF _Ref21849363 \h  \* MERGEFORMAT </w:instrText>
      </w:r>
      <w:r w:rsidR="0009537F" w:rsidRPr="007770C6">
        <w:rPr>
          <w:color w:val="0000FF"/>
          <w:u w:val="single"/>
          <w:rPrChange w:id="2261" w:author="Russell Ott" w:date="2022-05-16T11:47:00Z">
            <w:rPr>
              <w:rFonts w:ascii="Calibri" w:hAnsi="Calibri"/>
            </w:rPr>
          </w:rPrChange>
        </w:rPr>
      </w:r>
      <w:r w:rsidR="0009537F" w:rsidRPr="007770C6">
        <w:rPr>
          <w:color w:val="0000FF"/>
          <w:u w:val="single"/>
          <w:rPrChange w:id="2262" w:author="Russell Ott" w:date="2022-05-16T11:47:00Z">
            <w:rPr>
              <w:rFonts w:ascii="Calibri" w:hAnsi="Calibri"/>
            </w:rPr>
          </w:rPrChange>
        </w:rPr>
        <w:fldChar w:fldCharType="separate"/>
      </w:r>
      <w:r w:rsidR="00F10C7C" w:rsidRPr="00F10C7C">
        <w:rPr>
          <w:color w:val="0000FF"/>
          <w:u w:val="single"/>
          <w:rPrChange w:id="2263" w:author="Russell Ott" w:date="2022-05-16T11:47:00Z">
            <w:rPr>
              <w:rFonts w:ascii="Calibri" w:hAnsi="Calibri"/>
            </w:rPr>
          </w:rPrChange>
        </w:rPr>
        <w:t>C-CDA Errata Process</w:t>
      </w:r>
      <w:r w:rsidR="0009537F" w:rsidRPr="007770C6">
        <w:rPr>
          <w:color w:val="0000FF"/>
          <w:u w:val="single"/>
          <w:rPrChange w:id="2264" w:author="Russell Ott" w:date="2022-05-16T11:47:00Z">
            <w:rPr>
              <w:rFonts w:ascii="Calibri" w:hAnsi="Calibri"/>
            </w:rPr>
          </w:rPrChange>
        </w:rPr>
        <w:fldChar w:fldCharType="end"/>
      </w:r>
      <w:r w:rsidR="0009537F" w:rsidRPr="009F13BB">
        <w:rPr>
          <w:rPrChange w:id="2265" w:author="Russell Ott" w:date="2022-05-16T11:47:00Z">
            <w:rPr>
              <w:rFonts w:ascii="Calibri" w:hAnsi="Calibri"/>
            </w:rPr>
          </w:rPrChange>
        </w:rPr>
        <w:t xml:space="preserve">, </w:t>
      </w:r>
      <w:r w:rsidR="0009537F" w:rsidRPr="007770C6">
        <w:rPr>
          <w:color w:val="0000FF"/>
          <w:u w:val="single"/>
          <w:rPrChange w:id="2266" w:author="Russell Ott" w:date="2022-05-16T11:47:00Z">
            <w:rPr>
              <w:rFonts w:ascii="Calibri" w:hAnsi="Calibri"/>
            </w:rPr>
          </w:rPrChange>
        </w:rPr>
        <w:fldChar w:fldCharType="begin"/>
      </w:r>
      <w:r w:rsidR="0009537F" w:rsidRPr="007770C6">
        <w:rPr>
          <w:color w:val="0000FF"/>
          <w:u w:val="single"/>
          <w:rPrChange w:id="2267" w:author="Russell Ott" w:date="2022-05-16T11:47:00Z">
            <w:rPr>
              <w:rFonts w:ascii="Calibri" w:hAnsi="Calibri"/>
            </w:rPr>
          </w:rPrChange>
        </w:rPr>
        <w:instrText xml:space="preserve"> REF _Ref21849408 \r \h  \* MERGEFORMAT </w:instrText>
      </w:r>
      <w:r w:rsidR="0009537F" w:rsidRPr="007770C6">
        <w:rPr>
          <w:color w:val="0000FF"/>
          <w:u w:val="single"/>
          <w:rPrChange w:id="2268" w:author="Russell Ott" w:date="2022-05-16T11:47:00Z">
            <w:rPr>
              <w:rFonts w:ascii="Calibri" w:hAnsi="Calibri"/>
            </w:rPr>
          </w:rPrChange>
        </w:rPr>
      </w:r>
      <w:r w:rsidR="0009537F" w:rsidRPr="007770C6">
        <w:rPr>
          <w:color w:val="0000FF"/>
          <w:u w:val="single"/>
          <w:rPrChange w:id="2269" w:author="Russell Ott" w:date="2022-05-16T11:47:00Z">
            <w:rPr>
              <w:rFonts w:ascii="Calibri" w:hAnsi="Calibri"/>
            </w:rPr>
          </w:rPrChange>
        </w:rPr>
        <w:fldChar w:fldCharType="separate"/>
      </w:r>
      <w:r w:rsidR="00F10C7C">
        <w:rPr>
          <w:color w:val="0000FF"/>
          <w:u w:val="single"/>
          <w:rPrChange w:id="2270" w:author="Russell Ott" w:date="2022-05-16T11:47:00Z">
            <w:rPr>
              <w:rFonts w:ascii="Calibri" w:hAnsi="Calibri"/>
            </w:rPr>
          </w:rPrChange>
        </w:rPr>
        <w:t>2.4</w:t>
      </w:r>
      <w:r w:rsidR="0009537F" w:rsidRPr="007770C6">
        <w:rPr>
          <w:color w:val="0000FF"/>
          <w:u w:val="single"/>
          <w:rPrChange w:id="2271" w:author="Russell Ott" w:date="2022-05-16T11:47:00Z">
            <w:rPr>
              <w:rFonts w:ascii="Calibri" w:hAnsi="Calibri"/>
            </w:rPr>
          </w:rPrChange>
        </w:rPr>
        <w:fldChar w:fldCharType="end"/>
      </w:r>
      <w:r w:rsidR="0009537F" w:rsidRPr="007770C6">
        <w:rPr>
          <w:color w:val="0000FF"/>
          <w:u w:val="single"/>
          <w:rPrChange w:id="2272" w:author="Russell Ott" w:date="2022-05-16T11:47:00Z">
            <w:rPr>
              <w:rFonts w:ascii="Calibri" w:hAnsi="Calibri"/>
            </w:rPr>
          </w:rPrChange>
        </w:rPr>
        <w:t xml:space="preserve"> </w:t>
      </w:r>
      <w:r w:rsidR="0009537F" w:rsidRPr="007770C6">
        <w:rPr>
          <w:color w:val="0000FF"/>
          <w:u w:val="single"/>
          <w:rPrChange w:id="2273" w:author="Russell Ott" w:date="2022-05-16T11:47:00Z">
            <w:rPr>
              <w:rFonts w:ascii="Calibri" w:hAnsi="Calibri"/>
            </w:rPr>
          </w:rPrChange>
        </w:rPr>
        <w:fldChar w:fldCharType="begin"/>
      </w:r>
      <w:r w:rsidR="0009537F" w:rsidRPr="007770C6">
        <w:rPr>
          <w:color w:val="0000FF"/>
          <w:u w:val="single"/>
          <w:rPrChange w:id="2274" w:author="Russell Ott" w:date="2022-05-16T11:47:00Z">
            <w:rPr>
              <w:rFonts w:ascii="Calibri" w:hAnsi="Calibri"/>
            </w:rPr>
          </w:rPrChange>
        </w:rPr>
        <w:instrText xml:space="preserve"> REF _Ref21849414 \h  \* MERGEFORMAT </w:instrText>
      </w:r>
      <w:r w:rsidR="0009537F" w:rsidRPr="007770C6">
        <w:rPr>
          <w:color w:val="0000FF"/>
          <w:u w:val="single"/>
          <w:rPrChange w:id="2275" w:author="Russell Ott" w:date="2022-05-16T11:47:00Z">
            <w:rPr>
              <w:rFonts w:ascii="Calibri" w:hAnsi="Calibri"/>
            </w:rPr>
          </w:rPrChange>
        </w:rPr>
      </w:r>
      <w:r w:rsidR="0009537F" w:rsidRPr="007770C6">
        <w:rPr>
          <w:color w:val="0000FF"/>
          <w:u w:val="single"/>
          <w:rPrChange w:id="2276" w:author="Russell Ott" w:date="2022-05-16T11:47:00Z">
            <w:rPr>
              <w:rFonts w:ascii="Calibri" w:hAnsi="Calibri"/>
            </w:rPr>
          </w:rPrChange>
        </w:rPr>
        <w:fldChar w:fldCharType="separate"/>
      </w:r>
      <w:r w:rsidR="00F10C7C" w:rsidRPr="00F10C7C">
        <w:rPr>
          <w:color w:val="0000FF"/>
          <w:u w:val="single"/>
          <w:rPrChange w:id="2277" w:author="Russell Ott" w:date="2022-05-16T11:47:00Z">
            <w:rPr>
              <w:rFonts w:ascii="Calibri" w:hAnsi="Calibri"/>
            </w:rPr>
          </w:rPrChange>
        </w:rPr>
        <w:t>C-CDA Companion Guide and C-CDA Rubric Rules</w:t>
      </w:r>
      <w:r w:rsidR="0009537F" w:rsidRPr="007770C6">
        <w:rPr>
          <w:color w:val="0000FF"/>
          <w:u w:val="single"/>
          <w:rPrChange w:id="2278" w:author="Russell Ott" w:date="2022-05-16T11:47:00Z">
            <w:rPr>
              <w:rFonts w:ascii="Calibri" w:hAnsi="Calibri"/>
            </w:rPr>
          </w:rPrChange>
        </w:rPr>
        <w:fldChar w:fldCharType="end"/>
      </w:r>
      <w:r w:rsidR="0009537F" w:rsidRPr="009F13BB">
        <w:rPr>
          <w:rPrChange w:id="2279" w:author="Russell Ott" w:date="2022-05-16T11:47:00Z">
            <w:rPr>
              <w:rFonts w:ascii="Calibri" w:hAnsi="Calibri"/>
            </w:rPr>
          </w:rPrChange>
        </w:rPr>
        <w:t xml:space="preserve">, </w:t>
      </w:r>
      <w:r w:rsidR="0009537F" w:rsidRPr="007770C6">
        <w:rPr>
          <w:color w:val="0000FF"/>
          <w:u w:val="single"/>
          <w:rPrChange w:id="2280" w:author="Russell Ott" w:date="2022-05-16T11:47:00Z">
            <w:rPr>
              <w:rFonts w:ascii="Calibri" w:hAnsi="Calibri"/>
            </w:rPr>
          </w:rPrChange>
        </w:rPr>
        <w:fldChar w:fldCharType="begin"/>
      </w:r>
      <w:r w:rsidR="0009537F" w:rsidRPr="007770C6">
        <w:rPr>
          <w:color w:val="0000FF"/>
          <w:u w:val="single"/>
          <w:rPrChange w:id="2281" w:author="Russell Ott" w:date="2022-05-16T11:47:00Z">
            <w:rPr>
              <w:rFonts w:ascii="Calibri" w:hAnsi="Calibri"/>
            </w:rPr>
          </w:rPrChange>
        </w:rPr>
        <w:instrText xml:space="preserve"> REF _Ref21849431 \w \h  \* MERGEFORMAT </w:instrText>
      </w:r>
      <w:r w:rsidR="0009537F" w:rsidRPr="007770C6">
        <w:rPr>
          <w:color w:val="0000FF"/>
          <w:u w:val="single"/>
          <w:rPrChange w:id="2282" w:author="Russell Ott" w:date="2022-05-16T11:47:00Z">
            <w:rPr>
              <w:rFonts w:ascii="Calibri" w:hAnsi="Calibri"/>
            </w:rPr>
          </w:rPrChange>
        </w:rPr>
      </w:r>
      <w:r w:rsidR="0009537F" w:rsidRPr="007770C6">
        <w:rPr>
          <w:color w:val="0000FF"/>
          <w:u w:val="single"/>
          <w:rPrChange w:id="2283" w:author="Russell Ott" w:date="2022-05-16T11:47:00Z">
            <w:rPr>
              <w:rFonts w:ascii="Calibri" w:hAnsi="Calibri"/>
            </w:rPr>
          </w:rPrChange>
        </w:rPr>
        <w:fldChar w:fldCharType="separate"/>
      </w:r>
      <w:r w:rsidR="00F10C7C">
        <w:rPr>
          <w:color w:val="0000FF"/>
          <w:u w:val="single"/>
          <w:rPrChange w:id="2284" w:author="Russell Ott" w:date="2022-05-16T11:47:00Z">
            <w:rPr>
              <w:rFonts w:ascii="Calibri" w:hAnsi="Calibri"/>
            </w:rPr>
          </w:rPrChange>
        </w:rPr>
        <w:t>2.4.1</w:t>
      </w:r>
      <w:r w:rsidR="0009537F" w:rsidRPr="007770C6">
        <w:rPr>
          <w:color w:val="0000FF"/>
          <w:u w:val="single"/>
          <w:rPrChange w:id="2285" w:author="Russell Ott" w:date="2022-05-16T11:47:00Z">
            <w:rPr>
              <w:rFonts w:ascii="Calibri" w:hAnsi="Calibri"/>
            </w:rPr>
          </w:rPrChange>
        </w:rPr>
        <w:fldChar w:fldCharType="end"/>
      </w:r>
      <w:r w:rsidR="0009537F" w:rsidRPr="007770C6">
        <w:rPr>
          <w:color w:val="0000FF"/>
          <w:u w:val="single"/>
          <w:rPrChange w:id="2286" w:author="Russell Ott" w:date="2022-05-16T11:47:00Z">
            <w:rPr>
              <w:rFonts w:ascii="Calibri" w:hAnsi="Calibri"/>
            </w:rPr>
          </w:rPrChange>
        </w:rPr>
        <w:t xml:space="preserve"> </w:t>
      </w:r>
      <w:r w:rsidR="0009537F" w:rsidRPr="007770C6">
        <w:rPr>
          <w:color w:val="0000FF"/>
          <w:u w:val="single"/>
          <w:rPrChange w:id="2287" w:author="Russell Ott" w:date="2022-05-16T11:47:00Z">
            <w:rPr>
              <w:rFonts w:ascii="Calibri" w:hAnsi="Calibri"/>
            </w:rPr>
          </w:rPrChange>
        </w:rPr>
        <w:fldChar w:fldCharType="begin"/>
      </w:r>
      <w:r w:rsidR="0009537F" w:rsidRPr="007770C6">
        <w:rPr>
          <w:color w:val="0000FF"/>
          <w:u w:val="single"/>
          <w:rPrChange w:id="2288" w:author="Russell Ott" w:date="2022-05-16T11:47:00Z">
            <w:rPr>
              <w:rFonts w:ascii="Calibri" w:hAnsi="Calibri"/>
            </w:rPr>
          </w:rPrChange>
        </w:rPr>
        <w:instrText xml:space="preserve"> REF _Ref21849441 \h  \* MERGEFORMAT </w:instrText>
      </w:r>
      <w:r w:rsidR="0009537F" w:rsidRPr="007770C6">
        <w:rPr>
          <w:color w:val="0000FF"/>
          <w:u w:val="single"/>
          <w:rPrChange w:id="2289" w:author="Russell Ott" w:date="2022-05-16T11:47:00Z">
            <w:rPr>
              <w:rFonts w:ascii="Calibri" w:hAnsi="Calibri"/>
            </w:rPr>
          </w:rPrChange>
        </w:rPr>
      </w:r>
      <w:r w:rsidR="0009537F" w:rsidRPr="007770C6">
        <w:rPr>
          <w:color w:val="0000FF"/>
          <w:u w:val="single"/>
          <w:rPrChange w:id="2290" w:author="Russell Ott" w:date="2022-05-16T11:47:00Z">
            <w:rPr>
              <w:rFonts w:ascii="Calibri" w:hAnsi="Calibri"/>
            </w:rPr>
          </w:rPrChange>
        </w:rPr>
        <w:fldChar w:fldCharType="separate"/>
      </w:r>
      <w:r w:rsidR="00F10C7C" w:rsidRPr="00F10C7C">
        <w:rPr>
          <w:color w:val="0000FF"/>
          <w:u w:val="single"/>
          <w:rPrChange w:id="2291" w:author="Russell Ott" w:date="2022-05-16T11:47:00Z">
            <w:rPr>
              <w:rFonts w:ascii="Calibri" w:hAnsi="Calibri"/>
            </w:rPr>
          </w:rPrChange>
        </w:rPr>
        <w:t>Best Practice Guidance for Higher Levels of Interoperability</w:t>
      </w:r>
      <w:r w:rsidR="0009537F" w:rsidRPr="007770C6">
        <w:rPr>
          <w:color w:val="0000FF"/>
          <w:u w:val="single"/>
          <w:rPrChange w:id="2292" w:author="Russell Ott" w:date="2022-05-16T11:47:00Z">
            <w:rPr>
              <w:rFonts w:ascii="Calibri" w:hAnsi="Calibri"/>
            </w:rPr>
          </w:rPrChange>
        </w:rPr>
        <w:fldChar w:fldCharType="end"/>
      </w:r>
      <w:r w:rsidR="0009537F" w:rsidRPr="009F13BB">
        <w:rPr>
          <w:rPrChange w:id="2293" w:author="Russell Ott" w:date="2022-05-16T11:47:00Z">
            <w:rPr>
              <w:rFonts w:ascii="Calibri" w:hAnsi="Calibri"/>
            </w:rPr>
          </w:rPrChange>
        </w:rPr>
        <w:t xml:space="preserve">, </w:t>
      </w:r>
      <w:r w:rsidR="0009537F" w:rsidRPr="007770C6">
        <w:rPr>
          <w:color w:val="0000FF"/>
          <w:u w:val="single"/>
          <w:rPrChange w:id="2294" w:author="Russell Ott" w:date="2022-05-16T11:47:00Z">
            <w:rPr>
              <w:rFonts w:ascii="Calibri" w:hAnsi="Calibri"/>
            </w:rPr>
          </w:rPrChange>
        </w:rPr>
        <w:fldChar w:fldCharType="begin"/>
      </w:r>
      <w:r w:rsidR="0009537F" w:rsidRPr="007770C6">
        <w:rPr>
          <w:color w:val="0000FF"/>
          <w:u w:val="single"/>
          <w:rPrChange w:id="2295" w:author="Russell Ott" w:date="2022-05-16T11:47:00Z">
            <w:rPr>
              <w:rFonts w:ascii="Calibri" w:hAnsi="Calibri"/>
            </w:rPr>
          </w:rPrChange>
        </w:rPr>
        <w:instrText xml:space="preserve"> REF _Ref21849449 \r \h  \* MERGEFORMAT </w:instrText>
      </w:r>
      <w:r w:rsidR="0009537F" w:rsidRPr="007770C6">
        <w:rPr>
          <w:color w:val="0000FF"/>
          <w:u w:val="single"/>
          <w:rPrChange w:id="2296" w:author="Russell Ott" w:date="2022-05-16T11:47:00Z">
            <w:rPr>
              <w:rFonts w:ascii="Calibri" w:hAnsi="Calibri"/>
            </w:rPr>
          </w:rPrChange>
        </w:rPr>
      </w:r>
      <w:r w:rsidR="0009537F" w:rsidRPr="007770C6">
        <w:rPr>
          <w:color w:val="0000FF"/>
          <w:u w:val="single"/>
          <w:rPrChange w:id="2297" w:author="Russell Ott" w:date="2022-05-16T11:47:00Z">
            <w:rPr>
              <w:rFonts w:ascii="Calibri" w:hAnsi="Calibri"/>
            </w:rPr>
          </w:rPrChange>
        </w:rPr>
        <w:fldChar w:fldCharType="separate"/>
      </w:r>
      <w:r w:rsidR="00F10C7C">
        <w:rPr>
          <w:color w:val="0000FF"/>
          <w:u w:val="single"/>
          <w:rPrChange w:id="2298" w:author="Russell Ott" w:date="2022-05-16T11:47:00Z">
            <w:rPr>
              <w:rFonts w:ascii="Calibri" w:hAnsi="Calibri"/>
            </w:rPr>
          </w:rPrChange>
        </w:rPr>
        <w:t>2.4.2</w:t>
      </w:r>
      <w:r w:rsidR="0009537F" w:rsidRPr="007770C6">
        <w:rPr>
          <w:color w:val="0000FF"/>
          <w:u w:val="single"/>
          <w:rPrChange w:id="2299" w:author="Russell Ott" w:date="2022-05-16T11:47:00Z">
            <w:rPr>
              <w:rFonts w:ascii="Calibri" w:hAnsi="Calibri"/>
            </w:rPr>
          </w:rPrChange>
        </w:rPr>
        <w:fldChar w:fldCharType="end"/>
      </w:r>
      <w:r w:rsidR="0009537F" w:rsidRPr="007770C6">
        <w:rPr>
          <w:color w:val="0000FF"/>
          <w:u w:val="single"/>
          <w:rPrChange w:id="2300" w:author="Russell Ott" w:date="2022-05-16T11:47:00Z">
            <w:rPr>
              <w:rFonts w:ascii="Calibri" w:hAnsi="Calibri"/>
            </w:rPr>
          </w:rPrChange>
        </w:rPr>
        <w:t xml:space="preserve"> </w:t>
      </w:r>
      <w:r w:rsidR="0009537F" w:rsidRPr="007770C6">
        <w:rPr>
          <w:color w:val="0000FF"/>
          <w:u w:val="single"/>
          <w:rPrChange w:id="2301" w:author="Russell Ott" w:date="2022-05-16T11:47:00Z">
            <w:rPr>
              <w:rFonts w:ascii="Calibri" w:hAnsi="Calibri"/>
            </w:rPr>
          </w:rPrChange>
        </w:rPr>
        <w:fldChar w:fldCharType="begin"/>
      </w:r>
      <w:r w:rsidR="0009537F" w:rsidRPr="007770C6">
        <w:rPr>
          <w:color w:val="0000FF"/>
          <w:u w:val="single"/>
          <w:rPrChange w:id="2302" w:author="Russell Ott" w:date="2022-05-16T11:47:00Z">
            <w:rPr>
              <w:rFonts w:ascii="Calibri" w:hAnsi="Calibri"/>
            </w:rPr>
          </w:rPrChange>
        </w:rPr>
        <w:instrText xml:space="preserve"> REF _Ref21849456 \h  \* MERGEFORMAT </w:instrText>
      </w:r>
      <w:r w:rsidR="0009537F" w:rsidRPr="007770C6">
        <w:rPr>
          <w:color w:val="0000FF"/>
          <w:u w:val="single"/>
          <w:rPrChange w:id="2303" w:author="Russell Ott" w:date="2022-05-16T11:47:00Z">
            <w:rPr>
              <w:rFonts w:ascii="Calibri" w:hAnsi="Calibri"/>
            </w:rPr>
          </w:rPrChange>
        </w:rPr>
      </w:r>
      <w:r w:rsidR="0009537F" w:rsidRPr="007770C6">
        <w:rPr>
          <w:color w:val="0000FF"/>
          <w:u w:val="single"/>
          <w:rPrChange w:id="2304" w:author="Russell Ott" w:date="2022-05-16T11:47:00Z">
            <w:rPr>
              <w:rFonts w:ascii="Calibri" w:hAnsi="Calibri"/>
            </w:rPr>
          </w:rPrChange>
        </w:rPr>
        <w:fldChar w:fldCharType="separate"/>
      </w:r>
      <w:r w:rsidR="00F10C7C" w:rsidRPr="00F10C7C">
        <w:rPr>
          <w:color w:val="0000FF"/>
          <w:u w:val="single"/>
          <w:rPrChange w:id="2305" w:author="Russell Ott" w:date="2022-05-16T11:47:00Z">
            <w:rPr>
              <w:rFonts w:ascii="Calibri" w:hAnsi="Calibri"/>
            </w:rPr>
          </w:rPrChange>
        </w:rPr>
        <w:t>Guidance Language and Expectations</w:t>
      </w:r>
      <w:r w:rsidR="0009537F" w:rsidRPr="007770C6">
        <w:rPr>
          <w:color w:val="0000FF"/>
          <w:u w:val="single"/>
          <w:rPrChange w:id="2306" w:author="Russell Ott" w:date="2022-05-16T11:47:00Z">
            <w:rPr>
              <w:rFonts w:ascii="Calibri" w:hAnsi="Calibri"/>
            </w:rPr>
          </w:rPrChange>
        </w:rPr>
        <w:fldChar w:fldCharType="end"/>
      </w:r>
    </w:p>
    <w:p w14:paraId="593A3E08" w14:textId="77777777" w:rsidR="0009537F" w:rsidRPr="009F13BB" w:rsidRDefault="0009537F" w:rsidP="00157204">
      <w:pPr>
        <w:rPr>
          <w:b/>
          <w:rPrChange w:id="2307" w:author="Russell Ott" w:date="2022-05-16T11:47:00Z">
            <w:rPr>
              <w:rFonts w:ascii="Calibri" w:hAnsi="Calibri"/>
              <w:b/>
            </w:rPr>
          </w:rPrChange>
        </w:rPr>
      </w:pPr>
    </w:p>
    <w:p w14:paraId="2A6AA28F" w14:textId="77777777" w:rsidR="00A10C4D" w:rsidRPr="00C64922" w:rsidRDefault="00A10C4D" w:rsidP="00943AA0">
      <w:pPr>
        <w:pStyle w:val="Heading2"/>
        <w:rPr>
          <w:strike/>
        </w:rPr>
      </w:pPr>
      <w:bookmarkStart w:id="2308" w:name="_Toc21851877"/>
      <w:bookmarkStart w:id="2309" w:name="_Toc21871838"/>
      <w:bookmarkStart w:id="2310" w:name="_Toc21872294"/>
      <w:bookmarkStart w:id="2311" w:name="_Toc21880065"/>
      <w:bookmarkStart w:id="2312" w:name="_Toc21889895"/>
      <w:bookmarkStart w:id="2313" w:name="_Toc21894038"/>
      <w:bookmarkStart w:id="2314" w:name="_Toc21897966"/>
      <w:bookmarkStart w:id="2315" w:name="_Toc21926713"/>
      <w:bookmarkStart w:id="2316" w:name="_Toc10695551"/>
      <w:bookmarkStart w:id="2317" w:name="_Toc11043545"/>
      <w:bookmarkStart w:id="2318" w:name="_Toc11045545"/>
      <w:bookmarkStart w:id="2319" w:name="_Toc11391215"/>
      <w:bookmarkStart w:id="2320" w:name="_Toc103262613"/>
      <w:bookmarkStart w:id="2321" w:name="_Toc22823358"/>
      <w:bookmarkEnd w:id="2308"/>
      <w:bookmarkEnd w:id="2309"/>
      <w:bookmarkEnd w:id="2310"/>
      <w:bookmarkEnd w:id="2311"/>
      <w:bookmarkEnd w:id="2312"/>
      <w:bookmarkEnd w:id="2313"/>
      <w:bookmarkEnd w:id="2314"/>
      <w:bookmarkEnd w:id="2315"/>
      <w:r w:rsidRPr="00C64922">
        <w:t>CDA R2 Schema and Schema Validation</w:t>
      </w:r>
      <w:bookmarkEnd w:id="2316"/>
      <w:bookmarkEnd w:id="2317"/>
      <w:bookmarkEnd w:id="2318"/>
      <w:bookmarkEnd w:id="2319"/>
      <w:bookmarkEnd w:id="2320"/>
      <w:bookmarkEnd w:id="2321"/>
    </w:p>
    <w:p w14:paraId="57EAFFC5" w14:textId="77777777" w:rsidR="00A10C4D" w:rsidRPr="00D14360" w:rsidRDefault="00A10C4D" w:rsidP="00B505D2">
      <w:pPr>
        <w:spacing w:after="120"/>
        <w:rPr>
          <w:rFonts w:ascii="Times New Roman" w:eastAsia="Calibri" w:hAnsi="Times New Roman"/>
          <w:color w:val="000000"/>
          <w:sz w:val="24"/>
          <w:szCs w:val="24"/>
          <w:rPrChange w:id="2322" w:author="Russell Ott" w:date="2022-05-16T11:47:00Z">
            <w:rPr>
              <w:rFonts w:ascii="Calibri" w:eastAsia="Calibri" w:hAnsi="Calibri"/>
              <w:color w:val="000000"/>
            </w:rPr>
          </w:rPrChange>
        </w:rPr>
      </w:pPr>
      <w:r w:rsidRPr="00D14360">
        <w:rPr>
          <w:color w:val="000000"/>
          <w:rPrChange w:id="2323" w:author="Russell Ott" w:date="2022-05-16T11:47:00Z">
            <w:rPr>
              <w:rFonts w:ascii="Calibri" w:eastAsia="Calibri" w:hAnsi="Calibri"/>
              <w:color w:val="000000"/>
            </w:rPr>
          </w:rPrChange>
        </w:rPr>
        <w:t xml:space="preserve">CDA defines a standard schema, based on the HL7 RIM, for all CDA documents. When there is a need to communicate information where there is no suitable </w:t>
      </w:r>
      <w:r w:rsidRPr="00D14360">
        <w:rPr>
          <w:color w:val="000000"/>
          <w:rPrChange w:id="2324" w:author="Russell Ott" w:date="2022-05-16T11:47:00Z">
            <w:rPr>
              <w:rFonts w:ascii="Calibri" w:eastAsia="Calibri" w:hAnsi="Calibri"/>
              <w:color w:val="000000"/>
            </w:rPr>
          </w:rPrChange>
        </w:rPr>
        <w:t>representation in the schema, the CDA standard permits extensions to be developed. These extensions are described in the context of the section where they are used.</w:t>
      </w:r>
    </w:p>
    <w:p w14:paraId="6D630EC4" w14:textId="2C3B6F27" w:rsidR="00A10C4D" w:rsidRPr="00D14360" w:rsidRDefault="00A10C4D" w:rsidP="00B505D2">
      <w:pPr>
        <w:spacing w:after="120"/>
        <w:rPr>
          <w:rFonts w:ascii="Times New Roman" w:eastAsia="Calibri" w:hAnsi="Times New Roman"/>
          <w:color w:val="000000"/>
          <w:sz w:val="24"/>
          <w:szCs w:val="24"/>
          <w:rPrChange w:id="2325" w:author="Russell Ott" w:date="2022-05-16T11:47:00Z">
            <w:rPr>
              <w:rFonts w:ascii="Calibri" w:eastAsia="Calibri" w:hAnsi="Calibri"/>
              <w:color w:val="000000"/>
            </w:rPr>
          </w:rPrChange>
        </w:rPr>
      </w:pPr>
      <w:r w:rsidRPr="00D14360">
        <w:rPr>
          <w:color w:val="000000"/>
          <w:rPrChange w:id="2326" w:author="Russell Ott" w:date="2022-05-16T11:47:00Z">
            <w:rPr>
              <w:rFonts w:ascii="Calibri" w:eastAsia="Calibri" w:hAnsi="Calibri"/>
              <w:color w:val="000000"/>
            </w:rPr>
          </w:rPrChange>
        </w:rPr>
        <w:t>The HL7 Structured Documents Work Group</w:t>
      </w:r>
      <w:ins w:id="2327" w:author="Russell Ott" w:date="2022-05-16T11:47:00Z">
        <w:r w:rsidR="00CC3A85">
          <w:rPr>
            <w:rFonts w:eastAsia="Calibri" w:cs="Calibri"/>
            <w:color w:val="000000"/>
          </w:rPr>
          <w:t xml:space="preserve"> (SDWG)</w:t>
        </w:r>
      </w:ins>
      <w:r w:rsidRPr="00D14360">
        <w:rPr>
          <w:color w:val="000000"/>
          <w:rPrChange w:id="2328" w:author="Russell Ott" w:date="2022-05-16T11:47:00Z">
            <w:rPr>
              <w:rFonts w:ascii="Calibri" w:eastAsia="Calibri" w:hAnsi="Calibri"/>
              <w:color w:val="000000"/>
            </w:rPr>
          </w:rPrChange>
        </w:rPr>
        <w:t xml:space="preserve"> maintains a complete list of CDA R2 extensions that are approved for use within the sdtc namespace.</w:t>
      </w:r>
      <w:r w:rsidR="00EC6E73" w:rsidRPr="00D14360">
        <w:rPr>
          <w:color w:val="000000"/>
          <w:vertAlign w:val="superscript"/>
          <w:rPrChange w:id="2329" w:author="Russell Ott" w:date="2022-05-16T11:47:00Z">
            <w:rPr>
              <w:rFonts w:ascii="Calibri" w:eastAsia="Calibri" w:hAnsi="Calibri"/>
              <w:color w:val="000000"/>
              <w:vertAlign w:val="superscript"/>
            </w:rPr>
          </w:rPrChange>
        </w:rPr>
        <w:footnoteReference w:id="19"/>
      </w:r>
      <w:r w:rsidRPr="00D14360">
        <w:rPr>
          <w:color w:val="000000"/>
          <w:rPrChange w:id="2330" w:author="Russell Ott" w:date="2022-05-16T11:47:00Z">
            <w:rPr>
              <w:rFonts w:ascii="Calibri" w:eastAsia="Calibri" w:hAnsi="Calibri"/>
              <w:color w:val="000000"/>
            </w:rPr>
          </w:rPrChange>
        </w:rPr>
        <w:t xml:space="preserve">  The base CDA R2 schema (with approved extensions) can be found on the HL7 </w:t>
      </w:r>
      <w:r w:rsidR="003E4B85">
        <w:rPr>
          <w:rFonts w:eastAsia="Calibri"/>
          <w:color w:val="000000"/>
          <w:rPrChange w:id="2331" w:author="Russell Ott" w:date="2022-05-16T11:47:00Z">
            <w:rPr>
              <w:rFonts w:ascii="Calibri" w:eastAsia="Calibri" w:hAnsi="Calibri"/>
              <w:color w:val="000000"/>
            </w:rPr>
          </w:rPrChange>
        </w:rPr>
        <w:t xml:space="preserve">CDA Core GitGub </w:t>
      </w:r>
      <w:r w:rsidRPr="00D14360">
        <w:rPr>
          <w:rFonts w:eastAsia="Calibri"/>
          <w:color w:val="000000"/>
          <w:rPrChange w:id="2332" w:author="Russell Ott" w:date="2022-05-16T11:47:00Z">
            <w:rPr>
              <w:rFonts w:ascii="Calibri" w:eastAsia="Calibri" w:hAnsi="Calibri"/>
              <w:color w:val="000000"/>
            </w:rPr>
          </w:rPrChange>
        </w:rPr>
        <w:t>repository</w:t>
      </w:r>
      <w:r w:rsidR="00EC6E73" w:rsidRPr="00D14360">
        <w:rPr>
          <w:rFonts w:eastAsia="Calibri"/>
          <w:color w:val="000000"/>
          <w:rPrChange w:id="2333" w:author="Russell Ott" w:date="2022-05-16T11:47:00Z">
            <w:rPr>
              <w:rFonts w:ascii="Calibri" w:eastAsia="Calibri" w:hAnsi="Calibri"/>
              <w:color w:val="000000"/>
            </w:rPr>
          </w:rPrChange>
        </w:rPr>
        <w:t>.</w:t>
      </w:r>
      <w:r w:rsidRPr="00D14360">
        <w:rPr>
          <w:color w:val="000000"/>
          <w:vertAlign w:val="superscript"/>
          <w:rPrChange w:id="2334" w:author="Russell Ott" w:date="2022-05-16T11:47:00Z">
            <w:rPr>
              <w:rFonts w:ascii="Calibri" w:eastAsia="Calibri" w:hAnsi="Calibri"/>
              <w:color w:val="000000"/>
              <w:vertAlign w:val="superscript"/>
            </w:rPr>
          </w:rPrChange>
        </w:rPr>
        <w:footnoteReference w:id="20"/>
      </w:r>
      <w:r w:rsidRPr="00D14360">
        <w:rPr>
          <w:color w:val="000000"/>
          <w:rPrChange w:id="2335" w:author="Russell Ott" w:date="2022-05-16T11:47:00Z">
            <w:rPr>
              <w:rFonts w:ascii="Calibri" w:eastAsia="Calibri" w:hAnsi="Calibri"/>
              <w:color w:val="000000"/>
            </w:rPr>
          </w:rPrChange>
        </w:rPr>
        <w:t xml:space="preserve"> </w:t>
      </w:r>
    </w:p>
    <w:p w14:paraId="0C3A6C1E" w14:textId="77777777" w:rsidR="00A10C4D" w:rsidRPr="00D14360" w:rsidRDefault="00A10C4D" w:rsidP="00B505D2">
      <w:pPr>
        <w:spacing w:after="120"/>
        <w:rPr>
          <w:rFonts w:ascii="Times New Roman" w:eastAsia="Calibri" w:hAnsi="Times New Roman"/>
          <w:color w:val="000000"/>
          <w:sz w:val="24"/>
          <w:szCs w:val="24"/>
          <w:rPrChange w:id="2336" w:author="Russell Ott" w:date="2022-05-16T11:47:00Z">
            <w:rPr>
              <w:rFonts w:ascii="Calibri" w:eastAsia="Calibri" w:hAnsi="Calibri"/>
              <w:color w:val="000000"/>
            </w:rPr>
          </w:rPrChange>
        </w:rPr>
      </w:pPr>
      <w:r w:rsidRPr="00D14360">
        <w:rPr>
          <w:color w:val="000000"/>
          <w:rPrChange w:id="2337" w:author="Russell Ott" w:date="2022-05-16T11:47:00Z">
            <w:rPr>
              <w:rFonts w:ascii="Calibri" w:eastAsia="Calibri" w:hAnsi="Calibri"/>
              <w:color w:val="000000"/>
            </w:rPr>
          </w:rPrChange>
        </w:rPr>
        <w:t xml:space="preserve">To perform schema validation on a CDA document </w:t>
      </w:r>
      <w:r w:rsidRPr="00D14360">
        <w:rPr>
          <w:color w:val="000000"/>
          <w:rPrChange w:id="2338" w:author="Russell Ott" w:date="2022-05-16T11:47:00Z">
            <w:rPr>
              <w:rFonts w:ascii="Calibri" w:eastAsia="Calibri" w:hAnsi="Calibri"/>
              <w:color w:val="000000"/>
            </w:rPr>
          </w:rPrChange>
        </w:rPr>
        <w:t xml:space="preserve">instance properly, it is necessary to use the schema that includes the CDA R2 schema extensions. All extensions will use the namespace </w:t>
      </w:r>
      <w:r w:rsidRPr="00D14360">
        <w:rPr>
          <w:rFonts w:eastAsia="Calibri"/>
          <w:b/>
          <w:color w:val="000000"/>
          <w:rPrChange w:id="2339" w:author="Russell Ott" w:date="2022-05-16T11:47:00Z">
            <w:rPr>
              <w:rFonts w:ascii="Calibri" w:eastAsia="Calibri" w:hAnsi="Calibri"/>
              <w:b/>
              <w:color w:val="000000"/>
            </w:rPr>
          </w:rPrChange>
        </w:rPr>
        <w:t>urn:hl7-org:sdtc</w:t>
      </w:r>
      <w:r w:rsidRPr="00D14360">
        <w:rPr>
          <w:rFonts w:eastAsia="Calibri"/>
          <w:color w:val="000000"/>
          <w:rPrChange w:id="2340" w:author="Russell Ott" w:date="2022-05-16T11:47:00Z">
            <w:rPr>
              <w:rFonts w:ascii="Calibri" w:eastAsia="Calibri" w:hAnsi="Calibri"/>
              <w:color w:val="000000"/>
            </w:rPr>
          </w:rPrChange>
        </w:rPr>
        <w:t xml:space="preserve">. As a document consumer, the possibility of schema extensions needs to be considered. </w:t>
      </w:r>
    </w:p>
    <w:p w14:paraId="38527891" w14:textId="3A6E98D3" w:rsidR="0009537F" w:rsidRPr="003A3D50" w:rsidRDefault="007B35DC" w:rsidP="00B505D2">
      <w:pPr>
        <w:spacing w:after="120"/>
        <w:rPr>
          <w:rFonts w:ascii="Times New Roman" w:eastAsia="Calibri" w:hAnsi="Times New Roman"/>
          <w:color w:val="000000"/>
          <w:sz w:val="24"/>
          <w:szCs w:val="24"/>
          <w:rPrChange w:id="2341" w:author="Russell Ott" w:date="2022-05-16T11:47:00Z">
            <w:rPr>
              <w:rFonts w:ascii="Calibri" w:eastAsia="Calibri" w:hAnsi="Calibri"/>
              <w:color w:val="000000"/>
            </w:rPr>
          </w:rPrChange>
        </w:rPr>
      </w:pPr>
      <w:r w:rsidRPr="00D14360">
        <w:rPr>
          <w:b/>
          <w:color w:val="000000"/>
          <w:rPrChange w:id="2342" w:author="Russell Ott" w:date="2022-05-16T11:47:00Z">
            <w:rPr>
              <w:rFonts w:ascii="Calibri" w:eastAsia="Calibri" w:hAnsi="Calibri"/>
              <w:b/>
              <w:color w:val="000000"/>
            </w:rPr>
          </w:rPrChange>
        </w:rPr>
        <w:t>Reference</w:t>
      </w:r>
      <w:r w:rsidR="00486BA0" w:rsidRPr="00D14360">
        <w:rPr>
          <w:b/>
          <w:color w:val="000000"/>
          <w:rPrChange w:id="2343" w:author="Russell Ott" w:date="2022-05-16T11:47:00Z">
            <w:rPr>
              <w:rFonts w:ascii="Calibri" w:eastAsia="Calibri" w:hAnsi="Calibri"/>
              <w:b/>
              <w:color w:val="000000"/>
            </w:rPr>
          </w:rPrChange>
        </w:rPr>
        <w:t>:</w:t>
      </w:r>
      <w:r w:rsidR="0009537F" w:rsidRPr="003A3D50">
        <w:rPr>
          <w:color w:val="000000"/>
          <w:rPrChange w:id="2344" w:author="Russell Ott" w:date="2022-05-16T11:47:00Z">
            <w:rPr>
              <w:rFonts w:ascii="Calibri" w:eastAsia="Calibri" w:hAnsi="Calibri"/>
              <w:color w:val="000000"/>
            </w:rPr>
          </w:rPrChange>
        </w:rPr>
        <w:t xml:space="preserve"> </w:t>
      </w:r>
      <w:r w:rsidR="0009537F" w:rsidRPr="007770C6">
        <w:rPr>
          <w:color w:val="0000FF"/>
          <w:u w:val="single"/>
          <w:rPrChange w:id="2345" w:author="Russell Ott" w:date="2022-05-16T11:47:00Z">
            <w:rPr>
              <w:rFonts w:ascii="Calibri" w:eastAsia="Calibri" w:hAnsi="Calibri"/>
              <w:color w:val="000000"/>
            </w:rPr>
          </w:rPrChang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color w:val="0000FF"/>
          <w:u w:val="single"/>
          <w:rPrChange w:id="2346" w:author="Russell Ott" w:date="2022-05-16T11:47:00Z">
            <w:rPr>
              <w:rFonts w:ascii="Calibri" w:eastAsia="Calibri" w:hAnsi="Calibri"/>
              <w:color w:val="000000"/>
            </w:rPr>
          </w:rPrChange>
        </w:rPr>
        <w:fldChar w:fldCharType="separate"/>
      </w:r>
      <w:del w:id="2347" w:author="Russell Ott" w:date="2022-05-16T11:47:00Z">
        <w:r w:rsidR="00DE0DA7">
          <w:rPr>
            <w:rFonts w:eastAsia="Calibri" w:cs="Calibri"/>
            <w:color w:val="000000"/>
          </w:rPr>
          <w:delText>6.6</w:delText>
        </w:r>
      </w:del>
      <w:ins w:id="2348" w:author="Russell Ott" w:date="2022-05-16T11:47:00Z">
        <w:r w:rsidR="00F10C7C">
          <w:rPr>
            <w:rFonts w:eastAsia="Calibri" w:cs="Calibri"/>
            <w:color w:val="0000FF"/>
            <w:u w:val="single"/>
          </w:rPr>
          <w:t>7.4</w:t>
        </w:r>
      </w:ins>
      <w:r w:rsidR="00F10C7C">
        <w:rPr>
          <w:color w:val="0000FF"/>
          <w:u w:val="single"/>
          <w:rPrChange w:id="2349" w:author="Russell Ott" w:date="2022-05-16T11:47:00Z">
            <w:rPr>
              <w:rFonts w:ascii="Calibri" w:eastAsia="Calibri" w:hAnsi="Calibri"/>
              <w:color w:val="000000"/>
            </w:rPr>
          </w:rPrChange>
        </w:rPr>
        <w:t>.1</w:t>
      </w:r>
      <w:r w:rsidR="0009537F" w:rsidRPr="007770C6">
        <w:rPr>
          <w:rFonts w:eastAsia="Calibri"/>
          <w:color w:val="0000FF"/>
          <w:u w:val="single"/>
          <w:rPrChange w:id="2350" w:author="Russell Ott" w:date="2022-05-16T11:47:00Z">
            <w:rPr>
              <w:rFonts w:ascii="Calibri" w:eastAsia="Calibri" w:hAnsi="Calibri"/>
              <w:color w:val="000000"/>
            </w:rPr>
          </w:rPrChange>
        </w:rPr>
        <w:fldChar w:fldCharType="end"/>
      </w:r>
      <w:r w:rsidR="0009537F" w:rsidRPr="007770C6">
        <w:rPr>
          <w:color w:val="0000FF"/>
          <w:u w:val="single"/>
          <w:rPrChange w:id="2351" w:author="Russell Ott" w:date="2022-05-16T11:47:00Z">
            <w:rPr>
              <w:rFonts w:ascii="Calibri" w:eastAsia="Calibri" w:hAnsi="Calibri"/>
              <w:color w:val="000000"/>
            </w:rPr>
          </w:rPrChange>
        </w:rPr>
        <w:t xml:space="preserve"> </w:t>
      </w:r>
      <w:r w:rsidR="0009537F" w:rsidRPr="007770C6">
        <w:rPr>
          <w:color w:val="0000FF"/>
          <w:u w:val="single"/>
          <w:rPrChange w:id="2352" w:author="Russell Ott" w:date="2022-05-16T11:47:00Z">
            <w:rPr>
              <w:rFonts w:ascii="Calibri" w:eastAsia="Calibri" w:hAnsi="Calibri"/>
              <w:color w:val="000000"/>
            </w:rPr>
          </w:rPrChange>
        </w:rPr>
        <w:fldChar w:fldCharType="begin"/>
      </w:r>
      <w:r w:rsidR="0009537F" w:rsidRPr="007770C6">
        <w:rPr>
          <w:color w:val="0000FF"/>
          <w:u w:val="single"/>
          <w:rPrChange w:id="2353" w:author="Russell Ott" w:date="2022-05-16T11:47:00Z">
            <w:rPr>
              <w:rFonts w:ascii="Calibri" w:eastAsia="Calibri" w:hAnsi="Calibri"/>
              <w:color w:val="000000"/>
            </w:rPr>
          </w:rPrChange>
        </w:rPr>
        <w:instrText xml:space="preserve"> REF _Ref21849515 \h  \* MERGEFORMAT </w:instrText>
      </w:r>
      <w:r w:rsidR="0009537F" w:rsidRPr="007770C6">
        <w:rPr>
          <w:rFonts w:eastAsia="Calibri"/>
          <w:color w:val="0000FF"/>
          <w:u w:val="single"/>
          <w:rPrChange w:id="2354" w:author="Russell Ott" w:date="2022-05-16T11:47:00Z">
            <w:rPr>
              <w:rFonts w:ascii="Calibri" w:eastAsia="Calibri" w:hAnsi="Calibri"/>
              <w:color w:val="000000"/>
            </w:rPr>
          </w:rPrChange>
        </w:rPr>
      </w:r>
      <w:r w:rsidR="0009537F" w:rsidRPr="007770C6">
        <w:rPr>
          <w:color w:val="0000FF"/>
          <w:u w:val="single"/>
          <w:rPrChange w:id="2355" w:author="Russell Ott" w:date="2022-05-16T11:47:00Z">
            <w:rPr>
              <w:rFonts w:ascii="Calibri" w:eastAsia="Calibri" w:hAnsi="Calibri"/>
              <w:color w:val="000000"/>
            </w:rPr>
          </w:rPrChange>
        </w:rPr>
        <w:fldChar w:fldCharType="separate"/>
      </w:r>
      <w:r w:rsidR="00F10C7C" w:rsidRPr="00F10C7C">
        <w:rPr>
          <w:color w:val="0000FF"/>
          <w:u w:val="single"/>
          <w:rPrChange w:id="2356" w:author="Russell Ott" w:date="2022-05-16T11:47:00Z">
            <w:rPr>
              <w:rFonts w:ascii="Calibri" w:eastAsia="Calibri" w:hAnsi="Calibri"/>
            </w:rPr>
          </w:rPrChange>
        </w:rPr>
        <w:t>CDA Schema, C-CDA Schematrons, Sample Stylesheet</w:t>
      </w:r>
      <w:r w:rsidR="0009537F" w:rsidRPr="007770C6">
        <w:rPr>
          <w:rFonts w:eastAsia="Calibri"/>
          <w:color w:val="0000FF"/>
          <w:u w:val="single"/>
          <w:rPrChange w:id="2357" w:author="Russell Ott" w:date="2022-05-16T11:47:00Z">
            <w:rPr>
              <w:rFonts w:ascii="Calibri" w:eastAsia="Calibri" w:hAnsi="Calibri"/>
              <w:color w:val="000000"/>
            </w:rPr>
          </w:rPrChange>
        </w:rPr>
        <w:fldChar w:fldCharType="end"/>
      </w:r>
    </w:p>
    <w:p w14:paraId="4EE818F5" w14:textId="3FE9ACBF" w:rsidR="00A10C4D" w:rsidRPr="00C64922" w:rsidRDefault="00A10C4D" w:rsidP="00F10C7C">
      <w:pPr>
        <w:pStyle w:val="Heading3"/>
      </w:pPr>
      <w:bookmarkStart w:id="2358" w:name="_Toc21851879"/>
      <w:bookmarkStart w:id="2359" w:name="_Toc21871840"/>
      <w:bookmarkStart w:id="2360" w:name="_Toc21872296"/>
      <w:bookmarkStart w:id="2361" w:name="_Toc21880067"/>
      <w:bookmarkStart w:id="2362" w:name="_Toc21889897"/>
      <w:bookmarkStart w:id="2363" w:name="_Toc21894040"/>
      <w:bookmarkStart w:id="2364" w:name="_Toc21897968"/>
      <w:bookmarkStart w:id="2365" w:name="_Toc21926715"/>
      <w:bookmarkStart w:id="2366" w:name="_1ksv4uv" w:colFirst="0" w:colLast="0"/>
      <w:bookmarkStart w:id="2367" w:name="_Toc10695552"/>
      <w:bookmarkStart w:id="2368" w:name="_Toc11043546"/>
      <w:bookmarkStart w:id="2369" w:name="_Toc11045546"/>
      <w:bookmarkStart w:id="2370" w:name="_Toc11391216"/>
      <w:bookmarkStart w:id="2371" w:name="_Toc103262614"/>
      <w:bookmarkStart w:id="2372" w:name="_Toc22823359"/>
      <w:bookmarkEnd w:id="2358"/>
      <w:bookmarkEnd w:id="2359"/>
      <w:bookmarkEnd w:id="2360"/>
      <w:bookmarkEnd w:id="2361"/>
      <w:bookmarkEnd w:id="2362"/>
      <w:bookmarkEnd w:id="2363"/>
      <w:bookmarkEnd w:id="2364"/>
      <w:bookmarkEnd w:id="2365"/>
      <w:bookmarkEnd w:id="2366"/>
      <w:r w:rsidRPr="00C64922">
        <w:t>CDA R2 Schema Extensions Used by C-CDA</w:t>
      </w:r>
      <w:bookmarkEnd w:id="2367"/>
      <w:bookmarkEnd w:id="2368"/>
      <w:bookmarkEnd w:id="2369"/>
      <w:bookmarkEnd w:id="2370"/>
      <w:bookmarkEnd w:id="2371"/>
      <w:del w:id="2373" w:author="Russell Ott" w:date="2022-05-16T11:47:00Z">
        <w:r w:rsidRPr="00C64922">
          <w:delText xml:space="preserve"> R2.1</w:delText>
        </w:r>
      </w:del>
      <w:bookmarkEnd w:id="2372"/>
    </w:p>
    <w:p w14:paraId="39125761" w14:textId="0294E9EA" w:rsidR="00A10C4D" w:rsidRPr="00D14360" w:rsidRDefault="00E35258" w:rsidP="00B505D2">
      <w:pPr>
        <w:keepNext/>
        <w:spacing w:after="120"/>
        <w:rPr>
          <w:rFonts w:ascii="Times New Roman" w:eastAsia="Calibri" w:hAnsi="Times New Roman"/>
          <w:color w:val="000000"/>
          <w:sz w:val="24"/>
          <w:szCs w:val="24"/>
          <w:rPrChange w:id="2374" w:author="Russell Ott" w:date="2022-05-16T11:47:00Z">
            <w:rPr>
              <w:rFonts w:ascii="Calibri" w:eastAsia="Calibri" w:hAnsi="Calibri"/>
              <w:color w:val="000000"/>
            </w:rPr>
          </w:rPrChange>
        </w:rPr>
      </w:pPr>
      <w:r w:rsidRPr="00D14360">
        <w:rPr>
          <w:color w:val="000000"/>
          <w:rPrChange w:id="2375" w:author="Russell Ott" w:date="2022-05-16T11:47:00Z">
            <w:rPr>
              <w:rFonts w:ascii="Calibri" w:hAnsi="Calibri"/>
              <w:color w:val="000000"/>
            </w:rPr>
          </w:rPrChange>
        </w:rPr>
        <w:t xml:space="preserve">The table below </w:t>
      </w:r>
      <w:r w:rsidR="00A10C4D" w:rsidRPr="00D14360">
        <w:rPr>
          <w:color w:val="000000"/>
          <w:rPrChange w:id="2376" w:author="Russell Ott" w:date="2022-05-16T11:47:00Z">
            <w:rPr>
              <w:rFonts w:ascii="Calibri" w:eastAsia="Calibri" w:hAnsi="Calibri"/>
              <w:color w:val="000000"/>
            </w:rPr>
          </w:rPrChange>
        </w:rPr>
        <w:t>lists the extensions to CDA R2 that have been defined to support requirements in C-CDA</w:t>
      </w:r>
      <w:del w:id="2377" w:author="Russell Ott" w:date="2022-05-16T11:47:00Z">
        <w:r w:rsidR="00A10C4D" w:rsidRPr="00D14360">
          <w:rPr>
            <w:rFonts w:ascii="Calibri" w:eastAsia="Calibri" w:hAnsi="Calibri" w:cs="Calibri"/>
            <w:color w:val="000000"/>
          </w:rPr>
          <w:delText xml:space="preserve"> R2.1</w:delText>
        </w:r>
      </w:del>
      <w:r w:rsidR="00A10C4D" w:rsidRPr="00D14360">
        <w:rPr>
          <w:rFonts w:eastAsia="Calibri"/>
          <w:color w:val="000000"/>
          <w:rPrChange w:id="2378" w:author="Russell Ott" w:date="2022-05-16T11:47:00Z">
            <w:rPr>
              <w:rFonts w:ascii="Calibri" w:eastAsia="Calibri" w:hAnsi="Calibri"/>
              <w:color w:val="000000"/>
            </w:rPr>
          </w:rPrChange>
        </w:rPr>
        <w:t>.</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color w:val="FFFFFF"/>
                <w:rPrChange w:id="2379" w:author="Russell Ott" w:date="2022-05-16T11:47:00Z">
                  <w:rPr>
                    <w:rFonts w:ascii="Calibri" w:hAnsi="Calibri"/>
                    <w:color w:val="FFFFFF"/>
                  </w:rPr>
                </w:rPrChange>
              </w:rPr>
            </w:pPr>
            <w:bookmarkStart w:id="2380" w:name="_44sinio" w:colFirst="0" w:colLast="0"/>
            <w:bookmarkStart w:id="2381" w:name="_2cv6n4qbmkdf" w:colFirst="0" w:colLast="0"/>
            <w:bookmarkStart w:id="2382" w:name="_hoc6uoanzdws" w:colFirst="0" w:colLast="0"/>
            <w:bookmarkEnd w:id="2380"/>
            <w:bookmarkEnd w:id="2381"/>
            <w:bookmarkEnd w:id="2382"/>
            <w:r w:rsidRPr="00D14360">
              <w:rPr>
                <w:b/>
                <w:color w:val="FFFFFF"/>
                <w:rPrChange w:id="2383" w:author="Russell Ott" w:date="2022-05-16T11:47:00Z">
                  <w:rPr>
                    <w:rFonts w:ascii="Calibri" w:hAnsi="Calibri"/>
                    <w:b/>
                    <w:color w:val="FFFFFF"/>
                  </w:rPr>
                </w:rPrChange>
              </w:rPr>
              <w:t>Extension</w:t>
            </w:r>
          </w:p>
          <w:p w14:paraId="477B7542" w14:textId="77777777" w:rsidR="00A10C4D" w:rsidRPr="00D14360" w:rsidRDefault="00A10C4D">
            <w:pPr>
              <w:rPr>
                <w:rFonts w:ascii="Times New Roman" w:eastAsia="Times New Roman" w:hAnsi="Times New Roman"/>
                <w:color w:val="FFFFFF"/>
                <w:sz w:val="24"/>
                <w:szCs w:val="24"/>
                <w:rPrChange w:id="2384" w:author="Russell Ott" w:date="2022-05-16T11:47:00Z">
                  <w:rPr>
                    <w:rFonts w:ascii="Calibri" w:hAnsi="Calibri"/>
                    <w:color w:val="FFFFFF"/>
                  </w:rPr>
                </w:rPrChange>
              </w:rPr>
            </w:pPr>
            <w:r w:rsidRPr="00D14360">
              <w:rPr>
                <w:color w:val="FFFFFF"/>
                <w:rPrChange w:id="2385" w:author="Russell Ott" w:date="2022-05-16T11:47:00Z">
                  <w:rPr>
                    <w:rFonts w:ascii="Calibri" w:hAnsi="Calibri"/>
                    <w:color w:val="FFFFFF"/>
                  </w:rPr>
                </w:rPrChange>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ascii="Times New Roman" w:eastAsia="Times New Roman" w:hAnsi="Times New Roman"/>
                <w:color w:val="FFFFFF"/>
                <w:sz w:val="24"/>
                <w:szCs w:val="24"/>
                <w:rPrChange w:id="2386" w:author="Russell Ott" w:date="2022-05-16T11:47:00Z">
                  <w:rPr>
                    <w:rFonts w:ascii="Calibri" w:hAnsi="Calibri"/>
                    <w:color w:val="FFFFFF"/>
                  </w:rPr>
                </w:rPrChange>
              </w:rPr>
            </w:pPr>
            <w:r w:rsidRPr="00D14360">
              <w:rPr>
                <w:b/>
                <w:color w:val="FFFFFF"/>
                <w:rPrChange w:id="2387" w:author="Russell Ott" w:date="2022-05-16T11:47:00Z">
                  <w:rPr>
                    <w:rFonts w:ascii="Calibri" w:hAnsi="Calibri"/>
                    <w:b/>
                    <w:color w:val="FFFFFF"/>
                  </w:rPr>
                </w:rPrChange>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b/>
                <w:color w:val="000000"/>
                <w:rPrChange w:id="2388" w:author="Russell Ott" w:date="2022-05-16T11:47:00Z">
                  <w:rPr>
                    <w:rFonts w:ascii="Calibri Light" w:hAnsi="Calibri Light"/>
                    <w:b/>
                    <w:color w:val="000000"/>
                    <w:sz w:val="20"/>
                  </w:rPr>
                </w:rPrChange>
              </w:rPr>
            </w:pPr>
            <w:r w:rsidRPr="00D14360">
              <w:rPr>
                <w:rFonts w:ascii="Calibri Light" w:hAnsi="Calibri Light"/>
                <w:b/>
                <w:color w:val="000000"/>
                <w:rPrChange w:id="2389" w:author="Russell Ott" w:date="2022-05-16T11:47:00Z">
                  <w:rPr>
                    <w:rFonts w:ascii="Calibri Light" w:hAnsi="Calibri Light"/>
                    <w:b/>
                    <w:color w:val="000000"/>
                    <w:sz w:val="20"/>
                  </w:rPr>
                </w:rPrChange>
              </w:rPr>
              <w:t>sdtc:admissionReferralSourceCode</w:t>
            </w:r>
          </w:p>
          <w:p w14:paraId="57BD434E" w14:textId="77777777" w:rsidR="00A10C4D" w:rsidRPr="00D14360" w:rsidRDefault="00A10C4D" w:rsidP="00525520">
            <w:pPr>
              <w:rPr>
                <w:rFonts w:ascii="Calibri Light" w:eastAsia="Times New Roman" w:hAnsi="Calibri Light"/>
                <w:b/>
                <w:sz w:val="24"/>
                <w:szCs w:val="24"/>
                <w:rPrChange w:id="2390" w:author="Russell Ott" w:date="2022-05-16T11:47:00Z">
                  <w:rPr>
                    <w:rFonts w:ascii="Calibri Light" w:hAnsi="Calibri Light"/>
                    <w:b/>
                    <w:sz w:val="20"/>
                  </w:rPr>
                </w:rPrChange>
              </w:rPr>
            </w:pPr>
            <w:r w:rsidRPr="00D14360">
              <w:rPr>
                <w:rFonts w:ascii="Calibri Light" w:hAnsi="Calibri Light"/>
                <w:color w:val="000000"/>
                <w:shd w:val="clear" w:color="auto" w:fill="FFFFFF"/>
                <w:rPrChange w:id="2391" w:author="Russell Ott" w:date="2022-05-16T11:47:00Z">
                  <w:rPr>
                    <w:rFonts w:ascii="Calibri Light" w:hAnsi="Calibri Light"/>
                    <w:color w:val="000000"/>
                    <w:sz w:val="20"/>
                    <w:shd w:val="clear" w:color="auto" w:fill="FFFFFF"/>
                  </w:rPr>
                </w:rPrChange>
              </w:rPr>
              <w:t>[0..1]</w:t>
            </w:r>
          </w:p>
          <w:p w14:paraId="12CBDA36" w14:textId="77777777" w:rsidR="00A10C4D" w:rsidRPr="00D14360" w:rsidRDefault="00A10C4D" w:rsidP="00525520">
            <w:pPr>
              <w:rPr>
                <w:rFonts w:ascii="Calibri Light" w:hAnsi="Calibri Light"/>
                <w:color w:val="000000"/>
                <w:rPrChange w:id="2392"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eastAsia="Times New Roman" w:hAnsi="Calibri Light"/>
                <w:sz w:val="24"/>
                <w:szCs w:val="24"/>
                <w:rPrChange w:id="2393" w:author="Russell Ott" w:date="2022-05-16T11:47:00Z">
                  <w:rPr>
                    <w:rFonts w:ascii="Calibri Light" w:hAnsi="Calibri Light"/>
                    <w:sz w:val="20"/>
                  </w:rPr>
                </w:rPrChange>
              </w:rPr>
            </w:pPr>
            <w:r w:rsidRPr="00D14360">
              <w:rPr>
                <w:rFonts w:ascii="Calibri Light" w:hAnsi="Calibri Light"/>
                <w:rPrChange w:id="2394" w:author="Russell Ott" w:date="2022-05-16T11:47:00Z">
                  <w:rPr>
                    <w:rFonts w:ascii="Calibri Light" w:hAnsi="Calibri Light"/>
                    <w:sz w:val="20"/>
                  </w:rPr>
                </w:rPrChange>
              </w:rPr>
              <w:t>This element is a coded concept that represents the type of referral. Its RIM source class is PatientEncounter.</w:t>
            </w:r>
          </w:p>
          <w:p w14:paraId="6F251A5F" w14:textId="77777777" w:rsidR="00A10C4D" w:rsidRPr="00D14360" w:rsidRDefault="00A10C4D" w:rsidP="009C4D9F">
            <w:pPr>
              <w:rPr>
                <w:rFonts w:ascii="Calibri Light" w:eastAsia="Times New Roman" w:hAnsi="Calibri Light"/>
                <w:sz w:val="24"/>
                <w:szCs w:val="24"/>
                <w:rPrChange w:id="2395" w:author="Russell Ott" w:date="2022-05-16T11:47:00Z">
                  <w:rPr>
                    <w:rFonts w:ascii="Calibri Light" w:hAnsi="Calibri Light"/>
                    <w:sz w:val="20"/>
                  </w:rPr>
                </w:rPrChange>
              </w:rPr>
            </w:pPr>
            <w:r w:rsidRPr="00D14360">
              <w:rPr>
                <w:rFonts w:ascii="Calibri Light" w:hAnsi="Calibri Light"/>
                <w:rPrChange w:id="2396" w:author="Russell Ott" w:date="2022-05-16T11:47:00Z">
                  <w:rPr>
                    <w:rFonts w:ascii="Calibri Light" w:hAnsi="Calibri Light"/>
                    <w:sz w:val="20"/>
                  </w:rPr>
                </w:rPrChange>
              </w:rPr>
              <w:t>Adds to:</w:t>
            </w:r>
          </w:p>
          <w:p w14:paraId="7D71A69E" w14:textId="77777777" w:rsidR="00A10C4D" w:rsidRPr="00D14360" w:rsidRDefault="00A10C4D" w:rsidP="00D14360">
            <w:pPr>
              <w:pStyle w:val="ListParagraph"/>
              <w:numPr>
                <w:ilvl w:val="0"/>
                <w:numId w:val="3"/>
              </w:numPr>
              <w:rPr>
                <w:rFonts w:ascii="Calibri Light" w:hAnsi="Calibri Light"/>
                <w:color w:val="000000"/>
                <w:rPrChange w:id="2397" w:author="Russell Ott" w:date="2022-05-16T11:47:00Z">
                  <w:rPr>
                    <w:rFonts w:ascii="Calibri Light" w:hAnsi="Calibri Light"/>
                    <w:color w:val="000000"/>
                  </w:rPr>
                </w:rPrChange>
              </w:rPr>
            </w:pPr>
            <w:r w:rsidRPr="00D14360">
              <w:rPr>
                <w:rFonts w:ascii="Calibri Light" w:hAnsi="Calibri Light"/>
                <w:color w:val="000000"/>
                <w:rPrChange w:id="2398" w:author="Russell Ott" w:date="2022-05-16T11:47:00Z">
                  <w:rPr>
                    <w:rFonts w:ascii="Calibri Light" w:hAnsi="Calibri Light"/>
                    <w:color w:val="000000"/>
                  </w:rPr>
                </w:rPrChange>
              </w:rPr>
              <w:t>componentOf/encompassingEncounter</w:t>
            </w:r>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b/>
                <w:color w:val="000000"/>
                <w:rPrChange w:id="2399" w:author="Russell Ott" w:date="2022-05-16T11:47:00Z">
                  <w:rPr>
                    <w:rFonts w:ascii="Calibri Light" w:hAnsi="Calibri Light"/>
                    <w:b/>
                    <w:color w:val="000000"/>
                    <w:sz w:val="20"/>
                  </w:rPr>
                </w:rPrChange>
              </w:rPr>
            </w:pPr>
            <w:r w:rsidRPr="00556F9D">
              <w:rPr>
                <w:rFonts w:ascii="Calibri Light" w:hAnsi="Calibri Light"/>
                <w:b/>
                <w:color w:val="000000"/>
                <w:rPrChange w:id="2400" w:author="Russell Ott" w:date="2022-05-16T11:47:00Z">
                  <w:rPr>
                    <w:rFonts w:ascii="Calibri Light" w:hAnsi="Calibri Light"/>
                    <w:b/>
                    <w:color w:val="000000"/>
                    <w:sz w:val="20"/>
                  </w:rPr>
                </w:rPrChange>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eastAsia="Times New Roman" w:hAnsi="Calibri Light"/>
                <w:sz w:val="24"/>
                <w:szCs w:val="24"/>
                <w:rPrChange w:id="2401" w:author="Russell Ott" w:date="2022-05-16T11:47:00Z">
                  <w:rPr>
                    <w:rFonts w:ascii="Calibri Light" w:hAnsi="Calibri Light"/>
                    <w:sz w:val="20"/>
                  </w:rPr>
                </w:rPrChange>
              </w:rPr>
            </w:pPr>
            <w:r w:rsidRPr="008B4750">
              <w:rPr>
                <w:rFonts w:ascii="Calibri Light" w:hAnsi="Calibri Light"/>
                <w:rPrChange w:id="2402" w:author="Russell Ott" w:date="2022-05-16T11:47:00Z">
                  <w:rPr>
                    <w:rFonts w:ascii="Calibri Light" w:hAnsi="Calibri Light"/>
                    <w:sz w:val="20"/>
                  </w:rPr>
                </w:rPrChange>
              </w:rPr>
              <w:t>The </w:t>
            </w:r>
            <w:r w:rsidR="001A0138">
              <w:fldChar w:fldCharType="begin"/>
            </w:r>
            <w:r w:rsidR="001A0138">
              <w:instrText xml:space="preserve"> HYPERLINK "https://confluence.hl7.org/download/attachments/58656440/POCD_HD000040-alternateIdentifier.xls?version=1&amp;modificationDate=1599159672937&amp;api=v2" </w:instrText>
            </w:r>
            <w:r w:rsidR="001A0138">
              <w:fldChar w:fldCharType="separate"/>
            </w:r>
            <w:r w:rsidRPr="008B4750">
              <w:rPr>
                <w:rStyle w:val="Hyperlink"/>
                <w:rFonts w:ascii="Calibri Light" w:hAnsi="Calibri Light"/>
                <w:rPrChange w:id="2403" w:author="Russell Ott" w:date="2022-05-16T11:47:00Z">
                  <w:rPr>
                    <w:rStyle w:val="Hyperlink"/>
                    <w:rFonts w:ascii="Calibri Light" w:hAnsi="Calibri Light"/>
                    <w:sz w:val="20"/>
                  </w:rPr>
                </w:rPrChange>
              </w:rPr>
              <w:t>alternateIdentification </w:t>
            </w:r>
            <w:r w:rsidR="001A0138">
              <w:rPr>
                <w:rStyle w:val="Hyperlink"/>
                <w:rFonts w:ascii="Calibri Light" w:hAnsi="Calibri Light"/>
                <w:rPrChange w:id="2404" w:author="Russell Ott" w:date="2022-05-16T11:47:00Z">
                  <w:rPr>
                    <w:rStyle w:val="Hyperlink"/>
                    <w:rFonts w:ascii="Calibri Light" w:hAnsi="Calibri Light"/>
                    <w:sz w:val="20"/>
                  </w:rPr>
                </w:rPrChange>
              </w:rPr>
              <w:fldChar w:fldCharType="end"/>
            </w:r>
            <w:r w:rsidRPr="008B4750">
              <w:rPr>
                <w:rFonts w:ascii="Calibri Light" w:hAnsi="Calibri Light"/>
                <w:rPrChange w:id="2405" w:author="Russell Ott" w:date="2022-05-16T11:47:00Z">
                  <w:rPr>
                    <w:rFonts w:ascii="Calibri Light" w:hAnsi="Calibri Light"/>
                    <w:sz w:val="20"/>
                  </w:rPr>
                </w:rPrChange>
              </w:rPr>
              <w:t xml:space="preserve">extension provides additional information about an identifier found in the </w:t>
            </w:r>
            <w:r w:rsidRPr="008B4750">
              <w:rPr>
                <w:rFonts w:ascii="Calibri Light" w:hAnsi="Calibri Light"/>
                <w:rPrChange w:id="2406" w:author="Russell Ott" w:date="2022-05-16T11:47:00Z">
                  <w:rPr>
                    <w:rFonts w:ascii="Calibri Light" w:hAnsi="Calibri Light"/>
                    <w:sz w:val="20"/>
                  </w:rPr>
                </w:rPrChange>
              </w:rPr>
              <w:t>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rPrChange w:id="2407" w:author="Russell Ott" w:date="2022-05-16T11:47:00Z">
                  <w:rPr>
                    <w:rFonts w:ascii="Calibri Light" w:hAnsi="Calibri Light"/>
                  </w:rPr>
                </w:rPrChange>
              </w:rPr>
            </w:pPr>
            <w:r w:rsidRPr="00815C82">
              <w:rPr>
                <w:rFonts w:ascii="Calibri Light" w:hAnsi="Calibri Light"/>
                <w:rPrChange w:id="2408" w:author="Russell Ott" w:date="2022-05-16T11:47:00Z">
                  <w:rPr>
                    <w:rFonts w:ascii="Calibri Light" w:hAnsi="Calibri Light"/>
                  </w:rPr>
                </w:rPrChange>
              </w:rPr>
              <w:t>identifiedBy Cardinality is [0..*]</w:t>
            </w:r>
          </w:p>
          <w:p w14:paraId="135FB81B" w14:textId="77777777" w:rsidR="008B4750" w:rsidRPr="00815C82" w:rsidRDefault="008B4750" w:rsidP="00815C82">
            <w:pPr>
              <w:pStyle w:val="ListParagraph"/>
              <w:numPr>
                <w:ilvl w:val="0"/>
                <w:numId w:val="3"/>
              </w:numPr>
              <w:rPr>
                <w:rFonts w:ascii="Calibri Light" w:hAnsi="Calibri Light"/>
                <w:rPrChange w:id="2409" w:author="Russell Ott" w:date="2022-05-16T11:47:00Z">
                  <w:rPr>
                    <w:rFonts w:ascii="Calibri Light" w:hAnsi="Calibri Light"/>
                  </w:rPr>
                </w:rPrChange>
              </w:rPr>
            </w:pPr>
            <w:r w:rsidRPr="00815C82">
              <w:rPr>
                <w:rFonts w:ascii="Calibri Light" w:hAnsi="Calibri Light"/>
                <w:rPrChange w:id="2410" w:author="Russell Ott" w:date="2022-05-16T11:47:00Z">
                  <w:rPr>
                    <w:rFonts w:ascii="Calibri Light" w:hAnsi="Calibri Light"/>
                  </w:rPr>
                </w:rPrChange>
              </w:rPr>
              <w:t>identifiedBy.typeCode = REL</w:t>
            </w:r>
          </w:p>
          <w:p w14:paraId="5A26B1EC" w14:textId="25DBD72C" w:rsidR="008B4750" w:rsidRPr="00815C82" w:rsidRDefault="008B4750" w:rsidP="00815C82">
            <w:pPr>
              <w:pStyle w:val="ListParagraph"/>
              <w:numPr>
                <w:ilvl w:val="0"/>
                <w:numId w:val="3"/>
              </w:numPr>
              <w:rPr>
                <w:rFonts w:ascii="Calibri Light" w:hAnsi="Calibri Light"/>
                <w:rPrChange w:id="2411" w:author="Russell Ott" w:date="2022-05-16T11:47:00Z">
                  <w:rPr>
                    <w:rFonts w:ascii="Calibri Light" w:hAnsi="Calibri Light"/>
                  </w:rPr>
                </w:rPrChange>
              </w:rPr>
            </w:pPr>
            <w:r w:rsidRPr="00815C82">
              <w:rPr>
                <w:rFonts w:ascii="Calibri Light" w:hAnsi="Calibri Light"/>
                <w:rPrChange w:id="2412" w:author="Russell Ott" w:date="2022-05-16T11:47:00Z">
                  <w:rPr>
                    <w:rFonts w:ascii="Calibri Light" w:hAnsi="Calibri Light"/>
                  </w:rPr>
                </w:rPrChange>
              </w:rPr>
              <w:t>See slide 8 in </w:t>
            </w:r>
            <w:r w:rsidR="001A0138">
              <w:fldChar w:fldCharType="begin"/>
            </w:r>
            <w:r w:rsidR="001A0138">
              <w:instrText xml:space="preserve"> HYPERLINK "https://confluence.hl7.org/download/attachments/58656440/</w:instrText>
            </w:r>
            <w:r w:rsidR="001A0138">
              <w:instrText xml:space="preserve">C-CDA%20IAT%20Alternate%20Identifier%2020200904.pptx?version=1&amp;modificationDate=1599159663059&amp;api=v2" </w:instrText>
            </w:r>
            <w:r w:rsidR="001A0138">
              <w:fldChar w:fldCharType="separate"/>
            </w:r>
            <w:r w:rsidRPr="00815C82">
              <w:rPr>
                <w:rStyle w:val="Hyperlink"/>
                <w:rFonts w:ascii="Calibri Light" w:hAnsi="Calibri Light"/>
                <w:rPrChange w:id="2413" w:author="Russell Ott" w:date="2022-05-16T11:47:00Z">
                  <w:rPr>
                    <w:rStyle w:val="Hyperlink"/>
                    <w:rFonts w:ascii="Calibri Light" w:hAnsi="Calibri Light"/>
                  </w:rPr>
                </w:rPrChange>
              </w:rPr>
              <w:t>attached ppt.</w:t>
            </w:r>
            <w:r w:rsidR="001A0138">
              <w:rPr>
                <w:rStyle w:val="Hyperlink"/>
                <w:rFonts w:ascii="Calibri Light" w:hAnsi="Calibri Light"/>
                <w:rPrChange w:id="2414" w:author="Russell Ott" w:date="2022-05-16T11:47:00Z">
                  <w:rPr>
                    <w:rStyle w:val="Hyperlink"/>
                    <w:rFonts w:ascii="Calibri Light" w:hAnsi="Calibri Light"/>
                  </w:rPr>
                </w:rPrChange>
              </w:rPr>
              <w:fldChar w:fldCharType="end"/>
            </w:r>
          </w:p>
          <w:p w14:paraId="3C1BED6F" w14:textId="7DDA7D76" w:rsidR="00AB2D82" w:rsidRPr="00815C82" w:rsidRDefault="001A0138" w:rsidP="00815C82">
            <w:pPr>
              <w:pStyle w:val="ListParagraph"/>
              <w:numPr>
                <w:ilvl w:val="0"/>
                <w:numId w:val="3"/>
              </w:numPr>
              <w:rPr>
                <w:rFonts w:ascii="Calibri Light" w:hAnsi="Calibri Light"/>
                <w:rPrChange w:id="2415" w:author="Russell Ott" w:date="2022-05-16T11:47:00Z">
                  <w:rPr>
                    <w:rFonts w:ascii="Calibri Light" w:hAnsi="Calibri Light"/>
                  </w:rPr>
                </w:rPrChange>
              </w:rPr>
            </w:pPr>
            <w:r>
              <w:fldChar w:fldCharType="begin"/>
            </w:r>
            <w:r>
              <w:instrText xml:space="preserve"> HYPERLINK "https://confluence.hl7.org/download/attachments/58656440/POCD_HD000040-alternateIdentifier.xls?version=1&amp;modificationDate=1599159672937&amp;api=v2" </w:instrText>
            </w:r>
            <w:r>
              <w:fldChar w:fldCharType="separate"/>
            </w:r>
            <w:r w:rsidR="008B4750" w:rsidRPr="00815C82">
              <w:rPr>
                <w:rStyle w:val="Hyperlink"/>
                <w:rFonts w:ascii="Calibri Light" w:hAnsi="Calibri Light"/>
                <w:rPrChange w:id="2416" w:author="Russell Ott" w:date="2022-05-16T11:47:00Z">
                  <w:rPr>
                    <w:rStyle w:val="Hyperlink"/>
                    <w:rFonts w:ascii="Calibri Light" w:hAnsi="Calibri Light"/>
                  </w:rPr>
                </w:rPrChange>
              </w:rPr>
              <w:t>POCD_HD000040-alternateIdentifier.xls</w:t>
            </w:r>
            <w:r>
              <w:rPr>
                <w:rStyle w:val="Hyperlink"/>
                <w:rFonts w:ascii="Calibri Light" w:hAnsi="Calibri Light"/>
                <w:rPrChange w:id="2417" w:author="Russell Ott" w:date="2022-05-16T11:47:00Z">
                  <w:rPr>
                    <w:rStyle w:val="Hyperlink"/>
                    <w:rFonts w:ascii="Calibri Light" w:hAnsi="Calibri Light"/>
                  </w:rPr>
                </w:rPrChange>
              </w:rPr>
              <w:fldChar w:fldCharType="end"/>
            </w:r>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b/>
                <w:color w:val="000000"/>
                <w:rPrChange w:id="2418" w:author="Russell Ott" w:date="2022-05-16T11:47:00Z">
                  <w:rPr>
                    <w:rFonts w:ascii="Calibri Light" w:hAnsi="Calibri Light"/>
                    <w:b/>
                    <w:color w:val="000000"/>
                    <w:sz w:val="20"/>
                  </w:rPr>
                </w:rPrChange>
              </w:rPr>
            </w:pPr>
            <w:r w:rsidRPr="00D14360">
              <w:rPr>
                <w:rFonts w:ascii="Calibri Light" w:hAnsi="Calibri Light"/>
                <w:b/>
                <w:color w:val="000000"/>
                <w:rPrChange w:id="2419" w:author="Russell Ott" w:date="2022-05-16T11:47:00Z">
                  <w:rPr>
                    <w:rFonts w:ascii="Calibri Light" w:hAnsi="Calibri Light"/>
                    <w:b/>
                    <w:color w:val="000000"/>
                    <w:sz w:val="20"/>
                  </w:rPr>
                </w:rPrChange>
              </w:rPr>
              <w:t>sdtc:asPatientRelationship</w:t>
            </w:r>
          </w:p>
          <w:p w14:paraId="38D1110A" w14:textId="77777777" w:rsidR="00A10C4D" w:rsidRPr="00D14360" w:rsidRDefault="00A10C4D" w:rsidP="00525520">
            <w:pPr>
              <w:rPr>
                <w:rFonts w:ascii="Calibri Light" w:eastAsia="Times New Roman" w:hAnsi="Calibri Light"/>
                <w:b/>
                <w:sz w:val="24"/>
                <w:szCs w:val="24"/>
                <w:rPrChange w:id="2420" w:author="Russell Ott" w:date="2022-05-16T11:47:00Z">
                  <w:rPr>
                    <w:rFonts w:ascii="Calibri Light" w:hAnsi="Calibri Light"/>
                    <w:b/>
                    <w:sz w:val="20"/>
                  </w:rPr>
                </w:rPrChange>
              </w:rPr>
            </w:pPr>
            <w:r w:rsidRPr="00D14360">
              <w:rPr>
                <w:rFonts w:ascii="Calibri Light" w:hAnsi="Calibri Light"/>
                <w:color w:val="000000"/>
                <w:shd w:val="clear" w:color="auto" w:fill="FFFFFF"/>
                <w:rPrChange w:id="2421" w:author="Russell Ott" w:date="2022-05-16T11:47:00Z">
                  <w:rPr>
                    <w:rFonts w:ascii="Calibri Light" w:hAnsi="Calibri Light"/>
                    <w:color w:val="000000"/>
                    <w:sz w:val="20"/>
                    <w:shd w:val="clear" w:color="auto" w:fill="FFFFFF"/>
                  </w:rPr>
                </w:rPrChange>
              </w:rPr>
              <w:t>[0..1]</w:t>
            </w:r>
          </w:p>
          <w:p w14:paraId="47877158" w14:textId="77777777" w:rsidR="00A10C4D" w:rsidRPr="00D14360" w:rsidRDefault="00A10C4D" w:rsidP="00525520">
            <w:pPr>
              <w:rPr>
                <w:rFonts w:ascii="Calibri Light" w:hAnsi="Calibri Light"/>
                <w:color w:val="000000"/>
                <w:rPrChange w:id="2422" w:author="Russell Ott" w:date="2022-05-16T11:47:00Z">
                  <w:rPr>
                    <w:rFonts w:ascii="Calibri Light" w:hAnsi="Calibri Light"/>
                    <w:color w:val="000000"/>
                    <w:sz w:val="20"/>
                  </w:rPr>
                </w:rPrChange>
              </w:rPr>
            </w:pPr>
          </w:p>
        </w:tc>
        <w:tc>
          <w:tcPr>
            <w:tcW w:w="6418" w:type="dxa"/>
            <w:shd w:val="clear" w:color="auto" w:fill="auto"/>
            <w:hideMark/>
          </w:tcPr>
          <w:p w14:paraId="3214061A" w14:textId="77777777" w:rsidR="00A10C4D" w:rsidRPr="00D14360" w:rsidRDefault="00A10C4D" w:rsidP="009C4D9F">
            <w:pPr>
              <w:rPr>
                <w:rFonts w:ascii="Calibri Light" w:eastAsia="Times New Roman" w:hAnsi="Calibri Light"/>
                <w:color w:val="000000"/>
                <w:sz w:val="24"/>
                <w:szCs w:val="24"/>
                <w:rPrChange w:id="2423" w:author="Russell Ott" w:date="2022-05-16T11:47:00Z">
                  <w:rPr>
                    <w:rFonts w:ascii="Calibri Light" w:hAnsi="Calibri Light"/>
                    <w:color w:val="000000"/>
                    <w:sz w:val="20"/>
                  </w:rPr>
                </w:rPrChange>
              </w:rPr>
            </w:pPr>
            <w:r w:rsidRPr="00D14360">
              <w:rPr>
                <w:rFonts w:ascii="Calibri Light" w:hAnsi="Calibri Light"/>
                <w:color w:val="000000"/>
                <w:rPrChange w:id="2424" w:author="Russell Ott" w:date="2022-05-16T11:47:00Z">
                  <w:rPr>
                    <w:rFonts w:ascii="Calibri Light" w:hAnsi="Calibri Light"/>
                    <w:color w:val="000000"/>
                    <w:sz w:val="20"/>
                  </w:rPr>
                </w:rPrChange>
              </w:rPr>
              <w:t xml:space="preserve">Each </w:t>
            </w:r>
            <w:r w:rsidRPr="00D14360">
              <w:rPr>
                <w:rFonts w:ascii="Calibri Light" w:hAnsi="Calibri Light"/>
                <w:color w:val="000000"/>
                <w:rPrChange w:id="2425" w:author="Russell Ott" w:date="2022-05-16T11:47:00Z">
                  <w:rPr>
                    <w:rFonts w:ascii="Calibri Light" w:hAnsi="Calibri Light"/>
                    <w:color w:val="000000"/>
                    <w:sz w:val="20"/>
                  </w:rPr>
                </w:rPrChange>
              </w:rPr>
              <w:t xml:space="preserve">participant role other than an informant/relatedEntity may have zero or more relationship roles with the patient. Each of these roles can be expressed with an asPatientRelationship element which further describes the type of role using a code element. The </w:t>
            </w:r>
            <w:r w:rsidRPr="00D14360">
              <w:rPr>
                <w:rFonts w:ascii="Calibri Light" w:hAnsi="Calibri Light"/>
                <w:color w:val="000000"/>
                <w:rPrChange w:id="2426" w:author="Russell Ott" w:date="2022-05-16T11:47:00Z">
                  <w:rPr>
                    <w:rFonts w:ascii="Calibri Light" w:hAnsi="Calibri Light"/>
                    <w:color w:val="000000"/>
                    <w:sz w:val="20"/>
                  </w:rPr>
                </w:rPrChange>
              </w:rPr>
              <w:t>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eastAsia="Times New Roman" w:hAnsi="Calibri Light"/>
                <w:sz w:val="24"/>
                <w:szCs w:val="24"/>
                <w:rPrChange w:id="2427" w:author="Russell Ott" w:date="2022-05-16T11:47:00Z">
                  <w:rPr>
                    <w:rFonts w:ascii="Calibri Light" w:hAnsi="Calibri Light"/>
                    <w:sz w:val="20"/>
                  </w:rPr>
                </w:rPrChange>
              </w:rPr>
            </w:pPr>
            <w:r w:rsidRPr="00D14360">
              <w:rPr>
                <w:rFonts w:ascii="Calibri Light" w:hAnsi="Calibri Light"/>
                <w:rPrChange w:id="2428" w:author="Russell Ott" w:date="2022-05-16T11:47:00Z">
                  <w:rPr>
                    <w:rFonts w:ascii="Calibri Light" w:hAnsi="Calibri Light"/>
                    <w:sz w:val="20"/>
                  </w:rPr>
                </w:rPrChange>
              </w:rPr>
              <w:t>Adds to:</w:t>
            </w:r>
          </w:p>
          <w:p w14:paraId="7C8C0AC8" w14:textId="77777777" w:rsidR="00A10C4D" w:rsidRPr="00D14360" w:rsidRDefault="00A10C4D" w:rsidP="00D14360">
            <w:pPr>
              <w:pStyle w:val="ListParagraph"/>
              <w:numPr>
                <w:ilvl w:val="0"/>
                <w:numId w:val="3"/>
              </w:numPr>
              <w:rPr>
                <w:rFonts w:ascii="Calibri Light" w:hAnsi="Calibri Light"/>
                <w:rPrChange w:id="2429" w:author="Russell Ott" w:date="2022-05-16T11:47:00Z">
                  <w:rPr>
                    <w:rFonts w:ascii="Calibri Light" w:hAnsi="Calibri Light"/>
                  </w:rPr>
                </w:rPrChange>
              </w:rPr>
            </w:pPr>
            <w:r w:rsidRPr="00D14360">
              <w:rPr>
                <w:rFonts w:ascii="Calibri Light" w:hAnsi="Calibri Light"/>
                <w:rPrChange w:id="2430" w:author="Russell Ott" w:date="2022-05-16T11:47:00Z">
                  <w:rPr>
                    <w:rFonts w:ascii="Calibri Light" w:hAnsi="Calibri Light"/>
                  </w:rPr>
                </w:rPrChange>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b/>
                <w:color w:val="000000"/>
                <w:rPrChange w:id="2431" w:author="Russell Ott" w:date="2022-05-16T11:47:00Z">
                  <w:rPr>
                    <w:rFonts w:ascii="Calibri Light" w:hAnsi="Calibri Light"/>
                    <w:b/>
                    <w:color w:val="000000"/>
                    <w:sz w:val="20"/>
                  </w:rPr>
                </w:rPrChange>
              </w:rPr>
            </w:pPr>
            <w:r w:rsidRPr="00D14360">
              <w:rPr>
                <w:rFonts w:ascii="Calibri Light" w:hAnsi="Calibri Light"/>
                <w:b/>
                <w:color w:val="000000"/>
                <w:rPrChange w:id="2432" w:author="Russell Ott" w:date="2022-05-16T11:47:00Z">
                  <w:rPr>
                    <w:rFonts w:ascii="Calibri Light" w:hAnsi="Calibri Light"/>
                    <w:b/>
                    <w:color w:val="000000"/>
                    <w:sz w:val="20"/>
                  </w:rPr>
                </w:rPrChange>
              </w:rPr>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eastAsia="Times New Roman" w:hAnsi="Calibri Light"/>
                <w:color w:val="000000"/>
                <w:sz w:val="24"/>
                <w:szCs w:val="24"/>
                <w:rPrChange w:id="2433" w:author="Russell Ott" w:date="2022-05-16T11:47:00Z">
                  <w:rPr>
                    <w:rFonts w:ascii="Calibri Light" w:hAnsi="Calibri Light"/>
                    <w:color w:val="000000"/>
                    <w:sz w:val="20"/>
                  </w:rPr>
                </w:rPrChange>
              </w:rPr>
            </w:pPr>
            <w:r w:rsidRPr="00D14360">
              <w:rPr>
                <w:rFonts w:ascii="Calibri Light" w:hAnsi="Calibri Light"/>
                <w:color w:val="000000"/>
                <w:rPrChange w:id="2434" w:author="Russell Ott" w:date="2022-05-16T11:47:00Z">
                  <w:rPr>
                    <w:rFonts w:ascii="Calibri Light" w:hAnsi="Calibri Light"/>
                    <w:color w:val="000000"/>
                    <w:sz w:val="20"/>
                  </w:rPr>
                </w:rPrChange>
              </w:rPr>
              <w:t>The sdtc:birthTime element allows for the birth date of any person to be recorded. The purpose of this extension is to allow the recording of the subscriber or member of a health plan in cases where the health plan eligibility system has dif</w:t>
            </w:r>
            <w:r w:rsidRPr="00D14360">
              <w:rPr>
                <w:rFonts w:ascii="Calibri Light" w:hAnsi="Calibri Light"/>
                <w:color w:val="000000"/>
                <w:rPrChange w:id="2435" w:author="Russell Ott" w:date="2022-05-16T11:47:00Z">
                  <w:rPr>
                    <w:rFonts w:ascii="Calibri Light" w:hAnsi="Calibri Light"/>
                    <w:color w:val="000000"/>
                    <w:sz w:val="20"/>
                  </w:rPr>
                </w:rPrChange>
              </w:rPr>
              <w:t>ferent information on file than 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b/>
                <w:color w:val="000000"/>
                <w:rPrChange w:id="2436" w:author="Russell Ott" w:date="2022-05-16T11:47:00Z">
                  <w:rPr>
                    <w:rFonts w:ascii="Calibri Light" w:hAnsi="Calibri Light"/>
                    <w:b/>
                    <w:color w:val="000000"/>
                    <w:sz w:val="20"/>
                  </w:rPr>
                </w:rPrChange>
              </w:rPr>
            </w:pPr>
            <w:r w:rsidRPr="00D14360">
              <w:rPr>
                <w:rFonts w:ascii="Calibri Light" w:hAnsi="Calibri Light"/>
                <w:b/>
                <w:color w:val="000000"/>
                <w:rPrChange w:id="2437" w:author="Russell Ott" w:date="2022-05-16T11:47:00Z">
                  <w:rPr>
                    <w:rFonts w:ascii="Calibri Light" w:hAnsi="Calibri Light"/>
                    <w:b/>
                    <w:color w:val="000000"/>
                    <w:sz w:val="20"/>
                  </w:rPr>
                </w:rPrChange>
              </w:rPr>
              <w:t>sdtc:deceasedInd</w:t>
            </w:r>
          </w:p>
          <w:p w14:paraId="2C9A4EEF" w14:textId="77777777" w:rsidR="00A10C4D" w:rsidRPr="00D14360" w:rsidRDefault="00A10C4D" w:rsidP="00525520">
            <w:pPr>
              <w:rPr>
                <w:rFonts w:ascii="Calibri Light" w:eastAsia="Times New Roman" w:hAnsi="Calibri Light"/>
                <w:b/>
                <w:sz w:val="24"/>
                <w:szCs w:val="24"/>
                <w:rPrChange w:id="2438" w:author="Russell Ott" w:date="2022-05-16T11:47:00Z">
                  <w:rPr>
                    <w:rFonts w:ascii="Calibri Light" w:hAnsi="Calibri Light"/>
                    <w:b/>
                    <w:sz w:val="20"/>
                  </w:rPr>
                </w:rPrChange>
              </w:rPr>
            </w:pPr>
            <w:r w:rsidRPr="00D14360">
              <w:rPr>
                <w:rFonts w:ascii="Calibri Light" w:hAnsi="Calibri Light"/>
                <w:color w:val="000000"/>
                <w:shd w:val="clear" w:color="auto" w:fill="FFFFFF"/>
                <w:rPrChange w:id="2439" w:author="Russell Ott" w:date="2022-05-16T11:47:00Z">
                  <w:rPr>
                    <w:rFonts w:ascii="Calibri Light" w:hAnsi="Calibri Light"/>
                    <w:color w:val="000000"/>
                    <w:sz w:val="20"/>
                    <w:shd w:val="clear" w:color="auto" w:fill="FFFFFF"/>
                  </w:rPr>
                </w:rPrChange>
              </w:rPr>
              <w:t>[0..1]</w:t>
            </w:r>
          </w:p>
          <w:p w14:paraId="36D2EE88" w14:textId="77777777" w:rsidR="00A10C4D" w:rsidRPr="00D14360" w:rsidRDefault="00A10C4D" w:rsidP="00525520">
            <w:pPr>
              <w:rPr>
                <w:rFonts w:ascii="Calibri Light" w:hAnsi="Calibri Light"/>
                <w:color w:val="000000"/>
                <w:rPrChange w:id="2440" w:author="Russell Ott" w:date="2022-05-16T11:47:00Z">
                  <w:rPr>
                    <w:rFonts w:ascii="Calibri Light" w:hAnsi="Calibri Light"/>
                    <w:color w:val="000000"/>
                    <w:sz w:val="20"/>
                  </w:rPr>
                </w:rPrChange>
              </w:rPr>
            </w:pPr>
          </w:p>
        </w:tc>
        <w:tc>
          <w:tcPr>
            <w:tcW w:w="6418" w:type="dxa"/>
            <w:shd w:val="clear" w:color="auto" w:fill="auto"/>
            <w:hideMark/>
          </w:tcPr>
          <w:p w14:paraId="5515AABA" w14:textId="77777777" w:rsidR="00A10C4D" w:rsidRPr="00D14360" w:rsidRDefault="00A10C4D" w:rsidP="009C4D9F">
            <w:pPr>
              <w:rPr>
                <w:rFonts w:ascii="Calibri Light" w:eastAsia="Times New Roman" w:hAnsi="Calibri Light"/>
                <w:color w:val="000000"/>
                <w:sz w:val="24"/>
                <w:szCs w:val="24"/>
                <w:rPrChange w:id="2441" w:author="Russell Ott" w:date="2022-05-16T11:47:00Z">
                  <w:rPr>
                    <w:rFonts w:ascii="Calibri Light" w:hAnsi="Calibri Light"/>
                    <w:color w:val="000000"/>
                    <w:sz w:val="20"/>
                  </w:rPr>
                </w:rPrChange>
              </w:rPr>
            </w:pPr>
            <w:r w:rsidRPr="00D14360">
              <w:rPr>
                <w:rFonts w:ascii="Calibri Light" w:hAnsi="Calibri Light"/>
                <w:color w:val="000000"/>
                <w:rPrChange w:id="2442" w:author="Russell Ott" w:date="2022-05-16T11:47:00Z">
                  <w:rPr>
                    <w:rFonts w:ascii="Calibri Light" w:hAnsi="Calibri Light"/>
                    <w:color w:val="000000"/>
                    <w:sz w:val="20"/>
                  </w:rPr>
                </w:rPrChange>
              </w:rPr>
              <w:t>The deceasedInd extension is used to record that the recordTarget or subjectPerson is deceased.</w:t>
            </w:r>
          </w:p>
          <w:p w14:paraId="3B437ACF" w14:textId="77777777" w:rsidR="00A10C4D" w:rsidRPr="00D14360" w:rsidRDefault="00A10C4D" w:rsidP="009C4D9F">
            <w:pPr>
              <w:rPr>
                <w:rFonts w:ascii="Calibri Light" w:eastAsia="Times New Roman" w:hAnsi="Calibri Light"/>
                <w:sz w:val="24"/>
                <w:szCs w:val="24"/>
                <w:rPrChange w:id="2443" w:author="Russell Ott" w:date="2022-05-16T11:47:00Z">
                  <w:rPr>
                    <w:rFonts w:ascii="Calibri Light" w:hAnsi="Calibri Light"/>
                    <w:sz w:val="20"/>
                  </w:rPr>
                </w:rPrChange>
              </w:rPr>
            </w:pPr>
            <w:r w:rsidRPr="00D14360">
              <w:rPr>
                <w:rFonts w:ascii="Calibri Light" w:hAnsi="Calibri Light"/>
                <w:rPrChange w:id="2444" w:author="Russell Ott" w:date="2022-05-16T11:47:00Z">
                  <w:rPr>
                    <w:rFonts w:ascii="Calibri Light" w:hAnsi="Calibri Light"/>
                    <w:sz w:val="20"/>
                  </w:rPr>
                </w:rPrChange>
              </w:rPr>
              <w:t>Adds to:</w:t>
            </w:r>
          </w:p>
          <w:p w14:paraId="26CB3DDA" w14:textId="77777777" w:rsidR="00A10C4D" w:rsidRPr="00D14360" w:rsidRDefault="00A10C4D" w:rsidP="00D14360">
            <w:pPr>
              <w:pStyle w:val="ListParagraph"/>
              <w:numPr>
                <w:ilvl w:val="0"/>
                <w:numId w:val="3"/>
              </w:numPr>
              <w:rPr>
                <w:rFonts w:ascii="Calibri Light" w:hAnsi="Calibri Light"/>
                <w:color w:val="000000"/>
                <w:rPrChange w:id="2445" w:author="Russell Ott" w:date="2022-05-16T11:47:00Z">
                  <w:rPr>
                    <w:rFonts w:ascii="Calibri Light" w:hAnsi="Calibri Light"/>
                    <w:color w:val="000000"/>
                  </w:rPr>
                </w:rPrChange>
              </w:rPr>
            </w:pPr>
            <w:r w:rsidRPr="00D14360">
              <w:rPr>
                <w:rFonts w:ascii="Calibri Light" w:hAnsi="Calibri Light"/>
                <w:color w:val="000000"/>
                <w:rPrChange w:id="2446" w:author="Russell Ott" w:date="2022-05-16T11:47:00Z">
                  <w:rPr>
                    <w:rFonts w:ascii="Calibri Light" w:hAnsi="Calibri Light"/>
                    <w:color w:val="000000"/>
                  </w:rPr>
                </w:rPrChange>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olor w:val="000000"/>
                <w:rPrChange w:id="2447" w:author="Russell Ott" w:date="2022-05-16T11:47:00Z">
                  <w:rPr>
                    <w:rFonts w:ascii="Calibri Light" w:hAnsi="Calibri Light"/>
                    <w:color w:val="000000"/>
                  </w:rPr>
                </w:rPrChange>
              </w:rPr>
            </w:pPr>
            <w:r w:rsidRPr="00D14360">
              <w:rPr>
                <w:rFonts w:ascii="Calibri Light" w:hAnsi="Calibri Light"/>
                <w:color w:val="000000"/>
                <w:rPrChange w:id="2448" w:author="Russell Ott" w:date="2022-05-16T11:47:00Z">
                  <w:rPr>
                    <w:rFonts w:ascii="Calibri Light" w:hAnsi="Calibri Light"/>
                    <w:color w:val="000000"/>
                  </w:rPr>
                </w:rPrChange>
              </w:rPr>
              <w:t>subject/relatedSubject/subject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b/>
                <w:color w:val="000000"/>
                <w:rPrChange w:id="2449" w:author="Russell Ott" w:date="2022-05-16T11:47:00Z">
                  <w:rPr>
                    <w:rFonts w:ascii="Calibri Light" w:hAnsi="Calibri Light"/>
                    <w:b/>
                    <w:color w:val="000000"/>
                    <w:sz w:val="20"/>
                  </w:rPr>
                </w:rPrChange>
              </w:rPr>
            </w:pPr>
            <w:r w:rsidRPr="00D14360">
              <w:rPr>
                <w:rFonts w:ascii="Calibri Light" w:hAnsi="Calibri Light"/>
                <w:b/>
                <w:color w:val="000000"/>
                <w:rPrChange w:id="2450" w:author="Russell Ott" w:date="2022-05-16T11:47:00Z">
                  <w:rPr>
                    <w:rFonts w:ascii="Calibri Light" w:hAnsi="Calibri Light"/>
                    <w:b/>
                    <w:color w:val="000000"/>
                    <w:sz w:val="20"/>
                  </w:rPr>
                </w:rPrChange>
              </w:rPr>
              <w:t>sdtc:deceasedTime</w:t>
            </w:r>
          </w:p>
          <w:p w14:paraId="10A239F7" w14:textId="77777777" w:rsidR="00A10C4D" w:rsidRPr="00D14360" w:rsidRDefault="00A10C4D" w:rsidP="00525520">
            <w:pPr>
              <w:rPr>
                <w:rFonts w:ascii="Calibri Light" w:eastAsia="Times New Roman" w:hAnsi="Calibri Light"/>
                <w:b/>
                <w:sz w:val="24"/>
                <w:szCs w:val="24"/>
                <w:rPrChange w:id="2451" w:author="Russell Ott" w:date="2022-05-16T11:47:00Z">
                  <w:rPr>
                    <w:rFonts w:ascii="Calibri Light" w:hAnsi="Calibri Light"/>
                    <w:b/>
                    <w:sz w:val="20"/>
                  </w:rPr>
                </w:rPrChange>
              </w:rPr>
            </w:pPr>
            <w:r w:rsidRPr="00D14360">
              <w:rPr>
                <w:rFonts w:ascii="Calibri Light" w:hAnsi="Calibri Light"/>
                <w:color w:val="000000"/>
                <w:shd w:val="clear" w:color="auto" w:fill="FFFFFF"/>
                <w:rPrChange w:id="2452" w:author="Russell Ott" w:date="2022-05-16T11:47:00Z">
                  <w:rPr>
                    <w:rFonts w:ascii="Calibri Light" w:hAnsi="Calibri Light"/>
                    <w:color w:val="000000"/>
                    <w:sz w:val="20"/>
                    <w:shd w:val="clear" w:color="auto" w:fill="FFFFFF"/>
                  </w:rPr>
                </w:rPrChange>
              </w:rPr>
              <w:t>[0..1]</w:t>
            </w:r>
          </w:p>
          <w:p w14:paraId="3A96646A" w14:textId="77777777" w:rsidR="00A10C4D" w:rsidRPr="00D14360" w:rsidRDefault="00A10C4D" w:rsidP="00525520">
            <w:pPr>
              <w:rPr>
                <w:rFonts w:ascii="Calibri Light" w:hAnsi="Calibri Light"/>
                <w:color w:val="000000"/>
                <w:rPrChange w:id="2453"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eastAsia="Times New Roman" w:hAnsi="Calibri Light"/>
                <w:sz w:val="24"/>
                <w:szCs w:val="24"/>
                <w:rPrChange w:id="2454" w:author="Russell Ott" w:date="2022-05-16T11:47:00Z">
                  <w:rPr>
                    <w:rFonts w:ascii="Calibri Light" w:hAnsi="Calibri Light"/>
                    <w:sz w:val="20"/>
                  </w:rPr>
                </w:rPrChange>
              </w:rPr>
            </w:pPr>
            <w:r w:rsidRPr="00D14360">
              <w:rPr>
                <w:rFonts w:ascii="Calibri Light" w:hAnsi="Calibri Light"/>
                <w:rPrChange w:id="2455" w:author="Russell Ott" w:date="2022-05-16T11:47:00Z">
                  <w:rPr>
                    <w:rFonts w:ascii="Calibri Light" w:hAnsi="Calibri Light"/>
                    <w:sz w:val="20"/>
                  </w:rPr>
                </w:rPrChange>
              </w:rPr>
              <w:t>The deceasedTime extension is used to record the time of death for the recordTarget or subjectPerson.</w:t>
            </w:r>
          </w:p>
          <w:p w14:paraId="5BC29EDB" w14:textId="77777777" w:rsidR="00A10C4D" w:rsidRPr="00D14360" w:rsidRDefault="00A10C4D" w:rsidP="009C4D9F">
            <w:pPr>
              <w:rPr>
                <w:rFonts w:ascii="Calibri Light" w:eastAsia="Times New Roman" w:hAnsi="Calibri Light"/>
                <w:sz w:val="24"/>
                <w:szCs w:val="24"/>
                <w:rPrChange w:id="2456" w:author="Russell Ott" w:date="2022-05-16T11:47:00Z">
                  <w:rPr>
                    <w:rFonts w:ascii="Calibri Light" w:hAnsi="Calibri Light"/>
                    <w:sz w:val="20"/>
                  </w:rPr>
                </w:rPrChange>
              </w:rPr>
            </w:pPr>
            <w:r w:rsidRPr="00D14360">
              <w:rPr>
                <w:rFonts w:ascii="Calibri Light" w:hAnsi="Calibri Light"/>
                <w:rPrChange w:id="2457" w:author="Russell Ott" w:date="2022-05-16T11:47:00Z">
                  <w:rPr>
                    <w:rFonts w:ascii="Calibri Light" w:hAnsi="Calibri Light"/>
                    <w:sz w:val="20"/>
                  </w:rPr>
                </w:rPrChange>
              </w:rPr>
              <w:t>Adds to:</w:t>
            </w:r>
          </w:p>
          <w:p w14:paraId="54552B8C" w14:textId="77777777" w:rsidR="00A10C4D" w:rsidRPr="00D14360" w:rsidRDefault="00A10C4D" w:rsidP="00D14360">
            <w:pPr>
              <w:pStyle w:val="ListParagraph"/>
              <w:numPr>
                <w:ilvl w:val="0"/>
                <w:numId w:val="3"/>
              </w:numPr>
              <w:rPr>
                <w:rFonts w:ascii="Calibri Light" w:hAnsi="Calibri Light"/>
                <w:color w:val="000000"/>
                <w:rPrChange w:id="2458" w:author="Russell Ott" w:date="2022-05-16T11:47:00Z">
                  <w:rPr>
                    <w:rFonts w:ascii="Calibri Light" w:hAnsi="Calibri Light"/>
                    <w:color w:val="000000"/>
                  </w:rPr>
                </w:rPrChange>
              </w:rPr>
            </w:pPr>
            <w:r w:rsidRPr="00D14360">
              <w:rPr>
                <w:rFonts w:ascii="Calibri Light" w:hAnsi="Calibri Light"/>
                <w:color w:val="000000"/>
                <w:rPrChange w:id="2459" w:author="Russell Ott" w:date="2022-05-16T11:47:00Z">
                  <w:rPr>
                    <w:rFonts w:ascii="Calibri Light" w:hAnsi="Calibri Light"/>
                    <w:color w:val="000000"/>
                  </w:rPr>
                </w:rPrChange>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olor w:val="000000"/>
                <w:rPrChange w:id="2460" w:author="Russell Ott" w:date="2022-05-16T11:47:00Z">
                  <w:rPr>
                    <w:rFonts w:ascii="Calibri Light" w:hAnsi="Calibri Light"/>
                    <w:color w:val="000000"/>
                  </w:rPr>
                </w:rPrChange>
              </w:rPr>
            </w:pPr>
            <w:r w:rsidRPr="00D14360">
              <w:rPr>
                <w:rFonts w:ascii="Calibri Light" w:hAnsi="Calibri Light"/>
                <w:color w:val="000000"/>
                <w:rPrChange w:id="2461" w:author="Russell Ott" w:date="2022-05-16T11:47:00Z">
                  <w:rPr>
                    <w:rFonts w:ascii="Calibri Light" w:hAnsi="Calibri Light"/>
                    <w:color w:val="000000"/>
                  </w:rPr>
                </w:rPrChange>
              </w:rPr>
              <w:t>subject/relatedSubject/subject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b/>
                <w:color w:val="000000"/>
                <w:rPrChange w:id="2462" w:author="Russell Ott" w:date="2022-05-16T11:47:00Z">
                  <w:rPr>
                    <w:rFonts w:ascii="Calibri Light" w:hAnsi="Calibri Light"/>
                    <w:b/>
                    <w:color w:val="000000"/>
                    <w:sz w:val="20"/>
                  </w:rPr>
                </w:rPrChange>
              </w:rPr>
            </w:pPr>
            <w:r w:rsidRPr="00D14360">
              <w:rPr>
                <w:rFonts w:ascii="Calibri Light" w:hAnsi="Calibri Light"/>
                <w:b/>
                <w:color w:val="000000"/>
                <w:rPrChange w:id="2463" w:author="Russell Ott" w:date="2022-05-16T11:47:00Z">
                  <w:rPr>
                    <w:rFonts w:ascii="Calibri Light" w:hAnsi="Calibri Light"/>
                    <w:b/>
                    <w:color w:val="000000"/>
                    <w:sz w:val="20"/>
                  </w:rPr>
                </w:rPrChange>
              </w:rPr>
              <w:t>stdc:desc</w:t>
            </w:r>
          </w:p>
          <w:p w14:paraId="2CCD28C1" w14:textId="77777777" w:rsidR="00A10C4D" w:rsidRPr="00D14360" w:rsidRDefault="00A10C4D" w:rsidP="00525520">
            <w:pPr>
              <w:rPr>
                <w:rFonts w:ascii="Calibri Light" w:eastAsia="Times New Roman" w:hAnsi="Calibri Light"/>
                <w:b/>
                <w:sz w:val="24"/>
                <w:szCs w:val="24"/>
                <w:rPrChange w:id="2464" w:author="Russell Ott" w:date="2022-05-16T11:47:00Z">
                  <w:rPr>
                    <w:rFonts w:ascii="Calibri Light" w:hAnsi="Calibri Light"/>
                    <w:b/>
                    <w:sz w:val="20"/>
                  </w:rPr>
                </w:rPrChange>
              </w:rPr>
            </w:pPr>
            <w:r w:rsidRPr="00D14360">
              <w:rPr>
                <w:rFonts w:ascii="Calibri Light" w:hAnsi="Calibri Light"/>
                <w:color w:val="000000"/>
                <w:shd w:val="clear" w:color="auto" w:fill="FFFFFF"/>
                <w:rPrChange w:id="2465" w:author="Russell Ott" w:date="2022-05-16T11:47:00Z">
                  <w:rPr>
                    <w:rFonts w:ascii="Calibri Light" w:hAnsi="Calibri Light"/>
                    <w:color w:val="000000"/>
                    <w:sz w:val="20"/>
                    <w:shd w:val="clear" w:color="auto" w:fill="FFFFFF"/>
                  </w:rPr>
                </w:rPrChange>
              </w:rPr>
              <w:t>[0..1]</w:t>
            </w:r>
          </w:p>
          <w:p w14:paraId="55A12EC8" w14:textId="77777777" w:rsidR="00A10C4D" w:rsidRPr="00D14360" w:rsidRDefault="00A10C4D" w:rsidP="00525520">
            <w:pPr>
              <w:rPr>
                <w:rFonts w:ascii="Calibri Light" w:hAnsi="Calibri Light"/>
                <w:color w:val="000000"/>
                <w:rPrChange w:id="2466" w:author="Russell Ott" w:date="2022-05-16T11:47:00Z">
                  <w:rPr>
                    <w:rFonts w:ascii="Calibri Light" w:hAnsi="Calibri Light"/>
                    <w:color w:val="000000"/>
                    <w:sz w:val="20"/>
                  </w:rPr>
                </w:rPrChange>
              </w:rPr>
            </w:pPr>
          </w:p>
        </w:tc>
        <w:tc>
          <w:tcPr>
            <w:tcW w:w="6418" w:type="dxa"/>
            <w:shd w:val="clear" w:color="auto" w:fill="auto"/>
            <w:hideMark/>
          </w:tcPr>
          <w:p w14:paraId="238C911D" w14:textId="77777777" w:rsidR="00A10C4D" w:rsidRPr="00D14360" w:rsidRDefault="00A10C4D" w:rsidP="009C4D9F">
            <w:pPr>
              <w:rPr>
                <w:rFonts w:ascii="Calibri Light" w:eastAsia="Times New Roman" w:hAnsi="Calibri Light"/>
                <w:color w:val="000000"/>
                <w:sz w:val="24"/>
                <w:szCs w:val="24"/>
                <w:rPrChange w:id="2467" w:author="Russell Ott" w:date="2022-05-16T11:47:00Z">
                  <w:rPr>
                    <w:rFonts w:ascii="Calibri Light" w:hAnsi="Calibri Light"/>
                    <w:color w:val="000000"/>
                    <w:sz w:val="20"/>
                  </w:rPr>
                </w:rPrChange>
              </w:rPr>
            </w:pPr>
            <w:r w:rsidRPr="00D14360">
              <w:rPr>
                <w:rFonts w:ascii="Calibri Light" w:hAnsi="Calibri Light"/>
                <w:color w:val="000000"/>
                <w:rPrChange w:id="2468" w:author="Russell Ott" w:date="2022-05-16T11:47:00Z">
                  <w:rPr>
                    <w:rFonts w:ascii="Calibri Light" w:hAnsi="Calibri Light"/>
                    <w:color w:val="000000"/>
                    <w:sz w:val="20"/>
                  </w:rPr>
                </w:rPrChange>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olor w:val="000000"/>
                <w:rPrChange w:id="2469" w:author="Russell Ott" w:date="2022-05-16T11:47:00Z">
                  <w:rPr>
                    <w:rFonts w:ascii="Calibri Light" w:hAnsi="Calibri Light"/>
                    <w:color w:val="000000"/>
                    <w:sz w:val="20"/>
                  </w:rPr>
                </w:rPrChange>
              </w:rPr>
              <w:t>entity and</w:t>
            </w:r>
            <w:r w:rsidRPr="00D14360">
              <w:rPr>
                <w:rFonts w:ascii="Calibri Light" w:hAnsi="Calibri Light"/>
                <w:color w:val="000000"/>
                <w:rPrChange w:id="2470" w:author="Russell Ott" w:date="2022-05-16T11:47:00Z">
                  <w:rPr>
                    <w:rFonts w:ascii="Calibri Light" w:hAnsi="Calibri Light"/>
                    <w:color w:val="000000"/>
                    <w:sz w:val="20"/>
                  </w:rPr>
                </w:rPrChange>
              </w:rPr>
              <w:t xml:space="preserve"> appears after the entity name.</w:t>
            </w:r>
          </w:p>
          <w:p w14:paraId="62A7D2EF" w14:textId="77777777" w:rsidR="00A10C4D" w:rsidRPr="00D14360" w:rsidRDefault="00A10C4D" w:rsidP="009C4D9F">
            <w:pPr>
              <w:rPr>
                <w:rFonts w:ascii="Calibri Light" w:eastAsia="Times New Roman" w:hAnsi="Calibri Light"/>
                <w:sz w:val="24"/>
                <w:szCs w:val="24"/>
                <w:rPrChange w:id="2471" w:author="Russell Ott" w:date="2022-05-16T11:47:00Z">
                  <w:rPr>
                    <w:rFonts w:ascii="Calibri Light" w:hAnsi="Calibri Light"/>
                    <w:sz w:val="20"/>
                  </w:rPr>
                </w:rPrChange>
              </w:rPr>
            </w:pPr>
            <w:r w:rsidRPr="00D14360">
              <w:rPr>
                <w:rFonts w:ascii="Calibri Light" w:hAnsi="Calibri Light"/>
                <w:rPrChange w:id="2472" w:author="Russell Ott" w:date="2022-05-16T11:47:00Z">
                  <w:rPr>
                    <w:rFonts w:ascii="Calibri Light" w:hAnsi="Calibri Light"/>
                    <w:sz w:val="20"/>
                  </w:rPr>
                </w:rPrChange>
              </w:rPr>
              <w:t>Adds to:</w:t>
            </w:r>
          </w:p>
          <w:p w14:paraId="5B540D03" w14:textId="77777777" w:rsidR="00A10C4D" w:rsidRPr="00D14360" w:rsidRDefault="00A10C4D" w:rsidP="00D14360">
            <w:pPr>
              <w:pStyle w:val="ListParagraph"/>
              <w:numPr>
                <w:ilvl w:val="0"/>
                <w:numId w:val="4"/>
              </w:numPr>
              <w:rPr>
                <w:rFonts w:ascii="Calibri Light" w:hAnsi="Calibri Light"/>
                <w:color w:val="000000"/>
                <w:rPrChange w:id="2473" w:author="Russell Ott" w:date="2022-05-16T11:47:00Z">
                  <w:rPr>
                    <w:rFonts w:ascii="Calibri Light" w:hAnsi="Calibri Light"/>
                    <w:color w:val="000000"/>
                  </w:rPr>
                </w:rPrChange>
              </w:rPr>
            </w:pPr>
            <w:r w:rsidRPr="00D14360">
              <w:rPr>
                <w:rFonts w:ascii="Calibri Light" w:hAnsi="Calibri Light"/>
                <w:color w:val="000000"/>
                <w:rPrChange w:id="2474" w:author="Russell Ott" w:date="2022-05-16T11:47:00Z">
                  <w:rPr>
                    <w:rFonts w:ascii="Calibri Light" w:hAnsi="Calibri Light"/>
                    <w:color w:val="000000"/>
                  </w:rPr>
                </w:rPrChange>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olor w:val="000000"/>
                <w:rPrChange w:id="2475" w:author="Russell Ott" w:date="2022-05-16T11:47:00Z">
                  <w:rPr>
                    <w:rFonts w:ascii="Calibri Light" w:hAnsi="Calibri Light"/>
                    <w:color w:val="000000"/>
                  </w:rPr>
                </w:rPrChange>
              </w:rPr>
            </w:pPr>
            <w:r w:rsidRPr="00D14360">
              <w:rPr>
                <w:rFonts w:ascii="Calibri Light" w:hAnsi="Calibri Light"/>
                <w:color w:val="000000"/>
                <w:rPrChange w:id="2476" w:author="Russell Ott" w:date="2022-05-16T11:47:00Z">
                  <w:rPr>
                    <w:rFonts w:ascii="Calibri Light" w:hAnsi="Calibri Light"/>
                    <w:color w:val="000000"/>
                  </w:rPr>
                </w:rPrChange>
              </w:rPr>
              <w:t>subject/relatedSubject/subject</w:t>
            </w:r>
          </w:p>
          <w:p w14:paraId="629B96D0" w14:textId="77777777" w:rsidR="00A10C4D" w:rsidRPr="00D14360" w:rsidRDefault="00A10C4D" w:rsidP="00D14360">
            <w:pPr>
              <w:pStyle w:val="ListParagraph"/>
              <w:numPr>
                <w:ilvl w:val="0"/>
                <w:numId w:val="4"/>
              </w:numPr>
              <w:rPr>
                <w:rFonts w:ascii="Calibri Light" w:hAnsi="Calibri Light"/>
                <w:color w:val="000000"/>
                <w:rPrChange w:id="2477" w:author="Russell Ott" w:date="2022-05-16T11:47:00Z">
                  <w:rPr>
                    <w:rFonts w:ascii="Calibri Light" w:hAnsi="Calibri Light"/>
                    <w:color w:val="000000"/>
                  </w:rPr>
                </w:rPrChange>
              </w:rPr>
            </w:pPr>
            <w:r w:rsidRPr="00D14360">
              <w:rPr>
                <w:rFonts w:ascii="Calibri Light" w:hAnsi="Calibri Light"/>
                <w:color w:val="000000"/>
                <w:rPrChange w:id="2478" w:author="Russell Ott" w:date="2022-05-16T11:47:00Z">
                  <w:rPr>
                    <w:rFonts w:ascii="Calibri Light" w:hAnsi="Calibri Light"/>
                    <w:color w:val="000000"/>
                  </w:rPr>
                </w:rPrChange>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b/>
                <w:color w:val="000000"/>
                <w:rPrChange w:id="2479" w:author="Russell Ott" w:date="2022-05-16T11:47:00Z">
                  <w:rPr>
                    <w:rFonts w:ascii="Calibri Light" w:hAnsi="Calibri Light"/>
                    <w:b/>
                    <w:color w:val="000000"/>
                    <w:sz w:val="20"/>
                  </w:rPr>
                </w:rPrChange>
              </w:rPr>
            </w:pPr>
            <w:r w:rsidRPr="00D14360">
              <w:rPr>
                <w:rFonts w:ascii="Calibri Light" w:hAnsi="Calibri Light"/>
                <w:b/>
                <w:color w:val="000000"/>
                <w:rPrChange w:id="2480" w:author="Russell Ott" w:date="2022-05-16T11:47:00Z">
                  <w:rPr>
                    <w:rFonts w:ascii="Calibri Light" w:hAnsi="Calibri Light"/>
                    <w:b/>
                    <w:color w:val="000000"/>
                    <w:sz w:val="20"/>
                  </w:rPr>
                </w:rPrChange>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eastAsia="Times New Roman" w:hAnsi="Calibri Light"/>
                <w:color w:val="000000"/>
                <w:sz w:val="24"/>
                <w:szCs w:val="24"/>
                <w:rPrChange w:id="2481" w:author="Russell Ott" w:date="2022-05-16T11:47:00Z">
                  <w:rPr>
                    <w:rFonts w:ascii="Calibri Light" w:hAnsi="Calibri Light"/>
                    <w:color w:val="000000"/>
                    <w:sz w:val="20"/>
                  </w:rPr>
                </w:rPrChange>
              </w:rPr>
            </w:pPr>
            <w:r w:rsidRPr="00D14360">
              <w:rPr>
                <w:rFonts w:ascii="Calibri Light" w:hAnsi="Calibri Light"/>
                <w:color w:val="000000"/>
                <w:rPrChange w:id="2482" w:author="Russell Ott" w:date="2022-05-16T11:47:00Z">
                  <w:rPr>
                    <w:rFonts w:ascii="Calibri Light" w:hAnsi="Calibri Light"/>
                    <w:color w:val="000000"/>
                    <w:sz w:val="20"/>
                  </w:rPr>
                </w:rPrChange>
              </w:rPr>
              <w:t>The sdtc:dischargeDispositionCode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b/>
                <w:color w:val="000000"/>
                <w:rPrChange w:id="2483" w:author="Russell Ott" w:date="2022-05-16T11:47:00Z">
                  <w:rPr>
                    <w:rFonts w:ascii="Calibri Light" w:hAnsi="Calibri Light"/>
                    <w:b/>
                    <w:color w:val="000000"/>
                    <w:sz w:val="20"/>
                  </w:rPr>
                </w:rPrChange>
              </w:rPr>
            </w:pPr>
            <w:r w:rsidRPr="00D14360">
              <w:rPr>
                <w:rFonts w:ascii="Calibri Light" w:hAnsi="Calibri Light"/>
                <w:b/>
                <w:color w:val="000000"/>
                <w:rPrChange w:id="2484" w:author="Russell Ott" w:date="2022-05-16T11:47:00Z">
                  <w:rPr>
                    <w:rFonts w:ascii="Calibri Light" w:hAnsi="Calibri Light"/>
                    <w:b/>
                    <w:color w:val="000000"/>
                    <w:sz w:val="20"/>
                  </w:rPr>
                </w:rPrChange>
              </w:rPr>
              <w:t>sdtc:ethnicGroupCode</w:t>
            </w:r>
          </w:p>
          <w:p w14:paraId="47568F60" w14:textId="77777777" w:rsidR="00A10C4D" w:rsidRPr="00D14360" w:rsidRDefault="00A10C4D" w:rsidP="00525520">
            <w:pPr>
              <w:rPr>
                <w:rFonts w:ascii="Calibri Light" w:eastAsia="Times New Roman" w:hAnsi="Calibri Light"/>
                <w:b/>
                <w:sz w:val="24"/>
                <w:szCs w:val="24"/>
                <w:rPrChange w:id="2485" w:author="Russell Ott" w:date="2022-05-16T11:47:00Z">
                  <w:rPr>
                    <w:rFonts w:ascii="Calibri Light" w:hAnsi="Calibri Light"/>
                    <w:b/>
                    <w:sz w:val="20"/>
                  </w:rPr>
                </w:rPrChange>
              </w:rPr>
            </w:pPr>
            <w:r w:rsidRPr="00D14360">
              <w:rPr>
                <w:rFonts w:ascii="Calibri Light" w:hAnsi="Calibri Light"/>
                <w:color w:val="000000"/>
                <w:shd w:val="clear" w:color="auto" w:fill="FFFFFF"/>
                <w:rPrChange w:id="2486" w:author="Russell Ott" w:date="2022-05-16T11:47:00Z">
                  <w:rPr>
                    <w:rFonts w:ascii="Calibri Light" w:hAnsi="Calibri Light"/>
                    <w:color w:val="000000"/>
                    <w:sz w:val="20"/>
                    <w:shd w:val="clear" w:color="auto" w:fill="FFFFFF"/>
                  </w:rPr>
                </w:rPrChange>
              </w:rPr>
              <w:t>[0..*]</w:t>
            </w:r>
          </w:p>
          <w:p w14:paraId="5EC725F9" w14:textId="77777777" w:rsidR="00A10C4D" w:rsidRPr="00D14360" w:rsidRDefault="00A10C4D" w:rsidP="00525520">
            <w:pPr>
              <w:rPr>
                <w:rFonts w:ascii="Calibri Light" w:hAnsi="Calibri Light"/>
                <w:color w:val="000000"/>
                <w:rPrChange w:id="2487" w:author="Russell Ott" w:date="2022-05-16T11:47:00Z">
                  <w:rPr>
                    <w:rFonts w:ascii="Calibri Light" w:hAnsi="Calibri Light"/>
                    <w:color w:val="000000"/>
                    <w:sz w:val="20"/>
                  </w:rPr>
                </w:rPrChange>
              </w:rPr>
            </w:pPr>
          </w:p>
        </w:tc>
        <w:tc>
          <w:tcPr>
            <w:tcW w:w="6418" w:type="dxa"/>
            <w:shd w:val="clear" w:color="auto" w:fill="auto"/>
            <w:hideMark/>
          </w:tcPr>
          <w:p w14:paraId="1908A1F8" w14:textId="77777777" w:rsidR="00A10C4D" w:rsidRPr="00D14360" w:rsidRDefault="00A10C4D" w:rsidP="009C4D9F">
            <w:pPr>
              <w:rPr>
                <w:rFonts w:ascii="Calibri Light" w:eastAsia="Times New Roman" w:hAnsi="Calibri Light"/>
                <w:color w:val="000000"/>
                <w:sz w:val="24"/>
                <w:szCs w:val="24"/>
                <w:rPrChange w:id="2488" w:author="Russell Ott" w:date="2022-05-16T11:47:00Z">
                  <w:rPr>
                    <w:rFonts w:ascii="Calibri Light" w:hAnsi="Calibri Light"/>
                    <w:color w:val="000000"/>
                    <w:sz w:val="20"/>
                  </w:rPr>
                </w:rPrChange>
              </w:rPr>
            </w:pPr>
            <w:r w:rsidRPr="00D14360">
              <w:rPr>
                <w:rFonts w:ascii="Calibri Light" w:hAnsi="Calibri Light"/>
                <w:color w:val="000000"/>
                <w:rPrChange w:id="2489" w:author="Russell Ott" w:date="2022-05-16T11:47:00Z">
                  <w:rPr>
                    <w:rFonts w:ascii="Calibri Light" w:hAnsi="Calibri Light"/>
                    <w:color w:val="000000"/>
                    <w:sz w:val="20"/>
                  </w:rPr>
                </w:rPrChange>
              </w:rPr>
              <w:t xml:space="preserve">This ethnicGroupCode </w:t>
            </w:r>
            <w:r w:rsidRPr="00D14360">
              <w:rPr>
                <w:rFonts w:ascii="Calibri Light" w:hAnsi="Calibri Light"/>
                <w:color w:val="000000"/>
                <w:rPrChange w:id="2490" w:author="Russell Ott" w:date="2022-05-16T11:47:00Z">
                  <w:rPr>
                    <w:rFonts w:ascii="Calibri Light" w:hAnsi="Calibri Light"/>
                    <w:color w:val="000000"/>
                    <w:sz w:val="20"/>
                  </w:rPr>
                </w:rPrChange>
              </w:rPr>
              <w:t>extension is used to record additional ethnicity groups for the recordTarget or subjectPerson.</w:t>
            </w:r>
          </w:p>
          <w:p w14:paraId="7B3A58C5" w14:textId="77777777" w:rsidR="00A10C4D" w:rsidRPr="00D14360" w:rsidRDefault="00A10C4D" w:rsidP="009C4D9F">
            <w:pPr>
              <w:rPr>
                <w:rFonts w:ascii="Calibri Light" w:eastAsia="Times New Roman" w:hAnsi="Calibri Light"/>
                <w:sz w:val="24"/>
                <w:szCs w:val="24"/>
                <w:rPrChange w:id="2491" w:author="Russell Ott" w:date="2022-05-16T11:47:00Z">
                  <w:rPr>
                    <w:rFonts w:ascii="Calibri Light" w:hAnsi="Calibri Light"/>
                    <w:sz w:val="20"/>
                  </w:rPr>
                </w:rPrChange>
              </w:rPr>
            </w:pPr>
            <w:r w:rsidRPr="00D14360">
              <w:rPr>
                <w:rFonts w:ascii="Calibri Light" w:hAnsi="Calibri Light"/>
                <w:rPrChange w:id="2492" w:author="Russell Ott" w:date="2022-05-16T11:47:00Z">
                  <w:rPr>
                    <w:rFonts w:ascii="Calibri Light" w:hAnsi="Calibri Light"/>
                    <w:sz w:val="20"/>
                  </w:rPr>
                </w:rPrChange>
              </w:rPr>
              <w:t>Adds to:</w:t>
            </w:r>
          </w:p>
          <w:p w14:paraId="086C67D2" w14:textId="77777777" w:rsidR="00A10C4D" w:rsidRPr="00D14360" w:rsidRDefault="00A10C4D" w:rsidP="00D14360">
            <w:pPr>
              <w:pStyle w:val="ListParagraph"/>
              <w:numPr>
                <w:ilvl w:val="0"/>
                <w:numId w:val="4"/>
              </w:numPr>
              <w:rPr>
                <w:rFonts w:ascii="Calibri Light" w:hAnsi="Calibri Light"/>
                <w:color w:val="000000"/>
                <w:rPrChange w:id="2493" w:author="Russell Ott" w:date="2022-05-16T11:47:00Z">
                  <w:rPr>
                    <w:rFonts w:ascii="Calibri Light" w:hAnsi="Calibri Light"/>
                    <w:color w:val="000000"/>
                  </w:rPr>
                </w:rPrChange>
              </w:rPr>
            </w:pPr>
            <w:r w:rsidRPr="00D14360">
              <w:rPr>
                <w:rFonts w:ascii="Calibri Light" w:hAnsi="Calibri Light"/>
                <w:color w:val="000000"/>
                <w:rPrChange w:id="2494" w:author="Russell Ott" w:date="2022-05-16T11:47:00Z">
                  <w:rPr>
                    <w:rFonts w:ascii="Calibri Light" w:hAnsi="Calibri Light"/>
                    <w:color w:val="000000"/>
                  </w:rPr>
                </w:rPrChange>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olor w:val="000000"/>
                <w:rPrChange w:id="2495" w:author="Russell Ott" w:date="2022-05-16T11:47:00Z">
                  <w:rPr>
                    <w:rFonts w:ascii="Calibri Light" w:hAnsi="Calibri Light"/>
                    <w:color w:val="000000"/>
                  </w:rPr>
                </w:rPrChange>
              </w:rPr>
            </w:pPr>
            <w:r w:rsidRPr="00D14360">
              <w:rPr>
                <w:rFonts w:ascii="Calibri Light" w:hAnsi="Calibri Light"/>
                <w:color w:val="000000"/>
                <w:rPrChange w:id="2496" w:author="Russell Ott" w:date="2022-05-16T11:47:00Z">
                  <w:rPr>
                    <w:rFonts w:ascii="Calibri Light" w:hAnsi="Calibri Light"/>
                    <w:color w:val="000000"/>
                  </w:rPr>
                </w:rPrChange>
              </w:rPr>
              <w:t>subject/relatedSubject/subject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b/>
                <w:color w:val="000000"/>
                <w:rPrChange w:id="2497" w:author="Russell Ott" w:date="2022-05-16T11:47:00Z">
                  <w:rPr>
                    <w:rFonts w:ascii="Calibri Light" w:hAnsi="Calibri Light"/>
                    <w:b/>
                    <w:color w:val="000000"/>
                    <w:sz w:val="20"/>
                  </w:rPr>
                </w:rPrChange>
              </w:rPr>
            </w:pPr>
            <w:r w:rsidRPr="00D14360">
              <w:rPr>
                <w:rFonts w:ascii="Calibri Light" w:hAnsi="Calibri Light"/>
                <w:b/>
                <w:color w:val="000000"/>
                <w:rPrChange w:id="2498" w:author="Russell Ott" w:date="2022-05-16T11:47:00Z">
                  <w:rPr>
                    <w:rFonts w:ascii="Calibri Light" w:hAnsi="Calibri Light"/>
                    <w:b/>
                    <w:color w:val="000000"/>
                    <w:sz w:val="20"/>
                  </w:rPr>
                </w:rPrChange>
              </w:rPr>
              <w:t>sdtc:functionCode</w:t>
            </w:r>
          </w:p>
          <w:p w14:paraId="2B2360D2" w14:textId="77777777" w:rsidR="00A10C4D" w:rsidRPr="00D14360" w:rsidRDefault="00A10C4D" w:rsidP="00525520">
            <w:pPr>
              <w:rPr>
                <w:rFonts w:ascii="Calibri Light" w:eastAsia="Times New Roman" w:hAnsi="Calibri Light"/>
                <w:b/>
                <w:sz w:val="24"/>
                <w:szCs w:val="24"/>
                <w:rPrChange w:id="2499"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00" w:author="Russell Ott" w:date="2022-05-16T11:47:00Z">
                  <w:rPr>
                    <w:rFonts w:ascii="Calibri Light" w:hAnsi="Calibri Light"/>
                    <w:color w:val="000000"/>
                    <w:sz w:val="20"/>
                    <w:shd w:val="clear" w:color="auto" w:fill="FFFFFF"/>
                  </w:rPr>
                </w:rPrChange>
              </w:rPr>
              <w:t>[0..1]</w:t>
            </w:r>
          </w:p>
          <w:p w14:paraId="07462B8A" w14:textId="77777777" w:rsidR="00A10C4D" w:rsidRPr="00D14360" w:rsidRDefault="00A10C4D" w:rsidP="00525520">
            <w:pPr>
              <w:rPr>
                <w:rFonts w:ascii="Calibri Light" w:hAnsi="Calibri Light"/>
                <w:color w:val="000000"/>
                <w:rPrChange w:id="2501"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eastAsia="Times New Roman" w:hAnsi="Calibri Light"/>
                <w:sz w:val="24"/>
                <w:szCs w:val="24"/>
                <w:rPrChange w:id="2502" w:author="Russell Ott" w:date="2022-05-16T11:47:00Z">
                  <w:rPr>
                    <w:rFonts w:ascii="Calibri Light" w:hAnsi="Calibri Light"/>
                    <w:sz w:val="20"/>
                  </w:rPr>
                </w:rPrChange>
              </w:rPr>
            </w:pPr>
            <w:r w:rsidRPr="00D14360">
              <w:rPr>
                <w:rFonts w:ascii="Calibri Light" w:hAnsi="Calibri Light"/>
                <w:rPrChange w:id="2503" w:author="Russell Ott" w:date="2022-05-16T11:47:00Z">
                  <w:rPr>
                    <w:rFonts w:ascii="Calibri Light" w:hAnsi="Calibri Light"/>
                    <w:sz w:val="20"/>
                  </w:rPr>
                </w:rPrChange>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eastAsia="Times New Roman" w:hAnsi="Calibri Light"/>
                <w:sz w:val="24"/>
                <w:szCs w:val="24"/>
                <w:rPrChange w:id="2504" w:author="Russell Ott" w:date="2022-05-16T11:47:00Z">
                  <w:rPr>
                    <w:rFonts w:ascii="Calibri Light" w:hAnsi="Calibri Light"/>
                    <w:sz w:val="20"/>
                  </w:rPr>
                </w:rPrChange>
              </w:rPr>
            </w:pPr>
            <w:r w:rsidRPr="00D14360">
              <w:rPr>
                <w:rFonts w:ascii="Calibri Light" w:hAnsi="Calibri Light"/>
                <w:rPrChange w:id="2505" w:author="Russell Ott" w:date="2022-05-16T11:47:00Z">
                  <w:rPr>
                    <w:rFonts w:ascii="Calibri Light" w:hAnsi="Calibri Light"/>
                    <w:sz w:val="20"/>
                  </w:rPr>
                </w:rPrChange>
              </w:rPr>
              <w:t>Adds to:</w:t>
            </w:r>
          </w:p>
          <w:p w14:paraId="0CAD6C68" w14:textId="77777777" w:rsidR="009C4D9F" w:rsidRPr="00D14360" w:rsidRDefault="00A10C4D" w:rsidP="0054522C">
            <w:pPr>
              <w:pStyle w:val="ListParagraph"/>
              <w:numPr>
                <w:ilvl w:val="0"/>
                <w:numId w:val="31"/>
              </w:numPr>
              <w:rPr>
                <w:rFonts w:ascii="Calibri Light" w:hAnsi="Calibri Light"/>
                <w:color w:val="000000"/>
                <w:rPrChange w:id="2506" w:author="Russell Ott" w:date="2022-05-16T11:47:00Z">
                  <w:rPr>
                    <w:rFonts w:ascii="Calibri Light" w:hAnsi="Calibri Light"/>
                    <w:color w:val="000000"/>
                  </w:rPr>
                </w:rPrChange>
              </w:rPr>
            </w:pPr>
            <w:r w:rsidRPr="00D14360">
              <w:rPr>
                <w:rFonts w:ascii="Calibri Light" w:hAnsi="Calibri Light"/>
                <w:color w:val="000000"/>
                <w:rPrChange w:id="2507" w:author="Russell Ott" w:date="2022-05-16T11:47:00Z">
                  <w:rPr>
                    <w:rFonts w:ascii="Calibri Light" w:hAnsi="Calibri Light"/>
                    <w:color w:val="000000"/>
                  </w:rPr>
                </w:rPrChange>
              </w:rPr>
              <w:t>perfo</w:t>
            </w:r>
            <w:r w:rsidR="00863460">
              <w:rPr>
                <w:rFonts w:ascii="Calibri Light" w:hAnsi="Calibri Light"/>
                <w:color w:val="000000"/>
                <w:rPrChange w:id="2508" w:author="Russell Ott" w:date="2022-05-16T11:47:00Z">
                  <w:rPr>
                    <w:rFonts w:ascii="Calibri Light" w:hAnsi="Calibri Light"/>
                    <w:color w:val="000000"/>
                  </w:rPr>
                </w:rPrChange>
              </w:rPr>
              <w:t>r</w:t>
            </w:r>
            <w:r w:rsidRPr="00D14360">
              <w:rPr>
                <w:rFonts w:ascii="Calibri Light" w:hAnsi="Calibri Light"/>
                <w:color w:val="000000"/>
                <w:rPrChange w:id="2509" w:author="Russell Ott" w:date="2022-05-16T11:47:00Z">
                  <w:rPr>
                    <w:rFonts w:ascii="Calibri Light" w:hAnsi="Calibri Light"/>
                    <w:color w:val="000000"/>
                  </w:rPr>
                </w:rPrChange>
              </w:rPr>
              <w:t xml:space="preserve">mer and participant for entries. It currently is available </w:t>
            </w:r>
          </w:p>
          <w:p w14:paraId="74247A2B" w14:textId="77777777" w:rsidR="00A10C4D" w:rsidRPr="00D14360" w:rsidRDefault="00A10C4D" w:rsidP="009C4D9F">
            <w:pPr>
              <w:rPr>
                <w:rFonts w:ascii="Calibri Light" w:eastAsia="Times New Roman" w:hAnsi="Calibri Light"/>
                <w:color w:val="000000"/>
                <w:sz w:val="24"/>
                <w:szCs w:val="24"/>
                <w:rPrChange w:id="2510" w:author="Russell Ott" w:date="2022-05-16T11:47:00Z">
                  <w:rPr>
                    <w:rFonts w:ascii="Calibri Light" w:hAnsi="Calibri Light"/>
                    <w:color w:val="000000"/>
                    <w:sz w:val="20"/>
                  </w:rPr>
                </w:rPrChange>
              </w:rPr>
            </w:pPr>
            <w:r w:rsidRPr="00D14360">
              <w:rPr>
                <w:rFonts w:ascii="Calibri Light" w:hAnsi="Calibri Light"/>
                <w:color w:val="000000"/>
                <w:rPrChange w:id="2511" w:author="Russell Ott" w:date="2022-05-16T11:47:00Z">
                  <w:rPr>
                    <w:rFonts w:ascii="Calibri Light" w:hAnsi="Calibri Light"/>
                    <w:color w:val="000000"/>
                    <w:sz w:val="20"/>
                  </w:rPr>
                </w:rPrChange>
              </w:rPr>
              <w:t>for these data elements in the header and just needs to be added for entry</w:t>
            </w:r>
            <w:r w:rsidRPr="00D14360">
              <w:rPr>
                <w:rFonts w:ascii="Calibri Light" w:hAnsi="Calibri Light"/>
                <w:color w:val="000000"/>
                <w:rPrChange w:id="2512" w:author="Russell Ott" w:date="2022-05-16T11:47:00Z">
                  <w:rPr>
                    <w:rFonts w:ascii="Calibri Light" w:hAnsi="Calibri Light"/>
                    <w:color w:val="000000"/>
                    <w:sz w:val="20"/>
                  </w:rPr>
                </w:rPrChange>
              </w:rPr>
              <w:t xml:space="preserve"> representation</w:t>
            </w:r>
            <w:r w:rsidR="009C4D9F" w:rsidRPr="00D14360">
              <w:rPr>
                <w:rFonts w:ascii="Calibri Light" w:hAnsi="Calibri Light"/>
                <w:color w:val="000000"/>
                <w:rPrChange w:id="2513" w:author="Russell Ott" w:date="2022-05-16T11:47:00Z">
                  <w:rPr>
                    <w:rFonts w:ascii="Calibri Light" w:hAnsi="Calibri Light"/>
                    <w:color w:val="000000"/>
                    <w:sz w:val="20"/>
                  </w:rPr>
                </w:rPrChange>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b/>
                <w:color w:val="000000"/>
                <w:rPrChange w:id="2514" w:author="Russell Ott" w:date="2022-05-16T11:47:00Z">
                  <w:rPr>
                    <w:rFonts w:ascii="Calibri Light" w:hAnsi="Calibri Light"/>
                    <w:b/>
                    <w:color w:val="000000"/>
                    <w:sz w:val="20"/>
                  </w:rPr>
                </w:rPrChange>
              </w:rPr>
            </w:pPr>
            <w:r w:rsidRPr="00D14360">
              <w:rPr>
                <w:rFonts w:ascii="Calibri Light" w:hAnsi="Calibri Light"/>
                <w:b/>
                <w:color w:val="000000"/>
                <w:rPrChange w:id="2515" w:author="Russell Ott" w:date="2022-05-16T11:47:00Z">
                  <w:rPr>
                    <w:rFonts w:ascii="Calibri Light" w:hAnsi="Calibri Light"/>
                    <w:b/>
                    <w:color w:val="000000"/>
                    <w:sz w:val="20"/>
                  </w:rPr>
                </w:rPrChange>
              </w:rPr>
              <w:t>sdtc:id</w:t>
            </w:r>
          </w:p>
          <w:p w14:paraId="58F102FF" w14:textId="77777777" w:rsidR="00A10C4D" w:rsidRPr="00D14360" w:rsidRDefault="00A10C4D" w:rsidP="00525520">
            <w:pPr>
              <w:rPr>
                <w:rFonts w:ascii="Calibri Light" w:eastAsia="Times New Roman" w:hAnsi="Calibri Light"/>
                <w:b/>
                <w:sz w:val="24"/>
                <w:szCs w:val="24"/>
                <w:rPrChange w:id="2516"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17" w:author="Russell Ott" w:date="2022-05-16T11:47:00Z">
                  <w:rPr>
                    <w:rFonts w:ascii="Calibri Light" w:hAnsi="Calibri Light"/>
                    <w:color w:val="000000"/>
                    <w:sz w:val="20"/>
                    <w:shd w:val="clear" w:color="auto" w:fill="FFFFFF"/>
                  </w:rPr>
                </w:rPrChange>
              </w:rPr>
              <w:t>[0..*]</w:t>
            </w:r>
          </w:p>
          <w:p w14:paraId="310CCB60" w14:textId="77777777" w:rsidR="00A10C4D" w:rsidRPr="00D14360" w:rsidRDefault="00A10C4D" w:rsidP="00525520">
            <w:pPr>
              <w:rPr>
                <w:rFonts w:ascii="Calibri Light" w:hAnsi="Calibri Light"/>
                <w:color w:val="000000"/>
                <w:rPrChange w:id="2518" w:author="Russell Ott" w:date="2022-05-16T11:47:00Z">
                  <w:rPr>
                    <w:rFonts w:ascii="Calibri Light" w:hAnsi="Calibri Light"/>
                    <w:color w:val="000000"/>
                    <w:sz w:val="20"/>
                  </w:rPr>
                </w:rPrChange>
              </w:rPr>
            </w:pPr>
          </w:p>
        </w:tc>
        <w:tc>
          <w:tcPr>
            <w:tcW w:w="6418" w:type="dxa"/>
            <w:shd w:val="clear" w:color="auto" w:fill="auto"/>
            <w:hideMark/>
          </w:tcPr>
          <w:p w14:paraId="52E2FA70" w14:textId="77777777" w:rsidR="00E93A1E" w:rsidRDefault="00A10C4D" w:rsidP="00D14360">
            <w:pPr>
              <w:ind w:right="-16"/>
              <w:rPr>
                <w:rFonts w:ascii="Calibri Light" w:eastAsia="Times New Roman" w:hAnsi="Calibri Light"/>
                <w:color w:val="000000"/>
                <w:sz w:val="24"/>
                <w:szCs w:val="24"/>
                <w:rPrChange w:id="2519" w:author="Russell Ott" w:date="2022-05-16T11:47:00Z">
                  <w:rPr>
                    <w:rFonts w:ascii="Calibri Light" w:hAnsi="Calibri Light"/>
                    <w:color w:val="000000"/>
                    <w:sz w:val="20"/>
                  </w:rPr>
                </w:rPrChange>
              </w:rPr>
            </w:pPr>
            <w:r w:rsidRPr="00D14360">
              <w:rPr>
                <w:rFonts w:ascii="Calibri Light" w:hAnsi="Calibri Light"/>
                <w:color w:val="000000"/>
                <w:rPrChange w:id="2520" w:author="Russell Ott" w:date="2022-05-16T11:47:00Z">
                  <w:rPr>
                    <w:rFonts w:ascii="Calibri Light" w:hAnsi="Calibri Light"/>
                    <w:color w:val="000000"/>
                    <w:sz w:val="20"/>
                  </w:rPr>
                </w:rPrChange>
              </w:rPr>
              <w:t>This id extension is used to record the subject's medical record number or other id.</w:t>
            </w:r>
            <w:r w:rsidRPr="00D14360">
              <w:rPr>
                <w:rFonts w:ascii="Calibri Light" w:hAnsi="Calibri Light"/>
                <w:color w:val="000000"/>
                <w:rPrChange w:id="2521" w:author="Russell Ott" w:date="2022-05-16T11:47:00Z">
                  <w:rPr>
                    <w:rFonts w:ascii="Calibri Light" w:hAnsi="Calibri Light"/>
                    <w:color w:val="000000"/>
                    <w:sz w:val="20"/>
                  </w:rPr>
                </w:rPrChange>
              </w:rPr>
              <w:br/>
            </w:r>
          </w:p>
          <w:p w14:paraId="68AE8F59" w14:textId="77777777" w:rsidR="00A10C4D" w:rsidRPr="00D14360" w:rsidRDefault="00A10C4D" w:rsidP="00D14360">
            <w:pPr>
              <w:ind w:right="-16"/>
              <w:rPr>
                <w:rFonts w:ascii="Calibri Light" w:eastAsia="Times New Roman" w:hAnsi="Calibri Light"/>
                <w:color w:val="000000"/>
                <w:sz w:val="24"/>
                <w:szCs w:val="24"/>
                <w:rPrChange w:id="2522" w:author="Russell Ott" w:date="2022-05-16T11:47:00Z">
                  <w:rPr>
                    <w:rFonts w:ascii="Calibri Light" w:hAnsi="Calibri Light"/>
                    <w:color w:val="000000"/>
                    <w:sz w:val="20"/>
                  </w:rPr>
                </w:rPrChange>
              </w:rPr>
            </w:pPr>
            <w:r w:rsidRPr="00D14360">
              <w:rPr>
                <w:rFonts w:ascii="Calibri Light" w:hAnsi="Calibri Light"/>
                <w:color w:val="000000"/>
                <w:rPrChange w:id="2523" w:author="Russell Ott" w:date="2022-05-16T11:47:00Z">
                  <w:rPr>
                    <w:rFonts w:ascii="Calibri Light" w:hAnsi="Calibri Light"/>
                    <w:color w:val="000000"/>
                    <w:sz w:val="20"/>
                  </w:rPr>
                </w:rPrChange>
              </w:rPr>
              <w:t xml:space="preserve">The id extension in the family history organizer on the related subject allows for unique identification of the family </w:t>
            </w:r>
            <w:r w:rsidRPr="00D14360">
              <w:rPr>
                <w:rFonts w:ascii="Calibri Light" w:hAnsi="Calibri Light"/>
                <w:color w:val="000000"/>
                <w:rPrChange w:id="2524" w:author="Russell Ott" w:date="2022-05-16T11:47:00Z">
                  <w:rPr>
                    <w:rFonts w:ascii="Calibri Light" w:hAnsi="Calibri Light"/>
                    <w:color w:val="000000"/>
                    <w:sz w:val="20"/>
                  </w:rPr>
                </w:rPrChange>
              </w:rPr>
              <w:t>member(s). (C</w:t>
            </w:r>
            <w:r w:rsidR="00890FBD" w:rsidRPr="00D14360">
              <w:rPr>
                <w:rFonts w:ascii="Calibri Light" w:hAnsi="Calibri Light"/>
                <w:color w:val="000000"/>
                <w:rPrChange w:id="2525" w:author="Russell Ott" w:date="2022-05-16T11:47:00Z">
                  <w:rPr>
                    <w:rFonts w:ascii="Calibri Light" w:hAnsi="Calibri Light"/>
                    <w:color w:val="000000"/>
                    <w:sz w:val="20"/>
                  </w:rPr>
                </w:rPrChange>
              </w:rPr>
              <w:t>-</w:t>
            </w:r>
            <w:r w:rsidRPr="00D14360">
              <w:rPr>
                <w:rFonts w:ascii="Calibri Light" w:hAnsi="Calibri Light"/>
                <w:color w:val="000000"/>
                <w:rPrChange w:id="2526" w:author="Russell Ott" w:date="2022-05-16T11:47:00Z">
                  <w:rPr>
                    <w:rFonts w:ascii="Calibri Light" w:hAnsi="Calibri Light"/>
                    <w:color w:val="000000"/>
                    <w:sz w:val="20"/>
                  </w:rPr>
                </w:rPrChange>
              </w:rPr>
              <w:t>CDA) CDA Release 2.0 does not provide a mechanism to determine when two participants in different roles are in fact the same entity (i.e., an entity can be a person, organization or device). A CDA Document identifies each participant through the applicatio</w:t>
            </w:r>
            <w:r w:rsidRPr="00D14360">
              <w:rPr>
                <w:rFonts w:ascii="Calibri Light" w:hAnsi="Calibri Light"/>
                <w:color w:val="000000"/>
                <w:rPrChange w:id="2527" w:author="Russell Ott" w:date="2022-05-16T11:47:00Z">
                  <w:rPr>
                    <w:rFonts w:ascii="Calibri Light" w:hAnsi="Calibri Light"/>
                    <w:color w:val="000000"/>
                    <w:sz w:val="20"/>
                  </w:rPr>
                </w:rPrChange>
              </w:rPr>
              <w:t xml:space="preserve">n of a role identifier. This identifier can be used to trace the participation of an entity in a given </w:t>
            </w:r>
            <w:r w:rsidR="00AA63EE" w:rsidRPr="00D14360">
              <w:rPr>
                <w:rFonts w:ascii="Calibri Light" w:hAnsi="Calibri Light"/>
                <w:color w:val="000000"/>
                <w:rPrChange w:id="2528" w:author="Russell Ott" w:date="2022-05-16T11:47:00Z">
                  <w:rPr>
                    <w:rFonts w:ascii="Calibri Light" w:hAnsi="Calibri Light"/>
                    <w:color w:val="000000"/>
                    <w:sz w:val="20"/>
                  </w:rPr>
                </w:rPrChange>
              </w:rPr>
              <w:t>role but</w:t>
            </w:r>
            <w:r w:rsidRPr="00D14360">
              <w:rPr>
                <w:rFonts w:ascii="Calibri Light" w:hAnsi="Calibri Light"/>
                <w:color w:val="000000"/>
                <w:rPrChange w:id="2529" w:author="Russell Ott" w:date="2022-05-16T11:47:00Z">
                  <w:rPr>
                    <w:rFonts w:ascii="Calibri Light" w:hAnsi="Calibri Light"/>
                    <w:color w:val="000000"/>
                    <w:sz w:val="20"/>
                  </w:rPr>
                </w:rPrChange>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eastAsia="Times New Roman" w:hAnsi="Calibri Light"/>
                <w:sz w:val="24"/>
                <w:szCs w:val="24"/>
                <w:rPrChange w:id="2530" w:author="Russell Ott" w:date="2022-05-16T11:47:00Z">
                  <w:rPr>
                    <w:rFonts w:ascii="Calibri Light" w:hAnsi="Calibri Light"/>
                    <w:sz w:val="20"/>
                  </w:rPr>
                </w:rPrChange>
              </w:rPr>
            </w:pPr>
            <w:r w:rsidRPr="00D14360">
              <w:rPr>
                <w:rFonts w:ascii="Calibri Light" w:hAnsi="Calibri Light"/>
                <w:rPrChange w:id="2531" w:author="Russell Ott" w:date="2022-05-16T11:47:00Z">
                  <w:rPr>
                    <w:rFonts w:ascii="Calibri Light" w:hAnsi="Calibri Light"/>
                    <w:sz w:val="20"/>
                  </w:rPr>
                </w:rPrChange>
              </w:rPr>
              <w:t>Adds to:</w:t>
            </w:r>
          </w:p>
          <w:p w14:paraId="1D06CABB" w14:textId="77777777" w:rsidR="00A10C4D" w:rsidRPr="00D14360" w:rsidRDefault="00A10C4D" w:rsidP="00D14360">
            <w:pPr>
              <w:pStyle w:val="ListParagraph"/>
              <w:numPr>
                <w:ilvl w:val="0"/>
                <w:numId w:val="5"/>
              </w:numPr>
              <w:rPr>
                <w:rFonts w:ascii="Calibri Light" w:hAnsi="Calibri Light"/>
                <w:color w:val="000000"/>
                <w:rPrChange w:id="2532" w:author="Russell Ott" w:date="2022-05-16T11:47:00Z">
                  <w:rPr>
                    <w:rFonts w:ascii="Calibri Light" w:hAnsi="Calibri Light"/>
                    <w:color w:val="000000"/>
                  </w:rPr>
                </w:rPrChange>
              </w:rPr>
            </w:pPr>
            <w:r w:rsidRPr="00D14360">
              <w:rPr>
                <w:rFonts w:ascii="Calibri Light" w:hAnsi="Calibri Light"/>
                <w:rPrChange w:id="2533" w:author="Russell Ott" w:date="2022-05-16T11:47:00Z">
                  <w:rPr>
                    <w:rFonts w:ascii="Calibri Light" w:hAnsi="Calibri Light"/>
                  </w:rPr>
                </w:rPrChange>
              </w:rPr>
              <w:t>subject/relatedSubject</w:t>
            </w:r>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b/>
                <w:color w:val="000000"/>
                <w:rPrChange w:id="2534" w:author="Russell Ott" w:date="2022-05-16T11:47:00Z">
                  <w:rPr>
                    <w:rFonts w:ascii="Calibri Light" w:hAnsi="Calibri Light"/>
                    <w:b/>
                    <w:color w:val="000000"/>
                    <w:sz w:val="20"/>
                  </w:rPr>
                </w:rPrChange>
              </w:rPr>
            </w:pPr>
            <w:r w:rsidRPr="00D14360">
              <w:rPr>
                <w:rFonts w:ascii="Calibri Light" w:hAnsi="Calibri Light"/>
                <w:b/>
                <w:color w:val="000000"/>
                <w:rPrChange w:id="2535" w:author="Russell Ott" w:date="2022-05-16T11:47:00Z">
                  <w:rPr>
                    <w:rFonts w:ascii="Calibri Light" w:hAnsi="Calibri Light"/>
                    <w:b/>
                    <w:color w:val="000000"/>
                    <w:sz w:val="20"/>
                  </w:rPr>
                </w:rPrChange>
              </w:rPr>
              <w:t>sdtc:inFulfillmentOf1</w:t>
            </w:r>
          </w:p>
          <w:p w14:paraId="1E348A7E" w14:textId="77777777" w:rsidR="00A10C4D" w:rsidRPr="00D14360" w:rsidRDefault="00A10C4D" w:rsidP="00525520">
            <w:pPr>
              <w:rPr>
                <w:rFonts w:ascii="Calibri Light" w:eastAsia="Times New Roman" w:hAnsi="Calibri Light"/>
                <w:b/>
                <w:sz w:val="24"/>
                <w:szCs w:val="24"/>
                <w:rPrChange w:id="2536"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37" w:author="Russell Ott" w:date="2022-05-16T11:47:00Z">
                  <w:rPr>
                    <w:rFonts w:ascii="Calibri Light" w:hAnsi="Calibri Light"/>
                    <w:color w:val="000000"/>
                    <w:sz w:val="20"/>
                    <w:shd w:val="clear" w:color="auto" w:fill="FFFFFF"/>
                  </w:rPr>
                </w:rPrChange>
              </w:rPr>
              <w:t>[0..1]</w:t>
            </w:r>
          </w:p>
          <w:p w14:paraId="60B1D0B9" w14:textId="77777777" w:rsidR="00A10C4D" w:rsidRPr="00D14360" w:rsidRDefault="00A10C4D" w:rsidP="00525520">
            <w:pPr>
              <w:rPr>
                <w:rFonts w:ascii="Calibri Light" w:hAnsi="Calibri Light"/>
                <w:color w:val="000000"/>
                <w:rPrChange w:id="2538"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eastAsia="Times New Roman" w:hAnsi="Calibri Light"/>
                <w:color w:val="000000"/>
                <w:sz w:val="24"/>
                <w:szCs w:val="24"/>
                <w:rPrChange w:id="2539" w:author="Russell Ott" w:date="2022-05-16T11:47:00Z">
                  <w:rPr>
                    <w:rFonts w:ascii="Calibri Light" w:hAnsi="Calibri Light"/>
                    <w:color w:val="000000"/>
                    <w:sz w:val="20"/>
                  </w:rPr>
                </w:rPrChange>
              </w:rPr>
            </w:pPr>
            <w:r w:rsidRPr="00D14360">
              <w:rPr>
                <w:rFonts w:ascii="Calibri Light" w:hAnsi="Calibri Light"/>
                <w:color w:val="000000"/>
                <w:rPrChange w:id="2540" w:author="Russell Ott" w:date="2022-05-16T11:47:00Z">
                  <w:rPr>
                    <w:rFonts w:ascii="Calibri Light" w:hAnsi="Calibri Light"/>
                    <w:color w:val="000000"/>
                    <w:sz w:val="20"/>
                  </w:rPr>
                </w:rPrChange>
              </w:rPr>
              <w:t xml:space="preserve">This is an actRelationship called inFulfillmentOf1 that represents the Fulfills General Relationship Operator in QDM 4.1.x in </w:t>
            </w:r>
            <w:r w:rsidRPr="00D14360">
              <w:rPr>
                <w:rFonts w:ascii="Calibri Light" w:hAnsi="Calibri Light"/>
                <w:color w:val="000000"/>
                <w:rPrChange w:id="2541" w:author="Russell Ott" w:date="2022-05-16T11:47:00Z">
                  <w:rPr>
                    <w:rFonts w:ascii="Calibri Light" w:hAnsi="Calibri Light"/>
                    <w:color w:val="000000"/>
                    <w:sz w:val="20"/>
                  </w:rPr>
                </w:rPrChange>
              </w:rPr>
              <w:t>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eastAsia="Times New Roman" w:hAnsi="Calibri Light"/>
                <w:sz w:val="24"/>
                <w:szCs w:val="24"/>
                <w:rPrChange w:id="2542" w:author="Russell Ott" w:date="2022-05-16T11:47:00Z">
                  <w:rPr>
                    <w:rFonts w:ascii="Calibri Light" w:hAnsi="Calibri Light"/>
                    <w:sz w:val="20"/>
                  </w:rPr>
                </w:rPrChange>
              </w:rPr>
            </w:pPr>
            <w:r w:rsidRPr="00D14360">
              <w:rPr>
                <w:rFonts w:ascii="Calibri Light" w:hAnsi="Calibri Light"/>
                <w:rPrChange w:id="2543" w:author="Russell Ott" w:date="2022-05-16T11:47:00Z">
                  <w:rPr>
                    <w:rFonts w:ascii="Calibri Light" w:hAnsi="Calibri Light"/>
                    <w:sz w:val="20"/>
                  </w:rPr>
                </w:rPrChange>
              </w:rPr>
              <w:t>Adds to:</w:t>
            </w:r>
          </w:p>
          <w:p w14:paraId="7BEA54CA" w14:textId="77777777" w:rsidR="00A10C4D" w:rsidRPr="00D14360" w:rsidRDefault="00A10C4D" w:rsidP="00D14360">
            <w:pPr>
              <w:pStyle w:val="ListParagraph"/>
              <w:numPr>
                <w:ilvl w:val="0"/>
                <w:numId w:val="5"/>
              </w:numPr>
              <w:rPr>
                <w:rFonts w:ascii="Calibri Light" w:hAnsi="Calibri Light"/>
                <w:rPrChange w:id="2544" w:author="Russell Ott" w:date="2022-05-16T11:47:00Z">
                  <w:rPr>
                    <w:rFonts w:ascii="Calibri Light" w:hAnsi="Calibri Light"/>
                  </w:rPr>
                </w:rPrChange>
              </w:rPr>
            </w:pPr>
            <w:r w:rsidRPr="00D14360">
              <w:rPr>
                <w:rFonts w:ascii="Calibri Light" w:hAnsi="Calibri Light"/>
                <w:rPrChange w:id="2545" w:author="Russell Ott" w:date="2022-05-16T11:47:00Z">
                  <w:rPr>
                    <w:rFonts w:ascii="Calibri Light" w:hAnsi="Calibri Light"/>
                  </w:rPr>
                </w:rPrChange>
              </w:rPr>
              <w:t>Observation</w:t>
            </w:r>
          </w:p>
          <w:p w14:paraId="67C3B367" w14:textId="77777777" w:rsidR="00A10C4D" w:rsidRPr="00D14360" w:rsidRDefault="00A10C4D" w:rsidP="00D14360">
            <w:pPr>
              <w:pStyle w:val="ListParagraph"/>
              <w:numPr>
                <w:ilvl w:val="0"/>
                <w:numId w:val="5"/>
              </w:numPr>
              <w:rPr>
                <w:rFonts w:ascii="Calibri Light" w:hAnsi="Calibri Light"/>
                <w:rPrChange w:id="2546" w:author="Russell Ott" w:date="2022-05-16T11:47:00Z">
                  <w:rPr>
                    <w:rFonts w:ascii="Calibri Light" w:hAnsi="Calibri Light"/>
                  </w:rPr>
                </w:rPrChange>
              </w:rPr>
            </w:pPr>
            <w:r w:rsidRPr="00D14360">
              <w:rPr>
                <w:rFonts w:ascii="Calibri Light" w:hAnsi="Calibri Light"/>
                <w:rPrChange w:id="2547" w:author="Russell Ott" w:date="2022-05-16T11:47:00Z">
                  <w:rPr>
                    <w:rFonts w:ascii="Calibri Light" w:hAnsi="Calibri Light"/>
                  </w:rPr>
                </w:rPrChange>
              </w:rPr>
              <w:t>Substance Administration</w:t>
            </w:r>
          </w:p>
          <w:p w14:paraId="59C67785" w14:textId="77777777" w:rsidR="00A10C4D" w:rsidRPr="00D14360" w:rsidRDefault="00A10C4D" w:rsidP="00D14360">
            <w:pPr>
              <w:pStyle w:val="ListParagraph"/>
              <w:numPr>
                <w:ilvl w:val="0"/>
                <w:numId w:val="5"/>
              </w:numPr>
              <w:rPr>
                <w:rFonts w:ascii="Calibri Light" w:hAnsi="Calibri Light"/>
                <w:rPrChange w:id="2548" w:author="Russell Ott" w:date="2022-05-16T11:47:00Z">
                  <w:rPr>
                    <w:rFonts w:ascii="Calibri Light" w:hAnsi="Calibri Light"/>
                  </w:rPr>
                </w:rPrChange>
              </w:rPr>
            </w:pPr>
            <w:r w:rsidRPr="00D14360">
              <w:rPr>
                <w:rFonts w:ascii="Calibri Light" w:hAnsi="Calibri Light"/>
                <w:rPrChange w:id="2549" w:author="Russell Ott" w:date="2022-05-16T11:47:00Z">
                  <w:rPr>
                    <w:rFonts w:ascii="Calibri Light" w:hAnsi="Calibri Light"/>
                  </w:rPr>
                </w:rPrChange>
              </w:rPr>
              <w:t>Supply</w:t>
            </w:r>
          </w:p>
          <w:p w14:paraId="2DE401E2" w14:textId="77777777" w:rsidR="00A10C4D" w:rsidRPr="00D14360" w:rsidRDefault="00A10C4D" w:rsidP="00D14360">
            <w:pPr>
              <w:pStyle w:val="ListParagraph"/>
              <w:numPr>
                <w:ilvl w:val="0"/>
                <w:numId w:val="5"/>
              </w:numPr>
              <w:rPr>
                <w:rFonts w:ascii="Calibri Light" w:hAnsi="Calibri Light"/>
                <w:rPrChange w:id="2550" w:author="Russell Ott" w:date="2022-05-16T11:47:00Z">
                  <w:rPr>
                    <w:rFonts w:ascii="Calibri Light" w:hAnsi="Calibri Light"/>
                  </w:rPr>
                </w:rPrChange>
              </w:rPr>
            </w:pPr>
            <w:r w:rsidRPr="00D14360">
              <w:rPr>
                <w:rFonts w:ascii="Calibri Light" w:hAnsi="Calibri Light"/>
                <w:rPrChange w:id="2551" w:author="Russell Ott" w:date="2022-05-16T11:47:00Z">
                  <w:rPr>
                    <w:rFonts w:ascii="Calibri Light" w:hAnsi="Calibri Light"/>
                  </w:rPr>
                </w:rPrChange>
              </w:rPr>
              <w:t>Procedure</w:t>
            </w:r>
          </w:p>
          <w:p w14:paraId="1F290967" w14:textId="77777777" w:rsidR="00A10C4D" w:rsidRPr="00D14360" w:rsidRDefault="00A10C4D" w:rsidP="00D14360">
            <w:pPr>
              <w:pStyle w:val="ListParagraph"/>
              <w:numPr>
                <w:ilvl w:val="0"/>
                <w:numId w:val="5"/>
              </w:numPr>
              <w:rPr>
                <w:rFonts w:ascii="Calibri Light" w:hAnsi="Calibri Light"/>
                <w:rPrChange w:id="2552" w:author="Russell Ott" w:date="2022-05-16T11:47:00Z">
                  <w:rPr>
                    <w:rFonts w:ascii="Calibri Light" w:hAnsi="Calibri Light"/>
                  </w:rPr>
                </w:rPrChange>
              </w:rPr>
            </w:pPr>
            <w:r w:rsidRPr="00D14360">
              <w:rPr>
                <w:rFonts w:ascii="Calibri Light" w:hAnsi="Calibri Light"/>
                <w:rPrChange w:id="2553" w:author="Russell Ott" w:date="2022-05-16T11:47:00Z">
                  <w:rPr>
                    <w:rFonts w:ascii="Calibri Light" w:hAnsi="Calibri Light"/>
                  </w:rPr>
                </w:rPrChange>
              </w:rPr>
              <w:t>Encounter</w:t>
            </w:r>
          </w:p>
          <w:p w14:paraId="045A8725" w14:textId="77777777" w:rsidR="00A10C4D" w:rsidRPr="00D14360" w:rsidRDefault="00A10C4D" w:rsidP="00D14360">
            <w:pPr>
              <w:pStyle w:val="ListParagraph"/>
              <w:numPr>
                <w:ilvl w:val="0"/>
                <w:numId w:val="5"/>
              </w:numPr>
              <w:rPr>
                <w:rFonts w:ascii="Calibri Light" w:hAnsi="Calibri Light"/>
                <w:rPrChange w:id="2554" w:author="Russell Ott" w:date="2022-05-16T11:47:00Z">
                  <w:rPr>
                    <w:rFonts w:ascii="Calibri Light" w:hAnsi="Calibri Light"/>
                  </w:rPr>
                </w:rPrChange>
              </w:rPr>
            </w:pPr>
            <w:r w:rsidRPr="00D14360">
              <w:rPr>
                <w:rFonts w:ascii="Calibri Light" w:hAnsi="Calibri Light"/>
                <w:rPrChange w:id="2555" w:author="Russell Ott" w:date="2022-05-16T11:47:00Z">
                  <w:rPr>
                    <w:rFonts w:ascii="Calibri Light" w:hAnsi="Calibri Light"/>
                  </w:rPr>
                </w:rPrChange>
              </w:rPr>
              <w:t>Act</w:t>
            </w:r>
          </w:p>
          <w:p w14:paraId="1FFF37F0" w14:textId="77777777" w:rsidR="00A10C4D" w:rsidRPr="00D14360" w:rsidRDefault="00A10C4D" w:rsidP="009C4D9F">
            <w:pPr>
              <w:rPr>
                <w:rFonts w:ascii="Calibri Light" w:eastAsia="Times New Roman" w:hAnsi="Calibri Light"/>
                <w:sz w:val="24"/>
                <w:szCs w:val="24"/>
                <w:rPrChange w:id="2556" w:author="Russell Ott" w:date="2022-05-16T11:47:00Z">
                  <w:rPr>
                    <w:rFonts w:ascii="Calibri Light" w:hAnsi="Calibri Light"/>
                    <w:sz w:val="20"/>
                  </w:rPr>
                </w:rPrChange>
              </w:rPr>
            </w:pPr>
            <w:r w:rsidRPr="00D14360">
              <w:rPr>
                <w:rFonts w:ascii="Calibri Light" w:hAnsi="Calibri Light"/>
                <w:color w:val="000000"/>
                <w:shd w:val="clear" w:color="auto" w:fill="FFFFFF"/>
                <w:rPrChange w:id="2557" w:author="Russell Ott" w:date="2022-05-16T11:47:00Z">
                  <w:rPr>
                    <w:rFonts w:ascii="Calibri Light" w:hAnsi="Calibri Light"/>
                    <w:color w:val="000000"/>
                    <w:sz w:val="20"/>
                    <w:shd w:val="clear" w:color="auto" w:fill="FFFFFF"/>
                  </w:rPr>
                </w:rPrChange>
              </w:rPr>
              <w:t>Extension will be a pointer (reference) to an already existing order or recommendation. The id of the existing order or recommendation will be used to allow pointing to the already existing data without repeating it in the re</w:t>
            </w:r>
            <w:r w:rsidRPr="00D14360">
              <w:rPr>
                <w:rFonts w:ascii="Calibri Light" w:hAnsi="Calibri Light"/>
                <w:color w:val="000000"/>
                <w:shd w:val="clear" w:color="auto" w:fill="FFFFFF"/>
                <w:rPrChange w:id="2558" w:author="Russell Ott" w:date="2022-05-16T11:47:00Z">
                  <w:rPr>
                    <w:rFonts w:ascii="Calibri Light" w:hAnsi="Calibri Light"/>
                    <w:color w:val="000000"/>
                    <w:sz w:val="20"/>
                    <w:shd w:val="clear" w:color="auto" w:fill="FFFFFF"/>
                  </w:rPr>
                </w:rPrChange>
              </w:rPr>
              <w:t>lationship (ActReference).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b/>
                <w:color w:val="000000"/>
                <w:rPrChange w:id="2559" w:author="Russell Ott" w:date="2022-05-16T11:47:00Z">
                  <w:rPr>
                    <w:rFonts w:ascii="Calibri Light" w:hAnsi="Calibri Light"/>
                    <w:b/>
                    <w:color w:val="000000"/>
                    <w:sz w:val="20"/>
                  </w:rPr>
                </w:rPrChange>
              </w:rPr>
            </w:pPr>
            <w:r w:rsidRPr="00D14360">
              <w:rPr>
                <w:rFonts w:ascii="Calibri Light" w:hAnsi="Calibri Light"/>
                <w:b/>
                <w:color w:val="000000"/>
                <w:rPrChange w:id="2560" w:author="Russell Ott" w:date="2022-05-16T11:47:00Z">
                  <w:rPr>
                    <w:rFonts w:ascii="Calibri Light" w:hAnsi="Calibri Light"/>
                    <w:b/>
                    <w:color w:val="000000"/>
                    <w:sz w:val="20"/>
                  </w:rPr>
                </w:rPrChange>
              </w:rPr>
              <w:t>S</w:t>
            </w:r>
            <w:r w:rsidR="00A10C4D" w:rsidRPr="00D14360">
              <w:rPr>
                <w:rFonts w:ascii="Calibri Light" w:hAnsi="Calibri Light"/>
                <w:b/>
                <w:color w:val="000000"/>
                <w:rPrChange w:id="2561" w:author="Russell Ott" w:date="2022-05-16T11:47:00Z">
                  <w:rPr>
                    <w:rFonts w:ascii="Calibri Light" w:hAnsi="Calibri Light"/>
                    <w:b/>
                    <w:color w:val="000000"/>
                    <w:sz w:val="20"/>
                  </w:rPr>
                </w:rPrChange>
              </w:rPr>
              <w:t>dtc:multipleBirthInd</w:t>
            </w:r>
          </w:p>
          <w:p w14:paraId="410F1487" w14:textId="77777777" w:rsidR="00A10C4D" w:rsidRPr="00D14360" w:rsidRDefault="00A10C4D" w:rsidP="00525520">
            <w:pPr>
              <w:rPr>
                <w:rFonts w:ascii="Calibri Light" w:eastAsia="Times New Roman" w:hAnsi="Calibri Light"/>
                <w:b/>
                <w:sz w:val="24"/>
                <w:szCs w:val="24"/>
                <w:rPrChange w:id="2562"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63" w:author="Russell Ott" w:date="2022-05-16T11:47:00Z">
                  <w:rPr>
                    <w:rFonts w:ascii="Calibri Light" w:hAnsi="Calibri Light"/>
                    <w:color w:val="000000"/>
                    <w:sz w:val="20"/>
                    <w:shd w:val="clear" w:color="auto" w:fill="FFFFFF"/>
                  </w:rPr>
                </w:rPrChange>
              </w:rPr>
              <w:t>[0..1]</w:t>
            </w:r>
          </w:p>
          <w:p w14:paraId="7A934BFE" w14:textId="77777777" w:rsidR="00A10C4D" w:rsidRPr="00D14360" w:rsidRDefault="00A10C4D" w:rsidP="00525520">
            <w:pPr>
              <w:rPr>
                <w:rFonts w:ascii="Calibri Light" w:hAnsi="Calibri Light"/>
                <w:color w:val="000000"/>
                <w:rPrChange w:id="2564" w:author="Russell Ott" w:date="2022-05-16T11:47:00Z">
                  <w:rPr>
                    <w:rFonts w:ascii="Calibri Light" w:hAnsi="Calibri Light"/>
                    <w:color w:val="000000"/>
                    <w:sz w:val="20"/>
                  </w:rPr>
                </w:rPrChange>
              </w:rPr>
            </w:pPr>
          </w:p>
        </w:tc>
        <w:tc>
          <w:tcPr>
            <w:tcW w:w="6418" w:type="dxa"/>
            <w:shd w:val="clear" w:color="auto" w:fill="auto"/>
            <w:hideMark/>
          </w:tcPr>
          <w:p w14:paraId="7FD73E04" w14:textId="77777777" w:rsidR="00A10C4D" w:rsidRPr="00D14360" w:rsidRDefault="00A10C4D" w:rsidP="009C4D9F">
            <w:pPr>
              <w:rPr>
                <w:rFonts w:ascii="Calibri Light" w:eastAsia="Times New Roman" w:hAnsi="Calibri Light"/>
                <w:color w:val="000000"/>
                <w:sz w:val="24"/>
                <w:szCs w:val="24"/>
                <w:rPrChange w:id="2565" w:author="Russell Ott" w:date="2022-05-16T11:47:00Z">
                  <w:rPr>
                    <w:rFonts w:ascii="Calibri Light" w:hAnsi="Calibri Light"/>
                    <w:color w:val="000000"/>
                    <w:sz w:val="20"/>
                  </w:rPr>
                </w:rPrChange>
              </w:rPr>
            </w:pPr>
            <w:r w:rsidRPr="00D14360">
              <w:rPr>
                <w:rFonts w:ascii="Calibri Light" w:hAnsi="Calibri Light"/>
                <w:color w:val="000000"/>
                <w:rPrChange w:id="2566" w:author="Russell Ott" w:date="2022-05-16T11:47:00Z">
                  <w:rPr>
                    <w:rFonts w:ascii="Calibri Light" w:hAnsi="Calibri Light"/>
                    <w:color w:val="000000"/>
                    <w:sz w:val="20"/>
                  </w:rPr>
                </w:rPrChange>
              </w:rPr>
              <w:t xml:space="preserve">The multipleBirthInd extension is used to record that the </w:t>
            </w:r>
            <w:r w:rsidRPr="00D14360">
              <w:rPr>
                <w:rFonts w:ascii="Calibri Light" w:hAnsi="Calibri Light"/>
                <w:color w:val="000000"/>
                <w:rPrChange w:id="2567" w:author="Russell Ott" w:date="2022-05-16T11:47:00Z">
                  <w:rPr>
                    <w:rFonts w:ascii="Calibri Light" w:hAnsi="Calibri Light"/>
                    <w:color w:val="000000"/>
                    <w:sz w:val="20"/>
                  </w:rPr>
                </w:rPrChange>
              </w:rPr>
              <w:t>recordTarget or subjectPerson is part of a multiple birth.</w:t>
            </w:r>
          </w:p>
          <w:p w14:paraId="7F730B45" w14:textId="77777777" w:rsidR="00A10C4D" w:rsidRPr="00D14360" w:rsidRDefault="00A10C4D" w:rsidP="009C4D9F">
            <w:pPr>
              <w:rPr>
                <w:rFonts w:ascii="Calibri Light" w:eastAsia="Times New Roman" w:hAnsi="Calibri Light"/>
                <w:sz w:val="24"/>
                <w:szCs w:val="24"/>
                <w:rPrChange w:id="2568" w:author="Russell Ott" w:date="2022-05-16T11:47:00Z">
                  <w:rPr>
                    <w:rFonts w:ascii="Calibri Light" w:hAnsi="Calibri Light"/>
                    <w:sz w:val="20"/>
                  </w:rPr>
                </w:rPrChange>
              </w:rPr>
            </w:pPr>
            <w:r w:rsidRPr="00D14360">
              <w:rPr>
                <w:rFonts w:ascii="Calibri Light" w:hAnsi="Calibri Light"/>
                <w:rPrChange w:id="2569" w:author="Russell Ott" w:date="2022-05-16T11:47:00Z">
                  <w:rPr>
                    <w:rFonts w:ascii="Calibri Light" w:hAnsi="Calibri Light"/>
                    <w:sz w:val="20"/>
                  </w:rPr>
                </w:rPrChange>
              </w:rPr>
              <w:t>Adds to:</w:t>
            </w:r>
          </w:p>
          <w:p w14:paraId="7B8464F4" w14:textId="77777777" w:rsidR="00A10C4D" w:rsidRPr="00D14360" w:rsidRDefault="00A10C4D" w:rsidP="00D14360">
            <w:pPr>
              <w:pStyle w:val="ListParagraph"/>
              <w:numPr>
                <w:ilvl w:val="0"/>
                <w:numId w:val="6"/>
              </w:numPr>
              <w:rPr>
                <w:rFonts w:ascii="Calibri Light" w:hAnsi="Calibri Light"/>
                <w:rPrChange w:id="2570" w:author="Russell Ott" w:date="2022-05-16T11:47:00Z">
                  <w:rPr>
                    <w:rFonts w:ascii="Calibri Light" w:hAnsi="Calibri Light"/>
                  </w:rPr>
                </w:rPrChange>
              </w:rPr>
            </w:pPr>
            <w:r w:rsidRPr="00D14360">
              <w:rPr>
                <w:rFonts w:ascii="Calibri Light" w:hAnsi="Calibri Light"/>
                <w:rPrChange w:id="2571" w:author="Russell Ott" w:date="2022-05-16T11:47:00Z">
                  <w:rPr>
                    <w:rFonts w:ascii="Calibri Light" w:hAnsi="Calibri Light"/>
                  </w:rPr>
                </w:rPrChange>
              </w:rPr>
              <w:t>recordTarget/patientRole/patient</w:t>
            </w:r>
          </w:p>
          <w:p w14:paraId="2121CD78" w14:textId="77777777" w:rsidR="00A10C4D" w:rsidRPr="00D14360" w:rsidRDefault="00A10C4D" w:rsidP="00D14360">
            <w:pPr>
              <w:pStyle w:val="ListParagraph"/>
              <w:numPr>
                <w:ilvl w:val="0"/>
                <w:numId w:val="6"/>
              </w:numPr>
              <w:rPr>
                <w:rFonts w:ascii="Calibri Light" w:hAnsi="Calibri Light"/>
                <w:rPrChange w:id="2572" w:author="Russell Ott" w:date="2022-05-16T11:47:00Z">
                  <w:rPr>
                    <w:rFonts w:ascii="Calibri Light" w:hAnsi="Calibri Light"/>
                  </w:rPr>
                </w:rPrChange>
              </w:rPr>
            </w:pPr>
            <w:r w:rsidRPr="00D14360">
              <w:rPr>
                <w:rFonts w:ascii="Calibri Light" w:hAnsi="Calibri Light"/>
                <w:rPrChange w:id="2573" w:author="Russell Ott" w:date="2022-05-16T11:47:00Z">
                  <w:rPr>
                    <w:rFonts w:ascii="Calibri Light" w:hAnsi="Calibri Light"/>
                  </w:rPr>
                </w:rPrChange>
              </w:rPr>
              <w:t>subject/relatedSubject/subject</w:t>
            </w:r>
          </w:p>
          <w:p w14:paraId="28D42C91" w14:textId="77777777" w:rsidR="00A10C4D" w:rsidRPr="00D14360" w:rsidRDefault="00A10C4D" w:rsidP="009C4D9F">
            <w:pPr>
              <w:rPr>
                <w:rFonts w:ascii="Calibri Light" w:hAnsi="Calibri Light"/>
                <w:color w:val="000000"/>
                <w:rPrChange w:id="2574" w:author="Russell Ott" w:date="2022-05-16T11:47:00Z">
                  <w:rPr>
                    <w:rFonts w:ascii="Calibri Light" w:hAnsi="Calibri Light"/>
                    <w:color w:val="000000"/>
                    <w:sz w:val="20"/>
                  </w:rPr>
                </w:rPrChange>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b/>
                <w:color w:val="000000"/>
                <w:rPrChange w:id="2575" w:author="Russell Ott" w:date="2022-05-16T11:47:00Z">
                  <w:rPr>
                    <w:rFonts w:ascii="Calibri Light" w:hAnsi="Calibri Light"/>
                    <w:b/>
                    <w:color w:val="000000"/>
                    <w:sz w:val="20"/>
                  </w:rPr>
                </w:rPrChange>
              </w:rPr>
            </w:pPr>
            <w:r w:rsidRPr="00D14360">
              <w:rPr>
                <w:rFonts w:ascii="Calibri Light" w:hAnsi="Calibri Light"/>
                <w:b/>
                <w:color w:val="000000"/>
                <w:rPrChange w:id="2576" w:author="Russell Ott" w:date="2022-05-16T11:47:00Z">
                  <w:rPr>
                    <w:rFonts w:ascii="Calibri Light" w:hAnsi="Calibri Light"/>
                    <w:b/>
                    <w:color w:val="000000"/>
                    <w:sz w:val="20"/>
                  </w:rPr>
                </w:rPrChange>
              </w:rPr>
              <w:t>sdtc:multipleBirthOrderNumber</w:t>
            </w:r>
          </w:p>
          <w:p w14:paraId="0658E032" w14:textId="77777777" w:rsidR="00A10C4D" w:rsidRPr="00D14360" w:rsidRDefault="00A10C4D" w:rsidP="00525520">
            <w:pPr>
              <w:rPr>
                <w:rFonts w:ascii="Calibri Light" w:eastAsia="Times New Roman" w:hAnsi="Calibri Light"/>
                <w:b/>
                <w:sz w:val="24"/>
                <w:szCs w:val="24"/>
                <w:rPrChange w:id="2577"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78" w:author="Russell Ott" w:date="2022-05-16T11:47:00Z">
                  <w:rPr>
                    <w:rFonts w:ascii="Calibri Light" w:hAnsi="Calibri Light"/>
                    <w:color w:val="000000"/>
                    <w:sz w:val="20"/>
                    <w:shd w:val="clear" w:color="auto" w:fill="FFFFFF"/>
                  </w:rPr>
                </w:rPrChange>
              </w:rPr>
              <w:t>[0..1]</w:t>
            </w:r>
          </w:p>
          <w:p w14:paraId="1A9D9D68" w14:textId="77777777" w:rsidR="00A10C4D" w:rsidRPr="00D14360" w:rsidRDefault="00A10C4D" w:rsidP="00525520">
            <w:pPr>
              <w:rPr>
                <w:rFonts w:ascii="Calibri Light" w:hAnsi="Calibri Light"/>
                <w:color w:val="000000"/>
                <w:rPrChange w:id="2579"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eastAsia="Times New Roman" w:hAnsi="Calibri Light"/>
                <w:color w:val="000000"/>
                <w:sz w:val="24"/>
                <w:szCs w:val="24"/>
                <w:rPrChange w:id="2580" w:author="Russell Ott" w:date="2022-05-16T11:47:00Z">
                  <w:rPr>
                    <w:rFonts w:ascii="Calibri Light" w:hAnsi="Calibri Light"/>
                    <w:color w:val="000000"/>
                    <w:sz w:val="20"/>
                  </w:rPr>
                </w:rPrChange>
              </w:rPr>
            </w:pPr>
            <w:r w:rsidRPr="00D14360">
              <w:rPr>
                <w:rFonts w:ascii="Calibri Light" w:hAnsi="Calibri Light"/>
                <w:color w:val="000000"/>
                <w:rPrChange w:id="2581" w:author="Russell Ott" w:date="2022-05-16T11:47:00Z">
                  <w:rPr>
                    <w:rFonts w:ascii="Calibri Light" w:hAnsi="Calibri Light"/>
                    <w:color w:val="000000"/>
                    <w:sz w:val="20"/>
                  </w:rPr>
                </w:rPrChange>
              </w:rPr>
              <w:t xml:space="preserve">The multipleBirthOrderNumber extension is used to record the order number </w:t>
            </w:r>
            <w:r w:rsidRPr="00D14360">
              <w:rPr>
                <w:rFonts w:ascii="Calibri Light" w:hAnsi="Calibri Light"/>
                <w:color w:val="000000"/>
                <w:rPrChange w:id="2582" w:author="Russell Ott" w:date="2022-05-16T11:47:00Z">
                  <w:rPr>
                    <w:rFonts w:ascii="Calibri Light" w:hAnsi="Calibri Light"/>
                    <w:color w:val="000000"/>
                    <w:sz w:val="20"/>
                  </w:rPr>
                </w:rPrChange>
              </w:rPr>
              <w:t>within a multiple birth that the recordTarget or subjectPerson was born in.</w:t>
            </w:r>
          </w:p>
          <w:p w14:paraId="0E9CEB7A" w14:textId="77777777" w:rsidR="00A10C4D" w:rsidRPr="00D14360" w:rsidRDefault="00A10C4D" w:rsidP="009C4D9F">
            <w:pPr>
              <w:rPr>
                <w:rFonts w:ascii="Calibri Light" w:eastAsia="Times New Roman" w:hAnsi="Calibri Light"/>
                <w:sz w:val="24"/>
                <w:szCs w:val="24"/>
                <w:rPrChange w:id="2583" w:author="Russell Ott" w:date="2022-05-16T11:47:00Z">
                  <w:rPr>
                    <w:rFonts w:ascii="Calibri Light" w:hAnsi="Calibri Light"/>
                    <w:sz w:val="20"/>
                  </w:rPr>
                </w:rPrChange>
              </w:rPr>
            </w:pPr>
            <w:r w:rsidRPr="00D14360">
              <w:rPr>
                <w:rFonts w:ascii="Calibri Light" w:hAnsi="Calibri Light"/>
                <w:rPrChange w:id="2584" w:author="Russell Ott" w:date="2022-05-16T11:47:00Z">
                  <w:rPr>
                    <w:rFonts w:ascii="Calibri Light" w:hAnsi="Calibri Light"/>
                    <w:sz w:val="20"/>
                  </w:rPr>
                </w:rPrChange>
              </w:rPr>
              <w:t>Adds to:</w:t>
            </w:r>
          </w:p>
          <w:p w14:paraId="350263A3" w14:textId="77777777" w:rsidR="00A10C4D" w:rsidRPr="00D14360" w:rsidRDefault="00A10C4D" w:rsidP="00D14360">
            <w:pPr>
              <w:pStyle w:val="ListParagraph"/>
              <w:numPr>
                <w:ilvl w:val="0"/>
                <w:numId w:val="7"/>
              </w:numPr>
              <w:rPr>
                <w:rFonts w:ascii="Calibri Light" w:hAnsi="Calibri Light"/>
                <w:rPrChange w:id="2585" w:author="Russell Ott" w:date="2022-05-16T11:47:00Z">
                  <w:rPr>
                    <w:rFonts w:ascii="Calibri Light" w:hAnsi="Calibri Light"/>
                  </w:rPr>
                </w:rPrChange>
              </w:rPr>
            </w:pPr>
            <w:r w:rsidRPr="00D14360">
              <w:rPr>
                <w:rFonts w:ascii="Calibri Light" w:hAnsi="Calibri Light"/>
                <w:rPrChange w:id="2586" w:author="Russell Ott" w:date="2022-05-16T11:47:00Z">
                  <w:rPr>
                    <w:rFonts w:ascii="Calibri Light" w:hAnsi="Calibri Light"/>
                  </w:rPr>
                </w:rPrChange>
              </w:rPr>
              <w:t>recordTarget/patientRole/patient</w:t>
            </w:r>
          </w:p>
          <w:p w14:paraId="37B54686" w14:textId="77777777" w:rsidR="00A10C4D" w:rsidRPr="00D14360" w:rsidRDefault="00A10C4D" w:rsidP="00D14360">
            <w:pPr>
              <w:pStyle w:val="ListParagraph"/>
              <w:numPr>
                <w:ilvl w:val="0"/>
                <w:numId w:val="7"/>
              </w:numPr>
              <w:rPr>
                <w:rFonts w:ascii="Calibri Light" w:hAnsi="Calibri Light"/>
                <w:rPrChange w:id="2587" w:author="Russell Ott" w:date="2022-05-16T11:47:00Z">
                  <w:rPr>
                    <w:rFonts w:ascii="Calibri Light" w:hAnsi="Calibri Light"/>
                  </w:rPr>
                </w:rPrChange>
              </w:rPr>
            </w:pPr>
            <w:r w:rsidRPr="00D14360">
              <w:rPr>
                <w:rFonts w:ascii="Calibri Light" w:hAnsi="Calibri Light"/>
                <w:rPrChange w:id="2588" w:author="Russell Ott" w:date="2022-05-16T11:47:00Z">
                  <w:rPr>
                    <w:rFonts w:ascii="Calibri Light" w:hAnsi="Calibri Light"/>
                  </w:rPr>
                </w:rPrChange>
              </w:rPr>
              <w:t>subject/relatedSubject/subject</w:t>
            </w:r>
          </w:p>
          <w:p w14:paraId="405F4225" w14:textId="77777777" w:rsidR="00A10C4D" w:rsidRPr="00D14360" w:rsidRDefault="00A10C4D" w:rsidP="009C4D9F">
            <w:pPr>
              <w:rPr>
                <w:rFonts w:ascii="Calibri Light" w:hAnsi="Calibri Light"/>
                <w:color w:val="000000"/>
                <w:rPrChange w:id="2589" w:author="Russell Ott" w:date="2022-05-16T11:47:00Z">
                  <w:rPr>
                    <w:rFonts w:ascii="Calibri Light" w:hAnsi="Calibri Light"/>
                    <w:color w:val="000000"/>
                    <w:sz w:val="20"/>
                  </w:rPr>
                </w:rPrChange>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b/>
                <w:color w:val="000000"/>
                <w:rPrChange w:id="2590" w:author="Russell Ott" w:date="2022-05-16T11:47:00Z">
                  <w:rPr>
                    <w:rFonts w:ascii="Calibri Light" w:hAnsi="Calibri Light"/>
                    <w:b/>
                    <w:color w:val="000000"/>
                    <w:sz w:val="20"/>
                  </w:rPr>
                </w:rPrChange>
              </w:rPr>
            </w:pPr>
            <w:r w:rsidRPr="00D14360">
              <w:rPr>
                <w:rFonts w:ascii="Calibri Light" w:hAnsi="Calibri Light"/>
                <w:b/>
                <w:color w:val="000000"/>
                <w:rPrChange w:id="2591" w:author="Russell Ott" w:date="2022-05-16T11:47:00Z">
                  <w:rPr>
                    <w:rFonts w:ascii="Calibri Light" w:hAnsi="Calibri Light"/>
                    <w:b/>
                    <w:color w:val="000000"/>
                    <w:sz w:val="20"/>
                  </w:rPr>
                </w:rPrChange>
              </w:rPr>
              <w:t>sdtc:negationInd</w:t>
            </w:r>
          </w:p>
          <w:p w14:paraId="0D02AAD4" w14:textId="77777777" w:rsidR="00A10C4D" w:rsidRPr="00D14360" w:rsidRDefault="00A10C4D" w:rsidP="00525520">
            <w:pPr>
              <w:rPr>
                <w:rFonts w:ascii="Calibri Light" w:eastAsia="Times New Roman" w:hAnsi="Calibri Light"/>
                <w:b/>
                <w:sz w:val="24"/>
                <w:szCs w:val="24"/>
                <w:rPrChange w:id="2592" w:author="Russell Ott" w:date="2022-05-16T11:47:00Z">
                  <w:rPr>
                    <w:rFonts w:ascii="Calibri Light" w:hAnsi="Calibri Light"/>
                    <w:b/>
                    <w:sz w:val="20"/>
                  </w:rPr>
                </w:rPrChange>
              </w:rPr>
            </w:pPr>
            <w:r w:rsidRPr="00D14360">
              <w:rPr>
                <w:rFonts w:ascii="Calibri Light" w:hAnsi="Calibri Light"/>
                <w:color w:val="000000"/>
                <w:shd w:val="clear" w:color="auto" w:fill="FFFFFF"/>
                <w:rPrChange w:id="2593" w:author="Russell Ott" w:date="2022-05-16T11:47:00Z">
                  <w:rPr>
                    <w:rFonts w:ascii="Calibri Light" w:hAnsi="Calibri Light"/>
                    <w:color w:val="000000"/>
                    <w:sz w:val="20"/>
                    <w:shd w:val="clear" w:color="auto" w:fill="FFFFFF"/>
                  </w:rPr>
                </w:rPrChange>
              </w:rPr>
              <w:t>[0..1]</w:t>
            </w:r>
          </w:p>
          <w:p w14:paraId="3A603865" w14:textId="77777777" w:rsidR="00A10C4D" w:rsidRPr="00D14360" w:rsidRDefault="00A10C4D" w:rsidP="00525520">
            <w:pPr>
              <w:rPr>
                <w:rFonts w:ascii="Calibri Light" w:hAnsi="Calibri Light"/>
                <w:color w:val="000000"/>
                <w:rPrChange w:id="2594" w:author="Russell Ott" w:date="2022-05-16T11:47:00Z">
                  <w:rPr>
                    <w:rFonts w:ascii="Calibri Light" w:hAnsi="Calibri Light"/>
                    <w:color w:val="000000"/>
                    <w:sz w:val="20"/>
                  </w:rPr>
                </w:rPrChange>
              </w:rPr>
            </w:pPr>
          </w:p>
        </w:tc>
        <w:tc>
          <w:tcPr>
            <w:tcW w:w="6418" w:type="dxa"/>
            <w:shd w:val="clear" w:color="auto" w:fill="auto"/>
            <w:hideMark/>
          </w:tcPr>
          <w:p w14:paraId="18604912" w14:textId="77777777" w:rsidR="00A10C4D" w:rsidRPr="00D14360" w:rsidRDefault="00A10C4D" w:rsidP="009C4D9F">
            <w:pPr>
              <w:rPr>
                <w:rFonts w:ascii="Calibri Light" w:eastAsia="Times New Roman" w:hAnsi="Calibri Light"/>
                <w:color w:val="000000"/>
                <w:sz w:val="24"/>
                <w:szCs w:val="24"/>
                <w:rPrChange w:id="2595" w:author="Russell Ott" w:date="2022-05-16T11:47:00Z">
                  <w:rPr>
                    <w:rFonts w:ascii="Calibri Light" w:hAnsi="Calibri Light"/>
                    <w:color w:val="000000"/>
                    <w:sz w:val="20"/>
                  </w:rPr>
                </w:rPrChange>
              </w:rPr>
            </w:pPr>
            <w:r w:rsidRPr="00D14360">
              <w:rPr>
                <w:rFonts w:ascii="Calibri Light" w:hAnsi="Calibri Light"/>
                <w:color w:val="000000"/>
                <w:rPrChange w:id="2596" w:author="Russell Ott" w:date="2022-05-16T11:47:00Z">
                  <w:rPr>
                    <w:rFonts w:ascii="Calibri Light" w:hAnsi="Calibri Light"/>
                    <w:color w:val="000000"/>
                    <w:sz w:val="20"/>
                  </w:rPr>
                </w:rPrChange>
              </w:rPr>
              <w:t xml:space="preserve">The Quality Measures need to be able to state that something did not </w:t>
            </w:r>
            <w:r w:rsidRPr="00D14360">
              <w:rPr>
                <w:rFonts w:ascii="Calibri Light" w:hAnsi="Calibri Light"/>
                <w:color w:val="000000"/>
                <w:rPrChange w:id="2597" w:author="Russell Ott" w:date="2022-05-16T11:47:00Z">
                  <w:rPr>
                    <w:rFonts w:ascii="Calibri Light" w:hAnsi="Calibri Light"/>
                    <w:color w:val="000000"/>
                    <w:sz w:val="20"/>
                  </w:rPr>
                </w:rPrChange>
              </w:rPr>
              <w:t>happen and the reason why that thing did not happen. This is accomplished by setting negationInd=</w:t>
            </w:r>
            <w:r w:rsidR="00890FBD" w:rsidRPr="00D14360">
              <w:rPr>
                <w:rFonts w:ascii="Calibri Light" w:hAnsi="Calibri Light"/>
                <w:color w:val="000000"/>
                <w:rPrChange w:id="2598" w:author="Russell Ott" w:date="2022-05-16T11:47:00Z">
                  <w:rPr>
                    <w:rFonts w:ascii="Calibri Light" w:hAnsi="Calibri Light"/>
                    <w:color w:val="000000"/>
                    <w:sz w:val="20"/>
                  </w:rPr>
                </w:rPrChange>
              </w:rPr>
              <w:t>”</w:t>
            </w:r>
            <w:r w:rsidRPr="00D14360">
              <w:rPr>
                <w:rFonts w:ascii="Calibri Light" w:hAnsi="Calibri Light"/>
                <w:color w:val="000000"/>
                <w:rPrChange w:id="2599" w:author="Russell Ott" w:date="2022-05-16T11:47:00Z">
                  <w:rPr>
                    <w:rFonts w:ascii="Calibri Light" w:hAnsi="Calibri Light"/>
                    <w:color w:val="000000"/>
                    <w:sz w:val="20"/>
                  </w:rPr>
                </w:rPrChange>
              </w:rPr>
              <w:t>true</w:t>
            </w:r>
            <w:r w:rsidR="00890FBD" w:rsidRPr="00D14360">
              <w:rPr>
                <w:rFonts w:ascii="Calibri Light" w:hAnsi="Calibri Light"/>
                <w:color w:val="000000"/>
                <w:rPrChange w:id="2600" w:author="Russell Ott" w:date="2022-05-16T11:47:00Z">
                  <w:rPr>
                    <w:rFonts w:ascii="Calibri Light" w:hAnsi="Calibri Light"/>
                    <w:color w:val="000000"/>
                    <w:sz w:val="20"/>
                  </w:rPr>
                </w:rPrChange>
              </w:rPr>
              <w:t>”</w:t>
            </w:r>
            <w:r w:rsidRPr="00D14360">
              <w:rPr>
                <w:rFonts w:ascii="Calibri Light" w:hAnsi="Calibri Light"/>
                <w:color w:val="000000"/>
                <w:rPrChange w:id="2601" w:author="Russell Ott" w:date="2022-05-16T11:47:00Z">
                  <w:rPr>
                    <w:rFonts w:ascii="Calibri Light" w:hAnsi="Calibri Light"/>
                    <w:color w:val="000000"/>
                    <w:sz w:val="20"/>
                  </w:rPr>
                </w:rPrChange>
              </w:rPr>
              <w:t xml:space="preserve"> and stating the reason (rationale) in a contained Reason template. This is needed for supply and encounters, however CDA has constrained the negationInd</w:t>
            </w:r>
            <w:r w:rsidRPr="00D14360">
              <w:rPr>
                <w:rFonts w:ascii="Calibri Light" w:hAnsi="Calibri Light"/>
                <w:color w:val="000000"/>
                <w:rPrChange w:id="2602" w:author="Russell Ott" w:date="2022-05-16T11:47:00Z">
                  <w:rPr>
                    <w:rFonts w:ascii="Calibri Light" w:hAnsi="Calibri Light"/>
                    <w:color w:val="000000"/>
                    <w:sz w:val="20"/>
                  </w:rPr>
                </w:rPrChange>
              </w:rPr>
              <w:t xml:space="preserve"> out of supply and encounter. (i.e. this device was not supplied because of reason x or this encounter did not happen because of reason y). On 4/23/</w:t>
            </w:r>
            <w:r w:rsidR="00B93A73" w:rsidRPr="00D14360">
              <w:rPr>
                <w:rFonts w:ascii="Calibri Light" w:hAnsi="Calibri Light"/>
                <w:color w:val="000000"/>
                <w:rPrChange w:id="2603" w:author="Russell Ott" w:date="2022-05-16T11:47:00Z">
                  <w:rPr>
                    <w:rFonts w:ascii="Calibri Light" w:hAnsi="Calibri Light"/>
                    <w:color w:val="000000"/>
                    <w:sz w:val="20"/>
                  </w:rPr>
                </w:rPrChange>
              </w:rPr>
              <w:t>2</w:t>
            </w:r>
            <w:r w:rsidRPr="00D14360">
              <w:rPr>
                <w:rFonts w:ascii="Calibri Light" w:hAnsi="Calibri Light"/>
                <w:color w:val="000000"/>
                <w:rPrChange w:id="2604" w:author="Russell Ott" w:date="2022-05-16T11:47:00Z">
                  <w:rPr>
                    <w:rFonts w:ascii="Calibri Light" w:hAnsi="Calibri Light"/>
                    <w:color w:val="000000"/>
                    <w:sz w:val="20"/>
                  </w:rPr>
                </w:rPrChange>
              </w:rPr>
              <w:t>015 this proposal was withdrawn. Despite the argument for a consistent approach for negation on all act classes and acknowledgement of the issues unique to negation for observation acts, the proposal was withdrawn based on the requirement in the CDA R2 sta</w:t>
            </w:r>
            <w:r w:rsidRPr="00D14360">
              <w:rPr>
                <w:rFonts w:ascii="Calibri Light" w:hAnsi="Calibri Light"/>
                <w:color w:val="000000"/>
                <w:rPrChange w:id="2605" w:author="Russell Ott" w:date="2022-05-16T11:47:00Z">
                  <w:rPr>
                    <w:rFonts w:ascii="Calibri Light" w:hAnsi="Calibri Light"/>
                    <w:color w:val="000000"/>
                    <w:sz w:val="20"/>
                  </w:rPr>
                </w:rPrChange>
              </w:rPr>
              <w:t xml:space="preserve">ndard, </w:t>
            </w:r>
            <w:r w:rsidR="00693FC4" w:rsidRPr="00D14360">
              <w:rPr>
                <w:rFonts w:ascii="Calibri Light" w:hAnsi="Calibri Light"/>
                <w:color w:val="000000"/>
                <w:rPrChange w:id="2606" w:author="Russell Ott" w:date="2022-05-16T11:47:00Z">
                  <w:rPr>
                    <w:rFonts w:ascii="Calibri Light" w:hAnsi="Calibri Light"/>
                    <w:color w:val="000000"/>
                    <w:sz w:val="20"/>
                  </w:rPr>
                </w:rPrChange>
              </w:rPr>
              <w:t>C</w:t>
            </w:r>
            <w:r w:rsidRPr="00D14360">
              <w:rPr>
                <w:rFonts w:ascii="Calibri Light" w:hAnsi="Calibri Light"/>
                <w:color w:val="000000"/>
                <w:rPrChange w:id="2607" w:author="Russell Ott" w:date="2022-05-16T11:47:00Z">
                  <w:rPr>
                    <w:rFonts w:ascii="Calibri Light" w:hAnsi="Calibri Light"/>
                    <w:color w:val="000000"/>
                    <w:sz w:val="20"/>
                  </w:rPr>
                </w:rPrChange>
              </w:rPr>
              <w:t xml:space="preserve">hapter 1.4 CDA Extensibility, </w:t>
            </w:r>
            <w:r w:rsidR="00890FBD" w:rsidRPr="00D14360">
              <w:rPr>
                <w:rFonts w:ascii="Calibri Light" w:hAnsi="Calibri Light"/>
                <w:color w:val="000000"/>
                <w:rPrChange w:id="2608" w:author="Russell Ott" w:date="2022-05-16T11:47:00Z">
                  <w:rPr>
                    <w:rFonts w:ascii="Calibri Light" w:hAnsi="Calibri Light"/>
                    <w:color w:val="000000"/>
                    <w:sz w:val="20"/>
                  </w:rPr>
                </w:rPrChange>
              </w:rPr>
              <w:t>“</w:t>
            </w:r>
            <w:r w:rsidRPr="00D14360">
              <w:rPr>
                <w:rFonts w:ascii="Calibri Light" w:hAnsi="Calibri Light"/>
                <w:color w:val="000000"/>
                <w:rPrChange w:id="2609" w:author="Russell Ott" w:date="2022-05-16T11:47:00Z">
                  <w:rPr>
                    <w:rFonts w:ascii="Calibri Light" w:hAnsi="Calibri Light"/>
                    <w:color w:val="000000"/>
                    <w:sz w:val="20"/>
                  </w:rPr>
                </w:rPrChange>
              </w:rPr>
              <w:t>These extensions should not change the meaning of any of the standard data items, and receivers must be able to safely ignore these elements. Document recipients must be able to faithfully render the CDA document whil</w:t>
            </w:r>
            <w:r w:rsidRPr="00D14360">
              <w:rPr>
                <w:rFonts w:ascii="Calibri Light" w:hAnsi="Calibri Light"/>
                <w:color w:val="000000"/>
                <w:rPrChange w:id="2610" w:author="Russell Ott" w:date="2022-05-16T11:47:00Z">
                  <w:rPr>
                    <w:rFonts w:ascii="Calibri Light" w:hAnsi="Calibri Light"/>
                    <w:color w:val="000000"/>
                    <w:sz w:val="20"/>
                  </w:rPr>
                </w:rPrChange>
              </w:rPr>
              <w:t>e ignoring extensions.</w:t>
            </w:r>
            <w:r w:rsidR="00890FBD" w:rsidRPr="00D14360">
              <w:rPr>
                <w:rFonts w:ascii="Calibri Light" w:hAnsi="Calibri Light"/>
                <w:color w:val="000000"/>
                <w:rPrChange w:id="2611" w:author="Russell Ott" w:date="2022-05-16T11:47:00Z">
                  <w:rPr>
                    <w:rFonts w:ascii="Calibri Light" w:hAnsi="Calibri Light"/>
                    <w:color w:val="000000"/>
                    <w:sz w:val="20"/>
                  </w:rPr>
                </w:rPrChange>
              </w:rPr>
              <w:t>”</w:t>
            </w:r>
          </w:p>
          <w:p w14:paraId="40DFEADD" w14:textId="77777777" w:rsidR="00A10C4D" w:rsidRPr="00D14360" w:rsidRDefault="00A10C4D" w:rsidP="009C4D9F">
            <w:pPr>
              <w:rPr>
                <w:rFonts w:ascii="Calibri Light" w:eastAsia="Times New Roman" w:hAnsi="Calibri Light"/>
                <w:sz w:val="24"/>
                <w:szCs w:val="24"/>
                <w:rPrChange w:id="2612" w:author="Russell Ott" w:date="2022-05-16T11:47:00Z">
                  <w:rPr>
                    <w:rFonts w:ascii="Calibri Light" w:hAnsi="Calibri Light"/>
                    <w:sz w:val="20"/>
                  </w:rPr>
                </w:rPrChange>
              </w:rPr>
            </w:pPr>
            <w:r w:rsidRPr="00D14360">
              <w:rPr>
                <w:rFonts w:ascii="Calibri Light" w:hAnsi="Calibri Light"/>
                <w:rPrChange w:id="2613" w:author="Russell Ott" w:date="2022-05-16T11:47:00Z">
                  <w:rPr>
                    <w:rFonts w:ascii="Calibri Light" w:hAnsi="Calibri Light"/>
                    <w:sz w:val="20"/>
                  </w:rPr>
                </w:rPrChange>
              </w:rPr>
              <w:t>Adds to:</w:t>
            </w:r>
          </w:p>
          <w:p w14:paraId="69420A62" w14:textId="77777777" w:rsidR="00A10C4D" w:rsidRPr="00D14360" w:rsidRDefault="00A10C4D" w:rsidP="00D14360">
            <w:pPr>
              <w:pStyle w:val="ListParagraph"/>
              <w:numPr>
                <w:ilvl w:val="0"/>
                <w:numId w:val="8"/>
              </w:numPr>
              <w:rPr>
                <w:rFonts w:ascii="Calibri Light" w:hAnsi="Calibri Light"/>
                <w:rPrChange w:id="2614" w:author="Russell Ott" w:date="2022-05-16T11:47:00Z">
                  <w:rPr>
                    <w:rFonts w:ascii="Calibri Light" w:hAnsi="Calibri Light"/>
                  </w:rPr>
                </w:rPrChange>
              </w:rPr>
            </w:pPr>
            <w:r w:rsidRPr="00D14360">
              <w:rPr>
                <w:rFonts w:ascii="Calibri Light" w:hAnsi="Calibri Light"/>
                <w:rPrChange w:id="2615" w:author="Russell Ott" w:date="2022-05-16T11:47:00Z">
                  <w:rPr>
                    <w:rFonts w:ascii="Calibri Light" w:hAnsi="Calibri Light"/>
                  </w:rPr>
                </w:rPrChange>
              </w:rPr>
              <w:t>Supply</w:t>
            </w:r>
          </w:p>
          <w:p w14:paraId="2595333C" w14:textId="77777777" w:rsidR="00A10C4D" w:rsidRPr="00D14360" w:rsidRDefault="00A10C4D" w:rsidP="00D14360">
            <w:pPr>
              <w:pStyle w:val="ListParagraph"/>
              <w:numPr>
                <w:ilvl w:val="0"/>
                <w:numId w:val="8"/>
              </w:numPr>
              <w:rPr>
                <w:rFonts w:ascii="Calibri Light" w:hAnsi="Calibri Light"/>
                <w:rPrChange w:id="2616" w:author="Russell Ott" w:date="2022-05-16T11:47:00Z">
                  <w:rPr>
                    <w:rFonts w:ascii="Calibri Light" w:hAnsi="Calibri Light"/>
                  </w:rPr>
                </w:rPrChange>
              </w:rPr>
            </w:pPr>
            <w:r w:rsidRPr="00D14360">
              <w:rPr>
                <w:rFonts w:ascii="Calibri Light" w:hAnsi="Calibri Light"/>
                <w:rPrChange w:id="2617" w:author="Russell Ott" w:date="2022-05-16T11:47:00Z">
                  <w:rPr>
                    <w:rFonts w:ascii="Calibri Light" w:hAnsi="Calibri Light"/>
                  </w:rPr>
                </w:rPrChange>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b/>
                <w:color w:val="000000"/>
                <w:rPrChange w:id="2618" w:author="Russell Ott" w:date="2022-05-16T11:47:00Z">
                  <w:rPr>
                    <w:rFonts w:ascii="Calibri Light" w:hAnsi="Calibri Light"/>
                    <w:b/>
                    <w:color w:val="000000"/>
                    <w:sz w:val="20"/>
                  </w:rPr>
                </w:rPrChange>
              </w:rPr>
            </w:pPr>
            <w:r w:rsidRPr="00D14360">
              <w:rPr>
                <w:rFonts w:ascii="Calibri Light" w:hAnsi="Calibri Light"/>
                <w:b/>
                <w:color w:val="000000"/>
                <w:rPrChange w:id="2619" w:author="Russell Ott" w:date="2022-05-16T11:47:00Z">
                  <w:rPr>
                    <w:rFonts w:ascii="Calibri Light" w:hAnsi="Calibri Light"/>
                    <w:b/>
                    <w:color w:val="000000"/>
                    <w:sz w:val="20"/>
                  </w:rPr>
                </w:rPrChange>
              </w:rPr>
              <w:t>sdtc:patient</w:t>
            </w:r>
          </w:p>
          <w:p w14:paraId="0D2AF1E6" w14:textId="77777777" w:rsidR="00A10C4D" w:rsidRPr="00D14360" w:rsidRDefault="00A10C4D" w:rsidP="00525520">
            <w:pPr>
              <w:rPr>
                <w:rFonts w:ascii="Calibri Light" w:eastAsia="Times New Roman" w:hAnsi="Calibri Light"/>
                <w:b/>
                <w:sz w:val="24"/>
                <w:szCs w:val="24"/>
                <w:rPrChange w:id="2620" w:author="Russell Ott" w:date="2022-05-16T11:47:00Z">
                  <w:rPr>
                    <w:rFonts w:ascii="Calibri Light" w:hAnsi="Calibri Light"/>
                    <w:b/>
                    <w:sz w:val="20"/>
                  </w:rPr>
                </w:rPrChange>
              </w:rPr>
            </w:pPr>
            <w:r w:rsidRPr="00D14360">
              <w:rPr>
                <w:rFonts w:ascii="Calibri Light" w:hAnsi="Calibri Light"/>
                <w:color w:val="000000"/>
                <w:shd w:val="clear" w:color="auto" w:fill="FFFFFF"/>
                <w:rPrChange w:id="2621" w:author="Russell Ott" w:date="2022-05-16T11:47:00Z">
                  <w:rPr>
                    <w:rFonts w:ascii="Calibri Light" w:hAnsi="Calibri Light"/>
                    <w:color w:val="000000"/>
                    <w:sz w:val="20"/>
                    <w:shd w:val="clear" w:color="auto" w:fill="FFFFFF"/>
                  </w:rPr>
                </w:rPrChange>
              </w:rPr>
              <w:t>[0..1]</w:t>
            </w:r>
          </w:p>
          <w:p w14:paraId="438EBB54" w14:textId="77777777" w:rsidR="00A10C4D" w:rsidRPr="00D14360" w:rsidRDefault="00A10C4D" w:rsidP="00525520">
            <w:pPr>
              <w:rPr>
                <w:rFonts w:ascii="Calibri Light" w:hAnsi="Calibri Light"/>
                <w:color w:val="000000"/>
                <w:rPrChange w:id="2622"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eastAsia="Times New Roman" w:hAnsi="Calibri Light"/>
                <w:color w:val="000000"/>
                <w:sz w:val="24"/>
                <w:szCs w:val="24"/>
                <w:rPrChange w:id="2623" w:author="Russell Ott" w:date="2022-05-16T11:47:00Z">
                  <w:rPr>
                    <w:rFonts w:ascii="Calibri Light" w:hAnsi="Calibri Light"/>
                    <w:color w:val="000000"/>
                    <w:sz w:val="20"/>
                  </w:rPr>
                </w:rPrChange>
              </w:rPr>
            </w:pPr>
            <w:r w:rsidRPr="00D14360">
              <w:rPr>
                <w:rFonts w:ascii="Calibri Light" w:hAnsi="Calibri Light"/>
                <w:color w:val="000000"/>
                <w:rPrChange w:id="2624" w:author="Russell Ott" w:date="2022-05-16T11:47:00Z">
                  <w:rPr>
                    <w:rFonts w:ascii="Calibri Light" w:hAnsi="Calibri Light"/>
                    <w:color w:val="000000"/>
                    <w:sz w:val="20"/>
                  </w:rPr>
                </w:rPrChange>
              </w:rPr>
              <w:t>The sdtc:patient extension element allows for the patient</w:t>
            </w:r>
            <w:r w:rsidR="00890FBD" w:rsidRPr="00D14360">
              <w:rPr>
                <w:rFonts w:ascii="Calibri Light" w:hAnsi="Calibri Light"/>
                <w:color w:val="000000"/>
                <w:rPrChange w:id="2625" w:author="Russell Ott" w:date="2022-05-16T11:47:00Z">
                  <w:rPr>
                    <w:rFonts w:ascii="Calibri Light" w:hAnsi="Calibri Light"/>
                    <w:color w:val="000000"/>
                    <w:sz w:val="20"/>
                  </w:rPr>
                </w:rPrChange>
              </w:rPr>
              <w:t>’</w:t>
            </w:r>
            <w:r w:rsidRPr="00D14360">
              <w:rPr>
                <w:rFonts w:ascii="Calibri Light" w:hAnsi="Calibri Light"/>
                <w:color w:val="000000"/>
                <w:rPrChange w:id="2626" w:author="Russell Ott" w:date="2022-05-16T11:47:00Z">
                  <w:rPr>
                    <w:rFonts w:ascii="Calibri Light" w:hAnsi="Calibri Light"/>
                    <w:color w:val="000000"/>
                    <w:sz w:val="20"/>
                  </w:rPr>
                </w:rPrChange>
              </w:rPr>
              <w:t xml:space="preserve">s identifier, used by a given provider, to be reported. The provider in their role as an assigned entity is related to the </w:t>
            </w:r>
            <w:r w:rsidRPr="00D14360">
              <w:rPr>
                <w:rFonts w:ascii="Calibri Light" w:hAnsi="Calibri Light"/>
                <w:color w:val="000000"/>
                <w:rPrChange w:id="2627" w:author="Russell Ott" w:date="2022-05-16T11:47:00Z">
                  <w:rPr>
                    <w:rFonts w:ascii="Calibri Light" w:hAnsi="Calibri Light"/>
                    <w:color w:val="000000"/>
                    <w:sz w:val="20"/>
                  </w:rPr>
                </w:rPrChange>
              </w:rPr>
              <w:t>patient.</w:t>
            </w:r>
          </w:p>
          <w:p w14:paraId="28D32659" w14:textId="77777777" w:rsidR="00A10C4D" w:rsidRPr="00D14360" w:rsidRDefault="00A10C4D" w:rsidP="009C4D9F">
            <w:pPr>
              <w:rPr>
                <w:rFonts w:ascii="Calibri Light" w:eastAsia="Times New Roman" w:hAnsi="Calibri Light"/>
                <w:sz w:val="24"/>
                <w:szCs w:val="24"/>
                <w:rPrChange w:id="2628" w:author="Russell Ott" w:date="2022-05-16T11:47:00Z">
                  <w:rPr>
                    <w:rFonts w:ascii="Calibri Light" w:hAnsi="Calibri Light"/>
                    <w:sz w:val="20"/>
                  </w:rPr>
                </w:rPrChange>
              </w:rPr>
            </w:pPr>
            <w:r w:rsidRPr="00D14360">
              <w:rPr>
                <w:rFonts w:ascii="Calibri Light" w:hAnsi="Calibri Light"/>
                <w:rPrChange w:id="2629" w:author="Russell Ott" w:date="2022-05-16T11:47:00Z">
                  <w:rPr>
                    <w:rFonts w:ascii="Calibri Light" w:hAnsi="Calibri Light"/>
                    <w:sz w:val="20"/>
                  </w:rPr>
                </w:rPrChange>
              </w:rPr>
              <w:t>Adds to:</w:t>
            </w:r>
          </w:p>
          <w:p w14:paraId="4772DCAE" w14:textId="77777777" w:rsidR="00A10C4D" w:rsidRPr="00D14360" w:rsidRDefault="00A10C4D" w:rsidP="00D14360">
            <w:pPr>
              <w:pStyle w:val="ListParagraph"/>
              <w:numPr>
                <w:ilvl w:val="0"/>
                <w:numId w:val="9"/>
              </w:numPr>
              <w:rPr>
                <w:rFonts w:ascii="Calibri Light" w:hAnsi="Calibri Light"/>
                <w:rPrChange w:id="2630" w:author="Russell Ott" w:date="2022-05-16T11:47:00Z">
                  <w:rPr>
                    <w:rFonts w:ascii="Calibri Light" w:hAnsi="Calibri Light"/>
                  </w:rPr>
                </w:rPrChange>
              </w:rPr>
            </w:pPr>
            <w:r w:rsidRPr="00D14360">
              <w:rPr>
                <w:rFonts w:ascii="Calibri Light" w:hAnsi="Calibri Light"/>
                <w:rPrChange w:id="2631" w:author="Russell Ott" w:date="2022-05-16T11:47:00Z">
                  <w:rPr>
                    <w:rFonts w:ascii="Calibri Light" w:hAnsi="Calibri Light"/>
                  </w:rPr>
                </w:rPrChange>
              </w:rPr>
              <w:t>AssignedEntity</w:t>
            </w:r>
          </w:p>
          <w:p w14:paraId="1C88C978" w14:textId="77777777" w:rsidR="00A10C4D" w:rsidRPr="00D14360" w:rsidRDefault="00A10C4D" w:rsidP="009C4D9F">
            <w:pPr>
              <w:rPr>
                <w:rFonts w:ascii="Calibri Light" w:hAnsi="Calibri Light"/>
                <w:color w:val="000000"/>
                <w:rPrChange w:id="2632" w:author="Russell Ott" w:date="2022-05-16T11:47:00Z">
                  <w:rPr>
                    <w:rFonts w:ascii="Calibri Light" w:hAnsi="Calibri Light"/>
                    <w:color w:val="000000"/>
                    <w:sz w:val="20"/>
                  </w:rPr>
                </w:rPrChange>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b/>
                <w:color w:val="000000"/>
                <w:rPrChange w:id="2633" w:author="Russell Ott" w:date="2022-05-16T11:47:00Z">
                  <w:rPr>
                    <w:rFonts w:ascii="Calibri Light" w:hAnsi="Calibri Light"/>
                    <w:b/>
                    <w:color w:val="000000"/>
                    <w:sz w:val="20"/>
                  </w:rPr>
                </w:rPrChange>
              </w:rPr>
            </w:pPr>
            <w:r w:rsidRPr="00D14360">
              <w:rPr>
                <w:rFonts w:ascii="Calibri Light" w:hAnsi="Calibri Light"/>
                <w:b/>
                <w:color w:val="000000"/>
                <w:rPrChange w:id="2634" w:author="Russell Ott" w:date="2022-05-16T11:47:00Z">
                  <w:rPr>
                    <w:rFonts w:ascii="Calibri Light" w:hAnsi="Calibri Light"/>
                    <w:b/>
                    <w:color w:val="000000"/>
                    <w:sz w:val="20"/>
                  </w:rPr>
                </w:rPrChange>
              </w:rPr>
              <w:t>sdtc:precondition1</w:t>
            </w:r>
          </w:p>
          <w:p w14:paraId="222176AE" w14:textId="77777777" w:rsidR="00A10C4D" w:rsidRPr="00D14360" w:rsidRDefault="00A10C4D" w:rsidP="00525520">
            <w:pPr>
              <w:rPr>
                <w:rFonts w:ascii="Calibri Light" w:eastAsia="Times New Roman" w:hAnsi="Calibri Light"/>
                <w:b/>
                <w:sz w:val="24"/>
                <w:szCs w:val="24"/>
                <w:rPrChange w:id="2635" w:author="Russell Ott" w:date="2022-05-16T11:47:00Z">
                  <w:rPr>
                    <w:rFonts w:ascii="Calibri Light" w:hAnsi="Calibri Light"/>
                    <w:b/>
                    <w:sz w:val="20"/>
                  </w:rPr>
                </w:rPrChange>
              </w:rPr>
            </w:pPr>
            <w:r w:rsidRPr="00D14360">
              <w:rPr>
                <w:rFonts w:ascii="Calibri Light" w:hAnsi="Calibri Light"/>
                <w:color w:val="000000"/>
                <w:shd w:val="clear" w:color="auto" w:fill="FFFFFF"/>
                <w:rPrChange w:id="2636" w:author="Russell Ott" w:date="2022-05-16T11:47:00Z">
                  <w:rPr>
                    <w:rFonts w:ascii="Calibri Light" w:hAnsi="Calibri Light"/>
                    <w:color w:val="000000"/>
                    <w:sz w:val="20"/>
                    <w:shd w:val="clear" w:color="auto" w:fill="FFFFFF"/>
                  </w:rPr>
                </w:rPrChange>
              </w:rPr>
              <w:t>[0..*]</w:t>
            </w:r>
          </w:p>
          <w:p w14:paraId="78D2C08F" w14:textId="77777777" w:rsidR="00A10C4D" w:rsidRPr="00D14360" w:rsidRDefault="00A10C4D" w:rsidP="00525520">
            <w:pPr>
              <w:rPr>
                <w:rFonts w:ascii="Calibri Light" w:hAnsi="Calibri Light"/>
                <w:color w:val="000000"/>
                <w:rPrChange w:id="2637" w:author="Russell Ott" w:date="2022-05-16T11:47:00Z">
                  <w:rPr>
                    <w:rFonts w:ascii="Calibri Light" w:hAnsi="Calibri Light"/>
                    <w:color w:val="000000"/>
                    <w:sz w:val="20"/>
                  </w:rPr>
                </w:rPrChange>
              </w:rPr>
            </w:pPr>
          </w:p>
        </w:tc>
        <w:tc>
          <w:tcPr>
            <w:tcW w:w="6418" w:type="dxa"/>
            <w:shd w:val="clear" w:color="auto" w:fill="auto"/>
            <w:hideMark/>
          </w:tcPr>
          <w:p w14:paraId="48321580" w14:textId="25DE7746" w:rsidR="00A10C4D" w:rsidRPr="00D14360" w:rsidRDefault="00A10C4D" w:rsidP="009C4D9F">
            <w:pPr>
              <w:rPr>
                <w:rFonts w:ascii="Calibri Light" w:eastAsia="Times New Roman" w:hAnsi="Calibri Light"/>
                <w:color w:val="000000"/>
                <w:sz w:val="24"/>
                <w:szCs w:val="24"/>
                <w:rPrChange w:id="2638" w:author="Russell Ott" w:date="2022-05-16T11:47:00Z">
                  <w:rPr>
                    <w:rFonts w:ascii="Calibri Light" w:hAnsi="Calibri Light"/>
                    <w:color w:val="000000"/>
                    <w:sz w:val="20"/>
                  </w:rPr>
                </w:rPrChange>
              </w:rPr>
            </w:pPr>
            <w:r w:rsidRPr="00D14360">
              <w:rPr>
                <w:rFonts w:ascii="Calibri Light" w:hAnsi="Calibri Light"/>
                <w:color w:val="000000"/>
                <w:rPrChange w:id="2639" w:author="Russell Ott" w:date="2022-05-16T11:47:00Z">
                  <w:rPr>
                    <w:rFonts w:ascii="Calibri Light" w:hAnsi="Calibri Light"/>
                    <w:color w:val="000000"/>
                    <w:sz w:val="20"/>
                  </w:rPr>
                </w:rPrChange>
              </w:rPr>
              <w:t xml:space="preserve">The sdtc:precondition1 extension allows for the association of a criterion with a reference range (ObservationRange), which allows the expression in a </w:t>
            </w:r>
            <w:del w:id="2640" w:author="Russell Ott" w:date="2022-05-16T11:47:00Z">
              <w:r w:rsidRPr="00D14360">
                <w:rPr>
                  <w:rFonts w:ascii="Calibri Light" w:hAnsi="Calibri Light" w:cs="Calibri Light"/>
                  <w:color w:val="000000"/>
                </w:rPr>
                <w:delText>lab</w:delText>
              </w:r>
            </w:del>
            <w:ins w:id="2641" w:author="Russell Ott" w:date="2022-05-16T11:47:00Z">
              <w:r w:rsidR="001E18AB">
                <w:rPr>
                  <w:rFonts w:ascii="Calibri Light" w:hAnsi="Calibri Light" w:cs="Calibri Light"/>
                  <w:color w:val="000000"/>
                </w:rPr>
                <w:t>laboratory</w:t>
              </w:r>
            </w:ins>
            <w:r w:rsidR="001E18AB" w:rsidRPr="00D14360">
              <w:rPr>
                <w:rFonts w:ascii="Calibri Light" w:hAnsi="Calibri Light"/>
                <w:color w:val="000000"/>
                <w:rPrChange w:id="2642" w:author="Russell Ott" w:date="2022-05-16T11:47:00Z">
                  <w:rPr>
                    <w:rFonts w:ascii="Calibri Light" w:hAnsi="Calibri Light"/>
                    <w:color w:val="000000"/>
                    <w:sz w:val="20"/>
                  </w:rPr>
                </w:rPrChange>
              </w:rPr>
              <w:t xml:space="preserve"> </w:t>
            </w:r>
            <w:r w:rsidRPr="00D14360">
              <w:rPr>
                <w:rFonts w:ascii="Calibri Light" w:hAnsi="Calibri Light"/>
                <w:color w:val="000000"/>
                <w:rPrChange w:id="2643" w:author="Russell Ott" w:date="2022-05-16T11:47:00Z">
                  <w:rPr>
                    <w:rFonts w:ascii="Calibri Light" w:hAnsi="Calibri Light"/>
                    <w:color w:val="000000"/>
                    <w:sz w:val="20"/>
                  </w:rPr>
                </w:rPrChange>
              </w:rPr>
              <w:t xml:space="preserve">report that a reference range is conditional on some criterion such as patient sex or age </w:t>
            </w:r>
            <w:r w:rsidRPr="00D14360">
              <w:rPr>
                <w:rFonts w:ascii="Calibri Light" w:hAnsi="Calibri Light"/>
                <w:color w:val="000000"/>
                <w:rPrChange w:id="2644" w:author="Russell Ott" w:date="2022-05-16T11:47:00Z">
                  <w:rPr>
                    <w:rFonts w:ascii="Calibri Light" w:hAnsi="Calibri Light"/>
                    <w:color w:val="000000"/>
                    <w:sz w:val="20"/>
                  </w:rPr>
                </w:rPrChange>
              </w:rPr>
              <w:t>(or a combination of criterion).</w:t>
            </w:r>
          </w:p>
          <w:p w14:paraId="446FAA8A" w14:textId="77777777" w:rsidR="00A10C4D" w:rsidRPr="00D14360" w:rsidRDefault="00A10C4D" w:rsidP="009C4D9F">
            <w:pPr>
              <w:rPr>
                <w:rFonts w:ascii="Calibri Light" w:eastAsia="Times New Roman" w:hAnsi="Calibri Light"/>
                <w:sz w:val="24"/>
                <w:szCs w:val="24"/>
                <w:rPrChange w:id="2645" w:author="Russell Ott" w:date="2022-05-16T11:47:00Z">
                  <w:rPr>
                    <w:rFonts w:ascii="Calibri Light" w:hAnsi="Calibri Light"/>
                    <w:sz w:val="20"/>
                  </w:rPr>
                </w:rPrChange>
              </w:rPr>
            </w:pPr>
            <w:r w:rsidRPr="00D14360">
              <w:rPr>
                <w:rFonts w:ascii="Calibri Light" w:hAnsi="Calibri Light"/>
                <w:rPrChange w:id="2646" w:author="Russell Ott" w:date="2022-05-16T11:47:00Z">
                  <w:rPr>
                    <w:rFonts w:ascii="Calibri Light" w:hAnsi="Calibri Light"/>
                    <w:sz w:val="20"/>
                  </w:rPr>
                </w:rPrChange>
              </w:rPr>
              <w:t>Adds to:</w:t>
            </w:r>
          </w:p>
          <w:p w14:paraId="629273EC" w14:textId="77777777" w:rsidR="00A10C4D" w:rsidRPr="00D14360" w:rsidRDefault="00A10C4D" w:rsidP="00D14360">
            <w:pPr>
              <w:pStyle w:val="ListParagraph"/>
              <w:numPr>
                <w:ilvl w:val="0"/>
                <w:numId w:val="9"/>
              </w:numPr>
              <w:rPr>
                <w:del w:id="2647" w:author="Russell Ott" w:date="2022-05-16T11:47:00Z"/>
                <w:rFonts w:ascii="Calibri Light" w:hAnsi="Calibri Light" w:cs="Calibri Light"/>
              </w:rPr>
            </w:pPr>
            <w:del w:id="2648" w:author="Russell Ott" w:date="2022-05-16T11:47:00Z">
              <w:r w:rsidRPr="00D14360">
                <w:rPr>
                  <w:rFonts w:ascii="Calibri Light" w:hAnsi="Calibri Light" w:cs="Calibri Light"/>
                </w:rPr>
                <w:delText>ObservationRange</w:delText>
              </w:r>
            </w:del>
          </w:p>
          <w:p w14:paraId="0AEE3E36" w14:textId="45577D28" w:rsidR="00A10C4D" w:rsidRPr="00D14360" w:rsidRDefault="002F4C20" w:rsidP="00D14360">
            <w:pPr>
              <w:pStyle w:val="ListParagraph"/>
              <w:numPr>
                <w:ilvl w:val="0"/>
                <w:numId w:val="9"/>
              </w:numPr>
              <w:rPr>
                <w:ins w:id="2649" w:author="Russell Ott" w:date="2022-05-16T11:47:00Z"/>
                <w:rFonts w:ascii="Calibri Light" w:hAnsi="Calibri Light" w:cs="Calibri Light"/>
              </w:rPr>
            </w:pPr>
            <w:ins w:id="2650" w:author="Russell Ott" w:date="2022-05-16T11:47:00Z">
              <w:r>
                <w:rPr>
                  <w:rFonts w:ascii="Calibri Light" w:hAnsi="Calibri Light" w:cs="Calibri Light"/>
                </w:rPr>
                <w:t>o</w:t>
              </w:r>
              <w:r w:rsidR="00A10C4D" w:rsidRPr="00D14360">
                <w:rPr>
                  <w:rFonts w:ascii="Calibri Light" w:hAnsi="Calibri Light" w:cs="Calibri Light"/>
                </w:rPr>
                <w:t>bservationRange</w:t>
              </w:r>
            </w:ins>
          </w:p>
          <w:p w14:paraId="70D55B6E" w14:textId="77777777" w:rsidR="00A10C4D" w:rsidRPr="00D14360" w:rsidRDefault="00A10C4D" w:rsidP="009C4D9F">
            <w:pPr>
              <w:rPr>
                <w:rFonts w:ascii="Calibri Light" w:hAnsi="Calibri Light"/>
                <w:color w:val="000000"/>
                <w:rPrChange w:id="2651" w:author="Russell Ott" w:date="2022-05-16T11:47:00Z">
                  <w:rPr>
                    <w:rFonts w:ascii="Calibri Light" w:hAnsi="Calibri Light"/>
                    <w:color w:val="000000"/>
                    <w:sz w:val="20"/>
                  </w:rPr>
                </w:rPrChange>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b/>
                <w:color w:val="000000"/>
                <w:rPrChange w:id="2652" w:author="Russell Ott" w:date="2022-05-16T11:47:00Z">
                  <w:rPr>
                    <w:rFonts w:ascii="Calibri Light" w:hAnsi="Calibri Light"/>
                    <w:b/>
                    <w:color w:val="000000"/>
                    <w:sz w:val="20"/>
                  </w:rPr>
                </w:rPrChange>
              </w:rPr>
            </w:pPr>
            <w:r w:rsidRPr="00D14360">
              <w:rPr>
                <w:rFonts w:ascii="Calibri Light" w:hAnsi="Calibri Light"/>
                <w:b/>
                <w:color w:val="000000"/>
                <w:rPrChange w:id="2653" w:author="Russell Ott" w:date="2022-05-16T11:47:00Z">
                  <w:rPr>
                    <w:rFonts w:ascii="Calibri Light" w:hAnsi="Calibri Light"/>
                    <w:b/>
                    <w:color w:val="000000"/>
                    <w:sz w:val="20"/>
                  </w:rPr>
                </w:rPrChange>
              </w:rPr>
              <w:t>sdtc:priorityNumber</w:t>
            </w:r>
          </w:p>
          <w:p w14:paraId="6F9DCD0C" w14:textId="77777777" w:rsidR="00A10C4D" w:rsidRPr="00D14360" w:rsidRDefault="00A10C4D" w:rsidP="00525520">
            <w:pPr>
              <w:rPr>
                <w:rFonts w:ascii="Calibri Light" w:eastAsia="Times New Roman" w:hAnsi="Calibri Light"/>
                <w:b/>
                <w:sz w:val="24"/>
                <w:szCs w:val="24"/>
                <w:rPrChange w:id="2654" w:author="Russell Ott" w:date="2022-05-16T11:47:00Z">
                  <w:rPr>
                    <w:rFonts w:ascii="Calibri Light" w:hAnsi="Calibri Light"/>
                    <w:b/>
                    <w:sz w:val="20"/>
                  </w:rPr>
                </w:rPrChange>
              </w:rPr>
            </w:pPr>
            <w:r w:rsidRPr="00D14360">
              <w:rPr>
                <w:rFonts w:ascii="Calibri Light" w:hAnsi="Calibri Light"/>
                <w:color w:val="000000"/>
                <w:shd w:val="clear" w:color="auto" w:fill="FFFFFF"/>
                <w:rPrChange w:id="2655" w:author="Russell Ott" w:date="2022-05-16T11:47:00Z">
                  <w:rPr>
                    <w:rFonts w:ascii="Calibri Light" w:hAnsi="Calibri Light"/>
                    <w:color w:val="000000"/>
                    <w:sz w:val="20"/>
                    <w:shd w:val="clear" w:color="auto" w:fill="FFFFFF"/>
                  </w:rPr>
                </w:rPrChange>
              </w:rPr>
              <w:t>[0..1]</w:t>
            </w:r>
          </w:p>
          <w:p w14:paraId="13D04437" w14:textId="77777777" w:rsidR="00A10C4D" w:rsidRPr="00D14360" w:rsidRDefault="00A10C4D" w:rsidP="00525520">
            <w:pPr>
              <w:rPr>
                <w:rFonts w:ascii="Calibri Light" w:hAnsi="Calibri Light"/>
                <w:color w:val="000000"/>
                <w:rPrChange w:id="2656"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eastAsia="Times New Roman" w:hAnsi="Calibri Light"/>
                <w:color w:val="000000"/>
                <w:sz w:val="24"/>
                <w:szCs w:val="24"/>
                <w:rPrChange w:id="2657" w:author="Russell Ott" w:date="2022-05-16T11:47:00Z">
                  <w:rPr>
                    <w:rFonts w:ascii="Calibri Light" w:hAnsi="Calibri Light"/>
                    <w:color w:val="000000"/>
                    <w:sz w:val="20"/>
                  </w:rPr>
                </w:rPrChange>
              </w:rPr>
            </w:pPr>
            <w:r w:rsidRPr="00D14360">
              <w:rPr>
                <w:rFonts w:ascii="Calibri Light" w:hAnsi="Calibri Light"/>
                <w:color w:val="000000"/>
                <w:rPrChange w:id="2658" w:author="Russell Ott" w:date="2022-05-16T11:47:00Z">
                  <w:rPr>
                    <w:rFonts w:ascii="Calibri Light" w:hAnsi="Calibri Light"/>
                    <w:color w:val="000000"/>
                    <w:sz w:val="20"/>
                  </w:rPr>
                </w:rPrChange>
              </w:rPr>
              <w:t xml:space="preserve">The sdtc:priorityNumber extension element allows the priority order of a set of acts to be reported through the use of this element in the component </w:t>
            </w:r>
            <w:r w:rsidRPr="00D14360">
              <w:rPr>
                <w:rFonts w:ascii="Calibri Light" w:hAnsi="Calibri Light"/>
                <w:color w:val="000000"/>
                <w:rPrChange w:id="2659" w:author="Russell Ott" w:date="2022-05-16T11:47:00Z">
                  <w:rPr>
                    <w:rFonts w:ascii="Calibri Light" w:hAnsi="Calibri Light"/>
                    <w:color w:val="000000"/>
                    <w:sz w:val="20"/>
                  </w:rPr>
                </w:rPrChange>
              </w:rPr>
              <w:t>actRelationship of an organizer source act that holds the set of acts being ranked. The RIM states, that priorityNumber is an integer specifying the relative preference for considering this relationship before other like-typed relationships having the same</w:t>
            </w:r>
            <w:r w:rsidRPr="00D14360">
              <w:rPr>
                <w:rFonts w:ascii="Calibri Light" w:hAnsi="Calibri Light"/>
                <w:color w:val="000000"/>
                <w:rPrChange w:id="2660" w:author="Russell Ott" w:date="2022-05-16T11:47:00Z">
                  <w:rPr>
                    <w:rFonts w:ascii="Calibri Light" w:hAnsi="Calibri Light"/>
                    <w:color w:val="000000"/>
                    <w:sz w:val="20"/>
                  </w:rPr>
                </w:rPrChange>
              </w:rPr>
              <w:t xml:space="preserve"> source Act. Relationships with lower priorityNumber values are considered before and above those with higher values.</w:t>
            </w:r>
          </w:p>
          <w:p w14:paraId="1D35E8C7" w14:textId="77777777" w:rsidR="00A10C4D" w:rsidRPr="00D14360" w:rsidRDefault="00A10C4D" w:rsidP="009C4D9F">
            <w:pPr>
              <w:rPr>
                <w:rFonts w:ascii="Calibri Light" w:eastAsia="Times New Roman" w:hAnsi="Calibri Light"/>
                <w:sz w:val="24"/>
                <w:szCs w:val="24"/>
                <w:rPrChange w:id="2661" w:author="Russell Ott" w:date="2022-05-16T11:47:00Z">
                  <w:rPr>
                    <w:rFonts w:ascii="Calibri Light" w:hAnsi="Calibri Light"/>
                    <w:sz w:val="20"/>
                  </w:rPr>
                </w:rPrChange>
              </w:rPr>
            </w:pPr>
            <w:r w:rsidRPr="00D14360">
              <w:rPr>
                <w:rFonts w:ascii="Calibri Light" w:hAnsi="Calibri Light"/>
                <w:rPrChange w:id="2662" w:author="Russell Ott" w:date="2022-05-16T11:47:00Z">
                  <w:rPr>
                    <w:rFonts w:ascii="Calibri Light" w:hAnsi="Calibri Light"/>
                    <w:sz w:val="20"/>
                  </w:rPr>
                </w:rPrChange>
              </w:rPr>
              <w:t>Adds to:</w:t>
            </w:r>
          </w:p>
          <w:p w14:paraId="382FDDA8" w14:textId="27761E1F" w:rsidR="00A10C4D" w:rsidRPr="00D14360" w:rsidRDefault="00A10C4D" w:rsidP="00D14360">
            <w:pPr>
              <w:pStyle w:val="ListParagraph"/>
              <w:numPr>
                <w:ilvl w:val="0"/>
                <w:numId w:val="9"/>
              </w:numPr>
              <w:rPr>
                <w:rFonts w:ascii="Calibri Light" w:hAnsi="Calibri Light"/>
                <w:rPrChange w:id="2663" w:author="Russell Ott" w:date="2022-05-16T11:47:00Z">
                  <w:rPr>
                    <w:rFonts w:ascii="Calibri Light" w:hAnsi="Calibri Light"/>
                  </w:rPr>
                </w:rPrChange>
              </w:rPr>
            </w:pPr>
            <w:del w:id="2664" w:author="Russell Ott" w:date="2022-05-16T11:47:00Z">
              <w:r w:rsidRPr="00D14360">
                <w:rPr>
                  <w:rFonts w:ascii="Calibri Light" w:hAnsi="Calibri Light" w:cs="Calibri Light"/>
                </w:rPr>
                <w:delText>Organizer</w:delText>
              </w:r>
            </w:del>
            <w:ins w:id="2665" w:author="Russell Ott" w:date="2022-05-16T11:47:00Z">
              <w:r w:rsidR="002F4C20">
                <w:rPr>
                  <w:rFonts w:ascii="Calibri Light" w:hAnsi="Calibri Light" w:cs="Calibri Light"/>
                </w:rPr>
                <w:t>o</w:t>
              </w:r>
              <w:r w:rsidRPr="00D14360">
                <w:rPr>
                  <w:rFonts w:ascii="Calibri Light" w:hAnsi="Calibri Light" w:cs="Calibri Light"/>
                </w:rPr>
                <w:t>rganizer</w:t>
              </w:r>
            </w:ins>
            <w:r w:rsidRPr="00D14360">
              <w:rPr>
                <w:rFonts w:ascii="Calibri Light" w:hAnsi="Calibri Light"/>
                <w:rPrChange w:id="2666" w:author="Russell Ott" w:date="2022-05-16T11:47:00Z">
                  <w:rPr>
                    <w:rFonts w:ascii="Calibri Light" w:hAnsi="Calibri Light"/>
                  </w:rPr>
                </w:rPrChange>
              </w:rPr>
              <w:t>/component</w:t>
            </w:r>
          </w:p>
          <w:p w14:paraId="1F5734D3" w14:textId="77777777" w:rsidR="00A10C4D" w:rsidRPr="00D14360" w:rsidRDefault="00A10C4D" w:rsidP="009C4D9F">
            <w:pPr>
              <w:rPr>
                <w:rFonts w:ascii="Calibri Light" w:hAnsi="Calibri Light"/>
                <w:color w:val="000000"/>
                <w:rPrChange w:id="2667" w:author="Russell Ott" w:date="2022-05-16T11:47:00Z">
                  <w:rPr>
                    <w:rFonts w:ascii="Calibri Light" w:hAnsi="Calibri Light"/>
                    <w:color w:val="000000"/>
                    <w:sz w:val="20"/>
                  </w:rPr>
                </w:rPrChange>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b/>
                <w:color w:val="000000"/>
                <w:rPrChange w:id="2668" w:author="Russell Ott" w:date="2022-05-16T11:47:00Z">
                  <w:rPr>
                    <w:rFonts w:ascii="Calibri Light" w:hAnsi="Calibri Light"/>
                    <w:b/>
                    <w:color w:val="000000"/>
                    <w:sz w:val="20"/>
                  </w:rPr>
                </w:rPrChange>
              </w:rPr>
            </w:pPr>
            <w:r w:rsidRPr="00D14360">
              <w:rPr>
                <w:rFonts w:ascii="Calibri Light" w:hAnsi="Calibri Light"/>
                <w:b/>
                <w:color w:val="000000"/>
                <w:rPrChange w:id="2669" w:author="Russell Ott" w:date="2022-05-16T11:47:00Z">
                  <w:rPr>
                    <w:rFonts w:ascii="Calibri Light" w:hAnsi="Calibri Light"/>
                    <w:b/>
                    <w:color w:val="000000"/>
                    <w:sz w:val="20"/>
                  </w:rPr>
                </w:rPrChange>
              </w:rPr>
              <w:t>sdtc:raceCode</w:t>
            </w:r>
          </w:p>
        </w:tc>
        <w:tc>
          <w:tcPr>
            <w:tcW w:w="6418" w:type="dxa"/>
            <w:shd w:val="clear" w:color="auto" w:fill="auto"/>
            <w:hideMark/>
          </w:tcPr>
          <w:p w14:paraId="4B77E9C2" w14:textId="77777777" w:rsidR="00A10C4D" w:rsidRPr="00D14360" w:rsidRDefault="00A10C4D" w:rsidP="009C4D9F">
            <w:pPr>
              <w:rPr>
                <w:rFonts w:ascii="Calibri Light" w:eastAsia="Times New Roman" w:hAnsi="Calibri Light"/>
                <w:color w:val="000000"/>
                <w:sz w:val="24"/>
                <w:szCs w:val="24"/>
                <w:rPrChange w:id="2670" w:author="Russell Ott" w:date="2022-05-16T11:47:00Z">
                  <w:rPr>
                    <w:rFonts w:ascii="Calibri Light" w:hAnsi="Calibri Light"/>
                    <w:color w:val="000000"/>
                    <w:sz w:val="20"/>
                  </w:rPr>
                </w:rPrChange>
              </w:rPr>
            </w:pPr>
            <w:r w:rsidRPr="00D14360">
              <w:rPr>
                <w:rFonts w:ascii="Calibri Light" w:hAnsi="Calibri Light"/>
                <w:color w:val="000000"/>
                <w:rPrChange w:id="2671" w:author="Russell Ott" w:date="2022-05-16T11:47:00Z">
                  <w:rPr>
                    <w:rFonts w:ascii="Calibri Light" w:hAnsi="Calibri Light"/>
                    <w:color w:val="000000"/>
                    <w:sz w:val="20"/>
                  </w:rPr>
                </w:rPrChange>
              </w:rPr>
              <w:t>The raceCode extension allows for multiple races to be reported for a patient.</w:t>
            </w:r>
          </w:p>
          <w:p w14:paraId="524F888C" w14:textId="77777777" w:rsidR="00A10C4D" w:rsidRPr="00D14360" w:rsidRDefault="00A10C4D" w:rsidP="009C4D9F">
            <w:pPr>
              <w:rPr>
                <w:rFonts w:ascii="Calibri Light" w:eastAsia="Times New Roman" w:hAnsi="Calibri Light"/>
                <w:sz w:val="24"/>
                <w:szCs w:val="24"/>
                <w:rPrChange w:id="2672" w:author="Russell Ott" w:date="2022-05-16T11:47:00Z">
                  <w:rPr>
                    <w:rFonts w:ascii="Calibri Light" w:hAnsi="Calibri Light"/>
                    <w:sz w:val="20"/>
                  </w:rPr>
                </w:rPrChange>
              </w:rPr>
            </w:pPr>
            <w:r w:rsidRPr="00D14360">
              <w:rPr>
                <w:rFonts w:ascii="Calibri Light" w:hAnsi="Calibri Light"/>
                <w:rPrChange w:id="2673" w:author="Russell Ott" w:date="2022-05-16T11:47:00Z">
                  <w:rPr>
                    <w:rFonts w:ascii="Calibri Light" w:hAnsi="Calibri Light"/>
                    <w:sz w:val="20"/>
                  </w:rPr>
                </w:rPrChange>
              </w:rPr>
              <w:t>Adds to:</w:t>
            </w:r>
          </w:p>
          <w:p w14:paraId="5036513A" w14:textId="77777777" w:rsidR="00A10C4D" w:rsidRPr="00D14360" w:rsidRDefault="00A10C4D" w:rsidP="00D14360">
            <w:pPr>
              <w:pStyle w:val="ListParagraph"/>
              <w:numPr>
                <w:ilvl w:val="0"/>
                <w:numId w:val="9"/>
              </w:numPr>
              <w:rPr>
                <w:rFonts w:ascii="Calibri Light" w:hAnsi="Calibri Light"/>
                <w:rPrChange w:id="2674" w:author="Russell Ott" w:date="2022-05-16T11:47:00Z">
                  <w:rPr>
                    <w:rFonts w:ascii="Calibri Light" w:hAnsi="Calibri Light"/>
                  </w:rPr>
                </w:rPrChange>
              </w:rPr>
            </w:pPr>
            <w:r w:rsidRPr="00D14360">
              <w:rPr>
                <w:rFonts w:ascii="Calibri Light" w:hAnsi="Calibri Light"/>
                <w:rPrChange w:id="2675" w:author="Russell Ott" w:date="2022-05-16T11:47:00Z">
                  <w:rPr>
                    <w:rFonts w:ascii="Calibri Light" w:hAnsi="Calibri Light"/>
                  </w:rPr>
                </w:rPrChange>
              </w:rPr>
              <w:t>recordTarget/patientRole/patient</w:t>
            </w:r>
          </w:p>
          <w:p w14:paraId="4ED70D43" w14:textId="77777777" w:rsidR="00A10C4D" w:rsidRPr="00D14360" w:rsidRDefault="00A10C4D" w:rsidP="009C4D9F">
            <w:pPr>
              <w:rPr>
                <w:rFonts w:ascii="Calibri Light" w:hAnsi="Calibri Light"/>
                <w:color w:val="000000"/>
                <w:rPrChange w:id="2676" w:author="Russell Ott" w:date="2022-05-16T11:47:00Z">
                  <w:rPr>
                    <w:rFonts w:ascii="Calibri Light" w:hAnsi="Calibri Light"/>
                    <w:color w:val="000000"/>
                    <w:sz w:val="20"/>
                  </w:rPr>
                </w:rPrChange>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b/>
                <w:color w:val="000000"/>
                <w:rPrChange w:id="2677" w:author="Russell Ott" w:date="2022-05-16T11:47:00Z">
                  <w:rPr>
                    <w:rFonts w:ascii="Calibri Light" w:hAnsi="Calibri Light"/>
                    <w:b/>
                    <w:color w:val="000000"/>
                    <w:sz w:val="20"/>
                  </w:rPr>
                </w:rPrChange>
              </w:rPr>
            </w:pPr>
            <w:r w:rsidRPr="00D14360">
              <w:rPr>
                <w:rFonts w:ascii="Calibri Light" w:hAnsi="Calibri Light"/>
                <w:b/>
                <w:color w:val="000000"/>
                <w:rPrChange w:id="2678" w:author="Russell Ott" w:date="2022-05-16T11:47:00Z">
                  <w:rPr>
                    <w:rFonts w:ascii="Calibri Light" w:hAnsi="Calibri Light"/>
                    <w:b/>
                    <w:color w:val="000000"/>
                    <w:sz w:val="20"/>
                  </w:rPr>
                </w:rPrChange>
              </w:rPr>
              <w:t>s</w:t>
            </w:r>
            <w:r w:rsidR="00A10C4D" w:rsidRPr="00D14360">
              <w:rPr>
                <w:rFonts w:ascii="Calibri Light" w:hAnsi="Calibri Light"/>
                <w:b/>
                <w:color w:val="000000"/>
                <w:rPrChange w:id="2679" w:author="Russell Ott" w:date="2022-05-16T11:47:00Z">
                  <w:rPr>
                    <w:rFonts w:ascii="Calibri Light" w:hAnsi="Calibri Light"/>
                    <w:b/>
                    <w:color w:val="000000"/>
                    <w:sz w:val="20"/>
                  </w:rPr>
                </w:rPrChange>
              </w:rPr>
              <w:t>dtc:raceCode</w:t>
            </w:r>
          </w:p>
          <w:p w14:paraId="3F0E64F1" w14:textId="77777777" w:rsidR="00A10C4D" w:rsidRPr="00D14360" w:rsidRDefault="00A10C4D" w:rsidP="00525520">
            <w:pPr>
              <w:rPr>
                <w:rFonts w:ascii="Calibri Light" w:eastAsia="Times New Roman" w:hAnsi="Calibri Light"/>
                <w:b/>
                <w:sz w:val="24"/>
                <w:szCs w:val="24"/>
                <w:rPrChange w:id="2680" w:author="Russell Ott" w:date="2022-05-16T11:47:00Z">
                  <w:rPr>
                    <w:rFonts w:ascii="Calibri Light" w:hAnsi="Calibri Light"/>
                    <w:b/>
                    <w:sz w:val="20"/>
                  </w:rPr>
                </w:rPrChange>
              </w:rPr>
            </w:pPr>
            <w:r w:rsidRPr="00D14360">
              <w:rPr>
                <w:rFonts w:ascii="Calibri Light" w:hAnsi="Calibri Light"/>
                <w:color w:val="000000"/>
                <w:shd w:val="clear" w:color="auto" w:fill="FFFFFF"/>
                <w:rPrChange w:id="2681" w:author="Russell Ott" w:date="2022-05-16T11:47:00Z">
                  <w:rPr>
                    <w:rFonts w:ascii="Calibri Light" w:hAnsi="Calibri Light"/>
                    <w:color w:val="000000"/>
                    <w:sz w:val="20"/>
                    <w:shd w:val="clear" w:color="auto" w:fill="FFFFFF"/>
                  </w:rPr>
                </w:rPrChange>
              </w:rPr>
              <w:t>[0..*]</w:t>
            </w:r>
          </w:p>
          <w:p w14:paraId="26433716" w14:textId="77777777" w:rsidR="00A10C4D" w:rsidRPr="00D14360" w:rsidRDefault="00A10C4D" w:rsidP="00525520">
            <w:pPr>
              <w:rPr>
                <w:rFonts w:ascii="Calibri Light" w:hAnsi="Calibri Light"/>
                <w:color w:val="000000"/>
                <w:rPrChange w:id="2682" w:author="Russell Ott" w:date="2022-05-16T11:47: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eastAsia="Times New Roman" w:hAnsi="Calibri Light"/>
                <w:sz w:val="24"/>
                <w:szCs w:val="24"/>
                <w:rPrChange w:id="2683" w:author="Russell Ott" w:date="2022-05-16T11:47:00Z">
                  <w:rPr>
                    <w:rFonts w:ascii="Calibri Light" w:hAnsi="Calibri Light"/>
                    <w:sz w:val="20"/>
                  </w:rPr>
                </w:rPrChange>
              </w:rPr>
            </w:pPr>
            <w:r w:rsidRPr="00D14360">
              <w:rPr>
                <w:rFonts w:ascii="Calibri Light" w:hAnsi="Calibri Light"/>
                <w:color w:val="000000"/>
                <w:shd w:val="clear" w:color="auto" w:fill="FFFFFF"/>
                <w:rPrChange w:id="2684" w:author="Russell Ott" w:date="2022-05-16T11:47:00Z">
                  <w:rPr>
                    <w:rFonts w:ascii="Calibri Light" w:hAnsi="Calibri Light"/>
                    <w:color w:val="000000"/>
                    <w:sz w:val="20"/>
                    <w:shd w:val="clear" w:color="auto" w:fill="FFFFFF"/>
                  </w:rPr>
                </w:rPrChange>
              </w:rPr>
              <w:t>Th</w:t>
            </w:r>
            <w:r w:rsidR="00B93A73" w:rsidRPr="00D14360">
              <w:rPr>
                <w:rFonts w:ascii="Calibri Light" w:hAnsi="Calibri Light"/>
                <w:color w:val="000000"/>
                <w:shd w:val="clear" w:color="auto" w:fill="FFFFFF"/>
                <w:rPrChange w:id="2685" w:author="Russell Ott" w:date="2022-05-16T11:47:00Z">
                  <w:rPr>
                    <w:rFonts w:ascii="Calibri Light" w:hAnsi="Calibri Light"/>
                    <w:color w:val="000000"/>
                    <w:sz w:val="20"/>
                    <w:shd w:val="clear" w:color="auto" w:fill="FFFFFF"/>
                  </w:rPr>
                </w:rPrChange>
              </w:rPr>
              <w:t>e</w:t>
            </w:r>
            <w:r w:rsidRPr="00D14360">
              <w:rPr>
                <w:rFonts w:ascii="Calibri Light" w:hAnsi="Calibri Light"/>
                <w:color w:val="000000"/>
                <w:shd w:val="clear" w:color="auto" w:fill="FFFFFF"/>
                <w:rPrChange w:id="2686" w:author="Russell Ott" w:date="2022-05-16T11:47:00Z">
                  <w:rPr>
                    <w:rFonts w:ascii="Calibri Light" w:hAnsi="Calibri Light"/>
                    <w:color w:val="000000"/>
                    <w:sz w:val="20"/>
                    <w:shd w:val="clear" w:color="auto" w:fill="FFFFFF"/>
                  </w:rPr>
                </w:rPrChange>
              </w:rPr>
              <w:t xml:space="preserve"> raceCode extension is used to record additional race codes for the subject.</w:t>
            </w:r>
          </w:p>
          <w:p w14:paraId="06657A06" w14:textId="77777777" w:rsidR="00A10C4D" w:rsidRPr="00D14360" w:rsidRDefault="00A10C4D" w:rsidP="009C4D9F">
            <w:pPr>
              <w:rPr>
                <w:rFonts w:ascii="Calibri Light" w:eastAsia="Times New Roman" w:hAnsi="Calibri Light"/>
                <w:color w:val="000000"/>
                <w:sz w:val="24"/>
                <w:szCs w:val="24"/>
                <w:rPrChange w:id="2687" w:author="Russell Ott" w:date="2022-05-16T11:47:00Z">
                  <w:rPr>
                    <w:rFonts w:ascii="Calibri Light" w:hAnsi="Calibri Light"/>
                    <w:color w:val="000000"/>
                    <w:sz w:val="20"/>
                  </w:rPr>
                </w:rPrChange>
              </w:rPr>
            </w:pPr>
            <w:r w:rsidRPr="00D14360">
              <w:rPr>
                <w:rFonts w:ascii="Calibri Light" w:hAnsi="Calibri Light"/>
                <w:color w:val="000000"/>
                <w:rPrChange w:id="2688" w:author="Russell Ott" w:date="2022-05-16T11:47:00Z">
                  <w:rPr>
                    <w:rFonts w:ascii="Calibri Light" w:hAnsi="Calibri Light"/>
                    <w:color w:val="000000"/>
                    <w:sz w:val="20"/>
                  </w:rPr>
                </w:rPrChange>
              </w:rPr>
              <w:t>Adds to:</w:t>
            </w:r>
          </w:p>
          <w:p w14:paraId="7E06EDC0" w14:textId="77777777" w:rsidR="00A10C4D" w:rsidRPr="00D14360" w:rsidRDefault="00A10C4D" w:rsidP="00D14360">
            <w:pPr>
              <w:pStyle w:val="ListParagraph"/>
              <w:numPr>
                <w:ilvl w:val="0"/>
                <w:numId w:val="9"/>
              </w:numPr>
              <w:rPr>
                <w:rFonts w:ascii="Calibri Light" w:hAnsi="Calibri Light"/>
                <w:color w:val="000000"/>
                <w:rPrChange w:id="2689" w:author="Russell Ott" w:date="2022-05-16T11:47:00Z">
                  <w:rPr>
                    <w:rFonts w:ascii="Calibri Light" w:hAnsi="Calibri Light"/>
                    <w:color w:val="000000"/>
                  </w:rPr>
                </w:rPrChange>
              </w:rPr>
            </w:pPr>
            <w:r w:rsidRPr="00D14360">
              <w:rPr>
                <w:rFonts w:ascii="Calibri Light" w:hAnsi="Calibri Light"/>
                <w:color w:val="000000"/>
                <w:rPrChange w:id="2690" w:author="Russell Ott" w:date="2022-05-16T11:47:00Z">
                  <w:rPr>
                    <w:rFonts w:ascii="Calibri Light" w:hAnsi="Calibri Light"/>
                    <w:color w:val="000000"/>
                  </w:rPr>
                </w:rPrChange>
              </w:rPr>
              <w:t>subject/relatedSubject/subject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b/>
                <w:color w:val="000000"/>
                <w:rPrChange w:id="2691" w:author="Russell Ott" w:date="2022-05-16T11:47:00Z">
                  <w:rPr>
                    <w:rFonts w:ascii="Calibri Light" w:hAnsi="Calibri Light"/>
                    <w:b/>
                    <w:color w:val="000000"/>
                    <w:sz w:val="20"/>
                  </w:rPr>
                </w:rPrChange>
              </w:rPr>
            </w:pPr>
            <w:r w:rsidRPr="00D14360">
              <w:rPr>
                <w:rFonts w:ascii="Calibri Light" w:hAnsi="Calibri Light"/>
                <w:b/>
                <w:color w:val="000000"/>
                <w:rPrChange w:id="2692" w:author="Russell Ott" w:date="2022-05-16T11:47:00Z">
                  <w:rPr>
                    <w:rFonts w:ascii="Calibri Light" w:hAnsi="Calibri Light"/>
                    <w:b/>
                    <w:color w:val="000000"/>
                    <w:sz w:val="20"/>
                  </w:rPr>
                </w:rPrChange>
              </w:rPr>
              <w:t>sdtc:signatureText</w:t>
            </w:r>
          </w:p>
        </w:tc>
        <w:tc>
          <w:tcPr>
            <w:tcW w:w="6418" w:type="dxa"/>
            <w:shd w:val="clear" w:color="auto" w:fill="auto"/>
            <w:hideMark/>
          </w:tcPr>
          <w:p w14:paraId="2C419B60" w14:textId="77777777" w:rsidR="00A10C4D" w:rsidRPr="00D14360" w:rsidRDefault="00A10C4D" w:rsidP="009C4D9F">
            <w:pPr>
              <w:rPr>
                <w:rFonts w:ascii="Calibri Light" w:eastAsia="Times New Roman" w:hAnsi="Calibri Light"/>
                <w:color w:val="000000"/>
                <w:sz w:val="24"/>
                <w:szCs w:val="24"/>
                <w:rPrChange w:id="2693" w:author="Russell Ott" w:date="2022-05-16T11:47:00Z">
                  <w:rPr>
                    <w:rFonts w:ascii="Calibri Light" w:hAnsi="Calibri Light"/>
                    <w:color w:val="000000"/>
                    <w:sz w:val="20"/>
                  </w:rPr>
                </w:rPrChange>
              </w:rPr>
            </w:pPr>
            <w:r w:rsidRPr="00D14360">
              <w:rPr>
                <w:rFonts w:ascii="Calibri Light" w:hAnsi="Calibri Light"/>
                <w:color w:val="000000"/>
                <w:rPrChange w:id="2694" w:author="Russell Ott" w:date="2022-05-16T11:47:00Z">
                  <w:rPr>
                    <w:rFonts w:ascii="Calibri Light" w:hAnsi="Calibri Light"/>
                    <w:color w:val="000000"/>
                    <w:sz w:val="20"/>
                  </w:rPr>
                </w:rPrChange>
              </w:rPr>
              <w:t xml:space="preserve">The signatureText extension adds an attribute for </w:t>
            </w:r>
            <w:r w:rsidRPr="00D14360">
              <w:rPr>
                <w:rFonts w:ascii="Calibri Light" w:hAnsi="Calibri Light"/>
                <w:color w:val="000000"/>
                <w:rPrChange w:id="2695" w:author="Russell Ott" w:date="2022-05-16T11:47:00Z">
                  <w:rPr>
                    <w:rFonts w:ascii="Calibri Light" w:hAnsi="Calibri Light"/>
                    <w:color w:val="000000"/>
                    <w:sz w:val="20"/>
                  </w:rPr>
                </w:rPrChange>
              </w:rPr>
              <w:t>authenticator and legalAuthenticator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b/>
                <w:color w:val="000000"/>
                <w:rPrChange w:id="2696" w:author="Russell Ott" w:date="2022-05-16T11:47:00Z">
                  <w:rPr>
                    <w:rFonts w:ascii="Calibri Light" w:hAnsi="Calibri Light"/>
                    <w:b/>
                    <w:color w:val="000000"/>
                    <w:sz w:val="20"/>
                  </w:rPr>
                </w:rPrChange>
              </w:rPr>
            </w:pPr>
            <w:r>
              <w:rPr>
                <w:rFonts w:ascii="Calibri Light" w:hAnsi="Calibri Light"/>
                <w:b/>
                <w:color w:val="000000"/>
                <w:rPrChange w:id="2697" w:author="Russell Ott" w:date="2022-05-16T11:47:00Z">
                  <w:rPr>
                    <w:rFonts w:ascii="Calibri Light" w:hAnsi="Calibri Light"/>
                    <w:b/>
                    <w:color w:val="000000"/>
                    <w:sz w:val="20"/>
                  </w:rPr>
                </w:rPrChange>
              </w:rPr>
              <w:t>s</w:t>
            </w:r>
            <w:r w:rsidR="00A10C4D" w:rsidRPr="00D14360">
              <w:rPr>
                <w:rFonts w:ascii="Calibri Light" w:hAnsi="Calibri Light"/>
                <w:b/>
                <w:color w:val="000000"/>
                <w:rPrChange w:id="2698" w:author="Russell Ott" w:date="2022-05-16T11:47:00Z">
                  <w:rPr>
                    <w:rFonts w:ascii="Calibri Light" w:hAnsi="Calibri Light"/>
                    <w:b/>
                    <w:color w:val="000000"/>
                    <w:sz w:val="20"/>
                  </w:rPr>
                </w:rPrChange>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eastAsia="Times New Roman" w:hAnsi="Calibri Light"/>
                <w:color w:val="000000"/>
                <w:sz w:val="24"/>
                <w:szCs w:val="24"/>
                <w:rPrChange w:id="2699" w:author="Russell Ott" w:date="2022-05-16T11:47:00Z">
                  <w:rPr>
                    <w:rFonts w:ascii="Calibri Light" w:hAnsi="Calibri Light"/>
                    <w:color w:val="000000"/>
                    <w:sz w:val="20"/>
                  </w:rPr>
                </w:rPrChange>
              </w:rPr>
            </w:pPr>
            <w:r w:rsidRPr="00D14360">
              <w:rPr>
                <w:rFonts w:ascii="Calibri Light" w:hAnsi="Calibri Light"/>
                <w:color w:val="000000"/>
                <w:rPrChange w:id="2700" w:author="Russell Ott" w:date="2022-05-16T11:47:00Z">
                  <w:rPr>
                    <w:rFonts w:ascii="Calibri Light" w:hAnsi="Calibri Light"/>
                    <w:color w:val="000000"/>
                    <w:sz w:val="20"/>
                  </w:rPr>
                </w:rPrChange>
              </w:rPr>
              <w:t xml:space="preserve">The statusCode extension attribute allows the implementer to identify a ClinicalDocument that is in other than the completed state. It was created to </w:t>
            </w:r>
            <w:r w:rsidRPr="00D14360">
              <w:rPr>
                <w:rFonts w:ascii="Calibri Light" w:hAnsi="Calibri Light"/>
                <w:color w:val="000000"/>
                <w:rPrChange w:id="2701" w:author="Russell Ott" w:date="2022-05-16T11:47:00Z">
                  <w:rPr>
                    <w:rFonts w:ascii="Calibri Light" w:hAnsi="Calibri Light"/>
                    <w:color w:val="000000"/>
                    <w:sz w:val="20"/>
                  </w:rPr>
                </w:rPrChange>
              </w:rPr>
              <w:t>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b/>
                <w:color w:val="000000"/>
                <w:rPrChange w:id="2702" w:author="Russell Ott" w:date="2022-05-16T11:47:00Z">
                  <w:rPr>
                    <w:rFonts w:ascii="Calibri Light" w:hAnsi="Calibri Light"/>
                    <w:b/>
                    <w:color w:val="000000"/>
                    <w:sz w:val="20"/>
                  </w:rPr>
                </w:rPrChange>
              </w:rPr>
            </w:pPr>
            <w:r>
              <w:rPr>
                <w:rFonts w:ascii="Calibri Light" w:hAnsi="Calibri Light"/>
                <w:b/>
                <w:color w:val="000000"/>
                <w:rPrChange w:id="2703" w:author="Russell Ott" w:date="2022-05-16T11:47:00Z">
                  <w:rPr>
                    <w:rFonts w:ascii="Calibri Light" w:hAnsi="Calibri Light"/>
                    <w:b/>
                    <w:color w:val="000000"/>
                    <w:sz w:val="20"/>
                  </w:rPr>
                </w:rPrChange>
              </w:rPr>
              <w:t>s</w:t>
            </w:r>
            <w:r w:rsidR="00A10C4D" w:rsidRPr="00D14360">
              <w:rPr>
                <w:rFonts w:ascii="Calibri Light" w:hAnsi="Calibri Light"/>
                <w:b/>
                <w:color w:val="000000"/>
                <w:rPrChange w:id="2704" w:author="Russell Ott" w:date="2022-05-16T11:47:00Z">
                  <w:rPr>
                    <w:rFonts w:ascii="Calibri Light" w:hAnsi="Calibri Light"/>
                    <w:b/>
                    <w:color w:val="000000"/>
                    <w:sz w:val="20"/>
                  </w:rPr>
                </w:rPrChange>
              </w:rPr>
              <w:t>dtc:text</w:t>
            </w:r>
          </w:p>
          <w:p w14:paraId="1A2DED3A" w14:textId="77777777" w:rsidR="00A10C4D" w:rsidRPr="00D14360" w:rsidRDefault="00A10C4D" w:rsidP="00525520">
            <w:pPr>
              <w:rPr>
                <w:rFonts w:ascii="Calibri Light" w:eastAsia="Times New Roman" w:hAnsi="Calibri Light"/>
                <w:b/>
                <w:sz w:val="24"/>
                <w:szCs w:val="24"/>
                <w:rPrChange w:id="2705" w:author="Russell Ott" w:date="2022-05-16T11:47:00Z">
                  <w:rPr>
                    <w:rFonts w:ascii="Calibri Light" w:hAnsi="Calibri Light"/>
                    <w:b/>
                    <w:sz w:val="20"/>
                  </w:rPr>
                </w:rPrChange>
              </w:rPr>
            </w:pPr>
            <w:r w:rsidRPr="00D14360">
              <w:rPr>
                <w:rFonts w:ascii="Calibri Light" w:hAnsi="Calibri Light"/>
                <w:color w:val="000000"/>
                <w:shd w:val="clear" w:color="auto" w:fill="FFFFFF"/>
                <w:rPrChange w:id="2706" w:author="Russell Ott" w:date="2022-05-16T11:47:00Z">
                  <w:rPr>
                    <w:rFonts w:ascii="Calibri Light" w:hAnsi="Calibri Light"/>
                    <w:color w:val="000000"/>
                    <w:sz w:val="20"/>
                    <w:shd w:val="clear" w:color="auto" w:fill="FFFFFF"/>
                  </w:rPr>
                </w:rPrChange>
              </w:rPr>
              <w:t>[0..1]</w:t>
            </w:r>
          </w:p>
          <w:p w14:paraId="6EF276CD" w14:textId="77777777" w:rsidR="00A10C4D" w:rsidRPr="00D14360" w:rsidRDefault="00A10C4D" w:rsidP="00525520">
            <w:pPr>
              <w:rPr>
                <w:rFonts w:ascii="Calibri Light" w:hAnsi="Calibri Light"/>
                <w:color w:val="000000"/>
                <w:rPrChange w:id="2707" w:author="Russell Ott" w:date="2022-05-16T11:47:00Z">
                  <w:rPr>
                    <w:rFonts w:ascii="Calibri Light" w:hAnsi="Calibri Light"/>
                    <w:color w:val="000000"/>
                    <w:sz w:val="20"/>
                  </w:rPr>
                </w:rPrChange>
              </w:rPr>
            </w:pPr>
          </w:p>
          <w:p w14:paraId="66C4812B" w14:textId="77777777" w:rsidR="00A10C4D" w:rsidRPr="00D14360" w:rsidRDefault="00A10C4D" w:rsidP="00525520">
            <w:pPr>
              <w:rPr>
                <w:rFonts w:ascii="Calibri Light" w:hAnsi="Calibri Light"/>
                <w:color w:val="000000"/>
                <w:rPrChange w:id="2708" w:author="Russell Ott" w:date="2022-05-16T11:47:00Z">
                  <w:rPr>
                    <w:rFonts w:ascii="Calibri Light" w:hAnsi="Calibri Light"/>
                    <w:color w:val="000000"/>
                    <w:sz w:val="20"/>
                  </w:rPr>
                </w:rPrChange>
              </w:rPr>
            </w:pPr>
          </w:p>
        </w:tc>
        <w:tc>
          <w:tcPr>
            <w:tcW w:w="6418" w:type="dxa"/>
            <w:shd w:val="clear" w:color="auto" w:fill="auto"/>
            <w:hideMark/>
          </w:tcPr>
          <w:p w14:paraId="1B9C41A3" w14:textId="77777777" w:rsidR="00A10C4D" w:rsidRPr="00D14360" w:rsidRDefault="00A10C4D" w:rsidP="009C4D9F">
            <w:pPr>
              <w:rPr>
                <w:rFonts w:ascii="Calibri Light" w:eastAsia="Times New Roman" w:hAnsi="Calibri Light"/>
                <w:color w:val="000000"/>
                <w:sz w:val="24"/>
                <w:szCs w:val="24"/>
                <w:rPrChange w:id="2709" w:author="Russell Ott" w:date="2022-05-16T11:47:00Z">
                  <w:rPr>
                    <w:rFonts w:ascii="Calibri Light" w:hAnsi="Calibri Light"/>
                    <w:color w:val="000000"/>
                    <w:sz w:val="20"/>
                  </w:rPr>
                </w:rPrChange>
              </w:rPr>
            </w:pPr>
            <w:r w:rsidRPr="00D14360">
              <w:rPr>
                <w:rFonts w:ascii="Calibri Light" w:hAnsi="Calibri Light"/>
                <w:color w:val="000000"/>
                <w:rPrChange w:id="2710" w:author="Russell Ott" w:date="2022-05-16T11:47:00Z">
                  <w:rPr>
                    <w:rFonts w:ascii="Calibri Light" w:hAnsi="Calibri Light"/>
                    <w:color w:val="000000"/>
                    <w:sz w:val="20"/>
                  </w:rPr>
                </w:rPrChange>
              </w:rPr>
              <w:t xml:space="preserve">The text extension adds the text element to the organizer act. Every other act has a </w:t>
            </w:r>
            <w:r w:rsidRPr="00D14360">
              <w:rPr>
                <w:rFonts w:ascii="Calibri Light" w:hAnsi="Calibri Light"/>
                <w:color w:val="000000"/>
                <w:rPrChange w:id="2711" w:author="Russell Ott" w:date="2022-05-16T11:47:00Z">
                  <w:rPr>
                    <w:rFonts w:ascii="Calibri Light" w:hAnsi="Calibri Light"/>
                    <w:color w:val="000000"/>
                    <w:sz w:val="20"/>
                  </w:rPr>
                </w:rPrChange>
              </w:rPr>
              <w:t>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eastAsia="Times New Roman" w:hAnsi="Calibri Light"/>
                <w:sz w:val="24"/>
                <w:szCs w:val="24"/>
                <w:rPrChange w:id="2712" w:author="Russell Ott" w:date="2022-05-16T11:47:00Z">
                  <w:rPr>
                    <w:rFonts w:ascii="Calibri Light" w:hAnsi="Calibri Light"/>
                    <w:sz w:val="20"/>
                  </w:rPr>
                </w:rPrChange>
              </w:rPr>
            </w:pPr>
            <w:r w:rsidRPr="00D14360">
              <w:rPr>
                <w:rFonts w:ascii="Calibri Light" w:hAnsi="Calibri Light"/>
                <w:rPrChange w:id="2713" w:author="Russell Ott" w:date="2022-05-16T11:47:00Z">
                  <w:rPr>
                    <w:rFonts w:ascii="Calibri Light" w:hAnsi="Calibri Light"/>
                    <w:sz w:val="20"/>
                  </w:rPr>
                </w:rPrChange>
              </w:rPr>
              <w:t>Adds to:</w:t>
            </w:r>
          </w:p>
          <w:p w14:paraId="07C46ACA" w14:textId="77777777" w:rsidR="00A10C4D" w:rsidRPr="00D14360" w:rsidRDefault="00A10C4D" w:rsidP="00D14360">
            <w:pPr>
              <w:pStyle w:val="ListParagraph"/>
              <w:numPr>
                <w:ilvl w:val="0"/>
                <w:numId w:val="3"/>
              </w:numPr>
              <w:rPr>
                <w:rFonts w:ascii="Calibri Light" w:hAnsi="Calibri Light"/>
                <w:color w:val="000000"/>
                <w:rPrChange w:id="2714" w:author="Russell Ott" w:date="2022-05-16T11:47:00Z">
                  <w:rPr>
                    <w:rFonts w:ascii="Calibri Light" w:hAnsi="Calibri Light"/>
                    <w:color w:val="000000"/>
                  </w:rPr>
                </w:rPrChange>
              </w:rPr>
            </w:pPr>
            <w:r w:rsidRPr="00D14360">
              <w:rPr>
                <w:rFonts w:ascii="Calibri Light" w:hAnsi="Calibri Light"/>
                <w:rPrChange w:id="2715" w:author="Russell Ott" w:date="2022-05-16T11:47:00Z">
                  <w:rPr>
                    <w:rFonts w:ascii="Calibri Light" w:hAnsi="Calibri Light"/>
                  </w:rPr>
                </w:rPrChange>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b/>
                <w:color w:val="000000"/>
                <w:rPrChange w:id="2716" w:author="Russell Ott" w:date="2022-05-16T11:47:00Z">
                  <w:rPr>
                    <w:rFonts w:ascii="Calibri Light" w:hAnsi="Calibri Light"/>
                    <w:b/>
                    <w:color w:val="000000"/>
                    <w:sz w:val="20"/>
                  </w:rPr>
                </w:rPrChange>
              </w:rPr>
            </w:pPr>
            <w:r w:rsidRPr="00D14360">
              <w:rPr>
                <w:rFonts w:ascii="Calibri Light" w:hAnsi="Calibri Light"/>
                <w:b/>
                <w:color w:val="000000"/>
                <w:rPrChange w:id="2717" w:author="Russell Ott" w:date="2022-05-16T11:47:00Z">
                  <w:rPr>
                    <w:rFonts w:ascii="Calibri Light" w:hAnsi="Calibri Light"/>
                    <w:b/>
                    <w:color w:val="000000"/>
                    <w:sz w:val="20"/>
                  </w:rPr>
                </w:rPrChange>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eastAsia="Times New Roman" w:hAnsi="Calibri Light"/>
                <w:color w:val="000000"/>
                <w:sz w:val="24"/>
                <w:szCs w:val="24"/>
                <w:rPrChange w:id="2718" w:author="Russell Ott" w:date="2022-05-16T11:47:00Z">
                  <w:rPr>
                    <w:rFonts w:ascii="Calibri Light" w:hAnsi="Calibri Light"/>
                    <w:color w:val="000000"/>
                    <w:sz w:val="20"/>
                  </w:rPr>
                </w:rPrChange>
              </w:rPr>
            </w:pPr>
            <w:r w:rsidRPr="00D14360">
              <w:rPr>
                <w:rFonts w:ascii="Calibri Light" w:hAnsi="Calibri Light"/>
                <w:color w:val="000000"/>
                <w:rPrChange w:id="2719" w:author="Russell Ott" w:date="2022-05-16T11:47:00Z">
                  <w:rPr>
                    <w:rFonts w:ascii="Calibri Light" w:hAnsi="Calibri Light"/>
                    <w:color w:val="000000"/>
                    <w:sz w:val="20"/>
                  </w:rPr>
                </w:rPrChange>
              </w:rPr>
              <w:t xml:space="preserve">The valueSet extension adds an attribute for elements with a </w:t>
            </w:r>
            <w:r w:rsidR="00863460">
              <w:rPr>
                <w:rFonts w:ascii="Calibri Light" w:hAnsi="Calibri Light"/>
                <w:color w:val="000000"/>
                <w:rPrChange w:id="2720" w:author="Russell Ott" w:date="2022-05-16T11:47:00Z">
                  <w:rPr>
                    <w:rFonts w:ascii="Calibri Light" w:hAnsi="Calibri Light"/>
                    <w:color w:val="000000"/>
                    <w:sz w:val="20"/>
                  </w:rPr>
                </w:rPrChange>
              </w:rPr>
              <w:t xml:space="preserve">dataType </w:t>
            </w:r>
            <w:r w:rsidRPr="00D14360">
              <w:rPr>
                <w:rFonts w:ascii="Calibri Light" w:hAnsi="Calibri Light"/>
                <w:color w:val="000000"/>
                <w:rPrChange w:id="2721" w:author="Russell Ott" w:date="2022-05-16T11:47:00Z">
                  <w:rPr>
                    <w:rFonts w:ascii="Calibri Light" w:hAnsi="Calibri Light"/>
                    <w:color w:val="000000"/>
                    <w:sz w:val="20"/>
                  </w:rPr>
                </w:rPrChange>
              </w:rPr>
              <w:t>which indicates the particular value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b/>
                <w:color w:val="000000"/>
                <w:rPrChange w:id="2722" w:author="Russell Ott" w:date="2022-05-16T11:47:00Z">
                  <w:rPr>
                    <w:rFonts w:ascii="Calibri Light" w:hAnsi="Calibri Light"/>
                    <w:b/>
                    <w:color w:val="000000"/>
                    <w:sz w:val="20"/>
                  </w:rPr>
                </w:rPrChange>
              </w:rPr>
            </w:pPr>
            <w:r>
              <w:rPr>
                <w:rFonts w:ascii="Calibri Light" w:hAnsi="Calibri Light"/>
                <w:b/>
                <w:color w:val="000000"/>
                <w:rPrChange w:id="2723" w:author="Russell Ott" w:date="2022-05-16T11:47:00Z">
                  <w:rPr>
                    <w:rFonts w:ascii="Calibri Light" w:hAnsi="Calibri Light"/>
                    <w:b/>
                    <w:color w:val="000000"/>
                    <w:sz w:val="20"/>
                  </w:rPr>
                </w:rPrChange>
              </w:rPr>
              <w:t>s</w:t>
            </w:r>
            <w:r w:rsidR="00A10C4D" w:rsidRPr="00D14360">
              <w:rPr>
                <w:rFonts w:ascii="Calibri Light" w:hAnsi="Calibri Light"/>
                <w:b/>
                <w:color w:val="000000"/>
                <w:rPrChange w:id="2724" w:author="Russell Ott" w:date="2022-05-16T11:47:00Z">
                  <w:rPr>
                    <w:rFonts w:ascii="Calibri Light" w:hAnsi="Calibri Light"/>
                    <w:b/>
                    <w:color w:val="000000"/>
                    <w:sz w:val="20"/>
                  </w:rPr>
                </w:rPrChange>
              </w:rPr>
              <w:t>dtc:valueSetVersion</w:t>
            </w:r>
          </w:p>
        </w:tc>
        <w:tc>
          <w:tcPr>
            <w:tcW w:w="6418" w:type="dxa"/>
            <w:shd w:val="clear" w:color="auto" w:fill="auto"/>
            <w:hideMark/>
          </w:tcPr>
          <w:p w14:paraId="625762B4" w14:textId="77777777" w:rsidR="00A10C4D" w:rsidRPr="00D14360" w:rsidRDefault="00A10C4D" w:rsidP="00D14360">
            <w:pPr>
              <w:keepNext/>
              <w:rPr>
                <w:rFonts w:ascii="Calibri Light" w:eastAsia="Times New Roman" w:hAnsi="Calibri Light"/>
                <w:color w:val="000000"/>
                <w:sz w:val="24"/>
                <w:szCs w:val="24"/>
                <w:rPrChange w:id="2725" w:author="Russell Ott" w:date="2022-05-16T11:47:00Z">
                  <w:rPr>
                    <w:rFonts w:ascii="Calibri Light" w:hAnsi="Calibri Light"/>
                    <w:color w:val="000000"/>
                    <w:sz w:val="20"/>
                  </w:rPr>
                </w:rPrChange>
              </w:rPr>
            </w:pPr>
            <w:r w:rsidRPr="00D14360">
              <w:rPr>
                <w:rFonts w:ascii="Calibri Light" w:hAnsi="Calibri Light"/>
                <w:color w:val="000000"/>
                <w:rPrChange w:id="2726" w:author="Russell Ott" w:date="2022-05-16T11:47:00Z">
                  <w:rPr>
                    <w:rFonts w:ascii="Calibri Light" w:hAnsi="Calibri Light"/>
                    <w:color w:val="000000"/>
                    <w:sz w:val="20"/>
                  </w:rPr>
                </w:rPrChange>
              </w:rPr>
              <w:t xml:space="preserve">The valueSetVersion extension adds an attribute for elements with a CD dataType which </w:t>
            </w:r>
            <w:r w:rsidRPr="00D14360">
              <w:rPr>
                <w:rFonts w:ascii="Calibri Light" w:hAnsi="Calibri Light"/>
                <w:color w:val="000000"/>
                <w:rPrChange w:id="2727" w:author="Russell Ott" w:date="2022-05-16T11:47:00Z">
                  <w:rPr>
                    <w:rFonts w:ascii="Calibri Light" w:hAnsi="Calibri Light"/>
                    <w:color w:val="000000"/>
                    <w:sz w:val="20"/>
                  </w:rPr>
                </w:rPrChange>
              </w:rPr>
              <w:t>indicates the version of the particular value set constraining the coded concept.</w:t>
            </w:r>
          </w:p>
        </w:tc>
      </w:tr>
    </w:tbl>
    <w:p w14:paraId="3D8F972B" w14:textId="796E48A0" w:rsidR="00AA63EE" w:rsidRPr="003A3D50" w:rsidRDefault="00A5789F">
      <w:pPr>
        <w:pStyle w:val="Caption"/>
        <w:rPr>
          <w:rPrChange w:id="2728" w:author="Russell Ott" w:date="2022-05-16T11:47:00Z">
            <w:rPr/>
          </w:rPrChange>
        </w:rPr>
      </w:pPr>
      <w:bookmarkStart w:id="2729" w:name="_Toc10602111"/>
      <w:bookmarkStart w:id="2730" w:name="_Toc21926985"/>
      <w:r>
        <w:rPr>
          <w:rPrChange w:id="2731" w:author="Russell Ott" w:date="2022-05-16T11:47:00Z">
            <w:rPr/>
          </w:rPrChange>
        </w:rPr>
        <w:t xml:space="preserve">  </w:t>
      </w:r>
      <w:bookmarkStart w:id="2732" w:name="_Toc103262871"/>
      <w:r w:rsidR="00AA63EE" w:rsidRPr="003A3D50">
        <w:rPr>
          <w:rPrChange w:id="2733" w:author="Russell Ott" w:date="2022-05-16T11:47:00Z">
            <w:rPr/>
          </w:rPrChange>
        </w:rPr>
        <w:t xml:space="preserve">Table </w:t>
      </w:r>
      <w:r w:rsidR="00B73E92">
        <w:rPr>
          <w:rPrChange w:id="2734" w:author="Russell Ott" w:date="2022-05-16T11:47:00Z">
            <w:rPr/>
          </w:rPrChange>
        </w:rPr>
        <w:fldChar w:fldCharType="begin"/>
      </w:r>
      <w:r w:rsidR="00B73E92">
        <w:rPr>
          <w:rPrChange w:id="2735" w:author="Russell Ott" w:date="2022-05-16T11:47:00Z">
            <w:rPr/>
          </w:rPrChange>
        </w:rPr>
        <w:instrText xml:space="preserve"> SEQ Table \* ARABIC </w:instrText>
      </w:r>
      <w:r w:rsidR="00B73E92">
        <w:rPr>
          <w:rPrChange w:id="2736" w:author="Russell Ott" w:date="2022-05-16T11:47:00Z">
            <w:rPr/>
          </w:rPrChange>
        </w:rPr>
        <w:fldChar w:fldCharType="separate"/>
      </w:r>
      <w:r w:rsidR="00F10C7C">
        <w:rPr>
          <w:rPrChange w:id="2737" w:author="Russell Ott" w:date="2022-05-16T11:47:00Z">
            <w:rPr/>
          </w:rPrChange>
        </w:rPr>
        <w:t>4</w:t>
      </w:r>
      <w:r w:rsidR="00B73E92">
        <w:rPr>
          <w:rPrChange w:id="2738" w:author="Russell Ott" w:date="2022-05-16T11:47:00Z">
            <w:rPr/>
          </w:rPrChange>
        </w:rPr>
        <w:fldChar w:fldCharType="end"/>
      </w:r>
      <w:r w:rsidR="00AA63EE" w:rsidRPr="003A3D50">
        <w:rPr>
          <w:rPrChange w:id="2739" w:author="Russell Ott" w:date="2022-05-16T11:47:00Z">
            <w:rPr/>
          </w:rPrChange>
        </w:rPr>
        <w:t>:</w:t>
      </w:r>
      <w:ins w:id="2740" w:author="Russell Ott" w:date="2022-05-16T11:47:00Z">
        <w:r w:rsidR="00F30460">
          <w:rPr>
            <w:rFonts w:cs="Calibri"/>
          </w:rPr>
          <w:t xml:space="preserve"> </w:t>
        </w:r>
      </w:ins>
      <w:r w:rsidR="00AA63EE" w:rsidRPr="003A3D50">
        <w:rPr>
          <w:rPrChange w:id="2741" w:author="Russell Ott" w:date="2022-05-16T11:47:00Z">
            <w:rPr/>
          </w:rPrChange>
        </w:rPr>
        <w:t>CDA R2 Extensions Used by C-CDA</w:t>
      </w:r>
      <w:del w:id="2742" w:author="Russell Ott" w:date="2022-05-16T11:47:00Z">
        <w:r w:rsidR="00AA63EE" w:rsidRPr="003A3D50">
          <w:rPr>
            <w:rFonts w:cs="Calibri"/>
          </w:rPr>
          <w:delText xml:space="preserve"> R2.1</w:delText>
        </w:r>
      </w:del>
      <w:bookmarkEnd w:id="2732"/>
      <w:bookmarkEnd w:id="2730"/>
    </w:p>
    <w:p w14:paraId="48A732E6" w14:textId="77777777" w:rsidR="00A10C4D" w:rsidRPr="00C64922" w:rsidRDefault="00A10C4D" w:rsidP="00943AA0">
      <w:pPr>
        <w:pStyle w:val="Heading2"/>
      </w:pPr>
      <w:bookmarkStart w:id="2743" w:name="_2s8eyo1" w:colFirst="0" w:colLast="0"/>
      <w:bookmarkStart w:id="2744" w:name="_C-CDA_Templatesand_Schematron"/>
      <w:bookmarkStart w:id="2745" w:name="_Toc10695553"/>
      <w:bookmarkStart w:id="2746" w:name="_Toc11043547"/>
      <w:bookmarkStart w:id="2747" w:name="_Toc11045547"/>
      <w:bookmarkStart w:id="2748" w:name="_Toc11391217"/>
      <w:bookmarkStart w:id="2749" w:name="_Ref21849090"/>
      <w:bookmarkStart w:id="2750" w:name="_Ref21849097"/>
      <w:bookmarkStart w:id="2751" w:name="_Toc103262615"/>
      <w:bookmarkStart w:id="2752" w:name="_Toc22823360"/>
      <w:bookmarkEnd w:id="2729"/>
      <w:bookmarkEnd w:id="2743"/>
      <w:bookmarkEnd w:id="2744"/>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745"/>
      <w:bookmarkEnd w:id="2746"/>
      <w:bookmarkEnd w:id="2747"/>
      <w:bookmarkEnd w:id="2748"/>
      <w:bookmarkEnd w:id="2749"/>
      <w:bookmarkEnd w:id="2750"/>
      <w:bookmarkEnd w:id="2751"/>
      <w:bookmarkEnd w:id="2752"/>
    </w:p>
    <w:p w14:paraId="51587912" w14:textId="16E51944" w:rsidR="00A10C4D" w:rsidRPr="00D14360" w:rsidRDefault="00A10C4D" w:rsidP="00726EBF">
      <w:pPr>
        <w:spacing w:after="120"/>
        <w:rPr>
          <w:rFonts w:ascii="Times New Roman" w:eastAsia="Calibri" w:hAnsi="Times New Roman"/>
          <w:color w:val="000000"/>
          <w:sz w:val="24"/>
          <w:szCs w:val="24"/>
          <w:rPrChange w:id="2753" w:author="Russell Ott" w:date="2022-05-16T11:47:00Z">
            <w:rPr>
              <w:rFonts w:ascii="Calibri" w:eastAsia="Calibri" w:hAnsi="Calibri"/>
              <w:color w:val="000000"/>
            </w:rPr>
          </w:rPrChange>
        </w:rPr>
      </w:pPr>
      <w:r w:rsidRPr="00D14360">
        <w:rPr>
          <w:color w:val="000000"/>
          <w:rPrChange w:id="2754" w:author="Russell Ott" w:date="2022-05-16T11:47:00Z">
            <w:rPr>
              <w:rFonts w:ascii="Calibri" w:eastAsia="Calibri" w:hAnsi="Calibri"/>
              <w:color w:val="000000"/>
            </w:rPr>
          </w:rPrChange>
        </w:rPr>
        <w:t>The C-CDA</w:t>
      </w:r>
      <w:del w:id="2755" w:author="Russell Ott" w:date="2022-05-16T11:47:00Z">
        <w:r w:rsidRPr="00D14360">
          <w:rPr>
            <w:rFonts w:eastAsia="Calibri" w:cs="Calibri"/>
            <w:color w:val="000000"/>
          </w:rPr>
          <w:delText xml:space="preserve"> R2.1</w:delText>
        </w:r>
      </w:del>
      <w:r w:rsidRPr="00D14360">
        <w:rPr>
          <w:color w:val="000000"/>
          <w:rPrChange w:id="2756" w:author="Russell Ott" w:date="2022-05-16T11:47:00Z">
            <w:rPr>
              <w:rFonts w:ascii="Calibri" w:eastAsia="Calibri" w:hAnsi="Calibri"/>
              <w:color w:val="000000"/>
            </w:rPr>
          </w:rPrChange>
        </w:rPr>
        <w:t xml:space="preserve">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olor w:val="000000"/>
          <w:rPrChange w:id="2757" w:author="Russell Ott" w:date="2022-05-16T11:47:00Z">
            <w:rPr>
              <w:rFonts w:ascii="Calibri" w:eastAsia="Calibri" w:hAnsi="Calibri"/>
              <w:color w:val="000000"/>
            </w:rPr>
          </w:rPrChange>
        </w:rPr>
        <w:t>ID</w:t>
      </w:r>
      <w:r w:rsidRPr="00D14360">
        <w:rPr>
          <w:rFonts w:eastAsia="Calibri"/>
          <w:color w:val="000000"/>
          <w:rPrChange w:id="2758" w:author="Russell Ott" w:date="2022-05-16T11:47:00Z">
            <w:rPr>
              <w:rFonts w:ascii="Calibri" w:eastAsia="Calibri" w:hAnsi="Calibri"/>
              <w:color w:val="000000"/>
            </w:rPr>
          </w:rPrChange>
        </w:rPr>
        <w:t xml:space="preserve"> in a CDA document does not convey semantic meaning. A template declaration in a CDA document indicates an expectation that the associated </w:t>
      </w:r>
      <w:r w:rsidR="00AE3AD0" w:rsidRPr="00D14360">
        <w:rPr>
          <w:rFonts w:eastAsia="Calibri"/>
          <w:color w:val="000000"/>
          <w:rPrChange w:id="2759" w:author="Russell Ott" w:date="2022-05-16T11:47:00Z">
            <w:rPr>
              <w:rFonts w:ascii="Calibri" w:eastAsia="Calibri" w:hAnsi="Calibri"/>
              <w:color w:val="000000"/>
            </w:rPr>
          </w:rPrChange>
        </w:rPr>
        <w:t xml:space="preserve">XML </w:t>
      </w:r>
      <w:r w:rsidRPr="00D14360">
        <w:rPr>
          <w:rFonts w:eastAsia="Calibri"/>
          <w:color w:val="000000"/>
          <w:rPrChange w:id="2760" w:author="Russell Ott" w:date="2022-05-16T11:47:00Z">
            <w:rPr>
              <w:rFonts w:ascii="Calibri" w:eastAsia="Calibri" w:hAnsi="Calibri"/>
              <w:color w:val="000000"/>
            </w:rPr>
          </w:rPrChange>
        </w:rPr>
        <w:t xml:space="preserve">conforms to the rules defined by that template. </w:t>
      </w:r>
    </w:p>
    <w:p w14:paraId="5A9DC505" w14:textId="542F72A3" w:rsidR="003E45C2" w:rsidRDefault="00634398" w:rsidP="003E45C2">
      <w:pPr>
        <w:keepNext/>
        <w:tabs>
          <w:tab w:val="left" w:pos="1673"/>
        </w:tabs>
        <w:spacing w:after="120"/>
        <w:jc w:val="center"/>
        <w:rPr>
          <w:rPrChange w:id="2761" w:author="Russell Ott" w:date="2022-05-16T11:47:00Z">
            <w:rPr>
              <w:rFonts w:ascii="Calibri" w:hAnsi="Calibri"/>
              <w:color w:val="000000"/>
            </w:rPr>
          </w:rPrChange>
        </w:rPr>
        <w:pPrChange w:id="2762" w:author="Russell Ott" w:date="2022-05-16T11:47:00Z">
          <w:pPr>
            <w:tabs>
              <w:tab w:val="left" w:pos="1673"/>
            </w:tabs>
            <w:spacing w:after="120"/>
            <w:jc w:val="center"/>
          </w:pPr>
        </w:pPrChange>
      </w:pPr>
      <w:del w:id="2763" w:author="Russell Ott" w:date="2022-05-16T11:47:00Z">
        <w:r>
          <w:rPr>
            <w:noProof/>
          </w:rPr>
          <mc:AlternateContent>
            <mc:Choice Requires="wps">
              <w:drawing>
                <wp:anchor distT="0" distB="0" distL="114300" distR="114300" simplePos="0" relativeHeight="251734016" behindDoc="0" locked="0" layoutInCell="1" allowOverlap="1" wp14:anchorId="3B4DB5C6" wp14:editId="2F434F9D">
                  <wp:simplePos x="0" y="0"/>
                  <wp:positionH relativeFrom="column">
                    <wp:posOffset>214630</wp:posOffset>
                  </wp:positionH>
                  <wp:positionV relativeFrom="paragraph">
                    <wp:posOffset>2555875</wp:posOffset>
                  </wp:positionV>
                  <wp:extent cx="4929505" cy="266700"/>
                  <wp:effectExtent l="0" t="0" r="0" b="0"/>
                  <wp:wrapSquare wrapText="bothSides"/>
                  <wp:docPr id="31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295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6F1FC" w14:textId="77777777" w:rsidR="00710AD7" w:rsidRPr="00D14360" w:rsidRDefault="00710AD7" w:rsidP="00AA63EE">
                              <w:pPr>
                                <w:pStyle w:val="Caption"/>
                                <w:rPr>
                                  <w:del w:id="2764" w:author="Russell Ott" w:date="2022-05-16T11:47:00Z"/>
                                  <w:rFonts w:ascii="Calibri Light" w:eastAsia="Calibri" w:hAnsi="Calibri Light" w:cs="Calibri Light"/>
                                  <w:noProof/>
                                  <w:color w:val="000000"/>
                                  <w:sz w:val="22"/>
                                  <w:szCs w:val="22"/>
                                </w:rPr>
                              </w:pPr>
                              <w:bookmarkStart w:id="2765" w:name="_Toc11255347"/>
                              <w:bookmarkStart w:id="2766" w:name="_Toc11265821"/>
                              <w:bookmarkStart w:id="2767" w:name="_Toc21926909"/>
                              <w:del w:id="2768" w:author="Russell Ott" w:date="2022-05-16T11:47:00Z">
                                <w:r>
                                  <w:rPr>
                                    <w:rFonts w:ascii="Calibri Light" w:hAnsi="Calibri Light" w:cs="Calibri Light"/>
                                  </w:rPr>
                                  <w:delText xml:space="preserve">                      </w:delText>
                                </w:r>
                                <w:r w:rsidRPr="00AA63EE">
                                  <w:rPr>
                                    <w:rFonts w:ascii="Calibri Light" w:hAnsi="Calibri Light" w:cs="Calibri Light"/>
                                  </w:rPr>
                                  <w:delText xml:space="preserve">Figure </w:delText>
                                </w:r>
                                <w:r w:rsidRPr="00AA63EE">
                                  <w:rPr>
                                    <w:rFonts w:ascii="Calibri Light" w:hAnsi="Calibri Light" w:cs="Calibri Light"/>
                                  </w:rPr>
                                  <w:fldChar w:fldCharType="begin"/>
                                </w:r>
                                <w:r w:rsidRPr="00AA63EE">
                                  <w:rPr>
                                    <w:rFonts w:ascii="Calibri Light" w:hAnsi="Calibri Light" w:cs="Calibri Light"/>
                                  </w:rPr>
                                  <w:delInstrText xml:space="preserve"> SEQ Figure \* ARABIC </w:delInstrText>
                                </w:r>
                                <w:r w:rsidRPr="00AA63EE">
                                  <w:rPr>
                                    <w:rFonts w:ascii="Calibri Light" w:hAnsi="Calibri Light" w:cs="Calibri Light"/>
                                  </w:rPr>
                                  <w:fldChar w:fldCharType="separate"/>
                                </w:r>
                                <w:r>
                                  <w:rPr>
                                    <w:rFonts w:ascii="Calibri Light" w:hAnsi="Calibri Light" w:cs="Calibri Light"/>
                                    <w:noProof/>
                                  </w:rPr>
                                  <w:delText>3</w:delText>
                                </w:r>
                                <w:r w:rsidRPr="00AA63EE">
                                  <w:rPr>
                                    <w:rFonts w:ascii="Calibri Light" w:hAnsi="Calibri Light" w:cs="Calibri Light"/>
                                  </w:rPr>
                                  <w:fldChar w:fldCharType="end"/>
                                </w:r>
                                <w:r w:rsidRPr="00AA63EE">
                                  <w:rPr>
                                    <w:rFonts w:ascii="Calibri Light" w:hAnsi="Calibri Light" w:cs="Calibri Light"/>
                                  </w:rPr>
                                  <w:delText>: Template Structure of C-CDA</w:delText>
                                </w:r>
                                <w:bookmarkEnd w:id="2765"/>
                                <w:bookmarkEnd w:id="2766"/>
                                <w:bookmarkEnd w:id="2767"/>
                              </w:del>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3B4DB5C6" id="Text Box 47" o:spid="_x0000_s1028" type="#_x0000_t202" style="position:absolute;left:0;text-align:left;margin-left:16.9pt;margin-top:201.25pt;width:388.15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" stroked="f">
                  <v:path arrowok="t"/>
                  <v:textbox style="mso-fit-shape-to-text:t" inset="0,0,0,0">
                    <w:txbxContent>
                      <w:p w14:paraId="6E06F1FC" w14:textId="77777777" w:rsidR="00710AD7" w:rsidRPr="00D14360" w:rsidRDefault="00710AD7" w:rsidP="00AA63EE">
                        <w:pPr>
                          <w:pStyle w:val="Caption"/>
                          <w:rPr>
                            <w:del w:id="2769" w:author="Russell Ott" w:date="2022-05-16T11:47:00Z"/>
                            <w:rFonts w:ascii="Calibri Light" w:eastAsia="Calibri" w:hAnsi="Calibri Light" w:cs="Calibri Light"/>
                            <w:noProof/>
                            <w:color w:val="000000"/>
                            <w:sz w:val="22"/>
                            <w:szCs w:val="22"/>
                          </w:rPr>
                        </w:pPr>
                        <w:bookmarkStart w:id="2770" w:name="_Toc11255347"/>
                        <w:bookmarkStart w:id="2771" w:name="_Toc11265821"/>
                        <w:bookmarkStart w:id="2772" w:name="_Toc21926909"/>
                        <w:del w:id="2773" w:author="Russell Ott" w:date="2022-05-16T11:47:00Z">
                          <w:r>
                            <w:rPr>
                              <w:rFonts w:ascii="Calibri Light" w:hAnsi="Calibri Light" w:cs="Calibri Light"/>
                            </w:rPr>
                            <w:delText xml:space="preserve">                      </w:delText>
                          </w:r>
                          <w:r w:rsidRPr="00AA63EE">
                            <w:rPr>
                              <w:rFonts w:ascii="Calibri Light" w:hAnsi="Calibri Light" w:cs="Calibri Light"/>
                            </w:rPr>
                            <w:delText xml:space="preserve">Figure </w:delText>
                          </w:r>
                          <w:r w:rsidRPr="00AA63EE">
                            <w:rPr>
                              <w:rFonts w:ascii="Calibri Light" w:hAnsi="Calibri Light" w:cs="Calibri Light"/>
                            </w:rPr>
                            <w:fldChar w:fldCharType="begin"/>
                          </w:r>
                          <w:r w:rsidRPr="00AA63EE">
                            <w:rPr>
                              <w:rFonts w:ascii="Calibri Light" w:hAnsi="Calibri Light" w:cs="Calibri Light"/>
                            </w:rPr>
                            <w:delInstrText xml:space="preserve"> SEQ Figure \* ARABIC </w:delInstrText>
                          </w:r>
                          <w:r w:rsidRPr="00AA63EE">
                            <w:rPr>
                              <w:rFonts w:ascii="Calibri Light" w:hAnsi="Calibri Light" w:cs="Calibri Light"/>
                            </w:rPr>
                            <w:fldChar w:fldCharType="separate"/>
                          </w:r>
                          <w:r>
                            <w:rPr>
                              <w:rFonts w:ascii="Calibri Light" w:hAnsi="Calibri Light" w:cs="Calibri Light"/>
                              <w:noProof/>
                            </w:rPr>
                            <w:delText>3</w:delText>
                          </w:r>
                          <w:r w:rsidRPr="00AA63EE">
                            <w:rPr>
                              <w:rFonts w:ascii="Calibri Light" w:hAnsi="Calibri Light" w:cs="Calibri Light"/>
                            </w:rPr>
                            <w:fldChar w:fldCharType="end"/>
                          </w:r>
                          <w:r w:rsidRPr="00AA63EE">
                            <w:rPr>
                              <w:rFonts w:ascii="Calibri Light" w:hAnsi="Calibri Light" w:cs="Calibri Light"/>
                            </w:rPr>
                            <w:delText>: Template Structure of C-CDA</w:delText>
                          </w:r>
                          <w:bookmarkEnd w:id="2770"/>
                          <w:bookmarkEnd w:id="2771"/>
                          <w:bookmarkEnd w:id="2772"/>
                        </w:del>
                      </w:p>
                    </w:txbxContent>
                  </v:textbox>
                  <w10:wrap type="square"/>
                </v:shape>
              </w:pict>
            </mc:Fallback>
          </mc:AlternateContent>
        </w:r>
      </w:del>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1">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3A033BBB" w:rsidR="0009537F" w:rsidRDefault="003E45C2" w:rsidP="003E45C2">
      <w:pPr>
        <w:pStyle w:val="Caption"/>
        <w:ind w:left="1260"/>
        <w:rPr>
          <w:ins w:id="2774" w:author="Russell Ott" w:date="2022-05-16T11:47:00Z"/>
          <w:rFonts w:eastAsia="Calibri" w:cs="Calibri"/>
          <w:color w:val="000000"/>
        </w:rPr>
      </w:pPr>
      <w:bookmarkStart w:id="2775" w:name="_Toc103262838"/>
      <w:ins w:id="2776" w:author="Russell Ott" w:date="2022-05-16T11:47:00Z">
        <w:r>
          <w:t xml:space="preserve">Figure </w:t>
        </w:r>
        <w:r w:rsidR="00132A94">
          <w:fldChar w:fldCharType="begin"/>
        </w:r>
        <w:r w:rsidR="00132A94">
          <w:instrText xml:space="preserve"> SEQ Figure \* ARABIC </w:instrText>
        </w:r>
        <w:r w:rsidR="00132A94">
          <w:fldChar w:fldCharType="separate"/>
        </w:r>
        <w:r w:rsidR="00F10C7C">
          <w:rPr>
            <w:noProof/>
          </w:rPr>
          <w:t>3</w:t>
        </w:r>
        <w:r w:rsidR="00132A94">
          <w:rPr>
            <w:noProof/>
          </w:rPr>
          <w:fldChar w:fldCharType="end"/>
        </w:r>
        <w:r>
          <w:t xml:space="preserve">: </w:t>
        </w:r>
        <w:r w:rsidRPr="00614695">
          <w:t>Template Structure of C-CDA</w:t>
        </w:r>
        <w:bookmarkEnd w:id="2775"/>
      </w:ins>
    </w:p>
    <w:p w14:paraId="363B2D91" w14:textId="42016A40" w:rsidR="001E1DDC" w:rsidRPr="00D14360" w:rsidRDefault="00A10C4D" w:rsidP="003A3D50">
      <w:pPr>
        <w:tabs>
          <w:tab w:val="left" w:pos="1673"/>
        </w:tabs>
        <w:spacing w:after="120"/>
        <w:rPr>
          <w:rFonts w:ascii="Times New Roman" w:eastAsia="Calibri" w:hAnsi="Times New Roman"/>
          <w:color w:val="000000"/>
          <w:sz w:val="24"/>
          <w:szCs w:val="24"/>
          <w:rPrChange w:id="2777" w:author="Russell Ott" w:date="2022-05-16T11:47:00Z">
            <w:rPr>
              <w:rFonts w:ascii="Calibri" w:eastAsia="Calibri" w:hAnsi="Calibri"/>
              <w:color w:val="000000"/>
            </w:rPr>
          </w:rPrChange>
        </w:rPr>
      </w:pPr>
      <w:r w:rsidRPr="00D14360">
        <w:rPr>
          <w:color w:val="000000"/>
          <w:rPrChange w:id="2778" w:author="Russell Ott" w:date="2022-05-16T11:47:00Z">
            <w:rPr>
              <w:rFonts w:ascii="Calibri" w:eastAsia="Calibri" w:hAnsi="Calibri"/>
              <w:color w:val="000000"/>
            </w:rPr>
          </w:rPrChange>
        </w:rPr>
        <w:t xml:space="preserve">CDA documents may declare template conformance at the header level to express conformance expectations for the content before the &lt;structuredBody&gt; tag in a structured CDA </w:t>
      </w:r>
      <w:r w:rsidR="00690360" w:rsidRPr="00D14360">
        <w:rPr>
          <w:color w:val="000000"/>
          <w:rPrChange w:id="2779" w:author="Russell Ott" w:date="2022-05-16T11:47:00Z">
            <w:rPr>
              <w:rFonts w:ascii="Calibri" w:eastAsia="Calibri" w:hAnsi="Calibri"/>
              <w:color w:val="000000"/>
            </w:rPr>
          </w:rPrChange>
        </w:rPr>
        <w:t>d</w:t>
      </w:r>
      <w:r w:rsidRPr="00D14360">
        <w:rPr>
          <w:color w:val="000000"/>
          <w:rPrChange w:id="2780" w:author="Russell Ott" w:date="2022-05-16T11:47:00Z">
            <w:rPr>
              <w:rFonts w:ascii="Calibri" w:eastAsia="Calibri" w:hAnsi="Calibri"/>
              <w:color w:val="000000"/>
            </w:rPr>
          </w:rPrChange>
        </w:rPr>
        <w:t xml:space="preserve">ocument or before the &lt;nonXMLBody&gt; tag in </w:t>
      </w:r>
      <w:r w:rsidR="00AA63EE" w:rsidRPr="00D14360">
        <w:rPr>
          <w:rFonts w:eastAsia="Calibri"/>
          <w:color w:val="000000"/>
          <w:rPrChange w:id="2781" w:author="Russell Ott" w:date="2022-05-16T11:47:00Z">
            <w:rPr>
              <w:rFonts w:ascii="Calibri" w:eastAsia="Calibri" w:hAnsi="Calibri"/>
              <w:color w:val="000000"/>
            </w:rPr>
          </w:rPrChange>
        </w:rPr>
        <w:t>an unstructured</w:t>
      </w:r>
      <w:r w:rsidRPr="00D14360">
        <w:rPr>
          <w:rFonts w:eastAsia="Calibri"/>
          <w:color w:val="000000"/>
          <w:rPrChange w:id="2782" w:author="Russell Ott" w:date="2022-05-16T11:47:00Z">
            <w:rPr>
              <w:rFonts w:ascii="Calibri" w:eastAsia="Calibri" w:hAnsi="Calibri"/>
              <w:color w:val="000000"/>
            </w:rPr>
          </w:rPrChange>
        </w:rPr>
        <w:t xml:space="preserve"> CDA </w:t>
      </w:r>
      <w:r w:rsidR="00690360" w:rsidRPr="00D14360">
        <w:rPr>
          <w:rFonts w:eastAsia="Calibri"/>
          <w:color w:val="000000"/>
          <w:rPrChange w:id="2783" w:author="Russell Ott" w:date="2022-05-16T11:47:00Z">
            <w:rPr>
              <w:rFonts w:ascii="Calibri" w:eastAsia="Calibri" w:hAnsi="Calibri"/>
              <w:color w:val="000000"/>
            </w:rPr>
          </w:rPrChange>
        </w:rPr>
        <w:t>d</w:t>
      </w:r>
      <w:r w:rsidRPr="00D14360">
        <w:rPr>
          <w:color w:val="000000"/>
          <w:rPrChange w:id="2784" w:author="Russell Ott" w:date="2022-05-16T11:47:00Z">
            <w:rPr>
              <w:rFonts w:ascii="Calibri" w:eastAsia="Calibri" w:hAnsi="Calibri"/>
              <w:color w:val="000000"/>
            </w:rPr>
          </w:rPrChange>
        </w:rPr>
        <w:t>ocument. A CDA docume</w:t>
      </w:r>
      <w:r w:rsidRPr="00D14360">
        <w:rPr>
          <w:rFonts w:eastAsia="Calibri"/>
          <w:color w:val="000000"/>
          <w:rPrChange w:id="2785" w:author="Russell Ott" w:date="2022-05-16T11:47:00Z">
            <w:rPr>
              <w:rFonts w:ascii="Calibri" w:eastAsia="Calibri" w:hAnsi="Calibri"/>
              <w:color w:val="000000"/>
            </w:rPr>
          </w:rPrChange>
        </w:rPr>
        <w:t xml:space="preserve">nt also may declare template </w:t>
      </w:r>
      <w:r w:rsidR="0007770F" w:rsidRPr="00D14360">
        <w:rPr>
          <w:rFonts w:eastAsia="Calibri"/>
          <w:color w:val="000000"/>
          <w:rPrChange w:id="2786" w:author="Russell Ott" w:date="2022-05-16T11:47:00Z">
            <w:rPr>
              <w:rFonts w:ascii="Calibri" w:eastAsia="Calibri" w:hAnsi="Calibri"/>
              <w:color w:val="000000"/>
            </w:rPr>
          </w:rPrChange>
        </w:rPr>
        <w:t>c</w:t>
      </w:r>
      <w:r w:rsidRPr="00D14360">
        <w:rPr>
          <w:color w:val="000000"/>
          <w:rPrChange w:id="2787" w:author="Russell Ott" w:date="2022-05-16T11:47:00Z">
            <w:rPr>
              <w:rFonts w:ascii="Calibri" w:eastAsia="Calibri" w:hAnsi="Calibri"/>
              <w:color w:val="000000"/>
            </w:rPr>
          </w:rPrChange>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ascii="Times New Roman" w:eastAsia="Calibri" w:hAnsi="Times New Roman"/>
          <w:color w:val="000000"/>
          <w:sz w:val="24"/>
          <w:szCs w:val="24"/>
          <w:rPrChange w:id="2788" w:author="Russell Ott" w:date="2022-05-16T11:47:00Z">
            <w:rPr>
              <w:rFonts w:ascii="Calibri" w:eastAsia="Calibri" w:hAnsi="Calibri"/>
              <w:color w:val="000000"/>
            </w:rPr>
          </w:rPrChange>
        </w:rPr>
      </w:pPr>
      <w:r w:rsidRPr="00D14360">
        <w:rPr>
          <w:color w:val="000000"/>
          <w:rPrChange w:id="2789" w:author="Russell Ott" w:date="2022-05-16T11:47:00Z">
            <w:rPr>
              <w:rFonts w:ascii="Calibri" w:eastAsia="Calibri" w:hAnsi="Calibri"/>
              <w:color w:val="000000"/>
            </w:rPr>
          </w:rPrChange>
        </w:rPr>
        <w:t xml:space="preserve">A structured CDA </w:t>
      </w:r>
      <w:r w:rsidR="00690360" w:rsidRPr="00D14360">
        <w:rPr>
          <w:color w:val="000000"/>
          <w:rPrChange w:id="2790" w:author="Russell Ott" w:date="2022-05-16T11:47:00Z">
            <w:rPr>
              <w:rFonts w:ascii="Calibri" w:eastAsia="Calibri" w:hAnsi="Calibri"/>
              <w:color w:val="000000"/>
            </w:rPr>
          </w:rPrChange>
        </w:rPr>
        <w:t>d</w:t>
      </w:r>
      <w:r w:rsidRPr="00D14360">
        <w:rPr>
          <w:color w:val="000000"/>
          <w:rPrChange w:id="2791" w:author="Russell Ott" w:date="2022-05-16T11:47:00Z">
            <w:rPr>
              <w:rFonts w:ascii="Calibri" w:eastAsia="Calibri" w:hAnsi="Calibri"/>
              <w:color w:val="000000"/>
            </w:rPr>
          </w:rPrChange>
        </w:rPr>
        <w:t>ocument additionally may declare template conformance at the sectio</w:t>
      </w:r>
      <w:r w:rsidRPr="00D14360">
        <w:rPr>
          <w:rFonts w:eastAsia="Calibri"/>
          <w:color w:val="000000"/>
          <w:rPrChange w:id="2792" w:author="Russell Ott" w:date="2022-05-16T11:47:00Z">
            <w:rPr>
              <w:rFonts w:ascii="Calibri" w:eastAsia="Calibri" w:hAnsi="Calibri"/>
              <w:color w:val="000000"/>
            </w:rPr>
          </w:rPrChange>
        </w:rPr>
        <w:t xml:space="preserve">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ascii="Times New Roman" w:eastAsia="Calibri" w:hAnsi="Times New Roman"/>
          <w:color w:val="000000"/>
          <w:sz w:val="24"/>
          <w:szCs w:val="24"/>
          <w:rPrChange w:id="2793" w:author="Russell Ott" w:date="2022-05-16T11:47:00Z">
            <w:rPr>
              <w:rFonts w:ascii="Calibri" w:eastAsia="Calibri" w:hAnsi="Calibri"/>
              <w:color w:val="000000"/>
            </w:rPr>
          </w:rPrChange>
        </w:rPr>
      </w:pPr>
      <w:r w:rsidRPr="00D14360">
        <w:rPr>
          <w:color w:val="000000"/>
          <w:rPrChange w:id="2794" w:author="Russell Ott" w:date="2022-05-16T11:47:00Z">
            <w:rPr>
              <w:rFonts w:ascii="Calibri" w:eastAsia="Calibri" w:hAnsi="Calibri"/>
              <w:color w:val="000000"/>
            </w:rPr>
          </w:rPrChange>
        </w:rPr>
        <w:t>Templates also may be declared at the entry level to express conformance exp</w:t>
      </w:r>
      <w:r w:rsidRPr="00D14360">
        <w:rPr>
          <w:color w:val="000000"/>
          <w:rPrChange w:id="2795" w:author="Russell Ott" w:date="2022-05-16T11:47:00Z">
            <w:rPr>
              <w:rFonts w:ascii="Calibri" w:eastAsia="Calibri" w:hAnsi="Calibri"/>
              <w:color w:val="000000"/>
            </w:rPr>
          </w:rPrChange>
        </w:rPr>
        <w:t xml:space="preserve">ectations for the discrete data that is represented in the machine processable entry. Template declarations also may be nested </w:t>
      </w:r>
      <w:r w:rsidR="0007770F" w:rsidRPr="00D14360">
        <w:rPr>
          <w:rFonts w:eastAsia="Calibri"/>
          <w:color w:val="000000"/>
          <w:rPrChange w:id="2796" w:author="Russell Ott" w:date="2022-05-16T11:47:00Z">
            <w:rPr>
              <w:rFonts w:ascii="Calibri" w:eastAsia="Calibri" w:hAnsi="Calibri"/>
              <w:color w:val="000000"/>
            </w:rPr>
          </w:rPrChange>
        </w:rPr>
        <w:t>w</w:t>
      </w:r>
      <w:r w:rsidRPr="00D14360">
        <w:rPr>
          <w:color w:val="000000"/>
          <w:rPrChange w:id="2797" w:author="Russell Ott" w:date="2022-05-16T11:47:00Z">
            <w:rPr>
              <w:rFonts w:ascii="Calibri" w:eastAsia="Calibri" w:hAnsi="Calibri"/>
              <w:color w:val="000000"/>
            </w:rPr>
          </w:rPrChange>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ascii="Times New Roman" w:eastAsia="Calibri" w:hAnsi="Times New Roman"/>
          <w:color w:val="000000"/>
          <w:sz w:val="24"/>
          <w:szCs w:val="24"/>
          <w:rPrChange w:id="2798" w:author="Russell Ott" w:date="2022-05-16T11:47:00Z">
            <w:rPr>
              <w:rFonts w:ascii="Calibri" w:eastAsia="Calibri" w:hAnsi="Calibri"/>
              <w:color w:val="000000"/>
            </w:rPr>
          </w:rPrChange>
        </w:rPr>
      </w:pPr>
      <w:r w:rsidRPr="00D14360">
        <w:rPr>
          <w:color w:val="000000"/>
          <w:rPrChange w:id="2799" w:author="Russell Ott" w:date="2022-05-16T11:47:00Z">
            <w:rPr>
              <w:rFonts w:ascii="Calibri" w:eastAsia="Calibri" w:hAnsi="Calibri"/>
              <w:color w:val="000000"/>
            </w:rPr>
          </w:rPrChange>
        </w:rPr>
        <w:t>The prese</w:t>
      </w:r>
      <w:r w:rsidRPr="00D14360">
        <w:rPr>
          <w:color w:val="000000"/>
          <w:rPrChange w:id="2800" w:author="Russell Ott" w:date="2022-05-16T11:47:00Z">
            <w:rPr>
              <w:rFonts w:ascii="Calibri" w:eastAsia="Calibri" w:hAnsi="Calibri"/>
              <w:color w:val="000000"/>
            </w:rPr>
          </w:rPrChange>
        </w:rPr>
        <w:t xml:space="preserv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ascii="Times New Roman" w:eastAsia="Calibri" w:hAnsi="Times New Roman"/>
          <w:color w:val="000000"/>
          <w:sz w:val="24"/>
          <w:szCs w:val="24"/>
          <w:rPrChange w:id="2801" w:author="Russell Ott" w:date="2022-05-16T11:47:00Z">
            <w:rPr>
              <w:rFonts w:ascii="Calibri" w:eastAsia="Calibri" w:hAnsi="Calibri"/>
              <w:color w:val="000000"/>
            </w:rPr>
          </w:rPrChange>
        </w:rPr>
      </w:pPr>
      <w:bookmarkStart w:id="2802" w:name="_17dp8vu" w:colFirst="0" w:colLast="0"/>
      <w:bookmarkEnd w:id="2802"/>
      <w:r w:rsidRPr="00D14360">
        <w:rPr>
          <w:color w:val="000000"/>
          <w:rPrChange w:id="2803" w:author="Russell Ott" w:date="2022-05-16T11:47:00Z">
            <w:rPr>
              <w:rFonts w:ascii="Calibri" w:hAnsi="Calibri"/>
              <w:color w:val="000000"/>
            </w:rPr>
          </w:rPrChange>
        </w:rPr>
        <w:t>Conformance to a template from C-CDA R1.1 (defined prior to the practice of template ver</w:t>
      </w:r>
      <w:r w:rsidRPr="00D14360">
        <w:rPr>
          <w:color w:val="000000"/>
          <w:rPrChange w:id="2804" w:author="Russell Ott" w:date="2022-05-16T11:47:00Z">
            <w:rPr>
              <w:rFonts w:ascii="Calibri" w:hAnsi="Calibri"/>
              <w:color w:val="000000"/>
            </w:rPr>
          </w:rPrChange>
        </w:rPr>
        <w:t>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ascii="Times New Roman" w:eastAsia="Calibri" w:hAnsi="Times New Roman"/>
          <w:color w:val="000000"/>
          <w:sz w:val="24"/>
          <w:szCs w:val="24"/>
          <w:rPrChange w:id="2805" w:author="Russell Ott" w:date="2022-05-16T11:47:00Z">
            <w:rPr>
              <w:rFonts w:ascii="Calibri" w:eastAsia="Calibri" w:hAnsi="Calibri"/>
              <w:color w:val="000000"/>
            </w:rPr>
          </w:rPrChange>
        </w:rPr>
      </w:pPr>
      <w:r w:rsidRPr="00D14360">
        <w:rPr>
          <w:color w:val="000000"/>
          <w:rPrChange w:id="2806" w:author="Russell Ott" w:date="2022-05-16T11:47:00Z">
            <w:rPr>
              <w:rFonts w:ascii="Calibri" w:eastAsia="Calibri" w:hAnsi="Calibri"/>
              <w:color w:val="000000"/>
            </w:rPr>
          </w:rPrChange>
        </w:rPr>
        <w:t>Schematron</w:t>
      </w:r>
      <w:r w:rsidR="00A10C4D" w:rsidRPr="00D14360">
        <w:rPr>
          <w:color w:val="000000"/>
          <w:rPrChange w:id="2807" w:author="Russell Ott" w:date="2022-05-16T11:47:00Z">
            <w:rPr>
              <w:rFonts w:ascii="Calibri" w:eastAsia="Calibri" w:hAnsi="Calibri"/>
              <w:color w:val="000000"/>
            </w:rPr>
          </w:rPrChange>
        </w:rPr>
        <w:t xml:space="preserve"> is a rule-based validation language for confirming declarations about the presence or absence of patterns in XML trees.  </w:t>
      </w:r>
      <w:r w:rsidRPr="00D14360">
        <w:rPr>
          <w:rFonts w:eastAsia="Calibri"/>
          <w:color w:val="000000"/>
          <w:rPrChange w:id="2808" w:author="Russell Ott" w:date="2022-05-16T11:47:00Z">
            <w:rPr>
              <w:rFonts w:ascii="Calibri" w:eastAsia="Calibri" w:hAnsi="Calibri"/>
              <w:color w:val="000000"/>
            </w:rPr>
          </w:rPrChange>
        </w:rPr>
        <w:t>Schematron</w:t>
      </w:r>
      <w:r w:rsidR="00A10C4D" w:rsidRPr="00D14360">
        <w:rPr>
          <w:rFonts w:eastAsia="Calibri"/>
          <w:color w:val="000000"/>
          <w:rPrChange w:id="2809" w:author="Russell Ott" w:date="2022-05-16T11:47:00Z">
            <w:rPr>
              <w:rFonts w:ascii="Calibri" w:eastAsia="Calibri" w:hAnsi="Calibri"/>
              <w:color w:val="000000"/>
            </w:rPr>
          </w:rPrChange>
        </w:rPr>
        <w:t xml:space="preserve"> is capable of expressing constraints above and beyond what is possible with XML Schema.</w:t>
      </w:r>
    </w:p>
    <w:p w14:paraId="5AF12D1A" w14:textId="77777777" w:rsidR="00A10C4D" w:rsidRPr="00D14360" w:rsidRDefault="00F80882" w:rsidP="00B505D2">
      <w:pPr>
        <w:spacing w:after="120"/>
        <w:rPr>
          <w:rFonts w:ascii="Times New Roman" w:eastAsia="Calibri" w:hAnsi="Times New Roman"/>
          <w:color w:val="000000"/>
          <w:sz w:val="24"/>
          <w:szCs w:val="24"/>
          <w:rPrChange w:id="2810" w:author="Russell Ott" w:date="2022-05-16T11:47:00Z">
            <w:rPr>
              <w:rFonts w:ascii="Calibri" w:eastAsia="Calibri" w:hAnsi="Calibri"/>
              <w:color w:val="000000"/>
            </w:rPr>
          </w:rPrChange>
        </w:rPr>
      </w:pPr>
      <w:r w:rsidRPr="00D14360">
        <w:rPr>
          <w:color w:val="000000"/>
          <w:rPrChange w:id="2811" w:author="Russell Ott" w:date="2022-05-16T11:47:00Z">
            <w:rPr>
              <w:rFonts w:ascii="Calibri" w:eastAsia="Calibri" w:hAnsi="Calibri"/>
              <w:color w:val="000000"/>
            </w:rPr>
          </w:rPrChange>
        </w:rPr>
        <w:t>Schematron</w:t>
      </w:r>
      <w:r w:rsidR="00A10C4D" w:rsidRPr="00D14360">
        <w:rPr>
          <w:color w:val="000000"/>
          <w:rPrChange w:id="2812" w:author="Russell Ott" w:date="2022-05-16T11:47:00Z">
            <w:rPr>
              <w:rFonts w:ascii="Calibri" w:eastAsia="Calibri" w:hAnsi="Calibri"/>
              <w:color w:val="000000"/>
            </w:rPr>
          </w:rPrChange>
        </w:rPr>
        <w:t xml:space="preserve"> can be used to:</w:t>
      </w:r>
    </w:p>
    <w:p w14:paraId="715C1A74" w14:textId="77777777" w:rsidR="00A10C4D" w:rsidRPr="00D14360" w:rsidRDefault="00265B3F" w:rsidP="008E1E6B">
      <w:pPr>
        <w:pStyle w:val="ListParagraph"/>
        <w:numPr>
          <w:ilvl w:val="0"/>
          <w:numId w:val="2"/>
        </w:numPr>
        <w:spacing w:after="120"/>
        <w:rPr>
          <w:color w:val="000000"/>
          <w:rPrChange w:id="2813" w:author="Russell Ott" w:date="2022-05-16T11:47:00Z">
            <w:rPr>
              <w:color w:val="000000"/>
            </w:rPr>
          </w:rPrChange>
        </w:rPr>
      </w:pPr>
      <w:r w:rsidRPr="00D14360">
        <w:rPr>
          <w:color w:val="000000"/>
          <w:rPrChange w:id="2814" w:author="Russell Ott" w:date="2022-05-16T11:47:00Z">
            <w:rPr>
              <w:color w:val="000000"/>
            </w:rPr>
          </w:rPrChange>
        </w:rPr>
        <w:t>E</w:t>
      </w:r>
      <w:r w:rsidR="00A10C4D" w:rsidRPr="00D14360">
        <w:rPr>
          <w:color w:val="000000"/>
          <w:rPrChange w:id="2815" w:author="Russell Ott" w:date="2022-05-16T11:47:00Z">
            <w:rPr>
              <w:color w:val="000000"/>
            </w:rPr>
          </w:rPrChange>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color w:val="000000"/>
          <w:rPrChange w:id="2816" w:author="Russell Ott" w:date="2022-05-16T11:47:00Z">
            <w:rPr>
              <w:color w:val="000000"/>
            </w:rPr>
          </w:rPrChange>
        </w:rPr>
      </w:pPr>
      <w:r w:rsidRPr="00D14360">
        <w:rPr>
          <w:color w:val="000000"/>
          <w:rPrChange w:id="2817" w:author="Russell Ott" w:date="2022-05-16T11:47:00Z">
            <w:rPr>
              <w:color w:val="000000"/>
            </w:rPr>
          </w:rPrChange>
        </w:rPr>
        <w:t>E</w:t>
      </w:r>
      <w:r w:rsidR="00A10C4D" w:rsidRPr="00D14360">
        <w:rPr>
          <w:color w:val="000000"/>
          <w:rPrChange w:id="2818" w:author="Russell Ott" w:date="2022-05-16T11:47:00Z">
            <w:rPr>
              <w:color w:val="000000"/>
            </w:rPr>
          </w:rPrChange>
        </w:rPr>
        <w:t>xpress rules about complex structures within an XML document.</w:t>
      </w:r>
    </w:p>
    <w:p w14:paraId="5E828218" w14:textId="099AC3F0" w:rsidR="00A10C4D" w:rsidRPr="009F13BB" w:rsidRDefault="00157204" w:rsidP="00157204">
      <w:pPr>
        <w:rPr>
          <w:rFonts w:ascii="Times New Roman" w:eastAsia="Calibri" w:hAnsi="Times New Roman"/>
          <w:color w:val="000000"/>
          <w:sz w:val="24"/>
          <w:szCs w:val="24"/>
          <w:rPrChange w:id="2819" w:author="Russell Ott" w:date="2022-05-16T11:47:00Z">
            <w:rPr>
              <w:rFonts w:ascii="Calibri" w:eastAsia="Calibri" w:hAnsi="Calibri"/>
              <w:color w:val="000000"/>
            </w:rPr>
          </w:rPrChange>
        </w:rPr>
      </w:pPr>
      <w:r w:rsidRPr="003A3D50">
        <w:rPr>
          <w:rPrChange w:id="2820" w:author="Russell Ott" w:date="2022-05-16T11:47:00Z">
            <w:rPr>
              <w:rFonts w:ascii="Calibri" w:hAnsi="Calibri"/>
            </w:rPr>
          </w:rPrChange>
        </w:rPr>
        <w:t>Each template in the C-CDA library of templates has a correspo</w:t>
      </w:r>
      <w:r w:rsidRPr="003A3D50">
        <w:rPr>
          <w:rPrChange w:id="2821" w:author="Russell Ott" w:date="2022-05-16T11:47:00Z">
            <w:rPr>
              <w:rFonts w:ascii="Calibri" w:hAnsi="Calibri"/>
            </w:rPr>
          </w:rPrChange>
        </w:rPr>
        <w:t>nding Schematron validation package based upon the conformance constraints defined in the template. This Schematron package can be used to confirm if a CDA document conforms to the constraints required by C-CDA R2.1. The C-CDA Schematron package is updated</w:t>
      </w:r>
      <w:r w:rsidRPr="003A3D50">
        <w:rPr>
          <w:rPrChange w:id="2822" w:author="Russell Ott" w:date="2022-05-16T11:47:00Z">
            <w:rPr>
              <w:rFonts w:ascii="Calibri" w:hAnsi="Calibri"/>
            </w:rPr>
          </w:rPrChange>
        </w:rPr>
        <w:t xml:space="preserve"> when errata releases for C-CDA are published. A Schematron package for C-CDA R2.1 is available on the HL7 International Structured Documents Work Group </w:t>
      </w:r>
      <w:r w:rsidR="00A10A0C">
        <w:rPr>
          <w:rPrChange w:id="2823" w:author="Russell Ott" w:date="2022-05-16T11:47:00Z">
            <w:rPr>
              <w:rFonts w:ascii="Calibri" w:hAnsi="Calibri"/>
            </w:rPr>
          </w:rPrChange>
        </w:rPr>
        <w:t>GitHub</w:t>
      </w:r>
      <w:r w:rsidR="00A10A0C" w:rsidRPr="003A3D50">
        <w:rPr>
          <w:rPrChange w:id="2824" w:author="Russell Ott" w:date="2022-05-16T11:47:00Z">
            <w:rPr>
              <w:rFonts w:ascii="Calibri" w:hAnsi="Calibri"/>
            </w:rPr>
          </w:rPrChange>
        </w:rPr>
        <w:t xml:space="preserve"> </w:t>
      </w:r>
      <w:r w:rsidRPr="003A3D50">
        <w:rPr>
          <w:rPrChange w:id="2825" w:author="Russell Ott" w:date="2022-05-16T11:47:00Z">
            <w:rPr>
              <w:rFonts w:ascii="Calibri" w:hAnsi="Calibri"/>
            </w:rPr>
          </w:rPrChange>
        </w:rPr>
        <w:t>repository</w:t>
      </w:r>
      <w:r w:rsidR="0009537F" w:rsidRPr="009F13BB">
        <w:rPr>
          <w:rPrChange w:id="2826" w:author="Russell Ott" w:date="2022-05-16T11:47:00Z">
            <w:rPr>
              <w:rFonts w:ascii="Calibri" w:hAnsi="Calibri"/>
            </w:rPr>
          </w:rPrChange>
        </w:rPr>
        <w:t>.</w:t>
      </w:r>
      <w:r w:rsidRPr="0083506C">
        <w:rPr>
          <w:color w:val="000000"/>
          <w:vertAlign w:val="superscript"/>
          <w:rPrChange w:id="2827" w:author="Russell Ott" w:date="2022-05-16T11:47:00Z">
            <w:rPr>
              <w:rFonts w:ascii="Calibri" w:eastAsia="Calibri" w:hAnsi="Calibri"/>
              <w:color w:val="000000"/>
              <w:vertAlign w:val="superscript"/>
            </w:rPr>
          </w:rPrChange>
        </w:rPr>
        <w:footnoteReference w:id="21"/>
      </w:r>
      <w:r w:rsidRPr="003A3D50">
        <w:rPr>
          <w:rPrChange w:id="2828" w:author="Russell Ott" w:date="2022-05-16T11:47:00Z">
            <w:rPr>
              <w:rFonts w:ascii="Calibri" w:hAnsi="Calibri"/>
            </w:rPr>
          </w:rPrChange>
        </w:rPr>
        <w:t xml:space="preserve"> The C-CDA Schematron packages available at time of publication are included in the</w:t>
      </w:r>
      <w:r w:rsidRPr="003A3D50">
        <w:rPr>
          <w:rPrChange w:id="2829" w:author="Russell Ott" w:date="2022-05-16T11:47:00Z">
            <w:rPr>
              <w:rFonts w:ascii="Calibri" w:hAnsi="Calibri"/>
            </w:rPr>
          </w:rPrChange>
        </w:rPr>
        <w:t xml:space="preserve"> Publication Package as a convenience for users. To access the current version of an available Schematron, utilize the versions posted in the </w:t>
      </w:r>
      <w:r w:rsidR="009A0717">
        <w:rPr>
          <w:rPrChange w:id="2830" w:author="Russell Ott" w:date="2022-05-16T11:47:00Z">
            <w:rPr>
              <w:rFonts w:ascii="Calibri" w:hAnsi="Calibri"/>
            </w:rPr>
          </w:rPrChange>
        </w:rPr>
        <w:t>GitHub</w:t>
      </w:r>
      <w:r w:rsidRPr="003A3D50">
        <w:rPr>
          <w:rPrChange w:id="2831" w:author="Russell Ott" w:date="2022-05-16T11:47:00Z">
            <w:rPr>
              <w:rFonts w:ascii="Calibri" w:hAnsi="Calibri"/>
            </w:rPr>
          </w:rPrChange>
        </w:rPr>
        <w:t xml:space="preserve"> repository.</w:t>
      </w:r>
      <w:r w:rsidR="00A10C4D" w:rsidRPr="005A615D">
        <w:rPr>
          <w:rFonts w:eastAsia="Calibri"/>
          <w:color w:val="000000"/>
          <w:rPrChange w:id="2832" w:author="Russell Ott" w:date="2022-05-16T11:47:00Z">
            <w:rPr>
              <w:rFonts w:ascii="Calibri" w:eastAsia="Calibri" w:hAnsi="Calibri"/>
              <w:color w:val="000000"/>
            </w:rPr>
          </w:rPrChange>
        </w:rPr>
        <w:t xml:space="preserve"> </w:t>
      </w:r>
    </w:p>
    <w:p w14:paraId="4FC5B2DA" w14:textId="77777777" w:rsidR="00157204" w:rsidRPr="0083506C" w:rsidRDefault="00157204" w:rsidP="003A3D50">
      <w:pPr>
        <w:rPr>
          <w:color w:val="000000"/>
          <w:rPrChange w:id="2833" w:author="Russell Ott" w:date="2022-05-16T11:47:00Z">
            <w:rPr>
              <w:rFonts w:ascii="Calibri" w:eastAsia="Calibri" w:hAnsi="Calibri"/>
              <w:color w:val="000000"/>
            </w:rPr>
          </w:rPrChange>
        </w:rPr>
      </w:pPr>
    </w:p>
    <w:p w14:paraId="6E6B30C1" w14:textId="0C065233" w:rsidR="00A1254D" w:rsidRPr="00D14360" w:rsidRDefault="00A1254D" w:rsidP="00B505D2">
      <w:pPr>
        <w:spacing w:after="120"/>
        <w:rPr>
          <w:rFonts w:ascii="Times New Roman" w:eastAsia="Calibri" w:hAnsi="Times New Roman"/>
          <w:color w:val="000000"/>
          <w:sz w:val="24"/>
          <w:szCs w:val="24"/>
          <w:rPrChange w:id="2834" w:author="Russell Ott" w:date="2022-05-16T11:47:00Z">
            <w:rPr>
              <w:rFonts w:ascii="Calibri" w:eastAsia="Calibri" w:hAnsi="Calibri"/>
              <w:color w:val="000000"/>
            </w:rPr>
          </w:rPrChange>
        </w:rPr>
      </w:pPr>
      <w:r w:rsidRPr="003A3D50">
        <w:rPr>
          <w:b/>
          <w:color w:val="000000"/>
          <w:rPrChange w:id="2835" w:author="Russell Ott" w:date="2022-05-16T11:47:00Z">
            <w:rPr>
              <w:rFonts w:ascii="Calibri" w:eastAsia="Calibri" w:hAnsi="Calibri"/>
              <w:b/>
              <w:color w:val="000000"/>
            </w:rPr>
          </w:rPrChange>
        </w:rPr>
        <w:t>Reference:</w:t>
      </w:r>
      <w:r w:rsidRPr="00D14360">
        <w:rPr>
          <w:color w:val="000000"/>
          <w:rPrChange w:id="2836" w:author="Russell Ott" w:date="2022-05-16T11:47:00Z">
            <w:rPr>
              <w:rFonts w:ascii="Calibri" w:eastAsia="Calibri" w:hAnsi="Calibri"/>
              <w:color w:val="000000"/>
            </w:rPr>
          </w:rPrChange>
        </w:rPr>
        <w:t xml:space="preserve"> </w:t>
      </w:r>
      <w:r w:rsidR="0009537F" w:rsidRPr="007770C6">
        <w:rPr>
          <w:color w:val="0000FF"/>
          <w:u w:val="single"/>
          <w:rPrChange w:id="2837" w:author="Russell Ott" w:date="2022-05-16T11:47:00Z">
            <w:rPr>
              <w:rFonts w:ascii="Calibri" w:eastAsia="Calibri" w:hAnsi="Calibri"/>
              <w:color w:val="000000"/>
            </w:rPr>
          </w:rPrChange>
        </w:rPr>
        <w:fldChar w:fldCharType="begin"/>
      </w:r>
      <w:r w:rsidR="0009537F" w:rsidRPr="007770C6">
        <w:rPr>
          <w:color w:val="0000FF"/>
          <w:u w:val="single"/>
          <w:rPrChange w:id="2838" w:author="Russell Ott" w:date="2022-05-16T11:47:00Z">
            <w:rPr>
              <w:rFonts w:ascii="Calibri" w:eastAsia="Calibri" w:hAnsi="Calibri"/>
              <w:color w:val="000000"/>
            </w:rPr>
          </w:rPrChange>
        </w:rPr>
        <w:instrText xml:space="preserve"> REF _Ref21849894 \r \h </w:instrText>
      </w:r>
      <w:r w:rsidR="0009537F" w:rsidRPr="007770C6">
        <w:rPr>
          <w:rFonts w:eastAsia="Calibri"/>
          <w:color w:val="0000FF"/>
          <w:u w:val="single"/>
          <w:rPrChange w:id="2839" w:author="Russell Ott" w:date="2022-05-16T11:47:00Z">
            <w:rPr>
              <w:rFonts w:ascii="Calibri" w:eastAsia="Calibri" w:hAnsi="Calibri"/>
              <w:color w:val="000000"/>
            </w:rPr>
          </w:rPrChange>
        </w:rPr>
        <w:instrText xml:space="preserve"> \* MERGEFORMAT </w:instrText>
      </w:r>
      <w:r w:rsidR="0009537F" w:rsidRPr="007770C6">
        <w:rPr>
          <w:rFonts w:eastAsia="Calibri"/>
          <w:color w:val="0000FF"/>
          <w:u w:val="single"/>
          <w:rPrChange w:id="2840" w:author="Russell Ott" w:date="2022-05-16T11:47:00Z">
            <w:rPr>
              <w:rFonts w:ascii="Calibri" w:eastAsia="Calibri" w:hAnsi="Calibri"/>
              <w:color w:val="000000"/>
            </w:rPr>
          </w:rPrChange>
        </w:rPr>
      </w:r>
      <w:r w:rsidR="0009537F" w:rsidRPr="007770C6">
        <w:rPr>
          <w:color w:val="0000FF"/>
          <w:u w:val="single"/>
          <w:rPrChange w:id="2841" w:author="Russell Ott" w:date="2022-05-16T11:47:00Z">
            <w:rPr>
              <w:rFonts w:ascii="Calibri" w:eastAsia="Calibri" w:hAnsi="Calibri"/>
              <w:color w:val="000000"/>
            </w:rPr>
          </w:rPrChange>
        </w:rPr>
        <w:fldChar w:fldCharType="separate"/>
      </w:r>
      <w:r w:rsidR="00F10C7C">
        <w:rPr>
          <w:color w:val="0000FF"/>
          <w:u w:val="single"/>
          <w:rPrChange w:id="2842" w:author="Russell Ott" w:date="2022-05-16T11:47:00Z">
            <w:rPr>
              <w:rFonts w:ascii="Calibri" w:eastAsia="Calibri" w:hAnsi="Calibri"/>
              <w:color w:val="000000"/>
            </w:rPr>
          </w:rPrChange>
        </w:rPr>
        <w:t>3.2</w:t>
      </w:r>
      <w:r w:rsidR="0009537F" w:rsidRPr="007770C6">
        <w:rPr>
          <w:rFonts w:eastAsia="Calibri"/>
          <w:color w:val="0000FF"/>
          <w:u w:val="single"/>
          <w:rPrChange w:id="2843" w:author="Russell Ott" w:date="2022-05-16T11:47:00Z">
            <w:rPr>
              <w:rFonts w:ascii="Calibri" w:eastAsia="Calibri" w:hAnsi="Calibri"/>
              <w:color w:val="000000"/>
            </w:rPr>
          </w:rPrChange>
        </w:rPr>
        <w:fldChar w:fldCharType="end"/>
      </w:r>
      <w:r w:rsidR="0009537F" w:rsidRPr="007770C6">
        <w:rPr>
          <w:color w:val="0000FF"/>
          <w:u w:val="single"/>
          <w:rPrChange w:id="2844" w:author="Russell Ott" w:date="2022-05-16T11:47:00Z">
            <w:rPr>
              <w:rFonts w:ascii="Calibri" w:eastAsia="Calibri" w:hAnsi="Calibri"/>
              <w:color w:val="000000"/>
            </w:rPr>
          </w:rPrChange>
        </w:rPr>
        <w:t xml:space="preserve"> </w:t>
      </w:r>
      <w:r w:rsidR="0009537F" w:rsidRPr="007770C6">
        <w:rPr>
          <w:color w:val="0000FF"/>
          <w:u w:val="single"/>
          <w:rPrChange w:id="2845" w:author="Russell Ott" w:date="2022-05-16T11:47:00Z">
            <w:rPr>
              <w:rFonts w:ascii="Calibri" w:eastAsia="Calibri" w:hAnsi="Calibri"/>
              <w:color w:val="000000"/>
            </w:rPr>
          </w:rPrChange>
        </w:rPr>
        <w:fldChar w:fldCharType="begin"/>
      </w:r>
      <w:r w:rsidR="0009537F" w:rsidRPr="007770C6">
        <w:rPr>
          <w:color w:val="0000FF"/>
          <w:u w:val="single"/>
          <w:rPrChange w:id="2846" w:author="Russell Ott" w:date="2022-05-16T11:47:00Z">
            <w:rPr>
              <w:rFonts w:ascii="Calibri" w:eastAsia="Calibri" w:hAnsi="Calibri"/>
              <w:color w:val="000000"/>
            </w:rPr>
          </w:rPrChange>
        </w:rPr>
        <w:instrText xml:space="preserve"> REF _Ref21849899 \h </w:instrText>
      </w:r>
      <w:r w:rsidR="0009537F" w:rsidRPr="007770C6">
        <w:rPr>
          <w:rFonts w:eastAsia="Calibri"/>
          <w:color w:val="0000FF"/>
          <w:u w:val="single"/>
          <w:rPrChange w:id="2847" w:author="Russell Ott" w:date="2022-05-16T11:47:00Z">
            <w:rPr>
              <w:rFonts w:ascii="Calibri" w:eastAsia="Calibri" w:hAnsi="Calibri"/>
              <w:color w:val="000000"/>
            </w:rPr>
          </w:rPrChange>
        </w:rPr>
        <w:instrText xml:space="preserve"> \* MERGEFORMAT </w:instrText>
      </w:r>
      <w:r w:rsidR="0009537F" w:rsidRPr="007770C6">
        <w:rPr>
          <w:rFonts w:eastAsia="Calibri"/>
          <w:color w:val="0000FF"/>
          <w:u w:val="single"/>
          <w:rPrChange w:id="2848" w:author="Russell Ott" w:date="2022-05-16T11:47:00Z">
            <w:rPr>
              <w:rFonts w:ascii="Calibri" w:eastAsia="Calibri" w:hAnsi="Calibri"/>
              <w:color w:val="000000"/>
            </w:rPr>
          </w:rPrChange>
        </w:rPr>
      </w:r>
      <w:r w:rsidR="0009537F" w:rsidRPr="007770C6">
        <w:rPr>
          <w:color w:val="0000FF"/>
          <w:u w:val="single"/>
          <w:rPrChange w:id="2849" w:author="Russell Ott" w:date="2022-05-16T11:47:00Z">
            <w:rPr>
              <w:rFonts w:ascii="Calibri" w:eastAsia="Calibri" w:hAnsi="Calibri"/>
              <w:color w:val="000000"/>
            </w:rPr>
          </w:rPrChange>
        </w:rPr>
        <w:fldChar w:fldCharType="separate"/>
      </w:r>
      <w:r w:rsidR="00F10C7C" w:rsidRPr="00F10C7C">
        <w:rPr>
          <w:color w:val="0000FF"/>
          <w:u w:val="single"/>
          <w:rPrChange w:id="2850" w:author="Russell Ott" w:date="2022-05-16T11:47:00Z">
            <w:rPr>
              <w:rFonts w:ascii="Calibri" w:hAnsi="Calibri"/>
            </w:rPr>
          </w:rPrChange>
        </w:rPr>
        <w:t>Structured Header</w:t>
      </w:r>
      <w:r w:rsidR="0009537F" w:rsidRPr="007770C6">
        <w:rPr>
          <w:rFonts w:eastAsia="Calibri"/>
          <w:color w:val="0000FF"/>
          <w:u w:val="single"/>
          <w:rPrChange w:id="2851" w:author="Russell Ott" w:date="2022-05-16T11:47:00Z">
            <w:rPr>
              <w:rFonts w:ascii="Calibri" w:eastAsia="Calibri" w:hAnsi="Calibri"/>
              <w:color w:val="000000"/>
            </w:rPr>
          </w:rPrChange>
        </w:rPr>
        <w:fldChar w:fldCharType="end"/>
      </w:r>
    </w:p>
    <w:p w14:paraId="213A5AF8" w14:textId="77777777" w:rsidR="00A10C4D" w:rsidRPr="00C64922" w:rsidRDefault="00A10C4D" w:rsidP="00F10C7C">
      <w:pPr>
        <w:pStyle w:val="Heading3"/>
      </w:pPr>
      <w:bookmarkStart w:id="2852" w:name="_Toc10695554"/>
      <w:bookmarkStart w:id="2853" w:name="_Toc11043548"/>
      <w:bookmarkStart w:id="2854" w:name="_Toc11045548"/>
      <w:bookmarkStart w:id="2855" w:name="_Toc11391218"/>
      <w:bookmarkStart w:id="2856" w:name="_Toc103262616"/>
      <w:bookmarkStart w:id="2857" w:name="_Toc22823361"/>
      <w:r w:rsidRPr="00C64922">
        <w:t>Declaring Template Conformance</w:t>
      </w:r>
      <w:bookmarkEnd w:id="2852"/>
      <w:bookmarkEnd w:id="2853"/>
      <w:bookmarkEnd w:id="2854"/>
      <w:bookmarkEnd w:id="2855"/>
      <w:bookmarkEnd w:id="2856"/>
      <w:bookmarkEnd w:id="2857"/>
    </w:p>
    <w:p w14:paraId="56C0A380" w14:textId="77777777" w:rsidR="00A10C4D" w:rsidRPr="00D14360" w:rsidRDefault="00A10C4D" w:rsidP="00B505D2">
      <w:pPr>
        <w:spacing w:after="120"/>
        <w:rPr>
          <w:rFonts w:ascii="Times New Roman" w:eastAsia="Calibri" w:hAnsi="Times New Roman"/>
          <w:color w:val="000000"/>
          <w:sz w:val="24"/>
          <w:szCs w:val="24"/>
          <w:rPrChange w:id="2858" w:author="Russell Ott" w:date="2022-05-16T11:47:00Z">
            <w:rPr>
              <w:rFonts w:ascii="Calibri" w:eastAsia="Calibri" w:hAnsi="Calibri"/>
              <w:color w:val="000000"/>
            </w:rPr>
          </w:rPrChange>
        </w:rPr>
      </w:pPr>
      <w:r w:rsidRPr="00D14360">
        <w:rPr>
          <w:color w:val="000000"/>
          <w:rPrChange w:id="2859" w:author="Russell Ott" w:date="2022-05-16T11:47:00Z">
            <w:rPr>
              <w:rFonts w:ascii="Calibri" w:eastAsia="Calibri" w:hAnsi="Calibri"/>
              <w:color w:val="000000"/>
            </w:rPr>
          </w:rPrChange>
        </w:rPr>
        <w:t>C-CDA templates are identified with a t</w:t>
      </w:r>
      <w:r w:rsidRPr="00D14360">
        <w:rPr>
          <w:color w:val="000000"/>
          <w:rPrChange w:id="2860" w:author="Russell Ott" w:date="2022-05-16T11:47:00Z">
            <w:rPr>
              <w:rFonts w:ascii="Calibri" w:eastAsia="Calibri" w:hAnsi="Calibri"/>
              <w:color w:val="000000"/>
            </w:rPr>
          </w:rPrChange>
        </w:rPr>
        <w:t xml:space="preserve">emplateId. The templateId is a two-part identifier that consists of a root and an </w:t>
      </w:r>
      <w:r w:rsidR="00F80882" w:rsidRPr="00D14360">
        <w:rPr>
          <w:rFonts w:eastAsia="Calibri"/>
          <w:color w:val="000000"/>
          <w:rPrChange w:id="2861" w:author="Russell Ott" w:date="2022-05-16T11:47:00Z">
            <w:rPr>
              <w:rFonts w:ascii="Calibri" w:eastAsia="Calibri" w:hAnsi="Calibri"/>
              <w:color w:val="000000"/>
            </w:rPr>
          </w:rPrChange>
        </w:rPr>
        <w:t>extension</w:t>
      </w:r>
      <w:r w:rsidRPr="00D14360">
        <w:rPr>
          <w:rFonts w:eastAsia="Calibri"/>
          <w:color w:val="000000"/>
          <w:rPrChange w:id="2862" w:author="Russell Ott" w:date="2022-05-16T11:47:00Z">
            <w:rPr>
              <w:rFonts w:ascii="Calibri" w:eastAsia="Calibri" w:hAnsi="Calibri"/>
              <w:color w:val="000000"/>
            </w:rPr>
          </w:rPrChange>
        </w:rPr>
        <w:t xml:space="preserve">. The root identifies the named template and the extension identifies the version of that template.  Initially C-CDA templates did not include versions. The templateId/@root attribute was not used.  Many of those original templates are still used in C-CDA R2.1. </w:t>
      </w:r>
    </w:p>
    <w:p w14:paraId="374D4350" w14:textId="77777777" w:rsidR="00A10C4D" w:rsidRPr="007770C6" w:rsidRDefault="00B01599" w:rsidP="00B505D2">
      <w:pPr>
        <w:pStyle w:val="Default"/>
        <w:spacing w:after="120"/>
        <w:rPr>
          <w:sz w:val="20"/>
          <w:rPrChange w:id="2863" w:author="Russell Ott" w:date="2022-05-16T11:47:00Z">
            <w:rPr/>
          </w:rPrChange>
        </w:rPr>
      </w:pPr>
      <w:r w:rsidRPr="007770C6">
        <w:rPr>
          <w:sz w:val="20"/>
          <w:rPrChange w:id="2864" w:author="Russell Ott" w:date="2022-05-16T11:47:00Z">
            <w:rPr/>
          </w:rPrChange>
        </w:rPr>
        <w:t xml:space="preserve">Chapter </w:t>
      </w:r>
      <w:r w:rsidR="00A10C4D" w:rsidRPr="007770C6">
        <w:rPr>
          <w:sz w:val="20"/>
          <w:rPrChange w:id="2865" w:author="Russell Ott" w:date="2022-05-16T11:47:00Z">
            <w:rPr/>
          </w:rPrChange>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Change w:id="2866" w:author="Russell Ott" w:date="2022-05-16T11:47:00Z">
            <w:rPr/>
          </w:rPrChange>
        </w:rPr>
      </w:pPr>
      <w:r w:rsidRPr="007770C6">
        <w:rPr>
          <w:sz w:val="20"/>
          <w:rPrChange w:id="2867" w:author="Russell Ott" w:date="2022-05-16T11:47:00Z">
            <w:rPr/>
          </w:rPrChange>
        </w:rPr>
        <w:t>To assert conformance with C-CDA R2.1, declare the templateId of the version of the template defined in C-CDA R2.1</w:t>
      </w:r>
      <w:r w:rsidR="00265B3F" w:rsidRPr="007770C6">
        <w:rPr>
          <w:sz w:val="20"/>
          <w:rPrChange w:id="2868" w:author="Russell Ott" w:date="2022-05-16T11:47:00Z">
            <w:rPr/>
          </w:rPrChange>
        </w:rPr>
        <w:t>.</w:t>
      </w:r>
      <w:r w:rsidRPr="007770C6">
        <w:rPr>
          <w:sz w:val="20"/>
          <w:rPrChange w:id="2869" w:author="Russell Ott" w:date="2022-05-16T11:47:00Z">
            <w:rPr/>
          </w:rPrChange>
        </w:rPr>
        <w:t xml:space="preserve">  </w:t>
      </w:r>
    </w:p>
    <w:p w14:paraId="12BB6F64" w14:textId="77777777" w:rsidR="00A10C4D" w:rsidRPr="007770C6" w:rsidRDefault="00A10C4D" w:rsidP="0054522C">
      <w:pPr>
        <w:pStyle w:val="Default"/>
        <w:numPr>
          <w:ilvl w:val="0"/>
          <w:numId w:val="19"/>
        </w:numPr>
        <w:spacing w:after="120"/>
        <w:rPr>
          <w:sz w:val="20"/>
          <w:rPrChange w:id="2870" w:author="Russell Ott" w:date="2022-05-16T11:47:00Z">
            <w:rPr/>
          </w:rPrChange>
        </w:rPr>
      </w:pPr>
      <w:r w:rsidRPr="007770C6">
        <w:rPr>
          <w:sz w:val="20"/>
          <w:rPrChange w:id="2871" w:author="Russell Ott" w:date="2022-05-16T11:47:00Z">
            <w:rPr/>
          </w:rPrChange>
        </w:rPr>
        <w:t>To assert conformance with C-CDA R1.1, declare the templateId of the version of the template defined in C-CDA R1.1</w:t>
      </w:r>
      <w:r w:rsidR="00265B3F" w:rsidRPr="007770C6">
        <w:rPr>
          <w:sz w:val="20"/>
          <w:rPrChange w:id="2872" w:author="Russell Ott" w:date="2022-05-16T11:47:00Z">
            <w:rPr/>
          </w:rPrChange>
        </w:rPr>
        <w:t>.</w:t>
      </w:r>
      <w:r w:rsidRPr="007770C6">
        <w:rPr>
          <w:sz w:val="20"/>
          <w:rPrChange w:id="2873" w:author="Russell Ott" w:date="2022-05-16T11:47:00Z">
            <w:rPr/>
          </w:rPrChange>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Change w:id="2874">
          <w:tblGrid>
            <w:gridCol w:w="725"/>
            <w:gridCol w:w="7915"/>
          </w:tblGrid>
        </w:tblGridChange>
      </w:tblGrid>
      <w:tr w:rsidR="001A0138" w:rsidRPr="00C64922" w14:paraId="5C687CD2" w14:textId="77777777" w:rsidTr="007770C6">
        <w:trPr>
          <w:trHeight w:val="548"/>
        </w:trPr>
        <w:tc>
          <w:tcPr>
            <w:tcW w:w="725" w:type="dxa"/>
            <w:tcBorders>
              <w:right w:val="nil"/>
            </w:tcBorders>
            <w:shd w:val="clear" w:color="auto" w:fill="C6D9F1"/>
            <w:cellIns w:id="2875" w:author="Russell Ott" w:date="2022-05-16T11:47:00Z"/>
          </w:tcPr>
          <w:p w14:paraId="06CF9AF6" w14:textId="77777777" w:rsidR="00804CC8" w:rsidRDefault="00804CC8" w:rsidP="0007159E">
            <w:pPr>
              <w:spacing w:after="120"/>
              <w:ind w:right="-222"/>
              <w:rPr>
                <w:noProof/>
              </w:rPr>
            </w:pPr>
            <w:ins w:id="2876" w:author="Russell Ott" w:date="2022-05-16T11:47:00Z">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7915" w:type="dxa"/>
            <w:tcBorders>
              <w:left w:val="nil"/>
            </w:tcBorders>
            <w:shd w:val="clear" w:color="auto" w:fill="C6D9F1"/>
          </w:tcPr>
          <w:p w14:paraId="24206216" w14:textId="4451F5FA" w:rsidR="00804CC8" w:rsidRDefault="00634398" w:rsidP="00804CC8">
            <w:pPr>
              <w:spacing w:after="120"/>
              <w:ind w:left="-20" w:firstLine="20"/>
              <w:rPr>
                <w:color w:val="000000"/>
                <w:rPrChange w:id="2877" w:author="Russell Ott" w:date="2022-05-16T11:47:00Z">
                  <w:rPr>
                    <w:b/>
                    <w:color w:val="000000"/>
                  </w:rPr>
                </w:rPrChange>
              </w:rPr>
              <w:pPrChange w:id="2878" w:author="Russell Ott" w:date="2022-05-16T11:47:00Z">
                <w:pPr>
                  <w:pStyle w:val="BodyText"/>
                </w:pPr>
              </w:pPrChange>
            </w:pPr>
            <w:del w:id="2879" w:author="Russell Ott" w:date="2022-05-16T11:47:00Z">
              <w:r>
                <w:rPr>
                  <w:noProof/>
                </w:rPr>
                <w:drawing>
                  <wp:anchor distT="0" distB="0" distL="114300" distR="114300" simplePos="0" relativeHeight="251736064" behindDoc="0" locked="0" layoutInCell="1" allowOverlap="1" wp14:anchorId="17565DA7" wp14:editId="67537D5F">
                    <wp:simplePos x="0" y="0"/>
                    <wp:positionH relativeFrom="column">
                      <wp:posOffset>-41275</wp:posOffset>
                    </wp:positionH>
                    <wp:positionV relativeFrom="paragraph">
                      <wp:posOffset>17780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6" name="Graphic 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6B7" w:rsidRPr="00D14360">
                <w:rPr>
                  <w:color w:val="000000"/>
                </w:rPr>
                <w:delText xml:space="preserve"> </w:delText>
              </w:r>
            </w:del>
            <w:r w:rsidR="00804CC8" w:rsidRPr="00804CC8">
              <w:rPr>
                <w:rFonts w:cs="Calibri"/>
                <w:color w:val="000000"/>
              </w:rPr>
              <w:t xml:space="preserve">C-CDA </w:t>
            </w:r>
            <w:r w:rsidR="00804CC8" w:rsidRPr="00804CC8">
              <w:rPr>
                <w:color w:val="000000"/>
                <w:rPrChange w:id="2880" w:author="Russell Ott" w:date="2022-05-16T11:47:00Z">
                  <w:rPr/>
                </w:rPrChange>
              </w:rPr>
              <w:t xml:space="preserve">R2.1 Content Creators SHOULD NOT declare conformance to irrelevant templates </w:t>
            </w:r>
            <w:r w:rsidR="00804CC8" w:rsidRPr="007770C6">
              <w:rPr>
                <w:rFonts w:cs="Calibri"/>
                <w:b/>
                <w:bCs/>
                <w:color w:val="000000"/>
              </w:rPr>
              <w:t>[BP-004]</w:t>
            </w:r>
          </w:p>
          <w:p w14:paraId="04A5FC59" w14:textId="77777777" w:rsidR="00AA382A" w:rsidRPr="00E93A1E" w:rsidRDefault="00AA382A" w:rsidP="00C246B7">
            <w:pPr>
              <w:pStyle w:val="BodyText"/>
              <w:rPr>
                <w:del w:id="2881" w:author="Russell Ott" w:date="2022-05-16T11:47:00Z"/>
                <w:color w:val="000000"/>
              </w:rPr>
            </w:pPr>
            <w:del w:id="2882" w:author="Russell Ott" w:date="2022-05-16T11:47:00Z">
              <w:r>
                <w:rPr>
                  <w:b/>
                  <w:bCs/>
                  <w:color w:val="000000"/>
                </w:rPr>
                <w:delText xml:space="preserve">          </w:delText>
              </w:r>
            </w:del>
            <w:r w:rsidR="00804CC8" w:rsidRPr="00804CC8">
              <w:rPr>
                <w:color w:val="000000"/>
                <w:rPrChange w:id="2883" w:author="Russell Ott" w:date="2022-05-16T11:47:00Z">
                  <w:rPr>
                    <w:color w:val="000000"/>
                    <w:sz w:val="20"/>
                  </w:rPr>
                </w:rPrChange>
              </w:rPr>
              <w:t xml:space="preserve">Note: Testability requires business decisions to be made regarding which templates </w:t>
            </w:r>
            <w:del w:id="2884" w:author="Russell Ott" w:date="2022-05-16T11:47:00Z">
              <w:r w:rsidRPr="00E93A1E">
                <w:rPr>
                  <w:color w:val="000000"/>
                </w:rPr>
                <w:delText xml:space="preserve">are    </w:delText>
              </w:r>
            </w:del>
          </w:p>
          <w:p w14:paraId="65788A8F" w14:textId="6ECE93B5" w:rsidR="00804CC8" w:rsidRPr="00D14360" w:rsidRDefault="00AA382A" w:rsidP="007770C6">
            <w:pPr>
              <w:spacing w:after="120"/>
              <w:rPr>
                <w:rFonts w:cs="Calibri"/>
                <w:color w:val="000000"/>
              </w:rPr>
              <w:pPrChange w:id="2885" w:author="Russell Ott" w:date="2022-05-16T11:47:00Z">
                <w:pPr>
                  <w:pStyle w:val="BodyText"/>
                </w:pPr>
              </w:pPrChange>
            </w:pPr>
            <w:del w:id="2886" w:author="Russell Ott" w:date="2022-05-16T11:47:00Z">
              <w:r w:rsidRPr="00E93A1E">
                <w:rPr>
                  <w:color w:val="000000"/>
                </w:rPr>
                <w:delText xml:space="preserve">         </w:delText>
              </w:r>
              <w:r w:rsidR="00E93A1E">
                <w:rPr>
                  <w:color w:val="000000"/>
                </w:rPr>
                <w:delText xml:space="preserve">  </w:delText>
              </w:r>
              <w:r w:rsidRPr="00E93A1E">
                <w:rPr>
                  <w:color w:val="000000"/>
                </w:rPr>
                <w:delText xml:space="preserve"> not</w:delText>
              </w:r>
            </w:del>
            <w:ins w:id="2887" w:author="Russell Ott" w:date="2022-05-16T11:47:00Z">
              <w:r w:rsidR="00804CC8" w:rsidRPr="00804CC8">
                <w:rPr>
                  <w:rFonts w:cs="Calibri"/>
                  <w:color w:val="000000"/>
                </w:rPr>
                <w:t>arenot</w:t>
              </w:r>
            </w:ins>
            <w:r w:rsidR="00804CC8" w:rsidRPr="00804CC8">
              <w:rPr>
                <w:color w:val="000000"/>
                <w:rPrChange w:id="2888" w:author="Russell Ott" w:date="2022-05-16T11:47:00Z">
                  <w:rPr>
                    <w:color w:val="000000"/>
                    <w:sz w:val="20"/>
                  </w:rPr>
                </w:rPrChange>
              </w:rPr>
              <w:t xml:space="preserve"> relevant.</w:t>
            </w:r>
          </w:p>
        </w:tc>
      </w:tr>
    </w:tbl>
    <w:p w14:paraId="5E93E569" w14:textId="6D1B9515" w:rsidR="00C246B7" w:rsidRPr="007770C6" w:rsidRDefault="00C246B7" w:rsidP="00C246B7">
      <w:pPr>
        <w:pStyle w:val="Default"/>
        <w:spacing w:before="240" w:after="120"/>
        <w:rPr>
          <w:sz w:val="20"/>
          <w:rPrChange w:id="2889" w:author="Russell Ott" w:date="2022-05-16T11:47:00Z">
            <w:rPr/>
          </w:rPrChange>
        </w:rPr>
      </w:pPr>
      <w:r w:rsidRPr="007770C6">
        <w:rPr>
          <w:sz w:val="20"/>
          <w:rPrChange w:id="2890" w:author="Russell Ott" w:date="2022-05-16T11:47:00Z">
            <w:rPr/>
          </w:rPrChange>
        </w:rPr>
        <w:t>To avoid confusion and minimize inclusion of unnecessary information in C-CDA documents, implementers should avoid including duplicate or irrelevant templateId declarations.</w:t>
      </w:r>
    </w:p>
    <w:p w14:paraId="6AD4DF2F" w14:textId="77777777" w:rsidR="00157204" w:rsidRPr="007770C6" w:rsidRDefault="00157204" w:rsidP="00C246B7">
      <w:pPr>
        <w:pStyle w:val="Default"/>
        <w:spacing w:before="240" w:after="120"/>
        <w:rPr>
          <w:sz w:val="20"/>
          <w:rPrChange w:id="2891" w:author="Russell Ott" w:date="2022-05-16T11:47:00Z">
            <w:rPr/>
          </w:rPrChange>
        </w:rPr>
      </w:pPr>
      <w:r w:rsidRPr="007770C6">
        <w:rPr>
          <w:sz w:val="20"/>
          <w:rPrChange w:id="2892" w:author="Russell Ott" w:date="2022-05-16T11:47:00Z">
            <w:rPr/>
          </w:rPrChange>
        </w:rPr>
        <w:t xml:space="preserve">It is important to note that including the 2.1 templateid and the 1.1 template id is no duplication and is valid to describe the content as conformant to </w:t>
      </w:r>
      <w:r w:rsidR="00863460" w:rsidRPr="007770C6">
        <w:rPr>
          <w:sz w:val="20"/>
          <w:rPrChange w:id="2893" w:author="Russell Ott" w:date="2022-05-16T11:47:00Z">
            <w:rPr/>
          </w:rPrChange>
        </w:rPr>
        <w:t>both</w:t>
      </w:r>
      <w:r w:rsidRPr="007770C6">
        <w:rPr>
          <w:sz w:val="20"/>
          <w:rPrChange w:id="2894" w:author="Russell Ott" w:date="2022-05-16T11:47:00Z">
            <w:rPr/>
          </w:rPrChange>
        </w:rPr>
        <w:t xml:space="preserve"> the 1.1 and 2.1 versions of C-CDA .</w:t>
      </w:r>
    </w:p>
    <w:p w14:paraId="0382F973" w14:textId="77777777" w:rsidR="00A10C4D" w:rsidRPr="00C64922" w:rsidRDefault="00A10C4D" w:rsidP="00943AA0">
      <w:pPr>
        <w:pStyle w:val="Heading2"/>
      </w:pPr>
      <w:bookmarkStart w:id="2895" w:name="_C-CDA_Companion_Guide"/>
      <w:bookmarkStart w:id="2896" w:name="_Toc10695555"/>
      <w:bookmarkStart w:id="2897" w:name="_Toc11043549"/>
      <w:bookmarkStart w:id="2898" w:name="_Toc11045549"/>
      <w:bookmarkStart w:id="2899" w:name="_Toc11391219"/>
      <w:bookmarkStart w:id="2900" w:name="_Ref21849288"/>
      <w:bookmarkStart w:id="2901" w:name="_Ref21849293"/>
      <w:bookmarkStart w:id="2902" w:name="_Ref21849408"/>
      <w:bookmarkStart w:id="2903" w:name="_Ref21849414"/>
      <w:bookmarkStart w:id="2904" w:name="_Toc103262617"/>
      <w:bookmarkStart w:id="2905" w:name="_Toc22823362"/>
      <w:bookmarkEnd w:id="2895"/>
      <w:r w:rsidRPr="00C64922">
        <w:t>C-CDA Companion Guide and C-CDA Rubric Rules</w:t>
      </w:r>
      <w:bookmarkEnd w:id="2896"/>
      <w:bookmarkEnd w:id="2897"/>
      <w:bookmarkEnd w:id="2898"/>
      <w:bookmarkEnd w:id="2899"/>
      <w:bookmarkEnd w:id="2900"/>
      <w:bookmarkEnd w:id="2901"/>
      <w:bookmarkEnd w:id="2902"/>
      <w:bookmarkEnd w:id="2903"/>
      <w:bookmarkEnd w:id="2904"/>
      <w:bookmarkEnd w:id="2905"/>
    </w:p>
    <w:p w14:paraId="52A86F7E" w14:textId="77777777" w:rsidR="00A10C4D" w:rsidRPr="00D14360" w:rsidRDefault="00A10C4D" w:rsidP="00B505D2">
      <w:pPr>
        <w:spacing w:after="120"/>
        <w:rPr>
          <w:rFonts w:ascii="Times New Roman" w:eastAsia="Calibri" w:hAnsi="Times New Roman"/>
          <w:color w:val="000000"/>
          <w:sz w:val="24"/>
          <w:szCs w:val="24"/>
          <w:rPrChange w:id="2906" w:author="Russell Ott" w:date="2022-05-16T11:47:00Z">
            <w:rPr>
              <w:rFonts w:ascii="Calibri" w:eastAsia="Calibri" w:hAnsi="Calibri"/>
              <w:color w:val="000000"/>
            </w:rPr>
          </w:rPrChange>
        </w:rPr>
      </w:pPr>
      <w:r w:rsidRPr="00D14360">
        <w:rPr>
          <w:color w:val="000000"/>
          <w:rPrChange w:id="2907" w:author="Russell Ott" w:date="2022-05-16T11:47:00Z">
            <w:rPr>
              <w:rFonts w:ascii="Calibri" w:eastAsia="Calibri" w:hAnsi="Calibri"/>
              <w:color w:val="000000"/>
            </w:rPr>
          </w:rPrChange>
        </w:rPr>
        <w:t>Based on emerging implementation expectations for C-CDA based interoperability, a set of criteria are compiled and balloted through HL7 to info</w:t>
      </w:r>
      <w:r w:rsidRPr="00D14360">
        <w:rPr>
          <w:color w:val="000000"/>
          <w:rPrChange w:id="2908" w:author="Russell Ott" w:date="2022-05-16T11:47:00Z">
            <w:rPr>
              <w:rFonts w:ascii="Calibri" w:eastAsia="Calibri" w:hAnsi="Calibri"/>
              <w:color w:val="000000"/>
            </w:rPr>
          </w:rPrChange>
        </w:rPr>
        <w:t>rm the C-CDA community of additional rubric rules to consider when assess</w:t>
      </w:r>
      <w:r w:rsidR="00886DDA" w:rsidRPr="00D14360">
        <w:rPr>
          <w:rFonts w:eastAsia="Calibri"/>
          <w:color w:val="000000"/>
          <w:rPrChange w:id="2909" w:author="Russell Ott" w:date="2022-05-16T11:47:00Z">
            <w:rPr>
              <w:rFonts w:ascii="Calibri" w:eastAsia="Calibri" w:hAnsi="Calibri"/>
              <w:color w:val="000000"/>
            </w:rPr>
          </w:rPrChange>
        </w:rPr>
        <w:t>ing</w:t>
      </w:r>
      <w:r w:rsidRPr="00D14360">
        <w:rPr>
          <w:rFonts w:eastAsia="Calibri"/>
          <w:color w:val="000000"/>
          <w:rPrChange w:id="2910" w:author="Russell Ott" w:date="2022-05-16T11:47:00Z">
            <w:rPr>
              <w:rFonts w:ascii="Calibri" w:eastAsia="Calibri" w:hAnsi="Calibri"/>
              <w:color w:val="000000"/>
            </w:rPr>
          </w:rPrChange>
        </w:rPr>
        <w:t xml:space="preserve"> the quality of C-CDA documents. </w:t>
      </w:r>
    </w:p>
    <w:p w14:paraId="22CA0FE3" w14:textId="77777777" w:rsidR="00A10C4D" w:rsidRPr="00D14360" w:rsidRDefault="00A10C4D" w:rsidP="00B505D2">
      <w:pPr>
        <w:spacing w:after="120"/>
        <w:rPr>
          <w:rFonts w:ascii="Times New Roman" w:eastAsia="Calibri" w:hAnsi="Times New Roman"/>
          <w:color w:val="000000"/>
          <w:sz w:val="24"/>
          <w:szCs w:val="24"/>
          <w:rPrChange w:id="2911" w:author="Russell Ott" w:date="2022-05-16T11:47:00Z">
            <w:rPr>
              <w:rFonts w:ascii="Calibri" w:eastAsia="Calibri" w:hAnsi="Calibri"/>
              <w:color w:val="000000"/>
            </w:rPr>
          </w:rPrChange>
        </w:rPr>
      </w:pPr>
      <w:r w:rsidRPr="00D14360">
        <w:rPr>
          <w:color w:val="000000"/>
          <w:rPrChange w:id="2912" w:author="Russell Ott" w:date="2022-05-16T11:47:00Z">
            <w:rPr>
              <w:rFonts w:ascii="Calibri" w:eastAsia="Calibri" w:hAnsi="Calibri"/>
              <w:color w:val="000000"/>
            </w:rPr>
          </w:rPrChange>
        </w:rPr>
        <w:t xml:space="preserve">The rubric criteria </w:t>
      </w:r>
      <w:r w:rsidR="001E1DDC" w:rsidRPr="00D14360">
        <w:rPr>
          <w:color w:val="000000"/>
          <w:rPrChange w:id="2913" w:author="Russell Ott" w:date="2022-05-16T11:47:00Z">
            <w:rPr>
              <w:rFonts w:ascii="Calibri" w:eastAsia="Calibri" w:hAnsi="Calibri"/>
              <w:color w:val="000000"/>
            </w:rPr>
          </w:rPrChange>
        </w:rPr>
        <w:t>are</w:t>
      </w:r>
      <w:r w:rsidRPr="00D14360">
        <w:rPr>
          <w:rFonts w:eastAsia="Calibri"/>
          <w:color w:val="000000"/>
          <w:rPrChange w:id="2914" w:author="Russell Ott" w:date="2022-05-16T11:47:00Z">
            <w:rPr>
              <w:rFonts w:ascii="Calibri" w:eastAsia="Calibri" w:hAnsi="Calibri"/>
              <w:color w:val="000000"/>
            </w:rPr>
          </w:rPrChange>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ascii="Times New Roman" w:eastAsia="Calibri" w:hAnsi="Times New Roman"/>
          <w:color w:val="000000"/>
          <w:sz w:val="24"/>
          <w:szCs w:val="24"/>
          <w:rPrChange w:id="2915" w:author="Russell Ott" w:date="2022-05-16T11:47:00Z">
            <w:rPr>
              <w:rFonts w:ascii="Calibri" w:eastAsia="Calibri" w:hAnsi="Calibri"/>
              <w:color w:val="000000"/>
            </w:rPr>
          </w:rPrChange>
        </w:rPr>
      </w:pPr>
      <w:r w:rsidRPr="00D14360">
        <w:rPr>
          <w:color w:val="000000"/>
          <w:rPrChange w:id="2916" w:author="Russell Ott" w:date="2022-05-16T11:47:00Z">
            <w:rPr>
              <w:rFonts w:ascii="Calibri" w:eastAsia="Calibri" w:hAnsi="Calibri"/>
              <w:color w:val="000000"/>
            </w:rPr>
          </w:rPrChange>
        </w:rPr>
        <w:t xml:space="preserve">Rubric criteria </w:t>
      </w:r>
      <w:r w:rsidR="001E1DDC" w:rsidRPr="00D14360">
        <w:rPr>
          <w:color w:val="000000"/>
          <w:rPrChange w:id="2917" w:author="Russell Ott" w:date="2022-05-16T11:47:00Z">
            <w:rPr>
              <w:rFonts w:ascii="Calibri" w:eastAsia="Calibri" w:hAnsi="Calibri"/>
              <w:color w:val="000000"/>
            </w:rPr>
          </w:rPrChange>
        </w:rPr>
        <w:t>are</w:t>
      </w:r>
      <w:r w:rsidRPr="00D14360">
        <w:rPr>
          <w:rFonts w:eastAsia="Calibri"/>
          <w:color w:val="000000"/>
          <w:rPrChange w:id="2918" w:author="Russell Ott" w:date="2022-05-16T11:47:00Z">
            <w:rPr>
              <w:rFonts w:ascii="Calibri" w:eastAsia="Calibri" w:hAnsi="Calibri"/>
              <w:color w:val="000000"/>
            </w:rPr>
          </w:rPrChange>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olor w:val="000000"/>
          <w:rPrChange w:id="2919" w:author="Russell Ott" w:date="2022-05-16T11:47:00Z">
            <w:rPr>
              <w:rFonts w:ascii="Calibri" w:eastAsia="Calibri" w:hAnsi="Calibri"/>
              <w:color w:val="000000"/>
            </w:rPr>
          </w:rPrChange>
        </w:rPr>
        <w:t>e</w:t>
      </w:r>
      <w:r w:rsidRPr="00D14360">
        <w:rPr>
          <w:color w:val="000000"/>
          <w:rPrChange w:id="2920" w:author="Russell Ott" w:date="2022-05-16T11:47:00Z">
            <w:rPr>
              <w:rFonts w:ascii="Calibri" w:eastAsia="Calibri" w:hAnsi="Calibri"/>
              <w:color w:val="000000"/>
            </w:rPr>
          </w:rPrChange>
        </w:rPr>
        <w:t xml:space="preserve"> data. The goal is to create rubric rules above and beyond the conformance cons</w:t>
      </w:r>
      <w:r w:rsidRPr="00D14360">
        <w:rPr>
          <w:rFonts w:eastAsia="Calibri"/>
          <w:color w:val="000000"/>
          <w:rPrChange w:id="2921" w:author="Russell Ott" w:date="2022-05-16T11:47:00Z">
            <w:rPr>
              <w:rFonts w:ascii="Calibri" w:eastAsia="Calibri" w:hAnsi="Calibri"/>
              <w:color w:val="000000"/>
            </w:rPr>
          </w:rPrChange>
        </w:rPr>
        <w:t xml:space="preserve">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10C7C">
      <w:pPr>
        <w:pStyle w:val="Heading3"/>
      </w:pPr>
      <w:bookmarkStart w:id="2922" w:name="_Toc10695556"/>
      <w:bookmarkStart w:id="2923" w:name="_Toc11043550"/>
      <w:bookmarkStart w:id="2924" w:name="_Toc11045550"/>
      <w:bookmarkStart w:id="2925" w:name="_Toc11391220"/>
      <w:bookmarkStart w:id="2926" w:name="_Ref21849431"/>
      <w:bookmarkStart w:id="2927" w:name="_Ref21849441"/>
      <w:bookmarkStart w:id="2928" w:name="_Toc103262618"/>
      <w:bookmarkStart w:id="2929" w:name="_Toc22823363"/>
      <w:r w:rsidRPr="00C64922">
        <w:t>Best Practice Guidance for Higher Levels of Interoperability</w:t>
      </w:r>
      <w:bookmarkEnd w:id="2922"/>
      <w:bookmarkEnd w:id="2923"/>
      <w:bookmarkEnd w:id="2924"/>
      <w:bookmarkEnd w:id="2925"/>
      <w:bookmarkEnd w:id="2926"/>
      <w:bookmarkEnd w:id="2927"/>
      <w:bookmarkEnd w:id="2928"/>
      <w:bookmarkEnd w:id="2929"/>
    </w:p>
    <w:p w14:paraId="7F02801C" w14:textId="77777777" w:rsidR="00A10C4D" w:rsidRPr="00D14360" w:rsidRDefault="00A10C4D" w:rsidP="00B505D2">
      <w:pPr>
        <w:spacing w:after="120"/>
        <w:rPr>
          <w:rFonts w:ascii="Times New Roman" w:eastAsia="Calibri" w:hAnsi="Times New Roman"/>
          <w:color w:val="000000"/>
          <w:sz w:val="24"/>
          <w:szCs w:val="24"/>
          <w:rPrChange w:id="2930" w:author="Russell Ott" w:date="2022-05-16T11:47:00Z">
            <w:rPr>
              <w:rFonts w:ascii="Calibri" w:eastAsia="Calibri" w:hAnsi="Calibri"/>
              <w:color w:val="000000"/>
            </w:rPr>
          </w:rPrChange>
        </w:rPr>
      </w:pPr>
      <w:r w:rsidRPr="00D14360">
        <w:rPr>
          <w:color w:val="000000"/>
          <w:rPrChange w:id="2931" w:author="Russell Ott" w:date="2022-05-16T11:47:00Z">
            <w:rPr>
              <w:rFonts w:ascii="Calibri" w:eastAsia="Calibri" w:hAnsi="Calibri"/>
              <w:color w:val="000000"/>
            </w:rPr>
          </w:rPrChange>
        </w:rPr>
        <w:t>Interoperability is an ever-expanding capability. As new use cases for info</w:t>
      </w:r>
      <w:r w:rsidRPr="00D14360">
        <w:rPr>
          <w:color w:val="000000"/>
          <w:rPrChange w:id="2932" w:author="Russell Ott" w:date="2022-05-16T11:47:00Z">
            <w:rPr>
              <w:rFonts w:ascii="Calibri" w:eastAsia="Calibri" w:hAnsi="Calibri"/>
              <w:color w:val="000000"/>
            </w:rPr>
          </w:rPrChange>
        </w:rPr>
        <w:t>rmation exchange emerge and expectations for data sharing rise, additional guidance is needed for implementers to maintain interoperability. Specifications such as C-CDA are published periodically and may not include the most recent developments and growin</w:t>
      </w:r>
      <w:r w:rsidRPr="00D14360">
        <w:rPr>
          <w:rFonts w:eastAsia="Calibri"/>
          <w:color w:val="000000"/>
          <w:rPrChange w:id="2933" w:author="Russell Ott" w:date="2022-05-16T11:47:00Z">
            <w:rPr>
              <w:rFonts w:ascii="Calibri" w:eastAsia="Calibri" w:hAnsi="Calibri"/>
              <w:color w:val="000000"/>
            </w:rPr>
          </w:rPrChange>
        </w:rPr>
        <w:t>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10C7C">
      <w:pPr>
        <w:pStyle w:val="Heading3"/>
      </w:pPr>
      <w:bookmarkStart w:id="2934" w:name="_Toc10695557"/>
      <w:bookmarkStart w:id="2935" w:name="_Toc11043551"/>
      <w:bookmarkStart w:id="2936" w:name="_Toc11045551"/>
      <w:bookmarkStart w:id="2937" w:name="_Toc11391221"/>
      <w:bookmarkStart w:id="2938" w:name="_Ref21849449"/>
      <w:bookmarkStart w:id="2939" w:name="_Ref21849456"/>
      <w:bookmarkStart w:id="2940" w:name="_Toc103262619"/>
      <w:bookmarkStart w:id="2941" w:name="_Toc22823364"/>
      <w:r w:rsidRPr="00C64922">
        <w:t>Guidance Language and Expectations</w:t>
      </w:r>
      <w:bookmarkEnd w:id="2934"/>
      <w:bookmarkEnd w:id="2935"/>
      <w:bookmarkEnd w:id="2936"/>
      <w:bookmarkEnd w:id="2937"/>
      <w:bookmarkEnd w:id="2938"/>
      <w:bookmarkEnd w:id="2939"/>
      <w:bookmarkEnd w:id="2940"/>
      <w:bookmarkEnd w:id="2941"/>
    </w:p>
    <w:p w14:paraId="0FA739C4" w14:textId="77777777" w:rsidR="00A10C4D" w:rsidRPr="00D14360" w:rsidRDefault="00A10C4D" w:rsidP="00B505D2">
      <w:pPr>
        <w:spacing w:after="120"/>
        <w:rPr>
          <w:rFonts w:ascii="Times New Roman" w:eastAsia="Calibri" w:hAnsi="Times New Roman"/>
          <w:color w:val="000000"/>
          <w:sz w:val="24"/>
          <w:szCs w:val="24"/>
          <w:rPrChange w:id="2942" w:author="Russell Ott" w:date="2022-05-16T11:47:00Z">
            <w:rPr>
              <w:rFonts w:ascii="Calibri" w:eastAsia="Calibri" w:hAnsi="Calibri"/>
              <w:color w:val="000000"/>
            </w:rPr>
          </w:rPrChange>
        </w:rPr>
      </w:pPr>
      <w:r w:rsidRPr="00D14360">
        <w:rPr>
          <w:color w:val="000000"/>
          <w:rPrChange w:id="2943" w:author="Russell Ott" w:date="2022-05-16T11:47:00Z">
            <w:rPr>
              <w:rFonts w:ascii="Calibri" w:eastAsia="Calibri" w:hAnsi="Calibri"/>
              <w:color w:val="000000"/>
            </w:rPr>
          </w:rPrChange>
        </w:rPr>
        <w:t>The following guidance language is not specific to C-CDA templates. It is used in all CDA tem</w:t>
      </w:r>
      <w:r w:rsidRPr="00D14360">
        <w:rPr>
          <w:color w:val="000000"/>
          <w:rPrChange w:id="2944" w:author="Russell Ott" w:date="2022-05-16T11:47:00Z">
            <w:rPr>
              <w:rFonts w:ascii="Calibri" w:eastAsia="Calibri" w:hAnsi="Calibri"/>
              <w:color w:val="000000"/>
            </w:rPr>
          </w:rPrChange>
        </w:rPr>
        <w:t>plates to communicate guidance that applies to creating conformant documents. Conformance statements also are used within the C-CDA Companion Guide to clearly communicate best practice implementer guidance that has emerged as essential for interoperability</w:t>
      </w:r>
      <w:r w:rsidRPr="00D14360">
        <w:rPr>
          <w:rFonts w:eastAsia="Calibri"/>
          <w:color w:val="000000"/>
          <w:rPrChange w:id="2945" w:author="Russell Ott" w:date="2022-05-16T11:47:00Z">
            <w:rPr>
              <w:rFonts w:ascii="Calibri" w:eastAsia="Calibri" w:hAnsi="Calibri"/>
              <w:color w:val="000000"/>
            </w:rPr>
          </w:rPrChange>
        </w:rPr>
        <w:t xml:space="preserve">. </w:t>
      </w:r>
    </w:p>
    <w:p w14:paraId="1D5FC835" w14:textId="77777777" w:rsidR="008608DD" w:rsidRPr="00D14360" w:rsidRDefault="00A10C4D" w:rsidP="00A765D9">
      <w:pPr>
        <w:rPr>
          <w:rFonts w:ascii="Times New Roman" w:eastAsia="Calibri" w:hAnsi="Times New Roman"/>
          <w:color w:val="000000"/>
          <w:sz w:val="24"/>
          <w:szCs w:val="24"/>
          <w:rPrChange w:id="2946" w:author="Russell Ott" w:date="2022-05-16T11:47:00Z">
            <w:rPr>
              <w:rFonts w:ascii="Calibri" w:eastAsia="Calibri" w:hAnsi="Calibri"/>
              <w:color w:val="000000"/>
            </w:rPr>
          </w:rPrChange>
        </w:rPr>
      </w:pPr>
      <w:r w:rsidRPr="00D14360">
        <w:rPr>
          <w:color w:val="000000"/>
          <w:rPrChange w:id="2947" w:author="Russell Ott" w:date="2022-05-16T11:47:00Z">
            <w:rPr>
              <w:rFonts w:ascii="Calibri" w:eastAsia="Calibri" w:hAnsi="Calibri"/>
              <w:color w:val="000000"/>
            </w:rPr>
          </w:rPrChange>
        </w:rPr>
        <w:t xml:space="preserve">The Companion Guide does not </w:t>
      </w:r>
      <w:r w:rsidR="00DF16F7" w:rsidRPr="00D14360">
        <w:rPr>
          <w:color w:val="000000"/>
          <w:rPrChange w:id="2948" w:author="Russell Ott" w:date="2022-05-16T11:47:00Z">
            <w:rPr>
              <w:rFonts w:ascii="Calibri" w:eastAsia="Calibri" w:hAnsi="Calibri"/>
              <w:color w:val="000000"/>
            </w:rPr>
          </w:rPrChange>
        </w:rPr>
        <w:t>replace,</w:t>
      </w:r>
      <w:r w:rsidRPr="00D14360">
        <w:rPr>
          <w:rFonts w:eastAsia="Calibri"/>
          <w:color w:val="000000"/>
          <w:rPrChange w:id="2949" w:author="Russell Ott" w:date="2022-05-16T11:47:00Z">
            <w:rPr>
              <w:rFonts w:ascii="Calibri" w:eastAsia="Calibri" w:hAnsi="Calibri"/>
              <w:color w:val="000000"/>
            </w:rPr>
          </w:rPrChange>
        </w:rPr>
        <w:t xml:space="preserve"> or repeat conformance requirements specified in reference</w:t>
      </w:r>
      <w:r w:rsidR="00CE0704" w:rsidRPr="00D14360">
        <w:rPr>
          <w:rFonts w:eastAsia="Calibri"/>
          <w:color w:val="000000"/>
          <w:rPrChange w:id="2950" w:author="Russell Ott" w:date="2022-05-16T11:47:00Z">
            <w:rPr>
              <w:rFonts w:ascii="Calibri" w:eastAsia="Calibri" w:hAnsi="Calibri"/>
              <w:color w:val="000000"/>
            </w:rPr>
          </w:rPrChange>
        </w:rPr>
        <w:t>d</w:t>
      </w:r>
      <w:r w:rsidRPr="00D14360">
        <w:rPr>
          <w:color w:val="000000"/>
          <w:rPrChange w:id="2951" w:author="Russell Ott" w:date="2022-05-16T11:47:00Z">
            <w:rPr>
              <w:rFonts w:ascii="Calibri" w:eastAsia="Calibri" w:hAnsi="Calibri"/>
              <w:color w:val="000000"/>
            </w:rPr>
          </w:rPrChange>
        </w:rPr>
        <w:t xml:space="preserve"> source specifications. </w:t>
      </w:r>
    </w:p>
    <w:p w14:paraId="7E904EF9" w14:textId="77777777" w:rsidR="00A765D9" w:rsidRPr="00D14360" w:rsidRDefault="00A765D9" w:rsidP="00A765D9">
      <w:pPr>
        <w:rPr>
          <w:color w:val="000000"/>
          <w:rPrChange w:id="2952" w:author="Russell Ott" w:date="2022-05-16T11:47:00Z">
            <w:rPr>
              <w:rFonts w:ascii="Calibri" w:eastAsia="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06057B7F" w:rsidR="00C246B7" w:rsidRPr="00D14360" w:rsidRDefault="00634398" w:rsidP="00A765D9">
            <w:pPr>
              <w:rPr>
                <w:color w:val="000000"/>
                <w:rPrChange w:id="2953" w:author="Russell Ott" w:date="2022-05-16T11:47:00Z">
                  <w:rPr>
                    <w:rFonts w:ascii="Calibri" w:hAnsi="Calibri"/>
                    <w:color w:val="000000"/>
                  </w:rPr>
                </w:rPrChange>
              </w:rPr>
            </w:pPr>
            <w:del w:id="2954" w:author="Russell Ott" w:date="2022-05-16T11:47:00Z">
              <w:r>
                <w:rPr>
                  <w:noProof/>
                </w:rPr>
                <w:drawing>
                  <wp:anchor distT="0" distB="3175" distL="114300" distR="114300" simplePos="0" relativeHeight="251738112" behindDoc="0" locked="0" layoutInCell="1" allowOverlap="1" wp14:anchorId="1B5F6A9D" wp14:editId="3689DAB5">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3140"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955" w:author="Russell Ott" w:date="2022-05-16T11:47:00Z">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tcBorders>
            <w:shd w:val="clear" w:color="auto" w:fill="C6D9F1"/>
          </w:tcPr>
          <w:p w14:paraId="108C436C" w14:textId="61982B24" w:rsidR="00C246B7" w:rsidRPr="00D14360" w:rsidRDefault="00C246B7" w:rsidP="00A765D9">
            <w:pPr>
              <w:rPr>
                <w:color w:val="000000"/>
                <w:rPrChange w:id="2956" w:author="Russell Ott" w:date="2022-05-16T11:47:00Z">
                  <w:rPr>
                    <w:rFonts w:ascii="Calibri" w:eastAsia="Calibri" w:hAnsi="Calibri"/>
                    <w:color w:val="000000"/>
                  </w:rPr>
                </w:rPrChange>
              </w:rPr>
            </w:pPr>
            <w:del w:id="2957" w:author="Russell Ott" w:date="2022-05-16T11:47:00Z">
              <w:r w:rsidRPr="00D14360">
                <w:rPr>
                  <w:rFonts w:cs="Calibri"/>
                  <w:color w:val="000000"/>
                </w:rPr>
                <w:delText xml:space="preserve"> </w:delText>
              </w:r>
            </w:del>
            <w:r w:rsidRPr="00D14360">
              <w:rPr>
                <w:color w:val="000000"/>
                <w:rPrChange w:id="2958" w:author="Russell Ott" w:date="2022-05-16T11:47:00Z">
                  <w:rPr>
                    <w:rFonts w:ascii="Calibri" w:hAnsi="Calibri"/>
                    <w:color w:val="000000"/>
                  </w:rPr>
                </w:rPrChange>
              </w:rPr>
              <w:t xml:space="preserve">The </w:t>
            </w:r>
            <w:r w:rsidRPr="00D14360">
              <w:rPr>
                <w:rFonts w:eastAsia="Calibri"/>
                <w:color w:val="000000"/>
                <w:rPrChange w:id="2959" w:author="Russell Ott" w:date="2022-05-16T11:47:00Z">
                  <w:rPr>
                    <w:rFonts w:ascii="Calibri" w:eastAsia="Calibri" w:hAnsi="Calibri"/>
                    <w:color w:val="000000"/>
                  </w:rPr>
                </w:rPrChange>
              </w:rPr>
              <w:t xml:space="preserve">Companion Guide only provides optional guidance that implementer MAY choose to follow as part of their own path toward higher levels of interoperability. </w:t>
            </w:r>
            <w:r w:rsidRPr="00D14360">
              <w:rPr>
                <w:b/>
                <w:color w:val="000000"/>
                <w:rPrChange w:id="2960" w:author="Russell Ott" w:date="2022-05-16T11:47:00Z">
                  <w:rPr>
                    <w:rFonts w:ascii="Calibri" w:hAnsi="Calibri"/>
                    <w:b/>
                    <w:color w:val="000000"/>
                  </w:rPr>
                </w:rPrChange>
              </w:rPr>
              <w:t>[</w:t>
            </w:r>
            <w:r w:rsidR="0009537F">
              <w:rPr>
                <w:b/>
                <w:color w:val="000000"/>
                <w:rPrChange w:id="2961" w:author="Russell Ott" w:date="2022-05-16T11:47:00Z">
                  <w:rPr>
                    <w:rFonts w:ascii="Calibri" w:hAnsi="Calibri"/>
                    <w:b/>
                    <w:color w:val="000000"/>
                  </w:rPr>
                </w:rPrChange>
              </w:rPr>
              <w:t>BP</w:t>
            </w:r>
            <w:r w:rsidRPr="00D14360">
              <w:rPr>
                <w:b/>
                <w:color w:val="000000"/>
                <w:rPrChange w:id="2962" w:author="Russell Ott" w:date="2022-05-16T11:47:00Z">
                  <w:rPr>
                    <w:rFonts w:ascii="Calibri" w:hAnsi="Calibri"/>
                    <w:b/>
                    <w:color w:val="000000"/>
                  </w:rPr>
                </w:rPrChange>
              </w:rPr>
              <w:t>-</w:t>
            </w:r>
            <w:r w:rsidR="00AA382A">
              <w:rPr>
                <w:b/>
                <w:color w:val="000000"/>
                <w:rPrChange w:id="2963" w:author="Russell Ott" w:date="2022-05-16T11:47:00Z">
                  <w:rPr>
                    <w:rFonts w:ascii="Calibri" w:hAnsi="Calibri"/>
                    <w:b/>
                    <w:color w:val="000000"/>
                  </w:rPr>
                </w:rPrChange>
              </w:rPr>
              <w:t>005</w:t>
            </w:r>
            <w:r w:rsidRPr="00D14360">
              <w:rPr>
                <w:b/>
                <w:color w:val="000000"/>
                <w:rPrChange w:id="2964" w:author="Russell Ott" w:date="2022-05-16T11:47:00Z">
                  <w:rPr>
                    <w:rFonts w:ascii="Calibri" w:hAnsi="Calibri"/>
                    <w:b/>
                    <w:color w:val="000000"/>
                  </w:rPr>
                </w:rPrChange>
              </w:rPr>
              <w:t>]</w:t>
            </w:r>
          </w:p>
        </w:tc>
      </w:tr>
    </w:tbl>
    <w:p w14:paraId="46BB78F0" w14:textId="77777777" w:rsidR="00A765D9" w:rsidRPr="00D14360" w:rsidRDefault="00A765D9" w:rsidP="00A765D9">
      <w:pPr>
        <w:rPr>
          <w:color w:val="000000"/>
          <w:rPrChange w:id="2965" w:author="Russell Ott" w:date="2022-05-16T11:47:00Z">
            <w:rPr>
              <w:rFonts w:ascii="Calibri" w:eastAsia="Calibri" w:hAnsi="Calibri"/>
              <w:color w:val="000000"/>
            </w:rPr>
          </w:rPrChange>
        </w:rPr>
      </w:pPr>
    </w:p>
    <w:p w14:paraId="211B6595" w14:textId="77777777" w:rsidR="00A765D9" w:rsidRPr="003A3D50" w:rsidRDefault="00A10C4D" w:rsidP="00A765D9">
      <w:pPr>
        <w:rPr>
          <w:rFonts w:ascii="Times New Roman" w:eastAsia="Calibri" w:hAnsi="Times New Roman"/>
          <w:b/>
          <w:i/>
          <w:color w:val="000000"/>
          <w:sz w:val="24"/>
          <w:szCs w:val="24"/>
          <w:rPrChange w:id="2966" w:author="Russell Ott" w:date="2022-05-16T11:47:00Z">
            <w:rPr>
              <w:rFonts w:ascii="Calibri" w:eastAsia="Calibri" w:hAnsi="Calibri"/>
              <w:b/>
              <w:i/>
              <w:color w:val="000000"/>
            </w:rPr>
          </w:rPrChange>
        </w:rPr>
      </w:pPr>
      <w:r w:rsidRPr="00D14360">
        <w:rPr>
          <w:color w:val="000000"/>
          <w:rPrChange w:id="2967" w:author="Russell Ott" w:date="2022-05-16T11:47:00Z">
            <w:rPr>
              <w:rFonts w:ascii="Calibri" w:eastAsia="Calibri" w:hAnsi="Calibri"/>
              <w:color w:val="000000"/>
            </w:rPr>
          </w:rPrChange>
        </w:rPr>
        <w:t>In some cases, the Companion Guide provides guidance suggesting that an optional conformanc</w:t>
      </w:r>
      <w:r w:rsidRPr="00D14360">
        <w:rPr>
          <w:color w:val="000000"/>
          <w:rPrChange w:id="2968" w:author="Russell Ott" w:date="2022-05-16T11:47:00Z">
            <w:rPr>
              <w:rFonts w:ascii="Calibri" w:eastAsia="Calibri" w:hAnsi="Calibri"/>
              <w:color w:val="000000"/>
            </w:rPr>
          </w:rPrChange>
        </w:rPr>
        <w:t xml:space="preserve">e requirement in a source specification should be tightened and become the requirement in order to achieve interoperability. </w:t>
      </w:r>
      <w:r w:rsidRPr="003A3D50">
        <w:rPr>
          <w:rFonts w:eastAsia="Calibri"/>
          <w:b/>
          <w:i/>
          <w:color w:val="000000"/>
          <w:rPrChange w:id="2969" w:author="Russell Ott" w:date="2022-05-16T11:47:00Z">
            <w:rPr>
              <w:rFonts w:ascii="Calibri" w:eastAsia="Calibri" w:hAnsi="Calibri"/>
              <w:b/>
              <w:i/>
              <w:color w:val="000000"/>
            </w:rPr>
          </w:rPrChange>
        </w:rPr>
        <w:t>Although the additional guidance suggest</w:t>
      </w:r>
      <w:r w:rsidR="00A1254D" w:rsidRPr="00D14360">
        <w:rPr>
          <w:rFonts w:eastAsia="Calibri"/>
          <w:b/>
          <w:i/>
          <w:color w:val="000000"/>
          <w:rPrChange w:id="2970" w:author="Russell Ott" w:date="2022-05-16T11:47:00Z">
            <w:rPr>
              <w:rFonts w:ascii="Calibri" w:eastAsia="Calibri" w:hAnsi="Calibri"/>
              <w:b/>
              <w:i/>
              <w:color w:val="000000"/>
            </w:rPr>
          </w:rPrChange>
        </w:rPr>
        <w:t>s</w:t>
      </w:r>
      <w:r w:rsidRPr="003A3D50">
        <w:rPr>
          <w:b/>
          <w:i/>
          <w:color w:val="000000"/>
          <w:rPrChange w:id="2971" w:author="Russell Ott" w:date="2022-05-16T11:47:00Z">
            <w:rPr>
              <w:rFonts w:ascii="Calibri" w:eastAsia="Calibri" w:hAnsi="Calibri"/>
              <w:b/>
              <w:i/>
              <w:color w:val="000000"/>
            </w:rPr>
          </w:rPrChange>
        </w:rPr>
        <w:t xml:space="preserve"> a MAY or SHOULD conformance </w:t>
      </w:r>
      <w:r w:rsidR="00A1254D" w:rsidRPr="00D14360">
        <w:rPr>
          <w:rFonts w:eastAsia="Calibri"/>
          <w:b/>
          <w:i/>
          <w:color w:val="000000"/>
          <w:rPrChange w:id="2972" w:author="Russell Ott" w:date="2022-05-16T11:47:00Z">
            <w:rPr>
              <w:rFonts w:ascii="Calibri" w:eastAsia="Calibri" w:hAnsi="Calibri"/>
              <w:b/>
              <w:i/>
              <w:color w:val="000000"/>
            </w:rPr>
          </w:rPrChange>
        </w:rPr>
        <w:t>from an</w:t>
      </w:r>
      <w:r w:rsidRPr="003A3D50">
        <w:rPr>
          <w:rFonts w:eastAsia="Calibri"/>
          <w:b/>
          <w:i/>
          <w:color w:val="000000"/>
          <w:rPrChange w:id="2973" w:author="Russell Ott" w:date="2022-05-16T11:47:00Z">
            <w:rPr>
              <w:rFonts w:ascii="Calibri" w:eastAsia="Calibri" w:hAnsi="Calibri"/>
              <w:b/>
              <w:i/>
              <w:color w:val="000000"/>
            </w:rPr>
          </w:rPrChange>
        </w:rPr>
        <w:t xml:space="preserve"> underlying specification</w:t>
      </w:r>
      <w:r w:rsidR="00A1254D" w:rsidRPr="00D14360">
        <w:rPr>
          <w:rFonts w:eastAsia="Calibri"/>
          <w:b/>
          <w:i/>
          <w:color w:val="000000"/>
          <w:rPrChange w:id="2974" w:author="Russell Ott" w:date="2022-05-16T11:47:00Z">
            <w:rPr>
              <w:rFonts w:ascii="Calibri" w:eastAsia="Calibri" w:hAnsi="Calibri"/>
              <w:b/>
              <w:i/>
              <w:color w:val="000000"/>
            </w:rPr>
          </w:rPrChange>
        </w:rPr>
        <w:t xml:space="preserve"> be elevated to a </w:t>
      </w:r>
      <w:r w:rsidRPr="003A3D50">
        <w:rPr>
          <w:rFonts w:eastAsia="Calibri"/>
          <w:b/>
          <w:i/>
          <w:color w:val="000000"/>
          <w:rPrChange w:id="2975" w:author="Russell Ott" w:date="2022-05-16T11:47:00Z">
            <w:rPr>
              <w:rFonts w:ascii="Calibri" w:eastAsia="Calibri" w:hAnsi="Calibri"/>
              <w:b/>
              <w:i/>
              <w:color w:val="000000"/>
            </w:rPr>
          </w:rPrChange>
        </w:rPr>
        <w:t xml:space="preserve">SHALL, the Companion Guide guidance is still considered optional. </w:t>
      </w:r>
    </w:p>
    <w:p w14:paraId="3314C92A" w14:textId="77777777" w:rsidR="00C246B7" w:rsidRPr="003A3D50" w:rsidRDefault="00C246B7" w:rsidP="00A765D9">
      <w:pPr>
        <w:rPr>
          <w:b/>
          <w:i/>
          <w:color w:val="000000"/>
          <w:rPrChange w:id="2976" w:author="Russell Ott" w:date="2022-05-16T11:47:00Z">
            <w:rPr>
              <w:rFonts w:ascii="Calibri" w:eastAsia="Calibri" w:hAnsi="Calibri"/>
              <w:b/>
              <w: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25BBF8AB" w:rsidR="00C246B7" w:rsidRPr="00D14360" w:rsidRDefault="00634398" w:rsidP="00C246B7">
            <w:pPr>
              <w:rPr>
                <w:color w:val="000000"/>
                <w:rPrChange w:id="2977" w:author="Russell Ott" w:date="2022-05-16T11:47:00Z">
                  <w:rPr>
                    <w:rFonts w:ascii="Calibri" w:hAnsi="Calibri"/>
                    <w:color w:val="000000"/>
                  </w:rPr>
                </w:rPrChange>
              </w:rPr>
            </w:pPr>
            <w:del w:id="2978" w:author="Russell Ott" w:date="2022-05-16T11:47:00Z">
              <w:r>
                <w:rPr>
                  <w:noProof/>
                </w:rPr>
                <w:drawing>
                  <wp:anchor distT="0" distB="3175" distL="114300" distR="114300" simplePos="0" relativeHeight="251740160" behindDoc="0" locked="0" layoutInCell="1" allowOverlap="1" wp14:anchorId="373F83E0" wp14:editId="1AB2F45B">
                    <wp:simplePos x="0" y="0"/>
                    <wp:positionH relativeFrom="column">
                      <wp:posOffset>-34925</wp:posOffset>
                    </wp:positionH>
                    <wp:positionV relativeFrom="paragraph">
                      <wp:posOffset>33655</wp:posOffset>
                    </wp:positionV>
                    <wp:extent cx="323215" cy="339725"/>
                    <wp:effectExtent l="0" t="0" r="0" b="0"/>
                    <wp:wrapNone/>
                    <wp:docPr id="3141"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979" w:author="Russell Ott" w:date="2022-05-16T11:47:00Z">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tcBorders>
            <w:shd w:val="clear" w:color="auto" w:fill="C6D9F1"/>
          </w:tcPr>
          <w:p w14:paraId="32D25769" w14:textId="77777777" w:rsidR="00C246B7" w:rsidRPr="00D14360" w:rsidRDefault="00C246B7" w:rsidP="00C246B7">
            <w:pPr>
              <w:rPr>
                <w:rFonts w:ascii="Times New Roman" w:eastAsia="Calibri" w:hAnsi="Times New Roman"/>
                <w:color w:val="000000"/>
                <w:sz w:val="24"/>
                <w:szCs w:val="24"/>
                <w:rPrChange w:id="2980" w:author="Russell Ott" w:date="2022-05-16T11:47:00Z">
                  <w:rPr>
                    <w:rFonts w:ascii="Calibri" w:eastAsia="Calibri" w:hAnsi="Calibri"/>
                    <w:color w:val="000000"/>
                  </w:rPr>
                </w:rPrChange>
              </w:rPr>
            </w:pPr>
            <w:r w:rsidRPr="00D14360">
              <w:rPr>
                <w:color w:val="000000"/>
                <w:rPrChange w:id="2981" w:author="Russell Ott" w:date="2022-05-16T11:47:00Z">
                  <w:rPr>
                    <w:rFonts w:ascii="Calibri" w:hAnsi="Calibri"/>
                    <w:color w:val="000000"/>
                  </w:rPr>
                </w:rPrChange>
              </w:rPr>
              <w:t xml:space="preserve"> C</w:t>
            </w:r>
            <w:r w:rsidRPr="00D14360">
              <w:rPr>
                <w:color w:val="000000"/>
                <w:rPrChange w:id="2982" w:author="Russell Ott" w:date="2022-05-16T11:47:00Z">
                  <w:rPr>
                    <w:rFonts w:ascii="Calibri" w:eastAsia="Calibri" w:hAnsi="Calibri"/>
                    <w:color w:val="000000"/>
                  </w:rPr>
                </w:rPrChange>
              </w:rPr>
              <w:t>-CDA documents that do not conform to guid</w:t>
            </w:r>
            <w:r w:rsidR="002333F7" w:rsidRPr="00D14360">
              <w:rPr>
                <w:rFonts w:eastAsia="Calibri"/>
                <w:color w:val="000000"/>
                <w:rPrChange w:id="2983" w:author="Russell Ott" w:date="2022-05-16T11:47:00Z">
                  <w:rPr>
                    <w:rFonts w:ascii="Calibri" w:eastAsia="Calibri" w:hAnsi="Calibri"/>
                    <w:color w:val="000000"/>
                  </w:rPr>
                </w:rPrChange>
              </w:rPr>
              <w:t>ance</w:t>
            </w:r>
            <w:r w:rsidRPr="00D14360">
              <w:rPr>
                <w:rFonts w:eastAsia="Calibri"/>
                <w:color w:val="000000"/>
                <w:rPrChange w:id="2984" w:author="Russell Ott" w:date="2022-05-16T11:47:00Z">
                  <w:rPr>
                    <w:rFonts w:ascii="Calibri" w:eastAsia="Calibri" w:hAnsi="Calibri"/>
                    <w:color w:val="000000"/>
                  </w:rPr>
                </w:rPrChange>
              </w:rPr>
              <w:t xml:space="preserve"> specified in the Companion Guide SHALL NOT be deemed non-conformant with C-CDA R2.1. </w:t>
            </w:r>
            <w:r w:rsidRPr="00D14360">
              <w:rPr>
                <w:b/>
                <w:color w:val="000000"/>
                <w:rPrChange w:id="2985" w:author="Russell Ott" w:date="2022-05-16T11:47:00Z">
                  <w:rPr>
                    <w:rFonts w:ascii="Calibri" w:hAnsi="Calibri"/>
                    <w:b/>
                    <w:color w:val="000000"/>
                  </w:rPr>
                </w:rPrChange>
              </w:rPr>
              <w:t>[</w:t>
            </w:r>
            <w:r w:rsidR="00AA382A">
              <w:rPr>
                <w:b/>
                <w:color w:val="000000"/>
                <w:rPrChange w:id="2986" w:author="Russell Ott" w:date="2022-05-16T11:47:00Z">
                  <w:rPr>
                    <w:rFonts w:ascii="Calibri" w:hAnsi="Calibri"/>
                    <w:b/>
                    <w:color w:val="000000"/>
                  </w:rPr>
                </w:rPrChange>
              </w:rPr>
              <w:t>BP</w:t>
            </w:r>
            <w:r w:rsidR="00AA382A" w:rsidRPr="00D14360">
              <w:rPr>
                <w:b/>
                <w:color w:val="000000"/>
                <w:rPrChange w:id="2987" w:author="Russell Ott" w:date="2022-05-16T11:47:00Z">
                  <w:rPr>
                    <w:rFonts w:ascii="Calibri" w:hAnsi="Calibri"/>
                    <w:b/>
                    <w:color w:val="000000"/>
                  </w:rPr>
                </w:rPrChange>
              </w:rPr>
              <w:t>-</w:t>
            </w:r>
            <w:r w:rsidR="00AA382A">
              <w:rPr>
                <w:b/>
                <w:color w:val="000000"/>
                <w:rPrChange w:id="2988" w:author="Russell Ott" w:date="2022-05-16T11:47:00Z">
                  <w:rPr>
                    <w:rFonts w:ascii="Calibri" w:hAnsi="Calibri"/>
                    <w:b/>
                    <w:color w:val="000000"/>
                  </w:rPr>
                </w:rPrChange>
              </w:rPr>
              <w:t>006</w:t>
            </w:r>
            <w:r w:rsidRPr="00D14360">
              <w:rPr>
                <w:b/>
                <w:color w:val="000000"/>
                <w:rPrChange w:id="2989" w:author="Russell Ott" w:date="2022-05-16T11:47:00Z">
                  <w:rPr>
                    <w:rFonts w:ascii="Calibri" w:hAnsi="Calibri"/>
                    <w:b/>
                    <w:color w:val="000000"/>
                  </w:rPr>
                </w:rPrChange>
              </w:rPr>
              <w:t>]</w:t>
            </w:r>
          </w:p>
        </w:tc>
      </w:tr>
    </w:tbl>
    <w:p w14:paraId="4C3F4ECA" w14:textId="77777777" w:rsidR="00A10C4D" w:rsidRPr="00C64922" w:rsidRDefault="00A10C4D" w:rsidP="002E634A">
      <w:pPr>
        <w:pStyle w:val="Heading4"/>
      </w:pPr>
      <w:bookmarkStart w:id="2990" w:name="_Toc11043552"/>
      <w:r w:rsidRPr="00C64922">
        <w:t>Conformance Statements</w:t>
      </w:r>
      <w:bookmarkEnd w:id="2990"/>
    </w:p>
    <w:p w14:paraId="33BE72D3" w14:textId="77777777" w:rsidR="00A10C4D" w:rsidRPr="00D14360" w:rsidRDefault="00A10C4D" w:rsidP="00B505D2">
      <w:pPr>
        <w:spacing w:after="120"/>
        <w:rPr>
          <w:rFonts w:ascii="Times New Roman" w:eastAsia="Calibri" w:hAnsi="Times New Roman"/>
          <w:color w:val="000000"/>
          <w:sz w:val="24"/>
          <w:szCs w:val="24"/>
          <w:rPrChange w:id="2991" w:author="Russell Ott" w:date="2022-05-16T11:47:00Z">
            <w:rPr>
              <w:rFonts w:ascii="Calibri" w:eastAsia="Calibri" w:hAnsi="Calibri"/>
              <w:color w:val="000000"/>
            </w:rPr>
          </w:rPrChange>
        </w:rPr>
      </w:pPr>
      <w:r w:rsidRPr="00D14360">
        <w:rPr>
          <w:color w:val="000000"/>
          <w:rPrChange w:id="2992" w:author="Russell Ott" w:date="2022-05-16T11:47:00Z">
            <w:rPr>
              <w:rFonts w:ascii="Calibri" w:eastAsia="Calibri" w:hAnsi="Calibri"/>
              <w:color w:val="000000"/>
            </w:rPr>
          </w:rPrChange>
        </w:rPr>
        <w:t>CDA templates impose constraints based on conformance verbs defined in the HL7 Version 3 Publishing Facilitator’s Guide</w:t>
      </w:r>
      <w:r w:rsidR="00EC6E73" w:rsidRPr="00D14360">
        <w:rPr>
          <w:color w:val="000000"/>
          <w:rPrChange w:id="2993" w:author="Russell Ott" w:date="2022-05-16T11:47:00Z">
            <w:rPr>
              <w:rFonts w:ascii="Calibri" w:eastAsia="Calibri" w:hAnsi="Calibri"/>
              <w:color w:val="000000"/>
            </w:rPr>
          </w:rPrChange>
        </w:rPr>
        <w:t>.</w:t>
      </w:r>
      <w:r w:rsidRPr="00D14360">
        <w:rPr>
          <w:color w:val="000000"/>
          <w:vertAlign w:val="superscript"/>
          <w:rPrChange w:id="2994" w:author="Russell Ott" w:date="2022-05-16T11:47:00Z">
            <w:rPr>
              <w:rFonts w:ascii="Calibri" w:eastAsia="Calibri" w:hAnsi="Calibri"/>
              <w:color w:val="000000"/>
              <w:vertAlign w:val="superscript"/>
            </w:rPr>
          </w:rPrChange>
        </w:rPr>
        <w:footnoteReference w:id="22"/>
      </w:r>
      <w:r w:rsidRPr="00D14360">
        <w:rPr>
          <w:color w:val="000000"/>
          <w:rPrChange w:id="2995" w:author="Russell Ott" w:date="2022-05-16T11:47:00Z">
            <w:rPr>
              <w:rFonts w:ascii="Calibri" w:eastAsia="Calibri" w:hAnsi="Calibri"/>
              <w:color w:val="000000"/>
            </w:rPr>
          </w:rPrChange>
        </w:rPr>
        <w:t xml:space="preserve">  Relevant conformance verbs are:</w:t>
      </w:r>
    </w:p>
    <w:p w14:paraId="2C47E185" w14:textId="77777777" w:rsidR="00A10C4D" w:rsidRPr="00D14360" w:rsidRDefault="00A10C4D" w:rsidP="0054522C">
      <w:pPr>
        <w:pStyle w:val="ListParagraph"/>
        <w:numPr>
          <w:ilvl w:val="0"/>
          <w:numId w:val="20"/>
        </w:numPr>
        <w:spacing w:after="120"/>
        <w:rPr>
          <w:color w:val="000000"/>
          <w:rPrChange w:id="2996" w:author="Russell Ott" w:date="2022-05-16T11:47:00Z">
            <w:rPr>
              <w:color w:val="000000"/>
            </w:rPr>
          </w:rPrChange>
        </w:rPr>
      </w:pPr>
      <w:r w:rsidRPr="00D14360">
        <w:rPr>
          <w:color w:val="000000"/>
          <w:rPrChange w:id="2997" w:author="Russell Ott" w:date="2022-05-16T11:47:00Z">
            <w:rPr>
              <w:color w:val="000000"/>
            </w:rPr>
          </w:rPrChange>
        </w:rPr>
        <w:t xml:space="preserve">SHALL – This word, or the term </w:t>
      </w:r>
      <w:r w:rsidR="00890FBD" w:rsidRPr="00D14360">
        <w:rPr>
          <w:color w:val="000000"/>
          <w:rPrChange w:id="2998" w:author="Russell Ott" w:date="2022-05-16T11:47:00Z">
            <w:rPr>
              <w:color w:val="000000"/>
            </w:rPr>
          </w:rPrChange>
        </w:rPr>
        <w:t>“</w:t>
      </w:r>
      <w:r w:rsidRPr="00D14360">
        <w:rPr>
          <w:color w:val="000000"/>
          <w:rPrChange w:id="2999" w:author="Russell Ott" w:date="2022-05-16T11:47:00Z">
            <w:rPr>
              <w:color w:val="000000"/>
            </w:rPr>
          </w:rPrChange>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color w:val="000000"/>
          <w:rPrChange w:id="3000" w:author="Russell Ott" w:date="2022-05-16T11:47:00Z">
            <w:rPr>
              <w:color w:val="000000"/>
            </w:rPr>
          </w:rPrChange>
        </w:rPr>
      </w:pPr>
      <w:r w:rsidRPr="00D14360">
        <w:rPr>
          <w:color w:val="000000"/>
          <w:rPrChange w:id="3001" w:author="Russell Ott" w:date="2022-05-16T11:47:00Z">
            <w:rPr>
              <w:color w:val="000000"/>
            </w:rPr>
          </w:rPrChange>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color w:val="000000"/>
          <w:rPrChange w:id="3002" w:author="Russell Ott" w:date="2022-05-16T11:47:00Z">
            <w:rPr>
              <w:color w:val="000000"/>
            </w:rPr>
          </w:rPrChange>
        </w:rPr>
      </w:pPr>
      <w:r w:rsidRPr="00D14360">
        <w:rPr>
          <w:color w:val="000000"/>
          <w:rPrChange w:id="3003" w:author="Russell Ott" w:date="2022-05-16T11:47:00Z">
            <w:rPr>
              <w:color w:val="000000"/>
            </w:rPr>
          </w:rPrChange>
        </w:rPr>
        <w:t xml:space="preserve">SHOULD/SHOULD NOT </w:t>
      </w:r>
      <w:r w:rsidR="00890FBD" w:rsidRPr="00D14360">
        <w:rPr>
          <w:color w:val="000000"/>
          <w:rPrChange w:id="3004" w:author="Russell Ott" w:date="2022-05-16T11:47:00Z">
            <w:rPr>
              <w:color w:val="000000"/>
            </w:rPr>
          </w:rPrChange>
        </w:rPr>
        <w:t>—</w:t>
      </w:r>
      <w:r w:rsidRPr="00D14360">
        <w:rPr>
          <w:color w:val="000000"/>
          <w:rPrChange w:id="3005" w:author="Russell Ott" w:date="2022-05-16T11:47:00Z">
            <w:rPr>
              <w:color w:val="000000"/>
            </w:rPr>
          </w:rPrChange>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color w:val="000000"/>
          <w:rPrChange w:id="3006" w:author="Russell Ott" w:date="2022-05-16T11:47:00Z">
            <w:rPr>
              <w:color w:val="000000"/>
            </w:rPr>
          </w:rPrChange>
        </w:rPr>
      </w:pPr>
      <w:r w:rsidRPr="00D14360">
        <w:rPr>
          <w:color w:val="000000"/>
          <w:rPrChange w:id="3007" w:author="Russell Ott" w:date="2022-05-16T11:47:00Z">
            <w:rPr>
              <w:color w:val="000000"/>
            </w:rPr>
          </w:rPrChange>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5E550193" w:rsidR="00C246B7" w:rsidRPr="00D14360" w:rsidRDefault="00634398" w:rsidP="00C246B7">
            <w:pPr>
              <w:rPr>
                <w:color w:val="000000"/>
                <w:rPrChange w:id="3008" w:author="Russell Ott" w:date="2022-05-16T11:47:00Z">
                  <w:rPr>
                    <w:rFonts w:ascii="Calibri" w:hAnsi="Calibri"/>
                    <w:color w:val="000000"/>
                  </w:rPr>
                </w:rPrChange>
              </w:rPr>
            </w:pPr>
            <w:del w:id="3009" w:author="Russell Ott" w:date="2022-05-16T11:47:00Z">
              <w:r>
                <w:rPr>
                  <w:noProof/>
                </w:rPr>
                <w:drawing>
                  <wp:anchor distT="0" distB="3175" distL="114300" distR="114300" simplePos="0" relativeHeight="251742208" behindDoc="0" locked="0" layoutInCell="1" allowOverlap="1" wp14:anchorId="7E2A5F48" wp14:editId="3A96492A">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314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10" w:author="Russell Ott" w:date="2022-05-16T11:47:00Z">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ascii="Times New Roman" w:eastAsia="Times New Roman" w:hAnsi="Times New Roman"/>
                <w:color w:val="000000"/>
                <w:sz w:val="24"/>
                <w:szCs w:val="24"/>
                <w:rPrChange w:id="3011" w:author="Russell Ott" w:date="2022-05-16T11:47:00Z">
                  <w:rPr>
                    <w:rFonts w:ascii="Calibri" w:hAnsi="Calibri"/>
                    <w:color w:val="000000"/>
                  </w:rPr>
                </w:rPrChange>
              </w:rPr>
            </w:pPr>
            <w:r w:rsidRPr="00AE350D">
              <w:rPr>
                <w:rPrChange w:id="3012" w:author="Russell Ott" w:date="2022-05-16T11:47:00Z">
                  <w:rPr>
                    <w:rFonts w:ascii="Calibri" w:hAnsi="Calibri"/>
                  </w:rPr>
                </w:rPrChange>
              </w:rPr>
              <w:t xml:space="preserve">MAY violation (not checked unless present) </w:t>
            </w:r>
            <w:r w:rsidRPr="00AE350D">
              <w:rPr>
                <w:b/>
                <w:rPrChange w:id="3013" w:author="Russell Ott" w:date="2022-05-16T11:47:00Z">
                  <w:rPr>
                    <w:rFonts w:ascii="Calibri" w:hAnsi="Calibri"/>
                    <w:b/>
                  </w:rPr>
                </w:rPrChange>
              </w:rPr>
              <w:t>[CONF-</w:t>
            </w:r>
            <w:r w:rsidR="00AA382A">
              <w:rPr>
                <w:b/>
                <w:rPrChange w:id="3014" w:author="Russell Ott" w:date="2022-05-16T11:47:00Z">
                  <w:rPr>
                    <w:rFonts w:ascii="Calibri" w:hAnsi="Calibri"/>
                    <w:b/>
                  </w:rPr>
                </w:rPrChange>
              </w:rPr>
              <w:t>007</w:t>
            </w:r>
            <w:r w:rsidRPr="00AE350D">
              <w:rPr>
                <w:b/>
                <w:rPrChange w:id="3015" w:author="Russell Ott" w:date="2022-05-16T11:47:00Z">
                  <w:rPr>
                    <w:rFonts w:ascii="Calibri" w:hAnsi="Calibri"/>
                    <w:b/>
                  </w:rPr>
                </w:rPrChange>
              </w:rPr>
              <w:t>]</w:t>
            </w:r>
          </w:p>
        </w:tc>
      </w:tr>
    </w:tbl>
    <w:p w14:paraId="51514570" w14:textId="77777777" w:rsidR="00A10C4D" w:rsidRPr="00D14360" w:rsidRDefault="00E35258" w:rsidP="003A3D50">
      <w:pPr>
        <w:keepNext/>
        <w:keepLines/>
        <w:spacing w:before="120" w:after="120"/>
        <w:rPr>
          <w:rFonts w:ascii="Times New Roman" w:eastAsia="Calibri" w:hAnsi="Times New Roman"/>
          <w:color w:val="000000"/>
          <w:sz w:val="24"/>
          <w:szCs w:val="24"/>
          <w:rPrChange w:id="3016" w:author="Russell Ott" w:date="2022-05-16T11:47:00Z">
            <w:rPr>
              <w:rFonts w:ascii="Calibri" w:eastAsia="Calibri" w:hAnsi="Calibri"/>
              <w:color w:val="000000"/>
            </w:rPr>
          </w:rPrChange>
        </w:rPr>
      </w:pPr>
      <w:r w:rsidRPr="00D14360">
        <w:rPr>
          <w:color w:val="000000"/>
          <w:rPrChange w:id="3017" w:author="Russell Ott" w:date="2022-05-16T11:47:00Z">
            <w:rPr>
              <w:rFonts w:ascii="Calibri" w:hAnsi="Calibri"/>
              <w:color w:val="000000"/>
            </w:rPr>
          </w:rPrChange>
        </w:rPr>
        <w:t xml:space="preserve">The table below </w:t>
      </w:r>
      <w:r w:rsidR="00A10C4D" w:rsidRPr="00D14360">
        <w:rPr>
          <w:color w:val="000000"/>
          <w:rPrChange w:id="3018" w:author="Russell Ott" w:date="2022-05-16T11:47:00Z">
            <w:rPr>
              <w:rFonts w:ascii="Calibri" w:eastAsia="Calibri" w:hAnsi="Calibri"/>
              <w:color w:val="000000"/>
            </w:rPr>
          </w:rPrChange>
        </w:rPr>
        <w:t xml:space="preserve">shows the </w:t>
      </w:r>
      <w:r w:rsidR="00A10C4D" w:rsidRPr="00D14360">
        <w:rPr>
          <w:rFonts w:eastAsia="Calibri"/>
          <w:color w:val="000000"/>
          <w:rPrChange w:id="3019" w:author="Russell Ott" w:date="2022-05-16T11:47:00Z">
            <w:rPr>
              <w:rFonts w:ascii="Calibri" w:eastAsia="Calibri" w:hAnsi="Calibri"/>
              <w:color w:val="000000"/>
            </w:rPr>
          </w:rPrChange>
        </w:rPr>
        <w:t>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b/>
                <w:color w:val="FFFFFF"/>
                <w:rPrChange w:id="3020" w:author="Russell Ott" w:date="2022-05-16T11:47:00Z">
                  <w:rPr>
                    <w:rFonts w:ascii="Calibri" w:hAnsi="Calibri"/>
                    <w:b/>
                    <w:color w:val="FFFFFF"/>
                  </w:rPr>
                </w:rPrChange>
              </w:rPr>
            </w:pPr>
            <w:r w:rsidRPr="00D14360">
              <w:rPr>
                <w:b/>
                <w:color w:val="FFFFFF"/>
                <w:rPrChange w:id="3021" w:author="Russell Ott" w:date="2022-05-16T11:47:00Z">
                  <w:rPr>
                    <w:rFonts w:ascii="Calibri" w:hAnsi="Calibri"/>
                    <w:b/>
                    <w:color w:val="FFFFFF"/>
                  </w:rPr>
                </w:rPrChange>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ascii="Times New Roman" w:eastAsia="Times New Roman" w:hAnsi="Times New Roman"/>
                <w:b/>
                <w:color w:val="FFFFFF"/>
                <w:sz w:val="24"/>
                <w:szCs w:val="24"/>
                <w:rPrChange w:id="3022" w:author="Russell Ott" w:date="2022-05-16T11:47:00Z">
                  <w:rPr>
                    <w:rFonts w:ascii="Calibri" w:hAnsi="Calibri"/>
                    <w:b/>
                    <w:color w:val="FFFFFF"/>
                  </w:rPr>
                </w:rPrChange>
              </w:rPr>
            </w:pPr>
            <w:r w:rsidRPr="00D14360">
              <w:rPr>
                <w:b/>
                <w:color w:val="FFFFFF"/>
                <w:rPrChange w:id="3023" w:author="Russell Ott" w:date="2022-05-16T11:47:00Z">
                  <w:rPr>
                    <w:rFonts w:ascii="Calibri" w:hAnsi="Calibri"/>
                    <w:b/>
                    <w:color w:val="FFFFFF"/>
                  </w:rPr>
                </w:rPrChange>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ascii="Times New Roman" w:eastAsia="Times New Roman" w:hAnsi="Times New Roman"/>
                <w:b/>
                <w:color w:val="FFFFFF"/>
                <w:sz w:val="24"/>
                <w:szCs w:val="24"/>
                <w:rPrChange w:id="3024" w:author="Russell Ott" w:date="2022-05-16T11:47:00Z">
                  <w:rPr>
                    <w:rFonts w:ascii="Calibri" w:hAnsi="Calibri"/>
                    <w:b/>
                    <w:color w:val="FFFFFF"/>
                  </w:rPr>
                </w:rPrChange>
              </w:rPr>
            </w:pPr>
            <w:r w:rsidRPr="00D14360">
              <w:rPr>
                <w:b/>
                <w:color w:val="FFFFFF"/>
                <w:rPrChange w:id="3025" w:author="Russell Ott" w:date="2022-05-16T11:47:00Z">
                  <w:rPr>
                    <w:rFonts w:ascii="Calibri" w:hAnsi="Calibri"/>
                    <w:b/>
                    <w:color w:val="FFFFFF"/>
                  </w:rPr>
                </w:rPrChange>
              </w:rPr>
              <w:t>nullFlavor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b/>
                <w:color w:val="000000"/>
                <w:rPrChange w:id="3026" w:author="Russell Ott" w:date="2022-05-16T11:47:00Z">
                  <w:rPr>
                    <w:rFonts w:ascii="Calibri" w:hAnsi="Calibri"/>
                    <w:b/>
                    <w:color w:val="000000"/>
                    <w:sz w:val="20"/>
                  </w:rPr>
                </w:rPrChange>
              </w:rPr>
            </w:pPr>
            <w:r w:rsidRPr="00D14360">
              <w:rPr>
                <w:b/>
                <w:color w:val="000000"/>
                <w:rPrChange w:id="3027" w:author="Russell Ott" w:date="2022-05-16T11:47:00Z">
                  <w:rPr>
                    <w:rFonts w:ascii="Calibri" w:hAnsi="Calibri"/>
                    <w:b/>
                    <w:color w:val="000000"/>
                    <w:sz w:val="20"/>
                  </w:rPr>
                </w:rPrChange>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olor w:val="000000"/>
                <w:rPrChange w:id="3028" w:author="Russell Ott" w:date="2022-05-16T11:47:00Z">
                  <w:rPr>
                    <w:rFonts w:ascii="Calibri Light" w:hAnsi="Calibri Light"/>
                    <w:color w:val="000000"/>
                    <w:sz w:val="20"/>
                  </w:rPr>
                </w:rPrChange>
              </w:rPr>
            </w:pPr>
            <w:r w:rsidRPr="00D14360">
              <w:rPr>
                <w:rFonts w:ascii="Calibri Light" w:hAnsi="Calibri Light"/>
                <w:color w:val="000000"/>
                <w:rPrChange w:id="3029" w:author="Russell Ott" w:date="2022-05-16T11:47:00Z">
                  <w:rPr>
                    <w:rFonts w:ascii="Calibri Light" w:hAnsi="Calibri Light"/>
                    <w:color w:val="000000"/>
                    <w:sz w:val="20"/>
                  </w:rPr>
                </w:rPrChange>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olor w:val="000000"/>
                <w:rPrChange w:id="3030" w:author="Russell Ott" w:date="2022-05-16T11:47:00Z">
                  <w:rPr>
                    <w:rFonts w:ascii="Calibri Light" w:hAnsi="Calibri Light"/>
                    <w:color w:val="000000"/>
                    <w:sz w:val="20"/>
                  </w:rPr>
                </w:rPrChange>
              </w:rPr>
            </w:pPr>
            <w:r w:rsidRPr="00D14360">
              <w:rPr>
                <w:rFonts w:ascii="Calibri Light" w:hAnsi="Calibri Light"/>
                <w:color w:val="000000"/>
                <w:rPrChange w:id="3031" w:author="Russell Ott" w:date="2022-05-16T11:47:00Z">
                  <w:rPr>
                    <w:rFonts w:ascii="Calibri Light" w:hAnsi="Calibri Light"/>
                    <w:color w:val="000000"/>
                    <w:sz w:val="20"/>
                  </w:rPr>
                </w:rPrChange>
              </w:rPr>
              <w:t>Y (unless explicitly disallowed)</w:t>
            </w:r>
            <w:r w:rsidRPr="00D14360">
              <w:rPr>
                <w:rFonts w:ascii="Calibri Light" w:hAnsi="Calibri Light"/>
                <w:color w:val="000000"/>
                <w:vertAlign w:val="superscript"/>
                <w:rPrChange w:id="3032" w:author="Russell Ott" w:date="2022-05-16T11:47:00Z">
                  <w:rPr>
                    <w:rFonts w:ascii="Calibri Light" w:hAnsi="Calibri Light"/>
                    <w:color w:val="000000"/>
                    <w:sz w:val="20"/>
                    <w:vertAlign w:val="superscript"/>
                  </w:rPr>
                </w:rPrChange>
              </w:rPr>
              <w:footnoteReference w:id="23"/>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b/>
                <w:color w:val="000000"/>
                <w:rPrChange w:id="3033" w:author="Russell Ott" w:date="2022-05-16T11:47:00Z">
                  <w:rPr>
                    <w:rFonts w:ascii="Calibri" w:hAnsi="Calibri"/>
                    <w:b/>
                    <w:color w:val="000000"/>
                    <w:sz w:val="20"/>
                  </w:rPr>
                </w:rPrChange>
              </w:rPr>
            </w:pPr>
            <w:r w:rsidRPr="00D14360">
              <w:rPr>
                <w:b/>
                <w:color w:val="000000"/>
                <w:rPrChange w:id="3034" w:author="Russell Ott" w:date="2022-05-16T11:47:00Z">
                  <w:rPr>
                    <w:rFonts w:ascii="Calibri" w:hAnsi="Calibri"/>
                    <w:b/>
                    <w:color w:val="000000"/>
                    <w:sz w:val="20"/>
                  </w:rPr>
                </w:rPrChange>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olor w:val="000000"/>
                <w:rPrChange w:id="3035" w:author="Russell Ott" w:date="2022-05-16T11:47:00Z">
                  <w:rPr>
                    <w:rFonts w:ascii="Calibri Light" w:hAnsi="Calibri Light"/>
                    <w:color w:val="000000"/>
                    <w:sz w:val="20"/>
                  </w:rPr>
                </w:rPrChange>
              </w:rPr>
            </w:pPr>
            <w:r w:rsidRPr="00D14360">
              <w:rPr>
                <w:rFonts w:ascii="Calibri Light" w:hAnsi="Calibri Light"/>
                <w:color w:val="000000"/>
                <w:rPrChange w:id="3036" w:author="Russell Ott" w:date="2022-05-16T11:47:00Z">
                  <w:rPr>
                    <w:rFonts w:ascii="Calibri Light" w:hAnsi="Calibri Light"/>
                    <w:color w:val="000000"/>
                    <w:sz w:val="20"/>
                  </w:rPr>
                </w:rPrChange>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olor w:val="000000"/>
                <w:rPrChange w:id="3037" w:author="Russell Ott" w:date="2022-05-16T11:47:00Z">
                  <w:rPr>
                    <w:rFonts w:ascii="Calibri Light" w:hAnsi="Calibri Light"/>
                    <w:color w:val="000000"/>
                    <w:sz w:val="20"/>
                  </w:rPr>
                </w:rPrChange>
              </w:rPr>
            </w:pPr>
            <w:r w:rsidRPr="00D14360">
              <w:rPr>
                <w:rFonts w:ascii="Calibri Light" w:hAnsi="Calibri Light"/>
                <w:color w:val="000000"/>
                <w:rPrChange w:id="3038" w:author="Russell Ott" w:date="2022-05-16T11:47:00Z">
                  <w:rPr>
                    <w:rFonts w:ascii="Calibri Light" w:hAnsi="Calibri Light"/>
                    <w:color w:val="000000"/>
                    <w:sz w:val="20"/>
                  </w:rPr>
                </w:rPrChange>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b/>
                <w:color w:val="000000"/>
                <w:rPrChange w:id="3039" w:author="Russell Ott" w:date="2022-05-16T11:47:00Z">
                  <w:rPr>
                    <w:rFonts w:ascii="Calibri" w:hAnsi="Calibri"/>
                    <w:b/>
                    <w:color w:val="000000"/>
                    <w:sz w:val="20"/>
                  </w:rPr>
                </w:rPrChange>
              </w:rPr>
            </w:pPr>
            <w:r w:rsidRPr="00D14360">
              <w:rPr>
                <w:b/>
                <w:color w:val="000000"/>
                <w:rPrChange w:id="3040" w:author="Russell Ott" w:date="2022-05-16T11:47:00Z">
                  <w:rPr>
                    <w:rFonts w:ascii="Calibri" w:hAnsi="Calibri"/>
                    <w:b/>
                    <w:color w:val="000000"/>
                    <w:sz w:val="20"/>
                  </w:rPr>
                </w:rPrChange>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olor w:val="000000"/>
                <w:rPrChange w:id="3041" w:author="Russell Ott" w:date="2022-05-16T11:47:00Z">
                  <w:rPr>
                    <w:rFonts w:ascii="Calibri Light" w:hAnsi="Calibri Light"/>
                    <w:color w:val="000000"/>
                    <w:sz w:val="20"/>
                  </w:rPr>
                </w:rPrChange>
              </w:rPr>
            </w:pPr>
            <w:r w:rsidRPr="00D14360">
              <w:rPr>
                <w:rFonts w:ascii="Calibri Light" w:hAnsi="Calibri Light"/>
                <w:color w:val="000000"/>
                <w:rPrChange w:id="3042" w:author="Russell Ott" w:date="2022-05-16T11:47:00Z">
                  <w:rPr>
                    <w:rFonts w:ascii="Calibri Light" w:hAnsi="Calibri Light"/>
                    <w:color w:val="000000"/>
                    <w:sz w:val="20"/>
                  </w:rPr>
                </w:rPrChange>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olor w:val="000000"/>
                <w:rPrChange w:id="3043" w:author="Russell Ott" w:date="2022-05-16T11:47:00Z">
                  <w:rPr>
                    <w:rFonts w:ascii="Calibri Light" w:hAnsi="Calibri Light"/>
                    <w:color w:val="000000"/>
                    <w:sz w:val="20"/>
                  </w:rPr>
                </w:rPrChange>
              </w:rPr>
            </w:pPr>
            <w:r w:rsidRPr="00D14360">
              <w:rPr>
                <w:rFonts w:ascii="Calibri Light" w:hAnsi="Calibri Light"/>
                <w:color w:val="000000"/>
                <w:rPrChange w:id="3044" w:author="Russell Ott" w:date="2022-05-16T11:47:00Z">
                  <w:rPr>
                    <w:rFonts w:ascii="Calibri Light" w:hAnsi="Calibri Light"/>
                    <w:color w:val="000000"/>
                    <w:sz w:val="20"/>
                  </w:rPr>
                </w:rPrChange>
              </w:rPr>
              <w:t>Y</w:t>
            </w:r>
          </w:p>
        </w:tc>
      </w:tr>
    </w:tbl>
    <w:p w14:paraId="401764B3" w14:textId="39054120" w:rsidR="00F048B5" w:rsidRPr="00C64922" w:rsidRDefault="00A5789F">
      <w:pPr>
        <w:pStyle w:val="Caption"/>
      </w:pPr>
      <w:bookmarkStart w:id="3045" w:name="_Toc10602112"/>
      <w:bookmarkStart w:id="3046" w:name="_Toc21926986"/>
      <w:r>
        <w:t xml:space="preserve">  </w:t>
      </w:r>
      <w:bookmarkStart w:id="3047" w:name="_Toc103262872"/>
      <w:r w:rsidR="00F048B5" w:rsidRPr="00C64922">
        <w:t xml:space="preserve">Table </w:t>
      </w:r>
      <w:r w:rsidR="00132A94">
        <w:fldChar w:fldCharType="begin"/>
      </w:r>
      <w:r w:rsidR="00132A94">
        <w:instrText xml:space="preserve"> SEQ Table \* ARABIC </w:instrText>
      </w:r>
      <w:r w:rsidR="00132A94">
        <w:fldChar w:fldCharType="separate"/>
      </w:r>
      <w:r w:rsidR="00F10C7C">
        <w:rPr>
          <w:noProof/>
        </w:rPr>
        <w:t>5</w:t>
      </w:r>
      <w:r w:rsidR="00132A94">
        <w:rPr>
          <w:noProof/>
        </w:rPr>
        <w:fldChar w:fldCharType="end"/>
      </w:r>
      <w:r w:rsidR="00F048B5" w:rsidRPr="00C64922">
        <w:t>: Conformance Verbs, Cardinality and Use of nullFlavor</w:t>
      </w:r>
      <w:bookmarkEnd w:id="3047"/>
      <w:bookmarkEnd w:id="3046"/>
    </w:p>
    <w:p w14:paraId="5C7F0CC7" w14:textId="77777777" w:rsidR="00A10C4D" w:rsidRPr="00C64922" w:rsidRDefault="00A10C4D" w:rsidP="00F10C7C">
      <w:pPr>
        <w:pStyle w:val="Heading3"/>
      </w:pPr>
      <w:bookmarkStart w:id="3048" w:name="_Toc10695558"/>
      <w:bookmarkStart w:id="3049" w:name="_Toc11043553"/>
      <w:bookmarkStart w:id="3050" w:name="_Toc11045552"/>
      <w:bookmarkStart w:id="3051" w:name="_Toc11391222"/>
      <w:bookmarkStart w:id="3052" w:name="_Toc103262620"/>
      <w:bookmarkStart w:id="3053" w:name="_Toc22823365"/>
      <w:bookmarkEnd w:id="3045"/>
      <w:r w:rsidRPr="00C64922">
        <w:t>Best Practice Rubric and Validation</w:t>
      </w:r>
      <w:bookmarkEnd w:id="3048"/>
      <w:bookmarkEnd w:id="3049"/>
      <w:bookmarkEnd w:id="3050"/>
      <w:bookmarkEnd w:id="3051"/>
      <w:bookmarkEnd w:id="3052"/>
      <w:bookmarkEnd w:id="3053"/>
    </w:p>
    <w:p w14:paraId="111A21C3" w14:textId="77777777" w:rsidR="00A10C4D" w:rsidRPr="00D14360" w:rsidRDefault="00A10C4D" w:rsidP="00B505D2">
      <w:pPr>
        <w:spacing w:after="120"/>
        <w:rPr>
          <w:rFonts w:ascii="Times New Roman" w:eastAsia="Calibri" w:hAnsi="Times New Roman"/>
          <w:color w:val="000000"/>
          <w:sz w:val="24"/>
          <w:szCs w:val="24"/>
          <w:rPrChange w:id="3054" w:author="Russell Ott" w:date="2022-05-16T11:47:00Z">
            <w:rPr>
              <w:rFonts w:ascii="Calibri" w:eastAsia="Calibri" w:hAnsi="Calibri"/>
              <w:color w:val="000000"/>
            </w:rPr>
          </w:rPrChange>
        </w:rPr>
      </w:pPr>
      <w:r w:rsidRPr="00D14360">
        <w:rPr>
          <w:color w:val="000000"/>
          <w:rPrChange w:id="3055" w:author="Russell Ott" w:date="2022-05-16T11:47:00Z">
            <w:rPr>
              <w:rFonts w:ascii="Calibri" w:eastAsia="Calibri" w:hAnsi="Calibri"/>
              <w:color w:val="000000"/>
            </w:rPr>
          </w:rPrChange>
        </w:rPr>
        <w:t>Guidance published in the C-CDA Companion Guide is used to develop best practice Rubric which are balloted within the HL7 C-CDA community an</w:t>
      </w:r>
      <w:r w:rsidRPr="00D14360">
        <w:rPr>
          <w:color w:val="000000"/>
          <w:rPrChange w:id="3056" w:author="Russell Ott" w:date="2022-05-16T11:47:00Z">
            <w:rPr>
              <w:rFonts w:ascii="Calibri" w:eastAsia="Calibri" w:hAnsi="Calibri"/>
              <w:color w:val="000000"/>
            </w:rPr>
          </w:rPrChange>
        </w:rPr>
        <w:t>d adopted as accepted rules for validating content in C-CDA documents. Published C-CDA Rubric are implemented by document validation tools such as the ONC Scorecard to provide feedback on CDA document conformance to the layer of conformance criteria consid</w:t>
      </w:r>
      <w:r w:rsidRPr="00D14360">
        <w:rPr>
          <w:rFonts w:eastAsia="Calibri"/>
          <w:color w:val="000000"/>
          <w:rPrChange w:id="3057" w:author="Russell Ott" w:date="2022-05-16T11:47:00Z">
            <w:rPr>
              <w:rFonts w:ascii="Calibri" w:eastAsia="Calibri" w:hAnsi="Calibri"/>
              <w:color w:val="000000"/>
            </w:rPr>
          </w:rPrChange>
        </w:rPr>
        <w:t xml:space="preserve">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32819B69" w:rsidR="00C246B7" w:rsidRPr="00C64922" w:rsidRDefault="00634398" w:rsidP="00C246B7">
            <w:pPr>
              <w:pStyle w:val="BodyText"/>
              <w:rPr>
                <w:noProof/>
              </w:rPr>
            </w:pPr>
            <w:del w:id="3058" w:author="Russell Ott" w:date="2022-05-16T11:47:00Z">
              <w:r>
                <w:rPr>
                  <w:noProof/>
                </w:rPr>
                <w:drawing>
                  <wp:anchor distT="0" distB="0" distL="114300" distR="114300" simplePos="0" relativeHeight="251744256" behindDoc="0" locked="0" layoutInCell="1" allowOverlap="1" wp14:anchorId="3133EC1A" wp14:editId="2FF57CEF">
                    <wp:simplePos x="0" y="0"/>
                    <wp:positionH relativeFrom="column">
                      <wp:posOffset>-43815</wp:posOffset>
                    </wp:positionH>
                    <wp:positionV relativeFrom="paragraph">
                      <wp:posOffset>17780</wp:posOffset>
                    </wp:positionV>
                    <wp:extent cx="323215" cy="323215"/>
                    <wp:effectExtent l="0" t="0" r="0" b="0"/>
                    <wp:wrapNone/>
                    <wp:docPr id="3146"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59" w:author="Russell Ott" w:date="2022-05-16T11:47:00Z">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77C6AE58" w:rsidR="00C246B7" w:rsidRPr="00C64922" w:rsidRDefault="00634398" w:rsidP="00C246B7">
            <w:pPr>
              <w:pStyle w:val="BodyText"/>
              <w:rPr>
                <w:noProof/>
              </w:rPr>
            </w:pPr>
            <w:del w:id="3060" w:author="Russell Ott" w:date="2022-05-16T11:47:00Z">
              <w:r>
                <w:rPr>
                  <w:noProof/>
                </w:rPr>
                <w:drawing>
                  <wp:anchor distT="0" distB="0" distL="114300" distR="114300" simplePos="0" relativeHeight="251746304" behindDoc="0" locked="0" layoutInCell="1" allowOverlap="1" wp14:anchorId="1C1B57CA" wp14:editId="6003908F">
                    <wp:simplePos x="0" y="0"/>
                    <wp:positionH relativeFrom="column">
                      <wp:posOffset>-60325</wp:posOffset>
                    </wp:positionH>
                    <wp:positionV relativeFrom="paragraph">
                      <wp:posOffset>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53"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61" w:author="Russell Ott" w:date="2022-05-16T11:47:00Z">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ascii="Times New Roman" w:eastAsia="Times New Roman" w:hAnsi="Times New Roman"/>
                <w:sz w:val="24"/>
                <w:szCs w:val="24"/>
                <w:rPrChange w:id="3062" w:author="Russell Ott" w:date="2022-05-16T11:47:00Z">
                  <w:rPr>
                    <w:rFonts w:ascii="Calibri" w:hAnsi="Calibri"/>
                  </w:rPr>
                </w:rPrChange>
              </w:rPr>
            </w:pPr>
            <w:r w:rsidRPr="00D14360">
              <w:rPr>
                <w:color w:val="00133B"/>
                <w:rPrChange w:id="3063" w:author="Russell Ott" w:date="2022-05-16T11:47:00Z">
                  <w:rPr>
                    <w:rFonts w:ascii="Calibri" w:eastAsia="Calibri" w:hAnsi="Calibri"/>
                    <w:color w:val="00133B"/>
                  </w:rPr>
                </w:rPrChange>
              </w:rPr>
              <w:t>SHALL violation (warning)</w:t>
            </w:r>
          </w:p>
          <w:p w14:paraId="138659E6" w14:textId="77777777" w:rsidR="00C246B7" w:rsidRPr="00D14360" w:rsidRDefault="00C246B7" w:rsidP="00D14360">
            <w:pPr>
              <w:ind w:left="720" w:firstLine="360"/>
              <w:textDirection w:val="btLr"/>
              <w:rPr>
                <w:rFonts w:ascii="Times New Roman" w:eastAsia="Calibri" w:hAnsi="Times New Roman"/>
                <w:color w:val="00133B"/>
                <w:sz w:val="24"/>
                <w:szCs w:val="24"/>
                <w:rPrChange w:id="3064" w:author="Russell Ott" w:date="2022-05-16T11:47:00Z">
                  <w:rPr>
                    <w:rFonts w:ascii="Calibri" w:eastAsia="Calibri" w:hAnsi="Calibri"/>
                    <w:color w:val="00133B"/>
                  </w:rPr>
                </w:rPrChange>
              </w:rPr>
            </w:pPr>
            <w:r w:rsidRPr="00D14360">
              <w:rPr>
                <w:color w:val="00133B"/>
                <w:rPrChange w:id="3065" w:author="Russell Ott" w:date="2022-05-16T11:47:00Z">
                  <w:rPr>
                    <w:rFonts w:ascii="Calibri" w:eastAsia="Calibri" w:hAnsi="Calibri"/>
                    <w:color w:val="00133B"/>
                  </w:rPr>
                </w:rPrChange>
              </w:rPr>
              <w:t>SHOULD violation (</w:t>
            </w:r>
            <w:r w:rsidR="002B57F0" w:rsidRPr="00D14360">
              <w:rPr>
                <w:color w:val="00133B"/>
                <w:rPrChange w:id="3066" w:author="Russell Ott" w:date="2022-05-16T11:47:00Z">
                  <w:rPr>
                    <w:rFonts w:ascii="Calibri" w:eastAsia="Calibri" w:hAnsi="Calibri"/>
                    <w:color w:val="00133B"/>
                  </w:rPr>
                </w:rPrChange>
              </w:rPr>
              <w:t xml:space="preserve">not checked unless </w:t>
            </w:r>
            <w:r w:rsidR="002B57F0" w:rsidRPr="00E93A1E">
              <w:rPr>
                <w:rFonts w:eastAsia="Calibri"/>
                <w:color w:val="00133B"/>
                <w:rPrChange w:id="3067" w:author="Russell Ott" w:date="2022-05-16T11:47:00Z">
                  <w:rPr>
                    <w:rFonts w:ascii="Calibri" w:eastAsia="Calibri" w:hAnsi="Calibri"/>
                    <w:color w:val="00133B"/>
                  </w:rPr>
                </w:rPrChange>
              </w:rPr>
              <w:t>present)</w:t>
            </w:r>
          </w:p>
          <w:p w14:paraId="243390AB" w14:textId="77777777" w:rsidR="00C246B7" w:rsidRPr="00D14360" w:rsidRDefault="00C246B7" w:rsidP="00D14360">
            <w:pPr>
              <w:ind w:left="720" w:firstLine="360"/>
              <w:textDirection w:val="btLr"/>
              <w:rPr>
                <w:rFonts w:ascii="Times New Roman" w:eastAsia="Calibri" w:hAnsi="Times New Roman"/>
                <w:color w:val="00133B"/>
                <w:sz w:val="24"/>
                <w:szCs w:val="24"/>
                <w:rPrChange w:id="3068" w:author="Russell Ott" w:date="2022-05-16T11:47:00Z">
                  <w:rPr>
                    <w:rFonts w:ascii="Calibri" w:eastAsia="Calibri" w:hAnsi="Calibri"/>
                    <w:color w:val="00133B"/>
                  </w:rPr>
                </w:rPrChange>
              </w:rPr>
            </w:pPr>
            <w:r w:rsidRPr="00D14360">
              <w:rPr>
                <w:color w:val="00133B"/>
                <w:rPrChange w:id="3069" w:author="Russell Ott" w:date="2022-05-16T11:47:00Z">
                  <w:rPr>
                    <w:rFonts w:ascii="Calibri" w:eastAsia="Calibri" w:hAnsi="Calibri"/>
                    <w:color w:val="00133B"/>
                  </w:rPr>
                </w:rPrChange>
              </w:rPr>
              <w:t>MAY violation (not checked unless present</w:t>
            </w:r>
            <w:r w:rsidRPr="00E93A1E">
              <w:rPr>
                <w:color w:val="00133B"/>
                <w:rPrChange w:id="3070" w:author="Russell Ott" w:date="2022-05-16T11:47:00Z">
                  <w:rPr>
                    <w:rFonts w:ascii="Calibri" w:eastAsia="Calibri" w:hAnsi="Calibri"/>
                    <w:color w:val="00133B"/>
                  </w:rPr>
                </w:rPrChange>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943AA0">
      <w:pPr>
        <w:pStyle w:val="Heading2"/>
      </w:pPr>
      <w:r w:rsidRPr="00C64922">
        <w:t xml:space="preserve">  </w:t>
      </w:r>
      <w:bookmarkStart w:id="3071" w:name="_Toc10695559"/>
      <w:bookmarkStart w:id="3072" w:name="_Toc11043554"/>
      <w:bookmarkStart w:id="3073" w:name="_Toc11045553"/>
      <w:bookmarkStart w:id="3074" w:name="_Toc11391223"/>
      <w:bookmarkStart w:id="3075" w:name="_Toc103262621"/>
      <w:bookmarkStart w:id="3076" w:name="_Toc22823366"/>
      <w:r w:rsidRPr="00C64922">
        <w:t>Fundamental Concepts for Document-Based Exchange</w:t>
      </w:r>
      <w:bookmarkEnd w:id="3071"/>
      <w:bookmarkEnd w:id="3072"/>
      <w:bookmarkEnd w:id="3073"/>
      <w:bookmarkEnd w:id="3074"/>
      <w:bookmarkEnd w:id="3075"/>
      <w:bookmarkEnd w:id="3076"/>
    </w:p>
    <w:p w14:paraId="09FA88C6" w14:textId="531D09C5" w:rsidR="00A10C4D" w:rsidRPr="00D14360" w:rsidRDefault="00A10C4D" w:rsidP="00B505D2">
      <w:pPr>
        <w:spacing w:after="120"/>
        <w:rPr>
          <w:rFonts w:ascii="Times New Roman" w:eastAsia="Calibri" w:hAnsi="Times New Roman"/>
          <w:color w:val="000000"/>
          <w:sz w:val="24"/>
          <w:szCs w:val="24"/>
          <w:rPrChange w:id="3077" w:author="Russell Ott" w:date="2022-05-16T11:47:00Z">
            <w:rPr>
              <w:rFonts w:ascii="Calibri" w:eastAsia="Calibri" w:hAnsi="Calibri"/>
              <w:color w:val="000000"/>
            </w:rPr>
          </w:rPrChange>
        </w:rPr>
      </w:pPr>
      <w:r w:rsidRPr="00D14360">
        <w:rPr>
          <w:color w:val="000000"/>
          <w:rPrChange w:id="3078" w:author="Russell Ott" w:date="2022-05-16T11:47:00Z">
            <w:rPr>
              <w:rFonts w:ascii="Calibri" w:eastAsia="Calibri" w:hAnsi="Calibri"/>
              <w:color w:val="000000"/>
            </w:rPr>
          </w:rPrChange>
        </w:rPr>
        <w:t xml:space="preserve">The following </w:t>
      </w:r>
      <w:r w:rsidR="00B01599" w:rsidRPr="00D14360">
        <w:rPr>
          <w:color w:val="000000"/>
          <w:rPrChange w:id="3079" w:author="Russell Ott" w:date="2022-05-16T11:47:00Z">
            <w:rPr>
              <w:rFonts w:ascii="Calibri" w:eastAsia="Calibri" w:hAnsi="Calibri"/>
              <w:color w:val="000000"/>
            </w:rPr>
          </w:rPrChange>
        </w:rPr>
        <w:t>chapters</w:t>
      </w:r>
      <w:r w:rsidRPr="00D14360">
        <w:rPr>
          <w:rFonts w:eastAsia="Calibri"/>
          <w:color w:val="000000"/>
          <w:rPrChange w:id="3080" w:author="Russell Ott" w:date="2022-05-16T11:47:00Z">
            <w:rPr>
              <w:rFonts w:ascii="Calibri" w:eastAsia="Calibri" w:hAnsi="Calibri"/>
              <w:color w:val="000000"/>
            </w:rPr>
          </w:rPrChange>
        </w:rPr>
        <w:t xml:space="preserve"> reinforce</w:t>
      </w:r>
      <w:ins w:id="3081" w:author="Russell Ott" w:date="2022-05-16T11:47:00Z">
        <w:r w:rsidRPr="00D14360">
          <w:rPr>
            <w:rFonts w:eastAsia="Calibri" w:cs="Calibri"/>
            <w:color w:val="000000"/>
          </w:rPr>
          <w:t xml:space="preserve"> </w:t>
        </w:r>
        <w:r w:rsidR="00E14BE7">
          <w:rPr>
            <w:rFonts w:eastAsia="Calibri" w:cs="Calibri"/>
            <w:color w:val="000000"/>
          </w:rPr>
          <w:t>and</w:t>
        </w:r>
      </w:ins>
      <w:r w:rsidR="00E14BE7">
        <w:rPr>
          <w:rFonts w:eastAsia="Calibri"/>
          <w:color w:val="000000"/>
          <w:rPrChange w:id="3082" w:author="Russell Ott" w:date="2022-05-16T11:47:00Z">
            <w:rPr>
              <w:rFonts w:ascii="Calibri" w:eastAsia="Calibri" w:hAnsi="Calibri"/>
              <w:color w:val="000000"/>
            </w:rPr>
          </w:rPrChange>
        </w:rPr>
        <w:t xml:space="preserve"> </w:t>
      </w:r>
      <w:r w:rsidRPr="00D14360">
        <w:rPr>
          <w:color w:val="000000"/>
          <w:rPrChange w:id="3083" w:author="Russell Ott" w:date="2022-05-16T11:47:00Z">
            <w:rPr>
              <w:rFonts w:ascii="Calibri" w:eastAsia="Calibri" w:hAnsi="Calibri"/>
              <w:color w:val="000000"/>
            </w:rPr>
          </w:rPrChange>
        </w:rPr>
        <w:t>explain fundamental information especially relevant to the guidance included in the Companion Guide.</w:t>
      </w:r>
    </w:p>
    <w:p w14:paraId="6B5DD125" w14:textId="77777777" w:rsidR="00A10C4D" w:rsidRPr="00C64922" w:rsidRDefault="00A10C4D" w:rsidP="00F10C7C">
      <w:pPr>
        <w:pStyle w:val="Heading3"/>
      </w:pPr>
      <w:bookmarkStart w:id="3084" w:name="_Toc10695560"/>
      <w:bookmarkStart w:id="3085" w:name="_Toc11043555"/>
      <w:bookmarkStart w:id="3086" w:name="_Toc11045554"/>
      <w:bookmarkStart w:id="3087" w:name="_Toc11391224"/>
      <w:bookmarkStart w:id="3088" w:name="_Toc103262622"/>
      <w:bookmarkStart w:id="3089" w:name="_Toc22823367"/>
      <w:r w:rsidRPr="00C64922">
        <w:t>CDA and C-CDA Templates</w:t>
      </w:r>
      <w:bookmarkEnd w:id="3084"/>
      <w:bookmarkEnd w:id="3085"/>
      <w:bookmarkEnd w:id="3086"/>
      <w:bookmarkEnd w:id="3087"/>
      <w:bookmarkEnd w:id="3088"/>
      <w:bookmarkEnd w:id="3089"/>
    </w:p>
    <w:p w14:paraId="092D61A5" w14:textId="77777777" w:rsidR="00A10C4D" w:rsidRPr="00D14360" w:rsidRDefault="00A10C4D" w:rsidP="00B505D2">
      <w:pPr>
        <w:spacing w:after="120"/>
        <w:rPr>
          <w:rFonts w:ascii="Times New Roman" w:eastAsia="Calibri" w:hAnsi="Times New Roman"/>
          <w:color w:val="000000"/>
          <w:sz w:val="24"/>
          <w:szCs w:val="24"/>
          <w:rPrChange w:id="3090" w:author="Russell Ott" w:date="2022-05-16T11:47:00Z">
            <w:rPr>
              <w:rFonts w:ascii="Calibri" w:eastAsia="Calibri" w:hAnsi="Calibri"/>
              <w:color w:val="000000"/>
            </w:rPr>
          </w:rPrChange>
        </w:rPr>
      </w:pPr>
      <w:r w:rsidRPr="00D14360">
        <w:rPr>
          <w:color w:val="000000"/>
          <w:rPrChange w:id="3091" w:author="Russell Ott" w:date="2022-05-16T11:47:00Z">
            <w:rPr>
              <w:rFonts w:ascii="Calibri" w:eastAsia="Calibri" w:hAnsi="Calibri"/>
              <w:color w:val="000000"/>
            </w:rPr>
          </w:rPrChange>
        </w:rPr>
        <w:t xml:space="preserve">The HL7 Clinical Document Architecture (CDA) is a document markup standard that specifies the structure and semantics of </w:t>
      </w:r>
      <w:r w:rsidR="00890FBD" w:rsidRPr="00D14360">
        <w:rPr>
          <w:color w:val="000000"/>
          <w:rPrChange w:id="3092" w:author="Russell Ott" w:date="2022-05-16T11:47:00Z">
            <w:rPr>
              <w:rFonts w:ascii="Calibri" w:eastAsia="Calibri" w:hAnsi="Calibri"/>
              <w:color w:val="000000"/>
            </w:rPr>
          </w:rPrChange>
        </w:rPr>
        <w:t>“</w:t>
      </w:r>
      <w:r w:rsidRPr="00D14360">
        <w:rPr>
          <w:color w:val="000000"/>
          <w:rPrChange w:id="3093" w:author="Russell Ott" w:date="2022-05-16T11:47:00Z">
            <w:rPr>
              <w:rFonts w:ascii="Calibri" w:eastAsia="Calibri" w:hAnsi="Calibri"/>
              <w:color w:val="000000"/>
            </w:rPr>
          </w:rPrChange>
        </w:rPr>
        <w:t>clinical documents</w:t>
      </w:r>
      <w:r w:rsidR="00890FBD" w:rsidRPr="00D14360">
        <w:rPr>
          <w:rFonts w:eastAsia="Calibri"/>
          <w:color w:val="000000"/>
          <w:rPrChange w:id="3094" w:author="Russell Ott" w:date="2022-05-16T11:47:00Z">
            <w:rPr>
              <w:rFonts w:ascii="Calibri" w:eastAsia="Calibri" w:hAnsi="Calibri"/>
              <w:color w:val="000000"/>
            </w:rPr>
          </w:rPrChange>
        </w:rPr>
        <w:t>”</w:t>
      </w:r>
      <w:r w:rsidRPr="00D14360">
        <w:rPr>
          <w:color w:val="000000"/>
          <w:rPrChange w:id="3095" w:author="Russell Ott" w:date="2022-05-16T11:47:00Z">
            <w:rPr>
              <w:rFonts w:ascii="Calibri" w:eastAsia="Calibri" w:hAnsi="Calibri"/>
              <w:color w:val="000000"/>
            </w:rPr>
          </w:rPrChange>
        </w:rPr>
        <w:t xml:space="preserve"> for the purpose of exchange. A clinical document is documentation of clinical observations and services, with the </w:t>
      </w:r>
      <w:r w:rsidRPr="00D14360">
        <w:rPr>
          <w:rFonts w:eastAsia="Calibri"/>
          <w:color w:val="000000"/>
          <w:rPrChange w:id="3096" w:author="Russell Ott" w:date="2022-05-16T11:47:00Z">
            <w:rPr>
              <w:rFonts w:ascii="Calibri" w:eastAsia="Calibri" w:hAnsi="Calibri"/>
              <w:color w:val="000000"/>
            </w:rPr>
          </w:rPrChange>
        </w:rPr>
        <w:t>following characteristics:</w:t>
      </w:r>
    </w:p>
    <w:p w14:paraId="2D07AB51" w14:textId="77777777" w:rsidR="00A10C4D" w:rsidRPr="00D14360" w:rsidRDefault="00A10C4D" w:rsidP="008E1E6B">
      <w:pPr>
        <w:pStyle w:val="ListParagraph"/>
        <w:numPr>
          <w:ilvl w:val="0"/>
          <w:numId w:val="1"/>
        </w:numPr>
        <w:spacing w:after="120"/>
        <w:rPr>
          <w:color w:val="000000"/>
          <w:rPrChange w:id="3097" w:author="Russell Ott" w:date="2022-05-16T11:47:00Z">
            <w:rPr>
              <w:color w:val="000000"/>
            </w:rPr>
          </w:rPrChange>
        </w:rPr>
      </w:pPr>
      <w:r w:rsidRPr="00D14360">
        <w:rPr>
          <w:color w:val="000000"/>
          <w:rPrChange w:id="3098" w:author="Russell Ott" w:date="2022-05-16T11:47:00Z">
            <w:rPr>
              <w:color w:val="000000"/>
            </w:rPr>
          </w:rPrChange>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color w:val="000000"/>
          <w:rPrChange w:id="3099" w:author="Russell Ott" w:date="2022-05-16T11:47:00Z">
            <w:rPr>
              <w:color w:val="000000"/>
            </w:rPr>
          </w:rPrChange>
        </w:rPr>
      </w:pPr>
      <w:r w:rsidRPr="00D14360">
        <w:rPr>
          <w:color w:val="000000"/>
          <w:rPrChange w:id="3100" w:author="Russell Ott" w:date="2022-05-16T11:47:00Z">
            <w:rPr>
              <w:color w:val="000000"/>
            </w:rPr>
          </w:rPrChange>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color w:val="000000"/>
          <w:rPrChange w:id="3101" w:author="Russell Ott" w:date="2022-05-16T11:47:00Z">
            <w:rPr>
              <w:color w:val="000000"/>
            </w:rPr>
          </w:rPrChange>
        </w:rPr>
      </w:pPr>
      <w:r w:rsidRPr="00D14360">
        <w:rPr>
          <w:color w:val="000000"/>
          <w:rPrChange w:id="3102" w:author="Russell Ott" w:date="2022-05-16T11:47:00Z">
            <w:rPr>
              <w:color w:val="000000"/>
            </w:rPr>
          </w:rPrChange>
        </w:rPr>
        <w:t xml:space="preserve">Potential for authentication </w:t>
      </w:r>
      <w:r w:rsidR="00B16A45" w:rsidRPr="00D14360">
        <w:rPr>
          <w:color w:val="000000"/>
          <w:rPrChange w:id="3103" w:author="Russell Ott" w:date="2022-05-16T11:47:00Z">
            <w:rPr>
              <w:color w:val="000000"/>
            </w:rPr>
          </w:rPrChange>
        </w:rPr>
        <w:t>–</w:t>
      </w:r>
      <w:r w:rsidRPr="00D14360">
        <w:rPr>
          <w:color w:val="000000"/>
          <w:rPrChange w:id="3104" w:author="Russell Ott" w:date="2022-05-16T11:47:00Z">
            <w:rPr>
              <w:color w:val="000000"/>
            </w:rPr>
          </w:rPrChange>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color w:val="000000"/>
          <w:rPrChange w:id="3105" w:author="Russell Ott" w:date="2022-05-16T11:47:00Z">
            <w:rPr>
              <w:color w:val="000000"/>
            </w:rPr>
          </w:rPrChange>
        </w:rPr>
      </w:pPr>
      <w:r w:rsidRPr="00D14360">
        <w:rPr>
          <w:color w:val="000000"/>
          <w:rPrChange w:id="3106" w:author="Russell Ott" w:date="2022-05-16T11:47:00Z">
            <w:rPr>
              <w:color w:val="000000"/>
            </w:rPr>
          </w:rPrChange>
        </w:rPr>
        <w:t xml:space="preserve">Context </w:t>
      </w:r>
      <w:r w:rsidR="00B16A45" w:rsidRPr="00D14360">
        <w:rPr>
          <w:color w:val="000000"/>
          <w:rPrChange w:id="3107" w:author="Russell Ott" w:date="2022-05-16T11:47:00Z">
            <w:rPr>
              <w:color w:val="000000"/>
            </w:rPr>
          </w:rPrChange>
        </w:rPr>
        <w:t>–</w:t>
      </w:r>
      <w:r w:rsidRPr="00D14360">
        <w:rPr>
          <w:color w:val="000000"/>
          <w:rPrChange w:id="3108" w:author="Russell Ott" w:date="2022-05-16T11:47:00Z">
            <w:rPr>
              <w:color w:val="000000"/>
            </w:rPr>
          </w:rPrChange>
        </w:rPr>
        <w:t xml:space="preserve"> A clinical document establishes the default context for its contents.</w:t>
      </w:r>
      <w:r w:rsidR="00C246B7" w:rsidRPr="00D14360">
        <w:rPr>
          <w:color w:val="000000"/>
          <w:rPrChange w:id="3109" w:author="Russell Ott" w:date="2022-05-16T11:47:00Z">
            <w:rPr>
              <w:color w:val="000000"/>
            </w:rPr>
          </w:rPrChange>
        </w:rPr>
        <w:t xml:space="preserve"> </w:t>
      </w:r>
    </w:p>
    <w:p w14:paraId="5391957B" w14:textId="77777777" w:rsidR="00A10C4D" w:rsidRPr="00D14360" w:rsidRDefault="00A10C4D" w:rsidP="008E1E6B">
      <w:pPr>
        <w:pStyle w:val="ListParagraph"/>
        <w:numPr>
          <w:ilvl w:val="0"/>
          <w:numId w:val="1"/>
        </w:numPr>
        <w:spacing w:after="120"/>
        <w:rPr>
          <w:color w:val="000000"/>
          <w:rPrChange w:id="3110" w:author="Russell Ott" w:date="2022-05-16T11:47:00Z">
            <w:rPr>
              <w:color w:val="000000"/>
            </w:rPr>
          </w:rPrChange>
        </w:rPr>
      </w:pPr>
      <w:r w:rsidRPr="00D14360">
        <w:rPr>
          <w:color w:val="000000"/>
          <w:rPrChange w:id="3111" w:author="Russell Ott" w:date="2022-05-16T11:47:00Z">
            <w:rPr>
              <w:color w:val="000000"/>
            </w:rPr>
          </w:rPrChange>
        </w:rPr>
        <w:t xml:space="preserve">Wholeness </w:t>
      </w:r>
      <w:r w:rsidR="00B16A45" w:rsidRPr="00D14360">
        <w:rPr>
          <w:color w:val="000000"/>
          <w:rPrChange w:id="3112" w:author="Russell Ott" w:date="2022-05-16T11:47:00Z">
            <w:rPr>
              <w:color w:val="000000"/>
            </w:rPr>
          </w:rPrChange>
        </w:rPr>
        <w:t>–</w:t>
      </w:r>
      <w:r w:rsidRPr="00D14360">
        <w:rPr>
          <w:color w:val="000000"/>
          <w:rPrChange w:id="3113" w:author="Russell Ott" w:date="2022-05-16T11:47:00Z">
            <w:rPr>
              <w:color w:val="000000"/>
            </w:rPr>
          </w:rPrChange>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color w:val="000000"/>
          <w:rPrChange w:id="3114" w:author="Russell Ott" w:date="2022-05-16T11:47:00Z">
            <w:rPr>
              <w:color w:val="000000"/>
            </w:rPr>
          </w:rPrChange>
        </w:rPr>
      </w:pPr>
      <w:r w:rsidRPr="00D14360">
        <w:rPr>
          <w:color w:val="000000"/>
          <w:rPrChange w:id="3115" w:author="Russell Ott" w:date="2022-05-16T11:47:00Z">
            <w:rPr>
              <w:color w:val="000000"/>
            </w:rPr>
          </w:rPrChange>
        </w:rPr>
        <w:t>Human readability – A clinical document is human readable.</w:t>
      </w:r>
    </w:p>
    <w:p w14:paraId="5E999E8C" w14:textId="77777777" w:rsidR="005F2378" w:rsidRPr="00D14360" w:rsidRDefault="005F2378" w:rsidP="005F2378">
      <w:pPr>
        <w:pStyle w:val="ListParagraph"/>
        <w:spacing w:after="120"/>
        <w:rPr>
          <w:color w:val="000000"/>
          <w:rPrChange w:id="3116" w:author="Russell Ott" w:date="2022-05-16T11:47:00Z">
            <w:rPr>
              <w:color w:val="000000"/>
            </w:rPr>
          </w:rPrChange>
        </w:rPr>
      </w:pPr>
    </w:p>
    <w:p w14:paraId="46644843" w14:textId="77777777" w:rsidR="00A10C4D" w:rsidRPr="00D14360" w:rsidRDefault="00A10C4D" w:rsidP="00B505D2">
      <w:pPr>
        <w:spacing w:after="120"/>
        <w:rPr>
          <w:color w:val="000000"/>
          <w:rPrChange w:id="3117" w:author="Russell Ott" w:date="2022-05-16T11:47:00Z">
            <w:rPr>
              <w:rFonts w:ascii="Calibri" w:eastAsia="Calibri" w:hAnsi="Calibri"/>
              <w:color w:val="000000"/>
            </w:rPr>
          </w:rPrChange>
        </w:rPr>
      </w:pPr>
      <w:r w:rsidRPr="00D14360">
        <w:rPr>
          <w:color w:val="000000"/>
          <w:rPrChange w:id="3118" w:author="Russell Ott" w:date="2022-05-16T11:47:00Z">
            <w:rPr>
              <w:rFonts w:ascii="Calibri" w:eastAsia="Calibri" w:hAnsi="Calibri"/>
              <w:color w:val="000000"/>
            </w:rPr>
          </w:rPrChange>
        </w:rPr>
        <w:t>A CDA document is a defined and complete information object that can include text, images, sounds, and other multimedia content.</w:t>
      </w:r>
      <w:r w:rsidRPr="00D14360">
        <w:rPr>
          <w:rStyle w:val="FootnoteReference"/>
          <w:color w:val="000000"/>
          <w:rPrChange w:id="3119" w:author="Russell Ott" w:date="2022-05-16T11:47:00Z">
            <w:rPr>
              <w:rStyle w:val="FootnoteReference"/>
              <w:rFonts w:ascii="Calibri" w:eastAsia="Calibri" w:hAnsi="Calibri"/>
              <w:color w:val="000000"/>
            </w:rPr>
          </w:rPrChange>
        </w:rPr>
        <w:footnoteReference w:id="24"/>
      </w:r>
    </w:p>
    <w:p w14:paraId="1034FF4B" w14:textId="77777777" w:rsidR="00A10C4D" w:rsidRPr="00D14360" w:rsidRDefault="00A10C4D" w:rsidP="00B505D2">
      <w:pPr>
        <w:spacing w:after="120"/>
        <w:rPr>
          <w:rFonts w:ascii="Times New Roman" w:eastAsia="Calibri" w:hAnsi="Times New Roman"/>
          <w:color w:val="000000"/>
          <w:sz w:val="24"/>
          <w:szCs w:val="24"/>
          <w:rPrChange w:id="3120" w:author="Russell Ott" w:date="2022-05-16T11:47:00Z">
            <w:rPr>
              <w:rFonts w:ascii="Calibri" w:eastAsia="Calibri" w:hAnsi="Calibri"/>
              <w:color w:val="000000"/>
            </w:rPr>
          </w:rPrChange>
        </w:rPr>
      </w:pPr>
      <w:r w:rsidRPr="00D14360">
        <w:rPr>
          <w:color w:val="000000"/>
          <w:rPrChange w:id="3121" w:author="Russell Ott" w:date="2022-05-16T11:47:00Z">
            <w:rPr>
              <w:rFonts w:ascii="Calibri" w:eastAsia="Calibri" w:hAnsi="Calibri"/>
              <w:color w:val="000000"/>
            </w:rPr>
          </w:rPrChange>
        </w:rPr>
        <w:t xml:space="preserve">Key aspects of CDA include: </w:t>
      </w:r>
    </w:p>
    <w:p w14:paraId="5C32A8A0" w14:textId="77777777" w:rsidR="00C246B7" w:rsidRPr="00D14360" w:rsidRDefault="00A10C4D" w:rsidP="008E1E6B">
      <w:pPr>
        <w:pStyle w:val="ListParagraph"/>
        <w:numPr>
          <w:ilvl w:val="0"/>
          <w:numId w:val="1"/>
        </w:numPr>
        <w:spacing w:after="120"/>
        <w:rPr>
          <w:color w:val="000000"/>
          <w:rPrChange w:id="3122" w:author="Russell Ott" w:date="2022-05-16T11:47:00Z">
            <w:rPr>
              <w:color w:val="000000"/>
            </w:rPr>
          </w:rPrChange>
        </w:rPr>
      </w:pPr>
      <w:r w:rsidRPr="00D14360">
        <w:rPr>
          <w:color w:val="000000"/>
          <w:rPrChange w:id="3123" w:author="Russell Ott" w:date="2022-05-16T11:47:00Z">
            <w:rPr>
              <w:color w:val="000000"/>
            </w:rPr>
          </w:rPrChange>
        </w:rPr>
        <w:t xml:space="preserve">CDA documents are encoded in Extensible Markup </w:t>
      </w:r>
    </w:p>
    <w:p w14:paraId="1E7BEDCD" w14:textId="77777777" w:rsidR="00A10C4D" w:rsidRPr="00D14360" w:rsidRDefault="00B93A73" w:rsidP="003A3D50">
      <w:pPr>
        <w:pStyle w:val="ListParagraph"/>
        <w:spacing w:after="120"/>
        <w:rPr>
          <w:color w:val="000000"/>
          <w:rPrChange w:id="3124" w:author="Russell Ott" w:date="2022-05-16T11:47:00Z">
            <w:rPr>
              <w:color w:val="000000"/>
            </w:rPr>
          </w:rPrChange>
        </w:rPr>
      </w:pPr>
      <w:r w:rsidRPr="00D14360">
        <w:rPr>
          <w:color w:val="000000"/>
          <w:rPrChange w:id="3125" w:author="Russell Ott" w:date="2022-05-16T11:47:00Z">
            <w:rPr>
              <w:color w:val="000000"/>
            </w:rPr>
          </w:rPrChange>
        </w:rPr>
        <w:t xml:space="preserve">Language </w:t>
      </w:r>
      <w:r w:rsidR="00A10C4D" w:rsidRPr="00D14360">
        <w:rPr>
          <w:color w:val="000000"/>
          <w:rPrChange w:id="3126" w:author="Russell Ott" w:date="2022-05-16T11:47:00Z">
            <w:rPr>
              <w:color w:val="000000"/>
            </w:rPr>
          </w:rPrChange>
        </w:rPr>
        <w:t xml:space="preserve"> (XML).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color w:val="000000"/>
          <w:rPrChange w:id="3127" w:author="Russell Ott" w:date="2022-05-16T11:47:00Z">
            <w:rPr>
              <w:color w:val="000000"/>
            </w:rPr>
          </w:rPrChange>
        </w:rPr>
      </w:pPr>
      <w:r w:rsidRPr="00D14360">
        <w:rPr>
          <w:color w:val="000000"/>
          <w:rPrChange w:id="3128" w:author="Russell Ott" w:date="2022-05-16T11:47:00Z">
            <w:rPr>
              <w:color w:val="000000"/>
            </w:rPr>
          </w:rPrChange>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color w:val="000000"/>
          <w:rPrChange w:id="3129" w:author="Russell Ott" w:date="2022-05-16T11:47:00Z">
            <w:rPr>
              <w:color w:val="000000"/>
            </w:rPr>
          </w:rPrChange>
        </w:rPr>
      </w:pPr>
      <w:r>
        <w:rPr>
          <w:color w:val="000000"/>
          <w:rPrChange w:id="3130" w:author="Russell Ott" w:date="2022-05-16T11:47:00Z">
            <w:rPr>
              <w:color w:val="000000"/>
            </w:rPr>
          </w:rPrChange>
        </w:rPr>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3">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color w:val="000000"/>
          <w:rPrChange w:id="3131" w:author="Russell Ott" w:date="2022-05-16T11:47:00Z">
            <w:rPr>
              <w:color w:val="000000"/>
            </w:rPr>
          </w:rPrChange>
        </w:rPr>
        <w:t>The CDA specification is richly expressive and flexible. Document-level, section-level and entry-level templates can be used to constrain the generic CDA specification.</w:t>
      </w:r>
      <w:r w:rsidR="00A10C4D" w:rsidRPr="00D14360">
        <w:rPr>
          <w:rStyle w:val="FootnoteReference"/>
          <w:color w:val="000000"/>
          <w:rPrChange w:id="3132" w:author="Russell Ott" w:date="2022-05-16T11:47:00Z">
            <w:rPr>
              <w:rStyle w:val="FootnoteReference"/>
              <w:color w:val="000000"/>
            </w:rPr>
          </w:rPrChange>
        </w:rPr>
        <w:footnoteReference w:id="25"/>
      </w:r>
    </w:p>
    <w:p w14:paraId="23F90FAF" w14:textId="77777777" w:rsidR="00A10C4D" w:rsidRPr="00D14360" w:rsidRDefault="00A10C4D" w:rsidP="00B505D2">
      <w:pPr>
        <w:keepNext/>
        <w:spacing w:after="120"/>
        <w:rPr>
          <w:rFonts w:ascii="Times New Roman" w:eastAsia="Calibri" w:hAnsi="Times New Roman"/>
          <w:color w:val="000000"/>
          <w:sz w:val="24"/>
          <w:szCs w:val="24"/>
          <w:rPrChange w:id="3133" w:author="Russell Ott" w:date="2022-05-16T11:47:00Z">
            <w:rPr>
              <w:rFonts w:ascii="Calibri" w:eastAsia="Calibri" w:hAnsi="Calibri"/>
              <w:color w:val="000000"/>
            </w:rPr>
          </w:rPrChange>
        </w:rPr>
      </w:pPr>
      <w:r w:rsidRPr="00D14360">
        <w:rPr>
          <w:b/>
          <w:color w:val="000000"/>
          <w:rPrChange w:id="3134" w:author="Russell Ott" w:date="2022-05-16T11:47:00Z">
            <w:rPr>
              <w:rFonts w:ascii="Calibri" w:eastAsia="Calibri" w:hAnsi="Calibri"/>
              <w:b/>
              <w:color w:val="000000"/>
            </w:rPr>
          </w:rPrChange>
        </w:rPr>
        <w:t xml:space="preserve">Document templates </w:t>
      </w:r>
      <w:r w:rsidRPr="00D14360">
        <w:rPr>
          <w:color w:val="000000"/>
          <w:rPrChange w:id="3135" w:author="Russell Ott" w:date="2022-05-16T11:47:00Z">
            <w:rPr>
              <w:rFonts w:ascii="Calibri" w:eastAsia="Calibri" w:hAnsi="Calibri"/>
              <w:color w:val="000000"/>
            </w:rPr>
          </w:rPrChange>
        </w:rPr>
        <w:t>define header requirements as well as section template requirements; they specify a header template as well as section templates as needed.  The header template describes the scope and intended use of the document. The h</w:t>
      </w:r>
      <w:r w:rsidRPr="00D14360">
        <w:rPr>
          <w:rFonts w:eastAsia="Calibri"/>
          <w:color w:val="000000"/>
          <w:rPrChange w:id="3136" w:author="Russell Ott" w:date="2022-05-16T11:47:00Z">
            <w:rPr>
              <w:rFonts w:ascii="Calibri" w:eastAsia="Calibri" w:hAnsi="Calibri"/>
              <w:color w:val="000000"/>
            </w:rPr>
          </w:rPrChange>
        </w:rPr>
        <w:t xml:space="preserve">eader includes the metadata that </w:t>
      </w:r>
      <w:r w:rsidR="00A75661" w:rsidRPr="00D14360">
        <w:rPr>
          <w:rFonts w:eastAsia="Calibri"/>
          <w:color w:val="000000"/>
          <w:rPrChange w:id="3137" w:author="Russell Ott" w:date="2022-05-16T11:47:00Z">
            <w:rPr>
              <w:rFonts w:ascii="Calibri" w:eastAsia="Calibri" w:hAnsi="Calibri"/>
              <w:color w:val="000000"/>
            </w:rPr>
          </w:rPrChange>
        </w:rPr>
        <w:t>d</w:t>
      </w:r>
      <w:r w:rsidRPr="00D14360">
        <w:rPr>
          <w:color w:val="000000"/>
          <w:rPrChange w:id="3138" w:author="Russell Ott" w:date="2022-05-16T11:47:00Z">
            <w:rPr>
              <w:rFonts w:ascii="Calibri" w:eastAsia="Calibri" w:hAnsi="Calibri"/>
              <w:color w:val="000000"/>
            </w:rPr>
          </w:rPrChange>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ascii="Times New Roman" w:eastAsia="Calibri" w:hAnsi="Times New Roman"/>
          <w:color w:val="000000"/>
          <w:sz w:val="24"/>
          <w:szCs w:val="24"/>
          <w:rPrChange w:id="3139" w:author="Russell Ott" w:date="2022-05-16T11:47:00Z">
            <w:rPr>
              <w:rFonts w:ascii="Calibri" w:eastAsia="Calibri" w:hAnsi="Calibri"/>
              <w:color w:val="000000"/>
            </w:rPr>
          </w:rPrChange>
        </w:rPr>
      </w:pPr>
      <w:r w:rsidRPr="00D14360">
        <w:rPr>
          <w:b/>
          <w:color w:val="000000"/>
          <w:rPrChange w:id="3140" w:author="Russell Ott" w:date="2022-05-16T11:47:00Z">
            <w:rPr>
              <w:rFonts w:ascii="Calibri" w:eastAsia="Calibri" w:hAnsi="Calibri"/>
              <w:b/>
              <w:color w:val="000000"/>
            </w:rPr>
          </w:rPrChange>
        </w:rPr>
        <w:t>Section templates</w:t>
      </w:r>
      <w:r w:rsidRPr="00D14360">
        <w:rPr>
          <w:color w:val="000000"/>
          <w:rPrChange w:id="3141" w:author="Russell Ott" w:date="2022-05-16T11:47:00Z">
            <w:rPr>
              <w:rFonts w:ascii="Calibri" w:eastAsia="Calibri" w:hAnsi="Calibri"/>
              <w:color w:val="000000"/>
            </w:rPr>
          </w:rPrChange>
        </w:rPr>
        <w:t xml:space="preserve"> revolve around a common clinical concept, such as </w:t>
      </w:r>
      <w:r w:rsidRPr="00D14360">
        <w:rPr>
          <w:rFonts w:eastAsia="Calibri"/>
          <w:i/>
          <w:color w:val="000000"/>
          <w:rPrChange w:id="3142" w:author="Russell Ott" w:date="2022-05-16T11:47:00Z">
            <w:rPr>
              <w:rFonts w:ascii="Calibri" w:eastAsia="Calibri" w:hAnsi="Calibri"/>
              <w:i/>
              <w:color w:val="000000"/>
            </w:rPr>
          </w:rPrChange>
        </w:rPr>
        <w:t>Procedures</w:t>
      </w:r>
      <w:r w:rsidRPr="00D14360">
        <w:rPr>
          <w:rFonts w:eastAsia="Calibri"/>
          <w:color w:val="000000"/>
          <w:rPrChange w:id="3143" w:author="Russell Ott" w:date="2022-05-16T11:47:00Z">
            <w:rPr>
              <w:rFonts w:ascii="Calibri" w:eastAsia="Calibri" w:hAnsi="Calibri"/>
              <w:color w:val="000000"/>
            </w:rPr>
          </w:rPrChange>
        </w:rPr>
        <w:t xml:space="preserve"> or </w:t>
      </w:r>
      <w:r w:rsidRPr="00D14360">
        <w:rPr>
          <w:rFonts w:eastAsia="Calibri"/>
          <w:i/>
          <w:color w:val="000000"/>
          <w:rPrChange w:id="3144" w:author="Russell Ott" w:date="2022-05-16T11:47:00Z">
            <w:rPr>
              <w:rFonts w:ascii="Calibri" w:eastAsia="Calibri" w:hAnsi="Calibri"/>
              <w:i/>
              <w:color w:val="000000"/>
            </w:rPr>
          </w:rPrChange>
        </w:rPr>
        <w:t>Encounters</w:t>
      </w:r>
      <w:r w:rsidRPr="00D14360">
        <w:rPr>
          <w:rFonts w:eastAsia="Calibri"/>
          <w:color w:val="000000"/>
          <w:rPrChange w:id="3145" w:author="Russell Ott" w:date="2022-05-16T11:47:00Z">
            <w:rPr>
              <w:rFonts w:ascii="Calibri" w:eastAsia="Calibri" w:hAnsi="Calibri"/>
              <w:color w:val="000000"/>
            </w:rPr>
          </w:rPrChange>
        </w:rPr>
        <w:t xml:space="preserve"> – i.e. the </w:t>
      </w:r>
      <w:r w:rsidRPr="00D14360">
        <w:rPr>
          <w:rFonts w:eastAsia="Calibri"/>
          <w:i/>
          <w:color w:val="000000"/>
          <w:rPrChange w:id="3146" w:author="Russell Ott" w:date="2022-05-16T11:47:00Z">
            <w:rPr>
              <w:rFonts w:ascii="Calibri" w:eastAsia="Calibri" w:hAnsi="Calibri"/>
              <w:i/>
              <w:color w:val="000000"/>
            </w:rPr>
          </w:rPrChange>
        </w:rPr>
        <w:t>Procedures</w:t>
      </w:r>
      <w:r w:rsidRPr="00D14360">
        <w:rPr>
          <w:rFonts w:eastAsia="Calibri"/>
          <w:color w:val="000000"/>
          <w:rPrChange w:id="3147" w:author="Russell Ott" w:date="2022-05-16T11:47:00Z">
            <w:rPr>
              <w:rFonts w:ascii="Calibri" w:eastAsia="Calibri" w:hAnsi="Calibri"/>
              <w:color w:val="000000"/>
            </w:rPr>
          </w:rPrChange>
        </w:rPr>
        <w:t xml:space="preserve"> section template captures information relative to patient procedures.  </w:t>
      </w:r>
    </w:p>
    <w:p w14:paraId="13843069" w14:textId="77777777" w:rsidR="00A10C4D" w:rsidRPr="00D14360" w:rsidRDefault="00A10C4D" w:rsidP="00B505D2">
      <w:pPr>
        <w:spacing w:after="120"/>
        <w:rPr>
          <w:rFonts w:ascii="Times New Roman" w:eastAsia="Calibri" w:hAnsi="Times New Roman"/>
          <w:color w:val="000000"/>
          <w:sz w:val="24"/>
          <w:szCs w:val="24"/>
          <w:rPrChange w:id="3148" w:author="Russell Ott" w:date="2022-05-16T11:47:00Z">
            <w:rPr>
              <w:rFonts w:ascii="Calibri" w:eastAsia="Calibri" w:hAnsi="Calibri"/>
              <w:color w:val="000000"/>
            </w:rPr>
          </w:rPrChange>
        </w:rPr>
      </w:pPr>
      <w:r w:rsidRPr="00D14360">
        <w:rPr>
          <w:color w:val="000000"/>
          <w:rPrChange w:id="3149" w:author="Russell Ott" w:date="2022-05-16T11:47:00Z">
            <w:rPr>
              <w:rFonts w:ascii="Calibri" w:eastAsia="Calibri" w:hAnsi="Calibri"/>
              <w:color w:val="000000"/>
            </w:rPr>
          </w:rPrChange>
        </w:rPr>
        <w:t xml:space="preserve">Section templates are defined globally and may be used by more than one document template.    For example, the template defining the Medications section are used in both a CCD </w:t>
      </w:r>
      <w:r w:rsidRPr="00D14360">
        <w:rPr>
          <w:color w:val="000000"/>
          <w:rPrChange w:id="3150" w:author="Russell Ott" w:date="2022-05-16T11:47:00Z">
            <w:rPr>
              <w:rFonts w:ascii="Calibri" w:eastAsia="Calibri" w:hAnsi="Calibri"/>
              <w:color w:val="000000"/>
            </w:rPr>
          </w:rPrChange>
        </w:rPr>
        <w:t>and Referral Note.  A section template may contain zero, one or many entry templates.</w:t>
      </w:r>
    </w:p>
    <w:p w14:paraId="5141D820" w14:textId="59988512" w:rsidR="00A10C4D" w:rsidRDefault="00634398" w:rsidP="00B505D2">
      <w:pPr>
        <w:spacing w:after="120"/>
        <w:rPr>
          <w:color w:val="000000"/>
          <w:rPrChange w:id="3151" w:author="Russell Ott" w:date="2022-05-16T11:47:00Z">
            <w:rPr>
              <w:rFonts w:ascii="Calibri" w:eastAsia="Calibri" w:hAnsi="Calibri"/>
              <w:color w:val="000000"/>
            </w:rPr>
          </w:rPrChange>
        </w:rPr>
      </w:pPr>
      <w:del w:id="3152" w:author="Russell Ott" w:date="2022-05-16T11:47:00Z">
        <w:r>
          <w:rPr>
            <w:noProof/>
          </w:rPr>
          <mc:AlternateContent>
            <mc:Choice Requires="wps">
              <w:drawing>
                <wp:anchor distT="0" distB="0" distL="114300" distR="114300" simplePos="0" relativeHeight="251748352" behindDoc="1" locked="0" layoutInCell="1" allowOverlap="1" wp14:anchorId="4B35E7CB" wp14:editId="6E0A31EE">
                  <wp:simplePos x="0" y="0"/>
                  <wp:positionH relativeFrom="column">
                    <wp:posOffset>3792220</wp:posOffset>
                  </wp:positionH>
                  <wp:positionV relativeFrom="paragraph">
                    <wp:posOffset>1156335</wp:posOffset>
                  </wp:positionV>
                  <wp:extent cx="2228850" cy="1033145"/>
                  <wp:effectExtent l="0" t="0" r="6350" b="0"/>
                  <wp:wrapTight wrapText="bothSides">
                    <wp:wrapPolygon edited="0">
                      <wp:start x="0" y="0"/>
                      <wp:lineTo x="0" y="21242"/>
                      <wp:lineTo x="21538" y="21242"/>
                      <wp:lineTo x="21538" y="0"/>
                      <wp:lineTo x="0" y="0"/>
                    </wp:wrapPolygon>
                  </wp:wrapTight>
                  <wp:docPr id="316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1033145"/>
                          </a:xfrm>
                          <a:prstGeom prst="rect">
                            <a:avLst/>
                          </a:prstGeom>
                          <a:solidFill>
                            <a:prstClr val="white"/>
                          </a:solidFill>
                          <a:ln>
                            <a:noFill/>
                          </a:ln>
                        </wps:spPr>
                        <wps:txbx>
                          <w:txbxContent>
                            <w:p w14:paraId="03CDB64A" w14:textId="77777777" w:rsidR="00710AD7" w:rsidRDefault="00710AD7">
                              <w:pPr>
                                <w:pStyle w:val="Caption"/>
                                <w:rPr>
                                  <w:del w:id="3153" w:author="Russell Ott" w:date="2022-05-16T11:47:00Z"/>
                                  <w:rFonts w:eastAsia="Calibri" w:cs="Calibri"/>
                                  <w:noProof/>
                                  <w:color w:val="000000"/>
                                </w:rPr>
                              </w:pPr>
                              <w:bookmarkStart w:id="3154" w:name="_Toc21926910"/>
                              <w:del w:id="3155" w:author="Russell Ott" w:date="2022-05-16T11:47:00Z">
                                <w:r w:rsidRPr="003A3D50">
                                  <w:rPr>
                                    <w:rFonts w:cs="Calibri"/>
                                  </w:rPr>
                                  <w:delText xml:space="preserve">Figure </w:delText>
                                </w:r>
                                <w:r w:rsidRPr="003A3D50">
                                  <w:rPr>
                                    <w:rFonts w:cs="Calibri"/>
                                  </w:rPr>
                                  <w:fldChar w:fldCharType="begin"/>
                                </w:r>
                                <w:r w:rsidRPr="003A3D50">
                                  <w:rPr>
                                    <w:rFonts w:cs="Calibri"/>
                                  </w:rPr>
                                  <w:delInstrText xml:space="preserve"> SEQ Figure \* ARABIC </w:delInstrText>
                                </w:r>
                                <w:r w:rsidRPr="003A3D50">
                                  <w:rPr>
                                    <w:rFonts w:cs="Calibri"/>
                                  </w:rPr>
                                  <w:fldChar w:fldCharType="separate"/>
                                </w:r>
                                <w:r>
                                  <w:rPr>
                                    <w:rFonts w:cs="Calibri"/>
                                    <w:noProof/>
                                  </w:rPr>
                                  <w:delText>4</w:delText>
                                </w:r>
                                <w:r w:rsidRPr="003A3D50">
                                  <w:rPr>
                                    <w:rFonts w:cs="Calibri"/>
                                  </w:rPr>
                                  <w:fldChar w:fldCharType="end"/>
                                </w:r>
                                <w:r w:rsidRPr="003A3D50">
                                  <w:rPr>
                                    <w:rFonts w:cs="Calibri"/>
                                  </w:rPr>
                                  <w:delText>: Structured Document</w:delText>
                                </w:r>
                                <w:bookmarkEnd w:id="3154"/>
                              </w:del>
                            </w:p>
                            <w:p w14:paraId="05D6DD6C" w14:textId="77777777" w:rsidR="00710AD7" w:rsidRPr="00AD08FB" w:rsidRDefault="00710AD7" w:rsidP="003A3D50">
                              <w:pPr>
                                <w:rPr>
                                  <w:del w:id="3156" w:author="Russell Ott" w:date="2022-05-16T11:47:00Z"/>
                                  <w:rFonts w:eastAsia="Calibri" w:cs="Calibri"/>
                                  <w:sz w:val="18"/>
                                  <w:szCs w:val="18"/>
                                </w:rPr>
                              </w:pPr>
                              <w:del w:id="3157" w:author="Russell Ott" w:date="2022-05-16T11:47:00Z">
                                <w:r>
                                  <w:rPr>
                                    <w:rFonts w:eastAsia="Calibri"/>
                                  </w:rPr>
                                  <w:delText>*</w:delText>
                                </w:r>
                                <w:r w:rsidRPr="00AD08FB">
                                  <w:rPr>
                                    <w:rFonts w:eastAsia="Calibri" w:cs="Calibri"/>
                                    <w:sz w:val="18"/>
                                    <w:szCs w:val="18"/>
                                  </w:rPr>
                                  <w:delText>Includes a &lt;structuredBody&gt; that includes sections which carry human readable information (H) and may include corresponding machine processable data (M).</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35E7CB" id="_x0000_s1029" type="#_x0000_t202" style="position:absolute;margin-left:298.6pt;margin-top:91.05pt;width:175.5pt;height:81.3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" stroked="f">
                  <v:textbox inset="0,0,0,0">
                    <w:txbxContent>
                      <w:p w14:paraId="03CDB64A" w14:textId="77777777" w:rsidR="00710AD7" w:rsidRDefault="00710AD7">
                        <w:pPr>
                          <w:pStyle w:val="Caption"/>
                          <w:rPr>
                            <w:del w:id="3158" w:author="Russell Ott" w:date="2022-05-16T11:47:00Z"/>
                            <w:rFonts w:eastAsia="Calibri" w:cs="Calibri"/>
                            <w:noProof/>
                            <w:color w:val="000000"/>
                          </w:rPr>
                        </w:pPr>
                        <w:bookmarkStart w:id="3159" w:name="_Toc21926910"/>
                        <w:del w:id="3160" w:author="Russell Ott" w:date="2022-05-16T11:47:00Z">
                          <w:r w:rsidRPr="003A3D50">
                            <w:rPr>
                              <w:rFonts w:cs="Calibri"/>
                            </w:rPr>
                            <w:delText xml:space="preserve">Figure </w:delText>
                          </w:r>
                          <w:r w:rsidRPr="003A3D50">
                            <w:rPr>
                              <w:rFonts w:cs="Calibri"/>
                            </w:rPr>
                            <w:fldChar w:fldCharType="begin"/>
                          </w:r>
                          <w:r w:rsidRPr="003A3D50">
                            <w:rPr>
                              <w:rFonts w:cs="Calibri"/>
                            </w:rPr>
                            <w:delInstrText xml:space="preserve"> SEQ Figure \* ARABIC </w:delInstrText>
                          </w:r>
                          <w:r w:rsidRPr="003A3D50">
                            <w:rPr>
                              <w:rFonts w:cs="Calibri"/>
                            </w:rPr>
                            <w:fldChar w:fldCharType="separate"/>
                          </w:r>
                          <w:r>
                            <w:rPr>
                              <w:rFonts w:cs="Calibri"/>
                              <w:noProof/>
                            </w:rPr>
                            <w:delText>4</w:delText>
                          </w:r>
                          <w:r w:rsidRPr="003A3D50">
                            <w:rPr>
                              <w:rFonts w:cs="Calibri"/>
                            </w:rPr>
                            <w:fldChar w:fldCharType="end"/>
                          </w:r>
                          <w:r w:rsidRPr="003A3D50">
                            <w:rPr>
                              <w:rFonts w:cs="Calibri"/>
                            </w:rPr>
                            <w:delText>: Structured Document</w:delText>
                          </w:r>
                          <w:bookmarkEnd w:id="3159"/>
                        </w:del>
                      </w:p>
                      <w:p w14:paraId="05D6DD6C" w14:textId="77777777" w:rsidR="00710AD7" w:rsidRPr="00AD08FB" w:rsidRDefault="00710AD7" w:rsidP="003A3D50">
                        <w:pPr>
                          <w:rPr>
                            <w:del w:id="3161" w:author="Russell Ott" w:date="2022-05-16T11:47:00Z"/>
                            <w:rFonts w:eastAsia="Calibri" w:cs="Calibri"/>
                            <w:sz w:val="18"/>
                            <w:szCs w:val="18"/>
                          </w:rPr>
                        </w:pPr>
                        <w:del w:id="3162" w:author="Russell Ott" w:date="2022-05-16T11:47:00Z">
                          <w:r>
                            <w:rPr>
                              <w:rFonts w:eastAsia="Calibri"/>
                            </w:rPr>
                            <w:delText>*</w:delText>
                          </w:r>
                          <w:r w:rsidRPr="00AD08FB">
                            <w:rPr>
                              <w:rFonts w:eastAsia="Calibri" w:cs="Calibri"/>
                              <w:sz w:val="18"/>
                              <w:szCs w:val="18"/>
                            </w:rPr>
                            <w:delText>Includes a &lt;structuredBody&gt; that includes sections which carry human readable information (H) and may include corresponding machine processable data (M).</w:delText>
                          </w:r>
                        </w:del>
                      </w:p>
                    </w:txbxContent>
                  </v:textbox>
                  <w10:wrap type="tight"/>
                </v:shape>
              </w:pict>
            </mc:Fallback>
          </mc:AlternateContent>
        </w:r>
      </w:del>
      <w:r w:rsidR="00A10C4D" w:rsidRPr="00D14360">
        <w:rPr>
          <w:b/>
          <w:color w:val="000000"/>
          <w:rPrChange w:id="3163" w:author="Russell Ott" w:date="2022-05-16T11:47:00Z">
            <w:rPr>
              <w:rFonts w:ascii="Calibri" w:eastAsia="Calibri" w:hAnsi="Calibri"/>
              <w:b/>
              <w:color w:val="000000"/>
            </w:rPr>
          </w:rPrChange>
        </w:rPr>
        <w:t>Entry templates</w:t>
      </w:r>
      <w:r w:rsidR="00A10C4D" w:rsidRPr="00D14360">
        <w:rPr>
          <w:rFonts w:eastAsia="Calibri"/>
          <w:color w:val="000000"/>
          <w:rPrChange w:id="3164" w:author="Russell Ott" w:date="2022-05-16T11:47:00Z">
            <w:rPr>
              <w:rFonts w:ascii="Calibri" w:eastAsia="Calibri" w:hAnsi="Calibri"/>
              <w:color w:val="000000"/>
            </w:rPr>
          </w:rPrChange>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4"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ascii="Times New Roman" w:eastAsia="Calibri" w:hAnsi="Times New Roman"/>
          <w:color w:val="000000"/>
          <w:sz w:val="24"/>
          <w:szCs w:val="24"/>
          <w:rPrChange w:id="3165" w:author="Russell Ott" w:date="2022-05-16T11:47:00Z">
            <w:rPr>
              <w:rFonts w:ascii="Calibri" w:eastAsia="Calibri" w:hAnsi="Calibri"/>
              <w:color w:val="000000"/>
            </w:rPr>
          </w:rPrChange>
        </w:rPr>
      </w:pPr>
      <w:r w:rsidRPr="00CA1E8C">
        <w:rPr>
          <w:color w:val="000000"/>
          <w:rPrChange w:id="3166" w:author="Russell Ott" w:date="2022-05-16T11:47:00Z">
            <w:rPr>
              <w:rFonts w:ascii="Calibri" w:eastAsia="Calibri" w:hAnsi="Calibri"/>
              <w:color w:val="000000"/>
            </w:rPr>
          </w:rPrChange>
        </w:rPr>
        <w:t xml:space="preserve">  </w:t>
      </w:r>
    </w:p>
    <w:p w14:paraId="660D355D" w14:textId="13477AE1" w:rsidR="00A10C4D" w:rsidRPr="00C64922" w:rsidRDefault="00A10C4D" w:rsidP="00F10C7C">
      <w:pPr>
        <w:pStyle w:val="Heading3"/>
      </w:pPr>
      <w:bookmarkStart w:id="3167" w:name="_3rdcrjn" w:colFirst="0" w:colLast="0"/>
      <w:bookmarkStart w:id="3168" w:name="_Toc10695561"/>
      <w:bookmarkStart w:id="3169" w:name="_Toc11043556"/>
      <w:bookmarkStart w:id="3170" w:name="_Toc11045555"/>
      <w:bookmarkStart w:id="3171" w:name="_Toc11391225"/>
      <w:bookmarkStart w:id="3172" w:name="_Toc103262623"/>
      <w:bookmarkStart w:id="3173" w:name="_Toc22823368"/>
      <w:bookmarkEnd w:id="3167"/>
      <w:r w:rsidRPr="00C64922">
        <w:t xml:space="preserve">Structured </w:t>
      </w:r>
      <w:r w:rsidR="004F2C87">
        <w:t>V</w:t>
      </w:r>
      <w:r w:rsidRPr="00C64922">
        <w:t>ersus Unstructured Documents</w:t>
      </w:r>
      <w:bookmarkEnd w:id="3168"/>
      <w:bookmarkEnd w:id="3169"/>
      <w:bookmarkEnd w:id="3170"/>
      <w:bookmarkEnd w:id="3171"/>
      <w:bookmarkEnd w:id="3172"/>
      <w:bookmarkEnd w:id="3173"/>
    </w:p>
    <w:p w14:paraId="23C526A6" w14:textId="23E51178" w:rsidR="00A10C4D" w:rsidRPr="00D14360" w:rsidRDefault="00A454D8" w:rsidP="00B505D2">
      <w:pPr>
        <w:spacing w:after="120"/>
        <w:rPr>
          <w:color w:val="000000"/>
          <w:rPrChange w:id="3174" w:author="Russell Ott" w:date="2022-05-16T11:47:00Z">
            <w:rPr>
              <w:rFonts w:ascii="Calibri" w:eastAsia="Calibri" w:hAnsi="Calibri"/>
              <w:color w:val="000000"/>
            </w:rPr>
          </w:rPrChange>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5">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color w:val="000000"/>
          <w:rPrChange w:id="3175" w:author="Russell Ott" w:date="2022-05-16T11:47:00Z">
            <w:rPr>
              <w:rFonts w:ascii="Calibri" w:eastAsia="Calibri" w:hAnsi="Calibri"/>
              <w:color w:val="000000"/>
            </w:rPr>
          </w:rPrChange>
        </w:rPr>
        <w:t>For the purposes of this guide, a CDA document with a structured header paired with a structuredBody element will be referred to as a “structured document” and a CDA document with a structured header paired with a nonXMLBody element will be r</w:t>
      </w:r>
      <w:r w:rsidR="00A10C4D" w:rsidRPr="00D14360">
        <w:rPr>
          <w:rFonts w:eastAsia="Calibri"/>
          <w:color w:val="000000"/>
          <w:rPrChange w:id="3176" w:author="Russell Ott" w:date="2022-05-16T11:47:00Z">
            <w:rPr>
              <w:rFonts w:ascii="Calibri" w:eastAsia="Calibri" w:hAnsi="Calibri"/>
              <w:color w:val="000000"/>
            </w:rPr>
          </w:rPrChange>
        </w:rPr>
        <w:t>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6B9DCC2F" w:rsidR="00A10C4D" w:rsidRPr="00C64922" w:rsidRDefault="00A454D8" w:rsidP="00A75661">
      <w:pPr>
        <w:pStyle w:val="BodyText"/>
      </w:pPr>
      <w:del w:id="3177" w:author="Russell Ott" w:date="2022-05-16T11:47:00Z">
        <w:r>
          <w:rPr>
            <w:noProof/>
          </w:rPr>
          <mc:AlternateContent>
            <mc:Choice Requires="wps">
              <w:drawing>
                <wp:anchor distT="0" distB="0" distL="114300" distR="114300" simplePos="0" relativeHeight="251750400" behindDoc="0" locked="0" layoutInCell="1" allowOverlap="1" wp14:anchorId="1FAF29AD" wp14:editId="1DDE9C67">
                  <wp:simplePos x="0" y="0"/>
                  <wp:positionH relativeFrom="column">
                    <wp:posOffset>3951605</wp:posOffset>
                  </wp:positionH>
                  <wp:positionV relativeFrom="paragraph">
                    <wp:posOffset>277495</wp:posOffset>
                  </wp:positionV>
                  <wp:extent cx="2170430" cy="1049020"/>
                  <wp:effectExtent l="0" t="0" r="1270" b="5080"/>
                  <wp:wrapSquare wrapText="bothSides"/>
                  <wp:docPr id="315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0430" cy="1049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A79D7" w14:textId="77777777" w:rsidR="00710AD7" w:rsidRDefault="00710AD7" w:rsidP="00634398">
                              <w:pPr>
                                <w:pStyle w:val="Caption"/>
                                <w:spacing w:after="0"/>
                                <w:rPr>
                                  <w:del w:id="3178" w:author="Russell Ott" w:date="2022-05-16T11:47:00Z"/>
                                  <w:rFonts w:cs="Calibri"/>
                                </w:rPr>
                              </w:pPr>
                              <w:bookmarkStart w:id="3179" w:name="_Toc11255349"/>
                              <w:bookmarkStart w:id="3180" w:name="_Toc11265823"/>
                              <w:bookmarkStart w:id="3181" w:name="_Toc21926911"/>
                              <w:del w:id="3182" w:author="Russell Ott" w:date="2022-05-16T11:47:00Z">
                                <w:r w:rsidRPr="00634398">
                                  <w:rPr>
                                    <w:rFonts w:cs="Calibri"/>
                                  </w:rPr>
                                  <w:delText xml:space="preserve">Figure </w:delText>
                                </w:r>
                                <w:r w:rsidRPr="00634398">
                                  <w:rPr>
                                    <w:rFonts w:cs="Calibri"/>
                                  </w:rPr>
                                  <w:fldChar w:fldCharType="begin"/>
                                </w:r>
                                <w:r w:rsidRPr="00634398">
                                  <w:rPr>
                                    <w:rFonts w:cs="Calibri"/>
                                  </w:rPr>
                                  <w:delInstrText xml:space="preserve"> SEQ Figure \* ARABIC </w:delInstrText>
                                </w:r>
                                <w:r w:rsidRPr="00634398">
                                  <w:rPr>
                                    <w:rFonts w:cs="Calibri"/>
                                  </w:rPr>
                                  <w:fldChar w:fldCharType="separate"/>
                                </w:r>
                                <w:r>
                                  <w:rPr>
                                    <w:rFonts w:cs="Calibri"/>
                                    <w:noProof/>
                                  </w:rPr>
                                  <w:delText>5</w:delText>
                                </w:r>
                                <w:r w:rsidRPr="00634398">
                                  <w:rPr>
                                    <w:rFonts w:cs="Calibri"/>
                                    <w:noProof/>
                                  </w:rPr>
                                  <w:fldChar w:fldCharType="end"/>
                                </w:r>
                                <w:r w:rsidRPr="00634398">
                                  <w:rPr>
                                    <w:rFonts w:cs="Calibri"/>
                                  </w:rPr>
                                  <w:delText>: Unstructured Document</w:delText>
                                </w:r>
                                <w:bookmarkEnd w:id="3179"/>
                                <w:bookmarkEnd w:id="3180"/>
                                <w:bookmarkEnd w:id="3181"/>
                              </w:del>
                            </w:p>
                            <w:p w14:paraId="3090E2AE" w14:textId="77777777" w:rsidR="00710AD7" w:rsidRPr="00634398" w:rsidRDefault="00710AD7" w:rsidP="00A5789F">
                              <w:pPr>
                                <w:pStyle w:val="Caption"/>
                                <w:spacing w:after="0"/>
                                <w:rPr>
                                  <w:del w:id="3183" w:author="Russell Ott" w:date="2022-05-16T11:47:00Z"/>
                                  <w:rFonts w:cs="Calibri"/>
                                  <w:i w:val="0"/>
                                  <w:iCs w:val="0"/>
                                  <w:color w:val="000000"/>
                                </w:rPr>
                              </w:pPr>
                              <w:del w:id="3184" w:author="Russell Ott" w:date="2022-05-16T11:47:00Z">
                                <w:r w:rsidRPr="00634398">
                                  <w:rPr>
                                    <w:rFonts w:cs="Calibri"/>
                                    <w:i w:val="0"/>
                                    <w:iCs w:val="0"/>
                                    <w:color w:val="000000"/>
                                  </w:rPr>
                                  <w:delText xml:space="preserve">* Includes a &lt;nonXMLBody&gt; which carries base64 encoded data that may be rendered for human readability </w:delText>
                                </w:r>
                              </w:del>
                            </w:p>
                            <w:p w14:paraId="4155022E" w14:textId="77777777" w:rsidR="00710AD7" w:rsidRPr="00A5789F" w:rsidRDefault="00710AD7" w:rsidP="00A5789F">
                              <w:pPr>
                                <w:rPr>
                                  <w:del w:id="3185" w:author="Russell Ott" w:date="2022-05-16T11:47: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F29AD" id="Text Box 102" o:spid="_x0000_s1030" type="#_x0000_t202" style="position:absolute;margin-left:311.15pt;margin-top:21.85pt;width:170.9pt;height:8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" stroked="f">
                  <v:path arrowok="t"/>
                  <v:textbox inset="0,0,0,0">
                    <w:txbxContent>
                      <w:p w14:paraId="182A79D7" w14:textId="77777777" w:rsidR="00710AD7" w:rsidRDefault="00710AD7" w:rsidP="00634398">
                        <w:pPr>
                          <w:pStyle w:val="Caption"/>
                          <w:spacing w:after="0"/>
                          <w:rPr>
                            <w:del w:id="3186" w:author="Russell Ott" w:date="2022-05-16T11:47:00Z"/>
                            <w:rFonts w:cs="Calibri"/>
                          </w:rPr>
                        </w:pPr>
                        <w:bookmarkStart w:id="3187" w:name="_Toc11255349"/>
                        <w:bookmarkStart w:id="3188" w:name="_Toc11265823"/>
                        <w:bookmarkStart w:id="3189" w:name="_Toc21926911"/>
                        <w:del w:id="3190" w:author="Russell Ott" w:date="2022-05-16T11:47:00Z">
                          <w:r w:rsidRPr="00634398">
                            <w:rPr>
                              <w:rFonts w:cs="Calibri"/>
                            </w:rPr>
                            <w:delText xml:space="preserve">Figure </w:delText>
                          </w:r>
                          <w:r w:rsidRPr="00634398">
                            <w:rPr>
                              <w:rFonts w:cs="Calibri"/>
                            </w:rPr>
                            <w:fldChar w:fldCharType="begin"/>
                          </w:r>
                          <w:r w:rsidRPr="00634398">
                            <w:rPr>
                              <w:rFonts w:cs="Calibri"/>
                            </w:rPr>
                            <w:delInstrText xml:space="preserve"> SEQ Figure \* ARABIC </w:delInstrText>
                          </w:r>
                          <w:r w:rsidRPr="00634398">
                            <w:rPr>
                              <w:rFonts w:cs="Calibri"/>
                            </w:rPr>
                            <w:fldChar w:fldCharType="separate"/>
                          </w:r>
                          <w:r>
                            <w:rPr>
                              <w:rFonts w:cs="Calibri"/>
                              <w:noProof/>
                            </w:rPr>
                            <w:delText>5</w:delText>
                          </w:r>
                          <w:r w:rsidRPr="00634398">
                            <w:rPr>
                              <w:rFonts w:cs="Calibri"/>
                              <w:noProof/>
                            </w:rPr>
                            <w:fldChar w:fldCharType="end"/>
                          </w:r>
                          <w:r w:rsidRPr="00634398">
                            <w:rPr>
                              <w:rFonts w:cs="Calibri"/>
                            </w:rPr>
                            <w:delText>: Unstructured Document</w:delText>
                          </w:r>
                          <w:bookmarkEnd w:id="3187"/>
                          <w:bookmarkEnd w:id="3188"/>
                          <w:bookmarkEnd w:id="3189"/>
                        </w:del>
                      </w:p>
                      <w:p w14:paraId="3090E2AE" w14:textId="77777777" w:rsidR="00710AD7" w:rsidRPr="00634398" w:rsidRDefault="00710AD7" w:rsidP="00A5789F">
                        <w:pPr>
                          <w:pStyle w:val="Caption"/>
                          <w:spacing w:after="0"/>
                          <w:rPr>
                            <w:del w:id="3191" w:author="Russell Ott" w:date="2022-05-16T11:47:00Z"/>
                            <w:rFonts w:cs="Calibri"/>
                            <w:i w:val="0"/>
                            <w:iCs w:val="0"/>
                            <w:color w:val="000000"/>
                          </w:rPr>
                        </w:pPr>
                        <w:del w:id="3192" w:author="Russell Ott" w:date="2022-05-16T11:47:00Z">
                          <w:r w:rsidRPr="00634398">
                            <w:rPr>
                              <w:rFonts w:cs="Calibri"/>
                              <w:i w:val="0"/>
                              <w:iCs w:val="0"/>
                              <w:color w:val="000000"/>
                            </w:rPr>
                            <w:delText xml:space="preserve">* Includes a &lt;nonXMLBody&gt; which carries base64 encoded data that may be rendered for human readability </w:delText>
                          </w:r>
                        </w:del>
                      </w:p>
                      <w:p w14:paraId="4155022E" w14:textId="77777777" w:rsidR="00710AD7" w:rsidRPr="00A5789F" w:rsidRDefault="00710AD7" w:rsidP="00A5789F">
                        <w:pPr>
                          <w:rPr>
                            <w:del w:id="3193" w:author="Russell Ott" w:date="2022-05-16T11:47:00Z"/>
                          </w:rPr>
                        </w:pPr>
                      </w:p>
                    </w:txbxContent>
                  </v:textbox>
                  <w10:wrap type="square"/>
                </v:shape>
              </w:pict>
            </mc:Fallback>
          </mc:AlternateContent>
        </w:r>
      </w:del>
      <w:r w:rsidR="00A10C4D" w:rsidRPr="00C64922">
        <w:t>processing of structured data is not yet available at recipient systems.</w:t>
      </w:r>
      <w:r w:rsidR="00A10C4D" w:rsidRPr="00D14360">
        <w:rPr>
          <w:rStyle w:val="FootnoteReference"/>
          <w:color w:val="000000"/>
        </w:rPr>
        <w:footnoteReference w:id="26"/>
      </w:r>
      <w:r w:rsidR="00C246B7" w:rsidRPr="00D14360">
        <w:rPr>
          <w:noProof/>
          <w:color w:val="000000"/>
        </w:rPr>
        <w:t xml:space="preserve"> </w:t>
      </w:r>
    </w:p>
    <w:p w14:paraId="0CB09C90" w14:textId="5F57CBD3" w:rsidR="0009537F" w:rsidRDefault="0009537F" w:rsidP="00B505D2">
      <w:pPr>
        <w:spacing w:after="120"/>
        <w:rPr>
          <w:color w:val="000000"/>
          <w:rPrChange w:id="3194" w:author="Russell Ott" w:date="2022-05-16T11:47:00Z">
            <w:rPr>
              <w:rFonts w:ascii="Calibri" w:eastAsia="Calibri" w:hAnsi="Calibri"/>
              <w:color w:val="000000"/>
            </w:rPr>
          </w:rPrChange>
        </w:rPr>
      </w:pPr>
    </w:p>
    <w:p w14:paraId="6E72FF53" w14:textId="0022EAFF" w:rsidR="00A10C4D" w:rsidRDefault="00B43B35" w:rsidP="00B505D2">
      <w:pPr>
        <w:spacing w:after="120"/>
        <w:rPr>
          <w:rFonts w:ascii="Times New Roman" w:eastAsia="Calibri" w:hAnsi="Times New Roman"/>
          <w:color w:val="000000"/>
          <w:sz w:val="24"/>
          <w:szCs w:val="24"/>
          <w:rPrChange w:id="3195" w:author="Russell Ott" w:date="2022-05-16T11:47:00Z">
            <w:rPr>
              <w:rFonts w:ascii="Calibri" w:eastAsia="Calibri" w:hAnsi="Calibri"/>
              <w:color w:val="000000"/>
            </w:rPr>
          </w:rPrChange>
        </w:rPr>
      </w:pPr>
      <w:r w:rsidRPr="005E1ED2">
        <w:rPr>
          <w:color w:val="000000"/>
          <w:rPrChange w:id="3196" w:author="Russell Ott" w:date="2022-05-16T11:47:00Z">
            <w:rPr>
              <w:rFonts w:ascii="Calibri" w:eastAsia="Calibri" w:hAnsi="Calibri"/>
              <w:color w:val="000000"/>
            </w:rPr>
          </w:rPrChange>
        </w:rPr>
        <w:t>NOTE:</w:t>
      </w:r>
      <w:r w:rsidR="001E65C3" w:rsidRPr="005E1ED2">
        <w:rPr>
          <w:color w:val="000000"/>
          <w:rPrChange w:id="3197" w:author="Russell Ott" w:date="2022-05-16T11:47:00Z">
            <w:rPr>
              <w:rFonts w:ascii="Calibri" w:eastAsia="Calibri" w:hAnsi="Calibri"/>
              <w:color w:val="000000"/>
            </w:rPr>
          </w:rPrChange>
        </w:rPr>
        <w:t xml:space="preserve"> </w:t>
      </w:r>
      <w:r w:rsidR="001E65C3" w:rsidRPr="003A3D50">
        <w:rPr>
          <w:color w:val="000000"/>
          <w:rPrChange w:id="3198" w:author="Russell Ott" w:date="2022-05-16T11:47:00Z">
            <w:rPr>
              <w:rFonts w:ascii="Calibri" w:eastAsia="Calibri" w:hAnsi="Calibri"/>
              <w:color w:val="000000"/>
            </w:rPr>
          </w:rPrChange>
        </w:rPr>
        <w:t xml:space="preserve">The Unstructured Document template defined in C-CDA </w:t>
      </w:r>
      <w:del w:id="3199" w:author="Russell Ott" w:date="2022-05-16T11:47:00Z">
        <w:r w:rsidR="001E65C3" w:rsidRPr="003A3D50">
          <w:rPr>
            <w:rFonts w:ascii="Calibri" w:eastAsia="Calibri" w:hAnsi="Calibri" w:cs="Calibri"/>
            <w:color w:val="000000"/>
          </w:rPr>
          <w:delText xml:space="preserve">R2.1 </w:delText>
        </w:r>
      </w:del>
      <w:r w:rsidR="001E65C3" w:rsidRPr="003A3D50">
        <w:rPr>
          <w:rFonts w:eastAsia="Calibri"/>
          <w:color w:val="000000"/>
          <w:rPrChange w:id="3200" w:author="Russell Ott" w:date="2022-05-16T11:47:00Z">
            <w:rPr>
              <w:rFonts w:ascii="Calibri" w:eastAsia="Calibri" w:hAnsi="Calibri"/>
              <w:color w:val="000000"/>
            </w:rPr>
          </w:rPrChange>
        </w:rPr>
        <w:t>does not restrict the type of content that can be represented. Thus, it may prove to be useful for systems with limited capability to create fully structured documents.</w:t>
      </w:r>
      <w:r w:rsidR="001E65C3" w:rsidRPr="003A3D50">
        <w:rPr>
          <w:rStyle w:val="FootnoteReference"/>
          <w:color w:val="000000"/>
          <w:rPrChange w:id="3201" w:author="Russell Ott" w:date="2022-05-16T11:47:00Z">
            <w:rPr>
              <w:rStyle w:val="FootnoteReference"/>
              <w:rFonts w:ascii="Calibri" w:eastAsia="Calibri" w:hAnsi="Calibri"/>
              <w:color w:val="000000"/>
            </w:rPr>
          </w:rPrChange>
        </w:rPr>
        <w:footnoteReference w:id="27"/>
      </w:r>
    </w:p>
    <w:p w14:paraId="30480DC6" w14:textId="73B59BC8" w:rsidR="00634398" w:rsidRDefault="00634398" w:rsidP="00B505D2">
      <w:pPr>
        <w:spacing w:after="120"/>
        <w:rPr>
          <w:color w:val="000000"/>
          <w:rPrChange w:id="3202" w:author="Russell Ott" w:date="2022-05-16T11:47:00Z">
            <w:rPr>
              <w:rFonts w:ascii="Calibri" w:eastAsia="Calibri" w:hAnsi="Calibri"/>
              <w:color w:val="000000"/>
            </w:rPr>
          </w:rPrChange>
        </w:rPr>
      </w:pPr>
    </w:p>
    <w:p w14:paraId="49078922" w14:textId="6A93795C" w:rsidR="00C12940" w:rsidRDefault="001E65C3" w:rsidP="00916D2D">
      <w:pPr>
        <w:pStyle w:val="Caption"/>
        <w:keepNext/>
        <w:spacing w:after="0"/>
      </w:pPr>
      <w:bookmarkStart w:id="3203" w:name="_Toc101449254"/>
      <w:bookmarkStart w:id="3204" w:name="_Toc21927453"/>
      <w:r>
        <w:t xml:space="preserve">Example </w:t>
      </w:r>
      <w:r w:rsidR="00132A94">
        <w:fldChar w:fldCharType="begin"/>
      </w:r>
      <w:r w:rsidR="00132A94">
        <w:instrText xml:space="preserve"> SEQ Example \* ARABIC </w:instrText>
      </w:r>
      <w:r w:rsidR="00132A94">
        <w:fldChar w:fldCharType="separate"/>
      </w:r>
      <w:r w:rsidR="00F10C7C">
        <w:rPr>
          <w:noProof/>
        </w:rPr>
        <w:t>1</w:t>
      </w:r>
      <w:r w:rsidR="00132A94">
        <w:rPr>
          <w:noProof/>
        </w:rPr>
        <w:fldChar w:fldCharType="end"/>
      </w:r>
      <w:r>
        <w:t>:</w:t>
      </w:r>
      <w:ins w:id="3205" w:author="Russell Ott" w:date="2022-05-16T11:47:00Z">
        <w:r w:rsidR="00BA5010">
          <w:t xml:space="preserve"> </w:t>
        </w:r>
      </w:ins>
      <w:r w:rsidR="00C12940">
        <w:t>Pathology Narrative Note</w:t>
      </w:r>
      <w:bookmarkEnd w:id="3203"/>
      <w:bookmarkEnd w:id="3204"/>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569DE85D" w:rsidR="001E65C3" w:rsidRPr="00916D2D" w:rsidRDefault="001E65C3" w:rsidP="001E65C3">
            <w:pPr>
              <w:pStyle w:val="Default"/>
              <w:rPr>
                <w:rFonts w:ascii="Courier New" w:hAnsi="Courier New" w:cs="Courier New"/>
                <w:sz w:val="16"/>
                <w:szCs w:val="16"/>
                <w:highlight w:val="white"/>
              </w:rPr>
            </w:pPr>
            <w:del w:id="3206" w:author="Russell Ott" w:date="2022-05-16T11:47:00Z">
              <w:r w:rsidRPr="005E1ED2">
                <w:rPr>
                  <w:rFonts w:ascii="Courier New" w:hAnsi="Courier New" w:cs="Courier New"/>
                  <w:sz w:val="16"/>
                  <w:szCs w:val="16"/>
                  <w:highlight w:val="white"/>
                </w:rPr>
                <w:delText>&lt;?xml version="1.0"?&gt;</w:delText>
              </w:r>
              <w:r w:rsidRPr="005E1ED2">
                <w:rPr>
                  <w:rFonts w:ascii="Courier New" w:hAnsi="Courier New" w:cs="Courier New"/>
                  <w:sz w:val="16"/>
                  <w:szCs w:val="16"/>
                  <w:highlight w:val="white"/>
                </w:rPr>
                <w:br/>
                <w:delText>&lt;?xml-stylesheet type="text/xsl"</w:delText>
              </w:r>
              <w:r w:rsidRPr="006175B3">
                <w:rPr>
                  <w:rFonts w:ascii="Courier New" w:hAnsi="Courier New" w:cs="Courier New"/>
                  <w:sz w:val="16"/>
                  <w:szCs w:val="16"/>
                  <w:highlight w:val="white"/>
                </w:rPr>
                <w:delText xml:space="preserve"> href="CDA.xsl"?&gt;</w:delText>
              </w:r>
              <w:r w:rsidRPr="00916D2D">
                <w:rPr>
                  <w:rFonts w:ascii="Courier New" w:hAnsi="Courier New" w:cs="Courier New"/>
                  <w:sz w:val="16"/>
                  <w:szCs w:val="16"/>
                  <w:highlight w:val="white"/>
                </w:rPr>
                <w:br/>
              </w:r>
            </w:del>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color w:val="000000"/>
          <w:rPrChange w:id="3207" w:author="Russell Ott" w:date="2022-05-16T11:47:00Z">
            <w:rPr>
              <w:rFonts w:ascii="Calibri" w:eastAsia="Calibri" w:hAnsi="Calibri"/>
              <w:color w:val="000000"/>
            </w:rPr>
          </w:rPrChange>
        </w:rPr>
      </w:pPr>
    </w:p>
    <w:p w14:paraId="31D97830" w14:textId="77777777" w:rsidR="00A10C4D" w:rsidRPr="00C64922" w:rsidRDefault="00A10C4D" w:rsidP="00F10C7C">
      <w:pPr>
        <w:pStyle w:val="Heading3"/>
      </w:pPr>
      <w:bookmarkStart w:id="3208" w:name="_oo1rahtsx485" w:colFirst="0" w:colLast="0"/>
      <w:bookmarkStart w:id="3209" w:name="_Toc10695562"/>
      <w:bookmarkStart w:id="3210" w:name="_Toc11043557"/>
      <w:bookmarkStart w:id="3211" w:name="_Toc11045556"/>
      <w:bookmarkStart w:id="3212" w:name="_Toc11391226"/>
      <w:bookmarkStart w:id="3213" w:name="_Toc103262624"/>
      <w:bookmarkStart w:id="3214" w:name="_Toc22823369"/>
      <w:bookmarkEnd w:id="3208"/>
      <w:r w:rsidRPr="00C64922">
        <w:t xml:space="preserve">Open </w:t>
      </w:r>
      <w:r w:rsidR="004F2C87">
        <w:t>V</w:t>
      </w:r>
      <w:r w:rsidRPr="00C64922">
        <w:t>ersus Closed Templates</w:t>
      </w:r>
      <w:bookmarkEnd w:id="3209"/>
      <w:bookmarkEnd w:id="3210"/>
      <w:bookmarkEnd w:id="3211"/>
      <w:bookmarkEnd w:id="3212"/>
      <w:bookmarkEnd w:id="3213"/>
      <w:bookmarkEnd w:id="3214"/>
    </w:p>
    <w:p w14:paraId="7EE48B4C" w14:textId="02E82CAE" w:rsidR="00A10C4D" w:rsidRPr="00D14360" w:rsidRDefault="00A10C4D" w:rsidP="00B505D2">
      <w:pPr>
        <w:spacing w:after="120"/>
        <w:rPr>
          <w:rFonts w:ascii="Times New Roman" w:eastAsia="Times New Roman" w:hAnsi="Times New Roman"/>
          <w:color w:val="000000"/>
          <w:sz w:val="24"/>
          <w:szCs w:val="24"/>
          <w:rPrChange w:id="3215" w:author="Russell Ott" w:date="2022-05-16T11:47:00Z">
            <w:rPr>
              <w:rFonts w:ascii="Calibri" w:hAnsi="Calibri"/>
              <w:color w:val="000000"/>
            </w:rPr>
          </w:rPrChange>
        </w:rPr>
      </w:pPr>
      <w:r w:rsidRPr="00D14360">
        <w:rPr>
          <w:color w:val="000000"/>
          <w:rPrChange w:id="3216" w:author="Russell Ott" w:date="2022-05-16T11:47:00Z">
            <w:rPr>
              <w:rFonts w:ascii="Calibri" w:hAnsi="Calibri"/>
              <w:color w:val="000000"/>
            </w:rPr>
          </w:rPrChange>
        </w:rPr>
        <w:t>The exchange documents defined in C-CDA</w:t>
      </w:r>
      <w:del w:id="3217" w:author="Russell Ott" w:date="2022-05-16T11:47:00Z">
        <w:r w:rsidRPr="00D14360">
          <w:rPr>
            <w:rFonts w:cs="Calibri"/>
            <w:color w:val="000000"/>
          </w:rPr>
          <w:delText xml:space="preserve"> R2.1</w:delText>
        </w:r>
      </w:del>
      <w:r w:rsidRPr="00D14360">
        <w:rPr>
          <w:color w:val="000000"/>
          <w:rPrChange w:id="3218" w:author="Russell Ott" w:date="2022-05-16T11:47:00Z">
            <w:rPr>
              <w:rFonts w:ascii="Calibri" w:hAnsi="Calibri"/>
              <w:color w:val="000000"/>
            </w:rPr>
          </w:rPrChange>
        </w:rPr>
        <w:t xml:space="preserve">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ascii="Times New Roman" w:eastAsia="Times New Roman" w:hAnsi="Times New Roman"/>
          <w:color w:val="000000"/>
          <w:sz w:val="24"/>
          <w:szCs w:val="24"/>
          <w:rPrChange w:id="3219" w:author="Russell Ott" w:date="2022-05-16T11:47:00Z">
            <w:rPr>
              <w:rFonts w:ascii="Calibri" w:hAnsi="Calibri"/>
              <w:color w:val="000000"/>
            </w:rPr>
          </w:rPrChange>
        </w:rPr>
      </w:pPr>
      <w:r w:rsidRPr="00D14360">
        <w:rPr>
          <w:color w:val="000000"/>
          <w:rPrChange w:id="3220" w:author="Russell Ott" w:date="2022-05-16T11:47:00Z">
            <w:rPr>
              <w:rFonts w:ascii="Calibri" w:hAnsi="Calibri"/>
              <w:color w:val="000000"/>
            </w:rPr>
          </w:rPrChange>
        </w:rPr>
        <w:t xml:space="preserve">In </w:t>
      </w:r>
      <w:r w:rsidRPr="00D14360">
        <w:rPr>
          <w:color w:val="000000"/>
          <w:rPrChange w:id="3221" w:author="Russell Ott" w:date="2022-05-16T11:47:00Z">
            <w:rPr>
              <w:rFonts w:ascii="Calibri" w:hAnsi="Calibri"/>
              <w:color w:val="000000"/>
            </w:rPr>
          </w:rPrChange>
        </w:rPr>
        <w:t>open templates, all of the features of the CDA R2 base specification are allowed except as constrained by the templates. By contrast, a closed template specifies everything that is allowed, and nothing further may be included. Open templates allow HL7 impl</w:t>
      </w:r>
      <w:r w:rsidRPr="00D14360">
        <w:rPr>
          <w:color w:val="000000"/>
          <w:rPrChange w:id="3222" w:author="Russell Ott" w:date="2022-05-16T11:47:00Z">
            <w:rPr>
              <w:rFonts w:ascii="Calibri" w:hAnsi="Calibri"/>
              <w:color w:val="000000"/>
            </w:rPr>
          </w:rPrChange>
        </w:rPr>
        <w:t>ementers to include additional structured content not constrained by the asserted template(s).</w:t>
      </w:r>
    </w:p>
    <w:p w14:paraId="244B45FB" w14:textId="2006B880" w:rsidR="00A10C4D" w:rsidRPr="00D14360" w:rsidRDefault="00A10C4D" w:rsidP="00B505D2">
      <w:pPr>
        <w:spacing w:after="120"/>
        <w:rPr>
          <w:rFonts w:ascii="Times New Roman" w:eastAsia="Times New Roman" w:hAnsi="Times New Roman"/>
          <w:color w:val="000000"/>
          <w:sz w:val="24"/>
          <w:szCs w:val="24"/>
          <w:rPrChange w:id="3223" w:author="Russell Ott" w:date="2022-05-16T11:47:00Z">
            <w:rPr>
              <w:rFonts w:ascii="Calibri" w:hAnsi="Calibri"/>
              <w:color w:val="000000"/>
            </w:rPr>
          </w:rPrChange>
        </w:rPr>
      </w:pPr>
      <w:r w:rsidRPr="00D14360">
        <w:rPr>
          <w:color w:val="000000"/>
          <w:rPrChange w:id="3224" w:author="Russell Ott" w:date="2022-05-16T11:47:00Z">
            <w:rPr>
              <w:rFonts w:ascii="Calibri" w:hAnsi="Calibri"/>
              <w:color w:val="000000"/>
            </w:rPr>
          </w:rPrChange>
        </w:rPr>
        <w:t xml:space="preserve">At this time, few if any closed templates exist in the specifications </w:t>
      </w:r>
      <w:del w:id="3225" w:author="Russell Ott" w:date="2022-05-16T11:47:00Z">
        <w:r w:rsidRPr="00D14360">
          <w:rPr>
            <w:rFonts w:cs="Calibri"/>
            <w:color w:val="000000"/>
          </w:rPr>
          <w:delText>reference by the C-CDA Companion Guide. In fact, the Estimated Date of Delivery template (urn:oid:2.16.840.1.113883.10.20.15.3.1 (closed)) defined in C-CDA R2.1 has been redesigned in the C-CDA R2.1 Supplemental Templates for Pregnancy Status, Release 1 – US Realm implementation guide, and the new version is an open template (2.16.840.1.113883.10.20.22.4.297:2018-04-01 (open)).</w:delText>
        </w:r>
        <w:r w:rsidRPr="00D14360">
          <w:rPr>
            <w:rStyle w:val="FootnoteReference"/>
            <w:rFonts w:cs="Calibri"/>
            <w:color w:val="000000"/>
          </w:rPr>
          <w:footnoteReference w:id="28"/>
        </w:r>
      </w:del>
      <w:ins w:id="3227" w:author="Russell Ott" w:date="2022-05-16T11:47:00Z">
        <w:r w:rsidRPr="00D14360">
          <w:rPr>
            <w:rFonts w:cs="Calibri"/>
            <w:color w:val="000000"/>
          </w:rPr>
          <w:t>reference</w:t>
        </w:r>
        <w:r w:rsidR="00E13077">
          <w:rPr>
            <w:rFonts w:cs="Calibri"/>
            <w:color w:val="000000"/>
          </w:rPr>
          <w:t>d</w:t>
        </w:r>
        <w:r w:rsidRPr="00D14360">
          <w:rPr>
            <w:rFonts w:cs="Calibri"/>
            <w:color w:val="000000"/>
          </w:rPr>
          <w:t xml:space="preserve"> by the C-CDA Companion Guide.</w:t>
        </w:r>
      </w:ins>
      <w:r w:rsidR="00FE135A" w:rsidRPr="00D14360" w:rsidDel="00FE135A">
        <w:rPr>
          <w:color w:val="000000"/>
          <w:rPrChange w:id="3228" w:author="Russell Ott" w:date="2022-05-16T11:47:00Z">
            <w:rPr>
              <w:rFonts w:ascii="Calibri" w:hAnsi="Calibri"/>
              <w:color w:val="000000"/>
            </w:rPr>
          </w:rPrChange>
        </w:rPr>
        <w:t xml:space="preserve"> </w:t>
      </w:r>
    </w:p>
    <w:p w14:paraId="76C87F67" w14:textId="77777777" w:rsidR="00A10C4D" w:rsidRPr="00D14360" w:rsidRDefault="00A10C4D" w:rsidP="00B505D2">
      <w:pPr>
        <w:spacing w:after="120"/>
        <w:rPr>
          <w:rFonts w:ascii="Times New Roman" w:eastAsia="Times New Roman" w:hAnsi="Times New Roman"/>
          <w:color w:val="000000"/>
          <w:sz w:val="24"/>
          <w:szCs w:val="24"/>
          <w:rPrChange w:id="3229" w:author="Russell Ott" w:date="2022-05-16T11:47:00Z">
            <w:rPr>
              <w:rFonts w:ascii="Calibri" w:hAnsi="Calibri"/>
              <w:color w:val="000000"/>
            </w:rPr>
          </w:rPrChange>
        </w:rPr>
      </w:pPr>
      <w:r w:rsidRPr="00D14360">
        <w:rPr>
          <w:color w:val="000000"/>
          <w:rPrChange w:id="3230" w:author="Russell Ott" w:date="2022-05-16T11:47:00Z">
            <w:rPr>
              <w:rFonts w:ascii="Calibri" w:hAnsi="Calibri"/>
              <w:color w:val="000000"/>
            </w:rPr>
          </w:rPrChange>
        </w:rPr>
        <w:t xml:space="preserve">HL7 encourages implementers to bring </w:t>
      </w:r>
      <w:r w:rsidRPr="00D14360">
        <w:rPr>
          <w:color w:val="000000"/>
          <w:rPrChange w:id="3231" w:author="Russell Ott" w:date="2022-05-16T11:47:00Z">
            <w:rPr>
              <w:rFonts w:ascii="Calibri" w:hAnsi="Calibri"/>
              <w:color w:val="000000"/>
            </w:rPr>
          </w:rPrChange>
        </w:rPr>
        <w:t>forward use cases that require additional data elements to be included in C-CDA templates. This practice fuels advances in interoperability and maximizes the development of shared semantics as candidate requirements become formalized in subsequent versions</w:t>
      </w:r>
      <w:r w:rsidRPr="00D14360">
        <w:rPr>
          <w:color w:val="000000"/>
          <w:rPrChange w:id="3232" w:author="Russell Ott" w:date="2022-05-16T11:47:00Z">
            <w:rPr>
              <w:rFonts w:ascii="Calibri" w:hAnsi="Calibri"/>
              <w:color w:val="000000"/>
            </w:rPr>
          </w:rPrChange>
        </w:rPr>
        <w:t xml:space="preserve"> of the standard.</w:t>
      </w:r>
    </w:p>
    <w:p w14:paraId="04CC8EBA" w14:textId="77777777" w:rsidR="00A10C4D" w:rsidRPr="00C64922" w:rsidRDefault="00A10C4D" w:rsidP="002E634A">
      <w:pPr>
        <w:pStyle w:val="Heading4"/>
      </w:pPr>
      <w:bookmarkStart w:id="3233" w:name="_Toc10634818"/>
      <w:bookmarkStart w:id="3234" w:name="_Toc11043558"/>
      <w:r w:rsidRPr="00C64922">
        <w:t>Other Templates Available for Use in C-CDA Documents</w:t>
      </w:r>
      <w:bookmarkEnd w:id="3233"/>
      <w:bookmarkEnd w:id="3234"/>
    </w:p>
    <w:p w14:paraId="5F22DF1B" w14:textId="77777777" w:rsidR="00A454D8" w:rsidRDefault="00A10C4D" w:rsidP="00A75661">
      <w:pPr>
        <w:spacing w:after="240"/>
        <w:rPr>
          <w:rFonts w:ascii="Times New Roman" w:eastAsia="Times New Roman" w:hAnsi="Times New Roman"/>
          <w:color w:val="000000"/>
          <w:sz w:val="24"/>
          <w:szCs w:val="24"/>
          <w:rPrChange w:id="3235" w:author="Russell Ott" w:date="2022-05-16T11:47:00Z">
            <w:rPr>
              <w:rFonts w:ascii="Calibri" w:hAnsi="Calibri"/>
              <w:color w:val="000000"/>
            </w:rPr>
          </w:rPrChange>
        </w:rPr>
      </w:pPr>
      <w:r w:rsidRPr="00D14360">
        <w:rPr>
          <w:color w:val="000000"/>
          <w:rPrChange w:id="3236" w:author="Russell Ott" w:date="2022-05-16T11:47:00Z">
            <w:rPr>
              <w:rFonts w:ascii="Calibri" w:hAnsi="Calibri"/>
              <w:color w:val="000000"/>
            </w:rPr>
          </w:rPrChange>
        </w:rPr>
        <w:t xml:space="preserve">As the library of available CDA templates grows and implementers become more experienced using the standard, implementers may use templates developed in other CDA implementation guides </w:t>
      </w:r>
      <w:r w:rsidRPr="00D14360">
        <w:rPr>
          <w:color w:val="000000"/>
          <w:rPrChange w:id="3237" w:author="Russell Ott" w:date="2022-05-16T11:47:00Z">
            <w:rPr>
              <w:rFonts w:ascii="Calibri" w:hAnsi="Calibri"/>
              <w:color w:val="000000"/>
            </w:rPr>
          </w:rPrChange>
        </w:rPr>
        <w:t xml:space="preserve">which are compatible with C-CDA. Employing additional C-CDA compatible templates will expand the range of interoperable information available for exchange and help address emerging use cases for data exchange. </w:t>
      </w:r>
    </w:p>
    <w:p w14:paraId="14C72EF0" w14:textId="77777777" w:rsidR="00A454D8" w:rsidRDefault="00A454D8" w:rsidP="00A75661">
      <w:pPr>
        <w:spacing w:after="240"/>
        <w:rPr>
          <w:del w:id="3238" w:author="Russell Ott" w:date="2022-05-16T11:47:00Z"/>
          <w:rFonts w:cs="Calibri"/>
          <w:color w:val="000000"/>
        </w:rPr>
      </w:pPr>
    </w:p>
    <w:p w14:paraId="386065C2" w14:textId="77777777" w:rsidR="00A10C4D" w:rsidRPr="00D14360" w:rsidRDefault="00A10C4D" w:rsidP="00A75661">
      <w:pPr>
        <w:spacing w:after="240"/>
        <w:rPr>
          <w:del w:id="3239" w:author="Russell Ott" w:date="2022-05-16T11:47:00Z"/>
          <w:rFonts w:cs="Calibri"/>
          <w:color w:val="000000"/>
        </w:rPr>
      </w:pPr>
      <w:del w:id="3240" w:author="Russell Ott" w:date="2022-05-16T11:47:00Z">
        <w:r w:rsidRPr="00D14360">
          <w:rPr>
            <w:rFonts w:cs="Calibri"/>
            <w:color w:val="000000"/>
          </w:rPr>
          <w:delText xml:space="preserve"> </w:delText>
        </w:r>
      </w:del>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3241">
          <w:tblGrid>
            <w:gridCol w:w="725"/>
            <w:gridCol w:w="8640"/>
          </w:tblGrid>
        </w:tblGridChange>
      </w:tblGrid>
      <w:tr w:rsidR="001A0138" w:rsidRPr="00C64922" w14:paraId="5C46B4AF" w14:textId="77777777" w:rsidTr="0007159E">
        <w:tc>
          <w:tcPr>
            <w:tcW w:w="725" w:type="dxa"/>
            <w:tcBorders>
              <w:right w:val="nil"/>
            </w:tcBorders>
            <w:shd w:val="clear" w:color="auto" w:fill="C6D9F1"/>
            <w:cellIns w:id="3242" w:author="Russell Ott" w:date="2022-05-16T11:47:00Z"/>
          </w:tcPr>
          <w:p w14:paraId="6CBB19C2" w14:textId="77777777" w:rsidR="00804CC8" w:rsidRPr="00C64922" w:rsidRDefault="00804CC8" w:rsidP="0007159E">
            <w:pPr>
              <w:pStyle w:val="BodyText"/>
              <w:rPr>
                <w:noProof/>
              </w:rPr>
            </w:pPr>
            <w:ins w:id="3243" w:author="Russell Ott" w:date="2022-05-16T11:47:00Z">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0D81266" w14:textId="652CA2A2" w:rsidR="00804CC8" w:rsidRPr="00C64922" w:rsidRDefault="00634398" w:rsidP="0007159E">
            <w:pPr>
              <w:pStyle w:val="BodyText"/>
            </w:pPr>
            <w:del w:id="3244" w:author="Russell Ott" w:date="2022-05-16T11:47:00Z">
              <w:r>
                <w:rPr>
                  <w:noProof/>
                </w:rPr>
                <w:drawing>
                  <wp:anchor distT="0" distB="0" distL="114300" distR="114300" simplePos="0" relativeHeight="251752448" behindDoc="0" locked="0" layoutInCell="1" allowOverlap="1" wp14:anchorId="7C6814EA" wp14:editId="3FF73CB5">
                    <wp:simplePos x="0" y="0"/>
                    <wp:positionH relativeFrom="margin">
                      <wp:posOffset>-13970</wp:posOffset>
                    </wp:positionH>
                    <wp:positionV relativeFrom="margin">
                      <wp:posOffset>34925</wp:posOffset>
                    </wp:positionV>
                    <wp:extent cx="323215" cy="323215"/>
                    <wp:effectExtent l="0" t="0" r="0" b="0"/>
                    <wp:wrapSquare wrapText="bothSides"/>
                    <wp:docPr id="106" name="Graphic 2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804CC8" w:rsidRPr="00C64922">
              <w:t xml:space="preserve">C-CDA Content Creators MAY include other C-CDA compatible templates defined in other implementation guides. </w:t>
            </w:r>
            <w:r w:rsidR="00804CC8" w:rsidRPr="00D14360">
              <w:rPr>
                <w:b/>
              </w:rPr>
              <w:t>[</w:t>
            </w:r>
            <w:r w:rsidR="00804CC8">
              <w:rPr>
                <w:b/>
                <w:bCs/>
                <w:color w:val="000000"/>
              </w:rPr>
              <w:t>BP</w:t>
            </w:r>
            <w:r w:rsidR="00804CC8" w:rsidRPr="00D14360">
              <w:rPr>
                <w:b/>
                <w:bCs/>
                <w:color w:val="000000"/>
              </w:rPr>
              <w:t>-</w:t>
            </w:r>
            <w:r w:rsidR="00804CC8">
              <w:rPr>
                <w:b/>
                <w:bCs/>
                <w:color w:val="000000"/>
              </w:rPr>
              <w:t>010</w:t>
            </w:r>
            <w:r w:rsidR="00804CC8" w:rsidRPr="00D14360">
              <w:rPr>
                <w:b/>
              </w:rPr>
              <w:t>]</w:t>
            </w:r>
          </w:p>
        </w:tc>
      </w:tr>
    </w:tbl>
    <w:p w14:paraId="368C363C" w14:textId="45E8E531" w:rsidR="00A10C4D" w:rsidRPr="00D14360" w:rsidRDefault="00A10C4D" w:rsidP="00A75661">
      <w:pPr>
        <w:spacing w:after="240"/>
        <w:rPr>
          <w:ins w:id="3245" w:author="Russell Ott" w:date="2022-05-16T11:47:00Z"/>
          <w:rFonts w:cs="Calibri"/>
          <w:color w:val="000000"/>
        </w:rPr>
      </w:pPr>
    </w:p>
    <w:p w14:paraId="10568C86" w14:textId="0AE0D495" w:rsidR="00A10C4D" w:rsidRPr="00D14360" w:rsidRDefault="00A10C4D" w:rsidP="00A75661">
      <w:pPr>
        <w:spacing w:before="240" w:after="120"/>
        <w:rPr>
          <w:rFonts w:ascii="Times New Roman" w:eastAsia="Times New Roman" w:hAnsi="Times New Roman"/>
          <w:color w:val="000000"/>
          <w:sz w:val="24"/>
          <w:szCs w:val="24"/>
          <w:rPrChange w:id="3246" w:author="Russell Ott" w:date="2022-05-16T11:47:00Z">
            <w:rPr>
              <w:rFonts w:ascii="Calibri" w:hAnsi="Calibri"/>
              <w:color w:val="000000"/>
            </w:rPr>
          </w:rPrChange>
        </w:rPr>
      </w:pPr>
      <w:r w:rsidRPr="00D14360">
        <w:rPr>
          <w:color w:val="000000"/>
          <w:rPrChange w:id="3247" w:author="Russell Ott" w:date="2022-05-16T11:47:00Z">
            <w:rPr>
              <w:rFonts w:ascii="Calibri" w:hAnsi="Calibri"/>
              <w:color w:val="000000"/>
            </w:rPr>
          </w:rPrChange>
        </w:rPr>
        <w:t xml:space="preserve">A C-CDA compatible template is a template that further constrains a template defined in C-CDA </w:t>
      </w:r>
      <w:del w:id="3248" w:author="Russell Ott" w:date="2022-05-16T11:47:00Z">
        <w:r w:rsidRPr="00D14360">
          <w:rPr>
            <w:rFonts w:cs="Calibri"/>
            <w:color w:val="000000"/>
          </w:rPr>
          <w:delText xml:space="preserve">R2.1 </w:delText>
        </w:r>
      </w:del>
      <w:r w:rsidRPr="00D14360">
        <w:rPr>
          <w:color w:val="000000"/>
          <w:rPrChange w:id="3249" w:author="Russell Ott" w:date="2022-05-16T11:47:00Z">
            <w:rPr>
              <w:rFonts w:ascii="Calibri" w:hAnsi="Calibri"/>
              <w:color w:val="000000"/>
            </w:rPr>
          </w:rPrChange>
        </w:rPr>
        <w:t>or a template that does not conflict with t</w:t>
      </w:r>
      <w:r w:rsidRPr="00D14360">
        <w:rPr>
          <w:color w:val="000000"/>
          <w:rPrChange w:id="3250" w:author="Russell Ott" w:date="2022-05-16T11:47:00Z">
            <w:rPr>
              <w:rFonts w:ascii="Calibri" w:hAnsi="Calibri"/>
              <w:color w:val="000000"/>
            </w:rPr>
          </w:rPrChange>
        </w:rPr>
        <w:t>emplates defined in C-CDA. Determining if a template is C-CDA compliant may require human discernment and consensus building within the C-CDA implementer community.</w:t>
      </w:r>
    </w:p>
    <w:p w14:paraId="6359B670" w14:textId="77777777" w:rsidR="00A10C4D" w:rsidRPr="00C64922" w:rsidRDefault="00A10C4D" w:rsidP="00F10C7C">
      <w:pPr>
        <w:pStyle w:val="Heading3"/>
      </w:pPr>
      <w:bookmarkStart w:id="3251" w:name="_Toc10695563"/>
      <w:bookmarkStart w:id="3252" w:name="_Toc11043559"/>
      <w:bookmarkStart w:id="3253" w:name="_Toc11045557"/>
      <w:bookmarkStart w:id="3254" w:name="_Toc11391227"/>
      <w:bookmarkStart w:id="3255" w:name="_Toc103262625"/>
      <w:bookmarkStart w:id="3256" w:name="_Toc22823370"/>
      <w:r w:rsidRPr="00C64922">
        <w:t xml:space="preserve">Encounter Summary </w:t>
      </w:r>
      <w:r w:rsidR="006F5EDD">
        <w:t>V</w:t>
      </w:r>
      <w:r w:rsidRPr="00C64922">
        <w:t>ersus Patient Summary</w:t>
      </w:r>
      <w:bookmarkEnd w:id="3251"/>
      <w:bookmarkEnd w:id="3252"/>
      <w:bookmarkEnd w:id="3253"/>
      <w:bookmarkEnd w:id="3254"/>
      <w:bookmarkEnd w:id="3255"/>
      <w:bookmarkEnd w:id="3256"/>
    </w:p>
    <w:p w14:paraId="03B8C4A7" w14:textId="77777777" w:rsidR="00A10C4D" w:rsidRPr="00D14360" w:rsidRDefault="00A10C4D" w:rsidP="00B505D2">
      <w:pPr>
        <w:spacing w:after="120"/>
        <w:rPr>
          <w:rFonts w:ascii="Times New Roman" w:eastAsia="Times New Roman" w:hAnsi="Times New Roman"/>
          <w:color w:val="000000"/>
          <w:sz w:val="24"/>
          <w:szCs w:val="24"/>
          <w:rPrChange w:id="3257" w:author="Russell Ott" w:date="2022-05-16T11:47:00Z">
            <w:rPr>
              <w:rFonts w:ascii="Calibri" w:hAnsi="Calibri"/>
              <w:color w:val="000000"/>
            </w:rPr>
          </w:rPrChange>
        </w:rPr>
      </w:pPr>
      <w:r w:rsidRPr="00D14360">
        <w:rPr>
          <w:color w:val="000000"/>
          <w:rPrChange w:id="3258" w:author="Russell Ott" w:date="2022-05-16T11:47:00Z">
            <w:rPr>
              <w:rFonts w:ascii="Calibri" w:hAnsi="Calibri"/>
              <w:color w:val="000000"/>
            </w:rPr>
          </w:rPrChange>
        </w:rPr>
        <w:t xml:space="preserve">The set of </w:t>
      </w:r>
      <w:r w:rsidR="00054263" w:rsidRPr="00D14360">
        <w:rPr>
          <w:color w:val="000000"/>
          <w:rPrChange w:id="3259" w:author="Russell Ott" w:date="2022-05-16T11:47:00Z">
            <w:rPr>
              <w:rFonts w:ascii="Calibri" w:hAnsi="Calibri"/>
              <w:color w:val="000000"/>
            </w:rPr>
          </w:rPrChange>
        </w:rPr>
        <w:t>twelve</w:t>
      </w:r>
      <w:r w:rsidRPr="00D14360">
        <w:rPr>
          <w:color w:val="000000"/>
          <w:rPrChange w:id="3260" w:author="Russell Ott" w:date="2022-05-16T11:47:00Z">
            <w:rPr>
              <w:rFonts w:ascii="Calibri" w:hAnsi="Calibri"/>
              <w:color w:val="000000"/>
            </w:rPr>
          </w:rPrChange>
        </w:rPr>
        <w:t xml:space="preserve"> document templates defined in C-CDA R2.1 can be summarized in the following groupings</w:t>
      </w:r>
      <w:r w:rsidR="00694762" w:rsidRPr="00D14360">
        <w:rPr>
          <w:color w:val="000000"/>
          <w:rPrChange w:id="3261" w:author="Russell Ott" w:date="2022-05-16T11:47:00Z">
            <w:rPr>
              <w:rFonts w:ascii="Calibri" w:hAnsi="Calibri"/>
              <w:color w:val="000000"/>
            </w:rPr>
          </w:rPrChange>
        </w:rPr>
        <w:t xml:space="preserve"> </w:t>
      </w:r>
      <w:r w:rsidR="001104A1" w:rsidRPr="00D14360">
        <w:rPr>
          <w:color w:val="000000"/>
          <w:rPrChange w:id="3262" w:author="Russell Ott" w:date="2022-05-16T11:47:00Z">
            <w:rPr>
              <w:rFonts w:ascii="Calibri" w:hAnsi="Calibri"/>
              <w:color w:val="000000"/>
            </w:rPr>
          </w:rPrChange>
        </w:rPr>
        <w:t>explained in the following chapters.</w:t>
      </w:r>
    </w:p>
    <w:p w14:paraId="625CE59A" w14:textId="77777777" w:rsidR="00A10C4D" w:rsidRPr="00C64922" w:rsidRDefault="00A10C4D" w:rsidP="002E634A">
      <w:pPr>
        <w:pStyle w:val="Heading4"/>
      </w:pPr>
      <w:r w:rsidRPr="00C64922">
        <w:t>Encounter Summaries</w:t>
      </w:r>
    </w:p>
    <w:p w14:paraId="20E121DC" w14:textId="77777777" w:rsidR="00A10C4D" w:rsidRPr="00D14360" w:rsidRDefault="00A10C4D" w:rsidP="00CF4CB1">
      <w:pPr>
        <w:pStyle w:val="ListParagraph"/>
        <w:spacing w:after="120"/>
        <w:ind w:left="0"/>
        <w:rPr>
          <w:color w:val="000000"/>
          <w:rPrChange w:id="3263" w:author="Russell Ott" w:date="2022-05-16T11:47:00Z">
            <w:rPr>
              <w:color w:val="000000"/>
            </w:rPr>
          </w:rPrChange>
        </w:rPr>
      </w:pPr>
      <w:r w:rsidRPr="00D14360">
        <w:rPr>
          <w:color w:val="000000"/>
          <w:rPrChange w:id="3264" w:author="Russell Ott" w:date="2022-05-16T11:47:00Z">
            <w:rPr>
              <w:color w:val="000000"/>
            </w:rPr>
          </w:rPrChange>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color w:val="000000"/>
          <w:rPrChange w:id="3265" w:author="Russell Ott" w:date="2022-05-16T11:47:00Z">
            <w:rPr>
              <w:color w:val="000000"/>
            </w:rPr>
          </w:rPrChange>
        </w:rPr>
        <w:t>encounter</w:t>
      </w:r>
      <w:r w:rsidRPr="00D14360">
        <w:rPr>
          <w:color w:val="000000"/>
          <w:rPrChange w:id="3266" w:author="Russell Ott" w:date="2022-05-16T11:47:00Z">
            <w:rPr>
              <w:color w:val="000000"/>
            </w:rPr>
          </w:rPrChange>
        </w:rPr>
        <w:t xml:space="preserve"> even if all the information related to that </w:t>
      </w:r>
      <w:r w:rsidR="00CF032F" w:rsidRPr="00D14360">
        <w:rPr>
          <w:color w:val="000000"/>
          <w:rPrChange w:id="3267" w:author="Russell Ott" w:date="2022-05-16T11:47:00Z">
            <w:rPr>
              <w:color w:val="000000"/>
            </w:rPr>
          </w:rPrChange>
        </w:rPr>
        <w:t xml:space="preserve">encounter </w:t>
      </w:r>
      <w:r w:rsidRPr="00D14360">
        <w:rPr>
          <w:color w:val="000000"/>
          <w:rPrChange w:id="3268" w:author="Russell Ott" w:date="2022-05-16T11:47:00Z">
            <w:rPr>
              <w:color w:val="000000"/>
            </w:rPr>
          </w:rPrChange>
        </w:rPr>
        <w:t>is not yet available.</w:t>
      </w:r>
      <w:r w:rsidRPr="00D14360">
        <w:rPr>
          <w:rStyle w:val="FootnoteReference"/>
          <w:color w:val="000000"/>
          <w:rPrChange w:id="3269" w:author="Russell Ott" w:date="2022-05-16T11:47:00Z">
            <w:rPr>
              <w:rStyle w:val="FootnoteReference"/>
              <w:color w:val="000000"/>
            </w:rPr>
          </w:rPrChange>
        </w:rPr>
        <w:footnoteReference w:id="29"/>
      </w:r>
    </w:p>
    <w:p w14:paraId="77DCB163" w14:textId="77777777" w:rsidR="00A10C4D" w:rsidRPr="00D14360" w:rsidRDefault="00A10C4D" w:rsidP="00CF4CB1">
      <w:pPr>
        <w:pStyle w:val="ListParagraph"/>
        <w:spacing w:after="120"/>
        <w:ind w:left="0" w:hanging="360"/>
        <w:rPr>
          <w:color w:val="000000"/>
          <w:rPrChange w:id="3272" w:author="Russell Ott" w:date="2022-05-16T11:47:00Z">
            <w:rPr>
              <w:color w:val="000000"/>
            </w:rPr>
          </w:rPrChange>
        </w:rPr>
      </w:pPr>
    </w:p>
    <w:p w14:paraId="688E1335" w14:textId="77777777" w:rsidR="00A10C4D" w:rsidRPr="00D14360" w:rsidRDefault="00A10C4D" w:rsidP="00CF4CB1">
      <w:pPr>
        <w:pStyle w:val="ListParagraph"/>
        <w:spacing w:after="120"/>
        <w:ind w:left="0"/>
        <w:rPr>
          <w:color w:val="000000"/>
          <w:rPrChange w:id="3273" w:author="Russell Ott" w:date="2022-05-16T11:47:00Z">
            <w:rPr>
              <w:color w:val="000000"/>
            </w:rPr>
          </w:rPrChange>
        </w:rPr>
      </w:pPr>
      <w:r w:rsidRPr="00D14360">
        <w:rPr>
          <w:color w:val="000000"/>
          <w:rPrChange w:id="3274" w:author="Russell Ott" w:date="2022-05-16T11:47:00Z">
            <w:rPr>
              <w:color w:val="000000"/>
            </w:rPr>
          </w:rPrChange>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2E634A">
      <w:pPr>
        <w:pStyle w:val="Heading4"/>
      </w:pPr>
      <w:r w:rsidRPr="00C64922">
        <w:t>Patient Summaries</w:t>
      </w:r>
    </w:p>
    <w:p w14:paraId="30E98DAB" w14:textId="77777777" w:rsidR="00A10C4D" w:rsidRPr="00D14360" w:rsidRDefault="00A10C4D" w:rsidP="0075779F">
      <w:pPr>
        <w:pStyle w:val="ListParagraph"/>
        <w:spacing w:after="120"/>
        <w:ind w:left="0"/>
        <w:rPr>
          <w:color w:val="000000"/>
          <w:rPrChange w:id="3275" w:author="Russell Ott" w:date="2022-05-16T11:47:00Z">
            <w:rPr>
              <w:color w:val="000000"/>
            </w:rPr>
          </w:rPrChange>
        </w:rPr>
      </w:pPr>
      <w:r w:rsidRPr="00D14360">
        <w:rPr>
          <w:color w:val="000000"/>
          <w:rPrChange w:id="3276" w:author="Russell Ott" w:date="2022-05-16T11:47:00Z">
            <w:rPr>
              <w:color w:val="000000"/>
            </w:rPr>
          </w:rPrChange>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2E634A">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ascii="Times New Roman" w:eastAsia="Times New Roman" w:hAnsi="Times New Roman"/>
          <w:color w:val="000000"/>
          <w:sz w:val="24"/>
          <w:szCs w:val="24"/>
          <w:rPrChange w:id="3277" w:author="Russell Ott" w:date="2022-05-16T11:47:00Z">
            <w:rPr>
              <w:rFonts w:ascii="Calibri" w:hAnsi="Calibri"/>
              <w:color w:val="000000"/>
            </w:rPr>
          </w:rPrChange>
        </w:rPr>
      </w:pPr>
      <w:r w:rsidRPr="00D14360">
        <w:rPr>
          <w:color w:val="000000"/>
          <w:rPrChange w:id="3278" w:author="Russell Ott" w:date="2022-05-16T11:47:00Z">
            <w:rPr>
              <w:rFonts w:ascii="Calibri" w:hAnsi="Calibri"/>
              <w:color w:val="000000"/>
            </w:rPr>
          </w:rPrChange>
        </w:rPr>
        <w:t>Other types of clinical information exchange documents used to share information that supports care delivery, planning, and transitions of care.</w:t>
      </w:r>
    </w:p>
    <w:p w14:paraId="6E481006" w14:textId="77777777" w:rsidR="00A454D8" w:rsidRDefault="00A454D8" w:rsidP="00C246B7">
      <w:pPr>
        <w:spacing w:after="240"/>
        <w:rPr>
          <w:del w:id="3279" w:author="Russell Ott" w:date="2022-05-16T11:47:00Z"/>
          <w:rFonts w:cs="Calibri"/>
          <w:color w:val="000000"/>
          <w:szCs w:val="22"/>
        </w:rPr>
      </w:pPr>
    </w:p>
    <w:p w14:paraId="5D9BA359" w14:textId="77777777" w:rsidR="00A454D8" w:rsidRPr="00D14360" w:rsidRDefault="00A454D8" w:rsidP="00C246B7">
      <w:pPr>
        <w:spacing w:after="240"/>
        <w:rPr>
          <w:del w:id="3280" w:author="Russell Ott" w:date="2022-05-16T11:47:00Z"/>
          <w:rFonts w:cs="Calibri"/>
          <w:color w:val="000000"/>
          <w:szCs w:val="22"/>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b/>
                <w:color w:val="FFFFFF"/>
                <w:rPrChange w:id="3281" w:author="Russell Ott" w:date="2022-05-16T11:47:00Z">
                  <w:rPr>
                    <w:rFonts w:ascii="Calibri" w:hAnsi="Calibri"/>
                    <w:b/>
                    <w:color w:val="FFFFFF"/>
                  </w:rPr>
                </w:rPrChange>
              </w:rPr>
            </w:pPr>
            <w:r w:rsidRPr="00D14360">
              <w:rPr>
                <w:b/>
                <w:color w:val="FFFFFF"/>
                <w:rPrChange w:id="3282" w:author="Russell Ott" w:date="2022-05-16T11:47:00Z">
                  <w:rPr>
                    <w:rFonts w:ascii="Calibri" w:hAnsi="Calibri"/>
                    <w:b/>
                    <w:color w:val="FFFFFF"/>
                  </w:rPr>
                </w:rPrChange>
              </w:rPr>
              <w:t>Encounter Summary Documents</w:t>
            </w:r>
          </w:p>
        </w:tc>
        <w:tc>
          <w:tcPr>
            <w:tcW w:w="3330" w:type="dxa"/>
            <w:shd w:val="clear" w:color="auto" w:fill="4F81BD"/>
            <w:vAlign w:val="bottom"/>
          </w:tcPr>
          <w:p w14:paraId="10270C5D" w14:textId="77777777" w:rsidR="00A10C4D" w:rsidRPr="00D14360" w:rsidRDefault="00A10C4D" w:rsidP="009C4D9F">
            <w:pPr>
              <w:rPr>
                <w:rFonts w:ascii="Times New Roman" w:eastAsia="Times New Roman" w:hAnsi="Times New Roman"/>
                <w:b/>
                <w:color w:val="FFFFFF"/>
                <w:sz w:val="24"/>
                <w:szCs w:val="24"/>
                <w:rPrChange w:id="3283" w:author="Russell Ott" w:date="2022-05-16T11:47:00Z">
                  <w:rPr>
                    <w:rFonts w:ascii="Calibri" w:hAnsi="Calibri"/>
                    <w:b/>
                    <w:color w:val="FFFFFF"/>
                  </w:rPr>
                </w:rPrChange>
              </w:rPr>
            </w:pPr>
            <w:r w:rsidRPr="00D14360">
              <w:rPr>
                <w:b/>
                <w:color w:val="FFFFFF"/>
                <w:rPrChange w:id="3284" w:author="Russell Ott" w:date="2022-05-16T11:47:00Z">
                  <w:rPr>
                    <w:rFonts w:ascii="Calibri" w:hAnsi="Calibri"/>
                    <w:b/>
                    <w:color w:val="FFFFFF"/>
                  </w:rPr>
                </w:rPrChange>
              </w:rPr>
              <w:t>Patient Summary Documents</w:t>
            </w:r>
          </w:p>
        </w:tc>
        <w:tc>
          <w:tcPr>
            <w:tcW w:w="3605" w:type="dxa"/>
            <w:shd w:val="clear" w:color="auto" w:fill="4F81BD"/>
            <w:vAlign w:val="bottom"/>
          </w:tcPr>
          <w:p w14:paraId="4511F49F" w14:textId="77777777" w:rsidR="00A10C4D" w:rsidRPr="00D14360" w:rsidRDefault="00A10C4D" w:rsidP="009C4D9F">
            <w:pPr>
              <w:rPr>
                <w:rFonts w:ascii="Times New Roman" w:eastAsia="Times New Roman" w:hAnsi="Times New Roman"/>
                <w:b/>
                <w:color w:val="FFFFFF"/>
                <w:sz w:val="24"/>
                <w:szCs w:val="24"/>
                <w:rPrChange w:id="3285" w:author="Russell Ott" w:date="2022-05-16T11:47:00Z">
                  <w:rPr>
                    <w:rFonts w:ascii="Calibri" w:hAnsi="Calibri"/>
                    <w:b/>
                    <w:color w:val="FFFFFF"/>
                  </w:rPr>
                </w:rPrChange>
              </w:rPr>
            </w:pPr>
            <w:r w:rsidRPr="00D14360">
              <w:rPr>
                <w:b/>
                <w:color w:val="FFFFFF"/>
                <w:rPrChange w:id="3286" w:author="Russell Ott" w:date="2022-05-16T11:47:00Z">
                  <w:rPr>
                    <w:rFonts w:ascii="Calibri" w:hAnsi="Calibri"/>
                    <w:b/>
                    <w:color w:val="FFFFFF"/>
                  </w:rPr>
                </w:rPrChange>
              </w:rPr>
              <w:t xml:space="preserve">Other </w:t>
            </w:r>
            <w:r w:rsidR="009E4DE7" w:rsidRPr="00D14360">
              <w:rPr>
                <w:b/>
                <w:color w:val="FFFFFF"/>
                <w:rPrChange w:id="3287" w:author="Russell Ott" w:date="2022-05-16T11:47:00Z">
                  <w:rPr>
                    <w:rFonts w:ascii="Calibri" w:hAnsi="Calibri"/>
                    <w:b/>
                    <w:color w:val="FFFFFF"/>
                  </w:rPr>
                </w:rPrChange>
              </w:rPr>
              <w:t>Categories</w:t>
            </w:r>
            <w:r w:rsidRPr="00D14360">
              <w:rPr>
                <w:b/>
                <w:color w:val="FFFFFF"/>
                <w:rPrChange w:id="3288" w:author="Russell Ott" w:date="2022-05-16T11:47:00Z">
                  <w:rPr>
                    <w:rFonts w:ascii="Calibri" w:hAnsi="Calibri"/>
                    <w:b/>
                    <w:color w:val="FFFFFF"/>
                  </w:rPr>
                </w:rPrChange>
              </w:rPr>
              <w:t xml:space="preserve"> of Clinical and Patient</w:t>
            </w:r>
            <w:r w:rsidR="009E4DE7" w:rsidRPr="00D14360">
              <w:rPr>
                <w:b/>
                <w:color w:val="FFFFFF"/>
                <w:rPrChange w:id="3289" w:author="Russell Ott" w:date="2022-05-16T11:47:00Z">
                  <w:rPr>
                    <w:rFonts w:ascii="Calibri" w:hAnsi="Calibri"/>
                    <w:b/>
                    <w:color w:val="FFFFFF"/>
                  </w:rPr>
                </w:rPrChange>
              </w:rPr>
              <w:t>-</w:t>
            </w:r>
            <w:r w:rsidRPr="00D14360">
              <w:rPr>
                <w:b/>
                <w:color w:val="FFFFFF"/>
                <w:rPrChange w:id="3290" w:author="Russell Ott" w:date="2022-05-16T11:47:00Z">
                  <w:rPr>
                    <w:rFonts w:ascii="Calibri" w:hAnsi="Calibri"/>
                    <w:b/>
                    <w:color w:val="FFFFFF"/>
                  </w:rPr>
                </w:rPrChange>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olor w:val="000000"/>
                <w:rPrChange w:id="3291" w:author="Russell Ott" w:date="2022-05-16T11:47:00Z">
                  <w:rPr>
                    <w:rFonts w:ascii="Calibri Light" w:hAnsi="Calibri Light"/>
                    <w:color w:val="000000"/>
                    <w:sz w:val="20"/>
                  </w:rPr>
                </w:rPrChange>
              </w:rPr>
            </w:pPr>
            <w:r w:rsidRPr="003A3D50">
              <w:rPr>
                <w:rFonts w:ascii="Calibri Light" w:hAnsi="Calibri Light"/>
                <w:color w:val="000000"/>
                <w:rPrChange w:id="3292" w:author="Russell Ott" w:date="2022-05-16T11:47:00Z">
                  <w:rPr>
                    <w:rFonts w:ascii="Calibri Light" w:hAnsi="Calibri Light"/>
                    <w:color w:val="000000"/>
                    <w:sz w:val="20"/>
                  </w:rPr>
                </w:rPrChange>
              </w:rPr>
              <w:t>Consultation Note</w:t>
            </w:r>
          </w:p>
          <w:p w14:paraId="72D8131D" w14:textId="77777777" w:rsidR="00A10C4D" w:rsidRPr="009D1583" w:rsidRDefault="00A10C4D" w:rsidP="009C4D9F">
            <w:pPr>
              <w:rPr>
                <w:rFonts w:ascii="Calibri Light" w:eastAsia="Times New Roman" w:hAnsi="Calibri Light"/>
                <w:color w:val="000000"/>
                <w:sz w:val="24"/>
                <w:szCs w:val="24"/>
                <w:rPrChange w:id="3293" w:author="Russell Ott" w:date="2022-05-16T11:47:00Z">
                  <w:rPr>
                    <w:rFonts w:ascii="Calibri Light" w:hAnsi="Calibri Light"/>
                    <w:color w:val="000000"/>
                    <w:sz w:val="20"/>
                  </w:rPr>
                </w:rPrChange>
              </w:rPr>
            </w:pPr>
            <w:r w:rsidRPr="003A3D50">
              <w:rPr>
                <w:rFonts w:ascii="Calibri Light" w:hAnsi="Calibri Light"/>
                <w:color w:val="000000"/>
                <w:rPrChange w:id="3294" w:author="Russell Ott" w:date="2022-05-16T11:47:00Z">
                  <w:rPr>
                    <w:rFonts w:ascii="Calibri Light" w:hAnsi="Calibri Light"/>
                    <w:color w:val="000000"/>
                    <w:sz w:val="20"/>
                  </w:rPr>
                </w:rPrChange>
              </w:rPr>
              <w:t>Discharge Summary</w:t>
            </w:r>
          </w:p>
          <w:p w14:paraId="66623326" w14:textId="77777777" w:rsidR="00A10C4D" w:rsidRPr="009D1583" w:rsidRDefault="00A10C4D" w:rsidP="009C4D9F">
            <w:pPr>
              <w:rPr>
                <w:rFonts w:ascii="Calibri Light" w:eastAsia="Times New Roman" w:hAnsi="Calibri Light"/>
                <w:color w:val="000000"/>
                <w:sz w:val="24"/>
                <w:szCs w:val="24"/>
                <w:rPrChange w:id="3295" w:author="Russell Ott" w:date="2022-05-16T11:47:00Z">
                  <w:rPr>
                    <w:rFonts w:ascii="Calibri Light" w:hAnsi="Calibri Light"/>
                    <w:color w:val="000000"/>
                    <w:sz w:val="20"/>
                  </w:rPr>
                </w:rPrChange>
              </w:rPr>
            </w:pPr>
            <w:r w:rsidRPr="003A3D50">
              <w:rPr>
                <w:rFonts w:ascii="Calibri Light" w:hAnsi="Calibri Light"/>
                <w:color w:val="000000"/>
                <w:rPrChange w:id="3296" w:author="Russell Ott" w:date="2022-05-16T11:47:00Z">
                  <w:rPr>
                    <w:rFonts w:ascii="Calibri Light" w:hAnsi="Calibri Light"/>
                    <w:color w:val="000000"/>
                    <w:sz w:val="20"/>
                  </w:rPr>
                </w:rPrChange>
              </w:rPr>
              <w:t>History and Physical</w:t>
            </w:r>
            <w:r w:rsidR="009E4DE7" w:rsidRPr="003A3D50">
              <w:rPr>
                <w:rFonts w:ascii="Calibri Light" w:hAnsi="Calibri Light"/>
                <w:color w:val="000000"/>
                <w:rPrChange w:id="3297" w:author="Russell Ott" w:date="2022-05-16T11:47:00Z">
                  <w:rPr>
                    <w:rFonts w:ascii="Calibri Light" w:hAnsi="Calibri Light"/>
                    <w:color w:val="000000"/>
                    <w:sz w:val="20"/>
                  </w:rPr>
                </w:rPrChange>
              </w:rPr>
              <w:t xml:space="preserve"> Note</w:t>
            </w:r>
          </w:p>
          <w:p w14:paraId="60511D22" w14:textId="77777777" w:rsidR="00A10C4D" w:rsidRPr="00AE350D" w:rsidRDefault="00A10C4D" w:rsidP="009C4D9F">
            <w:pPr>
              <w:rPr>
                <w:rFonts w:ascii="Calibri Light" w:eastAsia="Times New Roman" w:hAnsi="Calibri Light"/>
                <w:color w:val="000000"/>
                <w:sz w:val="24"/>
                <w:szCs w:val="24"/>
                <w:rPrChange w:id="3298" w:author="Russell Ott" w:date="2022-05-16T11:47:00Z">
                  <w:rPr>
                    <w:rFonts w:ascii="Calibri Light" w:hAnsi="Calibri Light"/>
                    <w:color w:val="000000"/>
                    <w:sz w:val="20"/>
                  </w:rPr>
                </w:rPrChange>
              </w:rPr>
            </w:pPr>
            <w:r w:rsidRPr="003A3D50">
              <w:rPr>
                <w:rFonts w:ascii="Calibri Light" w:hAnsi="Calibri Light"/>
                <w:color w:val="000000"/>
                <w:rPrChange w:id="3299" w:author="Russell Ott" w:date="2022-05-16T11:47:00Z">
                  <w:rPr>
                    <w:rFonts w:ascii="Calibri Light" w:hAnsi="Calibri Light"/>
                    <w:color w:val="000000"/>
                    <w:sz w:val="20"/>
                  </w:rPr>
                </w:rPrChange>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eastAsia="Times New Roman" w:hAnsi="Calibri Light"/>
                <w:color w:val="000000"/>
                <w:sz w:val="24"/>
                <w:szCs w:val="24"/>
                <w:rPrChange w:id="3300" w:author="Russell Ott" w:date="2022-05-16T11:47:00Z">
                  <w:rPr>
                    <w:rFonts w:ascii="Calibri Light" w:hAnsi="Calibri Light"/>
                    <w:color w:val="000000"/>
                    <w:sz w:val="20"/>
                  </w:rPr>
                </w:rPrChange>
              </w:rPr>
            </w:pPr>
            <w:r w:rsidRPr="00AE350D">
              <w:rPr>
                <w:rFonts w:ascii="Calibri Light" w:hAnsi="Calibri Light"/>
                <w:color w:val="000000"/>
                <w:rPrChange w:id="3301" w:author="Russell Ott" w:date="2022-05-16T11:47:00Z">
                  <w:rPr>
                    <w:rFonts w:ascii="Calibri Light" w:hAnsi="Calibri Light"/>
                    <w:color w:val="000000"/>
                    <w:sz w:val="20"/>
                  </w:rPr>
                </w:rPrChange>
              </w:rPr>
              <w:t>Continuity of Care Document (CCD)</w:t>
            </w:r>
          </w:p>
          <w:p w14:paraId="40DCEA1E" w14:textId="77777777" w:rsidR="00A10C4D" w:rsidRPr="00AE350D" w:rsidRDefault="00A10C4D" w:rsidP="009C4D9F">
            <w:pPr>
              <w:rPr>
                <w:rFonts w:ascii="Calibri Light" w:eastAsia="Times New Roman" w:hAnsi="Calibri Light"/>
                <w:color w:val="000000"/>
                <w:sz w:val="24"/>
                <w:szCs w:val="24"/>
                <w:rPrChange w:id="3302" w:author="Russell Ott" w:date="2022-05-16T11:47:00Z">
                  <w:rPr>
                    <w:rFonts w:ascii="Calibri Light" w:hAnsi="Calibri Light"/>
                    <w:color w:val="000000"/>
                    <w:sz w:val="20"/>
                  </w:rPr>
                </w:rPrChange>
              </w:rPr>
            </w:pPr>
            <w:r w:rsidRPr="00AE350D">
              <w:rPr>
                <w:rFonts w:ascii="Calibri Light" w:hAnsi="Calibri Light"/>
                <w:color w:val="000000"/>
                <w:rPrChange w:id="3303" w:author="Russell Ott" w:date="2022-05-16T11:47:00Z">
                  <w:rPr>
                    <w:rFonts w:ascii="Calibri Light" w:hAnsi="Calibri Light"/>
                    <w:color w:val="000000"/>
                    <w:sz w:val="20"/>
                  </w:rPr>
                </w:rPrChange>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eastAsia="Times New Roman" w:hAnsi="Calibri Light"/>
                <w:color w:val="000000"/>
                <w:sz w:val="24"/>
                <w:szCs w:val="24"/>
                <w:rPrChange w:id="3304" w:author="Russell Ott" w:date="2022-05-16T11:47:00Z">
                  <w:rPr>
                    <w:rFonts w:ascii="Calibri Light" w:hAnsi="Calibri Light"/>
                    <w:color w:val="000000"/>
                    <w:sz w:val="20"/>
                  </w:rPr>
                </w:rPrChange>
              </w:rPr>
            </w:pPr>
            <w:r w:rsidRPr="00AE350D">
              <w:rPr>
                <w:rFonts w:ascii="Calibri Light" w:hAnsi="Calibri Light"/>
                <w:color w:val="000000"/>
                <w:rPrChange w:id="3305" w:author="Russell Ott" w:date="2022-05-16T11:47:00Z">
                  <w:rPr>
                    <w:rFonts w:ascii="Calibri Light" w:hAnsi="Calibri Light"/>
                    <w:color w:val="000000"/>
                    <w:sz w:val="20"/>
                  </w:rPr>
                </w:rPrChange>
              </w:rPr>
              <w:t>Care Plan</w:t>
            </w:r>
          </w:p>
          <w:p w14:paraId="201AB211" w14:textId="77777777" w:rsidR="00A10C4D" w:rsidRPr="00AE350D" w:rsidRDefault="00A10C4D" w:rsidP="009C4D9F">
            <w:pPr>
              <w:rPr>
                <w:rFonts w:ascii="Calibri Light" w:eastAsia="Times New Roman" w:hAnsi="Calibri Light"/>
                <w:color w:val="000000"/>
                <w:sz w:val="24"/>
                <w:szCs w:val="24"/>
                <w:rPrChange w:id="3306" w:author="Russell Ott" w:date="2022-05-16T11:47:00Z">
                  <w:rPr>
                    <w:rFonts w:ascii="Calibri Light" w:hAnsi="Calibri Light"/>
                    <w:color w:val="000000"/>
                    <w:sz w:val="20"/>
                  </w:rPr>
                </w:rPrChange>
              </w:rPr>
            </w:pPr>
            <w:r w:rsidRPr="00AE350D">
              <w:rPr>
                <w:rFonts w:ascii="Calibri Light" w:hAnsi="Calibri Light"/>
                <w:color w:val="000000"/>
                <w:rPrChange w:id="3307" w:author="Russell Ott" w:date="2022-05-16T11:47:00Z">
                  <w:rPr>
                    <w:rFonts w:ascii="Calibri Light" w:hAnsi="Calibri Light"/>
                    <w:color w:val="000000"/>
                    <w:sz w:val="20"/>
                  </w:rPr>
                </w:rPrChange>
              </w:rPr>
              <w:t>Diagnostic Imaging Report</w:t>
            </w:r>
          </w:p>
          <w:p w14:paraId="3B2DFABC" w14:textId="77777777" w:rsidR="00A10C4D" w:rsidRPr="00AE350D" w:rsidRDefault="00A10C4D" w:rsidP="00D14360">
            <w:pPr>
              <w:keepNext/>
              <w:rPr>
                <w:rFonts w:ascii="Calibri Light" w:eastAsia="Times New Roman" w:hAnsi="Calibri Light"/>
                <w:color w:val="000000"/>
                <w:sz w:val="24"/>
                <w:szCs w:val="24"/>
                <w:rPrChange w:id="3308" w:author="Russell Ott" w:date="2022-05-16T11:47:00Z">
                  <w:rPr>
                    <w:rFonts w:ascii="Calibri Light" w:hAnsi="Calibri Light"/>
                    <w:color w:val="000000"/>
                    <w:sz w:val="20"/>
                  </w:rPr>
                </w:rPrChange>
              </w:rPr>
            </w:pPr>
            <w:r w:rsidRPr="00AE350D">
              <w:rPr>
                <w:rFonts w:ascii="Calibri Light" w:hAnsi="Calibri Light"/>
                <w:color w:val="000000"/>
                <w:rPrChange w:id="3309" w:author="Russell Ott" w:date="2022-05-16T11:47:00Z">
                  <w:rPr>
                    <w:rFonts w:ascii="Calibri Light" w:hAnsi="Calibri Light"/>
                    <w:color w:val="000000"/>
                    <w:sz w:val="20"/>
                  </w:rPr>
                </w:rPrChange>
              </w:rPr>
              <w:t>Operative Note</w:t>
            </w:r>
          </w:p>
          <w:p w14:paraId="6DF8DFDA" w14:textId="77777777" w:rsidR="00A10C4D" w:rsidRPr="00AE350D" w:rsidRDefault="00A10C4D" w:rsidP="00D14360">
            <w:pPr>
              <w:keepNext/>
              <w:rPr>
                <w:rFonts w:ascii="Calibri Light" w:eastAsia="Times New Roman" w:hAnsi="Calibri Light"/>
                <w:color w:val="000000"/>
                <w:sz w:val="24"/>
                <w:szCs w:val="24"/>
                <w:rPrChange w:id="3310" w:author="Russell Ott" w:date="2022-05-16T11:47:00Z">
                  <w:rPr>
                    <w:rFonts w:ascii="Calibri Light" w:hAnsi="Calibri Light"/>
                    <w:color w:val="000000"/>
                    <w:sz w:val="20"/>
                  </w:rPr>
                </w:rPrChange>
              </w:rPr>
            </w:pPr>
            <w:r w:rsidRPr="00AE350D">
              <w:rPr>
                <w:rFonts w:ascii="Calibri Light" w:hAnsi="Calibri Light"/>
                <w:color w:val="000000"/>
                <w:rPrChange w:id="3311" w:author="Russell Ott" w:date="2022-05-16T11:47:00Z">
                  <w:rPr>
                    <w:rFonts w:ascii="Calibri Light" w:hAnsi="Calibri Light"/>
                    <w:color w:val="000000"/>
                    <w:sz w:val="20"/>
                  </w:rPr>
                </w:rPrChange>
              </w:rPr>
              <w:t>Procedure Note</w:t>
            </w:r>
          </w:p>
          <w:p w14:paraId="7FB09B10" w14:textId="77777777" w:rsidR="00A10C4D" w:rsidRPr="00AE350D" w:rsidRDefault="00A10C4D" w:rsidP="00D14360">
            <w:pPr>
              <w:keepNext/>
              <w:rPr>
                <w:rFonts w:ascii="Calibri Light" w:eastAsia="Times New Roman" w:hAnsi="Calibri Light"/>
                <w:color w:val="000000"/>
                <w:sz w:val="24"/>
                <w:szCs w:val="24"/>
                <w:rPrChange w:id="3312" w:author="Russell Ott" w:date="2022-05-16T11:47:00Z">
                  <w:rPr>
                    <w:rFonts w:ascii="Calibri Light" w:hAnsi="Calibri Light"/>
                    <w:color w:val="000000"/>
                    <w:sz w:val="20"/>
                  </w:rPr>
                </w:rPrChange>
              </w:rPr>
            </w:pPr>
            <w:r w:rsidRPr="00AE350D">
              <w:rPr>
                <w:rFonts w:ascii="Calibri Light" w:hAnsi="Calibri Light"/>
                <w:color w:val="000000"/>
                <w:rPrChange w:id="3313" w:author="Russell Ott" w:date="2022-05-16T11:47:00Z">
                  <w:rPr>
                    <w:rFonts w:ascii="Calibri Light" w:hAnsi="Calibri Light"/>
                    <w:color w:val="000000"/>
                    <w:sz w:val="20"/>
                  </w:rPr>
                </w:rPrChange>
              </w:rPr>
              <w:t>Referral Note</w:t>
            </w:r>
          </w:p>
          <w:p w14:paraId="3539B22B" w14:textId="77777777" w:rsidR="00A10C4D" w:rsidRPr="00AE350D" w:rsidRDefault="00A10C4D" w:rsidP="00D14360">
            <w:pPr>
              <w:keepNext/>
              <w:rPr>
                <w:rFonts w:ascii="Calibri Light" w:eastAsia="Times New Roman" w:hAnsi="Calibri Light"/>
                <w:color w:val="000000"/>
                <w:sz w:val="24"/>
                <w:szCs w:val="24"/>
                <w:rPrChange w:id="3314" w:author="Russell Ott" w:date="2022-05-16T11:47:00Z">
                  <w:rPr>
                    <w:rFonts w:ascii="Calibri Light" w:hAnsi="Calibri Light"/>
                    <w:color w:val="000000"/>
                    <w:sz w:val="20"/>
                  </w:rPr>
                </w:rPrChange>
              </w:rPr>
            </w:pPr>
            <w:r w:rsidRPr="00AE350D">
              <w:rPr>
                <w:rFonts w:ascii="Calibri Light" w:hAnsi="Calibri Light"/>
                <w:color w:val="000000"/>
                <w:rPrChange w:id="3315" w:author="Russell Ott" w:date="2022-05-16T11:47:00Z">
                  <w:rPr>
                    <w:rFonts w:ascii="Calibri Light" w:hAnsi="Calibri Light"/>
                    <w:color w:val="000000"/>
                    <w:sz w:val="20"/>
                  </w:rPr>
                </w:rPrChange>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b/>
                <w:color w:val="000000"/>
                <w:rPrChange w:id="3316" w:author="Russell Ott" w:date="2022-05-16T11:47:00Z">
                  <w:rPr>
                    <w:rFonts w:ascii="Calibri Light" w:hAnsi="Calibri Light"/>
                    <w:b/>
                    <w:color w:val="000000"/>
                    <w:sz w:val="20"/>
                  </w:rPr>
                </w:rPrChange>
              </w:rPr>
              <w:t xml:space="preserve">NOTE: </w:t>
            </w:r>
            <w:r w:rsidR="00A10C4D" w:rsidRPr="003A3D50">
              <w:rPr>
                <w:rFonts w:ascii="Calibri Light" w:hAnsi="Calibri Light"/>
                <w:b/>
                <w:color w:val="000000"/>
                <w:rPrChange w:id="3317" w:author="Russell Ott" w:date="2022-05-16T11:47:00Z">
                  <w:rPr>
                    <w:rFonts w:ascii="Calibri Light" w:hAnsi="Calibri Light"/>
                    <w:b/>
                    <w:color w:val="000000"/>
                    <w:sz w:val="20"/>
                  </w:rPr>
                </w:rPrChange>
              </w:rPr>
              <w:t xml:space="preserve">Unstructured Documents are classified based upon the document type associated with the LOINC code in the ClinicalDocument/code </w:t>
            </w:r>
            <w:r w:rsidR="009E4DE7" w:rsidRPr="003A3D50">
              <w:rPr>
                <w:rFonts w:ascii="Calibri Light" w:hAnsi="Calibri Light"/>
                <w:b/>
                <w:color w:val="000000"/>
                <w:rPrChange w:id="3318" w:author="Russell Ott" w:date="2022-05-16T11:47:00Z">
                  <w:rPr>
                    <w:rFonts w:ascii="Calibri Light" w:hAnsi="Calibri Light"/>
                    <w:b/>
                    <w:color w:val="000000"/>
                    <w:sz w:val="20"/>
                  </w:rPr>
                </w:rPrChange>
              </w:rPr>
              <w:t>element</w:t>
            </w:r>
            <w:r w:rsidR="00A10C4D" w:rsidRPr="003A3D50">
              <w:rPr>
                <w:rFonts w:ascii="Calibri Light" w:hAnsi="Calibri Light"/>
                <w:b/>
                <w:color w:val="000000"/>
                <w:rPrChange w:id="3319" w:author="Russell Ott" w:date="2022-05-16T11:47:00Z">
                  <w:rPr>
                    <w:rFonts w:ascii="Calibri Light" w:hAnsi="Calibri Light"/>
                    <w:b/>
                    <w:color w:val="000000"/>
                    <w:sz w:val="20"/>
                  </w:rPr>
                </w:rPrChange>
              </w:rPr>
              <w:t xml:space="preserve"> in the header of the document.</w:t>
            </w:r>
          </w:p>
        </w:tc>
      </w:tr>
    </w:tbl>
    <w:p w14:paraId="563216C2" w14:textId="29C948EE" w:rsidR="00065A49" w:rsidRPr="00C64922" w:rsidRDefault="005C79A1">
      <w:pPr>
        <w:pStyle w:val="Caption"/>
      </w:pPr>
      <w:bookmarkStart w:id="3320" w:name="_Toc10602113"/>
      <w:bookmarkStart w:id="3321" w:name="_Toc21926987"/>
      <w:r>
        <w:t xml:space="preserve"> </w:t>
      </w:r>
      <w:bookmarkStart w:id="3322" w:name="_Toc103262873"/>
      <w:r w:rsidR="00065A49" w:rsidRPr="00C64922">
        <w:t xml:space="preserve">Table </w:t>
      </w:r>
      <w:r w:rsidR="00132A94">
        <w:fldChar w:fldCharType="begin"/>
      </w:r>
      <w:r w:rsidR="00132A94">
        <w:instrText xml:space="preserve"> SEQ Table \* ARABIC </w:instrText>
      </w:r>
      <w:r w:rsidR="00132A94">
        <w:fldChar w:fldCharType="separate"/>
      </w:r>
      <w:r w:rsidR="00F10C7C">
        <w:rPr>
          <w:noProof/>
        </w:rPr>
        <w:t>6</w:t>
      </w:r>
      <w:r w:rsidR="00132A94">
        <w:rPr>
          <w:noProof/>
        </w:rPr>
        <w:fldChar w:fldCharType="end"/>
      </w:r>
      <w:r w:rsidR="00065A49" w:rsidRPr="00C64922">
        <w:t>: Document templates defined in C-CDA R</w:t>
      </w:r>
      <w:r w:rsidR="009E4DE7">
        <w:t>2.1, sorted by category.</w:t>
      </w:r>
      <w:bookmarkEnd w:id="3322"/>
      <w:bookmarkEnd w:id="3321"/>
    </w:p>
    <w:bookmarkEnd w:id="3320"/>
    <w:p w14:paraId="5A9FEE96" w14:textId="77777777" w:rsidR="00A10C4D" w:rsidRPr="00D14360" w:rsidRDefault="00A10C4D" w:rsidP="00B505D2">
      <w:pPr>
        <w:spacing w:after="120"/>
        <w:rPr>
          <w:rFonts w:ascii="Times New Roman" w:eastAsia="Times New Roman" w:hAnsi="Times New Roman"/>
          <w:color w:val="000000"/>
          <w:sz w:val="24"/>
          <w:szCs w:val="24"/>
          <w:rPrChange w:id="3323" w:author="Russell Ott" w:date="2022-05-16T11:47:00Z">
            <w:rPr>
              <w:rFonts w:ascii="Calibri" w:hAnsi="Calibri"/>
              <w:color w:val="000000"/>
            </w:rPr>
          </w:rPrChange>
        </w:rPr>
      </w:pPr>
      <w:r w:rsidRPr="00D14360">
        <w:rPr>
          <w:color w:val="000000"/>
          <w:rPrChange w:id="3324" w:author="Russell Ott" w:date="2022-05-16T11:47:00Z">
            <w:rPr>
              <w:rFonts w:ascii="Calibri" w:hAnsi="Calibri"/>
              <w:color w:val="000000"/>
            </w:rPr>
          </w:rPrChange>
        </w:rPr>
        <w:t>A great deal of clarity was added in the recent Car</w:t>
      </w:r>
      <w:r w:rsidRPr="00D14360">
        <w:rPr>
          <w:i/>
          <w:color w:val="000000"/>
          <w:rPrChange w:id="3325" w:author="Russell Ott" w:date="2022-05-16T11:47:00Z">
            <w:rPr>
              <w:rFonts w:ascii="Calibri" w:hAnsi="Calibri"/>
              <w:i/>
              <w:color w:val="000000"/>
            </w:rPr>
          </w:rPrChange>
        </w:rPr>
        <w:t>e</w:t>
      </w:r>
      <w:r w:rsidRPr="00D14360">
        <w:rPr>
          <w:color w:val="000000"/>
          <w:rPrChange w:id="3326" w:author="Russell Ott" w:date="2022-05-16T11:47:00Z">
            <w:rPr>
              <w:rFonts w:ascii="Calibri" w:hAnsi="Calibri"/>
              <w:color w:val="000000"/>
            </w:rPr>
          </w:rPrChange>
        </w:rPr>
        <w:t xml:space="preserve">quality CommonWell Joint </w:t>
      </w:r>
      <w:r w:rsidR="00614C1D" w:rsidRPr="00D14360">
        <w:rPr>
          <w:color w:val="000000"/>
          <w:rPrChange w:id="3327" w:author="Russell Ott" w:date="2022-05-16T11:47:00Z">
            <w:rPr>
              <w:rFonts w:ascii="Calibri" w:hAnsi="Calibri"/>
              <w:color w:val="000000"/>
            </w:rPr>
          </w:rPrChange>
        </w:rPr>
        <w:t xml:space="preserve">Document Content </w:t>
      </w:r>
      <w:r w:rsidRPr="00D14360">
        <w:rPr>
          <w:color w:val="000000"/>
          <w:rPrChange w:id="3328" w:author="Russell Ott" w:date="2022-05-16T11:47:00Z">
            <w:rPr>
              <w:rFonts w:ascii="Calibri" w:hAnsi="Calibri"/>
              <w:color w:val="000000"/>
            </w:rPr>
          </w:rPrChange>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ascii="Times New Roman" w:eastAsia="Times New Roman" w:hAnsi="Times New Roman"/>
          <w:color w:val="000000"/>
          <w:sz w:val="24"/>
          <w:szCs w:val="24"/>
          <w:rPrChange w:id="3329" w:author="Russell Ott" w:date="2022-05-16T11:47:00Z">
            <w:rPr>
              <w:rFonts w:ascii="Calibri" w:hAnsi="Calibri"/>
              <w:color w:val="000000"/>
            </w:rPr>
          </w:rPrChange>
        </w:rPr>
      </w:pPr>
      <w:r w:rsidRPr="00D14360">
        <w:rPr>
          <w:color w:val="000000"/>
          <w:rPrChange w:id="3330" w:author="Russell Ott" w:date="2022-05-16T11:47:00Z">
            <w:rPr>
              <w:rFonts w:ascii="Calibri" w:hAnsi="Calibri"/>
              <w:color w:val="000000"/>
            </w:rPr>
          </w:rPrChange>
        </w:rPr>
        <w:t xml:space="preserve">An Encounter Summary provides a snapshot of the patient’s condition at the time of the encounter as authored by the clinician. A Patient </w:t>
      </w:r>
      <w:r w:rsidR="00054263" w:rsidRPr="00D14360">
        <w:rPr>
          <w:color w:val="000000"/>
          <w:rPrChange w:id="3331" w:author="Russell Ott" w:date="2022-05-16T11:47:00Z">
            <w:rPr>
              <w:rFonts w:ascii="Calibri" w:hAnsi="Calibri"/>
              <w:color w:val="000000"/>
            </w:rPr>
          </w:rPrChange>
        </w:rPr>
        <w:t>S</w:t>
      </w:r>
      <w:r w:rsidRPr="00D14360">
        <w:rPr>
          <w:color w:val="000000"/>
          <w:rPrChange w:id="3332" w:author="Russell Ott" w:date="2022-05-16T11:47:00Z">
            <w:rPr>
              <w:rFonts w:ascii="Calibri" w:hAnsi="Calibri"/>
              <w:color w:val="000000"/>
            </w:rPr>
          </w:rPrChange>
        </w:rPr>
        <w:t>ummary on the other hand provides a historical view of the information available in the send</w:t>
      </w:r>
      <w:r w:rsidRPr="00D14360">
        <w:rPr>
          <w:color w:val="000000"/>
          <w:rPrChange w:id="3333" w:author="Russell Ott" w:date="2022-05-16T11:47:00Z">
            <w:rPr>
              <w:rFonts w:ascii="Calibri" w:hAnsi="Calibri"/>
              <w:color w:val="000000"/>
            </w:rPr>
          </w:rPrChange>
        </w:rPr>
        <w:t xml:space="preserve">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color w:val="000000"/>
          <w:rPrChange w:id="3334" w:author="Russell Ott" w:date="2022-05-16T11:47:00Z">
            <w:rPr>
              <w:rFonts w:ascii="Calibri" w:hAnsi="Calibri"/>
              <w:color w:val="000000"/>
            </w:rPr>
          </w:rPrChange>
        </w:rPr>
        <w:t xml:space="preserve"> </w:t>
      </w:r>
      <w:r w:rsidR="00086EAB" w:rsidRPr="00D14360">
        <w:rPr>
          <w:color w:val="000000"/>
          <w:rPrChange w:id="3335" w:author="Russell Ott" w:date="2022-05-16T11:47:00Z">
            <w:rPr>
              <w:rFonts w:ascii="Calibri" w:hAnsi="Calibri"/>
              <w:color w:val="000000"/>
            </w:rPr>
          </w:rPrChange>
        </w:rPr>
        <w:t>r</w:t>
      </w:r>
      <w:r w:rsidRPr="00D14360">
        <w:rPr>
          <w:color w:val="000000"/>
          <w:rPrChange w:id="3336" w:author="Russell Ott" w:date="2022-05-16T11:47:00Z">
            <w:rPr>
              <w:rFonts w:ascii="Calibri" w:hAnsi="Calibri"/>
              <w:color w:val="000000"/>
            </w:rPr>
          </w:rPrChange>
        </w:rPr>
        <w:t>ecommends that future develop</w:t>
      </w:r>
      <w:r w:rsidRPr="00D14360">
        <w:rPr>
          <w:color w:val="000000"/>
          <w:rPrChange w:id="3337" w:author="Russell Ott" w:date="2022-05-16T11:47:00Z">
            <w:rPr>
              <w:rFonts w:ascii="Calibri" w:hAnsi="Calibri"/>
              <w:color w:val="000000"/>
            </w:rPr>
          </w:rPrChange>
        </w:rPr>
        <w:t>ment by systems that don’t support this capability focus on implementing Encounter Summary documents, not enhancing CCD generation to match time range parameters of the requestor.</w:t>
      </w:r>
      <w:r w:rsidRPr="00D14360">
        <w:rPr>
          <w:rStyle w:val="FootnoteReference"/>
          <w:color w:val="000000"/>
          <w:rPrChange w:id="3338" w:author="Russell Ott" w:date="2022-05-16T11:47:00Z">
            <w:rPr>
              <w:rStyle w:val="FootnoteReference"/>
              <w:rFonts w:ascii="Calibri" w:hAnsi="Calibri"/>
              <w:color w:val="000000"/>
            </w:rPr>
          </w:rPrChange>
        </w:rPr>
        <w:footnoteReference w:id="30"/>
      </w:r>
    </w:p>
    <w:p w14:paraId="36D68033" w14:textId="77777777" w:rsidR="00086EAB" w:rsidRPr="00AD08FB" w:rsidRDefault="00086EAB" w:rsidP="00B505D2">
      <w:pPr>
        <w:spacing w:after="120"/>
        <w:rPr>
          <w:del w:id="3341" w:author="Russell Ott" w:date="2022-05-16T11:47:00Z"/>
          <w:rFonts w:cs="Calibri"/>
          <w:color w:val="000000"/>
        </w:rPr>
      </w:pPr>
      <w:del w:id="3342" w:author="Russell Ott" w:date="2022-05-16T11:47:00Z">
        <w:r w:rsidRPr="003A3D50">
          <w:rPr>
            <w:rFonts w:cs="Calibri"/>
            <w:b/>
            <w:bCs/>
            <w:color w:val="000000"/>
          </w:rPr>
          <w:delText>Reference:</w:delText>
        </w:r>
        <w:r w:rsidRPr="00D14360">
          <w:rPr>
            <w:rFonts w:cs="Calibri"/>
            <w:color w:val="000000"/>
          </w:rPr>
          <w:delText xml:space="preserve"> </w:delText>
        </w:r>
        <w:r w:rsidR="001A0138">
          <w:fldChar w:fldCharType="begin"/>
        </w:r>
        <w:r w:rsidR="001A0138">
          <w:delInstrText xml:space="preserve"> HYPERLINK \l "_The_Joint_Document" </w:delInstrText>
        </w:r>
        <w:r w:rsidR="001A0138">
          <w:fldChar w:fldCharType="separate"/>
        </w:r>
        <w:r w:rsidRPr="00AD08FB">
          <w:rPr>
            <w:rStyle w:val="Hyperlink"/>
            <w:rFonts w:cs="Calibri"/>
            <w:color w:val="000000"/>
            <w:u w:val="none"/>
          </w:rPr>
          <w:delText xml:space="preserve"> 6.3.1 The Joint Document Content Workgroup</w:delText>
        </w:r>
        <w:r w:rsidR="001A0138">
          <w:rPr>
            <w:rStyle w:val="Hyperlink"/>
            <w:rFonts w:cs="Calibri"/>
            <w:color w:val="000000"/>
            <w:u w:val="none"/>
          </w:rPr>
          <w:fldChar w:fldCharType="end"/>
        </w:r>
      </w:del>
    </w:p>
    <w:p w14:paraId="027DE73E" w14:textId="1CACE231" w:rsidR="00086EAB" w:rsidRPr="00AD08FB" w:rsidRDefault="00086EAB" w:rsidP="00B505D2">
      <w:pPr>
        <w:spacing w:after="120"/>
        <w:rPr>
          <w:ins w:id="3343" w:author="Russell Ott" w:date="2022-05-16T11:47:00Z"/>
          <w:rFonts w:cs="Calibri"/>
          <w:color w:val="000000"/>
        </w:rPr>
      </w:pPr>
      <w:ins w:id="3344" w:author="Russell Ott" w:date="2022-05-16T11:47:00Z">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ins>
    </w:p>
    <w:p w14:paraId="331CF2BE" w14:textId="77777777" w:rsidR="00A10C4D" w:rsidRPr="00C64922" w:rsidRDefault="00A10C4D" w:rsidP="00943AA0">
      <w:pPr>
        <w:pStyle w:val="Heading2"/>
      </w:pPr>
      <w:bookmarkStart w:id="3345" w:name="_t2ipolby67gc" w:colFirst="0" w:colLast="0"/>
      <w:bookmarkStart w:id="3346" w:name="_g7jjit8iuxzm" w:colFirst="0" w:colLast="0"/>
      <w:bookmarkStart w:id="3347" w:name="_z337ya" w:colFirst="0" w:colLast="0"/>
      <w:bookmarkStart w:id="3348" w:name="_1y810tw" w:colFirst="0" w:colLast="0"/>
      <w:bookmarkStart w:id="3349" w:name="_Toc10695564"/>
      <w:bookmarkStart w:id="3350" w:name="_Toc11043560"/>
      <w:bookmarkStart w:id="3351" w:name="_Toc11045558"/>
      <w:bookmarkStart w:id="3352" w:name="_Toc11391228"/>
      <w:bookmarkStart w:id="3353" w:name="_Toc103262626"/>
      <w:bookmarkStart w:id="3354" w:name="_Toc22823371"/>
      <w:bookmarkEnd w:id="3345"/>
      <w:bookmarkEnd w:id="3346"/>
      <w:bookmarkEnd w:id="3347"/>
      <w:bookmarkEnd w:id="3348"/>
      <w:r w:rsidRPr="00C64922">
        <w:t>General Guidance on Document-</w:t>
      </w:r>
      <w:r w:rsidR="003F702A">
        <w:t>B</w:t>
      </w:r>
      <w:r w:rsidRPr="00C64922">
        <w:t>ased Exchange</w:t>
      </w:r>
      <w:bookmarkEnd w:id="3349"/>
      <w:bookmarkEnd w:id="3350"/>
      <w:bookmarkEnd w:id="3351"/>
      <w:bookmarkEnd w:id="3352"/>
      <w:bookmarkEnd w:id="3353"/>
      <w:bookmarkEnd w:id="3354"/>
    </w:p>
    <w:p w14:paraId="789925DC" w14:textId="77777777" w:rsidR="00A10C4D" w:rsidRPr="00D14360" w:rsidRDefault="00A10C4D" w:rsidP="00B505D2">
      <w:pPr>
        <w:spacing w:after="120"/>
        <w:rPr>
          <w:rFonts w:ascii="Times New Roman" w:eastAsia="Calibri" w:hAnsi="Times New Roman"/>
          <w:color w:val="000000"/>
          <w:sz w:val="24"/>
          <w:szCs w:val="24"/>
          <w:rPrChange w:id="3355" w:author="Russell Ott" w:date="2022-05-16T11:47:00Z">
            <w:rPr>
              <w:rFonts w:ascii="Calibri" w:eastAsia="Calibri" w:hAnsi="Calibri"/>
              <w:color w:val="000000"/>
            </w:rPr>
          </w:rPrChange>
        </w:rPr>
      </w:pPr>
      <w:r w:rsidRPr="00D14360">
        <w:rPr>
          <w:color w:val="000000"/>
          <w:rPrChange w:id="3356" w:author="Russell Ott" w:date="2022-05-16T11:47:00Z">
            <w:rPr>
              <w:rFonts w:ascii="Calibri" w:eastAsia="Calibri" w:hAnsi="Calibri"/>
              <w:color w:val="000000"/>
            </w:rPr>
          </w:rPrChange>
        </w:rPr>
        <w:t>The HL7 CDA standard was designed to permit information to be exchanged using a document paradigm. The scope of the CDA is the standardization of cl</w:t>
      </w:r>
      <w:r w:rsidRPr="00D14360">
        <w:rPr>
          <w:color w:val="000000"/>
          <w:rPrChange w:id="3357" w:author="Russell Ott" w:date="2022-05-16T11:47:00Z">
            <w:rPr>
              <w:rFonts w:ascii="Calibri" w:eastAsia="Calibri" w:hAnsi="Calibri"/>
              <w:color w:val="000000"/>
            </w:rPr>
          </w:rPrChange>
        </w:rPr>
        <w:t>inical documents for exchange. The data format of clinical documents outside of the exchange context (</w:t>
      </w:r>
      <w:r w:rsidRPr="003A3D50">
        <w:rPr>
          <w:rFonts w:eastAsia="Calibri"/>
          <w:i/>
          <w:color w:val="000000"/>
          <w:rPrChange w:id="3358" w:author="Russell Ott" w:date="2022-05-16T11:47:00Z">
            <w:rPr>
              <w:rFonts w:ascii="Calibri" w:eastAsia="Calibri" w:hAnsi="Calibri"/>
              <w:i/>
              <w:color w:val="000000"/>
            </w:rPr>
          </w:rPrChange>
        </w:rPr>
        <w:t>e.g.,</w:t>
      </w:r>
      <w:r w:rsidRPr="00D14360">
        <w:rPr>
          <w:rFonts w:eastAsia="Calibri"/>
          <w:color w:val="000000"/>
          <w:rPrChange w:id="3359" w:author="Russell Ott" w:date="2022-05-16T11:47:00Z">
            <w:rPr>
              <w:rFonts w:ascii="Calibri" w:eastAsia="Calibri" w:hAnsi="Calibri"/>
              <w:color w:val="000000"/>
            </w:rPr>
          </w:rPrChange>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color w:val="000000"/>
          <w:rPrChange w:id="3360" w:author="Russell Ott" w:date="2022-05-16T11:47:00Z">
            <w:rPr>
              <w:rStyle w:val="FootnoteReference"/>
              <w:rFonts w:ascii="Calibri" w:hAnsi="Calibri"/>
              <w:color w:val="000000"/>
            </w:rPr>
          </w:rPrChange>
        </w:rPr>
        <w:footnoteReference w:id="31"/>
      </w:r>
      <w:r w:rsidRPr="00D14360">
        <w:rPr>
          <w:color w:val="000000"/>
          <w:rPrChange w:id="3361" w:author="Russell Ott" w:date="2022-05-16T11:47:00Z">
            <w:rPr>
              <w:rFonts w:ascii="Calibri" w:eastAsia="Calibri" w:hAnsi="Calibri"/>
              <w:color w:val="000000"/>
            </w:rPr>
          </w:rPrChange>
        </w:rPr>
        <w:t> </w:t>
      </w:r>
    </w:p>
    <w:p w14:paraId="264E5AAA" w14:textId="77777777" w:rsidR="00A10C4D" w:rsidRPr="00D14360" w:rsidRDefault="00A10C4D" w:rsidP="00B505D2">
      <w:pPr>
        <w:spacing w:after="120"/>
        <w:rPr>
          <w:rFonts w:ascii="Times New Roman" w:eastAsia="Calibri" w:hAnsi="Times New Roman"/>
          <w:color w:val="000000"/>
          <w:sz w:val="24"/>
          <w:szCs w:val="24"/>
          <w:rPrChange w:id="3362" w:author="Russell Ott" w:date="2022-05-16T11:47:00Z">
            <w:rPr>
              <w:rFonts w:ascii="Calibri" w:eastAsia="Calibri" w:hAnsi="Calibri"/>
              <w:color w:val="000000"/>
            </w:rPr>
          </w:rPrChange>
        </w:rPr>
      </w:pPr>
      <w:r w:rsidRPr="00D14360">
        <w:rPr>
          <w:color w:val="000000"/>
          <w:rPrChange w:id="3363" w:author="Russell Ott" w:date="2022-05-16T11:47:00Z">
            <w:rPr>
              <w:rFonts w:ascii="Calibri" w:eastAsia="Calibri" w:hAnsi="Calibri"/>
              <w:color w:val="000000"/>
            </w:rPr>
          </w:rPrChange>
        </w:rPr>
        <w:t>HL7 CDA does not specify the creation or management of documents, only their exchange markup. Document management is critically interdependent with the CDA specifications, but the specification of document managem</w:t>
      </w:r>
      <w:r w:rsidRPr="00D14360">
        <w:rPr>
          <w:color w:val="000000"/>
          <w:rPrChange w:id="3364" w:author="Russell Ott" w:date="2022-05-16T11:47:00Z">
            <w:rPr>
              <w:rFonts w:ascii="Calibri" w:eastAsia="Calibri" w:hAnsi="Calibri"/>
              <w:color w:val="000000"/>
            </w:rPr>
          </w:rPrChange>
        </w:rPr>
        <w:t>ent messages is outside the scope of the CDA.</w:t>
      </w:r>
      <w:r w:rsidRPr="00D14360">
        <w:rPr>
          <w:rStyle w:val="FootnoteReference"/>
          <w:color w:val="000000"/>
          <w:rPrChange w:id="3365" w:author="Russell Ott" w:date="2022-05-16T11:47:00Z">
            <w:rPr>
              <w:rStyle w:val="FootnoteReference"/>
              <w:rFonts w:ascii="Calibri" w:hAnsi="Calibri"/>
              <w:color w:val="000000"/>
            </w:rPr>
          </w:rPrChange>
        </w:rPr>
        <w:footnoteReference w:id="32"/>
      </w:r>
    </w:p>
    <w:p w14:paraId="26F8FB69" w14:textId="77777777" w:rsidR="00054263" w:rsidRPr="00D14360" w:rsidRDefault="00A10C4D" w:rsidP="00B505D2">
      <w:pPr>
        <w:spacing w:after="120"/>
        <w:rPr>
          <w:rFonts w:ascii="Times New Roman" w:eastAsia="Calibri" w:hAnsi="Times New Roman"/>
          <w:color w:val="000000"/>
          <w:sz w:val="24"/>
          <w:szCs w:val="24"/>
          <w:rPrChange w:id="3366" w:author="Russell Ott" w:date="2022-05-16T11:47:00Z">
            <w:rPr>
              <w:rFonts w:ascii="Calibri" w:eastAsia="Calibri" w:hAnsi="Calibri"/>
              <w:color w:val="000000"/>
            </w:rPr>
          </w:rPrChange>
        </w:rPr>
      </w:pPr>
      <w:r w:rsidRPr="00D14360">
        <w:rPr>
          <w:color w:val="000000"/>
          <w:rPrChange w:id="3367" w:author="Russell Ott" w:date="2022-05-16T11:47:00Z">
            <w:rPr>
              <w:rFonts w:ascii="Calibri" w:eastAsia="Calibri" w:hAnsi="Calibri"/>
              <w:color w:val="000000"/>
            </w:rPr>
          </w:rPrChange>
        </w:rPr>
        <w:t>In a chapter titled “Smart Senders and Resilient Receivers”, the Car</w:t>
      </w:r>
      <w:r w:rsidRPr="00D14360">
        <w:rPr>
          <w:i/>
          <w:color w:val="000000"/>
          <w:rPrChange w:id="3368" w:author="Russell Ott" w:date="2022-05-16T11:47:00Z">
            <w:rPr>
              <w:rFonts w:ascii="Calibri" w:eastAsia="Calibri" w:hAnsi="Calibri"/>
              <w:i/>
              <w:color w:val="000000"/>
            </w:rPr>
          </w:rPrChange>
        </w:rPr>
        <w:t>e</w:t>
      </w:r>
      <w:r w:rsidRPr="00D14360">
        <w:rPr>
          <w:color w:val="000000"/>
          <w:rPrChange w:id="3369" w:author="Russell Ott" w:date="2022-05-16T11:47:00Z">
            <w:rPr>
              <w:rFonts w:ascii="Calibri" w:eastAsia="Calibri" w:hAnsi="Calibri"/>
              <w:color w:val="000000"/>
            </w:rPr>
          </w:rPrChange>
        </w:rPr>
        <w:t>quality CommonWell Joint Workgroup’s Concise Consolidated CDA implementation guide states</w:t>
      </w:r>
      <w:r w:rsidR="00054263" w:rsidRPr="00D14360">
        <w:rPr>
          <w:rFonts w:eastAsia="Calibri"/>
          <w:color w:val="000000"/>
          <w:rPrChange w:id="3370" w:author="Russell Ott" w:date="2022-05-16T11:47:00Z">
            <w:rPr>
              <w:rFonts w:ascii="Calibri" w:eastAsia="Calibri" w:hAnsi="Calibri"/>
              <w:color w:val="000000"/>
            </w:rPr>
          </w:rPrChange>
        </w:rPr>
        <w:t>:</w:t>
      </w:r>
    </w:p>
    <w:p w14:paraId="38D1A1D8" w14:textId="640931E6" w:rsidR="00054263" w:rsidRPr="00D14360" w:rsidRDefault="00D64C1D">
      <w:pPr>
        <w:spacing w:after="120"/>
        <w:ind w:left="720"/>
        <w:rPr>
          <w:rFonts w:ascii="Times New Roman" w:eastAsia="Calibri" w:hAnsi="Times New Roman"/>
          <w:color w:val="000000"/>
          <w:sz w:val="24"/>
          <w:szCs w:val="24"/>
          <w:rPrChange w:id="3371" w:author="Russell Ott" w:date="2022-05-16T11:47:00Z">
            <w:rPr>
              <w:rFonts w:ascii="Calibri" w:eastAsia="Calibri" w:hAnsi="Calibri"/>
              <w:color w:val="000000"/>
            </w:rPr>
          </w:rPrChange>
        </w:rPr>
      </w:pPr>
      <w:r w:rsidRPr="00D64C1D">
        <w:rPr>
          <w:color w:val="000000"/>
          <w:rPrChange w:id="3372" w:author="Russell Ott" w:date="2022-05-16T11:47:00Z">
            <w:rPr>
              <w:rFonts w:ascii="Calibri" w:eastAsia="Calibri" w:hAnsi="Calibri"/>
              <w:color w:val="000000"/>
            </w:rPr>
          </w:rPrChange>
        </w:rPr>
        <w:t>Successful document exchange relies on layers of</w:t>
      </w:r>
      <w:r w:rsidRPr="00D64C1D">
        <w:rPr>
          <w:color w:val="000000"/>
          <w:rPrChange w:id="3373" w:author="Russell Ott" w:date="2022-05-16T11:47:00Z">
            <w:rPr>
              <w:rFonts w:ascii="Calibri" w:eastAsia="Calibri" w:hAnsi="Calibri"/>
              <w:color w:val="000000"/>
            </w:rPr>
          </w:rPrChange>
        </w:rPr>
        <w:t xml:space="preserve"> rules from CDA document specifications, C-CDA 2.1</w:t>
      </w:r>
      <w:r>
        <w:rPr>
          <w:rFonts w:eastAsia="Calibri"/>
          <w:color w:val="000000"/>
          <w:rPrChange w:id="3374" w:author="Russell Ott" w:date="2022-05-16T11:47:00Z">
            <w:rPr>
              <w:rFonts w:ascii="Calibri" w:eastAsia="Calibri" w:hAnsi="Calibri"/>
              <w:color w:val="000000"/>
            </w:rPr>
          </w:rPrChange>
        </w:rPr>
        <w:t xml:space="preserve"> </w:t>
      </w:r>
      <w:r w:rsidRPr="00D64C1D">
        <w:rPr>
          <w:color w:val="000000"/>
          <w:rPrChange w:id="3375" w:author="Russell Ott" w:date="2022-05-16T11:47:00Z">
            <w:rPr>
              <w:rFonts w:ascii="Calibri" w:eastAsia="Calibri" w:hAnsi="Calibri"/>
              <w:color w:val="000000"/>
            </w:rPr>
          </w:rPrChange>
        </w:rPr>
        <w:t>specification, and the C-CDA 2.1 companion guide. Despite every effort by implementers, and the HL7</w:t>
      </w:r>
      <w:r>
        <w:rPr>
          <w:rFonts w:eastAsia="Calibri"/>
          <w:color w:val="000000"/>
          <w:rPrChange w:id="3376" w:author="Russell Ott" w:date="2022-05-16T11:47:00Z">
            <w:rPr>
              <w:rFonts w:ascii="Calibri" w:eastAsia="Calibri" w:hAnsi="Calibri"/>
              <w:color w:val="000000"/>
            </w:rPr>
          </w:rPrChange>
        </w:rPr>
        <w:t xml:space="preserve"> </w:t>
      </w:r>
      <w:r w:rsidRPr="00D64C1D">
        <w:rPr>
          <w:color w:val="000000"/>
          <w:rPrChange w:id="3377" w:author="Russell Ott" w:date="2022-05-16T11:47:00Z">
            <w:rPr>
              <w:rFonts w:ascii="Calibri" w:eastAsia="Calibri" w:hAnsi="Calibri"/>
              <w:color w:val="000000"/>
            </w:rPr>
          </w:rPrChange>
        </w:rPr>
        <w:t xml:space="preserve">community, to document all the important topics for successful exchange, the Joint </w:t>
      </w:r>
      <w:del w:id="3378" w:author="Russell Ott" w:date="2022-05-16T11:47:00Z">
        <w:r w:rsidR="00A10C4D" w:rsidRPr="00D14360">
          <w:rPr>
            <w:rFonts w:ascii="Calibri" w:eastAsia="Calibri" w:hAnsi="Calibri" w:cs="Calibri"/>
            <w:color w:val="000000"/>
          </w:rPr>
          <w:delText xml:space="preserve">Document </w:delText>
        </w:r>
      </w:del>
      <w:r w:rsidRPr="00D64C1D">
        <w:rPr>
          <w:rFonts w:eastAsia="Calibri"/>
          <w:color w:val="000000"/>
          <w:rPrChange w:id="3379" w:author="Russell Ott" w:date="2022-05-16T11:47:00Z">
            <w:rPr>
              <w:rFonts w:ascii="Calibri" w:eastAsia="Calibri" w:hAnsi="Calibri"/>
              <w:color w:val="000000"/>
            </w:rPr>
          </w:rPrChange>
        </w:rPr>
        <w:t>Content Work</w:t>
      </w:r>
      <w:r>
        <w:rPr>
          <w:rFonts w:eastAsia="Calibri"/>
          <w:color w:val="000000"/>
          <w:rPrChange w:id="3380" w:author="Russell Ott" w:date="2022-05-16T11:47:00Z">
            <w:rPr>
              <w:rFonts w:ascii="Calibri" w:eastAsia="Calibri" w:hAnsi="Calibri"/>
              <w:color w:val="000000"/>
            </w:rPr>
          </w:rPrChange>
        </w:rPr>
        <w:t xml:space="preserve"> </w:t>
      </w:r>
      <w:r w:rsidRPr="00D64C1D">
        <w:rPr>
          <w:color w:val="000000"/>
          <w:rPrChange w:id="3381" w:author="Russell Ott" w:date="2022-05-16T11:47:00Z">
            <w:rPr>
              <w:rFonts w:ascii="Calibri" w:eastAsia="Calibri" w:hAnsi="Calibri"/>
              <w:color w:val="000000"/>
            </w:rPr>
          </w:rPrChange>
        </w:rPr>
        <w:t xml:space="preserve">Group </w:t>
      </w:r>
      <w:del w:id="3382" w:author="Russell Ott" w:date="2022-05-16T11:47:00Z">
        <w:r w:rsidR="00A10C4D" w:rsidRPr="00D14360">
          <w:rPr>
            <w:rFonts w:ascii="Calibri" w:eastAsia="Calibri" w:hAnsi="Calibri" w:cs="Calibri"/>
            <w:color w:val="000000"/>
          </w:rPr>
          <w:delText xml:space="preserve">(“Joint Work Group”) </w:delText>
        </w:r>
      </w:del>
      <w:r w:rsidRPr="00D64C1D">
        <w:rPr>
          <w:rFonts w:eastAsia="Calibri"/>
          <w:color w:val="000000"/>
          <w:rPrChange w:id="3383" w:author="Russell Ott" w:date="2022-05-16T11:47:00Z">
            <w:rPr>
              <w:rFonts w:ascii="Calibri" w:eastAsia="Calibri" w:hAnsi="Calibri"/>
              <w:color w:val="000000"/>
            </w:rPr>
          </w:rPrChange>
        </w:rPr>
        <w:t>discussed many other areas that would benefit from additional guidance. The Smart Senders and</w:t>
      </w:r>
      <w:r>
        <w:rPr>
          <w:rFonts w:eastAsia="Calibri"/>
          <w:color w:val="000000"/>
          <w:rPrChange w:id="3384" w:author="Russell Ott" w:date="2022-05-16T11:47:00Z">
            <w:rPr>
              <w:rFonts w:ascii="Calibri" w:eastAsia="Calibri" w:hAnsi="Calibri"/>
              <w:color w:val="000000"/>
            </w:rPr>
          </w:rPrChange>
        </w:rPr>
        <w:t xml:space="preserve"> </w:t>
      </w:r>
      <w:r w:rsidRPr="00D64C1D">
        <w:rPr>
          <w:color w:val="000000"/>
          <w:rPrChange w:id="3385" w:author="Russell Ott" w:date="2022-05-16T11:47:00Z">
            <w:rPr>
              <w:rFonts w:ascii="Calibri" w:eastAsia="Calibri" w:hAnsi="Calibri"/>
              <w:color w:val="000000"/>
            </w:rPr>
          </w:rPrChange>
        </w:rPr>
        <w:t>Resilient Receivers sections are not an exhaustive list of best practices, but instead is a list of the best</w:t>
      </w:r>
      <w:r>
        <w:rPr>
          <w:rFonts w:eastAsia="Calibri"/>
          <w:color w:val="000000"/>
          <w:rPrChange w:id="3386" w:author="Russell Ott" w:date="2022-05-16T11:47:00Z">
            <w:rPr>
              <w:rFonts w:ascii="Calibri" w:eastAsia="Calibri" w:hAnsi="Calibri"/>
              <w:color w:val="000000"/>
            </w:rPr>
          </w:rPrChange>
        </w:rPr>
        <w:t xml:space="preserve"> </w:t>
      </w:r>
      <w:r w:rsidRPr="00D64C1D">
        <w:rPr>
          <w:color w:val="000000"/>
          <w:rPrChange w:id="3387" w:author="Russell Ott" w:date="2022-05-16T11:47:00Z">
            <w:rPr>
              <w:rFonts w:ascii="Calibri" w:eastAsia="Calibri" w:hAnsi="Calibri"/>
              <w:color w:val="000000"/>
            </w:rPr>
          </w:rPrChange>
        </w:rPr>
        <w:t>practices that captured the group’s attention.</w:t>
      </w:r>
    </w:p>
    <w:p w14:paraId="5D3AA5DF" w14:textId="77777777" w:rsidR="00A10C4D" w:rsidRPr="00D14360" w:rsidRDefault="00A10C4D" w:rsidP="00054263">
      <w:pPr>
        <w:spacing w:after="120"/>
        <w:rPr>
          <w:rFonts w:ascii="Times New Roman" w:eastAsia="Calibri" w:hAnsi="Times New Roman"/>
          <w:color w:val="000000"/>
          <w:sz w:val="24"/>
          <w:szCs w:val="24"/>
          <w:rPrChange w:id="3388" w:author="Russell Ott" w:date="2022-05-16T11:47:00Z">
            <w:rPr>
              <w:rFonts w:ascii="Calibri" w:eastAsia="Calibri" w:hAnsi="Calibri"/>
              <w:color w:val="000000"/>
            </w:rPr>
          </w:rPrChange>
        </w:rPr>
      </w:pPr>
      <w:r w:rsidRPr="00D14360">
        <w:rPr>
          <w:color w:val="000000"/>
          <w:rPrChange w:id="3389" w:author="Russell Ott" w:date="2022-05-16T11:47:00Z">
            <w:rPr>
              <w:rFonts w:ascii="Calibri" w:eastAsia="Calibri" w:hAnsi="Calibri"/>
              <w:color w:val="000000"/>
            </w:rPr>
          </w:rPrChange>
        </w:rPr>
        <w:t xml:space="preserve">The following </w:t>
      </w:r>
      <w:r w:rsidR="00B01599" w:rsidRPr="00D14360">
        <w:rPr>
          <w:color w:val="000000"/>
          <w:rPrChange w:id="3390" w:author="Russell Ott" w:date="2022-05-16T11:47:00Z">
            <w:rPr>
              <w:rFonts w:ascii="Calibri" w:eastAsia="Calibri" w:hAnsi="Calibri"/>
              <w:color w:val="000000"/>
            </w:rPr>
          </w:rPrChange>
        </w:rPr>
        <w:t>chapters</w:t>
      </w:r>
      <w:r w:rsidRPr="00D14360">
        <w:rPr>
          <w:rFonts w:eastAsia="Calibri"/>
          <w:color w:val="000000"/>
          <w:rPrChange w:id="3391" w:author="Russell Ott" w:date="2022-05-16T11:47:00Z">
            <w:rPr>
              <w:rFonts w:ascii="Calibri" w:eastAsia="Calibri" w:hAnsi="Calibri"/>
              <w:color w:val="000000"/>
            </w:rPr>
          </w:rPrChange>
        </w:rPr>
        <w:t xml:space="preserve"> summarize best practices identified for C-CDA document Content Creators (Senders) and C-CDA document Content Consumers (Receivers). </w:t>
      </w:r>
    </w:p>
    <w:p w14:paraId="2DFA4403" w14:textId="6831B611" w:rsidR="00CE769F" w:rsidRDefault="00CE769F" w:rsidP="00B505D2">
      <w:pPr>
        <w:spacing w:after="120"/>
        <w:rPr>
          <w:rStyle w:val="Hyperlink"/>
          <w:rFonts w:ascii="Times New Roman" w:eastAsia="Calibri" w:hAnsi="Times New Roman"/>
          <w:sz w:val="24"/>
          <w:szCs w:val="24"/>
          <w:rPrChange w:id="3392" w:author="Russell Ott" w:date="2022-05-16T11:47:00Z">
            <w:rPr>
              <w:rStyle w:val="Hyperlink"/>
              <w:rFonts w:ascii="Calibri" w:eastAsia="Calibri" w:hAnsi="Calibri"/>
            </w:rPr>
          </w:rPrChange>
        </w:rPr>
      </w:pPr>
      <w:r w:rsidRPr="00D14360">
        <w:rPr>
          <w:b/>
          <w:color w:val="000000"/>
          <w:rPrChange w:id="3393" w:author="Russell Ott" w:date="2022-05-16T11:47:00Z">
            <w:rPr>
              <w:rFonts w:ascii="Calibri" w:eastAsia="Calibri" w:hAnsi="Calibri"/>
              <w:b/>
              <w:color w:val="000000"/>
            </w:rPr>
          </w:rPrChange>
        </w:rPr>
        <w:t>Reference</w:t>
      </w:r>
      <w:r w:rsidRPr="0083506C">
        <w:rPr>
          <w:b/>
          <w:color w:val="000000"/>
          <w:rPrChange w:id="3394" w:author="Russell Ott" w:date="2022-05-16T11:47:00Z">
            <w:rPr>
              <w:rFonts w:ascii="Calibri" w:eastAsia="Calibri" w:hAnsi="Calibri"/>
              <w:b/>
              <w:color w:val="000000"/>
            </w:rPr>
          </w:rPrChange>
        </w:rPr>
        <w:t>:</w:t>
      </w:r>
      <w:r w:rsidRPr="005A615D">
        <w:rPr>
          <w:color w:val="000000"/>
          <w:rPrChange w:id="3395" w:author="Russell Ott" w:date="2022-05-16T11:47:00Z">
            <w:rPr>
              <w:rFonts w:ascii="Calibri" w:eastAsia="Calibri" w:hAnsi="Calibri"/>
              <w:color w:val="000000"/>
            </w:rPr>
          </w:rPrChange>
        </w:rPr>
        <w:t xml:space="preserve"> </w:t>
      </w:r>
      <w:r w:rsidR="0009537F" w:rsidRPr="007770C6">
        <w:rPr>
          <w:rStyle w:val="Hyperlink"/>
          <w:u w:val="none"/>
          <w:rPrChange w:id="3396" w:author="Russell Ott" w:date="2022-05-16T11:47:00Z">
            <w:rPr>
              <w:rStyle w:val="Hyperlink"/>
              <w:rFonts w:ascii="Calibri" w:eastAsia="Calibri" w:hAnsi="Calibri"/>
            </w:rPr>
          </w:rPrChange>
        </w:rPr>
        <w:fldChar w:fldCharType="begin"/>
      </w:r>
      <w:r w:rsidR="0009537F" w:rsidRPr="007770C6">
        <w:rPr>
          <w:rStyle w:val="Hyperlink"/>
          <w:u w:val="none"/>
          <w:rPrChange w:id="3397" w:author="Russell Ott" w:date="2022-05-16T11:47:00Z">
            <w:rPr>
              <w:rStyle w:val="Hyperlink"/>
              <w:rFonts w:ascii="Calibri" w:eastAsia="Calibri" w:hAnsi="Calibri"/>
            </w:rPr>
          </w:rPrChange>
        </w:rPr>
        <w:instrText xml:space="preserve"> REF _Ref21850203 \r \h </w:instrText>
      </w:r>
      <w:r w:rsidR="0009537F" w:rsidRPr="007770C6">
        <w:rPr>
          <w:rStyle w:val="Hyperlink"/>
          <w:rFonts w:eastAsia="Calibri"/>
          <w:u w:val="none"/>
          <w:rPrChange w:id="3398" w:author="Russell Ott" w:date="2022-05-16T11:47:00Z">
            <w:rPr>
              <w:rStyle w:val="Hyperlink"/>
              <w:rFonts w:ascii="Calibri" w:eastAsia="Calibri" w:hAnsi="Calibri"/>
            </w:rPr>
          </w:rPrChange>
        </w:rPr>
        <w:instrText xml:space="preserve"> \* MERGEFORMAT </w:instrText>
      </w:r>
      <w:r w:rsidR="0009537F" w:rsidRPr="007770C6">
        <w:rPr>
          <w:rStyle w:val="Hyperlink"/>
          <w:rFonts w:eastAsia="Calibri"/>
          <w:u w:val="none"/>
          <w:rPrChange w:id="3399" w:author="Russell Ott" w:date="2022-05-16T11:47:00Z">
            <w:rPr>
              <w:rStyle w:val="Hyperlink"/>
              <w:rFonts w:ascii="Calibri" w:eastAsia="Calibri" w:hAnsi="Calibri"/>
            </w:rPr>
          </w:rPrChange>
        </w:rPr>
      </w:r>
      <w:r w:rsidR="0009537F" w:rsidRPr="007770C6">
        <w:rPr>
          <w:rStyle w:val="Hyperlink"/>
          <w:u w:val="none"/>
          <w:rPrChange w:id="3400" w:author="Russell Ott" w:date="2022-05-16T11:47:00Z">
            <w:rPr>
              <w:rStyle w:val="Hyperlink"/>
              <w:rFonts w:ascii="Calibri" w:eastAsia="Calibri" w:hAnsi="Calibri"/>
            </w:rPr>
          </w:rPrChange>
        </w:rPr>
        <w:fldChar w:fldCharType="separate"/>
      </w:r>
      <w:r w:rsidR="00F10C7C">
        <w:rPr>
          <w:rStyle w:val="Hyperlink"/>
          <w:u w:val="none"/>
          <w:rPrChange w:id="3401" w:author="Russell Ott" w:date="2022-05-16T11:47:00Z">
            <w:rPr>
              <w:rStyle w:val="Hyperlink"/>
              <w:rFonts w:ascii="Calibri" w:eastAsia="Calibri" w:hAnsi="Calibri"/>
            </w:rPr>
          </w:rPrChange>
        </w:rPr>
        <w:t>2.7.1</w:t>
      </w:r>
      <w:r w:rsidR="0009537F" w:rsidRPr="007770C6">
        <w:rPr>
          <w:rStyle w:val="Hyperlink"/>
          <w:rFonts w:eastAsia="Calibri"/>
          <w:u w:val="none"/>
          <w:rPrChange w:id="3402" w:author="Russell Ott" w:date="2022-05-16T11:47:00Z">
            <w:rPr>
              <w:rStyle w:val="Hyperlink"/>
              <w:rFonts w:ascii="Calibri" w:eastAsia="Calibri" w:hAnsi="Calibri"/>
            </w:rPr>
          </w:rPrChange>
        </w:rPr>
        <w:fldChar w:fldCharType="end"/>
      </w:r>
      <w:r w:rsidR="009D1583" w:rsidRPr="007770C6">
        <w:rPr>
          <w:rStyle w:val="Hyperlink"/>
          <w:rPrChange w:id="3403" w:author="Russell Ott" w:date="2022-05-16T11:47:00Z">
            <w:rPr>
              <w:rStyle w:val="Hyperlink"/>
              <w:rFonts w:ascii="Calibri" w:eastAsia="Calibri" w:hAnsi="Calibri"/>
              <w:u w:val="none"/>
            </w:rPr>
          </w:rPrChange>
        </w:rPr>
        <w:t xml:space="preserve"> </w:t>
      </w:r>
      <w:r w:rsidR="0009537F" w:rsidRPr="00CC7455">
        <w:rPr>
          <w:rStyle w:val="Hyperlink"/>
          <w:rPrChange w:id="3404" w:author="Russell Ott" w:date="2022-05-16T11:47:00Z">
            <w:rPr>
              <w:rStyle w:val="Hyperlink"/>
              <w:rFonts w:ascii="Calibri" w:eastAsia="Calibri" w:hAnsi="Calibri"/>
            </w:rPr>
          </w:rPrChange>
        </w:rPr>
        <w:fldChar w:fldCharType="begin"/>
      </w:r>
      <w:r w:rsidR="0009537F" w:rsidRPr="005632F7">
        <w:rPr>
          <w:rStyle w:val="Hyperlink"/>
          <w:rPrChange w:id="3405" w:author="Russell Ott" w:date="2022-05-16T11:47:00Z">
            <w:rPr>
              <w:rStyle w:val="Hyperlink"/>
              <w:rFonts w:ascii="Calibri" w:eastAsia="Calibri" w:hAnsi="Calibri"/>
            </w:rPr>
          </w:rPrChange>
        </w:rPr>
        <w:instrText xml:space="preserve"> REF _Ref21850211 \h </w:instrText>
      </w:r>
      <w:r w:rsidR="0009537F" w:rsidRPr="005632F7">
        <w:rPr>
          <w:rStyle w:val="Hyperlink"/>
          <w:rFonts w:eastAsia="Calibri"/>
          <w:rPrChange w:id="3406" w:author="Russell Ott" w:date="2022-05-16T11:47:00Z">
            <w:rPr>
              <w:rStyle w:val="Hyperlink"/>
              <w:rFonts w:ascii="Calibri" w:eastAsia="Calibri" w:hAnsi="Calibri"/>
            </w:rPr>
          </w:rPrChange>
        </w:rPr>
        <w:instrText xml:space="preserve"> \* MERGEFORMAT </w:instrText>
      </w:r>
      <w:r w:rsidR="0009537F" w:rsidRPr="00CC7455">
        <w:rPr>
          <w:rStyle w:val="Hyperlink"/>
          <w:rFonts w:eastAsia="Calibri"/>
          <w:rPrChange w:id="3407" w:author="Russell Ott" w:date="2022-05-16T11:47:00Z">
            <w:rPr>
              <w:rStyle w:val="Hyperlink"/>
              <w:rFonts w:ascii="Calibri" w:eastAsia="Calibri" w:hAnsi="Calibri"/>
            </w:rPr>
          </w:rPrChange>
        </w:rPr>
      </w:r>
      <w:r w:rsidR="0009537F" w:rsidRPr="00CC7455">
        <w:rPr>
          <w:rStyle w:val="Hyperlink"/>
          <w:rPrChange w:id="3408" w:author="Russell Ott" w:date="2022-05-16T11:47:00Z">
            <w:rPr>
              <w:rStyle w:val="Hyperlink"/>
              <w:rFonts w:ascii="Calibri" w:eastAsia="Calibri" w:hAnsi="Calibri"/>
            </w:rPr>
          </w:rPrChange>
        </w:rPr>
        <w:fldChar w:fldCharType="separate"/>
      </w:r>
      <w:r w:rsidR="00F10C7C" w:rsidRPr="00F10C7C">
        <w:rPr>
          <w:color w:val="0000FF"/>
          <w:u w:val="single"/>
          <w:rPrChange w:id="3409" w:author="Russell Ott" w:date="2022-05-16T11:47:00Z">
            <w:rPr>
              <w:rFonts w:ascii="Calibri" w:hAnsi="Calibri"/>
            </w:rPr>
          </w:rPrChange>
        </w:rPr>
        <w:t>LOINC Coding for Clinical Notes</w:t>
      </w:r>
      <w:r w:rsidR="0009537F" w:rsidRPr="00CC7455">
        <w:rPr>
          <w:rStyle w:val="Hyperlink"/>
          <w:rFonts w:eastAsia="Calibri"/>
          <w:rPrChange w:id="3410" w:author="Russell Ott" w:date="2022-05-16T11:47:00Z">
            <w:rPr>
              <w:rStyle w:val="Hyperlink"/>
              <w:rFonts w:ascii="Calibri" w:eastAsia="Calibri" w:hAnsi="Calibri"/>
            </w:rPr>
          </w:rPrChange>
        </w:rPr>
        <w:fldChar w:fldCharType="end"/>
      </w:r>
    </w:p>
    <w:p w14:paraId="7798E4EE" w14:textId="77777777" w:rsidR="005E14ED" w:rsidRPr="00D14360" w:rsidRDefault="005E14ED" w:rsidP="00B505D2">
      <w:pPr>
        <w:spacing w:after="120"/>
        <w:rPr>
          <w:color w:val="000000"/>
          <w:rPrChange w:id="3411" w:author="Russell Ott" w:date="2022-05-16T11:47:00Z">
            <w:rPr>
              <w:rFonts w:ascii="Calibri" w:eastAsia="Calibri" w:hAnsi="Calibri"/>
              <w:color w:val="000000"/>
            </w:rPr>
          </w:rPrChange>
        </w:rPr>
      </w:pPr>
    </w:p>
    <w:p w14:paraId="7510056C" w14:textId="77777777" w:rsidR="00A10C4D" w:rsidRPr="00C64922" w:rsidRDefault="00A10C4D" w:rsidP="00F10C7C">
      <w:pPr>
        <w:pStyle w:val="Heading3"/>
        <w:pPrChange w:id="3412" w:author="Russell Ott" w:date="2022-05-16T11:47:00Z">
          <w:pPr>
            <w:pStyle w:val="Heading3"/>
            <w:spacing w:before="0" w:beforeAutospacing="0" w:after="0" w:afterAutospacing="0"/>
          </w:pPr>
        </w:pPrChange>
      </w:pPr>
      <w:bookmarkStart w:id="3413" w:name="_l5siid3lguhu" w:colFirst="0" w:colLast="0"/>
      <w:bookmarkStart w:id="3414" w:name="_Content_Creator_Responsibilities"/>
      <w:bookmarkStart w:id="3415" w:name="_Toc10695565"/>
      <w:bookmarkStart w:id="3416" w:name="_Toc11043561"/>
      <w:bookmarkStart w:id="3417" w:name="_Toc11045559"/>
      <w:bookmarkStart w:id="3418" w:name="_Toc11391229"/>
      <w:bookmarkStart w:id="3419" w:name="_Ref21897506"/>
      <w:bookmarkStart w:id="3420" w:name="_Ref21897512"/>
      <w:bookmarkStart w:id="3421" w:name="_Toc103262627"/>
      <w:bookmarkStart w:id="3422" w:name="_Toc22823372"/>
      <w:bookmarkEnd w:id="3413"/>
      <w:bookmarkEnd w:id="3414"/>
      <w:r w:rsidRPr="00C64922">
        <w:t>Content Creator Responsibilities</w:t>
      </w:r>
      <w:bookmarkEnd w:id="3415"/>
      <w:bookmarkEnd w:id="3416"/>
      <w:bookmarkEnd w:id="3417"/>
      <w:bookmarkEnd w:id="3418"/>
      <w:bookmarkEnd w:id="3419"/>
      <w:bookmarkEnd w:id="3420"/>
      <w:bookmarkEnd w:id="3421"/>
      <w:bookmarkEnd w:id="3422"/>
    </w:p>
    <w:p w14:paraId="240D0BC8" w14:textId="77777777" w:rsidR="005E14ED" w:rsidRDefault="005E14ED" w:rsidP="005E14ED">
      <w:pPr>
        <w:rPr>
          <w:color w:val="000000"/>
          <w:rPrChange w:id="3423" w:author="Russell Ott" w:date="2022-05-16T11:47:00Z">
            <w:rPr>
              <w:rFonts w:ascii="Calibri" w:eastAsia="Calibri" w:hAnsi="Calibri"/>
              <w:color w:val="000000"/>
            </w:rPr>
          </w:rPrChange>
        </w:rPr>
      </w:pPr>
    </w:p>
    <w:p w14:paraId="71C437ED" w14:textId="0161E7FA" w:rsidR="00054263" w:rsidRDefault="00A10C4D" w:rsidP="003B0179">
      <w:pPr>
        <w:rPr>
          <w:rFonts w:ascii="Times New Roman" w:eastAsia="Calibri" w:hAnsi="Times New Roman"/>
          <w:color w:val="000000"/>
          <w:sz w:val="24"/>
          <w:szCs w:val="24"/>
          <w:rPrChange w:id="3424" w:author="Russell Ott" w:date="2022-05-16T11:47:00Z">
            <w:rPr>
              <w:rFonts w:ascii="Calibri" w:eastAsia="Calibri" w:hAnsi="Calibri"/>
              <w:color w:val="000000"/>
            </w:rPr>
          </w:rPrChange>
        </w:rPr>
      </w:pPr>
      <w:r w:rsidRPr="00D14360">
        <w:rPr>
          <w:color w:val="000000"/>
          <w:rPrChange w:id="3425" w:author="Russell Ott" w:date="2022-05-16T11:47:00Z">
            <w:rPr>
              <w:rFonts w:ascii="Calibri" w:eastAsia="Calibri" w:hAnsi="Calibri"/>
              <w:color w:val="000000"/>
            </w:rPr>
          </w:rPrChange>
        </w:rPr>
        <w:t>Volume 1 of C-CDA R2.1 includes an explicit requirement to support narrative text linking</w:t>
      </w:r>
      <w:r w:rsidR="00054263" w:rsidRPr="00D14360">
        <w:rPr>
          <w:color w:val="000000"/>
          <w:rPrChange w:id="3426" w:author="Russell Ott" w:date="2022-05-16T11:47:00Z">
            <w:rPr>
              <w:rFonts w:ascii="Calibri" w:eastAsia="Calibri" w:hAnsi="Calibri"/>
              <w:color w:val="000000"/>
            </w:rPr>
          </w:rPrChange>
        </w:rPr>
        <w:t xml:space="preserve">, which </w:t>
      </w:r>
      <w:r w:rsidRPr="00D14360">
        <w:rPr>
          <w:rFonts w:eastAsia="Calibri"/>
          <w:color w:val="000000"/>
          <w:rPrChange w:id="3427" w:author="Russell Ott" w:date="2022-05-16T11:47:00Z">
            <w:rPr>
              <w:rFonts w:ascii="Calibri" w:eastAsia="Calibri" w:hAnsi="Calibri"/>
              <w:color w:val="000000"/>
            </w:rPr>
          </w:rPrChange>
        </w:rPr>
        <w:t>states</w:t>
      </w:r>
      <w:r w:rsidR="00054263" w:rsidRPr="00D14360">
        <w:rPr>
          <w:rFonts w:eastAsia="Calibri"/>
          <w:color w:val="000000"/>
          <w:rPrChange w:id="3428" w:author="Russell Ott" w:date="2022-05-16T11:47:00Z">
            <w:rPr>
              <w:rFonts w:ascii="Calibri" w:eastAsia="Calibri" w:hAnsi="Calibri"/>
              <w:color w:val="000000"/>
            </w:rPr>
          </w:rPrChange>
        </w:rPr>
        <w:t>:</w:t>
      </w:r>
    </w:p>
    <w:p w14:paraId="14CDB8ED" w14:textId="6FF7E278" w:rsidR="00145000" w:rsidRDefault="00145000" w:rsidP="003B0179">
      <w:pPr>
        <w:ind w:left="720"/>
        <w:rPr>
          <w:rFonts w:ascii="Times New Roman" w:eastAsia="Calibri" w:hAnsi="Times New Roman"/>
          <w:color w:val="000000"/>
          <w:sz w:val="24"/>
          <w:szCs w:val="24"/>
          <w:rPrChange w:id="3429" w:author="Russell Ott" w:date="2022-05-16T11:47:00Z">
            <w:rPr>
              <w:rFonts w:ascii="Calibri" w:eastAsia="Calibri" w:hAnsi="Calibri"/>
              <w:color w:val="000000"/>
            </w:rPr>
          </w:rPrChange>
        </w:rPr>
      </w:pPr>
      <w:r w:rsidRPr="00D14360">
        <w:rPr>
          <w:color w:val="000000"/>
          <w:rPrChange w:id="3430" w:author="Russell Ott" w:date="2022-05-16T11:47:00Z">
            <w:rPr>
              <w:rFonts w:ascii="Calibri" w:eastAsia="Calibri" w:hAnsi="Calibri"/>
              <w:color w:val="000000"/>
            </w:rPr>
          </w:rPrChange>
        </w:rPr>
        <w:t>The C-CDA R1.1 release recommended that clinical sta</w:t>
      </w:r>
      <w:r w:rsidRPr="00D14360">
        <w:rPr>
          <w:color w:val="000000"/>
          <w:rPrChange w:id="3431" w:author="Russell Ott" w:date="2022-05-16T11:47:00Z">
            <w:rPr>
              <w:rFonts w:ascii="Calibri" w:eastAsia="Calibri" w:hAnsi="Calibri"/>
              <w:color w:val="000000"/>
            </w:rPr>
          </w:rPrChange>
        </w:rPr>
        <w:t xml:space="preserve">tements include a link between the narrative (section.text) and coded clinical data (entry). Rather than repeat these constraints in every applicable entry, SDWG agreed in </w:t>
      </w:r>
      <w:r>
        <w:rPr>
          <w:rFonts w:eastAsia="Calibri"/>
          <w:color w:val="000000"/>
          <w:rPrChange w:id="3432" w:author="Russell Ott" w:date="2022-05-16T11:47:00Z">
            <w:rPr>
              <w:rFonts w:ascii="Calibri" w:eastAsia="Calibri" w:hAnsi="Calibri"/>
              <w:color w:val="000000"/>
            </w:rPr>
          </w:rPrChange>
        </w:rPr>
        <w:t xml:space="preserve">C-CDA </w:t>
      </w:r>
      <w:r w:rsidRPr="00D14360">
        <w:rPr>
          <w:rFonts w:eastAsia="Calibri"/>
          <w:color w:val="000000"/>
          <w:rPrChange w:id="3433" w:author="Russell Ott" w:date="2022-05-16T11:47:00Z">
            <w:rPr>
              <w:rFonts w:ascii="Calibri" w:eastAsia="Calibri" w:hAnsi="Calibri"/>
              <w:color w:val="000000"/>
            </w:rPr>
          </w:rPrChange>
        </w:rPr>
        <w:t>R2.0 to apply the following constraint to all entry templates, unless explicitly prohibited.</w:t>
      </w:r>
    </w:p>
    <w:p w14:paraId="2AC617A0" w14:textId="77777777" w:rsidR="00D12EEA" w:rsidRPr="00D14360" w:rsidRDefault="00D12EEA" w:rsidP="003B0179">
      <w:pPr>
        <w:ind w:left="720"/>
        <w:rPr>
          <w:color w:val="000000"/>
          <w:rPrChange w:id="3434" w:author="Russell Ott" w:date="2022-05-16T11:47:00Z">
            <w:rPr>
              <w:rFonts w:ascii="Calibri" w:eastAsia="Calibri" w:hAnsi="Calibri"/>
              <w:color w:val="000000"/>
            </w:rPr>
          </w:rPrChange>
        </w:rPr>
      </w:pPr>
    </w:p>
    <w:p w14:paraId="4FCC432F" w14:textId="77777777" w:rsidR="00D12EEA" w:rsidRDefault="00D12EEA" w:rsidP="003B0179">
      <w:pPr>
        <w:ind w:left="720"/>
        <w:rPr>
          <w:del w:id="3435" w:author="Russell Ott" w:date="2022-05-16T11:47:00Z"/>
          <w:rFonts w:eastAsia="Calibri" w:cs="Calibri"/>
          <w:color w:val="000000"/>
        </w:rPr>
      </w:pPr>
    </w:p>
    <w:p w14:paraId="6A3A3ADD" w14:textId="77777777" w:rsidR="00D12EEA" w:rsidRDefault="00D12EEA" w:rsidP="003B0179">
      <w:pPr>
        <w:ind w:left="720"/>
        <w:rPr>
          <w:del w:id="3436" w:author="Russell Ott" w:date="2022-05-16T11:47:00Z"/>
          <w:rFonts w:eastAsia="Calibri" w:cs="Calibri"/>
          <w:color w:val="000000"/>
        </w:rPr>
      </w:pPr>
    </w:p>
    <w:p w14:paraId="56F1137D" w14:textId="77777777" w:rsidR="00D12EEA" w:rsidRDefault="00D12EEA" w:rsidP="003B0179">
      <w:pPr>
        <w:ind w:left="720"/>
        <w:rPr>
          <w:del w:id="3437" w:author="Russell Ott" w:date="2022-05-16T11:47:00Z"/>
          <w:rFonts w:eastAsia="Calibri" w:cs="Calibri"/>
          <w:color w:val="000000"/>
        </w:rPr>
      </w:pPr>
    </w:p>
    <w:p w14:paraId="79858F21" w14:textId="77777777" w:rsidR="00D12EEA" w:rsidRDefault="00D12EEA" w:rsidP="003B0179">
      <w:pPr>
        <w:ind w:left="720"/>
        <w:rPr>
          <w:del w:id="3438" w:author="Russell Ott" w:date="2022-05-16T11:47:00Z"/>
          <w:rFonts w:eastAsia="Calibri" w:cs="Calibri"/>
          <w:color w:val="000000"/>
        </w:rPr>
      </w:pPr>
    </w:p>
    <w:p w14:paraId="13D0D456" w14:textId="77777777" w:rsidR="00D12EEA" w:rsidRDefault="00D12EEA" w:rsidP="003B0179">
      <w:pPr>
        <w:ind w:left="720"/>
        <w:rPr>
          <w:del w:id="3439" w:author="Russell Ott" w:date="2022-05-16T11:47:00Z"/>
          <w:rFonts w:eastAsia="Calibri" w:cs="Calibri"/>
          <w:color w:val="000000"/>
        </w:rPr>
      </w:pPr>
    </w:p>
    <w:p w14:paraId="4D6E97B8" w14:textId="77777777" w:rsidR="00D12EEA" w:rsidRDefault="00D12EEA" w:rsidP="003B0179">
      <w:pPr>
        <w:ind w:left="720"/>
        <w:rPr>
          <w:del w:id="3440" w:author="Russell Ott" w:date="2022-05-16T11:47:00Z"/>
          <w:rFonts w:eastAsia="Calibri" w:cs="Calibri"/>
          <w:color w:val="000000"/>
        </w:rPr>
      </w:pPr>
    </w:p>
    <w:p w14:paraId="26BF5BB1" w14:textId="77777777" w:rsidR="00D12EEA" w:rsidRDefault="00D12EEA" w:rsidP="003B0179">
      <w:pPr>
        <w:ind w:left="720"/>
        <w:rPr>
          <w:del w:id="3441" w:author="Russell Ott" w:date="2022-05-16T11:47:00Z"/>
          <w:rFonts w:eastAsia="Calibri" w:cs="Calibri"/>
          <w:color w:val="000000"/>
        </w:rPr>
      </w:pPr>
    </w:p>
    <w:p w14:paraId="162D53B8" w14:textId="77777777" w:rsidR="00D12EEA" w:rsidRDefault="00D12EEA" w:rsidP="003B0179">
      <w:pPr>
        <w:ind w:left="720"/>
        <w:rPr>
          <w:del w:id="3442" w:author="Russell Ott" w:date="2022-05-16T11:47:00Z"/>
          <w:rFonts w:eastAsia="Calibri" w:cs="Calibri"/>
          <w:color w:val="000000"/>
        </w:rPr>
      </w:pPr>
    </w:p>
    <w:p w14:paraId="63F17915" w14:textId="77777777" w:rsidR="00D12EEA" w:rsidRDefault="00D12EEA" w:rsidP="003B0179">
      <w:pPr>
        <w:ind w:left="720"/>
        <w:rPr>
          <w:del w:id="3443" w:author="Russell Ott" w:date="2022-05-16T11:47:00Z"/>
          <w:rFonts w:eastAsia="Calibri" w:cs="Calibri"/>
          <w:color w:val="000000"/>
        </w:rPr>
      </w:pPr>
    </w:p>
    <w:p w14:paraId="41BF0028" w14:textId="77777777" w:rsidR="00D12EEA" w:rsidRDefault="00D12EEA" w:rsidP="003B0179">
      <w:pPr>
        <w:ind w:left="720"/>
        <w:rPr>
          <w:del w:id="3444" w:author="Russell Ott" w:date="2022-05-16T11:47:00Z"/>
          <w:rFonts w:eastAsia="Calibri" w:cs="Calibri"/>
          <w:color w:val="000000"/>
        </w:rPr>
      </w:pPr>
    </w:p>
    <w:p w14:paraId="5775DD17" w14:textId="77777777" w:rsidR="00D12EEA" w:rsidRDefault="00D12EEA" w:rsidP="003B0179">
      <w:pPr>
        <w:ind w:left="720"/>
        <w:rPr>
          <w:del w:id="3445" w:author="Russell Ott" w:date="2022-05-16T11:47:00Z"/>
          <w:rFonts w:eastAsia="Calibri" w:cs="Calibri"/>
          <w:color w:val="000000"/>
        </w:rPr>
      </w:pPr>
    </w:p>
    <w:p w14:paraId="5FAF9E09" w14:textId="77777777" w:rsidR="00D12EEA" w:rsidRDefault="00D12EEA" w:rsidP="003B0179">
      <w:pPr>
        <w:ind w:left="720"/>
        <w:rPr>
          <w:del w:id="3446" w:author="Russell Ott" w:date="2022-05-16T11:47:00Z"/>
          <w:rFonts w:eastAsia="Calibri" w:cs="Calibri"/>
          <w:color w:val="000000"/>
        </w:rPr>
      </w:pPr>
    </w:p>
    <w:p w14:paraId="6F4EA193" w14:textId="77777777" w:rsidR="00D12EEA" w:rsidRDefault="00D12EEA" w:rsidP="003B0179">
      <w:pPr>
        <w:ind w:left="720"/>
        <w:rPr>
          <w:del w:id="3447" w:author="Russell Ott" w:date="2022-05-16T11:47:00Z"/>
          <w:rFonts w:eastAsia="Calibri" w:cs="Calibri"/>
          <w:color w:val="000000"/>
        </w:rPr>
      </w:pPr>
    </w:p>
    <w:p w14:paraId="36996A3B" w14:textId="77777777" w:rsidR="00D12EEA" w:rsidRPr="00D14360" w:rsidRDefault="00D12EEA" w:rsidP="003B0179">
      <w:pPr>
        <w:ind w:left="720"/>
        <w:rPr>
          <w:del w:id="3448" w:author="Russell Ott" w:date="2022-05-16T11:47:00Z"/>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145000" w:rsidRPr="00C64922" w14:paraId="7CD71F09" w14:textId="77777777" w:rsidTr="00D12EEA">
        <w:trPr>
          <w:cantSplit/>
        </w:trPr>
        <w:tc>
          <w:tcPr>
            <w:tcW w:w="708" w:type="dxa"/>
            <w:tcBorders>
              <w:right w:val="nil"/>
            </w:tcBorders>
            <w:shd w:val="clear" w:color="auto" w:fill="C6D9F1"/>
          </w:tcPr>
          <w:p w14:paraId="4108A747" w14:textId="368D2D94" w:rsidR="00145000" w:rsidRPr="00C64922" w:rsidRDefault="00145000" w:rsidP="005E14ED">
            <w:pPr>
              <w:pStyle w:val="BodyText"/>
              <w:rPr>
                <w:noProof/>
              </w:rPr>
            </w:pPr>
            <w:del w:id="3449" w:author="Russell Ott" w:date="2022-05-16T11:47:00Z">
              <w:r>
                <w:rPr>
                  <w:noProof/>
                </w:rPr>
                <w:drawing>
                  <wp:anchor distT="0" distB="0" distL="114300" distR="114300" simplePos="0" relativeHeight="251754496" behindDoc="0" locked="0" layoutInCell="1" allowOverlap="1" wp14:anchorId="611A5FEE" wp14:editId="4BDF0D25">
                    <wp:simplePos x="0" y="0"/>
                    <wp:positionH relativeFrom="margin">
                      <wp:posOffset>-63500</wp:posOffset>
                    </wp:positionH>
                    <wp:positionV relativeFrom="margin">
                      <wp:posOffset>16510</wp:posOffset>
                    </wp:positionV>
                    <wp:extent cx="323215" cy="323215"/>
                    <wp:effectExtent l="0" t="0" r="0" b="0"/>
                    <wp:wrapNone/>
                    <wp:docPr id="315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450" w:author="Russell Ott" w:date="2022-05-16T11:47:00Z">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ascii="Times New Roman" w:eastAsia="Calibri" w:hAnsi="Times New Roman"/>
                <w:color w:val="000000"/>
                <w:sz w:val="24"/>
                <w:szCs w:val="24"/>
                <w:rPrChange w:id="3451" w:author="Russell Ott" w:date="2022-05-16T11:47:00Z">
                  <w:rPr>
                    <w:rFonts w:ascii="Calibri" w:eastAsia="Calibri" w:hAnsi="Calibri"/>
                    <w:color w:val="000000"/>
                  </w:rPr>
                </w:rPrChange>
              </w:rPr>
            </w:pPr>
            <w:r w:rsidRPr="00334725">
              <w:rPr>
                <w:color w:val="000000"/>
                <w:rPrChange w:id="3452" w:author="Russell Ott" w:date="2022-05-16T11:47:00Z">
                  <w:rPr>
                    <w:rFonts w:ascii="Calibri" w:eastAsia="Calibri" w:hAnsi="Calibri"/>
                    <w:color w:val="000000"/>
                  </w:rPr>
                </w:rPrChange>
              </w:rPr>
              <w:t>SHOULD contain zero or one [0..1] text (CONF:XXXX).</w:t>
            </w:r>
          </w:p>
          <w:p w14:paraId="1EC70221" w14:textId="77777777" w:rsidR="00145000" w:rsidRPr="00334725" w:rsidRDefault="00145000" w:rsidP="005E14ED">
            <w:pPr>
              <w:ind w:left="1080"/>
              <w:rPr>
                <w:rFonts w:ascii="Times New Roman" w:eastAsia="Calibri" w:hAnsi="Times New Roman"/>
                <w:color w:val="000000"/>
                <w:sz w:val="24"/>
                <w:szCs w:val="24"/>
                <w:rPrChange w:id="3453" w:author="Russell Ott" w:date="2022-05-16T11:47:00Z">
                  <w:rPr>
                    <w:rFonts w:ascii="Calibri" w:eastAsia="Calibri" w:hAnsi="Calibri"/>
                    <w:color w:val="000000"/>
                  </w:rPr>
                </w:rPrChange>
              </w:rPr>
            </w:pPr>
            <w:r w:rsidRPr="00334725">
              <w:rPr>
                <w:color w:val="000000"/>
                <w:rPrChange w:id="3454" w:author="Russell Ott" w:date="2022-05-16T11:47:00Z">
                  <w:rPr>
                    <w:rFonts w:ascii="Calibri" w:eastAsia="Calibri" w:hAnsi="Calibri"/>
                    <w:color w:val="000000"/>
                  </w:rPr>
                </w:rPrChange>
              </w:rPr>
              <w:t xml:space="preserve">a. The text, if </w:t>
            </w:r>
            <w:r w:rsidRPr="00334725">
              <w:rPr>
                <w:color w:val="000000"/>
                <w:rPrChange w:id="3455" w:author="Russell Ott" w:date="2022-05-16T11:47:00Z">
                  <w:rPr>
                    <w:rFonts w:ascii="Calibri" w:eastAsia="Calibri" w:hAnsi="Calibri"/>
                    <w:color w:val="000000"/>
                  </w:rPr>
                </w:rPrChange>
              </w:rPr>
              <w:t>present, SHOULD contain zero or one [0..1] reference/@value</w:t>
            </w:r>
            <w:r>
              <w:rPr>
                <w:rFonts w:eastAsia="Calibri"/>
                <w:color w:val="000000"/>
                <w:rPrChange w:id="3456" w:author="Russell Ott" w:date="2022-05-16T11:47:00Z">
                  <w:rPr>
                    <w:rFonts w:ascii="Calibri" w:eastAsia="Calibri" w:hAnsi="Calibri"/>
                    <w:color w:val="000000"/>
                  </w:rPr>
                </w:rPrChange>
              </w:rPr>
              <w:t xml:space="preserve"> </w:t>
            </w:r>
            <w:r w:rsidRPr="00334725">
              <w:rPr>
                <w:color w:val="000000"/>
                <w:rPrChange w:id="3457" w:author="Russell Ott" w:date="2022-05-16T11:47:00Z">
                  <w:rPr>
                    <w:rFonts w:ascii="Calibri" w:eastAsia="Calibri" w:hAnsi="Calibri"/>
                    <w:color w:val="000000"/>
                  </w:rPr>
                </w:rPrChange>
              </w:rPr>
              <w:t>(CONF: XXXX).</w:t>
            </w:r>
          </w:p>
          <w:p w14:paraId="53A9605D" w14:textId="77777777" w:rsidR="00145000" w:rsidRPr="00334725" w:rsidRDefault="00145000" w:rsidP="005E14ED">
            <w:pPr>
              <w:ind w:left="720" w:firstLine="720"/>
              <w:rPr>
                <w:rFonts w:ascii="Times New Roman" w:eastAsia="Calibri" w:hAnsi="Times New Roman"/>
                <w:color w:val="000000"/>
                <w:sz w:val="24"/>
                <w:szCs w:val="24"/>
                <w:rPrChange w:id="3458" w:author="Russell Ott" w:date="2022-05-16T11:47:00Z">
                  <w:rPr>
                    <w:rFonts w:ascii="Calibri" w:eastAsia="Calibri" w:hAnsi="Calibri"/>
                    <w:color w:val="000000"/>
                  </w:rPr>
                </w:rPrChange>
              </w:rPr>
            </w:pPr>
            <w:r w:rsidRPr="00334725">
              <w:rPr>
                <w:color w:val="000000"/>
                <w:rPrChange w:id="3459" w:author="Russell Ott" w:date="2022-05-16T11:47:00Z">
                  <w:rPr>
                    <w:rFonts w:ascii="Calibri" w:eastAsia="Calibri" w:hAnsi="Calibri"/>
                    <w:color w:val="000000"/>
                  </w:rPr>
                </w:rPrChange>
              </w:rPr>
              <w:t>i. This reference/@value SHALL begin with a '#' and SHALL point to its</w:t>
            </w:r>
          </w:p>
          <w:p w14:paraId="23E2A85A" w14:textId="77777777" w:rsidR="00145000" w:rsidRPr="00334725" w:rsidRDefault="00145000" w:rsidP="005E14ED">
            <w:pPr>
              <w:ind w:left="1440"/>
              <w:rPr>
                <w:rFonts w:ascii="Times New Roman" w:eastAsia="Calibri" w:hAnsi="Times New Roman"/>
                <w:color w:val="000000"/>
                <w:sz w:val="24"/>
                <w:szCs w:val="24"/>
                <w:rPrChange w:id="3460" w:author="Russell Ott" w:date="2022-05-16T11:47:00Z">
                  <w:rPr>
                    <w:rFonts w:ascii="Calibri" w:eastAsia="Calibri" w:hAnsi="Calibri"/>
                    <w:color w:val="000000"/>
                  </w:rPr>
                </w:rPrChange>
              </w:rPr>
            </w:pPr>
            <w:r w:rsidRPr="00334725">
              <w:rPr>
                <w:color w:val="000000"/>
                <w:rPrChange w:id="3461" w:author="Russell Ott" w:date="2022-05-16T11:47:00Z">
                  <w:rPr>
                    <w:rFonts w:ascii="Calibri" w:eastAsia="Calibri" w:hAnsi="Calibri"/>
                    <w:color w:val="000000"/>
                  </w:rPr>
                </w:rPrChange>
              </w:rPr>
              <w:t>corresponding narrative (using the approach defined in CDA R2.0,</w:t>
            </w:r>
          </w:p>
          <w:p w14:paraId="496152FF" w14:textId="77777777" w:rsidR="00145000" w:rsidRPr="00334725" w:rsidRDefault="00145000" w:rsidP="005E14ED">
            <w:pPr>
              <w:ind w:left="1440"/>
              <w:rPr>
                <w:rFonts w:ascii="Times New Roman" w:eastAsia="Calibri" w:hAnsi="Times New Roman"/>
                <w:color w:val="000000"/>
                <w:sz w:val="24"/>
                <w:szCs w:val="24"/>
                <w:rPrChange w:id="3462" w:author="Russell Ott" w:date="2022-05-16T11:47:00Z">
                  <w:rPr>
                    <w:rFonts w:ascii="Calibri" w:eastAsia="Calibri" w:hAnsi="Calibri"/>
                    <w:color w:val="000000"/>
                  </w:rPr>
                </w:rPrChange>
              </w:rPr>
            </w:pPr>
            <w:r w:rsidRPr="00334725">
              <w:rPr>
                <w:color w:val="000000"/>
                <w:rPrChange w:id="3463" w:author="Russell Ott" w:date="2022-05-16T11:47:00Z">
                  <w:rPr>
                    <w:rFonts w:ascii="Calibri" w:eastAsia="Calibri" w:hAnsi="Calibri"/>
                    <w:color w:val="000000"/>
                  </w:rPr>
                </w:rPrChange>
              </w:rPr>
              <w:t>section 4.3.5.1) (CONF: XXXX).</w:t>
            </w:r>
          </w:p>
          <w:p w14:paraId="35B9D35C" w14:textId="77777777" w:rsidR="00145000" w:rsidRPr="00334725" w:rsidRDefault="00145000" w:rsidP="005E14ED">
            <w:pPr>
              <w:ind w:left="720"/>
              <w:rPr>
                <w:rFonts w:ascii="Times New Roman" w:eastAsia="Calibri" w:hAnsi="Times New Roman"/>
                <w:color w:val="000000"/>
                <w:sz w:val="24"/>
                <w:szCs w:val="24"/>
                <w:rPrChange w:id="3464" w:author="Russell Ott" w:date="2022-05-16T11:47:00Z">
                  <w:rPr>
                    <w:rFonts w:ascii="Calibri" w:eastAsia="Calibri" w:hAnsi="Calibri"/>
                    <w:color w:val="000000"/>
                  </w:rPr>
                </w:rPrChange>
              </w:rPr>
            </w:pPr>
            <w:r w:rsidRPr="00334725">
              <w:rPr>
                <w:color w:val="000000"/>
                <w:rPrChange w:id="3465" w:author="Russell Ott" w:date="2022-05-16T11:47:00Z">
                  <w:rPr>
                    <w:rFonts w:ascii="Calibri" w:eastAsia="Calibri" w:hAnsi="Calibri"/>
                    <w:color w:val="000000"/>
                  </w:rPr>
                </w:rPrChange>
              </w:rPr>
              <w:t>MAY contain zer</w:t>
            </w:r>
            <w:r w:rsidRPr="00334725">
              <w:rPr>
                <w:color w:val="000000"/>
                <w:rPrChange w:id="3466" w:author="Russell Ott" w:date="2022-05-16T11:47:00Z">
                  <w:rPr>
                    <w:rFonts w:ascii="Calibri" w:eastAsia="Calibri" w:hAnsi="Calibri"/>
                    <w:color w:val="000000"/>
                  </w:rPr>
                </w:rPrChange>
              </w:rPr>
              <w:t>o or one [0..1] originalText (CONF:XXXX).</w:t>
            </w:r>
          </w:p>
          <w:p w14:paraId="34EE3847" w14:textId="77777777" w:rsidR="00145000" w:rsidRPr="00334725" w:rsidRDefault="00145000" w:rsidP="005E14ED">
            <w:pPr>
              <w:ind w:left="1080"/>
              <w:rPr>
                <w:rFonts w:ascii="Times New Roman" w:eastAsia="Calibri" w:hAnsi="Times New Roman"/>
                <w:color w:val="000000"/>
                <w:sz w:val="24"/>
                <w:szCs w:val="24"/>
                <w:rPrChange w:id="3467" w:author="Russell Ott" w:date="2022-05-16T11:47:00Z">
                  <w:rPr>
                    <w:rFonts w:ascii="Calibri" w:eastAsia="Calibri" w:hAnsi="Calibri"/>
                    <w:color w:val="000000"/>
                  </w:rPr>
                </w:rPrChange>
              </w:rPr>
            </w:pPr>
            <w:r w:rsidRPr="00334725">
              <w:rPr>
                <w:color w:val="000000"/>
                <w:rPrChange w:id="3468" w:author="Russell Ott" w:date="2022-05-16T11:47:00Z">
                  <w:rPr>
                    <w:rFonts w:ascii="Calibri" w:eastAsia="Calibri" w:hAnsi="Calibri"/>
                    <w:color w:val="000000"/>
                  </w:rPr>
                </w:rPrChange>
              </w:rPr>
              <w:t>a. The originalText, if present, SHOULD contain zero or one [0..1]</w:t>
            </w:r>
            <w:r>
              <w:rPr>
                <w:color w:val="000000"/>
                <w:rPrChange w:id="3469" w:author="Russell Ott" w:date="2022-05-16T11:47:00Z">
                  <w:rPr>
                    <w:rFonts w:ascii="Calibri" w:eastAsia="Calibri" w:hAnsi="Calibri"/>
                    <w:color w:val="000000"/>
                  </w:rPr>
                </w:rPrChange>
              </w:rPr>
              <w:t xml:space="preserve"> </w:t>
            </w:r>
            <w:r w:rsidRPr="00334725">
              <w:rPr>
                <w:color w:val="000000"/>
                <w:rPrChange w:id="3470" w:author="Russell Ott" w:date="2022-05-16T11:47:00Z">
                  <w:rPr>
                    <w:rFonts w:ascii="Calibri" w:eastAsia="Calibri" w:hAnsi="Calibri"/>
                    <w:color w:val="000000"/>
                  </w:rPr>
                </w:rPrChange>
              </w:rPr>
              <w:t>reference/@value (CONF:XXXX).</w:t>
            </w:r>
          </w:p>
          <w:p w14:paraId="31F1DD0D" w14:textId="77777777" w:rsidR="00145000" w:rsidRPr="00334725" w:rsidRDefault="00145000" w:rsidP="005E14ED">
            <w:pPr>
              <w:ind w:left="1530" w:hanging="90"/>
              <w:rPr>
                <w:rFonts w:ascii="Times New Roman" w:eastAsia="Calibri" w:hAnsi="Times New Roman"/>
                <w:color w:val="000000"/>
                <w:sz w:val="24"/>
                <w:szCs w:val="24"/>
                <w:rPrChange w:id="3471" w:author="Russell Ott" w:date="2022-05-16T11:47:00Z">
                  <w:rPr>
                    <w:rFonts w:ascii="Calibri" w:eastAsia="Calibri" w:hAnsi="Calibri"/>
                    <w:color w:val="000000"/>
                  </w:rPr>
                </w:rPrChange>
              </w:rPr>
            </w:pPr>
            <w:r w:rsidRPr="00334725">
              <w:rPr>
                <w:color w:val="000000"/>
                <w:rPrChange w:id="3472" w:author="Russell Ott" w:date="2022-05-16T11:47:00Z">
                  <w:rPr>
                    <w:rFonts w:ascii="Calibri" w:eastAsia="Calibri" w:hAnsi="Calibri"/>
                    <w:color w:val="000000"/>
                  </w:rPr>
                </w:rPrChange>
              </w:rPr>
              <w:t>i. This reference/@value SHALL begin with a '#' and SHALL point to its</w:t>
            </w:r>
          </w:p>
          <w:p w14:paraId="26BA0CB9" w14:textId="77777777" w:rsidR="00145000" w:rsidRPr="00334725" w:rsidRDefault="00145000" w:rsidP="005E14ED">
            <w:pPr>
              <w:ind w:left="720"/>
              <w:rPr>
                <w:rFonts w:ascii="Times New Roman" w:eastAsia="Calibri" w:hAnsi="Times New Roman"/>
                <w:color w:val="000000"/>
                <w:sz w:val="24"/>
                <w:szCs w:val="24"/>
                <w:rPrChange w:id="3473" w:author="Russell Ott" w:date="2022-05-16T11:47:00Z">
                  <w:rPr>
                    <w:rFonts w:ascii="Calibri" w:eastAsia="Calibri" w:hAnsi="Calibri"/>
                    <w:color w:val="000000"/>
                  </w:rPr>
                </w:rPrChange>
              </w:rPr>
            </w:pPr>
            <w:r w:rsidRPr="00334725">
              <w:rPr>
                <w:color w:val="000000"/>
                <w:rPrChange w:id="3474" w:author="Russell Ott" w:date="2022-05-16T11:47:00Z">
                  <w:rPr>
                    <w:rFonts w:ascii="Calibri" w:eastAsia="Calibri" w:hAnsi="Calibri"/>
                    <w:color w:val="000000"/>
                  </w:rPr>
                </w:rPrChange>
              </w:rPr>
              <w:t>corresponding narrative (using the approach de</w:t>
            </w:r>
            <w:r w:rsidRPr="00334725">
              <w:rPr>
                <w:color w:val="000000"/>
                <w:rPrChange w:id="3475" w:author="Russell Ott" w:date="2022-05-16T11:47:00Z">
                  <w:rPr>
                    <w:rFonts w:ascii="Calibri" w:eastAsia="Calibri" w:hAnsi="Calibri"/>
                    <w:color w:val="000000"/>
                  </w:rPr>
                </w:rPrChange>
              </w:rPr>
              <w:t>fined in CDA R2.0,</w:t>
            </w:r>
          </w:p>
          <w:p w14:paraId="4A86D63F" w14:textId="24F2B738" w:rsidR="00145000" w:rsidRPr="00D14360" w:rsidRDefault="00145000" w:rsidP="005E14ED">
            <w:pPr>
              <w:ind w:left="720"/>
              <w:rPr>
                <w:color w:val="000000"/>
                <w:rPrChange w:id="3476" w:author="Russell Ott" w:date="2022-05-16T11:47:00Z">
                  <w:rPr>
                    <w:rFonts w:ascii="Calibri" w:eastAsia="Calibri" w:hAnsi="Calibri"/>
                    <w:color w:val="000000"/>
                  </w:rPr>
                </w:rPrChange>
              </w:rPr>
            </w:pPr>
            <w:r w:rsidRPr="00334725">
              <w:rPr>
                <w:color w:val="000000"/>
                <w:rPrChange w:id="3477" w:author="Russell Ott" w:date="2022-05-16T11:47:00Z">
                  <w:rPr>
                    <w:rFonts w:ascii="Calibri" w:eastAsia="Calibri" w:hAnsi="Calibri"/>
                    <w:color w:val="000000"/>
                  </w:rPr>
                </w:rPrChange>
              </w:rPr>
              <w:t>section 4.3.5.1) (CONF:XXXX).</w:t>
            </w:r>
            <w:r w:rsidRPr="00D14360">
              <w:rPr>
                <w:rStyle w:val="FootnoteReference"/>
                <w:color w:val="000000"/>
                <w:rPrChange w:id="3478" w:author="Russell Ott" w:date="2022-05-16T11:47:00Z">
                  <w:rPr>
                    <w:rStyle w:val="FootnoteReference"/>
                    <w:rFonts w:ascii="Calibri" w:eastAsia="Calibri" w:hAnsi="Calibri"/>
                    <w:color w:val="000000"/>
                  </w:rPr>
                </w:rPrChange>
              </w:rPr>
              <w:footnoteReference w:id="33"/>
            </w:r>
            <w:r w:rsidRPr="00D14360">
              <w:rPr>
                <w:color w:val="000000"/>
                <w:rPrChange w:id="3479" w:author="Russell Ott" w:date="2022-05-16T11:47:00Z">
                  <w:rPr>
                    <w:rFonts w:ascii="Calibri" w:eastAsia="Calibri" w:hAnsi="Calibri"/>
                    <w:color w:val="000000"/>
                  </w:rPr>
                </w:rPrChange>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color w:val="000000"/>
          <w:rPrChange w:id="3480" w:author="Russell Ott" w:date="2022-05-16T11:47:00Z">
            <w:rPr>
              <w:rFonts w:ascii="Calibri" w:eastAsia="Calibri" w:hAnsi="Calibri"/>
              <w:color w:val="000000"/>
            </w:rPr>
          </w:rPrChange>
        </w:rPr>
      </w:pPr>
    </w:p>
    <w:p w14:paraId="635A3400" w14:textId="77777777" w:rsidR="00A10C4D" w:rsidRPr="00D14360" w:rsidRDefault="00A10C4D" w:rsidP="00B505D2">
      <w:pPr>
        <w:spacing w:after="120"/>
        <w:rPr>
          <w:rFonts w:ascii="Times New Roman" w:eastAsia="Calibri" w:hAnsi="Times New Roman"/>
          <w:color w:val="000000"/>
          <w:sz w:val="24"/>
          <w:szCs w:val="24"/>
          <w:rPrChange w:id="3481" w:author="Russell Ott" w:date="2022-05-16T11:47:00Z">
            <w:rPr>
              <w:rFonts w:ascii="Calibri" w:eastAsia="Calibri" w:hAnsi="Calibri"/>
              <w:color w:val="000000"/>
            </w:rPr>
          </w:rPrChange>
        </w:rPr>
      </w:pPr>
      <w:r w:rsidRPr="00D14360">
        <w:rPr>
          <w:color w:val="000000"/>
          <w:rPrChange w:id="3482" w:author="Russell Ott" w:date="2022-05-16T11:47:00Z">
            <w:rPr>
              <w:rFonts w:ascii="Calibri" w:eastAsia="Calibri" w:hAnsi="Calibri"/>
              <w:color w:val="000000"/>
            </w:rPr>
          </w:rPrChange>
        </w:rPr>
        <w:t xml:space="preserve">The Joint </w:t>
      </w:r>
      <w:r w:rsidR="00614C1D" w:rsidRPr="00D14360">
        <w:rPr>
          <w:color w:val="000000"/>
          <w:rPrChange w:id="3483" w:author="Russell Ott" w:date="2022-05-16T11:47:00Z">
            <w:rPr>
              <w:rFonts w:ascii="Calibri" w:eastAsia="Calibri" w:hAnsi="Calibri"/>
              <w:color w:val="000000"/>
            </w:rPr>
          </w:rPrChange>
        </w:rPr>
        <w:t xml:space="preserve">Document Content </w:t>
      </w:r>
      <w:r w:rsidRPr="00D14360">
        <w:rPr>
          <w:rFonts w:eastAsia="Calibri"/>
          <w:color w:val="000000"/>
          <w:rPrChange w:id="3484" w:author="Russell Ott" w:date="2022-05-16T11:47:00Z">
            <w:rPr>
              <w:rFonts w:ascii="Calibri" w:eastAsia="Calibri" w:hAnsi="Calibri"/>
              <w:color w:val="000000"/>
            </w:rPr>
          </w:rPrChange>
        </w:rPr>
        <w:t>Work Group identified this capability as, “extremely important for processing and validating C-CDA documents that include machine-processable entries.”</w:t>
      </w:r>
      <w:r w:rsidR="00AB59EC" w:rsidRPr="00D14360">
        <w:rPr>
          <w:rStyle w:val="FootnoteReference"/>
          <w:color w:val="000000"/>
          <w:rPrChange w:id="3485" w:author="Russell Ott" w:date="2022-05-16T11:47:00Z">
            <w:rPr>
              <w:rStyle w:val="FootnoteReference"/>
              <w:rFonts w:ascii="Calibri" w:eastAsia="Calibri" w:hAnsi="Calibri"/>
              <w:color w:val="000000"/>
            </w:rPr>
          </w:rPrChange>
        </w:rPr>
        <w:footnoteReference w:id="34"/>
      </w:r>
      <w:r w:rsidRPr="00D14360">
        <w:rPr>
          <w:color w:val="000000"/>
          <w:rPrChange w:id="3486" w:author="Russell Ott" w:date="2022-05-16T11:47:00Z">
            <w:rPr>
              <w:rFonts w:ascii="Calibri" w:eastAsia="Calibri" w:hAnsi="Calibri"/>
              <w:color w:val="000000"/>
            </w:rPr>
          </w:rPrChange>
        </w:rPr>
        <w:t xml:space="preserve"> The narrative text linkages are the mechanism that associate human readable information in the narrative text of each section to the entries carrying that information for machine processing. Without proper narrative text linking, it is impossible to accur</w:t>
      </w:r>
      <w:r w:rsidRPr="00D14360">
        <w:rPr>
          <w:rFonts w:eastAsia="Calibri"/>
          <w:color w:val="000000"/>
          <w:rPrChange w:id="3487" w:author="Russell Ott" w:date="2022-05-16T11:47:00Z">
            <w:rPr>
              <w:rFonts w:ascii="Calibri" w:eastAsia="Calibri" w:hAnsi="Calibri"/>
              <w:color w:val="000000"/>
            </w:rPr>
          </w:rPrChange>
        </w:rPr>
        <w:t>ately validate if the machine-readable entries and the human-readable representation of that information accurately reflect the same semantic meaning.</w:t>
      </w:r>
      <w:r w:rsidRPr="00D14360">
        <w:rPr>
          <w:color w:val="000000"/>
          <w:vertAlign w:val="superscript"/>
          <w:rPrChange w:id="3488" w:author="Russell Ott" w:date="2022-05-16T11:47:00Z">
            <w:rPr>
              <w:rFonts w:ascii="Calibri" w:hAnsi="Calibri"/>
              <w:color w:val="000000"/>
              <w:vertAlign w:val="superscript"/>
            </w:rPr>
          </w:rPrChange>
        </w:rPr>
        <w:footnoteReference w:id="35"/>
      </w:r>
    </w:p>
    <w:p w14:paraId="1689CE40" w14:textId="77777777" w:rsidR="00A10C4D" w:rsidRPr="00D14360" w:rsidRDefault="00A10C4D" w:rsidP="00B505D2">
      <w:pPr>
        <w:spacing w:after="120"/>
        <w:rPr>
          <w:rFonts w:ascii="Times New Roman" w:eastAsia="Calibri" w:hAnsi="Times New Roman"/>
          <w:color w:val="000000"/>
          <w:sz w:val="24"/>
          <w:szCs w:val="24"/>
          <w:rPrChange w:id="3489" w:author="Russell Ott" w:date="2022-05-16T11:47:00Z">
            <w:rPr>
              <w:rFonts w:ascii="Calibri" w:eastAsia="Calibri" w:hAnsi="Calibri"/>
              <w:color w:val="000000"/>
            </w:rPr>
          </w:rPrChange>
        </w:rPr>
      </w:pPr>
      <w:r w:rsidRPr="00D14360">
        <w:rPr>
          <w:color w:val="000000"/>
          <w:rPrChange w:id="3490" w:author="Russell Ott" w:date="2022-05-16T11:47:00Z">
            <w:rPr>
              <w:rFonts w:ascii="Calibri" w:eastAsia="Calibri" w:hAnsi="Calibri"/>
              <w:color w:val="000000"/>
            </w:rPr>
          </w:rPrChange>
        </w:rPr>
        <w:t xml:space="preserve">Resources for more information: </w:t>
      </w:r>
    </w:p>
    <w:p w14:paraId="3FBA3675" w14:textId="5584448D" w:rsidR="00A10C4D" w:rsidRPr="00D14360" w:rsidRDefault="001A0138" w:rsidP="0054522C">
      <w:pPr>
        <w:pStyle w:val="ListParagraph"/>
        <w:numPr>
          <w:ilvl w:val="0"/>
          <w:numId w:val="21"/>
        </w:numPr>
        <w:rPr>
          <w:color w:val="000000"/>
          <w:rPrChange w:id="3491" w:author="Russell Ott" w:date="2022-05-16T11:47:00Z">
            <w:rPr>
              <w:color w:val="000000"/>
            </w:rPr>
          </w:rPrChange>
        </w:rPr>
      </w:pPr>
      <w:r>
        <w:fldChar w:fldCharType="begin"/>
      </w:r>
      <w:r>
        <w:instrText xml:space="preserve"> HYPERLINK "https://docs.google.com/document/d/1r1qBuzPQNkLiNpLkTOIv4RHXQHkyx7_N7_Es3MiHUek/edit" </w:instrText>
      </w:r>
      <w:r>
        <w:fldChar w:fldCharType="separate"/>
      </w:r>
      <w:r w:rsidR="00A10C4D" w:rsidRPr="00D14360">
        <w:rPr>
          <w:rStyle w:val="Hyperlink"/>
          <w:rPrChange w:id="3492" w:author="Russell Ott" w:date="2022-05-16T11:47:00Z">
            <w:rPr>
              <w:rStyle w:val="Hyperlink"/>
            </w:rPr>
          </w:rPrChange>
        </w:rPr>
        <w:t>How to create narrative text linking in sections that contain machine-processable entries</w:t>
      </w:r>
      <w:r w:rsidR="005E7793" w:rsidRPr="00D14360">
        <w:rPr>
          <w:rStyle w:val="Hyperlink"/>
          <w:rPrChange w:id="3493" w:author="Russell Ott" w:date="2022-05-16T11:47:00Z">
            <w:rPr>
              <w:rStyle w:val="Hyperlink"/>
            </w:rPr>
          </w:rPrChange>
        </w:rPr>
        <w:t>.</w:t>
      </w:r>
      <w:r>
        <w:rPr>
          <w:rStyle w:val="Hyperlink"/>
          <w:rPrChange w:id="3494" w:author="Russell Ott" w:date="2022-05-16T11:47:00Z">
            <w:rPr>
              <w:rStyle w:val="Hyperlink"/>
            </w:rPr>
          </w:rPrChange>
        </w:rPr>
        <w:fldChar w:fldCharType="end"/>
      </w:r>
      <w:r w:rsidR="004134E2" w:rsidRPr="00D14360">
        <w:rPr>
          <w:rStyle w:val="FootnoteReference"/>
          <w:color w:val="000000"/>
          <w:rPrChange w:id="3495" w:author="Russell Ott" w:date="2022-05-16T11:47:00Z">
            <w:rPr>
              <w:rStyle w:val="FootnoteReference"/>
              <w:color w:val="000000"/>
            </w:rPr>
          </w:rPrChange>
        </w:rPr>
        <w:footnoteReference w:id="36"/>
      </w:r>
      <w:r w:rsidR="00A10C4D" w:rsidRPr="00D14360">
        <w:rPr>
          <w:color w:val="000000"/>
          <w:rPrChange w:id="3496" w:author="Russell Ott" w:date="2022-05-16T11:47:00Z">
            <w:rPr>
              <w:color w:val="000000"/>
            </w:rPr>
          </w:rPrChange>
        </w:rPr>
        <w:t xml:space="preserve"> </w:t>
      </w:r>
    </w:p>
    <w:p w14:paraId="65C7EBBC" w14:textId="77777777" w:rsidR="00A10C4D" w:rsidRPr="00D14360" w:rsidRDefault="00A10C4D" w:rsidP="0054522C">
      <w:pPr>
        <w:pStyle w:val="ListParagraph"/>
        <w:numPr>
          <w:ilvl w:val="0"/>
          <w:numId w:val="21"/>
        </w:numPr>
        <w:rPr>
          <w:color w:val="000000"/>
          <w:rPrChange w:id="3497" w:author="Russell Ott" w:date="2022-05-16T11:47:00Z">
            <w:rPr>
              <w:color w:val="000000"/>
            </w:rPr>
          </w:rPrChange>
        </w:rPr>
      </w:pPr>
      <w:r w:rsidRPr="00D14360">
        <w:rPr>
          <w:color w:val="000000"/>
          <w:rPrChange w:id="3498" w:author="Russell Ott" w:date="2022-05-16T11:47:00Z">
            <w:rPr>
              <w:color w:val="000000"/>
            </w:rPr>
          </w:rPrChange>
        </w:rPr>
        <w:t>See narrative reference examples in the General section of HL7 Example Task Force</w:t>
      </w:r>
      <w:r w:rsidR="005E7793" w:rsidRPr="00D14360">
        <w:rPr>
          <w:color w:val="000000"/>
          <w:rPrChange w:id="3499" w:author="Russell Ott" w:date="2022-05-16T11:47:00Z">
            <w:rPr>
              <w:color w:val="000000"/>
            </w:rPr>
          </w:rPrChange>
        </w:rPr>
        <w:t>.</w:t>
      </w:r>
      <w:r w:rsidR="004134E2" w:rsidRPr="00D14360">
        <w:rPr>
          <w:rStyle w:val="FootnoteReference"/>
          <w:color w:val="000000"/>
          <w:rPrChange w:id="3500" w:author="Russell Ott" w:date="2022-05-16T11:47:00Z">
            <w:rPr>
              <w:rStyle w:val="FootnoteReference"/>
              <w:color w:val="000000"/>
            </w:rPr>
          </w:rPrChange>
        </w:rPr>
        <w:footnoteReference w:id="37"/>
      </w:r>
    </w:p>
    <w:p w14:paraId="41AB8535" w14:textId="176E2D57" w:rsidR="00E35258" w:rsidRDefault="00E35258" w:rsidP="0054522C">
      <w:pPr>
        <w:pStyle w:val="ListParagraph"/>
        <w:numPr>
          <w:ilvl w:val="0"/>
          <w:numId w:val="21"/>
        </w:numPr>
        <w:spacing w:after="120"/>
        <w:rPr>
          <w:color w:val="000000"/>
          <w:rPrChange w:id="3501" w:author="Russell Ott" w:date="2022-05-16T11:47:00Z">
            <w:rPr>
              <w:color w:val="000000"/>
            </w:rPr>
          </w:rPrChange>
        </w:rPr>
      </w:pPr>
      <w:r w:rsidRPr="00D14360">
        <w:rPr>
          <w:color w:val="000000"/>
          <w:rPrChange w:id="3502" w:author="Russell Ott" w:date="2022-05-16T11:47:00Z">
            <w:rPr>
              <w:color w:val="000000"/>
            </w:rPr>
          </w:rPrChange>
        </w:rPr>
        <w:t>See sample documents provided with this Companion Guide.</w:t>
      </w:r>
    </w:p>
    <w:p w14:paraId="78CE22E4" w14:textId="77777777" w:rsidR="00D12EEA" w:rsidRPr="00D14360" w:rsidRDefault="00D12EEA" w:rsidP="00D12EEA">
      <w:pPr>
        <w:pStyle w:val="ListParagraph"/>
        <w:spacing w:after="120"/>
        <w:ind w:left="1080"/>
        <w:rPr>
          <w:color w:val="000000"/>
          <w:rPrChange w:id="3503" w:author="Russell Ott" w:date="2022-05-16T11:47:00Z">
            <w:rPr>
              <w:color w:val="000000"/>
            </w:rPr>
          </w:rPrChang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8F8A425" w14:textId="77777777" w:rsidTr="003A3D50">
        <w:trPr>
          <w:trHeight w:val="576"/>
        </w:trPr>
        <w:tc>
          <w:tcPr>
            <w:tcW w:w="715" w:type="dxa"/>
            <w:tcBorders>
              <w:right w:val="nil"/>
            </w:tcBorders>
            <w:shd w:val="clear" w:color="auto" w:fill="C6D9F1"/>
          </w:tcPr>
          <w:p w14:paraId="6C220A08" w14:textId="47081C8F" w:rsidR="00C246B7" w:rsidRPr="00C64922" w:rsidRDefault="00634398" w:rsidP="00C246B7">
            <w:pPr>
              <w:pStyle w:val="BodyText"/>
              <w:rPr>
                <w:noProof/>
              </w:rPr>
            </w:pPr>
            <w:del w:id="3504" w:author="Russell Ott" w:date="2022-05-16T11:47:00Z">
              <w:r>
                <w:rPr>
                  <w:noProof/>
                </w:rPr>
                <w:drawing>
                  <wp:anchor distT="0" distB="0" distL="114300" distR="114300" simplePos="0" relativeHeight="251756544" behindDoc="0" locked="0" layoutInCell="1" allowOverlap="1" wp14:anchorId="1D3C64CE" wp14:editId="30F3F7EC">
                    <wp:simplePos x="0" y="0"/>
                    <wp:positionH relativeFrom="margin">
                      <wp:posOffset>-63500</wp:posOffset>
                    </wp:positionH>
                    <wp:positionV relativeFrom="margin">
                      <wp:posOffset>16510</wp:posOffset>
                    </wp:positionV>
                    <wp:extent cx="323215" cy="323215"/>
                    <wp:effectExtent l="0" t="0" r="0" b="0"/>
                    <wp:wrapNone/>
                    <wp:docPr id="3157"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05" w:author="Russell Ott" w:date="2022-05-16T11:47:00Z">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ascii="Times New Roman" w:eastAsia="Calibri" w:hAnsi="Times New Roman"/>
          <w:color w:val="000000"/>
          <w:sz w:val="24"/>
          <w:szCs w:val="24"/>
          <w:rPrChange w:id="3506" w:author="Russell Ott" w:date="2022-05-16T11:47:00Z">
            <w:rPr>
              <w:rFonts w:ascii="Calibri" w:eastAsia="Calibri" w:hAnsi="Calibri"/>
              <w:color w:val="000000"/>
            </w:rPr>
          </w:rPrChange>
        </w:rPr>
      </w:pPr>
      <w:r w:rsidRPr="00D14360">
        <w:rPr>
          <w:color w:val="000000"/>
          <w:rPrChange w:id="3507" w:author="Russell Ott" w:date="2022-05-16T11:47:00Z">
            <w:rPr>
              <w:rFonts w:ascii="Calibri" w:eastAsia="Calibri" w:hAnsi="Calibri"/>
              <w:color w:val="000000"/>
            </w:rPr>
          </w:rPrChange>
        </w:rPr>
        <w:t xml:space="preserve">Many entry templates in C-CDA require an identifier (ID) on an entry. </w:t>
      </w:r>
    </w:p>
    <w:p w14:paraId="21597021" w14:textId="1A7ADE58" w:rsidR="00A765D9" w:rsidRPr="00D14360" w:rsidRDefault="00CE769F" w:rsidP="00A75661">
      <w:pPr>
        <w:spacing w:before="240" w:after="120"/>
        <w:rPr>
          <w:rFonts w:ascii="Times New Roman" w:eastAsia="Calibri" w:hAnsi="Times New Roman"/>
          <w:color w:val="000000"/>
          <w:sz w:val="24"/>
          <w:szCs w:val="24"/>
          <w:rPrChange w:id="3508" w:author="Russell Ott" w:date="2022-05-16T11:47:00Z">
            <w:rPr>
              <w:rFonts w:ascii="Calibri" w:eastAsia="Calibri" w:hAnsi="Calibri"/>
              <w:color w:val="000000"/>
            </w:rPr>
          </w:rPrChange>
        </w:rPr>
      </w:pPr>
      <w:r w:rsidRPr="00D14360">
        <w:rPr>
          <w:b/>
          <w:color w:val="000000"/>
          <w:rPrChange w:id="3509" w:author="Russell Ott" w:date="2022-05-16T11:47:00Z">
            <w:rPr>
              <w:rFonts w:ascii="Calibri" w:eastAsia="Calibri" w:hAnsi="Calibri"/>
              <w:b/>
              <w:color w:val="000000"/>
            </w:rPr>
          </w:rPrChange>
        </w:rPr>
        <w:t>Reference:</w:t>
      </w:r>
      <w:r w:rsidRPr="00D14360">
        <w:rPr>
          <w:color w:val="000000"/>
          <w:rPrChange w:id="3510" w:author="Russell Ott" w:date="2022-05-16T11:47:00Z">
            <w:rPr>
              <w:rFonts w:ascii="Calibri" w:eastAsia="Calibri" w:hAnsi="Calibri"/>
              <w:color w:val="000000"/>
            </w:rPr>
          </w:rPrChange>
        </w:rPr>
        <w:t xml:space="preserve"> </w:t>
      </w:r>
      <w:r w:rsidR="0009537F" w:rsidRPr="007770C6">
        <w:rPr>
          <w:color w:val="0000FF"/>
          <w:u w:val="single"/>
          <w:rPrChange w:id="3511" w:author="Russell Ott" w:date="2022-05-16T11:47:00Z">
            <w:rPr>
              <w:rFonts w:ascii="Calibri" w:eastAsia="Calibri" w:hAnsi="Calibri"/>
              <w:color w:val="000000"/>
            </w:rPr>
          </w:rPrChange>
        </w:rPr>
        <w:fldChar w:fldCharType="begin"/>
      </w:r>
      <w:r w:rsidR="0009537F" w:rsidRPr="007770C6">
        <w:rPr>
          <w:color w:val="0000FF"/>
          <w:u w:val="single"/>
          <w:rPrChange w:id="3512" w:author="Russell Ott" w:date="2022-05-16T11:47:00Z">
            <w:rPr>
              <w:rFonts w:ascii="Calibri" w:eastAsia="Calibri" w:hAnsi="Calibri"/>
              <w:color w:val="000000"/>
            </w:rPr>
          </w:rPrChange>
        </w:rPr>
        <w:instrText xml:space="preserve"> REF _Ref21850999 \r \h </w:instrText>
      </w:r>
      <w:r w:rsidR="0009537F" w:rsidRPr="007770C6">
        <w:rPr>
          <w:rFonts w:eastAsia="Calibri"/>
          <w:color w:val="0000FF"/>
          <w:u w:val="single"/>
          <w:rPrChange w:id="3513" w:author="Russell Ott" w:date="2022-05-16T11:47:00Z">
            <w:rPr>
              <w:rFonts w:ascii="Calibri" w:eastAsia="Calibri" w:hAnsi="Calibri"/>
              <w:color w:val="000000"/>
            </w:rPr>
          </w:rPrChange>
        </w:rPr>
        <w:instrText xml:space="preserve"> \* MERGEFORMAT </w:instrText>
      </w:r>
      <w:r w:rsidR="0009537F" w:rsidRPr="007770C6">
        <w:rPr>
          <w:rFonts w:eastAsia="Calibri"/>
          <w:color w:val="0000FF"/>
          <w:u w:val="single"/>
          <w:rPrChange w:id="3514" w:author="Russell Ott" w:date="2022-05-16T11:47:00Z">
            <w:rPr>
              <w:rFonts w:ascii="Calibri" w:eastAsia="Calibri" w:hAnsi="Calibri"/>
              <w:color w:val="000000"/>
            </w:rPr>
          </w:rPrChange>
        </w:rPr>
      </w:r>
      <w:r w:rsidR="0009537F" w:rsidRPr="007770C6">
        <w:rPr>
          <w:color w:val="0000FF"/>
          <w:u w:val="single"/>
          <w:rPrChange w:id="3515" w:author="Russell Ott" w:date="2022-05-16T11:47:00Z">
            <w:rPr>
              <w:rFonts w:ascii="Calibri" w:eastAsia="Calibri" w:hAnsi="Calibri"/>
              <w:color w:val="000000"/>
            </w:rPr>
          </w:rPrChange>
        </w:rPr>
        <w:fldChar w:fldCharType="separate"/>
      </w:r>
      <w:r w:rsidR="00F10C7C">
        <w:rPr>
          <w:color w:val="0000FF"/>
          <w:u w:val="single"/>
          <w:rPrChange w:id="3516" w:author="Russell Ott" w:date="2022-05-16T11:47:00Z">
            <w:rPr>
              <w:rFonts w:ascii="Calibri" w:eastAsia="Calibri" w:hAnsi="Calibri"/>
              <w:color w:val="000000"/>
            </w:rPr>
          </w:rPrChange>
        </w:rPr>
        <w:t>5.1.4</w:t>
      </w:r>
      <w:r w:rsidR="0009537F" w:rsidRPr="007770C6">
        <w:rPr>
          <w:rFonts w:eastAsia="Calibri"/>
          <w:color w:val="0000FF"/>
          <w:u w:val="single"/>
          <w:rPrChange w:id="3517" w:author="Russell Ott" w:date="2022-05-16T11:47:00Z">
            <w:rPr>
              <w:rFonts w:ascii="Calibri" w:eastAsia="Calibri" w:hAnsi="Calibri"/>
              <w:color w:val="000000"/>
            </w:rPr>
          </w:rPrChange>
        </w:rPr>
        <w:fldChar w:fldCharType="end"/>
      </w:r>
      <w:r w:rsidR="0009537F" w:rsidRPr="007770C6">
        <w:rPr>
          <w:color w:val="0000FF"/>
          <w:u w:val="single"/>
          <w:rPrChange w:id="3518" w:author="Russell Ott" w:date="2022-05-16T11:47:00Z">
            <w:rPr>
              <w:rFonts w:ascii="Calibri" w:eastAsia="Calibri" w:hAnsi="Calibri"/>
              <w:color w:val="000000"/>
            </w:rPr>
          </w:rPrChange>
        </w:rPr>
        <w:t xml:space="preserve"> </w:t>
      </w:r>
      <w:r w:rsidR="0009537F" w:rsidRPr="007770C6">
        <w:rPr>
          <w:color w:val="0000FF"/>
          <w:u w:val="single"/>
          <w:rPrChange w:id="3519" w:author="Russell Ott" w:date="2022-05-16T11:47:00Z">
            <w:rPr>
              <w:rFonts w:ascii="Calibri" w:eastAsia="Calibri" w:hAnsi="Calibri"/>
              <w:color w:val="000000"/>
            </w:rPr>
          </w:rPrChange>
        </w:rPr>
        <w:fldChar w:fldCharType="begin"/>
      </w:r>
      <w:r w:rsidR="0009537F" w:rsidRPr="007770C6">
        <w:rPr>
          <w:color w:val="0000FF"/>
          <w:u w:val="single"/>
          <w:rPrChange w:id="3520" w:author="Russell Ott" w:date="2022-05-16T11:47:00Z">
            <w:rPr>
              <w:rFonts w:ascii="Calibri" w:eastAsia="Calibri" w:hAnsi="Calibri"/>
              <w:color w:val="000000"/>
            </w:rPr>
          </w:rPrChange>
        </w:rPr>
        <w:instrText xml:space="preserve"> REF _Ref21851002 \h </w:instrText>
      </w:r>
      <w:r w:rsidR="0009537F" w:rsidRPr="007770C6">
        <w:rPr>
          <w:rFonts w:eastAsia="Calibri"/>
          <w:color w:val="0000FF"/>
          <w:u w:val="single"/>
          <w:rPrChange w:id="3521" w:author="Russell Ott" w:date="2022-05-16T11:47:00Z">
            <w:rPr>
              <w:rFonts w:ascii="Calibri" w:eastAsia="Calibri" w:hAnsi="Calibri"/>
              <w:color w:val="000000"/>
            </w:rPr>
          </w:rPrChange>
        </w:rPr>
        <w:instrText xml:space="preserve"> \* MERGEFORMAT </w:instrText>
      </w:r>
      <w:r w:rsidR="0009537F" w:rsidRPr="007770C6">
        <w:rPr>
          <w:rFonts w:eastAsia="Calibri"/>
          <w:color w:val="0000FF"/>
          <w:u w:val="single"/>
          <w:rPrChange w:id="3522" w:author="Russell Ott" w:date="2022-05-16T11:47:00Z">
            <w:rPr>
              <w:rFonts w:ascii="Calibri" w:eastAsia="Calibri" w:hAnsi="Calibri"/>
              <w:color w:val="000000"/>
            </w:rPr>
          </w:rPrChange>
        </w:rPr>
      </w:r>
      <w:r w:rsidR="0009537F" w:rsidRPr="007770C6">
        <w:rPr>
          <w:color w:val="0000FF"/>
          <w:u w:val="single"/>
          <w:rPrChange w:id="3523" w:author="Russell Ott" w:date="2022-05-16T11:47:00Z">
            <w:rPr>
              <w:rFonts w:ascii="Calibri" w:eastAsia="Calibri" w:hAnsi="Calibri"/>
              <w:color w:val="000000"/>
            </w:rPr>
          </w:rPrChange>
        </w:rPr>
        <w:fldChar w:fldCharType="separate"/>
      </w:r>
      <w:r w:rsidR="00F10C7C" w:rsidRPr="00F10C7C">
        <w:rPr>
          <w:color w:val="0000FF"/>
          <w:u w:val="single"/>
          <w:rPrChange w:id="3524" w:author="Russell Ott" w:date="2022-05-16T11:47:00Z">
            <w:rPr>
              <w:rFonts w:ascii="Calibri" w:hAnsi="Calibri"/>
            </w:rPr>
          </w:rPrChange>
        </w:rPr>
        <w:t>Use of Consistent</w:t>
      </w:r>
      <w:del w:id="3525" w:author="Russell Ott" w:date="2022-05-16T11:47:00Z">
        <w:r w:rsidR="00DE0DA7" w:rsidRPr="00DE0DA7">
          <w:rPr>
            <w:rFonts w:ascii="Calibri" w:hAnsi="Calibri" w:cs="Calibri"/>
          </w:rPr>
          <w:delText xml:space="preserve"> </w:delText>
        </w:r>
      </w:del>
      <w:r w:rsidR="00F10C7C" w:rsidRPr="00F10C7C">
        <w:rPr>
          <w:color w:val="0000FF"/>
          <w:u w:val="single"/>
          <w:rPrChange w:id="3526" w:author="Russell Ott" w:date="2022-05-16T11:47:00Z">
            <w:rPr>
              <w:rFonts w:ascii="Calibri" w:hAnsi="Calibri"/>
            </w:rPr>
          </w:rPrChange>
        </w:rPr>
        <w:t xml:space="preserve"> Identifiers</w:t>
      </w:r>
      <w:r w:rsidR="0009537F" w:rsidRPr="007770C6">
        <w:rPr>
          <w:rFonts w:eastAsia="Calibri"/>
          <w:color w:val="0000FF"/>
          <w:u w:val="single"/>
          <w:rPrChange w:id="3527" w:author="Russell Ott" w:date="2022-05-16T11:47:00Z">
            <w:rPr>
              <w:rFonts w:ascii="Calibri" w:eastAsia="Calibri" w:hAnsi="Calibri"/>
              <w:color w:val="000000"/>
            </w:rPr>
          </w:rPrChange>
        </w:rPr>
        <w:fldChar w:fldCharType="end"/>
      </w:r>
    </w:p>
    <w:p w14:paraId="7F2F54DC" w14:textId="77777777" w:rsidR="00A10C4D" w:rsidRPr="00D14360" w:rsidRDefault="00A10C4D" w:rsidP="00A75661">
      <w:pPr>
        <w:spacing w:before="240" w:after="120"/>
        <w:rPr>
          <w:rFonts w:ascii="Times New Roman" w:eastAsia="Calibri" w:hAnsi="Times New Roman"/>
          <w:color w:val="000000"/>
          <w:sz w:val="24"/>
          <w:szCs w:val="24"/>
          <w:rPrChange w:id="3528" w:author="Russell Ott" w:date="2022-05-16T11:47:00Z">
            <w:rPr>
              <w:rFonts w:ascii="Calibri" w:eastAsia="Calibri" w:hAnsi="Calibri"/>
              <w:color w:val="000000"/>
            </w:rPr>
          </w:rPrChange>
        </w:rPr>
      </w:pPr>
      <w:r w:rsidRPr="00D14360">
        <w:rPr>
          <w:color w:val="000000"/>
          <w:rPrChange w:id="3529" w:author="Russell Ott" w:date="2022-05-16T11:47:00Z">
            <w:rPr>
              <w:rFonts w:ascii="Calibri" w:eastAsia="Calibri" w:hAnsi="Calibri"/>
              <w:color w:val="000000"/>
            </w:rPr>
          </w:rPrChange>
        </w:rPr>
        <w:t xml:space="preserve">The Joint </w:t>
      </w:r>
      <w:r w:rsidR="00614C1D" w:rsidRPr="00D14360">
        <w:rPr>
          <w:color w:val="000000"/>
          <w:rPrChange w:id="3530" w:author="Russell Ott" w:date="2022-05-16T11:47:00Z">
            <w:rPr>
              <w:rFonts w:ascii="Calibri" w:eastAsia="Calibri" w:hAnsi="Calibri"/>
              <w:color w:val="000000"/>
            </w:rPr>
          </w:rPrChange>
        </w:rPr>
        <w:t xml:space="preserve">Document Content </w:t>
      </w:r>
      <w:r w:rsidRPr="00D14360">
        <w:rPr>
          <w:rFonts w:eastAsia="Calibri"/>
          <w:color w:val="000000"/>
          <w:rPrChange w:id="3531" w:author="Russell Ott" w:date="2022-05-16T11:47:00Z">
            <w:rPr>
              <w:rFonts w:ascii="Calibri" w:eastAsia="Calibri" w:hAnsi="Calibri"/>
              <w:color w:val="000000"/>
            </w:rPr>
          </w:rPrChange>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color w:val="000000"/>
          <w:rPrChange w:id="3532" w:author="Russell Ott" w:date="2022-05-16T11:47:00Z">
            <w:rPr>
              <w:rStyle w:val="FootnoteReference"/>
              <w:rFonts w:ascii="Calibri" w:eastAsia="Calibri" w:hAnsi="Calibri"/>
              <w:color w:val="000000"/>
            </w:rPr>
          </w:rPrChange>
        </w:rPr>
        <w:footnoteReference w:id="38"/>
      </w:r>
      <w:r w:rsidRPr="00D14360">
        <w:rPr>
          <w:color w:val="000000"/>
          <w:rPrChange w:id="3535" w:author="Russell Ott" w:date="2022-05-16T11:47:00Z">
            <w:rPr>
              <w:rFonts w:ascii="Calibri" w:eastAsia="Calibri" w:hAnsi="Calibri"/>
              <w:color w:val="000000"/>
            </w:rPr>
          </w:rPrChange>
        </w:rPr>
        <w:t xml:space="preserve"> </w:t>
      </w:r>
    </w:p>
    <w:p w14:paraId="55D788F0" w14:textId="77777777" w:rsidR="00A10C4D" w:rsidRPr="00D14360" w:rsidRDefault="00A10C4D" w:rsidP="00A75661">
      <w:pPr>
        <w:spacing w:after="240"/>
        <w:rPr>
          <w:rFonts w:ascii="Times New Roman" w:eastAsia="Calibri" w:hAnsi="Times New Roman"/>
          <w:color w:val="000000"/>
          <w:sz w:val="24"/>
          <w:szCs w:val="24"/>
          <w:rPrChange w:id="3536" w:author="Russell Ott" w:date="2022-05-16T11:47:00Z">
            <w:rPr>
              <w:rFonts w:ascii="Calibri" w:eastAsia="Calibri" w:hAnsi="Calibri"/>
              <w:color w:val="000000"/>
            </w:rPr>
          </w:rPrChange>
        </w:rPr>
      </w:pPr>
      <w:r w:rsidRPr="00D14360">
        <w:rPr>
          <w:color w:val="000000"/>
          <w:rPrChange w:id="3537" w:author="Russell Ott" w:date="2022-05-16T11:47:00Z">
            <w:rPr>
              <w:rFonts w:ascii="Calibri" w:eastAsia="Calibri" w:hAnsi="Calibri"/>
              <w:color w:val="000000"/>
            </w:rPr>
          </w:rPrChange>
        </w:rPr>
        <w:t xml:space="preserve">The C-CDA R2.1 specification does not include a conformance requirement addressing the need for this practice of maintaining act/observation IDs. The Joint </w:t>
      </w:r>
      <w:r w:rsidR="00614C1D" w:rsidRPr="00D14360">
        <w:rPr>
          <w:color w:val="000000"/>
          <w:rPrChange w:id="3538" w:author="Russell Ott" w:date="2022-05-16T11:47:00Z">
            <w:rPr>
              <w:rFonts w:ascii="Calibri" w:eastAsia="Calibri" w:hAnsi="Calibri"/>
              <w:color w:val="000000"/>
            </w:rPr>
          </w:rPrChange>
        </w:rPr>
        <w:t xml:space="preserve">Document Content </w:t>
      </w:r>
      <w:r w:rsidRPr="00D14360">
        <w:rPr>
          <w:rFonts w:eastAsia="Calibri"/>
          <w:color w:val="000000"/>
          <w:rPrChange w:id="3539" w:author="Russell Ott" w:date="2022-05-16T11:47:00Z">
            <w:rPr>
              <w:rFonts w:ascii="Calibri" w:eastAsia="Calibri" w:hAnsi="Calibri"/>
              <w:color w:val="000000"/>
            </w:rPr>
          </w:rPrChange>
        </w:rPr>
        <w:t>Work Group’s guidance adopts the practice as a strict requirement.</w:t>
      </w:r>
      <w:r w:rsidR="00CE769F" w:rsidRPr="00D14360">
        <w:rPr>
          <w:rStyle w:val="FootnoteReference"/>
          <w:color w:val="000000"/>
          <w:rPrChange w:id="3540" w:author="Russell Ott" w:date="2022-05-16T11:47:00Z">
            <w:rPr>
              <w:rStyle w:val="FootnoteReference"/>
              <w:rFonts w:ascii="Calibri" w:eastAsia="Calibri" w:hAnsi="Calibri"/>
              <w:color w:val="000000"/>
            </w:rPr>
          </w:rPrChange>
        </w:rPr>
        <w:footnoteReference w:id="39"/>
      </w:r>
      <w:r w:rsidR="00A765D9" w:rsidRPr="00D14360">
        <w:rPr>
          <w:color w:val="000000"/>
          <w:rPrChange w:id="3541" w:author="Russell Ott" w:date="2022-05-16T11:47:00Z">
            <w:rPr>
              <w:rFonts w:ascii="Calibri" w:eastAsia="Calibri" w:hAnsi="Calibri"/>
              <w:color w:val="000000"/>
            </w:rPr>
          </w:rPrChange>
        </w:rPr>
        <w:t xml:space="preserve"> </w:t>
      </w:r>
      <w:r w:rsidRPr="00D14360">
        <w:rPr>
          <w:color w:val="000000"/>
          <w:rPrChange w:id="3542" w:author="Russell Ott" w:date="2022-05-16T11:47:00Z">
            <w:rPr>
              <w:rFonts w:ascii="Calibri" w:eastAsia="Calibri" w:hAnsi="Calibri"/>
              <w:color w:val="000000"/>
            </w:rPr>
          </w:rPrChange>
        </w:rPr>
        <w:t>This Companion Guide recommends that implement</w:t>
      </w:r>
      <w:r w:rsidR="00A765D9" w:rsidRPr="00D14360">
        <w:rPr>
          <w:rFonts w:eastAsia="Calibri"/>
          <w:color w:val="000000"/>
          <w:rPrChange w:id="3543" w:author="Russell Ott" w:date="2022-05-16T11:47:00Z">
            <w:rPr>
              <w:rFonts w:ascii="Calibri" w:eastAsia="Calibri" w:hAnsi="Calibri"/>
              <w:color w:val="000000"/>
            </w:rPr>
          </w:rPrChange>
        </w:rPr>
        <w:t>ers</w:t>
      </w:r>
      <w:r w:rsidRPr="00D14360">
        <w:rPr>
          <w:rFonts w:eastAsia="Calibri"/>
          <w:color w:val="000000"/>
          <w:rPrChange w:id="3544" w:author="Russell Ott" w:date="2022-05-16T11:47:00Z">
            <w:rPr>
              <w:rFonts w:ascii="Calibri" w:eastAsia="Calibri" w:hAnsi="Calibri"/>
              <w:color w:val="000000"/>
            </w:rPr>
          </w:rPrChange>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8E236E" w:rsidRPr="00C64922" w14:paraId="3B420EAE" w14:textId="77777777" w:rsidTr="003A3D50">
        <w:trPr>
          <w:trHeight w:val="576"/>
        </w:trPr>
        <w:tc>
          <w:tcPr>
            <w:tcW w:w="715" w:type="dxa"/>
            <w:tcBorders>
              <w:right w:val="nil"/>
            </w:tcBorders>
            <w:shd w:val="clear" w:color="auto" w:fill="C6D9F1"/>
          </w:tcPr>
          <w:p w14:paraId="48AD3355" w14:textId="76B0A5FD" w:rsidR="00C246B7" w:rsidRPr="00C64922" w:rsidRDefault="00634398" w:rsidP="00C246B7">
            <w:pPr>
              <w:pStyle w:val="BodyText"/>
              <w:rPr>
                <w:noProof/>
              </w:rPr>
            </w:pPr>
            <w:del w:id="3545" w:author="Russell Ott" w:date="2022-05-16T11:47:00Z">
              <w:r>
                <w:rPr>
                  <w:noProof/>
                </w:rPr>
                <w:drawing>
                  <wp:anchor distT="0" distB="0" distL="114300" distR="114300" simplePos="0" relativeHeight="251758592" behindDoc="0" locked="0" layoutInCell="1" allowOverlap="1" wp14:anchorId="71DCDACF" wp14:editId="40C339CD">
                    <wp:simplePos x="0" y="0"/>
                    <wp:positionH relativeFrom="margin">
                      <wp:posOffset>-63500</wp:posOffset>
                    </wp:positionH>
                    <wp:positionV relativeFrom="margin">
                      <wp:posOffset>16510</wp:posOffset>
                    </wp:positionV>
                    <wp:extent cx="323215" cy="323215"/>
                    <wp:effectExtent l="0" t="0" r="0" b="0"/>
                    <wp:wrapNone/>
                    <wp:docPr id="3161"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46" w:author="Russell Ott" w:date="2022-05-16T11:47:00Z">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1C8D3807" w:rsidR="00FF6B69" w:rsidRPr="00D14360" w:rsidRDefault="00A10C4D" w:rsidP="00FF6B69">
      <w:pPr>
        <w:spacing w:before="240" w:after="240"/>
        <w:rPr>
          <w:rFonts w:ascii="Times New Roman" w:eastAsia="Calibri" w:hAnsi="Times New Roman"/>
          <w:color w:val="000000"/>
          <w:sz w:val="24"/>
          <w:szCs w:val="24"/>
          <w:rPrChange w:id="3547" w:author="Russell Ott" w:date="2022-05-16T11:47:00Z">
            <w:rPr>
              <w:rFonts w:ascii="Calibri" w:eastAsia="Calibri" w:hAnsi="Calibri"/>
              <w:color w:val="000000"/>
            </w:rPr>
          </w:rPrChange>
        </w:rPr>
      </w:pPr>
      <w:r w:rsidRPr="00D14360">
        <w:rPr>
          <w:color w:val="000000"/>
          <w:rPrChange w:id="3548" w:author="Russell Ott" w:date="2022-05-16T11:47:00Z">
            <w:rPr>
              <w:rFonts w:ascii="Calibri" w:eastAsia="Calibri" w:hAnsi="Calibri"/>
              <w:color w:val="000000"/>
            </w:rPr>
          </w:rPrChange>
        </w:rPr>
        <w:t xml:space="preserve">There are many situations where a document may be updated. For example, a </w:t>
      </w:r>
      <w:r w:rsidRPr="00D14360">
        <w:rPr>
          <w:color w:val="000000"/>
          <w:rPrChange w:id="3549" w:author="Russell Ott" w:date="2022-05-16T11:47:00Z">
            <w:rPr>
              <w:rFonts w:ascii="Calibri" w:eastAsia="Calibri" w:hAnsi="Calibri"/>
              <w:color w:val="000000"/>
            </w:rPr>
          </w:rPrChange>
        </w:rPr>
        <w:t xml:space="preserve">pending </w:t>
      </w:r>
      <w:del w:id="3550" w:author="Russell Ott" w:date="2022-05-16T11:47:00Z">
        <w:r w:rsidRPr="00D14360">
          <w:rPr>
            <w:rFonts w:ascii="Calibri" w:eastAsia="Calibri" w:hAnsi="Calibri" w:cs="Calibri"/>
            <w:color w:val="000000"/>
          </w:rPr>
          <w:delText>lab</w:delText>
        </w:r>
      </w:del>
      <w:ins w:id="3551" w:author="Russell Ott" w:date="2022-05-16T11:47:00Z">
        <w:r w:rsidRPr="00D14360">
          <w:rPr>
            <w:rFonts w:eastAsia="Calibri" w:cs="Calibri"/>
            <w:color w:val="000000"/>
          </w:rPr>
          <w:t>lab</w:t>
        </w:r>
        <w:r w:rsidR="001E18AB">
          <w:rPr>
            <w:rFonts w:eastAsia="Calibri" w:cs="Calibri"/>
            <w:color w:val="000000"/>
          </w:rPr>
          <w:t>oratory</w:t>
        </w:r>
      </w:ins>
      <w:r w:rsidRPr="00D14360">
        <w:rPr>
          <w:rFonts w:eastAsia="Calibri"/>
          <w:color w:val="000000"/>
          <w:rPrChange w:id="3552" w:author="Russell Ott" w:date="2022-05-16T11:47:00Z">
            <w:rPr>
              <w:rFonts w:ascii="Calibri" w:eastAsia="Calibri" w:hAnsi="Calibri"/>
              <w:color w:val="000000"/>
            </w:rPr>
          </w:rPrChange>
        </w:rPr>
        <w:t xml:space="preserve"> result or a missing note may trigger an update. The base CDA standard provides a mechanism to replace or append a previously sent document through the parentDocument relationship.</w:t>
      </w:r>
      <w:r w:rsidRPr="00D14360">
        <w:rPr>
          <w:rStyle w:val="FootnoteReference"/>
          <w:color w:val="000000"/>
          <w:rPrChange w:id="3553" w:author="Russell Ott" w:date="2022-05-16T11:47:00Z">
            <w:rPr>
              <w:rStyle w:val="FootnoteReference"/>
              <w:rFonts w:ascii="Calibri" w:eastAsia="Calibri" w:hAnsi="Calibri"/>
              <w:color w:val="000000"/>
            </w:rPr>
          </w:rPrChange>
        </w:rPr>
        <w:footnoteReference w:id="40"/>
      </w:r>
      <w:r w:rsidR="00FF6B69" w:rsidRPr="00D14360">
        <w:rPr>
          <w:color w:val="000000"/>
          <w:rPrChange w:id="3556" w:author="Russell Ott" w:date="2022-05-16T11:47:00Z">
            <w:rPr>
              <w:rFonts w:ascii="Calibri" w:eastAsia="Calibri" w:hAnsi="Calibri"/>
              <w:color w:val="000000"/>
            </w:rPr>
          </w:rPrChange>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00FF6B69" w:rsidRPr="00D14360">
        <w:rPr>
          <w:rStyle w:val="FootnoteReference"/>
          <w:color w:val="000000"/>
          <w:rPrChange w:id="3557" w:author="Russell Ott" w:date="2022-05-16T11:47:00Z">
            <w:rPr>
              <w:rStyle w:val="FootnoteReference"/>
              <w:rFonts w:ascii="Calibri" w:eastAsia="Calibri" w:hAnsi="Calibri"/>
              <w:color w:val="000000"/>
            </w:rPr>
          </w:rPrChange>
        </w:rPr>
        <w:footnoteReference w:id="4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70AB341D" w:rsidR="00C246B7" w:rsidRPr="00D14360" w:rsidRDefault="00634398" w:rsidP="00C246B7">
            <w:pPr>
              <w:pStyle w:val="BodyText"/>
              <w:rPr>
                <w:bCs/>
                <w:noProof/>
                <w:color w:val="000000"/>
              </w:rPr>
            </w:pPr>
            <w:del w:id="3560" w:author="Russell Ott" w:date="2022-05-16T11:47:00Z">
              <w:r>
                <w:rPr>
                  <w:noProof/>
                </w:rPr>
                <w:drawing>
                  <wp:anchor distT="0" distB="0" distL="114300" distR="114300" simplePos="0" relativeHeight="251760640" behindDoc="0" locked="0" layoutInCell="1" allowOverlap="1" wp14:anchorId="72FB38FD" wp14:editId="2AC636E0">
                    <wp:simplePos x="0" y="0"/>
                    <wp:positionH relativeFrom="margin">
                      <wp:posOffset>-64770</wp:posOffset>
                    </wp:positionH>
                    <wp:positionV relativeFrom="margin">
                      <wp:posOffset>15875</wp:posOffset>
                    </wp:positionV>
                    <wp:extent cx="323215" cy="323215"/>
                    <wp:effectExtent l="0" t="0" r="0" b="0"/>
                    <wp:wrapNone/>
                    <wp:docPr id="316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61" w:author="Russell Ott" w:date="2022-05-16T11:47:00Z">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1133F7AF" w:rsidR="00FF6B69" w:rsidRPr="00AD08FB" w:rsidRDefault="00634398" w:rsidP="00FF6B69">
            <w:pPr>
              <w:pStyle w:val="BodyText"/>
              <w:rPr>
                <w:bCs/>
                <w:noProof/>
                <w:color w:val="000000"/>
                <w:lang w:bidi="ar-SA"/>
              </w:rPr>
            </w:pPr>
            <w:del w:id="3562" w:author="Russell Ott" w:date="2022-05-16T11:47:00Z">
              <w:r>
                <w:rPr>
                  <w:noProof/>
                </w:rPr>
                <w:drawing>
                  <wp:anchor distT="0" distB="0" distL="114300" distR="114300" simplePos="0" relativeHeight="251762688" behindDoc="0" locked="0" layoutInCell="1" allowOverlap="1" wp14:anchorId="11B1B2EB" wp14:editId="692999A4">
                    <wp:simplePos x="0" y="0"/>
                    <wp:positionH relativeFrom="margin">
                      <wp:posOffset>-57785</wp:posOffset>
                    </wp:positionH>
                    <wp:positionV relativeFrom="margin">
                      <wp:posOffset>12700</wp:posOffset>
                    </wp:positionV>
                    <wp:extent cx="323215" cy="323215"/>
                    <wp:effectExtent l="0" t="0" r="0" b="0"/>
                    <wp:wrapNone/>
                    <wp:docPr id="3163"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63" w:author="Russell Ott" w:date="2022-05-16T11:47:00Z">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D870B49" w14:textId="77777777" w:rsidR="00FF6B69" w:rsidRPr="00AD08FB" w:rsidRDefault="00FF6B69" w:rsidP="00D14360">
            <w:pPr>
              <w:rPr>
                <w:rFonts w:ascii="Times New Roman" w:eastAsia="Times New Roman" w:hAnsi="Times New Roman"/>
                <w:sz w:val="24"/>
                <w:szCs w:val="24"/>
                <w:rPrChange w:id="3564" w:author="Russell Ott" w:date="2022-05-16T11:47:00Z">
                  <w:rPr>
                    <w:rFonts w:ascii="Calibri" w:hAnsi="Calibri"/>
                  </w:rPr>
                </w:rPrChange>
              </w:rPr>
            </w:pPr>
            <w:r w:rsidRPr="00AD08FB">
              <w:rPr>
                <w:rPrChange w:id="3565" w:author="Russell Ott" w:date="2022-05-16T11:47:00Z">
                  <w:rPr>
                    <w:rFonts w:ascii="Calibri" w:hAnsi="Calibri"/>
                  </w:rPr>
                </w:rPrChange>
              </w:rPr>
              <w:t xml:space="preserve">C-CDA Content Consumers SHOULD support replacing a prior version of a </w:t>
            </w:r>
            <w:r w:rsidRPr="00AD08FB">
              <w:rPr>
                <w:rPrChange w:id="3566" w:author="Russell Ott" w:date="2022-05-16T11:47:00Z">
                  <w:rPr>
                    <w:rFonts w:ascii="Calibri" w:hAnsi="Calibri"/>
                  </w:rPr>
                </w:rPrChange>
              </w:rPr>
              <w:t>document</w:t>
            </w:r>
            <w:r w:rsidR="00AE76D9" w:rsidRPr="00AD08FB">
              <w:rPr>
                <w:rPrChange w:id="3567" w:author="Russell Ott" w:date="2022-05-16T11:47:00Z">
                  <w:rPr>
                    <w:rFonts w:ascii="Calibri" w:hAnsi="Calibri"/>
                  </w:rPr>
                </w:rPrChange>
              </w:rPr>
              <w:t xml:space="preserve"> </w:t>
            </w:r>
            <w:r w:rsidR="00AE76D9" w:rsidRPr="00AD08FB">
              <w:rPr>
                <w:color w:val="000000"/>
                <w:rPrChange w:id="3568" w:author="Russell Ott" w:date="2022-05-16T11:47:00Z">
                  <w:rPr>
                    <w:rFonts w:ascii="Calibri" w:hAnsi="Calibri"/>
                    <w:color w:val="000000"/>
                  </w:rPr>
                </w:rPrChange>
              </w:rPr>
              <w:t xml:space="preserve">when a document is received that indicates it is a replacement for a prior document. </w:t>
            </w:r>
            <w:r w:rsidRPr="00AD08FB">
              <w:rPr>
                <w:b/>
                <w:rPrChange w:id="3569" w:author="Russell Ott" w:date="2022-05-16T11:47:00Z">
                  <w:rPr>
                    <w:rFonts w:ascii="Calibri" w:hAnsi="Calibri"/>
                    <w:b/>
                  </w:rPr>
                </w:rPrChange>
              </w:rPr>
              <w:t xml:space="preserve"> </w:t>
            </w:r>
            <w:r w:rsidR="00AA382A" w:rsidRPr="00AD08FB">
              <w:rPr>
                <w:b/>
                <w:color w:val="000000"/>
                <w:rPrChange w:id="3570" w:author="Russell Ott" w:date="2022-05-16T11:47:00Z">
                  <w:rPr>
                    <w:rFonts w:ascii="Calibri" w:hAnsi="Calibri"/>
                    <w:b/>
                    <w:color w:val="000000"/>
                  </w:rPr>
                </w:rPrChange>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ascii="Times New Roman" w:eastAsia="Calibri" w:hAnsi="Times New Roman"/>
          <w:color w:val="000000"/>
          <w:sz w:val="24"/>
          <w:szCs w:val="24"/>
          <w:rPrChange w:id="3571" w:author="Russell Ott" w:date="2022-05-16T11:47:00Z">
            <w:rPr>
              <w:rFonts w:ascii="Calibri" w:eastAsia="Calibri" w:hAnsi="Calibri"/>
              <w:color w:val="000000"/>
            </w:rPr>
          </w:rPrChange>
        </w:rPr>
      </w:pPr>
      <w:r w:rsidRPr="00D14360">
        <w:rPr>
          <w:color w:val="000000"/>
          <w:rPrChange w:id="3572" w:author="Russell Ott" w:date="2022-05-16T11:47:00Z">
            <w:rPr>
              <w:rFonts w:ascii="Calibri" w:eastAsia="Calibri" w:hAnsi="Calibri"/>
              <w:color w:val="000000"/>
            </w:rPr>
          </w:rPrChange>
        </w:rPr>
        <w:t xml:space="preserve">Chapter 7 of the HL7 CDA R2 Attachment IG: Exchange of C-CDA Based Documents, R1 – US Realm identifies conformance requirements when using C-CDA </w:t>
      </w:r>
      <w:r w:rsidRPr="00D14360">
        <w:rPr>
          <w:color w:val="000000"/>
          <w:rPrChange w:id="3573" w:author="Russell Ott" w:date="2022-05-16T11:47:00Z">
            <w:rPr>
              <w:rFonts w:ascii="Calibri" w:eastAsia="Calibri" w:hAnsi="Calibri"/>
              <w:color w:val="000000"/>
            </w:rPr>
          </w:rPrChange>
        </w:rPr>
        <w:t>documents for attachments shared with Payers.</w:t>
      </w:r>
      <w:r w:rsidR="00616B12">
        <w:rPr>
          <w:rStyle w:val="FootnoteReference"/>
          <w:color w:val="000000"/>
          <w:rPrChange w:id="3574" w:author="Russell Ott" w:date="2022-05-16T11:47:00Z">
            <w:rPr>
              <w:rStyle w:val="FootnoteReference"/>
              <w:rFonts w:ascii="Calibri" w:eastAsia="Calibri" w:hAnsi="Calibri"/>
              <w:color w:val="000000"/>
            </w:rPr>
          </w:rPrChange>
        </w:rPr>
        <w:footnoteReference w:id="42"/>
      </w:r>
      <w:r w:rsidRPr="00D14360">
        <w:rPr>
          <w:color w:val="000000"/>
          <w:rPrChange w:id="3575" w:author="Russell Ott" w:date="2022-05-16T11:47:00Z">
            <w:rPr>
              <w:rFonts w:ascii="Calibri" w:eastAsia="Calibri" w:hAnsi="Calibri"/>
              <w:color w:val="000000"/>
            </w:rPr>
          </w:rPrChange>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576" w:author="Russell Ott" w:date="2022-05-16T11:47:00Z">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5"/>
        <w:tblGridChange w:id="3577">
          <w:tblGrid>
            <w:gridCol w:w="725"/>
            <w:gridCol w:w="8635"/>
          </w:tblGrid>
        </w:tblGridChange>
      </w:tblGrid>
      <w:tr w:rsidR="00F34381" w:rsidRPr="00C64922" w14:paraId="17410F35" w14:textId="77777777" w:rsidTr="007770C6">
        <w:tc>
          <w:tcPr>
            <w:tcW w:w="725" w:type="dxa"/>
            <w:tcBorders>
              <w:left w:val="single" w:sz="4" w:space="0" w:color="auto"/>
              <w:right w:val="nil"/>
            </w:tcBorders>
            <w:shd w:val="clear" w:color="auto" w:fill="C6D9F1"/>
            <w:tcPrChange w:id="3578" w:author="Russell Ott" w:date="2022-05-16T11:47:00Z">
              <w:tcPr>
                <w:tcW w:w="725" w:type="dxa"/>
                <w:tcBorders>
                  <w:left w:val="single" w:sz="4" w:space="0" w:color="auto"/>
                  <w:right w:val="nil"/>
                </w:tcBorders>
                <w:shd w:val="clear" w:color="auto" w:fill="auto"/>
              </w:tcPr>
            </w:tcPrChange>
          </w:tcPr>
          <w:p w14:paraId="49F5982B" w14:textId="7BF81239" w:rsidR="001A1780" w:rsidRPr="00D14360" w:rsidRDefault="00634398" w:rsidP="00D14360">
            <w:pPr>
              <w:autoSpaceDE w:val="0"/>
              <w:autoSpaceDN w:val="0"/>
              <w:adjustRightInd w:val="0"/>
              <w:spacing w:after="120"/>
              <w:ind w:left="792" w:hanging="806"/>
              <w:rPr>
                <w:b/>
                <w:color w:val="000000"/>
                <w:rPrChange w:id="3579" w:author="Russell Ott" w:date="2022-05-16T11:47:00Z">
                  <w:rPr>
                    <w:rFonts w:ascii="Calibri" w:eastAsia="Calibri" w:hAnsi="Calibri"/>
                    <w:b/>
                    <w:color w:val="000000"/>
                  </w:rPr>
                </w:rPrChange>
              </w:rPr>
            </w:pPr>
            <w:del w:id="3580" w:author="Russell Ott" w:date="2022-05-16T11:47:00Z">
              <w:r>
                <w:rPr>
                  <w:noProof/>
                </w:rPr>
                <w:drawing>
                  <wp:anchor distT="0" distB="0" distL="114300" distR="114300" simplePos="0" relativeHeight="251764736" behindDoc="0" locked="0" layoutInCell="1" allowOverlap="1" wp14:anchorId="76E01941" wp14:editId="0E35B8E5">
                    <wp:simplePos x="0" y="0"/>
                    <wp:positionH relativeFrom="margin">
                      <wp:posOffset>-24130</wp:posOffset>
                    </wp:positionH>
                    <wp:positionV relativeFrom="margin">
                      <wp:posOffset>56515</wp:posOffset>
                    </wp:positionV>
                    <wp:extent cx="323215" cy="323215"/>
                    <wp:effectExtent l="0" t="0" r="0" b="0"/>
                    <wp:wrapSquare wrapText="bothSides"/>
                    <wp:docPr id="3164"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81" w:author="Russell Ott" w:date="2022-05-16T11:47:00Z">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Change w:id="3582" w:author="Russell Ott" w:date="2022-05-16T11:47:00Z">
              <w:tcPr>
                <w:tcW w:w="8635" w:type="dxa"/>
                <w:tcBorders>
                  <w:left w:val="nil"/>
                </w:tcBorders>
                <w:shd w:val="clear" w:color="auto" w:fill="auto"/>
              </w:tcPr>
            </w:tcPrChange>
          </w:tcPr>
          <w:p w14:paraId="6DDB75BF" w14:textId="77777777" w:rsidR="001A1780" w:rsidRPr="00D14360" w:rsidRDefault="001A1780" w:rsidP="00D14360">
            <w:pPr>
              <w:autoSpaceDE w:val="0"/>
              <w:autoSpaceDN w:val="0"/>
              <w:adjustRightInd w:val="0"/>
              <w:spacing w:after="120"/>
              <w:ind w:left="-14" w:hanging="14"/>
              <w:rPr>
                <w:rFonts w:ascii="Times New Roman" w:eastAsia="Calibri" w:hAnsi="Times New Roman"/>
                <w:color w:val="000000"/>
                <w:sz w:val="24"/>
                <w:szCs w:val="24"/>
                <w:rPrChange w:id="3583" w:author="Russell Ott" w:date="2022-05-16T11:47:00Z">
                  <w:rPr>
                    <w:rFonts w:ascii="Calibri" w:eastAsia="Calibri" w:hAnsi="Calibri"/>
                    <w:color w:val="000000"/>
                  </w:rPr>
                </w:rPrChange>
              </w:rPr>
            </w:pPr>
            <w:r w:rsidRPr="00D14360">
              <w:rPr>
                <w:color w:val="000000"/>
                <w:rPrChange w:id="3584" w:author="Russell Ott" w:date="2022-05-16T11:47:00Z">
                  <w:rPr>
                    <w:rFonts w:ascii="Calibri" w:eastAsia="Calibri" w:hAnsi="Calibri"/>
                    <w:color w:val="000000"/>
                  </w:rPr>
                </w:rPrChange>
              </w:rPr>
              <w:t>Document creators SHOULD use the setId and version in the US Realm Header to identify a spe</w:t>
            </w:r>
            <w:r w:rsidRPr="00D14360">
              <w:rPr>
                <w:color w:val="000000"/>
                <w:rPrChange w:id="3585" w:author="Russell Ott" w:date="2022-05-16T11:47:00Z">
                  <w:rPr>
                    <w:rFonts w:ascii="Calibri" w:eastAsia="Calibri" w:hAnsi="Calibri"/>
                    <w:color w:val="000000"/>
                  </w:rPr>
                </w:rPrChange>
              </w:rPr>
              <w:t>cific document (document type, patient and visit) the initial version and any successor documents shall use the same setId and increment the version.</w:t>
            </w:r>
            <w:r w:rsidR="00F34381" w:rsidRPr="00D14360">
              <w:rPr>
                <w:rFonts w:eastAsia="Calibri"/>
                <w:color w:val="000000"/>
                <w:rPrChange w:id="3586" w:author="Russell Ott" w:date="2022-05-16T11:47:00Z">
                  <w:rPr>
                    <w:rFonts w:ascii="Calibri" w:eastAsia="Calibri" w:hAnsi="Calibri"/>
                    <w:color w:val="000000"/>
                  </w:rPr>
                </w:rPrChange>
              </w:rPr>
              <w:t xml:space="preserve"> </w:t>
            </w:r>
            <w:r w:rsidR="00F34381" w:rsidRPr="00D14360">
              <w:rPr>
                <w:b/>
                <w:bCs/>
              </w:rPr>
              <w:t>[</w:t>
            </w:r>
            <w:r w:rsidR="00F34381" w:rsidRPr="00D14360">
              <w:rPr>
                <w:b/>
                <w:color w:val="000000"/>
                <w:rPrChange w:id="3587" w:author="Russell Ott" w:date="2022-05-16T11:47:00Z">
                  <w:rPr>
                    <w:rFonts w:ascii="Calibri" w:eastAsia="Calibri" w:hAnsi="Calibri"/>
                    <w:b/>
                    <w:color w:val="000000"/>
                  </w:rPr>
                </w:rPrChange>
              </w:rPr>
              <w:t>AIGEX-DS1</w:t>
            </w:r>
            <w:r w:rsidR="00F34381" w:rsidRPr="00D14360">
              <w:rPr>
                <w:b/>
                <w:bCs/>
              </w:rPr>
              <w:t>]</w:t>
            </w:r>
          </w:p>
        </w:tc>
      </w:tr>
    </w:tbl>
    <w:p w14:paraId="35F1309B" w14:textId="77777777" w:rsidR="00264F83" w:rsidRPr="00D14360" w:rsidRDefault="00264F83" w:rsidP="00A76075">
      <w:pPr>
        <w:spacing w:after="120"/>
        <w:rPr>
          <w:color w:val="000000"/>
          <w:rPrChange w:id="3588" w:author="Russell Ott" w:date="2022-05-16T11:47:00Z">
            <w:rPr>
              <w:rFonts w:ascii="Calibri" w:eastAsia="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3E02DA6B" w:rsidR="00AE76D9" w:rsidRPr="00C64922" w:rsidRDefault="00634398" w:rsidP="00A75344">
            <w:pPr>
              <w:pStyle w:val="BodyText"/>
              <w:rPr>
                <w:noProof/>
              </w:rPr>
            </w:pPr>
            <w:del w:id="3589" w:author="Russell Ott" w:date="2022-05-16T11:47:00Z">
              <w:r>
                <w:rPr>
                  <w:noProof/>
                </w:rPr>
                <w:drawing>
                  <wp:anchor distT="0" distB="0" distL="114300" distR="114300" simplePos="0" relativeHeight="251766784" behindDoc="0" locked="0" layoutInCell="1" allowOverlap="1" wp14:anchorId="0E8221AD" wp14:editId="3152A56B">
                    <wp:simplePos x="0" y="0"/>
                    <wp:positionH relativeFrom="margin">
                      <wp:posOffset>4445</wp:posOffset>
                    </wp:positionH>
                    <wp:positionV relativeFrom="margin">
                      <wp:posOffset>33655</wp:posOffset>
                    </wp:positionV>
                    <wp:extent cx="323215" cy="323215"/>
                    <wp:effectExtent l="0" t="0" r="0" b="0"/>
                    <wp:wrapNone/>
                    <wp:docPr id="3165"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90" w:author="Russell Ott" w:date="2022-05-16T11:47:00Z">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4AA0BCDB" w:rsidR="00C246B7" w:rsidRPr="00C64922" w:rsidRDefault="00634398" w:rsidP="00C246B7">
            <w:pPr>
              <w:pStyle w:val="BodyText"/>
              <w:rPr>
                <w:noProof/>
              </w:rPr>
            </w:pPr>
            <w:del w:id="3591" w:author="Russell Ott" w:date="2022-05-16T11:47:00Z">
              <w:r>
                <w:rPr>
                  <w:noProof/>
                </w:rPr>
                <w:drawing>
                  <wp:anchor distT="0" distB="0" distL="114300" distR="114300" simplePos="0" relativeHeight="251768832" behindDoc="0" locked="0" layoutInCell="1" allowOverlap="1" wp14:anchorId="137A063D" wp14:editId="4B4DFC1F">
                    <wp:simplePos x="0" y="0"/>
                    <wp:positionH relativeFrom="margin">
                      <wp:posOffset>10160</wp:posOffset>
                    </wp:positionH>
                    <wp:positionV relativeFrom="margin">
                      <wp:posOffset>32385</wp:posOffset>
                    </wp:positionV>
                    <wp:extent cx="323215" cy="323215"/>
                    <wp:effectExtent l="0" t="0" r="0" b="0"/>
                    <wp:wrapNone/>
                    <wp:docPr id="3166"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92" w:author="Russell Ott" w:date="2022-05-16T11:47:00Z">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ascii="Times New Roman" w:eastAsia="Calibri" w:hAnsi="Times New Roman"/>
          <w:color w:val="000000"/>
          <w:sz w:val="24"/>
          <w:szCs w:val="24"/>
          <w:rPrChange w:id="3593" w:author="Russell Ott" w:date="2022-05-16T11:47:00Z">
            <w:rPr>
              <w:rFonts w:ascii="Calibri" w:eastAsia="Calibri" w:hAnsi="Calibri"/>
              <w:color w:val="000000"/>
            </w:rPr>
          </w:rPrChange>
        </w:rPr>
      </w:pPr>
      <w:r w:rsidRPr="00D14360">
        <w:rPr>
          <w:color w:val="000000"/>
          <w:rPrChange w:id="3594" w:author="Russell Ott" w:date="2022-05-16T11:47:00Z">
            <w:rPr>
              <w:rFonts w:ascii="Calibri" w:eastAsia="Calibri" w:hAnsi="Calibri"/>
              <w:color w:val="000000"/>
            </w:rPr>
          </w:rPrChange>
        </w:rPr>
        <w:t xml:space="preserve">The Joint </w:t>
      </w:r>
      <w:r w:rsidR="00614C1D" w:rsidRPr="00D14360">
        <w:rPr>
          <w:color w:val="000000"/>
          <w:rPrChange w:id="3595" w:author="Russell Ott" w:date="2022-05-16T11:47:00Z">
            <w:rPr>
              <w:rFonts w:ascii="Calibri" w:eastAsia="Calibri" w:hAnsi="Calibri"/>
              <w:color w:val="000000"/>
            </w:rPr>
          </w:rPrChange>
        </w:rPr>
        <w:t xml:space="preserve">Document Content </w:t>
      </w:r>
      <w:r w:rsidRPr="00D14360">
        <w:rPr>
          <w:rFonts w:eastAsia="Calibri"/>
          <w:color w:val="000000"/>
          <w:rPrChange w:id="3596" w:author="Russell Ott" w:date="2022-05-16T11:47:00Z">
            <w:rPr>
              <w:rFonts w:ascii="Calibri" w:eastAsia="Calibri" w:hAnsi="Calibri"/>
              <w:color w:val="000000"/>
            </w:rPr>
          </w:rPrChange>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ascii="Times New Roman" w:eastAsia="Calibri" w:hAnsi="Times New Roman"/>
          <w:color w:val="000000"/>
          <w:sz w:val="24"/>
          <w:szCs w:val="24"/>
          <w:rPrChange w:id="3597" w:author="Russell Ott" w:date="2022-05-16T11:47:00Z">
            <w:rPr>
              <w:rFonts w:ascii="Calibri" w:eastAsia="Calibri" w:hAnsi="Calibri"/>
              <w:color w:val="000000"/>
            </w:rPr>
          </w:rPrChange>
        </w:rPr>
      </w:pPr>
      <w:r w:rsidRPr="00D14360">
        <w:rPr>
          <w:color w:val="000000"/>
          <w:rPrChange w:id="3598" w:author="Russell Ott" w:date="2022-05-16T11:47:00Z">
            <w:rPr>
              <w:rFonts w:ascii="Calibri" w:eastAsia="Calibri" w:hAnsi="Calibri"/>
              <w:color w:val="000000"/>
            </w:rPr>
          </w:rPrChange>
        </w:rPr>
        <w:t>NOTE: IHE calls CDA templates “content modules”.</w:t>
      </w:r>
    </w:p>
    <w:p w14:paraId="61D04EE3" w14:textId="77777777" w:rsidR="00A10C4D" w:rsidRPr="00D14360" w:rsidRDefault="00A10C4D" w:rsidP="005E7793">
      <w:pPr>
        <w:spacing w:after="240"/>
        <w:rPr>
          <w:rFonts w:ascii="Times New Roman" w:eastAsia="Calibri" w:hAnsi="Times New Roman"/>
          <w:color w:val="000000"/>
          <w:sz w:val="24"/>
          <w:szCs w:val="24"/>
          <w:rPrChange w:id="3599" w:author="Russell Ott" w:date="2022-05-16T11:47:00Z">
            <w:rPr>
              <w:rFonts w:ascii="Calibri" w:eastAsia="Calibri" w:hAnsi="Calibri"/>
              <w:color w:val="000000"/>
            </w:rPr>
          </w:rPrChange>
        </w:rPr>
      </w:pPr>
      <w:r w:rsidRPr="00D14360">
        <w:rPr>
          <w:color w:val="000000"/>
          <w:rPrChange w:id="3600" w:author="Russell Ott" w:date="2022-05-16T11:47:00Z">
            <w:rPr>
              <w:rFonts w:ascii="Calibri" w:eastAsia="Calibri" w:hAnsi="Calibri"/>
              <w:color w:val="000000"/>
            </w:rPr>
          </w:rPrChange>
        </w:rPr>
        <w:t>The guidance states, “While not required, systems should consider including this act, or a similar indicator, to explicitly state a list has bee</w:t>
      </w:r>
      <w:r w:rsidRPr="00D14360">
        <w:rPr>
          <w:color w:val="000000"/>
          <w:rPrChange w:id="3601" w:author="Russell Ott" w:date="2022-05-16T11:47:00Z">
            <w:rPr>
              <w:rFonts w:ascii="Calibri" w:eastAsia="Calibri" w:hAnsi="Calibri"/>
              <w:color w:val="000000"/>
            </w:rPr>
          </w:rPrChange>
        </w:rPr>
        <w:t>n reconciled.” The guidance also notes, “Only include if the system is confident a user reconciled the list. This should not be included if a clinician simply reviewed the list and did not reconcile it.”</w:t>
      </w:r>
      <w:r w:rsidRPr="00D14360">
        <w:rPr>
          <w:rStyle w:val="FootnoteReference"/>
          <w:color w:val="000000"/>
          <w:rPrChange w:id="3602" w:author="Russell Ott" w:date="2022-05-16T11:47:00Z">
            <w:rPr>
              <w:rStyle w:val="FootnoteReference"/>
              <w:rFonts w:ascii="Calibri" w:eastAsia="Calibri" w:hAnsi="Calibri"/>
              <w:color w:val="000000"/>
            </w:rPr>
          </w:rPrChange>
        </w:rPr>
        <w:footnoteReference w:id="4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09CE0051" w:rsidR="00C246B7" w:rsidRPr="00C64922" w:rsidRDefault="00634398" w:rsidP="00C246B7">
            <w:pPr>
              <w:pStyle w:val="BodyText"/>
              <w:rPr>
                <w:noProof/>
              </w:rPr>
            </w:pPr>
            <w:del w:id="3605" w:author="Russell Ott" w:date="2022-05-16T11:47:00Z">
              <w:r>
                <w:rPr>
                  <w:noProof/>
                </w:rPr>
                <w:drawing>
                  <wp:anchor distT="0" distB="0" distL="114300" distR="114300" simplePos="0" relativeHeight="251770880" behindDoc="0" locked="0" layoutInCell="1" allowOverlap="1" wp14:anchorId="3EEEC8BE" wp14:editId="6997E608">
                    <wp:simplePos x="0" y="0"/>
                    <wp:positionH relativeFrom="margin">
                      <wp:posOffset>-57785</wp:posOffset>
                    </wp:positionH>
                    <wp:positionV relativeFrom="margin">
                      <wp:posOffset>12700</wp:posOffset>
                    </wp:positionV>
                    <wp:extent cx="323215" cy="323215"/>
                    <wp:effectExtent l="0" t="0" r="0" b="0"/>
                    <wp:wrapNone/>
                    <wp:docPr id="316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06" w:author="Russell Ott" w:date="2022-05-16T11:47:00Z">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ascii="Times New Roman" w:eastAsia="Calibri" w:hAnsi="Times New Roman"/>
          <w:color w:val="000000"/>
          <w:sz w:val="24"/>
          <w:szCs w:val="24"/>
          <w:rPrChange w:id="3607" w:author="Russell Ott" w:date="2022-05-16T11:47:00Z">
            <w:rPr>
              <w:rFonts w:ascii="Calibri" w:eastAsia="Calibri" w:hAnsi="Calibri"/>
              <w:color w:val="000000"/>
            </w:rPr>
          </w:rPrChange>
        </w:rPr>
      </w:pPr>
      <w:r w:rsidRPr="00D14360">
        <w:rPr>
          <w:b/>
          <w:color w:val="000000"/>
          <w:rPrChange w:id="3608" w:author="Russell Ott" w:date="2022-05-16T11:47:00Z">
            <w:rPr>
              <w:rFonts w:ascii="Calibri" w:eastAsia="Calibri" w:hAnsi="Calibri"/>
              <w:b/>
              <w:color w:val="000000"/>
            </w:rPr>
          </w:rPrChange>
        </w:rPr>
        <w:t>Reference:</w:t>
      </w:r>
      <w:r w:rsidRPr="00D14360">
        <w:rPr>
          <w:color w:val="000000"/>
          <w:rPrChange w:id="3609" w:author="Russell Ott" w:date="2022-05-16T11:47:00Z">
            <w:rPr>
              <w:rFonts w:ascii="Calibri" w:eastAsia="Calibri" w:hAnsi="Calibri"/>
              <w:color w:val="000000"/>
            </w:rPr>
          </w:rPrChange>
        </w:rPr>
        <w:t xml:space="preserve"> </w:t>
      </w:r>
      <w:r w:rsidR="001A0138">
        <w:fldChar w:fldCharType="begin"/>
      </w:r>
      <w:r w:rsidR="001A0138">
        <w:instrText xml:space="preserve"> HYPERLINK \l "_Declaring_Business_Rules" </w:instrText>
      </w:r>
      <w:r w:rsidR="001A0138">
        <w:fldChar w:fldCharType="separate"/>
      </w:r>
      <w:r w:rsidR="00693FC4" w:rsidRPr="00AD08FB">
        <w:rPr>
          <w:rStyle w:val="Hyperlink"/>
          <w:color w:val="000000"/>
          <w:u w:val="none"/>
          <w:rPrChange w:id="3610" w:author="Russell Ott" w:date="2022-05-16T11:47:00Z">
            <w:rPr>
              <w:rStyle w:val="Hyperlink"/>
              <w:rFonts w:ascii="Calibri" w:eastAsia="Calibri" w:hAnsi="Calibri"/>
              <w:color w:val="000000"/>
              <w:u w:val="none"/>
            </w:rPr>
          </w:rPrChange>
        </w:rPr>
        <w:t xml:space="preserve"> </w:t>
      </w:r>
      <w:r w:rsidR="00693FC4" w:rsidRPr="007770C6">
        <w:rPr>
          <w:rStyle w:val="Hyperlink"/>
          <w:rPrChange w:id="3611" w:author="Russell Ott" w:date="2022-05-16T11:47:00Z">
            <w:rPr>
              <w:rStyle w:val="Hyperlink"/>
              <w:rFonts w:ascii="Calibri" w:eastAsia="Calibri" w:hAnsi="Calibri"/>
              <w:color w:val="000000"/>
              <w:u w:val="none"/>
            </w:rPr>
          </w:rPrChange>
        </w:rPr>
        <w:t>4.2.8 Declaring Business Rules that Limit Section Content</w:t>
      </w:r>
      <w:r w:rsidRPr="00AD08FB">
        <w:rPr>
          <w:rStyle w:val="Hyperlink"/>
          <w:rFonts w:eastAsia="Calibri"/>
          <w:color w:val="000000"/>
          <w:u w:val="none"/>
          <w:rPrChange w:id="3612" w:author="Russell Ott" w:date="2022-05-16T11:47:00Z">
            <w:rPr>
              <w:rStyle w:val="Hyperlink"/>
              <w:rFonts w:ascii="Calibri" w:eastAsia="Calibri" w:hAnsi="Calibri"/>
              <w:color w:val="000000"/>
              <w:u w:val="none"/>
            </w:rPr>
          </w:rPrChange>
        </w:rPr>
        <w:t>;</w:t>
      </w:r>
      <w:r w:rsidR="001A0138">
        <w:rPr>
          <w:rStyle w:val="Hyperlink"/>
          <w:color w:val="000000"/>
          <w:u w:val="none"/>
          <w:rPrChange w:id="3613" w:author="Russell Ott" w:date="2022-05-16T11:47:00Z">
            <w:rPr>
              <w:rStyle w:val="Hyperlink"/>
              <w:rFonts w:ascii="Calibri" w:hAnsi="Calibri"/>
              <w:color w:val="000000"/>
              <w:u w:val="none"/>
            </w:rPr>
          </w:rPrChange>
        </w:rPr>
        <w:fldChar w:fldCharType="end"/>
      </w:r>
      <w:r w:rsidR="00A10C4D" w:rsidRPr="00AD08FB">
        <w:rPr>
          <w:color w:val="000000"/>
          <w:rPrChange w:id="3614" w:author="Russell Ott" w:date="2022-05-16T11:47:00Z">
            <w:rPr>
              <w:rFonts w:ascii="Calibri" w:eastAsia="Calibri" w:hAnsi="Calibri"/>
              <w:color w:val="000000"/>
            </w:rPr>
          </w:rPrChange>
        </w:rPr>
        <w:t xml:space="preserve"> </w:t>
      </w:r>
      <w:r w:rsidR="001A0138">
        <w:fldChar w:fldCharType="begin"/>
      </w:r>
      <w:r w:rsidR="001A0138">
        <w:instrText xml:space="preserve"> HYPERLINK \l "_Specifying_Time_Intervals" </w:instrText>
      </w:r>
      <w:r w:rsidR="001A0138">
        <w:fldChar w:fldCharType="separate"/>
      </w:r>
      <w:r w:rsidR="00A10C4D" w:rsidRPr="007770C6">
        <w:rPr>
          <w:rStyle w:val="Hyperlink"/>
          <w:rPrChange w:id="3615" w:author="Russell Ott" w:date="2022-05-16T11:47:00Z">
            <w:rPr>
              <w:rStyle w:val="Hyperlink"/>
              <w:rFonts w:ascii="Calibri" w:eastAsia="Calibri" w:hAnsi="Calibri"/>
              <w:color w:val="000000"/>
              <w:u w:val="none"/>
            </w:rPr>
          </w:rPrChange>
        </w:rPr>
        <w:t>5.</w:t>
      </w:r>
      <w:r w:rsidR="00A26B75" w:rsidRPr="007770C6">
        <w:rPr>
          <w:rStyle w:val="Hyperlink"/>
          <w:rFonts w:eastAsia="Calibri"/>
          <w:rPrChange w:id="3616" w:author="Russell Ott" w:date="2022-05-16T11:47:00Z">
            <w:rPr>
              <w:rStyle w:val="Hyperlink"/>
              <w:rFonts w:ascii="Calibri" w:eastAsia="Calibri" w:hAnsi="Calibri"/>
              <w:color w:val="000000"/>
              <w:u w:val="none"/>
            </w:rPr>
          </w:rPrChange>
        </w:rPr>
        <w:t>1.</w:t>
      </w:r>
      <w:r w:rsidR="00567AB0" w:rsidRPr="007770C6">
        <w:rPr>
          <w:rStyle w:val="Hyperlink"/>
          <w:rFonts w:eastAsia="Calibri"/>
          <w:rPrChange w:id="3617" w:author="Russell Ott" w:date="2022-05-16T11:47:00Z">
            <w:rPr>
              <w:rStyle w:val="Hyperlink"/>
              <w:rFonts w:ascii="Calibri" w:eastAsia="Calibri" w:hAnsi="Calibri"/>
              <w:color w:val="000000"/>
              <w:u w:val="none"/>
            </w:rPr>
          </w:rPrChange>
        </w:rPr>
        <w:t>8 Specifying Time Intervals for Sections with Limits</w:t>
      </w:r>
      <w:r w:rsidR="001A0138">
        <w:rPr>
          <w:rStyle w:val="Hyperlink"/>
          <w:rPrChange w:id="3618" w:author="Russell Ott" w:date="2022-05-16T11:47:00Z">
            <w:rPr>
              <w:rStyle w:val="Hyperlink"/>
              <w:rFonts w:ascii="Calibri" w:hAnsi="Calibri"/>
              <w:color w:val="000000"/>
              <w:u w:val="none"/>
            </w:rPr>
          </w:rPrChange>
        </w:rPr>
        <w:fldChar w:fldCharType="end"/>
      </w:r>
    </w:p>
    <w:p w14:paraId="3450DA91" w14:textId="77777777" w:rsidR="00A10C4D" w:rsidRDefault="00A10C4D" w:rsidP="00F10C7C">
      <w:pPr>
        <w:pStyle w:val="Heading3"/>
      </w:pPr>
      <w:bookmarkStart w:id="3619" w:name="_4n20rgioqf2d" w:colFirst="0" w:colLast="0"/>
      <w:bookmarkStart w:id="3620" w:name="_Toc10695566"/>
      <w:bookmarkStart w:id="3621" w:name="_Toc11043562"/>
      <w:bookmarkStart w:id="3622" w:name="_Toc11045560"/>
      <w:bookmarkStart w:id="3623" w:name="_Toc11391230"/>
      <w:bookmarkStart w:id="3624" w:name="_Toc103262628"/>
      <w:bookmarkStart w:id="3625" w:name="_Toc22823373"/>
      <w:bookmarkEnd w:id="3619"/>
      <w:r w:rsidRPr="00C64922">
        <w:t>Content Consumer Responsibilities</w:t>
      </w:r>
      <w:bookmarkEnd w:id="3620"/>
      <w:bookmarkEnd w:id="3621"/>
      <w:bookmarkEnd w:id="3622"/>
      <w:bookmarkEnd w:id="3623"/>
      <w:bookmarkEnd w:id="3624"/>
      <w:bookmarkEnd w:id="3625"/>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0360A5EA" w:rsidR="00C246B7" w:rsidRPr="00C64922" w:rsidRDefault="00634398" w:rsidP="00C246B7">
            <w:pPr>
              <w:pStyle w:val="BodyText"/>
              <w:rPr>
                <w:noProof/>
              </w:rPr>
            </w:pPr>
            <w:del w:id="3626" w:author="Russell Ott" w:date="2022-05-16T11:47:00Z">
              <w:r>
                <w:rPr>
                  <w:noProof/>
                </w:rPr>
                <w:drawing>
                  <wp:anchor distT="0" distB="0" distL="114300" distR="114300" simplePos="0" relativeHeight="251772928" behindDoc="0" locked="0" layoutInCell="1" allowOverlap="1" wp14:anchorId="2DC9AFCA" wp14:editId="2D69B18D">
                    <wp:simplePos x="0" y="0"/>
                    <wp:positionH relativeFrom="margin">
                      <wp:posOffset>-57785</wp:posOffset>
                    </wp:positionH>
                    <wp:positionV relativeFrom="margin">
                      <wp:posOffset>12700</wp:posOffset>
                    </wp:positionV>
                    <wp:extent cx="323215" cy="323215"/>
                    <wp:effectExtent l="0" t="0" r="0" b="0"/>
                    <wp:wrapNone/>
                    <wp:docPr id="3169"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27" w:author="Russell Ott" w:date="2022-05-16T11:47:00Z">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ascii="Times New Roman" w:eastAsia="Calibri" w:hAnsi="Times New Roman"/>
          <w:color w:val="000000"/>
          <w:sz w:val="24"/>
          <w:szCs w:val="24"/>
          <w:rPrChange w:id="3628" w:author="Russell Ott" w:date="2022-05-16T11:47:00Z">
            <w:rPr>
              <w:rFonts w:ascii="Calibri" w:eastAsia="Calibri" w:hAnsi="Calibri"/>
              <w:color w:val="000000"/>
            </w:rPr>
          </w:rPrChange>
        </w:rPr>
      </w:pPr>
      <w:r w:rsidRPr="00D14360">
        <w:rPr>
          <w:color w:val="000000"/>
          <w:rPrChange w:id="3629" w:author="Russell Ott" w:date="2022-05-16T11:47:00Z">
            <w:rPr>
              <w:rFonts w:ascii="Calibri" w:eastAsia="Calibri" w:hAnsi="Calibri"/>
              <w:color w:val="000000"/>
            </w:rPr>
          </w:rPrChange>
        </w:rPr>
        <w:t xml:space="preserve">Chapter 7 of the HL7 CDA R2 </w:t>
      </w:r>
      <w:r w:rsidRPr="00D14360">
        <w:rPr>
          <w:color w:val="000000"/>
          <w:rPrChange w:id="3630" w:author="Russell Ott" w:date="2022-05-16T11:47:00Z">
            <w:rPr>
              <w:rFonts w:ascii="Calibri" w:eastAsia="Calibri" w:hAnsi="Calibri"/>
              <w:color w:val="000000"/>
            </w:rPr>
          </w:rPrChange>
        </w:rPr>
        <w:t>Attachment IG: Exchange of C-CDA Based Documents, R1 – US Realm identifies conformance requirements when using C-CDA documents for attachments shared with Payers.</w:t>
      </w:r>
      <w:r w:rsidR="00DF16F7" w:rsidRPr="00D14360">
        <w:rPr>
          <w:rStyle w:val="FootnoteReference"/>
          <w:color w:val="000000"/>
          <w:rPrChange w:id="3631" w:author="Russell Ott" w:date="2022-05-16T11:47:00Z">
            <w:rPr>
              <w:rStyle w:val="FootnoteReference"/>
              <w:rFonts w:ascii="Calibri" w:eastAsia="Calibri" w:hAnsi="Calibri"/>
              <w:color w:val="000000"/>
            </w:rPr>
          </w:rPrChange>
        </w:rPr>
        <w:footnoteReference w:id="44"/>
      </w:r>
      <w:r w:rsidRPr="00D14360">
        <w:rPr>
          <w:color w:val="000000"/>
          <w:rPrChange w:id="3632" w:author="Russell Ott" w:date="2022-05-16T11:47:00Z">
            <w:rPr>
              <w:rFonts w:ascii="Calibri" w:eastAsia="Calibri" w:hAnsi="Calibri"/>
              <w:color w:val="000000"/>
            </w:rPr>
          </w:rPrChange>
        </w:rPr>
        <w:t xml:space="preserve"> Chapter 7.4 establishes these conformance rules which apply to Content Consumers for handli</w:t>
      </w:r>
      <w:r w:rsidRPr="00D14360">
        <w:rPr>
          <w:rFonts w:eastAsia="Calibri"/>
          <w:color w:val="000000"/>
          <w:rPrChange w:id="3633" w:author="Russell Ott" w:date="2022-05-16T11:47:00Z">
            <w:rPr>
              <w:rFonts w:ascii="Calibri" w:eastAsia="Calibri" w:hAnsi="Calibri"/>
              <w:color w:val="000000"/>
            </w:rPr>
          </w:rPrChange>
        </w:rPr>
        <w:t>ng document validation:</w:t>
      </w:r>
      <w:r w:rsidR="00C246B7" w:rsidRPr="00D14360">
        <w:rPr>
          <w:rFonts w:eastAsia="Calibri"/>
          <w:color w:val="000000"/>
          <w:rPrChange w:id="3634" w:author="Russell Ott" w:date="2022-05-16T11:47:00Z">
            <w:rPr>
              <w:rFonts w:ascii="Calibri" w:eastAsia="Calibri" w:hAnsi="Calibri"/>
              <w:color w:val="000000"/>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35" w:author="Russell Ott" w:date="2022-05-16T11:47: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517"/>
        <w:tblGridChange w:id="3636">
          <w:tblGrid>
            <w:gridCol w:w="723"/>
            <w:gridCol w:w="8519"/>
          </w:tblGrid>
        </w:tblGridChange>
      </w:tblGrid>
      <w:tr w:rsidR="00C246B7" w:rsidRPr="00C64922" w14:paraId="0B3544B3" w14:textId="77777777" w:rsidTr="007770C6">
        <w:trPr>
          <w:trHeight w:val="503"/>
          <w:trPrChange w:id="3637" w:author="Russell Ott" w:date="2022-05-16T11:47:00Z">
            <w:trPr>
              <w:trHeight w:val="674"/>
            </w:trPr>
          </w:trPrChange>
        </w:trPr>
        <w:tc>
          <w:tcPr>
            <w:tcW w:w="725" w:type="dxa"/>
            <w:tcBorders>
              <w:right w:val="nil"/>
            </w:tcBorders>
            <w:shd w:val="clear" w:color="auto" w:fill="C6D9F1"/>
            <w:tcPrChange w:id="3638" w:author="Russell Ott" w:date="2022-05-16T11:47:00Z">
              <w:tcPr>
                <w:tcW w:w="725" w:type="dxa"/>
                <w:tcBorders>
                  <w:right w:val="nil"/>
                </w:tcBorders>
                <w:shd w:val="clear" w:color="auto" w:fill="auto"/>
              </w:tcPr>
            </w:tcPrChange>
          </w:tcPr>
          <w:p w14:paraId="688DB2E7" w14:textId="4ACD278B" w:rsidR="00C246B7" w:rsidRPr="00D14360" w:rsidRDefault="00634398" w:rsidP="00D14360">
            <w:pPr>
              <w:autoSpaceDE w:val="0"/>
              <w:autoSpaceDN w:val="0"/>
              <w:adjustRightInd w:val="0"/>
              <w:spacing w:after="120"/>
              <w:rPr>
                <w:b/>
                <w:color w:val="000000"/>
                <w:rPrChange w:id="3639" w:author="Russell Ott" w:date="2022-05-16T11:47:00Z">
                  <w:rPr>
                    <w:rFonts w:ascii="Calibri" w:eastAsia="Calibri" w:hAnsi="Calibri"/>
                    <w:b/>
                    <w:color w:val="000000"/>
                  </w:rPr>
                </w:rPrChange>
              </w:rPr>
            </w:pPr>
            <w:del w:id="3640" w:author="Russell Ott" w:date="2022-05-16T11:47:00Z">
              <w:r>
                <w:rPr>
                  <w:noProof/>
                </w:rPr>
                <w:drawing>
                  <wp:anchor distT="0" distB="0" distL="114300" distR="114300" simplePos="0" relativeHeight="251774976" behindDoc="0" locked="0" layoutInCell="1" allowOverlap="1" wp14:anchorId="3B72D79D" wp14:editId="3FC66CE4">
                    <wp:simplePos x="0" y="0"/>
                    <wp:positionH relativeFrom="margin">
                      <wp:posOffset>-33655</wp:posOffset>
                    </wp:positionH>
                    <wp:positionV relativeFrom="margin">
                      <wp:posOffset>42545</wp:posOffset>
                    </wp:positionV>
                    <wp:extent cx="323215" cy="323215"/>
                    <wp:effectExtent l="0" t="0" r="0" b="0"/>
                    <wp:wrapNone/>
                    <wp:docPr id="3171"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41" w:author="Russell Ott" w:date="2022-05-16T11:47:00Z">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642" w:author="Russell Ott" w:date="2022-05-16T11:47:00Z">
              <w:tcPr>
                <w:tcW w:w="8550" w:type="dxa"/>
                <w:tcBorders>
                  <w:left w:val="nil"/>
                </w:tcBorders>
                <w:shd w:val="clear" w:color="auto" w:fill="auto"/>
              </w:tcPr>
            </w:tcPrChange>
          </w:tcPr>
          <w:p w14:paraId="1F15323E" w14:textId="77777777" w:rsidR="00C246B7" w:rsidRPr="00D14360" w:rsidRDefault="00C246B7" w:rsidP="00D14360">
            <w:pPr>
              <w:autoSpaceDE w:val="0"/>
              <w:autoSpaceDN w:val="0"/>
              <w:adjustRightInd w:val="0"/>
              <w:ind w:hanging="14"/>
              <w:rPr>
                <w:rFonts w:ascii="Times New Roman" w:eastAsia="Calibri" w:hAnsi="Times New Roman"/>
                <w:color w:val="000000"/>
                <w:sz w:val="24"/>
                <w:szCs w:val="24"/>
                <w:rPrChange w:id="3643" w:author="Russell Ott" w:date="2022-05-16T11:47:00Z">
                  <w:rPr>
                    <w:rFonts w:ascii="Calibri" w:eastAsia="Calibri" w:hAnsi="Calibri"/>
                    <w:color w:val="000000"/>
                  </w:rPr>
                </w:rPrChange>
              </w:rPr>
            </w:pPr>
            <w:r w:rsidRPr="00D14360">
              <w:rPr>
                <w:color w:val="000000"/>
                <w:rPrChange w:id="3644" w:author="Russell Ott" w:date="2022-05-16T11:47:00Z">
                  <w:rPr>
                    <w:rFonts w:ascii="Calibri" w:eastAsia="Calibri" w:hAnsi="Calibri"/>
                    <w:color w:val="000000"/>
                  </w:rPr>
                </w:rPrChange>
              </w:rPr>
              <w:t xml:space="preserve">All documents SHALL conform to the CDA R2 schema for CDA (XSD) with sdtc extensions included. </w:t>
            </w:r>
            <w:r w:rsidRPr="007770C6">
              <w:rPr>
                <w:b/>
                <w:color w:val="000000"/>
                <w:rPrChange w:id="3645" w:author="Russell Ott" w:date="2022-05-16T11:47:00Z">
                  <w:rPr>
                    <w:rFonts w:ascii="Calibri" w:eastAsia="Calibri" w:hAnsi="Calibri"/>
                    <w:color w:val="000000"/>
                  </w:rPr>
                </w:rPrChange>
              </w:rPr>
              <w:t>[AIGEX-VR1]</w:t>
            </w:r>
          </w:p>
        </w:tc>
      </w:tr>
      <w:tr w:rsidR="00C246B7" w:rsidRPr="00C64922" w14:paraId="7CA30142" w14:textId="77777777" w:rsidTr="007770C6">
        <w:tc>
          <w:tcPr>
            <w:tcW w:w="725" w:type="dxa"/>
            <w:tcBorders>
              <w:right w:val="nil"/>
            </w:tcBorders>
            <w:shd w:val="clear" w:color="auto" w:fill="C6D9F1"/>
            <w:tcPrChange w:id="3646" w:author="Russell Ott" w:date="2022-05-16T11:47:00Z">
              <w:tcPr>
                <w:tcW w:w="725" w:type="dxa"/>
                <w:tcBorders>
                  <w:right w:val="nil"/>
                </w:tcBorders>
                <w:shd w:val="clear" w:color="auto" w:fill="auto"/>
              </w:tcPr>
            </w:tcPrChange>
          </w:tcPr>
          <w:p w14:paraId="15994825" w14:textId="3A4C2BEA" w:rsidR="00C246B7" w:rsidRPr="00C64922" w:rsidRDefault="00634398" w:rsidP="00D14360">
            <w:pPr>
              <w:autoSpaceDE w:val="0"/>
              <w:autoSpaceDN w:val="0"/>
              <w:adjustRightInd w:val="0"/>
              <w:spacing w:after="120"/>
              <w:ind w:left="1143" w:hanging="1170"/>
              <w:rPr>
                <w:noProof/>
              </w:rPr>
            </w:pPr>
            <w:del w:id="3647" w:author="Russell Ott" w:date="2022-05-16T11:47:00Z">
              <w:r>
                <w:rPr>
                  <w:noProof/>
                </w:rPr>
                <w:drawing>
                  <wp:anchor distT="0" distB="0" distL="114300" distR="114300" simplePos="0" relativeHeight="251777024" behindDoc="0" locked="0" layoutInCell="1" allowOverlap="1" wp14:anchorId="173D759E" wp14:editId="2BD5FE6C">
                    <wp:simplePos x="0" y="0"/>
                    <wp:positionH relativeFrom="margin">
                      <wp:posOffset>-26670</wp:posOffset>
                    </wp:positionH>
                    <wp:positionV relativeFrom="margin">
                      <wp:posOffset>30480</wp:posOffset>
                    </wp:positionV>
                    <wp:extent cx="323215" cy="323215"/>
                    <wp:effectExtent l="0" t="0" r="0" b="0"/>
                    <wp:wrapNone/>
                    <wp:docPr id="3172"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48" w:author="Russell Ott" w:date="2022-05-16T11:47:00Z">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649" w:author="Russell Ott" w:date="2022-05-16T11:47:00Z">
              <w:tcPr>
                <w:tcW w:w="8550" w:type="dxa"/>
                <w:tcBorders>
                  <w:left w:val="nil"/>
                </w:tcBorders>
                <w:shd w:val="clear" w:color="auto" w:fill="auto"/>
              </w:tcPr>
            </w:tcPrChange>
          </w:tcPr>
          <w:p w14:paraId="34716100" w14:textId="77777777" w:rsidR="00C246B7" w:rsidRPr="00D14360" w:rsidRDefault="00C246B7" w:rsidP="00D14360">
            <w:pPr>
              <w:autoSpaceDE w:val="0"/>
              <w:autoSpaceDN w:val="0"/>
              <w:adjustRightInd w:val="0"/>
              <w:spacing w:after="120"/>
              <w:ind w:hanging="14"/>
              <w:rPr>
                <w:rFonts w:ascii="Times New Roman" w:eastAsia="Calibri" w:hAnsi="Times New Roman"/>
                <w:color w:val="000000"/>
                <w:sz w:val="24"/>
                <w:szCs w:val="24"/>
                <w:rPrChange w:id="3650" w:author="Russell Ott" w:date="2022-05-16T11:47:00Z">
                  <w:rPr>
                    <w:rFonts w:ascii="Calibri" w:eastAsia="Calibri" w:hAnsi="Calibri"/>
                    <w:color w:val="000000"/>
                  </w:rPr>
                </w:rPrChange>
              </w:rPr>
            </w:pPr>
            <w:r w:rsidRPr="00D14360">
              <w:rPr>
                <w:color w:val="000000"/>
                <w:rPrChange w:id="3651" w:author="Russell Ott" w:date="2022-05-16T11:47:00Z">
                  <w:rPr>
                    <w:rFonts w:ascii="Calibri" w:eastAsia="Calibri" w:hAnsi="Calibri"/>
                    <w:color w:val="000000"/>
                  </w:rPr>
                </w:rPrChange>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b/>
                <w:color w:val="000000"/>
                <w:rPrChange w:id="3652" w:author="Russell Ott" w:date="2022-05-16T11:47:00Z">
                  <w:rPr>
                    <w:rFonts w:ascii="Calibri" w:eastAsia="Calibri" w:hAnsi="Calibri"/>
                    <w:color w:val="000000"/>
                  </w:rPr>
                </w:rPrChange>
              </w:rPr>
              <w:t>[AIGEX-VR2]</w:t>
            </w:r>
          </w:p>
        </w:tc>
      </w:tr>
      <w:tr w:rsidR="00C246B7" w:rsidRPr="00C64922" w14:paraId="60952B24" w14:textId="77777777" w:rsidTr="007770C6">
        <w:tc>
          <w:tcPr>
            <w:tcW w:w="725" w:type="dxa"/>
            <w:tcBorders>
              <w:right w:val="nil"/>
            </w:tcBorders>
            <w:shd w:val="clear" w:color="auto" w:fill="C6D9F1"/>
            <w:tcPrChange w:id="3653" w:author="Russell Ott" w:date="2022-05-16T11:47:00Z">
              <w:tcPr>
                <w:tcW w:w="725" w:type="dxa"/>
                <w:tcBorders>
                  <w:right w:val="nil"/>
                </w:tcBorders>
                <w:shd w:val="clear" w:color="auto" w:fill="auto"/>
              </w:tcPr>
            </w:tcPrChange>
          </w:tcPr>
          <w:p w14:paraId="14742D07" w14:textId="4B8E4EC6" w:rsidR="00C246B7" w:rsidRPr="00C64922" w:rsidRDefault="00634398" w:rsidP="00D14360">
            <w:pPr>
              <w:autoSpaceDE w:val="0"/>
              <w:autoSpaceDN w:val="0"/>
              <w:adjustRightInd w:val="0"/>
              <w:spacing w:after="120"/>
              <w:rPr>
                <w:noProof/>
              </w:rPr>
            </w:pPr>
            <w:del w:id="3654" w:author="Russell Ott" w:date="2022-05-16T11:47:00Z">
              <w:r>
                <w:rPr>
                  <w:noProof/>
                </w:rPr>
                <w:drawing>
                  <wp:anchor distT="0" distB="0" distL="114300" distR="114300" simplePos="0" relativeHeight="251779072" behindDoc="0" locked="0" layoutInCell="1" allowOverlap="1" wp14:anchorId="2D70DE18" wp14:editId="5E05023A">
                    <wp:simplePos x="0" y="0"/>
                    <wp:positionH relativeFrom="margin">
                      <wp:posOffset>-40640</wp:posOffset>
                    </wp:positionH>
                    <wp:positionV relativeFrom="margin">
                      <wp:posOffset>19685</wp:posOffset>
                    </wp:positionV>
                    <wp:extent cx="323215" cy="323215"/>
                    <wp:effectExtent l="0" t="0" r="0" b="0"/>
                    <wp:wrapNone/>
                    <wp:docPr id="3174"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55" w:author="Russell Ott" w:date="2022-05-16T11:47:00Z">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656" w:author="Russell Ott" w:date="2022-05-16T11:47:00Z">
              <w:tcPr>
                <w:tcW w:w="8550" w:type="dxa"/>
                <w:tcBorders>
                  <w:left w:val="nil"/>
                </w:tcBorders>
                <w:shd w:val="clear" w:color="auto" w:fill="auto"/>
              </w:tcPr>
            </w:tcPrChange>
          </w:tcPr>
          <w:p w14:paraId="47F01652" w14:textId="77777777" w:rsidR="00C246B7" w:rsidRPr="00D14360" w:rsidRDefault="00C246B7" w:rsidP="00D14360">
            <w:pPr>
              <w:autoSpaceDE w:val="0"/>
              <w:autoSpaceDN w:val="0"/>
              <w:adjustRightInd w:val="0"/>
              <w:spacing w:after="120"/>
              <w:ind w:hanging="14"/>
              <w:rPr>
                <w:rFonts w:ascii="Times New Roman" w:eastAsia="Calibri" w:hAnsi="Times New Roman"/>
                <w:color w:val="000000"/>
                <w:sz w:val="24"/>
                <w:szCs w:val="24"/>
                <w:rPrChange w:id="3657" w:author="Russell Ott" w:date="2022-05-16T11:47:00Z">
                  <w:rPr>
                    <w:rFonts w:ascii="Calibri" w:eastAsia="Calibri" w:hAnsi="Calibri"/>
                    <w:color w:val="000000"/>
                  </w:rPr>
                </w:rPrChange>
              </w:rPr>
            </w:pPr>
            <w:r w:rsidRPr="00D14360">
              <w:rPr>
                <w:color w:val="000000"/>
                <w:rPrChange w:id="3658" w:author="Russell Ott" w:date="2022-05-16T11:47:00Z">
                  <w:rPr>
                    <w:rFonts w:ascii="Calibri" w:eastAsia="Calibri" w:hAnsi="Calibri"/>
                    <w:color w:val="000000"/>
                  </w:rPr>
                </w:rPrChange>
              </w:rPr>
              <w:t>All documents SHALL pass defined as no errors the validation requirements in VR1 and VR2.</w:t>
            </w:r>
            <w:r w:rsidRPr="00D14360">
              <w:rPr>
                <w:b/>
                <w:color w:val="000000"/>
                <w:rPrChange w:id="3659" w:author="Russell Ott" w:date="2022-05-16T11:47:00Z">
                  <w:rPr>
                    <w:rFonts w:ascii="Calibri" w:eastAsia="Calibri" w:hAnsi="Calibri"/>
                    <w:b/>
                    <w:color w:val="000000"/>
                  </w:rPr>
                </w:rPrChange>
              </w:rPr>
              <w:t xml:space="preserve"> </w:t>
            </w:r>
            <w:r w:rsidRPr="007770C6">
              <w:rPr>
                <w:b/>
                <w:color w:val="000000"/>
                <w:rPrChange w:id="3660" w:author="Russell Ott" w:date="2022-05-16T11:47:00Z">
                  <w:rPr>
                    <w:rFonts w:ascii="Calibri" w:eastAsia="Calibri" w:hAnsi="Calibri"/>
                    <w:color w:val="000000"/>
                  </w:rPr>
                </w:rPrChange>
              </w:rPr>
              <w:t>[AIGEX-VR3]</w:t>
            </w:r>
          </w:p>
        </w:tc>
      </w:tr>
      <w:tr w:rsidR="00C246B7" w:rsidRPr="00C64922" w14:paraId="21EB7580" w14:textId="77777777" w:rsidTr="007770C6">
        <w:tc>
          <w:tcPr>
            <w:tcW w:w="725" w:type="dxa"/>
            <w:tcBorders>
              <w:right w:val="nil"/>
            </w:tcBorders>
            <w:shd w:val="clear" w:color="auto" w:fill="C6D9F1"/>
            <w:tcPrChange w:id="3661" w:author="Russell Ott" w:date="2022-05-16T11:47:00Z">
              <w:tcPr>
                <w:tcW w:w="725" w:type="dxa"/>
                <w:tcBorders>
                  <w:right w:val="nil"/>
                </w:tcBorders>
                <w:shd w:val="clear" w:color="auto" w:fill="auto"/>
              </w:tcPr>
            </w:tcPrChange>
          </w:tcPr>
          <w:p w14:paraId="55A4FEBC" w14:textId="01335E2A" w:rsidR="00C246B7" w:rsidRPr="00C64922" w:rsidRDefault="00634398" w:rsidP="00D14360">
            <w:pPr>
              <w:tabs>
                <w:tab w:val="left" w:pos="249"/>
              </w:tabs>
              <w:autoSpaceDE w:val="0"/>
              <w:autoSpaceDN w:val="0"/>
              <w:adjustRightInd w:val="0"/>
              <w:spacing w:after="120"/>
              <w:rPr>
                <w:noProof/>
              </w:rPr>
            </w:pPr>
            <w:del w:id="3662" w:author="Russell Ott" w:date="2022-05-16T11:47:00Z">
              <w:r>
                <w:rPr>
                  <w:noProof/>
                </w:rPr>
                <w:drawing>
                  <wp:anchor distT="0" distB="0" distL="114300" distR="114300" simplePos="0" relativeHeight="251781120" behindDoc="0" locked="0" layoutInCell="1" allowOverlap="1" wp14:anchorId="2AB024BC" wp14:editId="427E11F8">
                    <wp:simplePos x="0" y="0"/>
                    <wp:positionH relativeFrom="margin">
                      <wp:posOffset>-19685</wp:posOffset>
                    </wp:positionH>
                    <wp:positionV relativeFrom="margin">
                      <wp:posOffset>36195</wp:posOffset>
                    </wp:positionV>
                    <wp:extent cx="323215" cy="323215"/>
                    <wp:effectExtent l="0" t="0" r="0" b="0"/>
                    <wp:wrapNone/>
                    <wp:docPr id="3175"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63" w:author="Russell Ott" w:date="2022-05-16T11:47:00Z">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664" w:author="Russell Ott" w:date="2022-05-16T11:47:00Z">
              <w:tcPr>
                <w:tcW w:w="8550" w:type="dxa"/>
                <w:tcBorders>
                  <w:left w:val="nil"/>
                </w:tcBorders>
                <w:shd w:val="clear" w:color="auto" w:fill="auto"/>
              </w:tcPr>
            </w:tcPrChange>
          </w:tcPr>
          <w:p w14:paraId="35CD5966" w14:textId="79843BFB" w:rsidR="00C246B7" w:rsidRPr="00D14360" w:rsidRDefault="00C246B7" w:rsidP="00D14360">
            <w:pPr>
              <w:autoSpaceDE w:val="0"/>
              <w:autoSpaceDN w:val="0"/>
              <w:adjustRightInd w:val="0"/>
              <w:spacing w:after="120"/>
              <w:ind w:hanging="14"/>
              <w:rPr>
                <w:rFonts w:ascii="Times New Roman" w:eastAsia="Calibri" w:hAnsi="Times New Roman"/>
                <w:b/>
                <w:color w:val="000000"/>
                <w:sz w:val="24"/>
                <w:szCs w:val="24"/>
                <w:rPrChange w:id="3665" w:author="Russell Ott" w:date="2022-05-16T11:47:00Z">
                  <w:rPr>
                    <w:rFonts w:ascii="Calibri" w:eastAsia="Calibri" w:hAnsi="Calibri"/>
                    <w:b/>
                    <w:color w:val="000000"/>
                  </w:rPr>
                </w:rPrChange>
              </w:rPr>
            </w:pPr>
            <w:r w:rsidRPr="00D14360">
              <w:rPr>
                <w:color w:val="000000"/>
                <w:rPrChange w:id="3666" w:author="Russell Ott" w:date="2022-05-16T11:47:00Z">
                  <w:rPr>
                    <w:rFonts w:ascii="Calibri" w:eastAsia="Calibri" w:hAnsi="Calibri"/>
                    <w:color w:val="000000"/>
                  </w:rPr>
                </w:rPrChange>
              </w:rPr>
              <w:t xml:space="preserve">Documents that do not meet the validation </w:t>
            </w:r>
            <w:del w:id="3667" w:author="Russell Ott" w:date="2022-05-16T11:47:00Z">
              <w:r w:rsidRPr="00D14360">
                <w:rPr>
                  <w:rFonts w:eastAsia="Calibri" w:cs="Calibri"/>
                  <w:color w:val="000000"/>
                </w:rPr>
                <w:delText>criterial</w:delText>
              </w:r>
            </w:del>
            <w:ins w:id="3668" w:author="Russell Ott" w:date="2022-05-16T11:47:00Z">
              <w:r w:rsidRPr="00D14360">
                <w:rPr>
                  <w:rFonts w:eastAsia="Calibri" w:cs="Calibri"/>
                  <w:color w:val="000000"/>
                </w:rPr>
                <w:t>criteria</w:t>
              </w:r>
            </w:ins>
            <w:r w:rsidRPr="00D14360">
              <w:rPr>
                <w:color w:val="000000"/>
                <w:rPrChange w:id="3669" w:author="Russell Ott" w:date="2022-05-16T11:47:00Z">
                  <w:rPr>
                    <w:rFonts w:ascii="Calibri" w:eastAsia="Calibri" w:hAnsi="Calibri"/>
                    <w:color w:val="000000"/>
                  </w:rPr>
                </w:rPrChange>
              </w:rPr>
              <w:t xml:space="preserve"> SHALL NOT be considered a valid attachment for the purpose of this Guide.</w:t>
            </w:r>
            <w:r w:rsidRPr="00D14360">
              <w:rPr>
                <w:rFonts w:eastAsia="Calibri"/>
                <w:b/>
                <w:color w:val="000000"/>
                <w:rPrChange w:id="3670" w:author="Russell Ott" w:date="2022-05-16T11:47:00Z">
                  <w:rPr>
                    <w:rFonts w:ascii="Calibri" w:eastAsia="Calibri" w:hAnsi="Calibri"/>
                    <w:b/>
                    <w:color w:val="000000"/>
                  </w:rPr>
                </w:rPrChange>
              </w:rPr>
              <w:t xml:space="preserve"> </w:t>
            </w:r>
            <w:r w:rsidRPr="007770C6">
              <w:rPr>
                <w:b/>
                <w:color w:val="000000"/>
                <w:rPrChange w:id="3671" w:author="Russell Ott" w:date="2022-05-16T11:47:00Z">
                  <w:rPr>
                    <w:rFonts w:ascii="Calibri" w:eastAsia="Calibri" w:hAnsi="Calibri"/>
                    <w:color w:val="000000"/>
                  </w:rPr>
                </w:rPrChange>
              </w:rPr>
              <w:t>[AIGEX</w:t>
            </w:r>
            <w:r w:rsidR="00DF16F7" w:rsidRPr="007770C6">
              <w:rPr>
                <w:rFonts w:eastAsia="Calibri"/>
                <w:b/>
                <w:color w:val="000000"/>
                <w:rPrChange w:id="3672" w:author="Russell Ott" w:date="2022-05-16T11:47:00Z">
                  <w:rPr>
                    <w:rFonts w:ascii="Calibri" w:eastAsia="Calibri" w:hAnsi="Calibri"/>
                    <w:color w:val="000000"/>
                  </w:rPr>
                </w:rPrChange>
              </w:rPr>
              <w:t>-</w:t>
            </w:r>
            <w:r w:rsidRPr="007770C6">
              <w:rPr>
                <w:b/>
                <w:color w:val="000000"/>
                <w:rPrChange w:id="3673" w:author="Russell Ott" w:date="2022-05-16T11:47:00Z">
                  <w:rPr>
                    <w:rFonts w:ascii="Calibri" w:eastAsia="Calibri" w:hAnsi="Calibri"/>
                    <w:color w:val="000000"/>
                  </w:rPr>
                </w:rPrChange>
              </w:rPr>
              <w:t>VR</w:t>
            </w:r>
            <w:r w:rsidR="00DF16F7" w:rsidRPr="007770C6">
              <w:rPr>
                <w:rFonts w:eastAsia="Calibri"/>
                <w:b/>
                <w:color w:val="000000"/>
                <w:rPrChange w:id="3674" w:author="Russell Ott" w:date="2022-05-16T11:47:00Z">
                  <w:rPr>
                    <w:rFonts w:ascii="Calibri" w:eastAsia="Calibri" w:hAnsi="Calibri"/>
                    <w:color w:val="000000"/>
                  </w:rPr>
                </w:rPrChange>
              </w:rPr>
              <w:t>4</w:t>
            </w:r>
            <w:r w:rsidRPr="007770C6">
              <w:rPr>
                <w:b/>
                <w:color w:val="000000"/>
                <w:rPrChange w:id="3675" w:author="Russell Ott" w:date="2022-05-16T11:47:00Z">
                  <w:rPr>
                    <w:rFonts w:ascii="Calibri" w:eastAsia="Calibri" w:hAnsi="Calibri"/>
                    <w:color w:val="000000"/>
                  </w:rPr>
                </w:rPrChange>
              </w:rPr>
              <w:t>]</w:t>
            </w:r>
          </w:p>
        </w:tc>
      </w:tr>
    </w:tbl>
    <w:p w14:paraId="61076200" w14:textId="77777777" w:rsidR="005E7793" w:rsidRPr="00D14360" w:rsidRDefault="005E7793" w:rsidP="003A3D50">
      <w:pPr>
        <w:rPr>
          <w:color w:val="000000"/>
          <w:rPrChange w:id="3676" w:author="Russell Ott" w:date="2022-05-16T11:47:00Z">
            <w:rPr>
              <w:rFonts w:ascii="Calibri" w:eastAsia="Calibri" w:hAnsi="Calibri"/>
              <w:color w:val="000000"/>
            </w:rPr>
          </w:rPrChange>
        </w:rPr>
      </w:pPr>
    </w:p>
    <w:p w14:paraId="7347842C" w14:textId="77777777" w:rsidR="00A10C4D" w:rsidRPr="00D14360" w:rsidRDefault="00A10C4D" w:rsidP="00B505D2">
      <w:pPr>
        <w:spacing w:after="120"/>
        <w:rPr>
          <w:rFonts w:ascii="Times New Roman" w:eastAsia="Calibri" w:hAnsi="Times New Roman"/>
          <w:color w:val="000000"/>
          <w:sz w:val="24"/>
          <w:szCs w:val="24"/>
          <w:rPrChange w:id="3677" w:author="Russell Ott" w:date="2022-05-16T11:47:00Z">
            <w:rPr>
              <w:rFonts w:ascii="Calibri" w:eastAsia="Calibri" w:hAnsi="Calibri"/>
              <w:color w:val="000000"/>
            </w:rPr>
          </w:rPrChange>
        </w:rPr>
      </w:pPr>
      <w:r w:rsidRPr="00D14360">
        <w:rPr>
          <w:color w:val="000000"/>
          <w:rPrChange w:id="3678" w:author="Russell Ott" w:date="2022-05-16T11:47:00Z">
            <w:rPr>
              <w:rFonts w:ascii="Calibri" w:eastAsia="Calibri" w:hAnsi="Calibri"/>
              <w:color w:val="000000"/>
            </w:rPr>
          </w:rPrChange>
        </w:rPr>
        <w:t xml:space="preserve">Previously some implementer communities took a different stance suggesting that any C-CDA document that passed CDA Schema validation should, at a minimum, be accepted and systems </w:t>
      </w:r>
      <w:r w:rsidRPr="00D14360">
        <w:rPr>
          <w:caps/>
          <w:color w:val="000000"/>
          <w:rPrChange w:id="3679" w:author="Russell Ott" w:date="2022-05-16T11:47:00Z">
            <w:rPr>
              <w:rFonts w:ascii="Calibri" w:eastAsia="Calibri" w:hAnsi="Calibri"/>
              <w:caps/>
              <w:color w:val="000000"/>
            </w:rPr>
          </w:rPrChange>
        </w:rPr>
        <w:t xml:space="preserve">should </w:t>
      </w:r>
      <w:r w:rsidRPr="00D14360">
        <w:rPr>
          <w:rFonts w:eastAsia="Calibri"/>
          <w:color w:val="000000"/>
          <w:rPrChange w:id="3680" w:author="Russell Ott" w:date="2022-05-16T11:47:00Z">
            <w:rPr>
              <w:rFonts w:ascii="Calibri" w:eastAsia="Calibri" w:hAnsi="Calibri"/>
              <w:color w:val="000000"/>
            </w:rPr>
          </w:rPrChange>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olor w:val="000000"/>
          <w:rPrChange w:id="3681" w:author="Russell Ott" w:date="2022-05-16T11:47:00Z">
            <w:rPr>
              <w:rFonts w:ascii="Calibri" w:eastAsia="Calibri" w:hAnsi="Calibri"/>
              <w:color w:val="000000"/>
            </w:rPr>
          </w:rPrChange>
        </w:rPr>
        <w:t>declared</w:t>
      </w:r>
      <w:r w:rsidRPr="00D14360">
        <w:rPr>
          <w:rFonts w:eastAsia="Calibri"/>
          <w:color w:val="000000"/>
          <w:rPrChange w:id="3682" w:author="Russell Ott" w:date="2022-05-16T11:47:00Z">
            <w:rPr>
              <w:rFonts w:ascii="Calibri" w:eastAsia="Calibri" w:hAnsi="Calibri"/>
              <w:color w:val="000000"/>
            </w:rPr>
          </w:rPrChange>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60FE0F75" w:rsidR="004038CF" w:rsidRPr="003B0179" w:rsidRDefault="00634398" w:rsidP="00C246B7">
            <w:pPr>
              <w:pStyle w:val="BodyText"/>
              <w:rPr>
                <w:rFonts w:asciiTheme="minorHAnsi" w:hAnsiTheme="minorHAnsi" w:cstheme="minorHAnsi"/>
                <w:noProof/>
                <w:lang w:bidi="ar-SA"/>
              </w:rPr>
            </w:pPr>
            <w:del w:id="3683" w:author="Russell Ott" w:date="2022-05-16T11:47:00Z">
              <w:r w:rsidRPr="003B0179">
                <w:rPr>
                  <w:rFonts w:asciiTheme="minorHAnsi" w:hAnsiTheme="minorHAnsi" w:cstheme="minorHAnsi"/>
                  <w:noProof/>
                </w:rPr>
                <w:drawing>
                  <wp:anchor distT="0" distB="0" distL="114300" distR="114300" simplePos="0" relativeHeight="251783168" behindDoc="0" locked="0" layoutInCell="1" allowOverlap="1" wp14:anchorId="0DA3DE56" wp14:editId="6295531F">
                    <wp:simplePos x="0" y="0"/>
                    <wp:positionH relativeFrom="margin">
                      <wp:posOffset>-55880</wp:posOffset>
                    </wp:positionH>
                    <wp:positionV relativeFrom="margin">
                      <wp:posOffset>24765</wp:posOffset>
                    </wp:positionV>
                    <wp:extent cx="323215" cy="323215"/>
                    <wp:effectExtent l="0" t="0" r="0" b="0"/>
                    <wp:wrapNone/>
                    <wp:docPr id="3176"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84" w:author="Russell Ott" w:date="2022-05-16T11:47:00Z">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rPrChange w:id="3685" w:author="Russell Ott" w:date="2022-05-16T11:47:00Z">
                  <w:rPr>
                    <w:rFonts w:asciiTheme="minorHAnsi" w:hAnsiTheme="minorHAnsi"/>
                    <w:sz w:val="24"/>
                  </w:rPr>
                </w:rPrChange>
              </w:rPr>
              <w:t xml:space="preserve">Consumers SHOULD be tolerant of accepting non-conformant C-CDA documents when possible. </w:t>
            </w:r>
            <w:r w:rsidR="00A17D8D" w:rsidRPr="007770C6">
              <w:rPr>
                <w:rFonts w:asciiTheme="minorHAnsi" w:hAnsiTheme="minorHAnsi"/>
                <w:color w:val="000000"/>
                <w:rPrChange w:id="3686" w:author="Russell Ott" w:date="2022-05-16T11:47:00Z">
                  <w:rPr>
                    <w:rFonts w:asciiTheme="minorHAnsi" w:eastAsia="Calibri" w:hAnsiTheme="minorHAnsi"/>
                    <w:color w:val="000000"/>
                    <w:sz w:val="24"/>
                  </w:rPr>
                </w:rPrChange>
              </w:rPr>
              <w:t>However, rejecting documents based on an entity’s validation rules or for structural issues may reduce or delay availability of valid clinical data.</w:t>
            </w:r>
            <w:r w:rsidR="004038CF" w:rsidRPr="007770C6">
              <w:rPr>
                <w:rFonts w:asciiTheme="minorHAnsi" w:hAnsiTheme="minorHAnsi"/>
                <w:color w:val="000000"/>
                <w:rPrChange w:id="3687" w:author="Russell Ott" w:date="2022-05-16T11:47:00Z">
                  <w:rPr>
                    <w:rFonts w:asciiTheme="minorHAnsi" w:eastAsia="Calibri" w:hAnsiTheme="minorHAnsi"/>
                    <w:color w:val="000000"/>
                    <w:sz w:val="24"/>
                  </w:rPr>
                </w:rPrChange>
              </w:rPr>
              <w:t xml:space="preserve"> </w:t>
            </w:r>
            <w:r w:rsidR="00AA382A" w:rsidRPr="007770C6">
              <w:rPr>
                <w:rFonts w:asciiTheme="minorHAnsi" w:hAnsiTheme="minorHAnsi"/>
                <w:b/>
                <w:color w:val="000000"/>
                <w:rPrChange w:id="3688" w:author="Russell Ott" w:date="2022-05-16T11:47:00Z">
                  <w:rPr>
                    <w:rFonts w:asciiTheme="minorHAnsi" w:hAnsiTheme="minorHAnsi"/>
                    <w:b/>
                    <w:color w:val="000000"/>
                    <w:sz w:val="24"/>
                  </w:rPr>
                </w:rPrChange>
              </w:rPr>
              <w:t>[BP-020]</w:t>
            </w:r>
          </w:p>
        </w:tc>
      </w:tr>
      <w:tr w:rsidR="00C65ED0" w:rsidRPr="00C64922" w:rsidDel="00DF16F7" w14:paraId="21654848" w14:textId="77777777" w:rsidTr="003A3D50">
        <w:tc>
          <w:tcPr>
            <w:tcW w:w="725" w:type="dxa"/>
            <w:tcBorders>
              <w:right w:val="nil"/>
            </w:tcBorders>
            <w:shd w:val="clear" w:color="auto" w:fill="C6D9F1"/>
          </w:tcPr>
          <w:p w14:paraId="09CB10A8" w14:textId="15A2A9DA" w:rsidR="00C65ED0" w:rsidRDefault="00634398" w:rsidP="00A26B75">
            <w:pPr>
              <w:rPr>
                <w:noProof/>
              </w:rPr>
            </w:pPr>
            <w:del w:id="3689" w:author="Russell Ott" w:date="2022-05-16T11:47:00Z">
              <w:r>
                <w:rPr>
                  <w:noProof/>
                </w:rPr>
                <w:drawing>
                  <wp:anchor distT="0" distB="0" distL="114300" distR="114300" simplePos="0" relativeHeight="251785216" behindDoc="0" locked="0" layoutInCell="1" allowOverlap="1" wp14:anchorId="1C5ABEA7" wp14:editId="6050D7D2">
                    <wp:simplePos x="0" y="0"/>
                    <wp:positionH relativeFrom="margin">
                      <wp:posOffset>-2540</wp:posOffset>
                    </wp:positionH>
                    <wp:positionV relativeFrom="margin">
                      <wp:posOffset>9525</wp:posOffset>
                    </wp:positionV>
                    <wp:extent cx="323215" cy="323215"/>
                    <wp:effectExtent l="0" t="0" r="0" b="0"/>
                    <wp:wrapNone/>
                    <wp:docPr id="3177"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90" w:author="Russell Ott" w:date="2022-05-16T11:47:00Z">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E4AA9EA" w14:textId="77777777" w:rsidR="00C65ED0" w:rsidRPr="003A3D50" w:rsidDel="00FF6B69" w:rsidRDefault="00C65ED0" w:rsidP="00C65ED0">
            <w:pPr>
              <w:rPr>
                <w:rFonts w:ascii="Times New Roman" w:eastAsia="Times New Roman" w:hAnsi="Times New Roman"/>
                <w:sz w:val="24"/>
                <w:szCs w:val="24"/>
                <w:rPrChange w:id="3691" w:author="Russell Ott" w:date="2022-05-16T11:47:00Z">
                  <w:rPr>
                    <w:rFonts w:ascii="Calibri" w:hAnsi="Calibri"/>
                  </w:rPr>
                </w:rPrChange>
              </w:rPr>
            </w:pPr>
            <w:r w:rsidRPr="003A3D50">
              <w:rPr>
                <w:rPrChange w:id="3692" w:author="Russell Ott" w:date="2022-05-16T11:47:00Z">
                  <w:rPr>
                    <w:rFonts w:ascii="Calibri" w:hAnsi="Calibri"/>
                  </w:rPr>
                </w:rPrChange>
              </w:rPr>
              <w:t>C-CDA Content Consumers SHOULD be able to replace a prior version of a document.</w:t>
            </w:r>
            <w:r w:rsidRPr="003A3D50">
              <w:rPr>
                <w:b/>
                <w:rPrChange w:id="3693" w:author="Russell Ott" w:date="2022-05-16T11:47:00Z">
                  <w:rPr>
                    <w:rFonts w:ascii="Calibri" w:hAnsi="Calibri"/>
                    <w:b/>
                  </w:rPr>
                </w:rPrChange>
              </w:rPr>
              <w:t xml:space="preserve"> [</w:t>
            </w:r>
            <w:r w:rsidR="00AA382A">
              <w:rPr>
                <w:b/>
                <w:rPrChange w:id="3694" w:author="Russell Ott" w:date="2022-05-16T11:47:00Z">
                  <w:rPr>
                    <w:rFonts w:ascii="Calibri" w:hAnsi="Calibri"/>
                    <w:b/>
                  </w:rPr>
                </w:rPrChange>
              </w:rPr>
              <w:t>CONF-021</w:t>
            </w:r>
            <w:r w:rsidRPr="003A3D50">
              <w:rPr>
                <w:b/>
                <w:rPrChange w:id="3695" w:author="Russell Ott" w:date="2022-05-16T11:47:00Z">
                  <w:rPr>
                    <w:rFonts w:ascii="Calibri" w:hAnsi="Calibri"/>
                    <w:b/>
                  </w:rPr>
                </w:rPrChange>
              </w:rPr>
              <w:t>]</w:t>
            </w:r>
            <w:r w:rsidRPr="003A3D50">
              <w:rPr>
                <w:b/>
                <w:rPrChange w:id="3696" w:author="Russell Ott" w:date="2022-05-16T11:47:00Z">
                  <w:rPr>
                    <w:rFonts w:ascii="Calibri" w:hAnsi="Calibri"/>
                    <w:b/>
                  </w:rPr>
                </w:rPrChange>
              </w:rPr>
              <w:t xml:space="preserve"> </w:t>
            </w:r>
            <w:r w:rsidRPr="003A3D50">
              <w:rPr>
                <w:rPrChange w:id="3697" w:author="Russell Ott" w:date="2022-05-16T11:47:00Z">
                  <w:rPr>
                    <w:rFonts w:ascii="Calibri" w:hAnsi="Calibri"/>
                  </w:rPr>
                </w:rPrChange>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ascii="Times New Roman" w:eastAsia="Calibri" w:hAnsi="Times New Roman"/>
          <w:color w:val="000000"/>
          <w:sz w:val="24"/>
          <w:szCs w:val="24"/>
          <w:rPrChange w:id="3698" w:author="Russell Ott" w:date="2022-05-16T11:47:00Z">
            <w:rPr>
              <w:rFonts w:ascii="Calibri" w:eastAsia="Calibri" w:hAnsi="Calibri"/>
              <w:color w:val="000000"/>
            </w:rPr>
          </w:rPrChange>
        </w:rPr>
      </w:pPr>
      <w:r w:rsidRPr="003A3D50">
        <w:rPr>
          <w:color w:val="000000"/>
          <w:rPrChange w:id="3699" w:author="Russell Ott" w:date="2022-05-16T11:47:00Z">
            <w:rPr>
              <w:rFonts w:ascii="Calibri" w:eastAsia="Calibri" w:hAnsi="Calibri"/>
              <w:color w:val="000000"/>
            </w:rPr>
          </w:rPrChange>
        </w:rPr>
        <w:t xml:space="preserve">Additionally, there are regulatory (Certification) requirements to support sequencing and hiding sections </w:t>
      </w:r>
      <w:r w:rsidRPr="003A3D50">
        <w:rPr>
          <w:color w:val="000000"/>
          <w:rPrChange w:id="3700" w:author="Russell Ott" w:date="2022-05-16T11:47:00Z">
            <w:rPr>
              <w:rFonts w:ascii="Calibri" w:eastAsia="Calibri" w:hAnsi="Calibri"/>
              <w:color w:val="000000"/>
            </w:rPr>
          </w:rPrChange>
        </w:rPr>
        <w:t>based on a provider’s preferences.  A system must allow restricted viewing and support the ability of providers to tailor restricted views as a possible solution for large unusable documents. Use of the C-CDA CDA XSL style sheet will not be sufficient to m</w:t>
      </w:r>
      <w:r w:rsidRPr="003A3D50">
        <w:rPr>
          <w:rFonts w:eastAsia="Calibri"/>
          <w:color w:val="000000"/>
          <w:rPrChange w:id="3701" w:author="Russell Ott" w:date="2022-05-16T11:47:00Z">
            <w:rPr>
              <w:rFonts w:ascii="Calibri" w:eastAsia="Calibri" w:hAnsi="Calibri"/>
              <w:color w:val="000000"/>
            </w:rPr>
          </w:rPrChange>
        </w:rPr>
        <w:t>eet the certification requirements.</w:t>
      </w:r>
      <w:r w:rsidRPr="003A3D50">
        <w:rPr>
          <w:rStyle w:val="FootnoteReference"/>
          <w:color w:val="000000"/>
          <w:rPrChange w:id="3702" w:author="Russell Ott" w:date="2022-05-16T11:47:00Z">
            <w:rPr>
              <w:rStyle w:val="FootnoteReference"/>
              <w:rFonts w:ascii="Calibri" w:eastAsia="Calibri" w:hAnsi="Calibri"/>
              <w:color w:val="000000"/>
            </w:rPr>
          </w:rPrChange>
        </w:rPr>
        <w:footnoteReference w:id="4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703" w:author="Russell Ott" w:date="2022-05-16T11:47:00Z">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40"/>
        <w:tblGridChange w:id="3704">
          <w:tblGrid>
            <w:gridCol w:w="725"/>
            <w:gridCol w:w="8640"/>
          </w:tblGrid>
        </w:tblGridChange>
      </w:tblGrid>
      <w:tr w:rsidR="00C65ED0" w:rsidRPr="00C64922" w14:paraId="7CEFD758" w14:textId="77777777" w:rsidTr="007770C6">
        <w:trPr>
          <w:trHeight w:val="827"/>
          <w:trPrChange w:id="3705" w:author="Russell Ott" w:date="2022-05-16T11:47:00Z">
            <w:trPr>
              <w:trHeight w:val="1214"/>
            </w:trPr>
          </w:trPrChange>
        </w:trPr>
        <w:tc>
          <w:tcPr>
            <w:tcW w:w="725" w:type="dxa"/>
            <w:tcBorders>
              <w:right w:val="nil"/>
            </w:tcBorders>
            <w:shd w:val="clear" w:color="auto" w:fill="BDD6EE"/>
            <w:tcPrChange w:id="3706" w:author="Russell Ott" w:date="2022-05-16T11:47:00Z">
              <w:tcPr>
                <w:tcW w:w="725" w:type="dxa"/>
                <w:tcBorders>
                  <w:right w:val="nil"/>
                </w:tcBorders>
                <w:shd w:val="clear" w:color="auto" w:fill="BDD6EE"/>
              </w:tcPr>
            </w:tcPrChange>
          </w:tcPr>
          <w:p w14:paraId="5248AE5C" w14:textId="18747440" w:rsidR="00C65ED0" w:rsidRPr="005E1ED2" w:rsidRDefault="00634398" w:rsidP="003414CA">
            <w:pPr>
              <w:pStyle w:val="BodyText"/>
              <w:rPr>
                <w:noProof/>
                <w:lang w:bidi="ar-SA"/>
              </w:rPr>
            </w:pPr>
            <w:del w:id="3707" w:author="Russell Ott" w:date="2022-05-16T11:47:00Z">
              <w:r>
                <w:rPr>
                  <w:noProof/>
                </w:rPr>
                <w:drawing>
                  <wp:anchor distT="0" distB="0" distL="114300" distR="114300" simplePos="0" relativeHeight="251787264" behindDoc="0" locked="0" layoutInCell="1" allowOverlap="1" wp14:anchorId="469C7060" wp14:editId="7A8FE465">
                    <wp:simplePos x="0" y="0"/>
                    <wp:positionH relativeFrom="margin">
                      <wp:posOffset>32385</wp:posOffset>
                    </wp:positionH>
                    <wp:positionV relativeFrom="margin">
                      <wp:posOffset>83185</wp:posOffset>
                    </wp:positionV>
                    <wp:extent cx="323215" cy="323215"/>
                    <wp:effectExtent l="0" t="0" r="0" b="0"/>
                    <wp:wrapNone/>
                    <wp:docPr id="3178"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08" w:author="Russell Ott" w:date="2022-05-16T11:47:00Z">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BDD6EE"/>
            <w:tcPrChange w:id="3709" w:author="Russell Ott" w:date="2022-05-16T11:47:00Z">
              <w:tcPr>
                <w:tcW w:w="8640" w:type="dxa"/>
                <w:tcBorders>
                  <w:left w:val="nil"/>
                </w:tcBorders>
                <w:shd w:val="clear" w:color="auto" w:fill="BDD6EE"/>
              </w:tcPr>
            </w:tcPrChange>
          </w:tcPr>
          <w:p w14:paraId="4955D597" w14:textId="77777777" w:rsidR="00C65ED0" w:rsidRPr="00916D2D" w:rsidRDefault="00AA382A" w:rsidP="003A3D50">
            <w:pPr>
              <w:rPr>
                <w:rFonts w:ascii="Times New Roman" w:eastAsia="Times New Roman" w:hAnsi="Times New Roman"/>
                <w:sz w:val="24"/>
                <w:szCs w:val="24"/>
                <w:rPrChange w:id="3710" w:author="Russell Ott" w:date="2022-05-16T11:47:00Z">
                  <w:rPr>
                    <w:rFonts w:ascii="Calibri" w:hAnsi="Calibri"/>
                  </w:rPr>
                </w:rPrChange>
              </w:rPr>
            </w:pPr>
            <w:r w:rsidRPr="005E1ED2">
              <w:rPr>
                <w:color w:val="000000"/>
                <w:rPrChange w:id="3711" w:author="Russell Ott" w:date="2022-05-16T11:47:00Z">
                  <w:rPr>
                    <w:rFonts w:ascii="Calibri" w:eastAsia="Calibri" w:hAnsi="Calibri"/>
                    <w:color w:val="000000"/>
                  </w:rPr>
                </w:rPrChange>
              </w:rPr>
              <w:t>Content Consumers SH</w:t>
            </w:r>
            <w:r w:rsidRPr="00916D2D">
              <w:rPr>
                <w:color w:val="000000"/>
                <w:rPrChange w:id="3712" w:author="Russell Ott" w:date="2022-05-16T11:47:00Z">
                  <w:rPr>
                    <w:rFonts w:ascii="Calibri" w:eastAsia="Calibri" w:hAnsi="Calibri"/>
                    <w:color w:val="000000"/>
                  </w:rPr>
                </w:rPrChange>
              </w:rPr>
              <w:t>ALL support sequencing and hiding sections based on a provider’s preferences and SHALL allow restricted viewing and support the ability of providers to tailor restricted views as a possible soluti</w:t>
            </w:r>
            <w:r w:rsidRPr="00916D2D">
              <w:rPr>
                <w:rFonts w:eastAsia="Calibri"/>
                <w:color w:val="000000"/>
                <w:rPrChange w:id="3713" w:author="Russell Ott" w:date="2022-05-16T11:47:00Z">
                  <w:rPr>
                    <w:rFonts w:ascii="Calibri" w:eastAsia="Calibri" w:hAnsi="Calibri"/>
                    <w:color w:val="000000"/>
                  </w:rPr>
                </w:rPrChange>
              </w:rPr>
              <w:t xml:space="preserve">on for large unusable </w:t>
            </w:r>
            <w:r>
              <w:rPr>
                <w:rFonts w:eastAsia="Calibri"/>
                <w:color w:val="000000"/>
                <w:rPrChange w:id="3714" w:author="Russell Ott" w:date="2022-05-16T11:47:00Z">
                  <w:rPr>
                    <w:rFonts w:ascii="Calibri" w:eastAsia="Calibri" w:hAnsi="Calibri"/>
                    <w:color w:val="000000"/>
                  </w:rPr>
                </w:rPrChange>
              </w:rPr>
              <w:t>d</w:t>
            </w:r>
            <w:r w:rsidRPr="00916D2D">
              <w:rPr>
                <w:color w:val="000000"/>
                <w:rPrChange w:id="3715" w:author="Russell Ott" w:date="2022-05-16T11:47:00Z">
                  <w:rPr>
                    <w:rFonts w:ascii="Calibri" w:eastAsia="Calibri" w:hAnsi="Calibri"/>
                    <w:color w:val="000000"/>
                  </w:rPr>
                </w:rPrChange>
              </w:rPr>
              <w:t xml:space="preserve">ocuments. </w:t>
            </w:r>
            <w:r w:rsidRPr="00916D2D">
              <w:rPr>
                <w:b/>
                <w:rPrChange w:id="3716" w:author="Russell Ott" w:date="2022-05-16T11:47:00Z">
                  <w:rPr>
                    <w:rFonts w:ascii="Calibri" w:hAnsi="Calibri"/>
                    <w:b/>
                  </w:rPr>
                </w:rPrChange>
              </w:rPr>
              <w:t>[BP-</w:t>
            </w:r>
            <w:r>
              <w:rPr>
                <w:b/>
                <w:rPrChange w:id="3717" w:author="Russell Ott" w:date="2022-05-16T11:47:00Z">
                  <w:rPr>
                    <w:rFonts w:ascii="Calibri" w:hAnsi="Calibri"/>
                    <w:b/>
                  </w:rPr>
                </w:rPrChange>
              </w:rPr>
              <w:t>022</w:t>
            </w:r>
            <w:r w:rsidRPr="00916D2D">
              <w:rPr>
                <w:b/>
                <w:rPrChange w:id="3718" w:author="Russell Ott" w:date="2022-05-16T11:47:00Z">
                  <w:rPr>
                    <w:rFonts w:ascii="Calibri" w:hAnsi="Calibri"/>
                    <w:b/>
                  </w:rPr>
                </w:rPrChange>
              </w:rPr>
              <w:t>]</w:t>
            </w:r>
          </w:p>
        </w:tc>
      </w:tr>
    </w:tbl>
    <w:p w14:paraId="182554D7" w14:textId="77777777" w:rsidR="00C65ED0" w:rsidRDefault="00C65ED0" w:rsidP="00B505D2">
      <w:pPr>
        <w:spacing w:after="120"/>
        <w:rPr>
          <w:color w:val="000000"/>
          <w:rPrChange w:id="3719" w:author="Russell Ott" w:date="2022-05-16T11:47:00Z">
            <w:rPr>
              <w:rFonts w:ascii="Calibri" w:eastAsia="Calibri" w:hAnsi="Calibri"/>
              <w:color w:val="000000"/>
            </w:rPr>
          </w:rPrChange>
        </w:rPr>
      </w:pPr>
    </w:p>
    <w:p w14:paraId="6B3477F9" w14:textId="77777777" w:rsidR="00A10C4D" w:rsidRPr="00D14360" w:rsidRDefault="00A10C4D" w:rsidP="00B505D2">
      <w:pPr>
        <w:spacing w:after="120"/>
        <w:rPr>
          <w:rFonts w:ascii="Times New Roman" w:eastAsia="Calibri" w:hAnsi="Times New Roman"/>
          <w:color w:val="000000"/>
          <w:sz w:val="24"/>
          <w:szCs w:val="24"/>
          <w:rPrChange w:id="3720" w:author="Russell Ott" w:date="2022-05-16T11:47:00Z">
            <w:rPr>
              <w:rFonts w:ascii="Calibri" w:eastAsia="Calibri" w:hAnsi="Calibri"/>
              <w:color w:val="000000"/>
            </w:rPr>
          </w:rPrChange>
        </w:rPr>
      </w:pPr>
      <w:r w:rsidRPr="00D14360">
        <w:rPr>
          <w:color w:val="000000"/>
          <w:rPrChange w:id="3721" w:author="Russell Ott" w:date="2022-05-16T11:47:00Z">
            <w:rPr>
              <w:rFonts w:ascii="Calibri" w:eastAsia="Calibri" w:hAnsi="Calibri"/>
              <w:color w:val="000000"/>
            </w:rPr>
          </w:rPrChange>
        </w:rPr>
        <w:t>The receiving system’s ability to replace a parent document should be maintained regardless of the mechanism of exchange (</w:t>
      </w:r>
      <w:r w:rsidRPr="003A3D50">
        <w:rPr>
          <w:i/>
          <w:color w:val="000000"/>
          <w:rPrChange w:id="3722" w:author="Russell Ott" w:date="2022-05-16T11:47:00Z">
            <w:rPr>
              <w:rFonts w:ascii="Calibri" w:eastAsia="Calibri" w:hAnsi="Calibri"/>
              <w:i/>
              <w:color w:val="000000"/>
            </w:rPr>
          </w:rPrChange>
        </w:rPr>
        <w:t>e.g.</w:t>
      </w:r>
      <w:r w:rsidRPr="00D14360">
        <w:rPr>
          <w:rFonts w:eastAsia="Calibri"/>
          <w:color w:val="000000"/>
          <w:rPrChange w:id="3723" w:author="Russell Ott" w:date="2022-05-16T11:47:00Z">
            <w:rPr>
              <w:rFonts w:ascii="Calibri" w:eastAsia="Calibri" w:hAnsi="Calibri"/>
              <w:color w:val="000000"/>
            </w:rPr>
          </w:rPrChange>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color w:val="000000"/>
          <w:rPrChange w:id="3724" w:author="Russell Ott" w:date="2022-05-16T11:47:00Z">
            <w:rPr>
              <w:rStyle w:val="FootnoteReference"/>
              <w:rFonts w:ascii="Calibri" w:eastAsia="Calibri" w:hAnsi="Calibri"/>
              <w:color w:val="000000"/>
            </w:rPr>
          </w:rPrChange>
        </w:rPr>
        <w:footnoteReference w:id="46"/>
      </w:r>
    </w:p>
    <w:p w14:paraId="56EB6A51" w14:textId="7D39E881" w:rsidR="00A10C4D" w:rsidRPr="00D14360" w:rsidRDefault="00212693" w:rsidP="005E7793">
      <w:pPr>
        <w:spacing w:after="240"/>
        <w:rPr>
          <w:rFonts w:ascii="Times New Roman" w:eastAsia="Calibri" w:hAnsi="Times New Roman"/>
          <w:color w:val="000000"/>
          <w:sz w:val="24"/>
          <w:szCs w:val="24"/>
          <w:rPrChange w:id="3727" w:author="Russell Ott" w:date="2022-05-16T11:47:00Z">
            <w:rPr>
              <w:rFonts w:ascii="Calibri" w:eastAsia="Calibri" w:hAnsi="Calibri"/>
              <w:color w:val="000000"/>
            </w:rPr>
          </w:rPrChange>
        </w:rPr>
      </w:pPr>
      <w:r w:rsidRPr="00D14360">
        <w:rPr>
          <w:b/>
          <w:color w:val="000000"/>
          <w:rPrChange w:id="3728" w:author="Russell Ott" w:date="2022-05-16T11:47:00Z">
            <w:rPr>
              <w:rFonts w:ascii="Calibri" w:eastAsia="Calibri" w:hAnsi="Calibri"/>
              <w:b/>
              <w:color w:val="000000"/>
            </w:rPr>
          </w:rPrChange>
        </w:rPr>
        <w:t>Reference:</w:t>
      </w:r>
      <w:r w:rsidRPr="00D14360">
        <w:rPr>
          <w:color w:val="000000"/>
          <w:rPrChange w:id="3729" w:author="Russell Ott" w:date="2022-05-16T11:47:00Z">
            <w:rPr>
              <w:rFonts w:ascii="Calibri" w:eastAsia="Calibri" w:hAnsi="Calibri"/>
              <w:color w:val="000000"/>
            </w:rPr>
          </w:rPrChange>
        </w:rPr>
        <w:t xml:space="preserve"> </w:t>
      </w:r>
      <w:r w:rsidR="001A0138">
        <w:fldChar w:fldCharType="begin"/>
      </w:r>
      <w:r w:rsidR="001A0138">
        <w:instrText xml:space="preserve"> HYPERLINK \l "_Options_for_Temporarily" </w:instrText>
      </w:r>
      <w:r w:rsidR="001A0138">
        <w:fldChar w:fldCharType="separate"/>
      </w:r>
      <w:r w:rsidR="00A10C4D" w:rsidRPr="00AD08FB">
        <w:rPr>
          <w:rStyle w:val="Hyperlink"/>
          <w:color w:val="000000"/>
          <w:u w:val="none"/>
          <w:rPrChange w:id="3730" w:author="Russell Ott" w:date="2022-05-16T11:47:00Z">
            <w:rPr>
              <w:rStyle w:val="Hyperlink"/>
              <w:rFonts w:ascii="Calibri" w:eastAsia="Calibri" w:hAnsi="Calibri"/>
              <w:color w:val="000000"/>
              <w:u w:val="none"/>
            </w:rPr>
          </w:rPrChange>
        </w:rPr>
        <w:t xml:space="preserve"> </w:t>
      </w:r>
      <w:r w:rsidR="00A26B75" w:rsidRPr="007770C6">
        <w:rPr>
          <w:rStyle w:val="Hyperlink"/>
          <w:rPrChange w:id="3731" w:author="Russell Ott" w:date="2022-05-16T11:47:00Z">
            <w:rPr>
              <w:rStyle w:val="Hyperlink"/>
              <w:rFonts w:ascii="Calibri" w:eastAsia="Calibri" w:hAnsi="Calibri"/>
              <w:color w:val="000000"/>
              <w:u w:val="none"/>
            </w:rPr>
          </w:rPrChange>
        </w:rPr>
        <w:t>2.8</w:t>
      </w:r>
      <w:r w:rsidR="00A10C4D" w:rsidRPr="007770C6">
        <w:rPr>
          <w:rStyle w:val="Hyperlink"/>
          <w:rFonts w:eastAsia="Calibri"/>
          <w:rPrChange w:id="3732" w:author="Russell Ott" w:date="2022-05-16T11:47:00Z">
            <w:rPr>
              <w:rStyle w:val="Hyperlink"/>
              <w:rFonts w:ascii="Calibri" w:eastAsia="Calibri" w:hAnsi="Calibri"/>
              <w:color w:val="000000"/>
              <w:u w:val="none"/>
            </w:rPr>
          </w:rPrChange>
        </w:rPr>
        <w:t xml:space="preserve"> Options for </w:t>
      </w:r>
      <w:r w:rsidRPr="007770C6">
        <w:rPr>
          <w:rStyle w:val="Hyperlink"/>
          <w:rFonts w:eastAsia="Calibri"/>
          <w:rPrChange w:id="3733" w:author="Russell Ott" w:date="2022-05-16T11:47:00Z">
            <w:rPr>
              <w:rStyle w:val="Hyperlink"/>
              <w:rFonts w:ascii="Calibri" w:eastAsia="Calibri" w:hAnsi="Calibri"/>
              <w:color w:val="000000"/>
              <w:u w:val="none"/>
            </w:rPr>
          </w:rPrChange>
        </w:rPr>
        <w:t>Temporarily Unavailable D</w:t>
      </w:r>
      <w:r w:rsidR="00A10C4D" w:rsidRPr="007770C6">
        <w:rPr>
          <w:rStyle w:val="Hyperlink"/>
          <w:rFonts w:eastAsia="Calibri"/>
          <w:rPrChange w:id="3734" w:author="Russell Ott" w:date="2022-05-16T11:47:00Z">
            <w:rPr>
              <w:rStyle w:val="Hyperlink"/>
              <w:rFonts w:ascii="Calibri" w:eastAsia="Calibri" w:hAnsi="Calibri"/>
              <w:color w:val="000000"/>
              <w:u w:val="none"/>
            </w:rPr>
          </w:rPrChange>
        </w:rPr>
        <w:t>ata</w:t>
      </w:r>
      <w:r w:rsidR="001A0138">
        <w:rPr>
          <w:rStyle w:val="Hyperlink"/>
          <w:rPrChange w:id="3735" w:author="Russell Ott" w:date="2022-05-16T11:47:00Z">
            <w:rPr>
              <w:rStyle w:val="Hyperlink"/>
              <w:rFonts w:ascii="Calibri" w:hAnsi="Calibri"/>
              <w:color w:val="000000"/>
              <w:u w:val="none"/>
            </w:rPr>
          </w:rPrChange>
        </w:rPr>
        <w:fldChar w:fldCharType="end"/>
      </w:r>
      <w:del w:id="3736" w:author="Russell Ott" w:date="2022-05-16T11:47:00Z">
        <w:r w:rsidR="00A10C4D" w:rsidRPr="00D14360">
          <w:rPr>
            <w:rFonts w:eastAsia="Calibri" w:cs="Calibri"/>
            <w:color w:val="000000"/>
          </w:rPr>
          <w:delText xml:space="preserve"> </w:delText>
        </w:r>
      </w:del>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319999C5" w:rsidR="00C246B7" w:rsidRPr="00C64922" w:rsidRDefault="00634398" w:rsidP="00C246B7">
            <w:pPr>
              <w:pStyle w:val="BodyText"/>
              <w:rPr>
                <w:noProof/>
              </w:rPr>
            </w:pPr>
            <w:del w:id="3737" w:author="Russell Ott" w:date="2022-05-16T11:47:00Z">
              <w:r>
                <w:rPr>
                  <w:noProof/>
                </w:rPr>
                <w:drawing>
                  <wp:anchor distT="0" distB="0" distL="114300" distR="114300" simplePos="0" relativeHeight="251789312" behindDoc="0" locked="0" layoutInCell="1" allowOverlap="1" wp14:anchorId="6CACEC9C" wp14:editId="40FE18E7">
                    <wp:simplePos x="0" y="0"/>
                    <wp:positionH relativeFrom="margin">
                      <wp:posOffset>-8890</wp:posOffset>
                    </wp:positionH>
                    <wp:positionV relativeFrom="margin">
                      <wp:posOffset>22225</wp:posOffset>
                    </wp:positionV>
                    <wp:extent cx="323215" cy="323215"/>
                    <wp:effectExtent l="0" t="0" r="0" b="0"/>
                    <wp:wrapNone/>
                    <wp:docPr id="3179"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38" w:author="Russell Ott" w:date="2022-05-16T11:47:00Z">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ascii="Times New Roman" w:eastAsia="Calibri" w:hAnsi="Times New Roman"/>
          <w:color w:val="000000"/>
          <w:sz w:val="24"/>
          <w:szCs w:val="24"/>
          <w:rPrChange w:id="3739" w:author="Russell Ott" w:date="2022-05-16T11:47:00Z">
            <w:rPr>
              <w:rFonts w:ascii="Calibri" w:eastAsia="Calibri" w:hAnsi="Calibri"/>
              <w:color w:val="000000"/>
            </w:rPr>
          </w:rPrChange>
        </w:rPr>
      </w:pPr>
      <w:r w:rsidRPr="00D14360">
        <w:rPr>
          <w:color w:val="000000"/>
          <w:rPrChange w:id="3740" w:author="Russell Ott" w:date="2022-05-16T11:47:00Z">
            <w:rPr>
              <w:rFonts w:ascii="Calibri" w:eastAsia="Calibri" w:hAnsi="Calibri"/>
              <w:color w:val="000000"/>
            </w:rPr>
          </w:rPrChange>
        </w:rPr>
        <w:t>When using C-CDA documents for attachments shared with Payers, additional conformance requirements were set forth in HL7 CDA R2 Attachment IG: Exchange of C-CDA Based Documents, R1 – US Realm. Chapter 7.5 addresses how Content Consumers should handle docum</w:t>
      </w:r>
      <w:r w:rsidRPr="00D14360">
        <w:rPr>
          <w:color w:val="000000"/>
          <w:rPrChange w:id="3741" w:author="Russell Ott" w:date="2022-05-16T11:47:00Z">
            <w:rPr>
              <w:rFonts w:ascii="Calibri" w:eastAsia="Calibri" w:hAnsi="Calibri"/>
              <w:color w:val="000000"/>
            </w:rPr>
          </w:rPrChange>
        </w:rPr>
        <w:t xml:space="preserve">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742" w:author="Russell Ott" w:date="2022-05-16T11:47:00Z">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5"/>
        <w:tblGridChange w:id="3743">
          <w:tblGrid>
            <w:gridCol w:w="720"/>
            <w:gridCol w:w="8640"/>
          </w:tblGrid>
        </w:tblGridChange>
      </w:tblGrid>
      <w:tr w:rsidR="00D53140" w14:paraId="05AF816B" w14:textId="77777777" w:rsidTr="007770C6">
        <w:trPr>
          <w:trHeight w:val="503"/>
        </w:trPr>
        <w:tc>
          <w:tcPr>
            <w:tcW w:w="720" w:type="dxa"/>
            <w:tcBorders>
              <w:right w:val="nil"/>
            </w:tcBorders>
            <w:shd w:val="clear" w:color="auto" w:fill="C6D9F1"/>
            <w:tcPrChange w:id="3744" w:author="Russell Ott" w:date="2022-05-16T11:47:00Z">
              <w:tcPr>
                <w:tcW w:w="720" w:type="dxa"/>
                <w:tcBorders>
                  <w:right w:val="nil"/>
                </w:tcBorders>
                <w:shd w:val="clear" w:color="auto" w:fill="auto"/>
              </w:tcPr>
            </w:tcPrChange>
          </w:tcPr>
          <w:p w14:paraId="62D47CE7" w14:textId="6F0E360C" w:rsidR="00D53140" w:rsidRPr="00D14360" w:rsidRDefault="00634398" w:rsidP="007770C6">
            <w:pPr>
              <w:rPr>
                <w:color w:val="000000"/>
                <w:rPrChange w:id="3745" w:author="Russell Ott" w:date="2022-05-16T11:47:00Z">
                  <w:rPr>
                    <w:rFonts w:ascii="Calibri" w:eastAsia="Calibri" w:hAnsi="Calibri"/>
                    <w:color w:val="000000"/>
                  </w:rPr>
                </w:rPrChange>
              </w:rPr>
              <w:pPrChange w:id="3746" w:author="Russell Ott" w:date="2022-05-16T11:47:00Z">
                <w:pPr>
                  <w:spacing w:after="240"/>
                </w:pPr>
              </w:pPrChange>
            </w:pPr>
            <w:del w:id="3747" w:author="Russell Ott" w:date="2022-05-16T11:47:00Z">
              <w:r>
                <w:rPr>
                  <w:noProof/>
                </w:rPr>
                <w:drawing>
                  <wp:anchor distT="0" distB="0" distL="114300" distR="114300" simplePos="0" relativeHeight="251791360" behindDoc="0" locked="0" layoutInCell="1" allowOverlap="1" wp14:anchorId="0F3C6C4A" wp14:editId="1C13052A">
                    <wp:simplePos x="0" y="0"/>
                    <wp:positionH relativeFrom="margin">
                      <wp:posOffset>-23495</wp:posOffset>
                    </wp:positionH>
                    <wp:positionV relativeFrom="margin">
                      <wp:posOffset>22860</wp:posOffset>
                    </wp:positionV>
                    <wp:extent cx="323215" cy="323215"/>
                    <wp:effectExtent l="0" t="0" r="0" b="0"/>
                    <wp:wrapNone/>
                    <wp:docPr id="3180"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48" w:author="Russell Ott" w:date="2022-05-16T11:47:00Z">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Change w:id="3749" w:author="Russell Ott" w:date="2022-05-16T11:47:00Z">
              <w:tcPr>
                <w:tcW w:w="8640" w:type="dxa"/>
                <w:tcBorders>
                  <w:left w:val="nil"/>
                </w:tcBorders>
                <w:shd w:val="clear" w:color="auto" w:fill="auto"/>
              </w:tcPr>
            </w:tcPrChange>
          </w:tcPr>
          <w:p w14:paraId="0CC892AC" w14:textId="77777777" w:rsidR="00D53140" w:rsidRPr="00D14360" w:rsidRDefault="00D53140" w:rsidP="00D14360">
            <w:pPr>
              <w:spacing w:after="60"/>
              <w:rPr>
                <w:rFonts w:ascii="Times New Roman" w:eastAsia="Calibri" w:hAnsi="Times New Roman"/>
                <w:color w:val="000000"/>
                <w:sz w:val="24"/>
                <w:szCs w:val="24"/>
                <w:rPrChange w:id="3750" w:author="Russell Ott" w:date="2022-05-16T11:47:00Z">
                  <w:rPr>
                    <w:rFonts w:ascii="Calibri" w:eastAsia="Calibri" w:hAnsi="Calibri"/>
                    <w:color w:val="000000"/>
                  </w:rPr>
                </w:rPrChange>
              </w:rPr>
            </w:pPr>
            <w:r w:rsidRPr="00D14360">
              <w:rPr>
                <w:color w:val="000000"/>
                <w:rPrChange w:id="3751" w:author="Russell Ott" w:date="2022-05-16T11:47:00Z">
                  <w:rPr>
                    <w:rFonts w:ascii="Calibri" w:eastAsia="Calibri" w:hAnsi="Calibri"/>
                    <w:color w:val="000000"/>
                  </w:rPr>
                </w:rPrChange>
              </w:rPr>
              <w:t>Document recipients SHOULD recognize, associate, and make available versions of documents as defined by the setId and version in the US Realm Header.</w:t>
            </w:r>
            <w:r w:rsidRPr="00D14360">
              <w:rPr>
                <w:b/>
                <w:color w:val="000000"/>
                <w:rPrChange w:id="3752" w:author="Russell Ott" w:date="2022-05-16T11:47:00Z">
                  <w:rPr>
                    <w:rFonts w:ascii="Calibri" w:eastAsia="Calibri" w:hAnsi="Calibri"/>
                    <w:b/>
                    <w:color w:val="000000"/>
                  </w:rPr>
                </w:rPrChange>
              </w:rPr>
              <w:t xml:space="preserve"> </w:t>
            </w:r>
            <w:r w:rsidRPr="007770C6">
              <w:rPr>
                <w:b/>
                <w:color w:val="000000"/>
                <w:rPrChange w:id="3753" w:author="Russell Ott" w:date="2022-05-16T11:47:00Z">
                  <w:rPr>
                    <w:rFonts w:ascii="Calibri" w:eastAsia="Calibri" w:hAnsi="Calibri"/>
                    <w:color w:val="000000"/>
                  </w:rPr>
                </w:rPrChange>
              </w:rPr>
              <w:t>[AIGEX-DS2]</w:t>
            </w:r>
          </w:p>
        </w:tc>
      </w:tr>
      <w:tr w:rsidR="00D53140" w14:paraId="6D525882" w14:textId="77777777" w:rsidTr="007770C6">
        <w:trPr>
          <w:trHeight w:val="368"/>
        </w:trPr>
        <w:tc>
          <w:tcPr>
            <w:tcW w:w="720" w:type="dxa"/>
            <w:tcBorders>
              <w:right w:val="nil"/>
            </w:tcBorders>
            <w:shd w:val="clear" w:color="auto" w:fill="C6D9F1"/>
            <w:tcPrChange w:id="3754" w:author="Russell Ott" w:date="2022-05-16T11:47:00Z">
              <w:tcPr>
                <w:tcW w:w="720" w:type="dxa"/>
                <w:tcBorders>
                  <w:right w:val="nil"/>
                </w:tcBorders>
                <w:shd w:val="clear" w:color="auto" w:fill="auto"/>
              </w:tcPr>
            </w:tcPrChange>
          </w:tcPr>
          <w:p w14:paraId="39048A70" w14:textId="20B9CB2A" w:rsidR="00D53140" w:rsidRPr="00D14360" w:rsidRDefault="00634398" w:rsidP="007770C6">
            <w:pPr>
              <w:rPr>
                <w:color w:val="000000"/>
                <w:rPrChange w:id="3755" w:author="Russell Ott" w:date="2022-05-16T11:47:00Z">
                  <w:rPr>
                    <w:rFonts w:ascii="Calibri" w:eastAsia="Calibri" w:hAnsi="Calibri"/>
                    <w:color w:val="000000"/>
                  </w:rPr>
                </w:rPrChange>
              </w:rPr>
              <w:pPrChange w:id="3756" w:author="Russell Ott" w:date="2022-05-16T11:47:00Z">
                <w:pPr>
                  <w:spacing w:after="240"/>
                </w:pPr>
              </w:pPrChange>
            </w:pPr>
            <w:del w:id="3757" w:author="Russell Ott" w:date="2022-05-16T11:47:00Z">
              <w:r>
                <w:rPr>
                  <w:noProof/>
                </w:rPr>
                <w:drawing>
                  <wp:anchor distT="0" distB="0" distL="114300" distR="114300" simplePos="0" relativeHeight="251793408" behindDoc="0" locked="0" layoutInCell="1" allowOverlap="1" wp14:anchorId="12B3D8DC" wp14:editId="18933828">
                    <wp:simplePos x="0" y="0"/>
                    <wp:positionH relativeFrom="margin">
                      <wp:posOffset>-16510</wp:posOffset>
                    </wp:positionH>
                    <wp:positionV relativeFrom="margin">
                      <wp:posOffset>15875</wp:posOffset>
                    </wp:positionV>
                    <wp:extent cx="323215" cy="323215"/>
                    <wp:effectExtent l="0" t="0" r="0" b="0"/>
                    <wp:wrapNone/>
                    <wp:docPr id="3181"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58" w:author="Russell Ott" w:date="2022-05-16T11:47:00Z">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Change w:id="3759" w:author="Russell Ott" w:date="2022-05-16T11:47:00Z">
              <w:tcPr>
                <w:tcW w:w="8640" w:type="dxa"/>
                <w:tcBorders>
                  <w:left w:val="nil"/>
                </w:tcBorders>
                <w:shd w:val="clear" w:color="auto" w:fill="auto"/>
              </w:tcPr>
            </w:tcPrChange>
          </w:tcPr>
          <w:p w14:paraId="7E3FB6BC" w14:textId="77777777" w:rsidR="00D53140" w:rsidRPr="00D14360" w:rsidRDefault="00D53140" w:rsidP="00D14360">
            <w:pPr>
              <w:spacing w:after="60"/>
              <w:rPr>
                <w:rFonts w:ascii="Times New Roman" w:eastAsia="Calibri" w:hAnsi="Times New Roman"/>
                <w:color w:val="000000"/>
                <w:sz w:val="24"/>
                <w:szCs w:val="24"/>
                <w:rPrChange w:id="3760" w:author="Russell Ott" w:date="2022-05-16T11:47:00Z">
                  <w:rPr>
                    <w:rFonts w:ascii="Calibri" w:eastAsia="Calibri" w:hAnsi="Calibri"/>
                    <w:color w:val="000000"/>
                  </w:rPr>
                </w:rPrChange>
              </w:rPr>
            </w:pPr>
            <w:r w:rsidRPr="00D14360">
              <w:rPr>
                <w:color w:val="000000"/>
                <w:rPrChange w:id="3761" w:author="Russell Ott" w:date="2022-05-16T11:47:00Z">
                  <w:rPr>
                    <w:rFonts w:ascii="Calibri" w:eastAsia="Calibri" w:hAnsi="Calibri"/>
                    <w:color w:val="000000"/>
                  </w:rPr>
                </w:rPrChange>
              </w:rPr>
              <w:t xml:space="preserve">Document recipients SHOULD apply any document retention policies to all versions of a document as defined by setId and version. </w:t>
            </w:r>
            <w:r w:rsidRPr="007770C6">
              <w:rPr>
                <w:b/>
                <w:color w:val="000000"/>
                <w:rPrChange w:id="3762" w:author="Russell Ott" w:date="2022-05-16T11:47:00Z">
                  <w:rPr>
                    <w:rFonts w:ascii="Calibri" w:eastAsia="Calibri" w:hAnsi="Calibri"/>
                    <w:color w:val="000000"/>
                  </w:rPr>
                </w:rPrChange>
              </w:rPr>
              <w:t>[AIGEX-DS3]</w:t>
            </w:r>
            <w:r w:rsidR="006F3BC6" w:rsidRPr="00D14360">
              <w:rPr>
                <w:rStyle w:val="FootnoteReference"/>
                <w:color w:val="000000"/>
                <w:rPrChange w:id="3763" w:author="Russell Ott" w:date="2022-05-16T11:47:00Z">
                  <w:rPr>
                    <w:rStyle w:val="FootnoteReference"/>
                    <w:rFonts w:ascii="Calibri" w:eastAsia="Calibri" w:hAnsi="Calibri"/>
                    <w:color w:val="000000"/>
                  </w:rPr>
                </w:rPrChange>
              </w:rPr>
              <w:footnoteReference w:id="47"/>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62DE0DE7" w:rsidR="00D53140" w:rsidRPr="00C64922" w:rsidRDefault="00634398" w:rsidP="00510672">
            <w:pPr>
              <w:pStyle w:val="BodyText"/>
              <w:rPr>
                <w:noProof/>
              </w:rPr>
            </w:pPr>
            <w:del w:id="3764" w:author="Russell Ott" w:date="2022-05-16T11:47:00Z">
              <w:r>
                <w:rPr>
                  <w:noProof/>
                </w:rPr>
                <w:drawing>
                  <wp:anchor distT="0" distB="0" distL="114300" distR="114300" simplePos="0" relativeHeight="251795456" behindDoc="0" locked="0" layoutInCell="1" allowOverlap="1" wp14:anchorId="7BC839AC" wp14:editId="4B5964C2">
                    <wp:simplePos x="0" y="0"/>
                    <wp:positionH relativeFrom="margin">
                      <wp:posOffset>-43815</wp:posOffset>
                    </wp:positionH>
                    <wp:positionV relativeFrom="margin">
                      <wp:posOffset>24130</wp:posOffset>
                    </wp:positionV>
                    <wp:extent cx="323215" cy="323215"/>
                    <wp:effectExtent l="0" t="0" r="0" b="0"/>
                    <wp:wrapNone/>
                    <wp:docPr id="3182"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65" w:author="Russell Ott" w:date="2022-05-16T11:47:00Z">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3F7B4842" w:rsidR="00616B12" w:rsidRDefault="00634398" w:rsidP="00616B12">
            <w:pPr>
              <w:pStyle w:val="BodyText"/>
              <w:rPr>
                <w:noProof/>
              </w:rPr>
            </w:pPr>
            <w:del w:id="3766" w:author="Russell Ott" w:date="2022-05-16T11:47:00Z">
              <w:r>
                <w:rPr>
                  <w:noProof/>
                </w:rPr>
                <w:drawing>
                  <wp:anchor distT="0" distB="0" distL="114300" distR="114300" simplePos="0" relativeHeight="251797504" behindDoc="0" locked="0" layoutInCell="1" allowOverlap="1" wp14:anchorId="778FE763" wp14:editId="66ACB1E1">
                    <wp:simplePos x="0" y="0"/>
                    <wp:positionH relativeFrom="margin">
                      <wp:posOffset>-43815</wp:posOffset>
                    </wp:positionH>
                    <wp:positionV relativeFrom="margin">
                      <wp:posOffset>24130</wp:posOffset>
                    </wp:positionV>
                    <wp:extent cx="323215" cy="323215"/>
                    <wp:effectExtent l="0" t="0" r="0" b="0"/>
                    <wp:wrapNone/>
                    <wp:docPr id="3183"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67" w:author="Russell Ott" w:date="2022-05-16T11:47:00Z">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768" w:name="_zuu8py00blj" w:colFirst="0" w:colLast="0"/>
      <w:bookmarkStart w:id="3769" w:name="_p1d4n7i07jt2" w:colFirst="0" w:colLast="0"/>
      <w:bookmarkStart w:id="3770" w:name="_2kqrz14y48oq" w:colFirst="0" w:colLast="0"/>
      <w:bookmarkStart w:id="3771" w:name="_41mghml" w:colFirst="0" w:colLast="0"/>
      <w:bookmarkEnd w:id="3768"/>
      <w:bookmarkEnd w:id="3769"/>
      <w:bookmarkEnd w:id="3770"/>
      <w:bookmarkEnd w:id="3771"/>
    </w:p>
    <w:p w14:paraId="3301621E" w14:textId="77777777" w:rsidR="00C246B7" w:rsidRPr="00C65ED0" w:rsidRDefault="00C246B7" w:rsidP="00C246B7">
      <w:pPr>
        <w:spacing w:after="120"/>
        <w:rPr>
          <w:rFonts w:ascii="Times New Roman" w:eastAsia="Calibri" w:hAnsi="Times New Roman"/>
          <w:color w:val="000000"/>
          <w:sz w:val="24"/>
          <w:szCs w:val="24"/>
          <w:rPrChange w:id="3772" w:author="Russell Ott" w:date="2022-05-16T11:47:00Z">
            <w:rPr>
              <w:rFonts w:ascii="Calibri" w:eastAsia="Calibri" w:hAnsi="Calibri"/>
              <w:color w:val="000000"/>
            </w:rPr>
          </w:rPrChange>
        </w:rPr>
      </w:pPr>
      <w:bookmarkStart w:id="3773" w:name="_uivcnqtg0j9n" w:colFirst="0" w:colLast="0"/>
      <w:bookmarkEnd w:id="3773"/>
      <w:r w:rsidRPr="00C65ED0">
        <w:rPr>
          <w:color w:val="000000"/>
          <w:rPrChange w:id="3774" w:author="Russell Ott" w:date="2022-05-16T11:47:00Z">
            <w:rPr>
              <w:rFonts w:ascii="Calibri" w:eastAsia="Calibri" w:hAnsi="Calibri"/>
              <w:color w:val="000000"/>
            </w:rPr>
          </w:rPrChange>
        </w:rPr>
        <w:t xml:space="preserve">The Joint </w:t>
      </w:r>
      <w:r w:rsidR="00614C1D" w:rsidRPr="00C65ED0">
        <w:rPr>
          <w:color w:val="000000"/>
          <w:rPrChange w:id="3775" w:author="Russell Ott" w:date="2022-05-16T11:47:00Z">
            <w:rPr>
              <w:rFonts w:ascii="Calibri" w:eastAsia="Calibri" w:hAnsi="Calibri"/>
              <w:color w:val="000000"/>
            </w:rPr>
          </w:rPrChange>
        </w:rPr>
        <w:t xml:space="preserve">Document Content </w:t>
      </w:r>
      <w:r w:rsidRPr="00C65ED0">
        <w:rPr>
          <w:rFonts w:eastAsia="Calibri"/>
          <w:color w:val="000000"/>
          <w:rPrChange w:id="3776" w:author="Russell Ott" w:date="2022-05-16T11:47:00Z">
            <w:rPr>
              <w:rFonts w:ascii="Calibri" w:eastAsia="Calibri" w:hAnsi="Calibri"/>
              <w:color w:val="000000"/>
            </w:rPr>
          </w:rPrChange>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color w:val="000000"/>
          <w:rPrChange w:id="3777" w:author="Russell Ott" w:date="2022-05-16T11:47:00Z">
            <w:rPr>
              <w:rStyle w:val="FootnoteReference"/>
              <w:rFonts w:ascii="Calibri" w:eastAsia="Calibri" w:hAnsi="Calibri"/>
              <w:color w:val="000000"/>
            </w:rPr>
          </w:rPrChange>
        </w:rPr>
        <w:footnoteReference w:id="48"/>
      </w:r>
    </w:p>
    <w:p w14:paraId="571DDEE1" w14:textId="77777777" w:rsidR="00C65ED0" w:rsidRPr="003A3D50" w:rsidRDefault="00C65ED0" w:rsidP="00C65ED0">
      <w:pPr>
        <w:rPr>
          <w:rFonts w:ascii="Times New Roman" w:eastAsia="Calibri" w:hAnsi="Times New Roman"/>
          <w:color w:val="000000"/>
          <w:sz w:val="24"/>
          <w:szCs w:val="24"/>
          <w:rPrChange w:id="3780" w:author="Russell Ott" w:date="2022-05-16T11:47:00Z">
            <w:rPr>
              <w:rFonts w:ascii="Calibri" w:eastAsia="Calibri" w:hAnsi="Calibri"/>
              <w:color w:val="000000"/>
            </w:rPr>
          </w:rPrChange>
        </w:rPr>
      </w:pPr>
      <w:r w:rsidRPr="003A3D50">
        <w:rPr>
          <w:color w:val="000000"/>
          <w:rPrChange w:id="3781" w:author="Russell Ott" w:date="2022-05-16T11:47:00Z">
            <w:rPr>
              <w:rFonts w:ascii="Calibri" w:eastAsia="Calibri" w:hAnsi="Calibri"/>
              <w:color w:val="000000"/>
            </w:rPr>
          </w:rPrChange>
        </w:rPr>
        <w:t>This guidance, combined with the guidance regarding Conte</w:t>
      </w:r>
      <w:r w:rsidRPr="003A3D50">
        <w:rPr>
          <w:color w:val="000000"/>
          <w:rPrChange w:id="3782" w:author="Russell Ott" w:date="2022-05-16T11:47:00Z">
            <w:rPr>
              <w:rFonts w:ascii="Calibri" w:eastAsia="Calibri" w:hAnsi="Calibri"/>
              <w:color w:val="000000"/>
            </w:rPr>
          </w:rPrChange>
        </w:rPr>
        <w:t xml:space="preserv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ascii="Times New Roman" w:eastAsia="Calibri" w:hAnsi="Times New Roman"/>
          <w:color w:val="000000"/>
          <w:sz w:val="24"/>
          <w:szCs w:val="24"/>
          <w:rPrChange w:id="3783" w:author="Russell Ott" w:date="2022-05-16T11:47:00Z">
            <w:rPr>
              <w:rFonts w:ascii="Calibri" w:eastAsia="Calibri" w:hAnsi="Calibri"/>
              <w:color w:val="000000"/>
            </w:rPr>
          </w:rPrChange>
        </w:rPr>
      </w:pPr>
      <w:r w:rsidRPr="003A3D50">
        <w:rPr>
          <w:color w:val="000000"/>
          <w:rPrChange w:id="3784" w:author="Russell Ott" w:date="2022-05-16T11:47:00Z">
            <w:rPr>
              <w:rFonts w:ascii="Calibri" w:eastAsia="Calibri" w:hAnsi="Calibri"/>
              <w:color w:val="000000"/>
            </w:rPr>
          </w:rPrChange>
        </w:rPr>
        <w:t>When presenting users with a list of available docu</w:t>
      </w:r>
      <w:r w:rsidRPr="003A3D50">
        <w:rPr>
          <w:color w:val="000000"/>
          <w:rPrChange w:id="3785" w:author="Russell Ott" w:date="2022-05-16T11:47:00Z">
            <w:rPr>
              <w:rFonts w:ascii="Calibri" w:eastAsia="Calibri" w:hAnsi="Calibri"/>
              <w:color w:val="000000"/>
            </w:rPr>
          </w:rPrChange>
        </w:rPr>
        <w:t xml:space="preserve">ments, implementer best practice includes displaying metadata based on guidance included in the </w:t>
      </w:r>
      <w:r w:rsidRPr="003A3D50">
        <w:rPr>
          <w:rPrChange w:id="3786" w:author="Russell Ott" w:date="2022-05-16T11:47:00Z">
            <w:rPr>
              <w:rFonts w:ascii="Calibri" w:hAnsi="Calibri"/>
            </w:rPr>
          </w:rPrChange>
        </w:rPr>
        <w:t xml:space="preserve">Sequoia Project - </w:t>
      </w:r>
      <w:r w:rsidR="001A0138">
        <w:fldChar w:fldCharType="begin"/>
      </w:r>
      <w:r w:rsidR="001A0138">
        <w:instrText xml:space="preserve"> HYPERLINK "https://s3.amazonaws.com/seqprojectehex/wp-content/uploads/2018/09/12194149/eHealthExchange-Content-Testing-Guide-2018v1.pdf" \h </w:instrText>
      </w:r>
      <w:r w:rsidR="001A0138">
        <w:fldChar w:fldCharType="separate"/>
      </w:r>
      <w:r w:rsidRPr="003A3D50">
        <w:rPr>
          <w:color w:val="1155CC"/>
          <w:u w:val="single"/>
          <w:rPrChange w:id="3787" w:author="Russell Ott" w:date="2022-05-16T11:47:00Z">
            <w:rPr>
              <w:rFonts w:ascii="Calibri" w:hAnsi="Calibri"/>
              <w:color w:val="1155CC"/>
              <w:u w:val="single"/>
            </w:rPr>
          </w:rPrChange>
        </w:rPr>
        <w:t>eHealth Exchange Content Testing Program Guide</w:t>
      </w:r>
      <w:r w:rsidR="001A0138">
        <w:rPr>
          <w:color w:val="1155CC"/>
          <w:u w:val="single"/>
          <w:rPrChange w:id="3788" w:author="Russell Ott" w:date="2022-05-16T11:47:00Z">
            <w:rPr>
              <w:rFonts w:ascii="Calibri" w:hAnsi="Calibri"/>
              <w:color w:val="1155CC"/>
              <w:u w:val="single"/>
            </w:rPr>
          </w:rPrChange>
        </w:rPr>
        <w:fldChar w:fldCharType="end"/>
      </w:r>
      <w:r w:rsidRPr="003A3D50">
        <w:rPr>
          <w:rPrChange w:id="3789" w:author="Russell Ott" w:date="2022-05-16T11:47:00Z">
            <w:rPr>
              <w:rFonts w:ascii="Calibri" w:hAnsi="Calibri"/>
            </w:rPr>
          </w:rPrChange>
        </w:rPr>
        <w:t xml:space="preserve"> with the additions of Date and Title by the Joint Document Content </w:t>
      </w:r>
      <w:r w:rsidRPr="003A3D50">
        <w:rPr>
          <w:rPrChange w:id="3790" w:author="Russell Ott" w:date="2022-05-16T11:47:00Z">
            <w:rPr>
              <w:rFonts w:ascii="Calibri" w:hAnsi="Calibri"/>
            </w:rPr>
          </w:rPrChange>
        </w:rPr>
        <w:t>Work Group.</w:t>
      </w:r>
    </w:p>
    <w:p w14:paraId="7DAD0F3D" w14:textId="77777777" w:rsidR="00DD100C" w:rsidRDefault="0009537F" w:rsidP="00C65ED0">
      <w:pPr>
        <w:spacing w:before="240" w:after="240"/>
        <w:rPr>
          <w:rFonts w:ascii="Times New Roman" w:eastAsia="Calibri" w:hAnsi="Times New Roman"/>
          <w:color w:val="000000"/>
          <w:sz w:val="24"/>
          <w:szCs w:val="24"/>
          <w:rPrChange w:id="3791" w:author="Russell Ott" w:date="2022-05-16T11:47:00Z">
            <w:rPr>
              <w:rFonts w:ascii="Calibri" w:eastAsia="Calibri" w:hAnsi="Calibri"/>
              <w:color w:val="000000"/>
            </w:rPr>
          </w:rPrChange>
        </w:rPr>
      </w:pPr>
      <w:r>
        <w:rPr>
          <w:color w:val="000000"/>
          <w:rPrChange w:id="3792" w:author="Russell Ott" w:date="2022-05-16T11:47:00Z">
            <w:rPr>
              <w:rFonts w:ascii="Calibri" w:eastAsia="Calibri" w:hAnsi="Calibri"/>
              <w:color w:val="000000"/>
            </w:rPr>
          </w:rPrChange>
        </w:rPr>
        <w:t>Shown below is “</w:t>
      </w:r>
      <w:r w:rsidR="00C65ED0" w:rsidRPr="003A3D50">
        <w:rPr>
          <w:color w:val="000000"/>
          <w:rPrChange w:id="3793" w:author="Russell Ott" w:date="2022-05-16T11:47:00Z">
            <w:rPr>
              <w:rFonts w:ascii="Calibri" w:eastAsia="Calibri" w:hAnsi="Calibri"/>
              <w:color w:val="000000"/>
            </w:rPr>
          </w:rPrChange>
        </w:rPr>
        <w:t>Figure 18</w:t>
      </w:r>
      <w:r w:rsidRPr="0083506C">
        <w:rPr>
          <w:rFonts w:eastAsia="Calibri"/>
          <w:color w:val="000000"/>
          <w:rPrChange w:id="3794" w:author="Russell Ott" w:date="2022-05-16T11:47:00Z">
            <w:rPr>
              <w:rFonts w:ascii="Calibri" w:eastAsia="Calibri" w:hAnsi="Calibri"/>
              <w:color w:val="000000"/>
            </w:rPr>
          </w:rPrChange>
        </w:rPr>
        <w:t xml:space="preserve"> </w:t>
      </w:r>
      <w:r w:rsidRPr="003A3D50">
        <w:rPr>
          <w:rPrChange w:id="3795" w:author="Russell Ott" w:date="2022-05-16T11:47:00Z">
            <w:rPr>
              <w:rFonts w:ascii="Calibri" w:hAnsi="Calibri"/>
            </w:rPr>
          </w:rPrChange>
        </w:rPr>
        <w:t>Document Information Available during the IHE Query and in the stored C-CDA</w:t>
      </w:r>
      <w:r w:rsidR="00DD100C">
        <w:rPr>
          <w:rFonts w:eastAsia="Calibri"/>
          <w:color w:val="000000"/>
          <w:rPrChange w:id="3796" w:author="Russell Ott" w:date="2022-05-16T11:47:00Z">
            <w:rPr>
              <w:rFonts w:ascii="Calibri" w:eastAsia="Calibri" w:hAnsi="Calibri"/>
              <w:color w:val="000000"/>
            </w:rPr>
          </w:rPrChange>
        </w:rPr>
        <w:t xml:space="preserve"> from </w:t>
      </w:r>
      <w:r w:rsidR="00C65ED0" w:rsidRPr="003A3D50">
        <w:rPr>
          <w:rFonts w:eastAsia="Calibri"/>
          <w:color w:val="000000"/>
          <w:rPrChange w:id="3797" w:author="Russell Ott" w:date="2022-05-16T11:47:00Z">
            <w:rPr>
              <w:rFonts w:ascii="Calibri" w:eastAsia="Calibri" w:hAnsi="Calibri"/>
              <w:color w:val="000000"/>
            </w:rPr>
          </w:rPrChange>
        </w:rPr>
        <w:t xml:space="preserve">the Joint Work Group implementation guide </w:t>
      </w:r>
      <w:r>
        <w:rPr>
          <w:rFonts w:eastAsia="Calibri"/>
          <w:color w:val="000000"/>
          <w:rPrChange w:id="3798" w:author="Russell Ott" w:date="2022-05-16T11:47:00Z">
            <w:rPr>
              <w:rFonts w:ascii="Calibri" w:eastAsia="Calibri" w:hAnsi="Calibri"/>
              <w:color w:val="000000"/>
            </w:rPr>
          </w:rPrChange>
        </w:rPr>
        <w:t xml:space="preserve">which </w:t>
      </w:r>
      <w:r w:rsidR="00C65ED0" w:rsidRPr="003A3D50">
        <w:rPr>
          <w:rFonts w:eastAsia="Calibri"/>
          <w:color w:val="000000"/>
          <w:rPrChange w:id="3799" w:author="Russell Ott" w:date="2022-05-16T11:47:00Z">
            <w:rPr>
              <w:rFonts w:ascii="Calibri" w:eastAsia="Calibri" w:hAnsi="Calibri"/>
              <w:color w:val="000000"/>
            </w:rPr>
          </w:rPrChange>
        </w:rPr>
        <w:t>summarizes key data elements available in the IHE Document Query transaction (ITI-18) and in the C-CDA document header</w:t>
      </w:r>
      <w:r w:rsidR="00DD100C">
        <w:rPr>
          <w:rFonts w:eastAsia="Calibri"/>
          <w:color w:val="000000"/>
          <w:rPrChange w:id="3800" w:author="Russell Ott" w:date="2022-05-16T11:47:00Z">
            <w:rPr>
              <w:rFonts w:ascii="Calibri" w:eastAsia="Calibri" w:hAnsi="Calibri"/>
              <w:color w:val="000000"/>
            </w:rPr>
          </w:rPrChange>
        </w:rPr>
        <w:t>:</w:t>
      </w:r>
      <w:r w:rsidR="00C65ED0" w:rsidRPr="003A3D50">
        <w:rPr>
          <w:rStyle w:val="FootnoteReference"/>
          <w:color w:val="000000"/>
          <w:rPrChange w:id="3801" w:author="Russell Ott" w:date="2022-05-16T11:47:00Z">
            <w:rPr>
              <w:rStyle w:val="FootnoteReference"/>
              <w:rFonts w:ascii="Calibri" w:eastAsia="Calibri" w:hAnsi="Calibri"/>
              <w:color w:val="000000"/>
            </w:rPr>
          </w:rPrChange>
        </w:rPr>
        <w:footnoteReference w:id="49"/>
      </w:r>
      <w:r w:rsidR="00C65ED0" w:rsidRPr="003A3D50">
        <w:rPr>
          <w:color w:val="000000"/>
          <w:rPrChange w:id="3804" w:author="Russell Ott" w:date="2022-05-16T11:47:00Z">
            <w:rPr>
              <w:rFonts w:ascii="Calibri" w:eastAsia="Calibri" w:hAnsi="Calibri"/>
              <w:color w:val="000000"/>
            </w:rPr>
          </w:rPrChange>
        </w:rPr>
        <w:t xml:space="preserve">  </w:t>
      </w:r>
    </w:p>
    <w:p w14:paraId="732E9B8E" w14:textId="77777777" w:rsidR="00DD100C" w:rsidRPr="003A3D50" w:rsidRDefault="00DD100C" w:rsidP="003A3D50">
      <w:pPr>
        <w:spacing w:after="240"/>
        <w:ind w:left="907" w:right="1440"/>
        <w:rPr>
          <w:rFonts w:ascii="Times New Roman" w:eastAsia="Times New Roman" w:hAnsi="Times New Roman"/>
          <w:sz w:val="24"/>
          <w:szCs w:val="24"/>
          <w:rPrChange w:id="3805" w:author="Russell Ott" w:date="2022-05-16T11:47:00Z">
            <w:rPr>
              <w:rFonts w:ascii="Calibri" w:hAnsi="Calibri"/>
            </w:rPr>
          </w:rPrChange>
        </w:rPr>
      </w:pPr>
      <w:r w:rsidRPr="003A3D50">
        <w:rPr>
          <w:rPrChange w:id="3806" w:author="Russell Ott" w:date="2022-05-16T11:47:00Z">
            <w:rPr>
              <w:rFonts w:ascii="Calibri" w:hAnsi="Calibri"/>
            </w:rPr>
          </w:rPrChange>
        </w:rPr>
        <w:t>When displaying available documents for retrieval or retrieved documents, systems should display corresponding document information. This information may be obtained from the IHE query/retrieve transaction (i.e., the same as what was displayed in the “list</w:t>
      </w:r>
      <w:r w:rsidRPr="003A3D50">
        <w:rPr>
          <w:rPrChange w:id="3807" w:author="Russell Ott" w:date="2022-05-16T11:47:00Z">
            <w:rPr>
              <w:rFonts w:ascii="Calibri" w:hAnsi="Calibri"/>
            </w:rPr>
          </w:rPrChange>
        </w:rPr>
        <w:t xml:space="preserve"> of available documents” during the query) or may be obtained (parsed) from within the C-CDA document header</w:t>
      </w:r>
      <w:r w:rsidRPr="003A3D50">
        <w:rPr>
          <w:rStyle w:val="FootnoteReference"/>
          <w:rPrChange w:id="3808" w:author="Russell Ott" w:date="2022-05-16T11:47:00Z">
            <w:rPr>
              <w:rStyle w:val="FootnoteReference"/>
              <w:rFonts w:ascii="Calibri" w:hAnsi="Calibri"/>
            </w:rPr>
          </w:rPrChange>
        </w:rPr>
        <w:footnoteReference w:id="50"/>
      </w:r>
      <w:r w:rsidRPr="003A3D50">
        <w:rPr>
          <w:rPrChange w:id="3809" w:author="Russell Ott" w:date="2022-05-16T11:47:00Z">
            <w:rPr>
              <w:rFonts w:ascii="Calibri" w:hAnsi="Calibri"/>
            </w:rPr>
          </w:rPrChange>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sz w:val="24"/>
                <w:szCs w:val="24"/>
                <w:rPrChange w:id="3810" w:author="Russell Ott" w:date="2022-05-16T11:47:00Z">
                  <w:rPr>
                    <w:rFonts w:ascii="Courier New" w:eastAsia="Courier New" w:hAnsi="Courier New"/>
                    <w:sz w:val="20"/>
                  </w:rPr>
                </w:rPrChange>
              </w:rPr>
            </w:pPr>
            <w:r w:rsidRPr="009F13BB">
              <w:rPr>
                <w:rFonts w:ascii="Courier New" w:hAnsi="Courier New"/>
                <w:color w:val="044444"/>
                <w:rPrChange w:id="3811" w:author="Russell Ott" w:date="2022-05-16T11:47:00Z">
                  <w:rPr>
                    <w:rFonts w:ascii="Courier New" w:hAnsi="Courier New"/>
                    <w:color w:val="044444"/>
                    <w:sz w:val="20"/>
                  </w:rPr>
                </w:rPrChange>
              </w:rPr>
              <w:t>DocumentEntry.</w:t>
            </w:r>
            <w:r w:rsidRPr="009F13BB">
              <w:rPr>
                <w:rFonts w:ascii="Courier New" w:hAnsi="Courier New"/>
                <w:rPrChange w:id="3812" w:author="Russell Ott" w:date="2022-05-16T11:47:00Z">
                  <w:rPr>
                    <w:rFonts w:ascii="Courier New" w:eastAsia="Courier New" w:hAnsi="Courier New"/>
                    <w:sz w:val="20"/>
                  </w:rPr>
                </w:rPrChange>
              </w:rPr>
              <w:t>serviceStartTime</w:t>
            </w:r>
          </w:p>
          <w:p w14:paraId="2ADA1FAC" w14:textId="77777777" w:rsidR="00DD100C" w:rsidRPr="009F13BB" w:rsidRDefault="00DD100C" w:rsidP="00455D1A">
            <w:pPr>
              <w:rPr>
                <w:rFonts w:ascii="Courier New" w:eastAsia="Courier New" w:hAnsi="Courier New"/>
                <w:sz w:val="24"/>
                <w:szCs w:val="24"/>
                <w:rPrChange w:id="3813" w:author="Russell Ott" w:date="2022-05-16T11:47:00Z">
                  <w:rPr>
                    <w:rFonts w:ascii="Courier New" w:eastAsia="Courier New" w:hAnsi="Courier New"/>
                    <w:sz w:val="20"/>
                  </w:rPr>
                </w:rPrChange>
              </w:rPr>
            </w:pPr>
            <w:r w:rsidRPr="009F13BB">
              <w:rPr>
                <w:rFonts w:ascii="Courier New" w:hAnsi="Courier New"/>
                <w:color w:val="044444"/>
                <w:rPrChange w:id="3814" w:author="Russell Ott" w:date="2022-05-16T11:47:00Z">
                  <w:rPr>
                    <w:rFonts w:ascii="Courier New" w:hAnsi="Courier New"/>
                    <w:color w:val="044444"/>
                    <w:sz w:val="20"/>
                  </w:rPr>
                </w:rPrChange>
              </w:rPr>
              <w:t>DocumentEntry.</w:t>
            </w:r>
            <w:r w:rsidRPr="009F13BB">
              <w:rPr>
                <w:rFonts w:ascii="Courier New" w:hAnsi="Courier New"/>
                <w:rPrChange w:id="3815" w:author="Russell Ott" w:date="2022-05-16T11:47:00Z">
                  <w:rPr>
                    <w:rFonts w:ascii="Courier New" w:hAnsi="Courier New"/>
                    <w:sz w:val="20"/>
                  </w:rPr>
                </w:rPrChange>
              </w:rPr>
              <w:t>serviceStopTime</w:t>
            </w:r>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sz w:val="24"/>
                <w:szCs w:val="24"/>
                <w:rPrChange w:id="3816" w:author="Russell Ott" w:date="2022-05-16T11:47:00Z">
                  <w:rPr>
                    <w:rFonts w:ascii="Courier New" w:eastAsia="Courier New" w:hAnsi="Courier New"/>
                    <w:sz w:val="20"/>
                  </w:rPr>
                </w:rPrChange>
              </w:rPr>
            </w:pPr>
            <w:r w:rsidRPr="009F13BB">
              <w:rPr>
                <w:rFonts w:ascii="Courier New" w:hAnsi="Courier New"/>
                <w:rPrChange w:id="3817" w:author="Russell Ott" w:date="2022-05-16T11:47:00Z">
                  <w:rPr>
                    <w:rFonts w:ascii="Courier New" w:eastAsia="Courier New" w:hAnsi="Courier New"/>
                    <w:sz w:val="20"/>
                  </w:rPr>
                </w:rPrChange>
              </w:rPr>
              <w:t>ClinicalDocument/componentOf/encompassingEncounter/</w:t>
            </w:r>
          </w:p>
          <w:p w14:paraId="653C37E6" w14:textId="77777777" w:rsidR="00DD100C" w:rsidRPr="009F13BB" w:rsidRDefault="00DD100C" w:rsidP="00455D1A">
            <w:pPr>
              <w:rPr>
                <w:rFonts w:ascii="Courier New" w:eastAsia="Courier New" w:hAnsi="Courier New"/>
                <w:sz w:val="24"/>
                <w:szCs w:val="24"/>
                <w:rPrChange w:id="3818" w:author="Russell Ott" w:date="2022-05-16T11:47:00Z">
                  <w:rPr>
                    <w:rFonts w:ascii="Courier New" w:eastAsia="Courier New" w:hAnsi="Courier New"/>
                    <w:sz w:val="20"/>
                  </w:rPr>
                </w:rPrChange>
              </w:rPr>
            </w:pPr>
            <w:r w:rsidRPr="009F13BB">
              <w:rPr>
                <w:rFonts w:ascii="Courier New" w:hAnsi="Courier New"/>
                <w:rPrChange w:id="3819" w:author="Russell Ott" w:date="2022-05-16T11:47:00Z">
                  <w:rPr>
                    <w:rFonts w:ascii="Courier New" w:eastAsia="Courier New" w:hAnsi="Courier New"/>
                    <w:sz w:val="20"/>
                  </w:rPr>
                </w:rPrChange>
              </w:rPr>
              <w:t xml:space="preserve">effectiveTime/low  </w:t>
            </w:r>
          </w:p>
          <w:p w14:paraId="52396B43" w14:textId="77777777" w:rsidR="00DD100C" w:rsidRPr="009F13BB" w:rsidRDefault="00DD100C" w:rsidP="00455D1A">
            <w:pPr>
              <w:rPr>
                <w:rFonts w:ascii="Courier New" w:eastAsia="Courier New" w:hAnsi="Courier New"/>
                <w:sz w:val="24"/>
                <w:szCs w:val="24"/>
                <w:rPrChange w:id="3820" w:author="Russell Ott" w:date="2022-05-16T11:47:00Z">
                  <w:rPr>
                    <w:rFonts w:ascii="Courier New" w:eastAsia="Courier New" w:hAnsi="Courier New"/>
                    <w:sz w:val="20"/>
                  </w:rPr>
                </w:rPrChange>
              </w:rPr>
            </w:pPr>
            <w:r w:rsidRPr="009F13BB">
              <w:rPr>
                <w:rFonts w:ascii="Courier New" w:hAnsi="Courier New"/>
                <w:rPrChange w:id="3821" w:author="Russell Ott" w:date="2022-05-16T11:47:00Z">
                  <w:rPr>
                    <w:rFonts w:ascii="Courier New" w:eastAsia="Courier New" w:hAnsi="Courier New"/>
                    <w:sz w:val="20"/>
                  </w:rPr>
                </w:rPrChange>
              </w:rPr>
              <w:t>ClinicalDocument/componentOf/encompassingEncounter/</w:t>
            </w:r>
          </w:p>
          <w:p w14:paraId="7FD4DB14" w14:textId="77777777" w:rsidR="00DD100C" w:rsidRPr="009F13BB" w:rsidRDefault="00DD100C" w:rsidP="00455D1A">
            <w:pPr>
              <w:rPr>
                <w:rFonts w:ascii="Courier New" w:eastAsia="Courier New" w:hAnsi="Courier New"/>
                <w:sz w:val="24"/>
                <w:szCs w:val="24"/>
                <w:rPrChange w:id="3822" w:author="Russell Ott" w:date="2022-05-16T11:47:00Z">
                  <w:rPr>
                    <w:rFonts w:ascii="Courier New" w:eastAsia="Courier New" w:hAnsi="Courier New"/>
                    <w:sz w:val="20"/>
                  </w:rPr>
                </w:rPrChange>
              </w:rPr>
            </w:pPr>
            <w:r w:rsidRPr="009F13BB">
              <w:rPr>
                <w:rFonts w:ascii="Courier New" w:hAnsi="Courier New"/>
                <w:rPrChange w:id="3823" w:author="Russell Ott" w:date="2022-05-16T11:47:00Z">
                  <w:rPr>
                    <w:rFonts w:ascii="Courier New" w:eastAsia="Courier New" w:hAnsi="Courier New"/>
                    <w:sz w:val="20"/>
                  </w:rPr>
                </w:rPrChange>
              </w:rPr>
              <w:t xml:space="preserve">effectiveTime/high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Pr>
              <w:rPr>
                <w:rFonts w:ascii="Times New Roman" w:eastAsia="Times New Roman" w:hAnsi="Times New Roman"/>
                <w:sz w:val="24"/>
                <w:szCs w:val="24"/>
                <w:rPrChange w:id="3824" w:author="Russell Ott" w:date="2022-05-16T11:47:00Z">
                  <w:rPr>
                    <w:sz w:val="20"/>
                  </w:rPr>
                </w:rPrChange>
              </w:rPr>
            </w:pPr>
            <w:r w:rsidRPr="009F13BB">
              <w:rPr>
                <w:rFonts w:ascii="Courier New" w:hAnsi="Courier New"/>
                <w:color w:val="044444"/>
                <w:rPrChange w:id="3825" w:author="Russell Ott" w:date="2022-05-16T11:47:00Z">
                  <w:rPr>
                    <w:rFonts w:ascii="Courier New" w:hAnsi="Courier New"/>
                    <w:color w:val="044444"/>
                    <w:sz w:val="20"/>
                  </w:rPr>
                </w:rPrChange>
              </w:rPr>
              <w:t>DocumentEntry.</w:t>
            </w:r>
            <w:r w:rsidRPr="009F13BB">
              <w:rPr>
                <w:rFonts w:ascii="Courier New" w:hAnsi="Courier New"/>
                <w:rPrChange w:id="3826" w:author="Russell Ott" w:date="2022-05-16T11:47:00Z">
                  <w:rPr>
                    <w:rFonts w:ascii="Courier New" w:eastAsia="Courier New" w:hAnsi="Courier New"/>
                    <w:sz w:val="20"/>
                  </w:rPr>
                </w:rPrChange>
              </w:rPr>
              <w:t>title</w:t>
            </w:r>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Pr>
              <w:rPr>
                <w:rPrChange w:id="3827" w:author="Russell Ott" w:date="2022-05-16T11:47:00Z">
                  <w:rPr>
                    <w:sz w:val="20"/>
                  </w:rPr>
                </w:rPrChange>
              </w:rPr>
            </w:pPr>
            <w:r w:rsidRPr="009F13BB">
              <w:rPr>
                <w:rFonts w:ascii="Courier New" w:eastAsia="Courier New" w:hAnsi="Courier New" w:cs="Courier New"/>
                <w:sz w:val="19"/>
                <w:szCs w:val="19"/>
              </w:rPr>
              <w:t>ClinicalDocument</w:t>
            </w:r>
            <w:r w:rsidRPr="009F13BB">
              <w:rPr>
                <w:rFonts w:ascii="Courier New" w:hAnsi="Courier New"/>
                <w:rPrChange w:id="3828" w:author="Russell Ott" w:date="2022-05-16T11:47:00Z">
                  <w:rPr>
                    <w:rFonts w:ascii="Courier New" w:eastAsia="Courier New" w:hAnsi="Courier New"/>
                    <w:sz w:val="20"/>
                  </w:rPr>
                </w:rPrChange>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Pr>
              <w:rPr>
                <w:rFonts w:ascii="Times New Roman" w:eastAsia="Times New Roman" w:hAnsi="Times New Roman"/>
                <w:sz w:val="24"/>
                <w:szCs w:val="24"/>
                <w:rPrChange w:id="3829" w:author="Russell Ott" w:date="2022-05-16T11:47:00Z">
                  <w:rPr>
                    <w:sz w:val="20"/>
                  </w:rPr>
                </w:rPrChange>
              </w:rPr>
            </w:pPr>
            <w:r w:rsidRPr="009F13BB">
              <w:rPr>
                <w:rFonts w:ascii="Courier New" w:hAnsi="Courier New"/>
                <w:color w:val="044444"/>
                <w:rPrChange w:id="3830" w:author="Russell Ott" w:date="2022-05-16T11:47:00Z">
                  <w:rPr>
                    <w:rFonts w:ascii="Courier New" w:hAnsi="Courier New"/>
                    <w:color w:val="044444"/>
                    <w:sz w:val="20"/>
                  </w:rPr>
                </w:rPrChange>
              </w:rPr>
              <w:t>DocumentEntry.</w:t>
            </w:r>
            <w:r w:rsidRPr="009F13BB">
              <w:rPr>
                <w:rFonts w:ascii="Courier New" w:hAnsi="Courier New"/>
                <w:rPrChange w:id="3831" w:author="Russell Ott" w:date="2022-05-16T11:47:00Z">
                  <w:rPr>
                    <w:rFonts w:ascii="Courier New" w:eastAsia="Courier New" w:hAnsi="Courier New"/>
                    <w:sz w:val="20"/>
                  </w:rPr>
                </w:rPrChange>
              </w:rPr>
              <w:t>typeCode</w:t>
            </w:r>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Pr>
              <w:rPr>
                <w:rFonts w:ascii="Times New Roman" w:eastAsia="Times New Roman" w:hAnsi="Times New Roman"/>
                <w:sz w:val="24"/>
                <w:szCs w:val="24"/>
                <w:rPrChange w:id="3832" w:author="Russell Ott" w:date="2022-05-16T11:47:00Z">
                  <w:rPr>
                    <w:sz w:val="20"/>
                  </w:rPr>
                </w:rPrChange>
              </w:rPr>
            </w:pPr>
            <w:r w:rsidRPr="009F13BB">
              <w:rPr>
                <w:rFonts w:ascii="Courier New" w:hAnsi="Courier New"/>
                <w:rPrChange w:id="3833" w:author="Russell Ott" w:date="2022-05-16T11:47:00Z">
                  <w:rPr>
                    <w:rFonts w:ascii="Courier New" w:eastAsia="Courier New" w:hAnsi="Courier New"/>
                    <w:sz w:val="20"/>
                  </w:rPr>
                </w:rPrChange>
              </w:rPr>
              <w:t>ClinicalDocument/code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Pr>
              <w:rPr>
                <w:rFonts w:ascii="Times New Roman" w:eastAsia="Times New Roman" w:hAnsi="Times New Roman"/>
                <w:sz w:val="24"/>
                <w:szCs w:val="24"/>
                <w:rPrChange w:id="3834" w:author="Russell Ott" w:date="2022-05-16T11:47:00Z">
                  <w:rPr>
                    <w:sz w:val="20"/>
                  </w:rPr>
                </w:rPrChange>
              </w:rPr>
            </w:pPr>
            <w:r w:rsidRPr="009F13BB">
              <w:rPr>
                <w:rFonts w:ascii="Courier New" w:hAnsi="Courier New"/>
                <w:color w:val="044444"/>
                <w:rPrChange w:id="3835" w:author="Russell Ott" w:date="2022-05-16T11:47:00Z">
                  <w:rPr>
                    <w:rFonts w:ascii="Courier New" w:hAnsi="Courier New"/>
                    <w:color w:val="044444"/>
                    <w:sz w:val="20"/>
                  </w:rPr>
                </w:rPrChange>
              </w:rPr>
              <w:t>DocumentEntry.</w:t>
            </w:r>
            <w:r w:rsidRPr="009F13BB">
              <w:rPr>
                <w:rFonts w:ascii="Courier New" w:hAnsi="Courier New"/>
                <w:rPrChange w:id="3836" w:author="Russell Ott" w:date="2022-05-16T11:47:00Z">
                  <w:rPr>
                    <w:rFonts w:ascii="Courier New" w:eastAsia="Courier New" w:hAnsi="Courier New"/>
                    <w:sz w:val="20"/>
                  </w:rPr>
                </w:rPrChange>
              </w:rPr>
              <w:t>authorPerson</w:t>
            </w:r>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Pr>
              <w:rPr>
                <w:rFonts w:ascii="Times New Roman" w:eastAsia="Times New Roman" w:hAnsi="Times New Roman"/>
                <w:sz w:val="24"/>
                <w:szCs w:val="24"/>
                <w:rPrChange w:id="3837" w:author="Russell Ott" w:date="2022-05-16T11:47:00Z">
                  <w:rPr>
                    <w:sz w:val="20"/>
                  </w:rPr>
                </w:rPrChange>
              </w:rPr>
            </w:pPr>
            <w:r w:rsidRPr="009F13BB">
              <w:rPr>
                <w:rFonts w:ascii="Courier New" w:hAnsi="Courier New"/>
                <w:rPrChange w:id="3838" w:author="Russell Ott" w:date="2022-05-16T11:47:00Z">
                  <w:rPr>
                    <w:rFonts w:ascii="Courier New" w:eastAsia="Courier New" w:hAnsi="Courier New"/>
                    <w:sz w:val="20"/>
                  </w:rPr>
                </w:rPrChange>
              </w:rPr>
              <w:t>ClinicalDocument/author/assignedAuthor/assignedPerson</w:t>
            </w:r>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Pr>
              <w:rPr>
                <w:rFonts w:ascii="Times New Roman" w:eastAsia="Times New Roman" w:hAnsi="Times New Roman"/>
                <w:sz w:val="24"/>
                <w:szCs w:val="24"/>
                <w:rPrChange w:id="3839" w:author="Russell Ott" w:date="2022-05-16T11:47:00Z">
                  <w:rPr>
                    <w:sz w:val="20"/>
                  </w:rPr>
                </w:rPrChange>
              </w:rPr>
            </w:pPr>
            <w:r w:rsidRPr="009F13BB">
              <w:rPr>
                <w:rFonts w:ascii="Courier New" w:hAnsi="Courier New"/>
                <w:color w:val="044444"/>
                <w:rPrChange w:id="3840" w:author="Russell Ott" w:date="2022-05-16T11:47:00Z">
                  <w:rPr>
                    <w:rFonts w:ascii="Courier New" w:hAnsi="Courier New"/>
                    <w:color w:val="044444"/>
                    <w:sz w:val="20"/>
                  </w:rPr>
                </w:rPrChange>
              </w:rPr>
              <w:t>DocumentEntry.</w:t>
            </w:r>
            <w:r w:rsidRPr="009F13BB">
              <w:rPr>
                <w:rFonts w:ascii="Courier New" w:hAnsi="Courier New"/>
                <w:rPrChange w:id="3841" w:author="Russell Ott" w:date="2022-05-16T11:47:00Z">
                  <w:rPr>
                    <w:rFonts w:ascii="Courier New" w:eastAsia="Courier New" w:hAnsi="Courier New"/>
                    <w:sz w:val="20"/>
                  </w:rPr>
                </w:rPrChange>
              </w:rPr>
              <w:t>authorInstitution</w:t>
            </w:r>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sz w:val="24"/>
                <w:szCs w:val="24"/>
                <w:rPrChange w:id="3842" w:author="Russell Ott" w:date="2022-05-16T11:47:00Z">
                  <w:rPr>
                    <w:rFonts w:ascii="Courier New" w:eastAsia="Courier New" w:hAnsi="Courier New"/>
                    <w:sz w:val="20"/>
                  </w:rPr>
                </w:rPrChange>
              </w:rPr>
            </w:pPr>
            <w:r w:rsidRPr="009F13BB">
              <w:rPr>
                <w:rFonts w:ascii="Courier New" w:hAnsi="Courier New"/>
                <w:rPrChange w:id="3843" w:author="Russell Ott" w:date="2022-05-16T11:47:00Z">
                  <w:rPr>
                    <w:rFonts w:ascii="Courier New" w:eastAsia="Courier New" w:hAnsi="Courier New"/>
                    <w:sz w:val="20"/>
                  </w:rPr>
                </w:rPrChange>
              </w:rPr>
              <w:t>ClinicalDocument/author/assignedAuthor/</w:t>
            </w:r>
            <w:r w:rsidRPr="009F13BB">
              <w:rPr>
                <w:rFonts w:ascii="Courier New" w:hAnsi="Courier New"/>
                <w:rPrChange w:id="3844" w:author="Russell Ott" w:date="2022-05-16T11:47:00Z">
                  <w:rPr>
                    <w:rFonts w:ascii="Courier New" w:eastAsia="Courier New" w:hAnsi="Courier New"/>
                    <w:sz w:val="20"/>
                  </w:rPr>
                </w:rPrChange>
              </w:rPr>
              <w:br/>
              <w:t>representedOrganization/name</w:t>
            </w:r>
          </w:p>
          <w:p w14:paraId="0FA4C947" w14:textId="77777777" w:rsidR="00DD100C" w:rsidRPr="009F13BB" w:rsidRDefault="00DD100C" w:rsidP="00455D1A">
            <w:pPr>
              <w:rPr>
                <w:rPrChange w:id="3845" w:author="Russell Ott" w:date="2022-05-16T11:47:00Z">
                  <w:rPr>
                    <w:sz w:val="20"/>
                  </w:rPr>
                </w:rPrChange>
              </w:rPr>
            </w:pPr>
          </w:p>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Pr>
              <w:rPr>
                <w:rFonts w:ascii="Times New Roman" w:eastAsia="Times New Roman" w:hAnsi="Times New Roman"/>
                <w:sz w:val="24"/>
                <w:szCs w:val="24"/>
                <w:rPrChange w:id="3846" w:author="Russell Ott" w:date="2022-05-16T11:47:00Z">
                  <w:rPr>
                    <w:sz w:val="20"/>
                  </w:rPr>
                </w:rPrChange>
              </w:rPr>
            </w:pPr>
            <w:r w:rsidRPr="009F13BB">
              <w:rPr>
                <w:rFonts w:ascii="Courier New" w:hAnsi="Courier New"/>
                <w:color w:val="044444"/>
                <w:rPrChange w:id="3847" w:author="Russell Ott" w:date="2022-05-16T11:47:00Z">
                  <w:rPr>
                    <w:rFonts w:ascii="Courier New" w:hAnsi="Courier New"/>
                    <w:color w:val="044444"/>
                    <w:sz w:val="20"/>
                  </w:rPr>
                </w:rPrChange>
              </w:rPr>
              <w:t>DocumentEntry.</w:t>
            </w:r>
            <w:r w:rsidRPr="009F13BB">
              <w:rPr>
                <w:rFonts w:ascii="Courier New" w:hAnsi="Courier New"/>
                <w:rPrChange w:id="3848" w:author="Russell Ott" w:date="2022-05-16T11:47:00Z">
                  <w:rPr>
                    <w:rFonts w:ascii="Courier New" w:eastAsia="Courier New" w:hAnsi="Courier New"/>
                    <w:sz w:val="20"/>
                  </w:rPr>
                </w:rPrChange>
              </w:rPr>
              <w:t>eventCodeList</w:t>
            </w:r>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Pr>
              <w:rPr>
                <w:rFonts w:ascii="Times New Roman" w:eastAsia="Times New Roman" w:hAnsi="Times New Roman"/>
                <w:sz w:val="24"/>
                <w:szCs w:val="24"/>
                <w:rPrChange w:id="3849" w:author="Russell Ott" w:date="2022-05-16T11:47:00Z">
                  <w:rPr>
                    <w:sz w:val="20"/>
                  </w:rPr>
                </w:rPrChange>
              </w:rPr>
            </w:pPr>
            <w:r w:rsidRPr="009F13BB">
              <w:rPr>
                <w:rFonts w:ascii="Courier New" w:hAnsi="Courier New"/>
                <w:rPrChange w:id="3850" w:author="Russell Ott" w:date="2022-05-16T11:47:00Z">
                  <w:rPr>
                    <w:rFonts w:ascii="Courier New" w:eastAsia="Courier New" w:hAnsi="Courier New"/>
                    <w:sz w:val="20"/>
                  </w:rPr>
                </w:rPrChange>
              </w:rPr>
              <w:t>ClinicalDocument/documentationOf/serviceEvent/code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sz w:val="24"/>
                <w:szCs w:val="24"/>
                <w:rPrChange w:id="3851" w:author="Russell Ott" w:date="2022-05-16T11:47:00Z">
                  <w:rPr>
                    <w:rFonts w:ascii="Courier New" w:eastAsia="Courier New" w:hAnsi="Courier New"/>
                    <w:sz w:val="20"/>
                  </w:rPr>
                </w:rPrChange>
              </w:rPr>
            </w:pPr>
            <w:r w:rsidRPr="009F13BB">
              <w:rPr>
                <w:rFonts w:ascii="Courier New" w:hAnsi="Courier New"/>
                <w:rPrChange w:id="3852" w:author="Russell Ott" w:date="2022-05-16T11:47:00Z">
                  <w:rPr>
                    <w:rFonts w:ascii="Courier New" w:eastAsia="Courier New" w:hAnsi="Courier New"/>
                    <w:sz w:val="20"/>
                  </w:rPr>
                </w:rPrChange>
              </w:rPr>
              <w:t xml:space="preserve">Not Applicable - the service event information in a patient summary is restricted to “Provision of Care”. The document does not contain details about the services </w:t>
            </w:r>
            <w:r w:rsidRPr="009F13BB">
              <w:rPr>
                <w:rFonts w:ascii="Courier New" w:hAnsi="Courier New"/>
                <w:rPrChange w:id="3853" w:author="Russell Ott" w:date="2022-05-16T11:47:00Z">
                  <w:rPr>
                    <w:rFonts w:ascii="Courier New" w:eastAsia="Courier New" w:hAnsi="Courier New"/>
                    <w:sz w:val="20"/>
                  </w:rPr>
                </w:rPrChange>
              </w:rPr>
              <w:t>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Pr>
              <w:rPr>
                <w:rFonts w:ascii="Times New Roman" w:eastAsia="Times New Roman" w:hAnsi="Times New Roman"/>
                <w:sz w:val="24"/>
                <w:szCs w:val="24"/>
                <w:rPrChange w:id="3854" w:author="Russell Ott" w:date="2022-05-16T11:47:00Z">
                  <w:rPr>
                    <w:sz w:val="20"/>
                  </w:rPr>
                </w:rPrChange>
              </w:rPr>
            </w:pPr>
            <w:r w:rsidRPr="009F13BB">
              <w:rPr>
                <w:rFonts w:ascii="Courier New" w:hAnsi="Courier New"/>
                <w:color w:val="044444"/>
                <w:rPrChange w:id="3855" w:author="Russell Ott" w:date="2022-05-16T11:47:00Z">
                  <w:rPr>
                    <w:rFonts w:ascii="Courier New" w:hAnsi="Courier New"/>
                    <w:color w:val="044444"/>
                    <w:sz w:val="20"/>
                  </w:rPr>
                </w:rPrChange>
              </w:rPr>
              <w:t>DocumentEntry.</w:t>
            </w:r>
            <w:r w:rsidRPr="009F13BB">
              <w:rPr>
                <w:rFonts w:ascii="Courier New" w:hAnsi="Courier New"/>
                <w:rPrChange w:id="3856" w:author="Russell Ott" w:date="2022-05-16T11:47:00Z">
                  <w:rPr>
                    <w:rFonts w:ascii="Courier New" w:eastAsia="Courier New" w:hAnsi="Courier New"/>
                    <w:sz w:val="20"/>
                  </w:rPr>
                </w:rPrChange>
              </w:rPr>
              <w:t>practiceSettingCode</w:t>
            </w:r>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sz w:val="24"/>
                <w:szCs w:val="24"/>
                <w:rPrChange w:id="3857" w:author="Russell Ott" w:date="2022-05-16T11:47:00Z">
                  <w:rPr>
                    <w:rFonts w:ascii="Courier New" w:eastAsia="Courier New" w:hAnsi="Courier New"/>
                    <w:sz w:val="20"/>
                  </w:rPr>
                </w:rPrChange>
              </w:rPr>
            </w:pPr>
            <w:r w:rsidRPr="009F13BB">
              <w:rPr>
                <w:rFonts w:ascii="Courier New" w:hAnsi="Courier New"/>
                <w:rPrChange w:id="3858" w:author="Russell Ott" w:date="2022-05-16T11:47:00Z">
                  <w:rPr>
                    <w:rFonts w:ascii="Courier New" w:eastAsia="Courier New" w:hAnsi="Courier New"/>
                    <w:sz w:val="20"/>
                  </w:rPr>
                </w:rPrChange>
              </w:rPr>
              <w:t>ClinicalDocument/componentOf/encompassingEncounter/</w:t>
            </w:r>
          </w:p>
          <w:p w14:paraId="5679B92E" w14:textId="77777777" w:rsidR="00DD100C" w:rsidRPr="009F13BB" w:rsidRDefault="00DD100C" w:rsidP="00455D1A">
            <w:pPr>
              <w:rPr>
                <w:rFonts w:ascii="Courier New" w:eastAsia="Courier New" w:hAnsi="Courier New"/>
                <w:sz w:val="24"/>
                <w:szCs w:val="24"/>
                <w:rPrChange w:id="3859" w:author="Russell Ott" w:date="2022-05-16T11:47:00Z">
                  <w:rPr>
                    <w:rFonts w:ascii="Courier New" w:eastAsia="Courier New" w:hAnsi="Courier New"/>
                    <w:sz w:val="20"/>
                  </w:rPr>
                </w:rPrChange>
              </w:rPr>
            </w:pPr>
            <w:r w:rsidRPr="009F13BB">
              <w:rPr>
                <w:rFonts w:ascii="Courier New" w:hAnsi="Courier New"/>
                <w:rPrChange w:id="3860" w:author="Russell Ott" w:date="2022-05-16T11:47:00Z">
                  <w:rPr>
                    <w:rFonts w:ascii="Courier New" w:eastAsia="Courier New" w:hAnsi="Courier New"/>
                    <w:sz w:val="20"/>
                  </w:rPr>
                </w:rPrChange>
              </w:rPr>
              <w:t>location/healthcareFacility</w:t>
            </w:r>
          </w:p>
          <w:p w14:paraId="16C1F427" w14:textId="77777777" w:rsidR="00DD100C" w:rsidRPr="009F13BB" w:rsidRDefault="00DD100C" w:rsidP="00455D1A">
            <w:pPr>
              <w:rPr>
                <w:rPrChange w:id="3861" w:author="Russell Ott" w:date="2022-05-16T11:47:00Z">
                  <w:rPr>
                    <w:sz w:val="20"/>
                  </w:rPr>
                </w:rPrChange>
              </w:rPr>
            </w:pPr>
          </w:p>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sz w:val="24"/>
                <w:szCs w:val="24"/>
                <w:rPrChange w:id="3862" w:author="Russell Ott" w:date="2022-05-16T11:47:00Z">
                  <w:rPr>
                    <w:rFonts w:ascii="Courier New" w:eastAsia="Courier New" w:hAnsi="Courier New"/>
                    <w:sz w:val="20"/>
                  </w:rPr>
                </w:rPrChange>
              </w:rPr>
            </w:pPr>
            <w:r w:rsidRPr="009F13BB">
              <w:rPr>
                <w:rFonts w:ascii="Courier New" w:hAnsi="Courier New"/>
                <w:rPrChange w:id="3863" w:author="Russell Ott" w:date="2022-05-16T11:47:00Z">
                  <w:rPr>
                    <w:rFonts w:ascii="Courier New" w:eastAsia="Courier New" w:hAnsi="Courier New"/>
                    <w:sz w:val="20"/>
                  </w:rPr>
                </w:rPrChange>
              </w:rPr>
              <w:t>Not Applicable - Patient Summary may multiple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Pr>
              <w:rPr>
                <w:rFonts w:ascii="Times New Roman" w:eastAsia="Times New Roman" w:hAnsi="Times New Roman"/>
                <w:sz w:val="24"/>
                <w:szCs w:val="24"/>
                <w:rPrChange w:id="3864" w:author="Russell Ott" w:date="2022-05-16T11:47:00Z">
                  <w:rPr>
                    <w:sz w:val="20"/>
                  </w:rPr>
                </w:rPrChange>
              </w:rPr>
            </w:pPr>
            <w:r w:rsidRPr="009F13BB">
              <w:rPr>
                <w:rFonts w:ascii="Courier New" w:hAnsi="Courier New"/>
                <w:color w:val="044444"/>
                <w:rPrChange w:id="3865" w:author="Russell Ott" w:date="2022-05-16T11:47:00Z">
                  <w:rPr>
                    <w:rFonts w:ascii="Courier New" w:hAnsi="Courier New"/>
                    <w:color w:val="044444"/>
                    <w:sz w:val="20"/>
                  </w:rPr>
                </w:rPrChange>
              </w:rPr>
              <w:t>DocumentEntry.</w:t>
            </w:r>
            <w:r w:rsidRPr="009F13BB">
              <w:rPr>
                <w:rFonts w:ascii="Courier New" w:hAnsi="Courier New"/>
                <w:rPrChange w:id="3866" w:author="Russell Ott" w:date="2022-05-16T11:47:00Z">
                  <w:rPr>
                    <w:rFonts w:ascii="Courier New" w:eastAsia="Courier New" w:hAnsi="Courier New"/>
                    <w:sz w:val="20"/>
                  </w:rPr>
                </w:rPrChange>
              </w:rPr>
              <w:t>formatCode</w:t>
            </w:r>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sz w:val="24"/>
                <w:szCs w:val="24"/>
                <w:rPrChange w:id="3867" w:author="Russell Ott" w:date="2022-05-16T11:47:00Z">
                  <w:rPr>
                    <w:rFonts w:ascii="Courier New" w:eastAsia="Courier New" w:hAnsi="Courier New"/>
                    <w:sz w:val="20"/>
                  </w:rPr>
                </w:rPrChange>
              </w:rPr>
            </w:pPr>
            <w:r w:rsidRPr="009F13BB">
              <w:rPr>
                <w:rFonts w:ascii="Courier New" w:hAnsi="Courier New"/>
                <w:rPrChange w:id="3868" w:author="Russell Ott" w:date="2022-05-16T11:47:00Z">
                  <w:rPr>
                    <w:rFonts w:ascii="Courier New" w:eastAsia="Courier New" w:hAnsi="Courier New"/>
                    <w:sz w:val="20"/>
                  </w:rPr>
                </w:rPrChange>
              </w:rPr>
              <w:t xml:space="preserve">Not Applicable - the formatCode is inferred by the </w:t>
            </w:r>
            <w:r w:rsidRPr="009F13BB">
              <w:rPr>
                <w:rFonts w:ascii="Courier New" w:hAnsi="Courier New"/>
                <w:rPrChange w:id="3869" w:author="Russell Ott" w:date="2022-05-16T11:47:00Z">
                  <w:rPr>
                    <w:rFonts w:ascii="Courier New" w:eastAsia="Courier New" w:hAnsi="Courier New"/>
                    <w:sz w:val="20"/>
                  </w:rPr>
                </w:rPrChange>
              </w:rPr>
              <w:t>templateIDs asserted in the Header</w:t>
            </w:r>
          </w:p>
        </w:tc>
      </w:tr>
    </w:tbl>
    <w:p w14:paraId="2319E6BA" w14:textId="058CC7F6" w:rsidR="0009537F" w:rsidRDefault="0009537F" w:rsidP="0009537F">
      <w:pPr>
        <w:pStyle w:val="Caption"/>
      </w:pPr>
      <w:bookmarkStart w:id="3870" w:name="_Toc103262874"/>
      <w:bookmarkStart w:id="3871" w:name="_Toc21926988"/>
      <w:r>
        <w:t xml:space="preserve">Table </w:t>
      </w:r>
      <w:r w:rsidR="00132A94">
        <w:fldChar w:fldCharType="begin"/>
      </w:r>
      <w:r w:rsidR="00132A94">
        <w:instrText xml:space="preserve"> SEQ Table \* ARABIC </w:instrText>
      </w:r>
      <w:r w:rsidR="00132A94">
        <w:fldChar w:fldCharType="separate"/>
      </w:r>
      <w:r w:rsidR="00F10C7C">
        <w:rPr>
          <w:noProof/>
        </w:rPr>
        <w:t>7</w:t>
      </w:r>
      <w:r w:rsidR="00132A94">
        <w:rPr>
          <w:noProof/>
        </w:rPr>
        <w:fldChar w:fldCharType="end"/>
      </w:r>
      <w:r>
        <w:t xml:space="preserve">: </w:t>
      </w:r>
      <w:r w:rsidRPr="004951D5">
        <w:t>from Concise Consolidated CDA: Deploying Encounter Summary Documents with Clinical Notes. Document Information Available during the IHE Query and in the stored C-CDA</w:t>
      </w:r>
      <w:bookmarkEnd w:id="3870"/>
      <w:bookmarkEnd w:id="3871"/>
    </w:p>
    <w:p w14:paraId="33B5410B" w14:textId="77777777" w:rsidR="00C65ED0" w:rsidRDefault="00C65ED0" w:rsidP="00C65ED0">
      <w:pPr>
        <w:spacing w:before="240" w:after="240"/>
        <w:rPr>
          <w:rFonts w:ascii="Times New Roman" w:eastAsia="Calibri" w:hAnsi="Times New Roman"/>
          <w:color w:val="000000"/>
          <w:sz w:val="24"/>
          <w:szCs w:val="24"/>
          <w:rPrChange w:id="3872" w:author="Russell Ott" w:date="2022-05-16T11:47:00Z">
            <w:rPr>
              <w:rFonts w:ascii="Calibri" w:eastAsia="Calibri" w:hAnsi="Calibri"/>
              <w:color w:val="000000"/>
            </w:rPr>
          </w:rPrChange>
        </w:rPr>
      </w:pPr>
      <w:r w:rsidRPr="003A3D50">
        <w:rPr>
          <w:rPrChange w:id="3873" w:author="Russell Ott" w:date="2022-05-16T11:47:00Z">
            <w:rPr>
              <w:rFonts w:ascii="Calibri" w:hAnsi="Calibri"/>
            </w:rPr>
          </w:rPrChange>
        </w:rPr>
        <w:t xml:space="preserve">The meta data </w:t>
      </w:r>
      <w:r w:rsidRPr="003A3D50">
        <w:rPr>
          <w:rPrChange w:id="3874" w:author="Russell Ott" w:date="2022-05-16T11:47:00Z">
            <w:rPr>
              <w:rFonts w:ascii="Calibri" w:hAnsi="Calibri"/>
            </w:rPr>
          </w:rPrChange>
        </w:rPr>
        <w:t>mapping provides best practice guidance for use with query/retrieve operations. It also applies to best practices for display of documents received via Direct.</w:t>
      </w:r>
      <w:r w:rsidRPr="003A3D50">
        <w:rPr>
          <w:rFonts w:eastAsia="Calibri"/>
          <w:color w:val="000000"/>
          <w:rPrChange w:id="3875" w:author="Russell Ott" w:date="2022-05-16T11:47:00Z">
            <w:rPr>
              <w:rFonts w:ascii="Calibri" w:eastAsia="Calibri" w:hAnsi="Calibri"/>
              <w:color w:val="000000"/>
            </w:rPr>
          </w:rPrChange>
        </w:rPr>
        <w:t xml:space="preserve"> Display of these metadata elements offer useful information when selecting documents for retrieval or review. </w:t>
      </w:r>
    </w:p>
    <w:p w14:paraId="4B8D03CF" w14:textId="77777777" w:rsidR="00A10C4D" w:rsidRPr="00C64922" w:rsidRDefault="00A10C4D" w:rsidP="00943AA0">
      <w:pPr>
        <w:pStyle w:val="Heading2"/>
      </w:pPr>
      <w:bookmarkStart w:id="3876" w:name="_Toc21691472"/>
      <w:bookmarkStart w:id="3877" w:name="_Toc21845654"/>
      <w:bookmarkStart w:id="3878" w:name="_Toc21851895"/>
      <w:bookmarkStart w:id="3879" w:name="_Toc21871856"/>
      <w:bookmarkStart w:id="3880" w:name="_Toc21872312"/>
      <w:bookmarkStart w:id="3881" w:name="_Toc21880083"/>
      <w:bookmarkStart w:id="3882" w:name="_Toc21889913"/>
      <w:bookmarkStart w:id="3883" w:name="_Toc21894056"/>
      <w:bookmarkStart w:id="3884" w:name="_Toc21897984"/>
      <w:bookmarkStart w:id="3885" w:name="_Toc21926731"/>
      <w:bookmarkStart w:id="3886" w:name="_Toc10695567"/>
      <w:bookmarkStart w:id="3887" w:name="_Toc11043563"/>
      <w:bookmarkStart w:id="3888" w:name="_Toc11045561"/>
      <w:bookmarkStart w:id="3889" w:name="_Toc11391231"/>
      <w:bookmarkStart w:id="3890" w:name="_Toc103262629"/>
      <w:bookmarkStart w:id="3891" w:name="_Toc22823374"/>
      <w:bookmarkEnd w:id="3876"/>
      <w:bookmarkEnd w:id="3877"/>
      <w:bookmarkEnd w:id="3878"/>
      <w:bookmarkEnd w:id="3879"/>
      <w:bookmarkEnd w:id="3880"/>
      <w:bookmarkEnd w:id="3881"/>
      <w:bookmarkEnd w:id="3882"/>
      <w:bookmarkEnd w:id="3883"/>
      <w:bookmarkEnd w:id="3884"/>
      <w:bookmarkEnd w:id="3885"/>
      <w:r w:rsidRPr="00C64922">
        <w:t>Clinical Notes</w:t>
      </w:r>
      <w:bookmarkEnd w:id="3886"/>
      <w:bookmarkEnd w:id="3887"/>
      <w:bookmarkEnd w:id="3888"/>
      <w:bookmarkEnd w:id="3889"/>
      <w:bookmarkEnd w:id="3890"/>
      <w:bookmarkEnd w:id="3891"/>
    </w:p>
    <w:p w14:paraId="7BD7FA9B" w14:textId="77777777" w:rsidR="00886DDA" w:rsidRPr="00D14360" w:rsidRDefault="00A10C4D" w:rsidP="00B505D2">
      <w:pPr>
        <w:spacing w:after="120"/>
        <w:rPr>
          <w:rFonts w:ascii="Times New Roman" w:eastAsia="Calibri" w:hAnsi="Times New Roman"/>
          <w:color w:val="000000"/>
          <w:sz w:val="24"/>
          <w:szCs w:val="24"/>
          <w:rPrChange w:id="3892" w:author="Russell Ott" w:date="2022-05-16T11:47:00Z">
            <w:rPr>
              <w:rFonts w:ascii="Calibri" w:eastAsia="Calibri" w:hAnsi="Calibri"/>
              <w:color w:val="000000"/>
            </w:rPr>
          </w:rPrChange>
        </w:rPr>
      </w:pPr>
      <w:r w:rsidRPr="00D14360">
        <w:rPr>
          <w:color w:val="000000"/>
          <w:rPrChange w:id="3893" w:author="Russell Ott" w:date="2022-05-16T11:47:00Z">
            <w:rPr>
              <w:rFonts w:ascii="Calibri" w:eastAsia="Calibri" w:hAnsi="Calibri"/>
              <w:color w:val="000000"/>
            </w:rPr>
          </w:rPrChange>
        </w:rPr>
        <w:t xml:space="preserve">The term “clinical note” can be used to mean different things, depending on the context of use. </w:t>
      </w:r>
    </w:p>
    <w:p w14:paraId="27B6076B" w14:textId="141074D0" w:rsidR="00A10C4D" w:rsidRPr="00D14360" w:rsidRDefault="00A10C4D" w:rsidP="00B505D2">
      <w:pPr>
        <w:spacing w:after="120"/>
        <w:rPr>
          <w:rFonts w:ascii="Times New Roman" w:eastAsia="Calibri" w:hAnsi="Times New Roman"/>
          <w:color w:val="000000"/>
          <w:sz w:val="24"/>
          <w:szCs w:val="24"/>
          <w:rPrChange w:id="3894" w:author="Russell Ott" w:date="2022-05-16T11:47:00Z">
            <w:rPr>
              <w:rFonts w:ascii="Calibri" w:eastAsia="Calibri" w:hAnsi="Calibri"/>
              <w:color w:val="000000"/>
            </w:rPr>
          </w:rPrChange>
        </w:rPr>
      </w:pPr>
      <w:r w:rsidRPr="00D14360">
        <w:rPr>
          <w:color w:val="000000"/>
          <w:rPrChange w:id="3895" w:author="Russell Ott" w:date="2022-05-16T11:47:00Z">
            <w:rPr>
              <w:rFonts w:ascii="Calibri" w:eastAsia="Calibri" w:hAnsi="Calibri"/>
              <w:color w:val="000000"/>
            </w:rPr>
          </w:rPrChange>
        </w:rPr>
        <w:t xml:space="preserve">For example, the term “clinical note” can refer to an entire C-CDA </w:t>
      </w:r>
      <w:del w:id="3896" w:author="Russell Ott" w:date="2022-05-16T11:47:00Z">
        <w:r w:rsidRPr="00D14360">
          <w:rPr>
            <w:rFonts w:eastAsia="Calibri" w:cs="Calibri"/>
            <w:color w:val="000000"/>
          </w:rPr>
          <w:delText xml:space="preserve">R2.1 </w:delText>
        </w:r>
      </w:del>
      <w:r w:rsidRPr="00D14360">
        <w:rPr>
          <w:color w:val="000000"/>
          <w:rPrChange w:id="3897" w:author="Russell Ott" w:date="2022-05-16T11:47:00Z">
            <w:rPr>
              <w:rFonts w:ascii="Calibri" w:eastAsia="Calibri" w:hAnsi="Calibri"/>
              <w:color w:val="000000"/>
            </w:rPr>
          </w:rPrChange>
        </w:rPr>
        <w:t>document. A C-CDA</w:t>
      </w:r>
      <w:del w:id="3898" w:author="Russell Ott" w:date="2022-05-16T11:47:00Z">
        <w:r w:rsidRPr="00D14360">
          <w:rPr>
            <w:rFonts w:ascii="Calibri" w:eastAsia="Calibri" w:hAnsi="Calibri" w:cs="Calibri"/>
            <w:color w:val="000000"/>
          </w:rPr>
          <w:delText xml:space="preserve"> R2.1</w:delText>
        </w:r>
      </w:del>
      <w:r w:rsidRPr="00D14360">
        <w:rPr>
          <w:rFonts w:eastAsia="Calibri"/>
          <w:color w:val="000000"/>
          <w:rPrChange w:id="3899" w:author="Russell Ott" w:date="2022-05-16T11:47:00Z">
            <w:rPr>
              <w:rFonts w:ascii="Calibri" w:eastAsia="Calibri" w:hAnsi="Calibri"/>
              <w:color w:val="000000"/>
            </w:rPr>
          </w:rPrChange>
        </w:rPr>
        <w:t xml:space="preserve">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565E19F7" w:rsidR="00A10C4D" w:rsidRPr="00D14360" w:rsidRDefault="00D31C7C" w:rsidP="00B505D2">
      <w:pPr>
        <w:spacing w:after="120"/>
        <w:rPr>
          <w:rFonts w:ascii="Times New Roman" w:eastAsia="Calibri" w:hAnsi="Times New Roman"/>
          <w:color w:val="000000"/>
          <w:sz w:val="24"/>
          <w:szCs w:val="24"/>
          <w:rPrChange w:id="3900" w:author="Russell Ott" w:date="2022-05-16T11:47:00Z">
            <w:rPr>
              <w:rFonts w:ascii="Calibri" w:eastAsia="Calibri" w:hAnsi="Calibri"/>
              <w:color w:val="000000"/>
            </w:rPr>
          </w:rPrChange>
        </w:rPr>
      </w:pPr>
      <w:r w:rsidRPr="00D14360">
        <w:rPr>
          <w:color w:val="000000"/>
          <w:rPrChange w:id="3901" w:author="Russell Ott" w:date="2022-05-16T11:47:00Z">
            <w:rPr>
              <w:rFonts w:ascii="Calibri" w:eastAsia="Calibri" w:hAnsi="Calibri"/>
              <w:color w:val="000000"/>
            </w:rPr>
          </w:rPrChange>
        </w:rPr>
        <w:t>Additionally, t</w:t>
      </w:r>
      <w:r w:rsidR="00A10C4D" w:rsidRPr="00D14360">
        <w:rPr>
          <w:color w:val="000000"/>
          <w:rPrChange w:id="3902" w:author="Russell Ott" w:date="2022-05-16T11:47:00Z">
            <w:rPr>
              <w:rFonts w:ascii="Calibri" w:eastAsia="Calibri" w:hAnsi="Calibri"/>
              <w:color w:val="000000"/>
            </w:rPr>
          </w:rPrChange>
        </w:rPr>
        <w:t>he term clinical note is often used to describe a document authored by a clinician to capture the health story of a patient – this may include their past and current health as w</w:t>
      </w:r>
      <w:r w:rsidR="00A10C4D" w:rsidRPr="00D14360">
        <w:rPr>
          <w:rFonts w:eastAsia="Calibri"/>
          <w:color w:val="000000"/>
          <w:rPrChange w:id="3903" w:author="Russell Ott" w:date="2022-05-16T11:47:00Z">
            <w:rPr>
              <w:rFonts w:ascii="Calibri" w:eastAsia="Calibri" w:hAnsi="Calibri"/>
              <w:color w:val="000000"/>
            </w:rPr>
          </w:rPrChange>
        </w:rPr>
        <w:t>ell as planned next steps to improve their health. Clinical notes are a critical part of the patient record. Prior to the formation of the Joint Document Content Work Group the independent Car</w:t>
      </w:r>
      <w:r w:rsidR="00A10C4D" w:rsidRPr="00D14360">
        <w:rPr>
          <w:rFonts w:eastAsia="Calibri"/>
          <w:i/>
          <w:color w:val="000000"/>
          <w:rPrChange w:id="3904" w:author="Russell Ott" w:date="2022-05-16T11:47:00Z">
            <w:rPr>
              <w:rFonts w:ascii="Calibri" w:eastAsia="Calibri" w:hAnsi="Calibri"/>
              <w:i/>
              <w:color w:val="000000"/>
            </w:rPr>
          </w:rPrChange>
        </w:rPr>
        <w:t>e</w:t>
      </w:r>
      <w:r w:rsidR="00A10C4D" w:rsidRPr="00D14360">
        <w:rPr>
          <w:color w:val="000000"/>
          <w:rPrChange w:id="3905" w:author="Russell Ott" w:date="2022-05-16T11:47:00Z">
            <w:rPr>
              <w:rFonts w:ascii="Calibri" w:eastAsia="Calibri" w:hAnsi="Calibri"/>
              <w:color w:val="000000"/>
            </w:rPr>
          </w:rPrChange>
        </w:rPr>
        <w:t>quality and CommonWell content work groups were discussing meth</w:t>
      </w:r>
      <w:r w:rsidR="00A10C4D" w:rsidRPr="00D14360">
        <w:rPr>
          <w:rFonts w:eastAsia="Calibri"/>
          <w:color w:val="000000"/>
          <w:rPrChange w:id="3906" w:author="Russell Ott" w:date="2022-05-16T11:47:00Z">
            <w:rPr>
              <w:rFonts w:ascii="Calibri" w:eastAsia="Calibri" w:hAnsi="Calibri"/>
              <w:color w:val="000000"/>
            </w:rPr>
          </w:rPrChange>
        </w:rPr>
        <w:t>ods to exchange clinical notes in C-CDA. Additionally, in response to requirements within the 21</w:t>
      </w:r>
      <w:r w:rsidR="00A10C4D" w:rsidRPr="003A3D50">
        <w:rPr>
          <w:rFonts w:eastAsia="Calibri"/>
          <w:color w:val="000000"/>
          <w:vertAlign w:val="superscript"/>
          <w:rPrChange w:id="3907" w:author="Russell Ott" w:date="2022-05-16T11:47:00Z">
            <w:rPr>
              <w:rFonts w:ascii="Calibri" w:eastAsia="Calibri" w:hAnsi="Calibri"/>
              <w:color w:val="000000"/>
              <w:vertAlign w:val="superscript"/>
            </w:rPr>
          </w:rPrChange>
        </w:rPr>
        <w:t>st</w:t>
      </w:r>
      <w:r w:rsidR="00A10C4D" w:rsidRPr="00D14360">
        <w:rPr>
          <w:rFonts w:eastAsia="Calibri"/>
          <w:color w:val="000000"/>
          <w:rPrChange w:id="3908" w:author="Russell Ott" w:date="2022-05-16T11:47:00Z">
            <w:rPr>
              <w:rFonts w:ascii="Calibri" w:eastAsia="Calibri" w:hAnsi="Calibri"/>
              <w:color w:val="000000"/>
            </w:rPr>
          </w:rPrChange>
        </w:rPr>
        <w:t xml:space="preserve"> Century Cures Act</w:t>
      </w:r>
      <w:r w:rsidR="001E1A3D">
        <w:rPr>
          <w:rFonts w:eastAsia="Calibri"/>
          <w:color w:val="000000"/>
          <w:rPrChange w:id="3909" w:author="Russell Ott" w:date="2022-05-16T11:47:00Z">
            <w:rPr>
              <w:rFonts w:ascii="Calibri" w:eastAsia="Calibri" w:hAnsi="Calibri"/>
              <w:color w:val="000000"/>
            </w:rPr>
          </w:rPrChange>
        </w:rPr>
        <w:t>,</w:t>
      </w:r>
      <w:r w:rsidR="00A10C4D" w:rsidRPr="00D14360">
        <w:rPr>
          <w:color w:val="000000"/>
          <w:rPrChange w:id="3910" w:author="Russell Ott" w:date="2022-05-16T11:47:00Z">
            <w:rPr>
              <w:rFonts w:ascii="Calibri" w:eastAsia="Calibri" w:hAnsi="Calibri"/>
              <w:color w:val="000000"/>
            </w:rPr>
          </w:rPrChange>
        </w:rPr>
        <w:t xml:space="preserve"> to identify a common set of data for exchange, the Office of the National Coordinator (ONC) </w:t>
      </w:r>
      <w:r w:rsidR="001E1A3D">
        <w:rPr>
          <w:rFonts w:eastAsia="Calibri"/>
          <w:color w:val="000000"/>
          <w:rPrChange w:id="3911" w:author="Russell Ott" w:date="2022-05-16T11:47:00Z">
            <w:rPr>
              <w:rFonts w:ascii="Calibri" w:eastAsia="Calibri" w:hAnsi="Calibri"/>
              <w:color w:val="000000"/>
            </w:rPr>
          </w:rPrChange>
        </w:rPr>
        <w:t xml:space="preserve">has included Clinical Notes in the </w:t>
      </w:r>
      <w:r w:rsidR="00A10C4D" w:rsidRPr="00D14360">
        <w:rPr>
          <w:rFonts w:eastAsia="Calibri"/>
          <w:color w:val="000000"/>
          <w:rPrChange w:id="3912" w:author="Russell Ott" w:date="2022-05-16T11:47:00Z">
            <w:rPr>
              <w:rFonts w:ascii="Calibri" w:eastAsia="Calibri" w:hAnsi="Calibri"/>
              <w:color w:val="000000"/>
            </w:rPr>
          </w:rPrChange>
        </w:rPr>
        <w:t xml:space="preserve">proposed </w:t>
      </w:r>
      <w:del w:id="3913" w:author="Russell Ott" w:date="2022-05-16T11:47:00Z">
        <w:r w:rsidR="00A10C4D" w:rsidRPr="00D14360">
          <w:rPr>
            <w:rFonts w:ascii="Calibri" w:eastAsia="Calibri" w:hAnsi="Calibri" w:cs="Calibri"/>
            <w:color w:val="000000"/>
          </w:rPr>
          <w:delText xml:space="preserve">the </w:delText>
        </w:r>
      </w:del>
      <w:r w:rsidR="00A10C4D" w:rsidRPr="00D14360">
        <w:rPr>
          <w:rFonts w:eastAsia="Calibri"/>
          <w:color w:val="000000"/>
          <w:rPrChange w:id="3914" w:author="Russell Ott" w:date="2022-05-16T11:47:00Z">
            <w:rPr>
              <w:rFonts w:ascii="Calibri" w:eastAsia="Calibri" w:hAnsi="Calibri"/>
              <w:color w:val="000000"/>
            </w:rPr>
          </w:rPrChange>
        </w:rPr>
        <w:t>U.S. Core Data for Interoperability (USCDI)</w:t>
      </w:r>
      <w:r w:rsidR="001E1A3D">
        <w:rPr>
          <w:rFonts w:eastAsia="Calibri"/>
          <w:color w:val="000000"/>
          <w:rPrChange w:id="3915" w:author="Russell Ott" w:date="2022-05-16T11:47:00Z">
            <w:rPr>
              <w:rFonts w:ascii="Calibri" w:eastAsia="Calibri" w:hAnsi="Calibri"/>
              <w:color w:val="000000"/>
            </w:rPr>
          </w:rPrChange>
        </w:rPr>
        <w:t>.</w:t>
      </w:r>
      <w:r w:rsidR="00A10C4D" w:rsidRPr="00D14360">
        <w:rPr>
          <w:color w:val="000000"/>
          <w:rPrChange w:id="3916" w:author="Russell Ott" w:date="2022-05-16T11:47:00Z">
            <w:rPr>
              <w:rFonts w:ascii="Calibri" w:eastAsia="Calibri" w:hAnsi="Calibri"/>
              <w:color w:val="000000"/>
            </w:rPr>
          </w:rPrChange>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color w:val="000000"/>
          <w:rPrChange w:id="3917" w:author="Russell Ott" w:date="2022-05-16T11:47:00Z">
            <w:rPr>
              <w:rStyle w:val="FootnoteReference"/>
              <w:rFonts w:ascii="Calibri" w:eastAsia="Calibri" w:hAnsi="Calibri"/>
              <w:color w:val="000000"/>
            </w:rPr>
          </w:rPrChange>
        </w:rPr>
        <w:footnoteReference w:id="51"/>
      </w:r>
    </w:p>
    <w:p w14:paraId="050CD60A" w14:textId="77777777" w:rsidR="00A10C4D" w:rsidRPr="00D14360" w:rsidRDefault="00A10C4D" w:rsidP="00B505D2">
      <w:pPr>
        <w:spacing w:after="120"/>
        <w:rPr>
          <w:rFonts w:ascii="Times New Roman" w:eastAsia="Calibri" w:hAnsi="Times New Roman"/>
          <w:color w:val="000000"/>
          <w:sz w:val="24"/>
          <w:szCs w:val="24"/>
          <w:rPrChange w:id="3920" w:author="Russell Ott" w:date="2022-05-16T11:47:00Z">
            <w:rPr>
              <w:rFonts w:ascii="Calibri" w:eastAsia="Calibri" w:hAnsi="Calibri"/>
              <w:color w:val="000000"/>
            </w:rPr>
          </w:rPrChange>
        </w:rPr>
      </w:pPr>
      <w:r w:rsidRPr="00D14360">
        <w:rPr>
          <w:color w:val="000000"/>
          <w:rPrChange w:id="3921" w:author="Russell Ott" w:date="2022-05-16T11:47:00Z">
            <w:rPr>
              <w:rFonts w:ascii="Calibri" w:eastAsia="Calibri" w:hAnsi="Calibri"/>
              <w:color w:val="000000"/>
            </w:rPr>
          </w:rPrChange>
        </w:rPr>
        <w:t>Within EHR sys</w:t>
      </w:r>
      <w:r w:rsidRPr="00D14360">
        <w:rPr>
          <w:color w:val="000000"/>
          <w:rPrChange w:id="3922" w:author="Russell Ott" w:date="2022-05-16T11:47:00Z">
            <w:rPr>
              <w:rFonts w:ascii="Calibri" w:eastAsia="Calibri" w:hAnsi="Calibri"/>
              <w:color w:val="000000"/>
            </w:rPr>
          </w:rPrChange>
        </w:rPr>
        <w:t>tems, a clinical note may refer to narrative information that is entered by a clinician in a patient’s record.  This type of clinical note is clinical information that is not captured as structured data. It exists within the context of a patient’s record a</w:t>
      </w:r>
      <w:r w:rsidRPr="00D14360">
        <w:rPr>
          <w:rFonts w:eastAsia="Calibri"/>
          <w:color w:val="000000"/>
          <w:rPrChange w:id="3923" w:author="Russell Ott" w:date="2022-05-16T11:47:00Z">
            <w:rPr>
              <w:rFonts w:ascii="Calibri" w:eastAsia="Calibri" w:hAnsi="Calibri"/>
              <w:color w:val="000000"/>
            </w:rPr>
          </w:rPrChange>
        </w:rPr>
        <w:t>nd is part of the documentation gathered during an encounter or related to a specific care event. A clinical note of this type could be a single sentence to record an impression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ascii="Times New Roman" w:eastAsia="Calibri" w:hAnsi="Times New Roman"/>
          <w:color w:val="000000"/>
          <w:sz w:val="24"/>
          <w:szCs w:val="24"/>
          <w:rPrChange w:id="3924" w:author="Russell Ott" w:date="2022-05-16T11:47:00Z">
            <w:rPr>
              <w:rFonts w:ascii="Calibri" w:eastAsia="Calibri" w:hAnsi="Calibri"/>
              <w:color w:val="000000"/>
            </w:rPr>
          </w:rPrChange>
        </w:rPr>
      </w:pPr>
      <w:r w:rsidRPr="00D14360">
        <w:rPr>
          <w:color w:val="000000"/>
          <w:rPrChange w:id="3925" w:author="Russell Ott" w:date="2022-05-16T11:47:00Z">
            <w:rPr>
              <w:rFonts w:ascii="Calibri" w:eastAsia="Calibri" w:hAnsi="Calibri"/>
              <w:color w:val="000000"/>
            </w:rPr>
          </w:rPrChange>
        </w:rPr>
        <w:t>Regardless of the granularit</w:t>
      </w:r>
      <w:r w:rsidR="003B4535" w:rsidRPr="00D14360">
        <w:rPr>
          <w:color w:val="000000"/>
          <w:rPrChange w:id="3926" w:author="Russell Ott" w:date="2022-05-16T11:47:00Z">
            <w:rPr>
              <w:rFonts w:ascii="Calibri" w:eastAsia="Calibri" w:hAnsi="Calibri"/>
              <w:color w:val="000000"/>
            </w:rPr>
          </w:rPrChange>
        </w:rPr>
        <w:t xml:space="preserve">y, </w:t>
      </w:r>
      <w:r w:rsidRPr="00D14360">
        <w:rPr>
          <w:rFonts w:eastAsia="Calibri"/>
          <w:color w:val="000000"/>
          <w:rPrChange w:id="3927" w:author="Russell Ott" w:date="2022-05-16T11:47:00Z">
            <w:rPr>
              <w:rFonts w:ascii="Calibri" w:eastAsia="Calibri" w:hAnsi="Calibri"/>
              <w:color w:val="000000"/>
            </w:rPr>
          </w:rPrChange>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731700BA" w:rsidR="00A10C4D" w:rsidRPr="00D14360" w:rsidRDefault="00A10C4D" w:rsidP="00B505D2">
      <w:pPr>
        <w:spacing w:after="120"/>
        <w:rPr>
          <w:rFonts w:ascii="Times New Roman" w:eastAsia="Calibri" w:hAnsi="Times New Roman"/>
          <w:color w:val="000000"/>
          <w:sz w:val="24"/>
          <w:szCs w:val="24"/>
          <w:rPrChange w:id="3928" w:author="Russell Ott" w:date="2022-05-16T11:47:00Z">
            <w:rPr>
              <w:rFonts w:ascii="Calibri" w:eastAsia="Calibri" w:hAnsi="Calibri"/>
              <w:color w:val="000000"/>
            </w:rPr>
          </w:rPrChange>
        </w:rPr>
      </w:pPr>
      <w:r w:rsidRPr="00D14360">
        <w:rPr>
          <w:color w:val="000000"/>
          <w:rPrChange w:id="3929" w:author="Russell Ott" w:date="2022-05-16T11:47:00Z">
            <w:rPr>
              <w:rFonts w:ascii="Calibri" w:eastAsia="Calibri" w:hAnsi="Calibri"/>
              <w:color w:val="000000"/>
            </w:rPr>
          </w:rPrChange>
        </w:rPr>
        <w:t xml:space="preserve">A clinical note created and managed in an EHR system may be represented for exchange with other systems using a C-CDA document template designed for that type of clinical note.  The </w:t>
      </w:r>
      <w:r w:rsidRPr="00D14360">
        <w:rPr>
          <w:color w:val="000000"/>
          <w:rPrChange w:id="3930" w:author="Russell Ott" w:date="2022-05-16T11:47:00Z">
            <w:rPr>
              <w:rFonts w:ascii="Calibri" w:eastAsia="Calibri" w:hAnsi="Calibri"/>
              <w:color w:val="000000"/>
            </w:rPr>
          </w:rPrChange>
        </w:rPr>
        <w:t>document templates defined in C-CDA</w:t>
      </w:r>
      <w:del w:id="3931" w:author="Russell Ott" w:date="2022-05-16T11:47:00Z">
        <w:r w:rsidRPr="00D14360">
          <w:rPr>
            <w:rFonts w:ascii="Calibri" w:eastAsia="Calibri" w:hAnsi="Calibri" w:cs="Calibri"/>
            <w:color w:val="000000"/>
          </w:rPr>
          <w:delText xml:space="preserve"> 2.1</w:delText>
        </w:r>
      </w:del>
      <w:r w:rsidRPr="00D14360">
        <w:rPr>
          <w:rFonts w:eastAsia="Calibri"/>
          <w:color w:val="000000"/>
          <w:rPrChange w:id="3932" w:author="Russell Ott" w:date="2022-05-16T11:47:00Z">
            <w:rPr>
              <w:rFonts w:ascii="Calibri" w:eastAsia="Calibri" w:hAnsi="Calibri"/>
              <w:color w:val="000000"/>
            </w:rPr>
          </w:rPrChange>
        </w:rPr>
        <w:t xml:space="preserve">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ascii="Times New Roman" w:eastAsia="Calibri" w:hAnsi="Times New Roman"/>
          <w:color w:val="000000"/>
          <w:sz w:val="24"/>
          <w:szCs w:val="24"/>
          <w:rPrChange w:id="3933" w:author="Russell Ott" w:date="2022-05-16T11:47:00Z">
            <w:rPr>
              <w:rFonts w:ascii="Calibri" w:eastAsia="Calibri" w:hAnsi="Calibri"/>
              <w:color w:val="000000"/>
            </w:rPr>
          </w:rPrChange>
        </w:rPr>
      </w:pPr>
      <w:r w:rsidRPr="00D14360">
        <w:rPr>
          <w:color w:val="000000"/>
          <w:rPrChange w:id="3934" w:author="Russell Ott" w:date="2022-05-16T11:47:00Z">
            <w:rPr>
              <w:rFonts w:ascii="Calibri" w:eastAsia="Calibri" w:hAnsi="Calibri"/>
              <w:color w:val="000000"/>
            </w:rPr>
          </w:rPrChange>
        </w:rPr>
        <w:t>In order to address the challenge that clinical notes in</w:t>
      </w:r>
      <w:r w:rsidR="006F3BC6" w:rsidRPr="00D14360">
        <w:rPr>
          <w:color w:val="000000"/>
          <w:rPrChange w:id="3935" w:author="Russell Ott" w:date="2022-05-16T11:47:00Z">
            <w:rPr>
              <w:rFonts w:ascii="Calibri" w:eastAsia="Calibri" w:hAnsi="Calibri"/>
              <w:color w:val="000000"/>
            </w:rPr>
          </w:rPrChange>
        </w:rPr>
        <w:t xml:space="preserve"> an </w:t>
      </w:r>
      <w:r w:rsidRPr="00D14360">
        <w:rPr>
          <w:rFonts w:eastAsia="Calibri"/>
          <w:color w:val="000000"/>
          <w:rPrChange w:id="3936" w:author="Russell Ott" w:date="2022-05-16T11:47:00Z">
            <w:rPr>
              <w:rFonts w:ascii="Calibri" w:eastAsia="Calibri" w:hAnsi="Calibri"/>
              <w:color w:val="000000"/>
            </w:rPr>
          </w:rPrChange>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ascii="Times New Roman" w:eastAsia="Calibri" w:hAnsi="Times New Roman"/>
          <w:color w:val="000000"/>
          <w:sz w:val="24"/>
          <w:szCs w:val="24"/>
          <w:rPrChange w:id="3937" w:author="Russell Ott" w:date="2022-05-16T11:47:00Z">
            <w:rPr>
              <w:rFonts w:ascii="Calibri" w:eastAsia="Calibri" w:hAnsi="Calibri"/>
              <w:color w:val="000000"/>
            </w:rPr>
          </w:rPrChange>
        </w:rPr>
      </w:pPr>
      <w:r w:rsidRPr="00D14360">
        <w:rPr>
          <w:color w:val="000000"/>
          <w:rPrChange w:id="3938" w:author="Russell Ott" w:date="2022-05-16T11:47:00Z">
            <w:rPr>
              <w:rFonts w:ascii="Calibri" w:eastAsia="Calibri" w:hAnsi="Calibri"/>
              <w:color w:val="000000"/>
            </w:rPr>
          </w:rPrChange>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ascii="Times New Roman" w:eastAsia="Calibri" w:hAnsi="Times New Roman"/>
          <w:color w:val="000000"/>
          <w:sz w:val="24"/>
          <w:szCs w:val="24"/>
          <w:rPrChange w:id="3939" w:author="Russell Ott" w:date="2022-05-16T11:47:00Z">
            <w:rPr>
              <w:rFonts w:ascii="Calibri" w:eastAsia="Calibri" w:hAnsi="Calibri"/>
              <w:color w:val="000000"/>
            </w:rPr>
          </w:rPrChange>
        </w:rPr>
      </w:pPr>
      <w:r w:rsidRPr="00D14360">
        <w:rPr>
          <w:color w:val="000000"/>
          <w:rPrChange w:id="3940" w:author="Russell Ott" w:date="2022-05-16T11:47:00Z">
            <w:rPr>
              <w:rFonts w:ascii="Calibri" w:eastAsia="Calibri" w:hAnsi="Calibri"/>
              <w:color w:val="000000"/>
            </w:rPr>
          </w:rPrChange>
        </w:rPr>
        <w:t>Clinical note infor</w:t>
      </w:r>
      <w:r w:rsidRPr="00D14360">
        <w:rPr>
          <w:color w:val="000000"/>
          <w:rPrChange w:id="3941" w:author="Russell Ott" w:date="2022-05-16T11:47:00Z">
            <w:rPr>
              <w:rFonts w:ascii="Calibri" w:eastAsia="Calibri" w:hAnsi="Calibri"/>
              <w:color w:val="000000"/>
            </w:rPr>
          </w:rPrChange>
        </w:rPr>
        <w:t>mation which does not contain all the structure required for a C-CDA document may be represented within a section-level template in the context of a larger collection of information pulled together to complete the content required by the document-level tem</w:t>
      </w:r>
      <w:r w:rsidRPr="00D14360">
        <w:rPr>
          <w:rFonts w:eastAsia="Calibri"/>
          <w:color w:val="000000"/>
          <w:rPrChange w:id="3942" w:author="Russell Ott" w:date="2022-05-16T11:47:00Z">
            <w:rPr>
              <w:rFonts w:ascii="Calibri" w:eastAsia="Calibri" w:hAnsi="Calibri"/>
              <w:color w:val="000000"/>
            </w:rPr>
          </w:rPrChange>
        </w:rPr>
        <w:t>plate.  A Notes Section is use</w:t>
      </w:r>
      <w:r w:rsidR="003B4535" w:rsidRPr="00D14360">
        <w:rPr>
          <w:rFonts w:eastAsia="Calibri"/>
          <w:color w:val="000000"/>
          <w:rPrChange w:id="3943" w:author="Russell Ott" w:date="2022-05-16T11:47:00Z">
            <w:rPr>
              <w:rFonts w:ascii="Calibri" w:eastAsia="Calibri" w:hAnsi="Calibri"/>
              <w:color w:val="000000"/>
            </w:rPr>
          </w:rPrChange>
        </w:rPr>
        <w:t>d</w:t>
      </w:r>
      <w:r w:rsidRPr="00D14360">
        <w:rPr>
          <w:color w:val="000000"/>
          <w:rPrChange w:id="3944" w:author="Russell Ott" w:date="2022-05-16T11:47:00Z">
            <w:rPr>
              <w:rFonts w:ascii="Calibri" w:eastAsia="Calibri" w:hAnsi="Calibri"/>
              <w:color w:val="000000"/>
            </w:rPr>
          </w:rPrChange>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ascii="Times New Roman" w:eastAsia="Calibri" w:hAnsi="Times New Roman"/>
          <w:color w:val="000000"/>
          <w:sz w:val="24"/>
          <w:szCs w:val="24"/>
          <w:rPrChange w:id="3945" w:author="Russell Ott" w:date="2022-05-16T11:47:00Z">
            <w:rPr>
              <w:rFonts w:ascii="Calibri" w:eastAsia="Calibri" w:hAnsi="Calibri"/>
              <w:color w:val="000000"/>
            </w:rPr>
          </w:rPrChange>
        </w:rPr>
      </w:pPr>
      <w:r w:rsidRPr="00D14360">
        <w:rPr>
          <w:color w:val="000000"/>
          <w:rPrChange w:id="3946" w:author="Russell Ott" w:date="2022-05-16T11:47:00Z">
            <w:rPr>
              <w:rFonts w:ascii="Calibri" w:eastAsia="Calibri" w:hAnsi="Calibri"/>
              <w:color w:val="000000"/>
            </w:rPr>
          </w:rPrChange>
        </w:rPr>
        <w:t xml:space="preserve">An entry-level template called the Note Activity template is defined to represent narrative clinical note information from the originating system.  A Note Activity entry is used to represent clinical note information within a document section in a machine </w:t>
      </w:r>
      <w:r w:rsidRPr="00D14360">
        <w:rPr>
          <w:color w:val="000000"/>
          <w:rPrChange w:id="3947" w:author="Russell Ott" w:date="2022-05-16T11:47:00Z">
            <w:rPr>
              <w:rFonts w:ascii="Calibri" w:eastAsia="Calibri" w:hAnsi="Calibri"/>
              <w:color w:val="000000"/>
            </w:rPr>
          </w:rPrChange>
        </w:rPr>
        <w:t xml:space="preserve">processable format.  </w:t>
      </w:r>
    </w:p>
    <w:p w14:paraId="524EADFB" w14:textId="77777777" w:rsidR="00A10C4D" w:rsidRPr="00D14360" w:rsidRDefault="00A10C4D" w:rsidP="00B505D2">
      <w:pPr>
        <w:spacing w:after="120"/>
        <w:rPr>
          <w:rFonts w:ascii="Times New Roman" w:eastAsia="Calibri" w:hAnsi="Times New Roman"/>
          <w:color w:val="000000"/>
          <w:sz w:val="24"/>
          <w:szCs w:val="24"/>
          <w:rPrChange w:id="3948" w:author="Russell Ott" w:date="2022-05-16T11:47:00Z">
            <w:rPr>
              <w:rFonts w:ascii="Calibri" w:eastAsia="Calibri" w:hAnsi="Calibri"/>
              <w:color w:val="000000"/>
            </w:rPr>
          </w:rPrChange>
        </w:rPr>
      </w:pPr>
      <w:r w:rsidRPr="00D14360">
        <w:rPr>
          <w:color w:val="000000"/>
          <w:rPrChange w:id="3949" w:author="Russell Ott" w:date="2022-05-16T11:47:00Z">
            <w:rPr>
              <w:rFonts w:ascii="Calibri" w:eastAsia="Calibri" w:hAnsi="Calibri"/>
              <w:color w:val="000000"/>
            </w:rPr>
          </w:rPrChange>
        </w:rPr>
        <w:t>This layered approach to representing clinical notes in C-CDA enables the wide range of information gathered in EHR systems to represented and shared via a CDA Document. Narrative note information as well as discrete data can be inclu</w:t>
      </w:r>
      <w:r w:rsidRPr="00D14360">
        <w:rPr>
          <w:color w:val="000000"/>
          <w:rPrChange w:id="3950" w:author="Russell Ott" w:date="2022-05-16T11:47:00Z">
            <w:rPr>
              <w:rFonts w:ascii="Calibri" w:eastAsia="Calibri" w:hAnsi="Calibri"/>
              <w:color w:val="000000"/>
            </w:rPr>
          </w:rPrChange>
        </w:rPr>
        <w:t xml:space="preserve">ded and encoded in a structure way that facilitates both human readability and machine processing.   </w:t>
      </w:r>
    </w:p>
    <w:p w14:paraId="2F755784" w14:textId="62D8F8EA" w:rsidR="00CE769F" w:rsidRPr="00D14360" w:rsidRDefault="00CE769F" w:rsidP="00B505D2">
      <w:pPr>
        <w:spacing w:after="120"/>
        <w:rPr>
          <w:rFonts w:ascii="Times New Roman" w:eastAsia="Calibri" w:hAnsi="Times New Roman"/>
          <w:color w:val="000000"/>
          <w:sz w:val="24"/>
          <w:szCs w:val="24"/>
          <w:rPrChange w:id="3951" w:author="Russell Ott" w:date="2022-05-16T11:47:00Z">
            <w:rPr>
              <w:rFonts w:ascii="Calibri" w:eastAsia="Calibri" w:hAnsi="Calibri"/>
              <w:color w:val="000000"/>
            </w:rPr>
          </w:rPrChange>
        </w:rPr>
      </w:pPr>
      <w:r w:rsidRPr="00D14360">
        <w:rPr>
          <w:b/>
          <w:color w:val="000000"/>
          <w:rPrChange w:id="3952" w:author="Russell Ott" w:date="2022-05-16T11:47:00Z">
            <w:rPr>
              <w:rFonts w:ascii="Calibri" w:eastAsia="Calibri" w:hAnsi="Calibri"/>
              <w:b/>
              <w:color w:val="000000"/>
            </w:rPr>
          </w:rPrChange>
        </w:rPr>
        <w:t>Reference:</w:t>
      </w:r>
      <w:r w:rsidRPr="00D14360">
        <w:rPr>
          <w:color w:val="000000"/>
          <w:rPrChange w:id="3953" w:author="Russell Ott" w:date="2022-05-16T11:47:00Z">
            <w:rPr>
              <w:rFonts w:ascii="Calibri" w:eastAsia="Calibri" w:hAnsi="Calibri"/>
              <w:color w:val="000000"/>
            </w:rPr>
          </w:rPrChange>
        </w:rPr>
        <w:t xml:space="preserve"> </w:t>
      </w:r>
      <w:r w:rsidR="001A0138">
        <w:fldChar w:fldCharType="begin"/>
      </w:r>
      <w:r w:rsidR="001A0138">
        <w:instrText xml:space="preserve"> HYPERLINK \l "_Clinical_Note" </w:instrText>
      </w:r>
      <w:r w:rsidR="001A0138">
        <w:fldChar w:fldCharType="separate"/>
      </w:r>
      <w:r w:rsidR="00693FC4" w:rsidRPr="00AD08FB">
        <w:rPr>
          <w:rStyle w:val="Hyperlink"/>
          <w:color w:val="000000"/>
          <w:u w:val="none"/>
          <w:rPrChange w:id="3954" w:author="Russell Ott" w:date="2022-05-16T11:47:00Z">
            <w:rPr>
              <w:rStyle w:val="Hyperlink"/>
              <w:rFonts w:ascii="Calibri" w:eastAsia="Calibri" w:hAnsi="Calibri"/>
              <w:color w:val="000000"/>
              <w:u w:val="none"/>
            </w:rPr>
          </w:rPrChange>
        </w:rPr>
        <w:t xml:space="preserve"> </w:t>
      </w:r>
      <w:r w:rsidR="00693FC4" w:rsidRPr="007770C6">
        <w:rPr>
          <w:rStyle w:val="Hyperlink"/>
          <w:rPrChange w:id="3955" w:author="Russell Ott" w:date="2022-05-16T11:47:00Z">
            <w:rPr>
              <w:rStyle w:val="Hyperlink"/>
              <w:rFonts w:ascii="Calibri" w:eastAsia="Calibri" w:hAnsi="Calibri"/>
              <w:color w:val="000000"/>
              <w:u w:val="none"/>
            </w:rPr>
          </w:rPrChange>
        </w:rPr>
        <w:t>5.2.18 Clinical Note</w:t>
      </w:r>
      <w:r w:rsidR="001A0138">
        <w:rPr>
          <w:rStyle w:val="Hyperlink"/>
          <w:rPrChange w:id="3956" w:author="Russell Ott" w:date="2022-05-16T11:47:00Z">
            <w:rPr>
              <w:rStyle w:val="Hyperlink"/>
              <w:rFonts w:ascii="Calibri" w:hAnsi="Calibri"/>
              <w:color w:val="000000"/>
              <w:u w:val="none"/>
            </w:rPr>
          </w:rPrChange>
        </w:rPr>
        <w:fldChar w:fldCharType="end"/>
      </w:r>
      <w:del w:id="3957" w:author="Russell Ott" w:date="2022-05-16T11:47:00Z">
        <w:r w:rsidRPr="00AD08FB">
          <w:rPr>
            <w:rFonts w:eastAsia="Calibri" w:cs="Calibri"/>
            <w:color w:val="000000"/>
          </w:rPr>
          <w:delText xml:space="preserve">; </w:delText>
        </w:r>
      </w:del>
      <w:ins w:id="3958" w:author="Russell Ott" w:date="2022-05-16T11:47:00Z">
        <w:r w:rsidR="005632F7">
          <w:rPr>
            <w:rFonts w:eastAsia="Calibri" w:cs="Calibri"/>
            <w:color w:val="000000"/>
          </w:rPr>
          <w:t>,</w:t>
        </w:r>
      </w:ins>
      <w:r w:rsidR="001A0138">
        <w:fldChar w:fldCharType="begin"/>
      </w:r>
      <w:r w:rsidR="001A0138">
        <w:instrText xml:space="preserve"> HYPERLINK \l "_The_Joint_Document" </w:instrText>
      </w:r>
      <w:r w:rsidR="001A0138">
        <w:fldChar w:fldCharType="separate"/>
      </w:r>
      <w:del w:id="3959" w:author="Russell Ott" w:date="2022-05-16T11:47:00Z">
        <w:r w:rsidR="00720DFB" w:rsidRPr="00AD08FB">
          <w:rPr>
            <w:rStyle w:val="Hyperlink"/>
            <w:rFonts w:eastAsia="Calibri" w:cs="Calibri"/>
            <w:color w:val="000000"/>
            <w:u w:val="none"/>
          </w:rPr>
          <w:delText xml:space="preserve"> 6.3.1 The Joint </w:delText>
        </w:r>
        <w:r w:rsidR="003709A6" w:rsidRPr="00AD08FB">
          <w:rPr>
            <w:rStyle w:val="Hyperlink"/>
            <w:rFonts w:eastAsia="Calibri" w:cs="Calibri"/>
            <w:color w:val="000000"/>
            <w:u w:val="none"/>
          </w:rPr>
          <w:delText xml:space="preserve">Content </w:delText>
        </w:r>
        <w:r w:rsidR="00720DFB" w:rsidRPr="00AD08FB">
          <w:rPr>
            <w:rStyle w:val="Hyperlink"/>
            <w:rFonts w:eastAsia="Calibri" w:cs="Calibri"/>
            <w:color w:val="000000"/>
            <w:u w:val="none"/>
          </w:rPr>
          <w:delText>Document Workgroup</w:delText>
        </w:r>
      </w:del>
      <w:ins w:id="3960" w:author="Russell Ott" w:date="2022-05-16T11:47:00Z">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ins>
      <w:r w:rsidR="001A0138">
        <w:rPr>
          <w:color w:val="0000FF"/>
          <w:u w:val="single"/>
          <w:rPrChange w:id="3961" w:author="Russell Ott" w:date="2022-05-16T11:47:00Z">
            <w:rPr>
              <w:rStyle w:val="Hyperlink"/>
              <w:rFonts w:ascii="Calibri" w:hAnsi="Calibri"/>
              <w:color w:val="000000"/>
              <w:u w:val="none"/>
            </w:rPr>
          </w:rPrChange>
        </w:rPr>
        <w:fldChar w:fldCharType="end"/>
      </w:r>
      <w:r w:rsidR="00720DFB" w:rsidRPr="00AD08FB">
        <w:rPr>
          <w:color w:val="000000"/>
          <w:rPrChange w:id="3962" w:author="Russell Ott" w:date="2022-05-16T11:47:00Z">
            <w:rPr>
              <w:rFonts w:ascii="Calibri" w:eastAsia="Calibri" w:hAnsi="Calibri"/>
              <w:color w:val="000000"/>
            </w:rPr>
          </w:rPrChange>
        </w:rPr>
        <w:t>,</w:t>
      </w:r>
      <w:r w:rsidR="00720DFB" w:rsidRPr="00D14360">
        <w:rPr>
          <w:color w:val="000000"/>
          <w:rPrChange w:id="3963" w:author="Russell Ott" w:date="2022-05-16T11:47:00Z">
            <w:rPr>
              <w:rFonts w:ascii="Calibri" w:eastAsia="Calibri" w:hAnsi="Calibri"/>
              <w:color w:val="000000"/>
            </w:rPr>
          </w:rPrChange>
        </w:rPr>
        <w:t xml:space="preserve"> </w:t>
      </w:r>
      <w:r w:rsidRPr="00D14360">
        <w:rPr>
          <w:color w:val="000000"/>
          <w:rPrChange w:id="3964" w:author="Russell Ott" w:date="2022-05-16T11:47:00Z">
            <w:rPr>
              <w:rFonts w:ascii="Calibri" w:eastAsia="Calibri" w:hAnsi="Calibri"/>
              <w:color w:val="000000"/>
            </w:rPr>
          </w:rPrChange>
        </w:rPr>
        <w:t xml:space="preserve">Appendix </w:t>
      </w:r>
      <w:r w:rsidR="00F33AEE" w:rsidRPr="00D14360">
        <w:rPr>
          <w:rFonts w:eastAsia="Calibri"/>
          <w:color w:val="000000"/>
          <w:rPrChange w:id="3965" w:author="Russell Ott" w:date="2022-05-16T11:47:00Z">
            <w:rPr>
              <w:rFonts w:ascii="Calibri" w:eastAsia="Calibri" w:hAnsi="Calibri"/>
              <w:color w:val="000000"/>
            </w:rPr>
          </w:rPrChange>
        </w:rPr>
        <w:t>A</w:t>
      </w:r>
      <w:r w:rsidR="00720DFB" w:rsidRPr="00D14360">
        <w:rPr>
          <w:color w:val="000000"/>
          <w:rPrChange w:id="3966" w:author="Russell Ott" w:date="2022-05-16T11:47:00Z">
            <w:rPr>
              <w:rFonts w:ascii="Calibri" w:eastAsia="Calibri" w:hAnsi="Calibri"/>
              <w:color w:val="000000"/>
            </w:rPr>
          </w:rPrChange>
        </w:rPr>
        <w:t>.</w:t>
      </w:r>
    </w:p>
    <w:p w14:paraId="43AB3AEB" w14:textId="77777777" w:rsidR="00A10C4D" w:rsidRPr="00C64922" w:rsidRDefault="00A10C4D" w:rsidP="00F10C7C">
      <w:pPr>
        <w:pStyle w:val="Heading3"/>
      </w:pPr>
      <w:bookmarkStart w:id="3967" w:name="_LOINC_Coding_for"/>
      <w:bookmarkStart w:id="3968" w:name="_Toc10695568"/>
      <w:bookmarkStart w:id="3969" w:name="_Toc11043564"/>
      <w:bookmarkStart w:id="3970" w:name="_Toc11045562"/>
      <w:bookmarkStart w:id="3971" w:name="_Toc11391232"/>
      <w:bookmarkStart w:id="3972" w:name="_Ref21850203"/>
      <w:bookmarkStart w:id="3973" w:name="_Ref21850211"/>
      <w:bookmarkStart w:id="3974" w:name="_Toc103262630"/>
      <w:bookmarkStart w:id="3975" w:name="_Toc22823375"/>
      <w:bookmarkEnd w:id="3967"/>
      <w:r w:rsidRPr="00C64922">
        <w:t>LOINC Coding for Clinical Notes</w:t>
      </w:r>
      <w:bookmarkEnd w:id="3968"/>
      <w:bookmarkEnd w:id="3969"/>
      <w:bookmarkEnd w:id="3970"/>
      <w:bookmarkEnd w:id="3971"/>
      <w:bookmarkEnd w:id="3972"/>
      <w:bookmarkEnd w:id="3973"/>
      <w:bookmarkEnd w:id="3974"/>
      <w:bookmarkEnd w:id="3975"/>
    </w:p>
    <w:p w14:paraId="1B002CA7" w14:textId="77777777" w:rsidR="00A10C4D" w:rsidRPr="00D14360" w:rsidRDefault="00A10C4D" w:rsidP="00B505D2">
      <w:pPr>
        <w:autoSpaceDE w:val="0"/>
        <w:autoSpaceDN w:val="0"/>
        <w:adjustRightInd w:val="0"/>
        <w:spacing w:after="120"/>
        <w:rPr>
          <w:rFonts w:ascii="Times New Roman" w:eastAsia="Calibri" w:hAnsi="Times New Roman"/>
          <w:color w:val="000000"/>
          <w:sz w:val="24"/>
          <w:szCs w:val="24"/>
          <w:rPrChange w:id="3976" w:author="Russell Ott" w:date="2022-05-16T11:47:00Z">
            <w:rPr>
              <w:rFonts w:ascii="Calibri" w:eastAsia="Calibri" w:hAnsi="Calibri"/>
              <w:color w:val="000000"/>
            </w:rPr>
          </w:rPrChange>
        </w:rPr>
      </w:pPr>
      <w:r w:rsidRPr="00D14360">
        <w:rPr>
          <w:color w:val="000000"/>
          <w:rPrChange w:id="3977" w:author="Russell Ott" w:date="2022-05-16T11:47:00Z">
            <w:rPr>
              <w:rFonts w:ascii="Calibri" w:eastAsia="Calibri" w:hAnsi="Calibri"/>
              <w:color w:val="000000"/>
            </w:rPr>
          </w:rPrChange>
        </w:rPr>
        <w:t>Logical Observation Identifiers Names and Codes (LOINC) is an international standard code set developed and maintained by the Regenstrief Institute for identifying clinical information.</w:t>
      </w:r>
      <w:r w:rsidR="009B30E1" w:rsidRPr="00D14360">
        <w:rPr>
          <w:rStyle w:val="FootnoteReference"/>
          <w:color w:val="000000"/>
          <w:rPrChange w:id="3978" w:author="Russell Ott" w:date="2022-05-16T11:47:00Z">
            <w:rPr>
              <w:rStyle w:val="FootnoteReference"/>
              <w:rFonts w:ascii="Calibri" w:eastAsia="Calibri" w:hAnsi="Calibri"/>
              <w:color w:val="000000"/>
            </w:rPr>
          </w:rPrChange>
        </w:rPr>
        <w:t xml:space="preserve"> </w:t>
      </w:r>
      <w:r w:rsidR="009B30E1" w:rsidRPr="00D14360">
        <w:rPr>
          <w:rStyle w:val="FootnoteReference"/>
          <w:color w:val="000000"/>
          <w:rPrChange w:id="3979" w:author="Russell Ott" w:date="2022-05-16T11:47:00Z">
            <w:rPr>
              <w:rStyle w:val="FootnoteReference"/>
              <w:rFonts w:ascii="Calibri" w:eastAsia="Calibri" w:hAnsi="Calibri"/>
              <w:color w:val="000000"/>
            </w:rPr>
          </w:rPrChange>
        </w:rPr>
        <w:footnoteReference w:id="52"/>
      </w:r>
      <w:r w:rsidRPr="00D14360">
        <w:rPr>
          <w:color w:val="000000"/>
          <w:rPrChange w:id="3980" w:author="Russell Ott" w:date="2022-05-16T11:47:00Z">
            <w:rPr>
              <w:rFonts w:ascii="Calibri" w:eastAsia="Calibri" w:hAnsi="Calibri"/>
              <w:color w:val="000000"/>
            </w:rPr>
          </w:rPrChange>
        </w:rPr>
        <w:t xml:space="preserve"> Since its inception, Regenstrief has developed LOINC</w:t>
      </w:r>
      <w:r w:rsidRPr="00D14360">
        <w:rPr>
          <w:rFonts w:eastAsia="Calibri"/>
          <w:color w:val="000000"/>
          <w:rPrChange w:id="3981" w:author="Russell Ott" w:date="2022-05-16T11:47:00Z">
            <w:rPr>
              <w:rFonts w:ascii="Calibri" w:eastAsia="Calibri" w:hAnsi="Calibri"/>
              <w:color w:val="000000"/>
            </w:rPr>
          </w:rPrChange>
        </w:rPr>
        <w:t xml:space="preserve">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color w:val="000000"/>
          <w:rPrChange w:id="3982" w:author="Russell Ott" w:date="2022-05-16T11:47:00Z">
            <w:rPr>
              <w:rStyle w:val="FootnoteReference"/>
              <w:rFonts w:ascii="Calibri" w:eastAsia="Calibri" w:hAnsi="Calibri"/>
              <w:color w:val="000000"/>
            </w:rPr>
          </w:rPrChange>
        </w:rPr>
        <w:footnoteReference w:id="53"/>
      </w:r>
    </w:p>
    <w:p w14:paraId="70BDCFFE" w14:textId="78D69D8F" w:rsidR="00A10C4D" w:rsidRDefault="00A10C4D" w:rsidP="005E7793">
      <w:pPr>
        <w:spacing w:after="240"/>
        <w:rPr>
          <w:color w:val="000000"/>
          <w:rPrChange w:id="3983" w:author="Russell Ott" w:date="2022-05-16T11:47:00Z">
            <w:rPr>
              <w:rFonts w:ascii="Calibri" w:eastAsia="Calibri" w:hAnsi="Calibri"/>
              <w:color w:val="000000"/>
            </w:rPr>
          </w:rPrChange>
        </w:rPr>
      </w:pPr>
      <w:r w:rsidRPr="00D14360">
        <w:rPr>
          <w:color w:val="000000"/>
          <w:rPrChange w:id="3984" w:author="Russell Ott" w:date="2022-05-16T11:47:00Z">
            <w:rPr>
              <w:rFonts w:ascii="Calibri" w:eastAsia="Calibri" w:hAnsi="Calibri"/>
              <w:color w:val="000000"/>
            </w:rPr>
          </w:rPrChange>
        </w:rPr>
        <w:t>The LOINC terminology includes thousands of different clinical note types.</w:t>
      </w:r>
      <w:r w:rsidR="007F4384" w:rsidRPr="00D14360">
        <w:rPr>
          <w:rStyle w:val="FootnoteReference"/>
          <w:color w:val="000000"/>
          <w:rPrChange w:id="3985" w:author="Russell Ott" w:date="2022-05-16T11:47:00Z">
            <w:rPr>
              <w:rStyle w:val="FootnoteReference"/>
              <w:rFonts w:ascii="Calibri" w:eastAsia="Calibri" w:hAnsi="Calibri"/>
              <w:color w:val="000000"/>
            </w:rPr>
          </w:rPrChange>
        </w:rPr>
        <w:footnoteReference w:id="54"/>
      </w:r>
      <w:r w:rsidRPr="00D14360">
        <w:rPr>
          <w:color w:val="000000"/>
          <w:rPrChange w:id="3986" w:author="Russell Ott" w:date="2022-05-16T11:47:00Z">
            <w:rPr>
              <w:rFonts w:ascii="Calibri" w:eastAsia="Calibri" w:hAnsi="Calibri"/>
              <w:color w:val="000000"/>
            </w:rPr>
          </w:rPrChange>
        </w:rPr>
        <w:t xml:space="preserve"> These codes can be used at the document, section, or entry level to categorize the type of clinical note in</w:t>
      </w:r>
      <w:r w:rsidRPr="00D14360">
        <w:rPr>
          <w:rFonts w:eastAsia="Calibri"/>
          <w:color w:val="000000"/>
          <w:rPrChange w:id="3987" w:author="Russell Ott" w:date="2022-05-16T11:47:00Z">
            <w:rPr>
              <w:rFonts w:ascii="Calibri" w:eastAsia="Calibri" w:hAnsi="Calibri"/>
              <w:color w:val="000000"/>
            </w:rPr>
          </w:rPrChange>
        </w:rPr>
        <w:t>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color w:val="000000"/>
          <w:rPrChange w:id="3988" w:author="Russell Ott" w:date="2022-05-16T11:47:00Z">
            <w:rPr>
              <w:rStyle w:val="FootnoteReference"/>
              <w:rFonts w:ascii="Calibri" w:eastAsia="Calibri" w:hAnsi="Calibri"/>
              <w:color w:val="000000"/>
            </w:rPr>
          </w:rPrChange>
        </w:rPr>
        <w:footnoteReference w:id="55"/>
      </w:r>
      <w:r w:rsidRPr="00D14360">
        <w:rPr>
          <w:color w:val="000000"/>
          <w:rPrChange w:id="3991" w:author="Russell Ott" w:date="2022-05-16T11:47:00Z">
            <w:rPr>
              <w:rFonts w:ascii="Calibri" w:eastAsia="Calibri" w:hAnsi="Calibri"/>
              <w:color w:val="000000"/>
            </w:rPr>
          </w:rPrChange>
        </w:rPr>
        <w:t xml:space="preserve"> The table be</w:t>
      </w:r>
      <w:r w:rsidRPr="00D14360">
        <w:rPr>
          <w:rFonts w:eastAsia="Calibri"/>
          <w:color w:val="000000"/>
          <w:rPrChange w:id="3992" w:author="Russell Ott" w:date="2022-05-16T11:47:00Z">
            <w:rPr>
              <w:rFonts w:ascii="Calibri" w:eastAsia="Calibri" w:hAnsi="Calibri"/>
              <w:color w:val="000000"/>
            </w:rPr>
          </w:rPrChange>
        </w:rPr>
        <w:t>low includes the clinical note type, the most general LOINC code available for this type of document, and the value set listing the full range of LOINC codes available for the clinical notes of that type.</w:t>
      </w:r>
    </w:p>
    <w:p w14:paraId="21300FE6" w14:textId="38D21EA5" w:rsidR="007C1E82" w:rsidRDefault="007C1E82" w:rsidP="005E7793">
      <w:pPr>
        <w:spacing w:after="240"/>
        <w:rPr>
          <w:rFonts w:ascii="Times New Roman" w:eastAsia="Calibri" w:hAnsi="Times New Roman"/>
          <w:color w:val="000000"/>
          <w:sz w:val="24"/>
          <w:szCs w:val="24"/>
          <w:rPrChange w:id="3993" w:author="Russell Ott" w:date="2022-05-16T11:47:00Z">
            <w:rPr>
              <w:rFonts w:ascii="Calibri" w:eastAsia="Calibri" w:hAnsi="Calibri"/>
              <w:color w:val="000000"/>
            </w:rPr>
          </w:rPrChange>
        </w:rPr>
      </w:pPr>
      <w:r>
        <w:rPr>
          <w:color w:val="000000"/>
          <w:rPrChange w:id="3994" w:author="Russell Ott" w:date="2022-05-16T11:47:00Z">
            <w:rPr>
              <w:rFonts w:ascii="Calibri" w:eastAsia="Calibri" w:hAnsi="Calibri"/>
              <w:color w:val="000000"/>
            </w:rPr>
          </w:rPrChange>
        </w:rPr>
        <w:t>The clinical note type value sets are established b</w:t>
      </w:r>
      <w:r>
        <w:rPr>
          <w:color w:val="000000"/>
          <w:rPrChange w:id="3995" w:author="Russell Ott" w:date="2022-05-16T11:47:00Z">
            <w:rPr>
              <w:rFonts w:ascii="Calibri" w:eastAsia="Calibri" w:hAnsi="Calibri"/>
              <w:color w:val="000000"/>
            </w:rPr>
          </w:rPrChange>
        </w:rPr>
        <w:t xml:space="preserve">y the HL7 </w:t>
      </w:r>
      <w:r w:rsidR="0079470F">
        <w:rPr>
          <w:rFonts w:eastAsia="Calibri"/>
          <w:color w:val="000000"/>
          <w:rPrChange w:id="3996" w:author="Russell Ott" w:date="2022-05-16T11:47:00Z">
            <w:rPr>
              <w:rFonts w:ascii="Calibri" w:eastAsia="Calibri" w:hAnsi="Calibri"/>
              <w:color w:val="000000"/>
            </w:rPr>
          </w:rPrChange>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color w:val="000000"/>
          <w:rPrChange w:id="3997" w:author="Russell Ott" w:date="2022-05-16T11:47:00Z">
            <w:rPr>
              <w:rStyle w:val="FootnoteReference"/>
              <w:rFonts w:ascii="Calibri" w:eastAsia="Calibri" w:hAnsi="Calibri"/>
              <w:color w:val="000000"/>
            </w:rPr>
          </w:rPrChange>
        </w:rPr>
        <w:footnoteReference w:id="56"/>
      </w:r>
      <w:r w:rsidR="0079470F">
        <w:rPr>
          <w:color w:val="000000"/>
          <w:rPrChange w:id="3998" w:author="Russell Ott" w:date="2022-05-16T11:47:00Z">
            <w:rPr>
              <w:rFonts w:ascii="Calibri" w:eastAsia="Calibri" w:hAnsi="Calibri"/>
              <w:color w:val="000000"/>
            </w:rPr>
          </w:rPrChange>
        </w:rPr>
        <w:t xml:space="preserve"> Each value set is identified by a unique object identifier (OID). These value sets are included in the C-CDA</w:t>
      </w:r>
      <w:del w:id="3999" w:author="Russell Ott" w:date="2022-05-16T11:47:00Z">
        <w:r w:rsidR="0079470F">
          <w:rPr>
            <w:rFonts w:ascii="Calibri" w:eastAsia="Calibri" w:hAnsi="Calibri" w:cs="Calibri"/>
            <w:color w:val="000000"/>
          </w:rPr>
          <w:delText xml:space="preserve"> 2.1</w:delText>
        </w:r>
      </w:del>
      <w:r w:rsidR="0079470F">
        <w:rPr>
          <w:rFonts w:eastAsia="Calibri"/>
          <w:color w:val="000000"/>
          <w:rPrChange w:id="4000" w:author="Russell Ott" w:date="2022-05-16T11:47:00Z">
            <w:rPr>
              <w:rFonts w:ascii="Calibri" w:eastAsia="Calibri" w:hAnsi="Calibri"/>
              <w:color w:val="000000"/>
            </w:rPr>
          </w:rPrChange>
        </w:rPr>
        <w:t xml:space="preserve"> value set expansion package available as a VSAC downloadable resource.</w:t>
      </w:r>
      <w:r w:rsidR="0079470F">
        <w:rPr>
          <w:rStyle w:val="FootnoteReference"/>
          <w:color w:val="000000"/>
          <w:rPrChange w:id="4001" w:author="Russell Ott" w:date="2022-05-16T11:47:00Z">
            <w:rPr>
              <w:rStyle w:val="FootnoteReference"/>
              <w:rFonts w:ascii="Calibri" w:eastAsia="Calibri" w:hAnsi="Calibri"/>
              <w:color w:val="000000"/>
            </w:rPr>
          </w:rPrChange>
        </w:rPr>
        <w:footnoteReference w:id="57"/>
      </w:r>
    </w:p>
    <w:p w14:paraId="05C9EF9B" w14:textId="77777777" w:rsidR="005C79A1" w:rsidRPr="00D14360" w:rsidRDefault="005C79A1" w:rsidP="005E7793">
      <w:pPr>
        <w:spacing w:after="240"/>
        <w:rPr>
          <w:color w:val="000000"/>
          <w:rPrChange w:id="4002" w:author="Russell Ott" w:date="2022-05-16T11:47:00Z">
            <w:rPr>
              <w:rFonts w:ascii="Calibri" w:eastAsia="Calibri" w:hAnsi="Calibri"/>
              <w:color w:val="000000"/>
            </w:rPr>
          </w:rPrChange>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b/>
                <w:color w:val="FFFFFF"/>
                <w:rPrChange w:id="4003" w:author="Russell Ott" w:date="2022-05-16T11:47:00Z">
                  <w:rPr>
                    <w:rFonts w:ascii="Calibri" w:eastAsia="Calibri" w:hAnsi="Calibri"/>
                    <w:b/>
                    <w:color w:val="FFFFFF"/>
                  </w:rPr>
                </w:rPrChange>
              </w:rPr>
            </w:pPr>
            <w:r w:rsidRPr="00D14360">
              <w:rPr>
                <w:b/>
                <w:color w:val="FFFFFF"/>
                <w:rPrChange w:id="4004" w:author="Russell Ott" w:date="2022-05-16T11:47:00Z">
                  <w:rPr>
                    <w:rFonts w:ascii="Calibri" w:eastAsia="Calibri" w:hAnsi="Calibri"/>
                    <w:b/>
                    <w:color w:val="FFFFFF"/>
                  </w:rPr>
                </w:rPrChange>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ascii="Times New Roman" w:eastAsia="Calibri" w:hAnsi="Times New Roman"/>
                <w:b/>
                <w:color w:val="FFFFFF"/>
                <w:sz w:val="24"/>
                <w:szCs w:val="24"/>
                <w:rPrChange w:id="4005" w:author="Russell Ott" w:date="2022-05-16T11:47:00Z">
                  <w:rPr>
                    <w:rFonts w:ascii="Calibri" w:eastAsia="Calibri" w:hAnsi="Calibri"/>
                    <w:b/>
                    <w:color w:val="FFFFFF"/>
                  </w:rPr>
                </w:rPrChange>
              </w:rPr>
            </w:pPr>
            <w:r w:rsidRPr="00D14360">
              <w:rPr>
                <w:b/>
                <w:color w:val="FFFFFF"/>
                <w:rPrChange w:id="4006" w:author="Russell Ott" w:date="2022-05-16T11:47:00Z">
                  <w:rPr>
                    <w:rFonts w:ascii="Calibri" w:eastAsia="Calibri" w:hAnsi="Calibri"/>
                    <w:b/>
                    <w:color w:val="FFFFFF"/>
                  </w:rPr>
                </w:rPrChange>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ascii="Times New Roman" w:eastAsia="Calibri" w:hAnsi="Times New Roman"/>
                <w:b/>
                <w:color w:val="FFFFFF"/>
                <w:sz w:val="24"/>
                <w:szCs w:val="24"/>
                <w:rPrChange w:id="4007" w:author="Russell Ott" w:date="2022-05-16T11:47:00Z">
                  <w:rPr>
                    <w:rFonts w:ascii="Calibri" w:eastAsia="Calibri" w:hAnsi="Calibri"/>
                    <w:b/>
                    <w:color w:val="FFFFFF"/>
                  </w:rPr>
                </w:rPrChange>
              </w:rPr>
            </w:pPr>
            <w:r>
              <w:rPr>
                <w:b/>
                <w:color w:val="FFFFFF"/>
                <w:rPrChange w:id="4008" w:author="Russell Ott" w:date="2022-05-16T11:47:00Z">
                  <w:rPr>
                    <w:rFonts w:ascii="Calibri" w:eastAsia="Calibri" w:hAnsi="Calibri"/>
                    <w:b/>
                    <w:color w:val="FFFFFF"/>
                  </w:rPr>
                </w:rPrChange>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ascii="Times New Roman" w:eastAsia="Calibri" w:hAnsi="Times New Roman"/>
                <w:b/>
                <w:color w:val="FFFFFF"/>
                <w:sz w:val="24"/>
                <w:szCs w:val="24"/>
                <w:rPrChange w:id="4009" w:author="Russell Ott" w:date="2022-05-16T11:47:00Z">
                  <w:rPr>
                    <w:rFonts w:ascii="Calibri" w:eastAsia="Calibri" w:hAnsi="Calibri"/>
                    <w:b/>
                    <w:color w:val="FFFFFF"/>
                  </w:rPr>
                </w:rPrChange>
              </w:rPr>
            </w:pPr>
            <w:r w:rsidRPr="00D14360">
              <w:rPr>
                <w:b/>
                <w:color w:val="FFFFFF"/>
                <w:rPrChange w:id="4010" w:author="Russell Ott" w:date="2022-05-16T11:47:00Z">
                  <w:rPr>
                    <w:rFonts w:ascii="Calibri" w:eastAsia="Calibri" w:hAnsi="Calibri"/>
                    <w:b/>
                    <w:color w:val="FFFFFF"/>
                  </w:rPr>
                </w:rPrChange>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b/>
                <w:color w:val="000000"/>
                <w:rPrChange w:id="4011" w:author="Russell Ott" w:date="2022-05-16T11:47:00Z">
                  <w:rPr>
                    <w:rFonts w:ascii="Calibri" w:eastAsia="Calibri" w:hAnsi="Calibri"/>
                    <w:b/>
                    <w:color w:val="000000"/>
                    <w:sz w:val="20"/>
                  </w:rPr>
                </w:rPrChange>
              </w:rPr>
            </w:pPr>
            <w:r w:rsidRPr="00D14360">
              <w:rPr>
                <w:b/>
                <w:color w:val="000000"/>
                <w:rPrChange w:id="4012" w:author="Russell Ott" w:date="2022-05-16T11:47:00Z">
                  <w:rPr>
                    <w:rFonts w:ascii="Calibri" w:eastAsia="Calibri" w:hAnsi="Calibri"/>
                    <w:b/>
                    <w:color w:val="000000"/>
                    <w:sz w:val="20"/>
                  </w:rPr>
                </w:rPrChange>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olor w:val="000000"/>
                <w:sz w:val="24"/>
                <w:szCs w:val="24"/>
                <w:rPrChange w:id="4013" w:author="Russell Ott" w:date="2022-05-16T11:47:00Z">
                  <w:rPr>
                    <w:rFonts w:ascii="Calibri Light" w:eastAsia="Calibri" w:hAnsi="Calibri Light"/>
                    <w:color w:val="000000"/>
                    <w:sz w:val="20"/>
                  </w:rPr>
                </w:rPrChange>
              </w:rPr>
            </w:pPr>
            <w:r w:rsidRPr="00D14360">
              <w:rPr>
                <w:rFonts w:ascii="Calibri Light" w:hAnsi="Calibri Light"/>
                <w:color w:val="000000"/>
                <w:rPrChange w:id="4014" w:author="Russell Ott" w:date="2022-05-16T11:47:00Z">
                  <w:rPr>
                    <w:rFonts w:ascii="Calibri Light" w:eastAsia="Calibri" w:hAnsi="Calibri Light"/>
                    <w:color w:val="000000"/>
                    <w:sz w:val="20"/>
                  </w:rPr>
                </w:rPrChange>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olor w:val="000000"/>
                <w:sz w:val="24"/>
                <w:szCs w:val="24"/>
                <w:rPrChange w:id="4015"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16" w:author="Russell Ott" w:date="2022-05-16T11:47:00Z">
                  <w:rPr>
                    <w:rFonts w:ascii="Calibri Light" w:hAnsi="Calibri Light"/>
                    <w:color w:val="000000"/>
                    <w:sz w:val="20"/>
                    <w:shd w:val="clear" w:color="auto" w:fill="FFFFFF"/>
                  </w:rPr>
                </w:rPrChange>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olor w:val="000000"/>
                <w:sz w:val="24"/>
                <w:szCs w:val="24"/>
                <w:rPrChange w:id="4017" w:author="Russell Ott" w:date="2022-05-16T11:47:00Z">
                  <w:rPr>
                    <w:rFonts w:ascii="Calibri Light" w:eastAsia="Calibri" w:hAnsi="Calibri Light"/>
                    <w:color w:val="000000"/>
                    <w:sz w:val="20"/>
                  </w:rPr>
                </w:rPrChange>
              </w:rPr>
            </w:pPr>
            <w:r w:rsidRPr="00D14360">
              <w:rPr>
                <w:rFonts w:ascii="Calibri Light" w:hAnsi="Calibri Light"/>
                <w:color w:val="000000"/>
                <w:rPrChange w:id="4018" w:author="Russell Ott" w:date="2022-05-16T11:47:00Z">
                  <w:rPr>
                    <w:rFonts w:ascii="Calibri Light" w:eastAsia="Calibri" w:hAnsi="Calibri Light"/>
                    <w:color w:val="000000"/>
                    <w:sz w:val="20"/>
                  </w:rPr>
                </w:rPrChange>
              </w:rPr>
              <w:t>DischargeSummaryDocumentType</w:t>
            </w:r>
          </w:p>
          <w:p w14:paraId="33DFF7EE" w14:textId="77777777" w:rsidR="00C920ED" w:rsidRPr="00D14360" w:rsidRDefault="00C920ED" w:rsidP="00C920ED">
            <w:pPr>
              <w:rPr>
                <w:rFonts w:ascii="Calibri Light" w:eastAsia="Calibri" w:hAnsi="Calibri Light"/>
                <w:color w:val="000000"/>
                <w:sz w:val="24"/>
                <w:szCs w:val="24"/>
                <w:rPrChange w:id="4019" w:author="Russell Ott" w:date="2022-05-16T11:47:00Z">
                  <w:rPr>
                    <w:rFonts w:ascii="Calibri Light" w:eastAsia="Calibri" w:hAnsi="Calibri Light"/>
                    <w:color w:val="000000"/>
                    <w:sz w:val="20"/>
                  </w:rPr>
                </w:rPrChange>
              </w:rPr>
            </w:pPr>
            <w:r w:rsidRPr="00D14360">
              <w:rPr>
                <w:rFonts w:ascii="Calibri Light" w:hAnsi="Calibri Light"/>
                <w:color w:val="000000"/>
                <w:rPrChange w:id="4020" w:author="Russell Ott" w:date="2022-05-16T11:47:00Z">
                  <w:rPr>
                    <w:rFonts w:ascii="Calibri Light" w:eastAsia="Calibri" w:hAnsi="Calibri Light"/>
                    <w:color w:val="000000"/>
                    <w:sz w:val="20"/>
                  </w:rPr>
                </w:rPrChange>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b/>
                <w:color w:val="000000"/>
                <w:rPrChange w:id="4021" w:author="Russell Ott" w:date="2022-05-16T11:47:00Z">
                  <w:rPr>
                    <w:rFonts w:ascii="Calibri" w:eastAsia="Calibri" w:hAnsi="Calibri"/>
                    <w:b/>
                    <w:color w:val="000000"/>
                    <w:sz w:val="20"/>
                  </w:rPr>
                </w:rPrChange>
              </w:rPr>
            </w:pPr>
            <w:r w:rsidRPr="00D14360">
              <w:rPr>
                <w:b/>
                <w:color w:val="000000"/>
                <w:rPrChange w:id="4022" w:author="Russell Ott" w:date="2022-05-16T11:47:00Z">
                  <w:rPr>
                    <w:rFonts w:ascii="Calibri" w:eastAsia="Calibri" w:hAnsi="Calibri"/>
                    <w:b/>
                    <w:color w:val="000000"/>
                    <w:sz w:val="20"/>
                  </w:rPr>
                </w:rPrChange>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olor w:val="000000"/>
                <w:sz w:val="24"/>
                <w:szCs w:val="24"/>
                <w:rPrChange w:id="4023" w:author="Russell Ott" w:date="2022-05-16T11:47:00Z">
                  <w:rPr>
                    <w:rFonts w:ascii="Calibri Light" w:eastAsia="Calibri" w:hAnsi="Calibri Light"/>
                    <w:color w:val="000000"/>
                    <w:sz w:val="20"/>
                  </w:rPr>
                </w:rPrChange>
              </w:rPr>
            </w:pPr>
            <w:r w:rsidRPr="00D14360">
              <w:rPr>
                <w:rFonts w:ascii="Calibri Light" w:hAnsi="Calibri Light"/>
                <w:color w:val="000000"/>
                <w:rPrChange w:id="4024" w:author="Russell Ott" w:date="2022-05-16T11:47:00Z">
                  <w:rPr>
                    <w:rFonts w:ascii="Calibri Light" w:eastAsia="Calibri" w:hAnsi="Calibri Light"/>
                    <w:color w:val="000000"/>
                    <w:sz w:val="20"/>
                  </w:rPr>
                </w:rPrChange>
              </w:rPr>
              <w:t>11488-4</w:t>
            </w:r>
          </w:p>
        </w:tc>
        <w:tc>
          <w:tcPr>
            <w:tcW w:w="2664" w:type="dxa"/>
          </w:tcPr>
          <w:p w14:paraId="1DA4BE0F" w14:textId="77777777" w:rsidR="00C920ED" w:rsidRPr="00D14360" w:rsidRDefault="00C920ED" w:rsidP="00C920ED">
            <w:pPr>
              <w:rPr>
                <w:rFonts w:ascii="Calibri Light" w:eastAsia="Calibri" w:hAnsi="Calibri Light"/>
                <w:color w:val="000000"/>
                <w:sz w:val="24"/>
                <w:szCs w:val="24"/>
                <w:rPrChange w:id="4025" w:author="Russell Ott" w:date="2022-05-16T11:47:00Z">
                  <w:rPr>
                    <w:rFonts w:ascii="Calibri Light" w:eastAsia="Calibri" w:hAnsi="Calibri Light"/>
                    <w:color w:val="000000"/>
                    <w:sz w:val="20"/>
                  </w:rPr>
                </w:rPrChange>
              </w:rPr>
            </w:pPr>
            <w:r w:rsidRPr="00BF16F2">
              <w:rPr>
                <w:rFonts w:ascii="Calibri Light" w:hAnsi="Calibri Light"/>
                <w:color w:val="000000"/>
                <w:rPrChange w:id="4026" w:author="Russell Ott" w:date="2022-05-16T11:47:00Z">
                  <w:rPr>
                    <w:rFonts w:ascii="Calibri Light" w:hAnsi="Calibri Light"/>
                    <w:color w:val="000000"/>
                    <w:sz w:val="20"/>
                  </w:rPr>
                </w:rPrChange>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olor w:val="000000"/>
                <w:sz w:val="24"/>
                <w:szCs w:val="24"/>
                <w:rPrChange w:id="4027" w:author="Russell Ott" w:date="2022-05-16T11:47:00Z">
                  <w:rPr>
                    <w:rFonts w:ascii="Calibri Light" w:eastAsia="Calibri" w:hAnsi="Calibri Light"/>
                    <w:color w:val="000000"/>
                    <w:sz w:val="20"/>
                  </w:rPr>
                </w:rPrChange>
              </w:rPr>
            </w:pPr>
            <w:r w:rsidRPr="00D14360">
              <w:rPr>
                <w:rFonts w:ascii="Calibri Light" w:hAnsi="Calibri Light"/>
                <w:color w:val="000000"/>
                <w:rPrChange w:id="4028" w:author="Russell Ott" w:date="2022-05-16T11:47:00Z">
                  <w:rPr>
                    <w:rFonts w:ascii="Calibri Light" w:eastAsia="Calibri" w:hAnsi="Calibri Light"/>
                    <w:color w:val="000000"/>
                    <w:sz w:val="20"/>
                  </w:rPr>
                </w:rPrChange>
              </w:rPr>
              <w:t>ConsultDocumentType</w:t>
            </w:r>
          </w:p>
          <w:p w14:paraId="54C9B87C" w14:textId="77777777" w:rsidR="00C920ED" w:rsidRPr="00D14360" w:rsidRDefault="00C920ED" w:rsidP="00C920ED">
            <w:pPr>
              <w:rPr>
                <w:rFonts w:ascii="Calibri Light" w:eastAsia="Calibri" w:hAnsi="Calibri Light"/>
                <w:color w:val="000000"/>
                <w:sz w:val="24"/>
                <w:szCs w:val="24"/>
                <w:rPrChange w:id="4029" w:author="Russell Ott" w:date="2022-05-16T11:47:00Z">
                  <w:rPr>
                    <w:rFonts w:ascii="Calibri Light" w:eastAsia="Calibri" w:hAnsi="Calibri Light"/>
                    <w:color w:val="000000"/>
                    <w:sz w:val="20"/>
                  </w:rPr>
                </w:rPrChange>
              </w:rPr>
            </w:pPr>
            <w:r w:rsidRPr="00D14360">
              <w:rPr>
                <w:rFonts w:ascii="Calibri Light" w:hAnsi="Calibri Light"/>
                <w:color w:val="000000"/>
                <w:rPrChange w:id="4030" w:author="Russell Ott" w:date="2022-05-16T11:47:00Z">
                  <w:rPr>
                    <w:rFonts w:ascii="Calibri Light" w:eastAsia="Calibri" w:hAnsi="Calibri Light"/>
                    <w:color w:val="000000"/>
                    <w:sz w:val="20"/>
                  </w:rPr>
                </w:rPrChange>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b/>
                <w:color w:val="000000"/>
                <w:rPrChange w:id="4031" w:author="Russell Ott" w:date="2022-05-16T11:47:00Z">
                  <w:rPr>
                    <w:rFonts w:ascii="Calibri" w:eastAsia="Calibri" w:hAnsi="Calibri"/>
                    <w:b/>
                    <w:color w:val="000000"/>
                    <w:sz w:val="20"/>
                  </w:rPr>
                </w:rPrChange>
              </w:rPr>
            </w:pPr>
            <w:r w:rsidRPr="00D14360">
              <w:rPr>
                <w:b/>
                <w:color w:val="000000"/>
                <w:rPrChange w:id="4032" w:author="Russell Ott" w:date="2022-05-16T11:47:00Z">
                  <w:rPr>
                    <w:rFonts w:ascii="Calibri" w:eastAsia="Calibri" w:hAnsi="Calibri"/>
                    <w:b/>
                    <w:color w:val="000000"/>
                    <w:sz w:val="20"/>
                  </w:rPr>
                </w:rPrChange>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olor w:val="000000"/>
                <w:sz w:val="24"/>
                <w:szCs w:val="24"/>
                <w:rPrChange w:id="4033" w:author="Russell Ott" w:date="2022-05-16T11:47:00Z">
                  <w:rPr>
                    <w:rFonts w:ascii="Calibri Light" w:eastAsia="Calibri" w:hAnsi="Calibri Light"/>
                    <w:color w:val="000000"/>
                    <w:sz w:val="20"/>
                  </w:rPr>
                </w:rPrChange>
              </w:rPr>
            </w:pPr>
            <w:r w:rsidRPr="00D14360">
              <w:rPr>
                <w:rFonts w:ascii="Calibri Light" w:hAnsi="Calibri Light"/>
                <w:color w:val="000000"/>
                <w:rPrChange w:id="4034" w:author="Russell Ott" w:date="2022-05-16T11:47:00Z">
                  <w:rPr>
                    <w:rFonts w:ascii="Calibri Light" w:eastAsia="Calibri" w:hAnsi="Calibri Light"/>
                    <w:color w:val="000000"/>
                    <w:sz w:val="20"/>
                  </w:rPr>
                </w:rPrChange>
              </w:rPr>
              <w:t>187</w:t>
            </w:r>
            <w:r>
              <w:rPr>
                <w:rFonts w:ascii="Calibri Light" w:hAnsi="Calibri Light"/>
                <w:color w:val="000000"/>
                <w:rPrChange w:id="4035" w:author="Russell Ott" w:date="2022-05-16T11:47:00Z">
                  <w:rPr>
                    <w:rFonts w:ascii="Calibri Light" w:eastAsia="Calibri" w:hAnsi="Calibri Light"/>
                    <w:color w:val="000000"/>
                    <w:sz w:val="20"/>
                  </w:rPr>
                </w:rPrChange>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eastAsia="Times New Roman" w:hAnsi="Calibri Light"/>
                <w:sz w:val="24"/>
                <w:szCs w:val="24"/>
                <w:rPrChange w:id="4036" w:author="Russell Ott" w:date="2022-05-16T11:47:00Z">
                  <w:rPr>
                    <w:rFonts w:ascii="Calibri Light" w:hAnsi="Calibri Light"/>
                    <w:sz w:val="20"/>
                  </w:rPr>
                </w:rPrChange>
              </w:rPr>
            </w:pPr>
            <w:r w:rsidRPr="00BF16F2">
              <w:rPr>
                <w:rFonts w:ascii="Calibri Light" w:hAnsi="Calibri Light"/>
                <w:color w:val="000000"/>
                <w:rPrChange w:id="4037" w:author="Russell Ott" w:date="2022-05-16T11:47:00Z">
                  <w:rPr>
                    <w:rFonts w:ascii="Calibri Light" w:hAnsi="Calibri Light"/>
                    <w:color w:val="000000"/>
                    <w:sz w:val="20"/>
                  </w:rPr>
                </w:rPrChange>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eastAsia="Times New Roman" w:hAnsi="Calibri Light"/>
                <w:sz w:val="24"/>
                <w:szCs w:val="24"/>
                <w:rPrChange w:id="4038" w:author="Russell Ott" w:date="2022-05-16T11:47:00Z">
                  <w:rPr>
                    <w:rFonts w:ascii="Calibri Light" w:hAnsi="Calibri Light"/>
                    <w:sz w:val="20"/>
                  </w:rPr>
                </w:rPrChange>
              </w:rPr>
            </w:pPr>
            <w:r w:rsidRPr="00BF16F2">
              <w:rPr>
                <w:rFonts w:ascii="Calibri Light" w:hAnsi="Calibri Light"/>
                <w:rPrChange w:id="4039" w:author="Russell Ott" w:date="2022-05-16T11:47:00Z">
                  <w:rPr>
                    <w:rFonts w:ascii="Calibri Light" w:hAnsi="Calibri Light"/>
                    <w:sz w:val="20"/>
                  </w:rPr>
                </w:rPrChange>
              </w:rPr>
              <w:t>CompleteNoteType</w:t>
            </w:r>
          </w:p>
          <w:p w14:paraId="090D8910" w14:textId="77777777" w:rsidR="00C920ED" w:rsidRPr="00C07C6B" w:rsidRDefault="00C920ED" w:rsidP="00C920ED">
            <w:pPr>
              <w:rPr>
                <w:rFonts w:ascii="Calibri Light" w:eastAsia="Calibri" w:hAnsi="Calibri Light"/>
                <w:color w:val="000000"/>
                <w:sz w:val="24"/>
                <w:szCs w:val="24"/>
                <w:rPrChange w:id="4040" w:author="Russell Ott" w:date="2022-05-16T11:47:00Z">
                  <w:rPr>
                    <w:rFonts w:ascii="Calibri Light" w:eastAsia="Calibri" w:hAnsi="Calibri Light"/>
                    <w:color w:val="000000"/>
                    <w:sz w:val="20"/>
                  </w:rPr>
                </w:rPrChange>
              </w:rPr>
            </w:pPr>
            <w:r w:rsidRPr="003A3D50">
              <w:rPr>
                <w:rFonts w:ascii="Calibri Light" w:hAnsi="Calibri Light"/>
                <w:rPrChange w:id="4041" w:author="Russell Ott" w:date="2022-05-16T11:47:00Z">
                  <w:rPr>
                    <w:rFonts w:ascii="Calibri Light" w:hAnsi="Calibri Light"/>
                    <w:sz w:val="20"/>
                  </w:rPr>
                </w:rPrChange>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b/>
                <w:color w:val="000000"/>
                <w:rPrChange w:id="4042" w:author="Russell Ott" w:date="2022-05-16T11:47:00Z">
                  <w:rPr>
                    <w:rFonts w:ascii="Calibri" w:eastAsia="Calibri" w:hAnsi="Calibri"/>
                    <w:b/>
                    <w:color w:val="000000"/>
                    <w:sz w:val="20"/>
                  </w:rPr>
                </w:rPrChange>
              </w:rPr>
            </w:pPr>
            <w:r w:rsidRPr="00D14360">
              <w:rPr>
                <w:b/>
                <w:color w:val="000000"/>
                <w:rPrChange w:id="4043" w:author="Russell Ott" w:date="2022-05-16T11:47:00Z">
                  <w:rPr>
                    <w:rFonts w:ascii="Calibri" w:eastAsia="Calibri" w:hAnsi="Calibri"/>
                    <w:b/>
                    <w:color w:val="000000"/>
                    <w:sz w:val="20"/>
                  </w:rPr>
                </w:rPrChange>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olor w:val="000000"/>
                <w:sz w:val="24"/>
                <w:szCs w:val="24"/>
                <w:rPrChange w:id="4044" w:author="Russell Ott" w:date="2022-05-16T11:47:00Z">
                  <w:rPr>
                    <w:rFonts w:ascii="Calibri Light" w:eastAsia="Calibri" w:hAnsi="Calibri Light"/>
                    <w:color w:val="000000"/>
                    <w:sz w:val="20"/>
                  </w:rPr>
                </w:rPrChange>
              </w:rPr>
            </w:pPr>
            <w:r>
              <w:rPr>
                <w:rFonts w:ascii="Calibri Light" w:hAnsi="Calibri Light"/>
                <w:color w:val="000000"/>
                <w:rPrChange w:id="4045" w:author="Russell Ott" w:date="2022-05-16T11:47:00Z">
                  <w:rPr>
                    <w:rFonts w:ascii="Calibri Light" w:eastAsia="Calibri" w:hAnsi="Calibri Light"/>
                    <w:color w:val="000000"/>
                    <w:sz w:val="20"/>
                  </w:rPr>
                </w:rPrChange>
              </w:rPr>
              <w:t>11502-2</w:t>
            </w:r>
          </w:p>
        </w:tc>
        <w:tc>
          <w:tcPr>
            <w:tcW w:w="2664" w:type="dxa"/>
          </w:tcPr>
          <w:p w14:paraId="60C779D4" w14:textId="77777777" w:rsidR="00C920ED" w:rsidRPr="00D14360" w:rsidRDefault="00C920ED" w:rsidP="00C920ED">
            <w:pPr>
              <w:rPr>
                <w:rFonts w:ascii="Calibri Light" w:eastAsia="Calibri" w:hAnsi="Calibri Light"/>
                <w:color w:val="000000"/>
                <w:sz w:val="24"/>
                <w:szCs w:val="24"/>
                <w:rPrChange w:id="4046"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47" w:author="Russell Ott" w:date="2022-05-16T11:47:00Z">
                  <w:rPr>
                    <w:rFonts w:ascii="Calibri Light" w:hAnsi="Calibri Light"/>
                    <w:color w:val="000000"/>
                    <w:sz w:val="20"/>
                    <w:shd w:val="clear" w:color="auto" w:fill="FFFFFF"/>
                  </w:rPr>
                </w:rPrChange>
              </w:rPr>
              <w:t>Laboratory report</w:t>
            </w:r>
          </w:p>
        </w:tc>
        <w:tc>
          <w:tcPr>
            <w:tcW w:w="3420" w:type="dxa"/>
            <w:shd w:val="clear" w:color="auto" w:fill="auto"/>
          </w:tcPr>
          <w:p w14:paraId="5B94C6AA" w14:textId="77777777" w:rsidR="00B843E4" w:rsidRDefault="007A45B6" w:rsidP="00C920ED">
            <w:pPr>
              <w:rPr>
                <w:rFonts w:ascii="Calibri Light" w:eastAsia="Calibri" w:hAnsi="Calibri Light"/>
                <w:color w:val="000000"/>
                <w:sz w:val="24"/>
                <w:szCs w:val="24"/>
                <w:rPrChange w:id="4048" w:author="Russell Ott" w:date="2022-05-16T11:47:00Z">
                  <w:rPr>
                    <w:rFonts w:ascii="Calibri Light" w:eastAsia="Calibri" w:hAnsi="Calibri Light"/>
                    <w:color w:val="000000"/>
                    <w:sz w:val="20"/>
                  </w:rPr>
                </w:rPrChange>
              </w:rPr>
            </w:pPr>
            <w:r w:rsidRPr="007A45B6">
              <w:rPr>
                <w:rFonts w:ascii="Calibri Light" w:hAnsi="Calibri Light"/>
                <w:color w:val="000000"/>
                <w:rPrChange w:id="4049" w:author="Russell Ott" w:date="2022-05-16T11:47:00Z">
                  <w:rPr>
                    <w:rFonts w:ascii="Calibri Light" w:eastAsia="Calibri" w:hAnsi="Calibri Light"/>
                    <w:color w:val="000000"/>
                    <w:sz w:val="20"/>
                  </w:rPr>
                </w:rPrChange>
              </w:rPr>
              <w:t>Note</w:t>
            </w:r>
            <w:r w:rsidR="00B843E4">
              <w:rPr>
                <w:rFonts w:ascii="Calibri Light" w:hAnsi="Calibri Light"/>
                <w:color w:val="000000"/>
                <w:rPrChange w:id="4050" w:author="Russell Ott" w:date="2022-05-16T11:47:00Z">
                  <w:rPr>
                    <w:rFonts w:ascii="Calibri Light" w:eastAsia="Calibri" w:hAnsi="Calibri Light"/>
                    <w:color w:val="000000"/>
                    <w:sz w:val="20"/>
                  </w:rPr>
                </w:rPrChange>
              </w:rPr>
              <w:t xml:space="preserve"> </w:t>
            </w:r>
            <w:r w:rsidRPr="007A45B6">
              <w:rPr>
                <w:rFonts w:ascii="Calibri Light" w:hAnsi="Calibri Light"/>
                <w:color w:val="000000"/>
                <w:rPrChange w:id="4051" w:author="Russell Ott" w:date="2022-05-16T11:47:00Z">
                  <w:rPr>
                    <w:rFonts w:ascii="Calibri Light" w:eastAsia="Calibri" w:hAnsi="Calibri Light"/>
                    <w:color w:val="000000"/>
                    <w:sz w:val="20"/>
                  </w:rPr>
                </w:rPrChange>
              </w:rPr>
              <w:t>Types</w:t>
            </w:r>
            <w:r w:rsidR="00B843E4">
              <w:rPr>
                <w:rFonts w:ascii="Calibri Light" w:eastAsia="Calibri" w:hAnsi="Calibri Light"/>
                <w:color w:val="000000"/>
                <w:rPrChange w:id="4052" w:author="Russell Ott" w:date="2022-05-16T11:47:00Z">
                  <w:rPr>
                    <w:rFonts w:ascii="Calibri Light" w:eastAsia="Calibri" w:hAnsi="Calibri Light"/>
                    <w:color w:val="000000"/>
                    <w:sz w:val="20"/>
                  </w:rPr>
                </w:rPrChange>
              </w:rPr>
              <w:t xml:space="preserve"> </w:t>
            </w:r>
            <w:r w:rsidR="00B843E4" w:rsidRPr="00B843E4">
              <w:rPr>
                <w:rFonts w:ascii="Calibri Light" w:hAnsi="Calibri Light"/>
                <w:color w:val="000000"/>
                <w:rPrChange w:id="4053" w:author="Russell Ott" w:date="2022-05-16T11:47:00Z">
                  <w:rPr>
                    <w:rFonts w:ascii="Calibri Light" w:eastAsia="Calibri" w:hAnsi="Calibri Light"/>
                    <w:color w:val="000000"/>
                    <w:sz w:val="20"/>
                  </w:rPr>
                </w:rPrChange>
              </w:rPr>
              <w:t> </w:t>
            </w:r>
          </w:p>
          <w:p w14:paraId="5F99A862" w14:textId="115B71DB" w:rsidR="00C920ED" w:rsidRPr="00D14360" w:rsidRDefault="00B843E4" w:rsidP="00C920ED">
            <w:pPr>
              <w:rPr>
                <w:rFonts w:ascii="Calibri Light" w:eastAsia="Calibri" w:hAnsi="Calibri Light"/>
                <w:color w:val="000000"/>
                <w:sz w:val="24"/>
                <w:szCs w:val="24"/>
                <w:rPrChange w:id="4054" w:author="Russell Ott" w:date="2022-05-16T11:47:00Z">
                  <w:rPr>
                    <w:rFonts w:ascii="Calibri Light" w:eastAsia="Calibri" w:hAnsi="Calibri Light"/>
                    <w:color w:val="000000"/>
                    <w:sz w:val="20"/>
                  </w:rPr>
                </w:rPrChange>
              </w:rPr>
            </w:pPr>
            <w:r w:rsidRPr="00B843E4">
              <w:rPr>
                <w:rFonts w:ascii="Calibri Light" w:hAnsi="Calibri Light"/>
                <w:color w:val="000000"/>
                <w:rPrChange w:id="4055" w:author="Russell Ott" w:date="2022-05-16T11:47:00Z">
                  <w:rPr>
                    <w:rFonts w:ascii="Calibri Light" w:eastAsia="Calibri" w:hAnsi="Calibri Light"/>
                    <w:color w:val="000000"/>
                    <w:sz w:val="20"/>
                  </w:rPr>
                </w:rPrChange>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b/>
                <w:color w:val="000000"/>
                <w:rPrChange w:id="4056" w:author="Russell Ott" w:date="2022-05-16T11:47:00Z">
                  <w:rPr>
                    <w:rFonts w:ascii="Calibri" w:eastAsia="Calibri" w:hAnsi="Calibri"/>
                    <w:b/>
                    <w:color w:val="000000"/>
                    <w:sz w:val="20"/>
                  </w:rPr>
                </w:rPrChange>
              </w:rPr>
            </w:pPr>
            <w:r w:rsidRPr="00D14360">
              <w:rPr>
                <w:b/>
                <w:color w:val="000000"/>
                <w:rPrChange w:id="4057" w:author="Russell Ott" w:date="2022-05-16T11:47:00Z">
                  <w:rPr>
                    <w:rFonts w:ascii="Calibri" w:eastAsia="Calibri" w:hAnsi="Calibri"/>
                    <w:b/>
                    <w:color w:val="000000"/>
                    <w:sz w:val="20"/>
                  </w:rPr>
                </w:rPrChange>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olor w:val="000000"/>
                <w:sz w:val="24"/>
                <w:szCs w:val="24"/>
                <w:rPrChange w:id="4058" w:author="Russell Ott" w:date="2022-05-16T11:47:00Z">
                  <w:rPr>
                    <w:rFonts w:ascii="Calibri Light" w:eastAsia="Calibri" w:hAnsi="Calibri Light"/>
                    <w:color w:val="000000"/>
                    <w:sz w:val="20"/>
                  </w:rPr>
                </w:rPrChange>
              </w:rPr>
            </w:pPr>
            <w:r>
              <w:rPr>
                <w:rFonts w:ascii="Calibri Light" w:hAnsi="Calibri Light"/>
                <w:color w:val="000000"/>
                <w:rPrChange w:id="4059" w:author="Russell Ott" w:date="2022-05-16T11:47:00Z">
                  <w:rPr>
                    <w:rFonts w:ascii="Calibri Light" w:eastAsia="Calibri" w:hAnsi="Calibri Light"/>
                    <w:color w:val="000000"/>
                    <w:sz w:val="20"/>
                  </w:rPr>
                </w:rPrChange>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olor w:val="000000"/>
                <w:sz w:val="24"/>
                <w:szCs w:val="24"/>
                <w:rPrChange w:id="4060"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61" w:author="Russell Ott" w:date="2022-05-16T11:47:00Z">
                  <w:rPr>
                    <w:rFonts w:ascii="Calibri Light" w:hAnsi="Calibri Light"/>
                    <w:color w:val="000000"/>
                    <w:sz w:val="20"/>
                    <w:shd w:val="clear" w:color="auto" w:fill="FFFFFF"/>
                  </w:rPr>
                </w:rPrChange>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olor w:val="000000"/>
                <w:sz w:val="24"/>
                <w:szCs w:val="24"/>
                <w:rPrChange w:id="4062" w:author="Russell Ott" w:date="2022-05-16T11:47:00Z">
                  <w:rPr>
                    <w:rFonts w:ascii="Calibri Light" w:eastAsia="Calibri" w:hAnsi="Calibri Light"/>
                    <w:color w:val="000000"/>
                    <w:sz w:val="20"/>
                  </w:rPr>
                </w:rPrChange>
              </w:rPr>
            </w:pPr>
            <w:r w:rsidRPr="007A45B6">
              <w:rPr>
                <w:rFonts w:ascii="Calibri Light" w:hAnsi="Calibri Light"/>
                <w:color w:val="000000"/>
                <w:rPrChange w:id="4063" w:author="Russell Ott" w:date="2022-05-16T11:47:00Z">
                  <w:rPr>
                    <w:rFonts w:ascii="Calibri Light" w:eastAsia="Calibri" w:hAnsi="Calibri Light"/>
                    <w:color w:val="000000"/>
                    <w:sz w:val="20"/>
                  </w:rPr>
                </w:rPrChange>
              </w:rPr>
              <w:t>Note</w:t>
            </w:r>
            <w:r>
              <w:rPr>
                <w:rFonts w:ascii="Calibri Light" w:hAnsi="Calibri Light"/>
                <w:color w:val="000000"/>
                <w:rPrChange w:id="4064" w:author="Russell Ott" w:date="2022-05-16T11:47:00Z">
                  <w:rPr>
                    <w:rFonts w:ascii="Calibri Light" w:eastAsia="Calibri" w:hAnsi="Calibri Light"/>
                    <w:color w:val="000000"/>
                    <w:sz w:val="20"/>
                  </w:rPr>
                </w:rPrChange>
              </w:rPr>
              <w:t xml:space="preserve"> </w:t>
            </w:r>
            <w:r w:rsidRPr="007A45B6">
              <w:rPr>
                <w:rFonts w:ascii="Calibri Light" w:hAnsi="Calibri Light"/>
                <w:color w:val="000000"/>
                <w:rPrChange w:id="4065" w:author="Russell Ott" w:date="2022-05-16T11:47:00Z">
                  <w:rPr>
                    <w:rFonts w:ascii="Calibri Light" w:eastAsia="Calibri" w:hAnsi="Calibri Light"/>
                    <w:color w:val="000000"/>
                    <w:sz w:val="20"/>
                  </w:rPr>
                </w:rPrChange>
              </w:rPr>
              <w:t>Types</w:t>
            </w:r>
            <w:r>
              <w:rPr>
                <w:rFonts w:ascii="Calibri Light" w:eastAsia="Calibri" w:hAnsi="Calibri Light"/>
                <w:color w:val="000000"/>
                <w:rPrChange w:id="4066" w:author="Russell Ott" w:date="2022-05-16T11:47:00Z">
                  <w:rPr>
                    <w:rFonts w:ascii="Calibri Light" w:eastAsia="Calibri" w:hAnsi="Calibri Light"/>
                    <w:color w:val="000000"/>
                    <w:sz w:val="20"/>
                  </w:rPr>
                </w:rPrChange>
              </w:rPr>
              <w:t xml:space="preserve"> </w:t>
            </w:r>
            <w:r w:rsidRPr="00B843E4">
              <w:rPr>
                <w:rFonts w:ascii="Calibri Light" w:hAnsi="Calibri Light"/>
                <w:color w:val="000000"/>
                <w:rPrChange w:id="4067" w:author="Russell Ott" w:date="2022-05-16T11:47:00Z">
                  <w:rPr>
                    <w:rFonts w:ascii="Calibri Light" w:eastAsia="Calibri" w:hAnsi="Calibri Light"/>
                    <w:color w:val="000000"/>
                    <w:sz w:val="20"/>
                  </w:rPr>
                </w:rPrChange>
              </w:rPr>
              <w:t> </w:t>
            </w:r>
          </w:p>
          <w:p w14:paraId="3E6C471E" w14:textId="7C2BA3B7" w:rsidR="00C920ED" w:rsidRPr="00D14360" w:rsidRDefault="0090117E" w:rsidP="0090117E">
            <w:pPr>
              <w:rPr>
                <w:rFonts w:ascii="Calibri Light" w:eastAsia="Calibri" w:hAnsi="Calibri Light"/>
                <w:color w:val="000000"/>
                <w:sz w:val="24"/>
                <w:szCs w:val="24"/>
                <w:rPrChange w:id="4068" w:author="Russell Ott" w:date="2022-05-16T11:47:00Z">
                  <w:rPr>
                    <w:rFonts w:ascii="Calibri Light" w:eastAsia="Calibri" w:hAnsi="Calibri Light"/>
                    <w:color w:val="000000"/>
                    <w:sz w:val="20"/>
                  </w:rPr>
                </w:rPrChange>
              </w:rPr>
            </w:pPr>
            <w:r w:rsidRPr="00B843E4">
              <w:rPr>
                <w:rFonts w:ascii="Calibri Light" w:hAnsi="Calibri Light"/>
                <w:color w:val="000000"/>
                <w:rPrChange w:id="4069" w:author="Russell Ott" w:date="2022-05-16T11:47:00Z">
                  <w:rPr>
                    <w:rFonts w:ascii="Calibri Light" w:eastAsia="Calibri" w:hAnsi="Calibri Light"/>
                    <w:color w:val="000000"/>
                    <w:sz w:val="20"/>
                  </w:rPr>
                </w:rPrChange>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b/>
                <w:color w:val="000000"/>
                <w:rPrChange w:id="4070" w:author="Russell Ott" w:date="2022-05-16T11:47:00Z">
                  <w:rPr>
                    <w:rFonts w:ascii="Calibri" w:eastAsia="Calibri" w:hAnsi="Calibri"/>
                    <w:b/>
                    <w:color w:val="000000"/>
                    <w:sz w:val="20"/>
                  </w:rPr>
                </w:rPrChange>
              </w:rPr>
            </w:pPr>
            <w:r w:rsidRPr="00D14360">
              <w:rPr>
                <w:b/>
                <w:color w:val="000000"/>
                <w:rPrChange w:id="4071" w:author="Russell Ott" w:date="2022-05-16T11:47:00Z">
                  <w:rPr>
                    <w:rFonts w:ascii="Calibri" w:eastAsia="Calibri" w:hAnsi="Calibri"/>
                    <w:b/>
                    <w:color w:val="000000"/>
                    <w:sz w:val="20"/>
                  </w:rPr>
                </w:rPrChange>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olor w:val="000000"/>
                <w:sz w:val="24"/>
                <w:szCs w:val="24"/>
                <w:rPrChange w:id="4072" w:author="Russell Ott" w:date="2022-05-16T11:47:00Z">
                  <w:rPr>
                    <w:rFonts w:ascii="Calibri Light" w:eastAsia="Calibri" w:hAnsi="Calibri Light"/>
                    <w:color w:val="000000"/>
                    <w:sz w:val="20"/>
                  </w:rPr>
                </w:rPrChange>
              </w:rPr>
            </w:pPr>
            <w:r w:rsidRPr="00D14360">
              <w:rPr>
                <w:rFonts w:ascii="Calibri Light" w:hAnsi="Calibri Light"/>
                <w:color w:val="000000"/>
                <w:rPrChange w:id="4073" w:author="Russell Ott" w:date="2022-05-16T11:47:00Z">
                  <w:rPr>
                    <w:rFonts w:ascii="Calibri Light" w:eastAsia="Calibri" w:hAnsi="Calibri Light"/>
                    <w:color w:val="000000"/>
                    <w:sz w:val="20"/>
                  </w:rPr>
                </w:rPrChange>
              </w:rPr>
              <w:t>34117-2</w:t>
            </w:r>
          </w:p>
        </w:tc>
        <w:tc>
          <w:tcPr>
            <w:tcW w:w="2664" w:type="dxa"/>
          </w:tcPr>
          <w:p w14:paraId="239ED3F5" w14:textId="77777777" w:rsidR="00C920ED" w:rsidRPr="00D14360" w:rsidRDefault="00C920ED" w:rsidP="00C920ED">
            <w:pPr>
              <w:rPr>
                <w:rFonts w:ascii="Calibri Light" w:eastAsia="Calibri" w:hAnsi="Calibri Light"/>
                <w:color w:val="000000"/>
                <w:sz w:val="24"/>
                <w:szCs w:val="24"/>
                <w:rPrChange w:id="4074"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75" w:author="Russell Ott" w:date="2022-05-16T11:47:00Z">
                  <w:rPr>
                    <w:rFonts w:ascii="Calibri Light" w:hAnsi="Calibri Light"/>
                    <w:color w:val="000000"/>
                    <w:sz w:val="20"/>
                    <w:shd w:val="clear" w:color="auto" w:fill="FFFFFF"/>
                  </w:rPr>
                </w:rPrChange>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olor w:val="000000"/>
                <w:sz w:val="24"/>
                <w:szCs w:val="24"/>
                <w:rPrChange w:id="4076" w:author="Russell Ott" w:date="2022-05-16T11:47:00Z">
                  <w:rPr>
                    <w:rFonts w:ascii="Calibri Light" w:eastAsia="Calibri" w:hAnsi="Calibri Light"/>
                    <w:color w:val="000000"/>
                    <w:sz w:val="20"/>
                  </w:rPr>
                </w:rPrChange>
              </w:rPr>
            </w:pPr>
            <w:r w:rsidRPr="00D14360">
              <w:rPr>
                <w:rFonts w:ascii="Calibri Light" w:hAnsi="Calibri Light"/>
                <w:color w:val="000000"/>
                <w:rPrChange w:id="4077" w:author="Russell Ott" w:date="2022-05-16T11:47:00Z">
                  <w:rPr>
                    <w:rFonts w:ascii="Calibri Light" w:eastAsia="Calibri" w:hAnsi="Calibri Light"/>
                    <w:color w:val="000000"/>
                    <w:sz w:val="20"/>
                  </w:rPr>
                </w:rPrChange>
              </w:rPr>
              <w:t>HPDocumentType</w:t>
            </w:r>
          </w:p>
          <w:p w14:paraId="79BC3CAB" w14:textId="77777777" w:rsidR="00C920ED" w:rsidRPr="00D14360" w:rsidRDefault="00C920ED" w:rsidP="00C920ED">
            <w:pPr>
              <w:rPr>
                <w:rFonts w:ascii="Calibri Light" w:eastAsia="Calibri" w:hAnsi="Calibri Light"/>
                <w:color w:val="000000"/>
                <w:sz w:val="24"/>
                <w:szCs w:val="24"/>
                <w:rPrChange w:id="4078" w:author="Russell Ott" w:date="2022-05-16T11:47:00Z">
                  <w:rPr>
                    <w:rFonts w:ascii="Calibri Light" w:eastAsia="Calibri" w:hAnsi="Calibri Light"/>
                    <w:color w:val="000000"/>
                    <w:sz w:val="20"/>
                  </w:rPr>
                </w:rPrChange>
              </w:rPr>
            </w:pPr>
            <w:r w:rsidRPr="00D14360">
              <w:rPr>
                <w:rFonts w:ascii="Calibri Light" w:hAnsi="Calibri Light"/>
                <w:color w:val="000000"/>
                <w:rPrChange w:id="4079" w:author="Russell Ott" w:date="2022-05-16T11:47:00Z">
                  <w:rPr>
                    <w:rFonts w:ascii="Calibri Light" w:eastAsia="Calibri" w:hAnsi="Calibri Light"/>
                    <w:color w:val="000000"/>
                    <w:sz w:val="20"/>
                  </w:rPr>
                </w:rPrChange>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b/>
                <w:color w:val="000000"/>
                <w:rPrChange w:id="4080" w:author="Russell Ott" w:date="2022-05-16T11:47:00Z">
                  <w:rPr>
                    <w:rFonts w:ascii="Calibri" w:eastAsia="Calibri" w:hAnsi="Calibri"/>
                    <w:b/>
                    <w:color w:val="000000"/>
                    <w:sz w:val="20"/>
                  </w:rPr>
                </w:rPrChange>
              </w:rPr>
            </w:pPr>
            <w:r w:rsidRPr="00D14360">
              <w:rPr>
                <w:b/>
                <w:color w:val="000000"/>
                <w:rPrChange w:id="4081" w:author="Russell Ott" w:date="2022-05-16T11:47:00Z">
                  <w:rPr>
                    <w:rFonts w:ascii="Calibri" w:eastAsia="Calibri" w:hAnsi="Calibri"/>
                    <w:b/>
                    <w:color w:val="000000"/>
                    <w:sz w:val="20"/>
                  </w:rPr>
                </w:rPrChange>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olor w:val="000000"/>
                <w:sz w:val="24"/>
                <w:szCs w:val="24"/>
                <w:rPrChange w:id="4082" w:author="Russell Ott" w:date="2022-05-16T11:47:00Z">
                  <w:rPr>
                    <w:rFonts w:ascii="Calibri Light" w:eastAsia="Calibri" w:hAnsi="Calibri Light"/>
                    <w:color w:val="000000"/>
                    <w:sz w:val="20"/>
                  </w:rPr>
                </w:rPrChange>
              </w:rPr>
            </w:pPr>
            <w:r w:rsidRPr="00D14360">
              <w:rPr>
                <w:rFonts w:ascii="Calibri Light" w:hAnsi="Calibri Light"/>
                <w:color w:val="000000"/>
                <w:rPrChange w:id="4083" w:author="Russell Ott" w:date="2022-05-16T11:47:00Z">
                  <w:rPr>
                    <w:rFonts w:ascii="Calibri Light" w:eastAsia="Calibri" w:hAnsi="Calibri Light"/>
                    <w:color w:val="000000"/>
                    <w:sz w:val="20"/>
                  </w:rPr>
                </w:rPrChange>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olor w:val="000000"/>
                <w:sz w:val="24"/>
                <w:szCs w:val="24"/>
                <w:rPrChange w:id="4084"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85" w:author="Russell Ott" w:date="2022-05-16T11:47:00Z">
                  <w:rPr>
                    <w:rFonts w:ascii="Calibri Light" w:hAnsi="Calibri Light"/>
                    <w:color w:val="000000"/>
                    <w:sz w:val="20"/>
                    <w:shd w:val="clear" w:color="auto" w:fill="FFFFFF"/>
                  </w:rPr>
                </w:rPrChange>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olor w:val="000000"/>
                <w:sz w:val="24"/>
                <w:szCs w:val="24"/>
                <w:rPrChange w:id="4086" w:author="Russell Ott" w:date="2022-05-16T11:47:00Z">
                  <w:rPr>
                    <w:rFonts w:ascii="Calibri Light" w:eastAsia="Calibri" w:hAnsi="Calibri Light"/>
                    <w:color w:val="000000"/>
                    <w:sz w:val="20"/>
                  </w:rPr>
                </w:rPrChange>
              </w:rPr>
            </w:pPr>
            <w:r w:rsidRPr="00D14360">
              <w:rPr>
                <w:rFonts w:ascii="Calibri Light" w:hAnsi="Calibri Light"/>
                <w:color w:val="000000"/>
                <w:rPrChange w:id="4087" w:author="Russell Ott" w:date="2022-05-16T11:47:00Z">
                  <w:rPr>
                    <w:rFonts w:ascii="Calibri Light" w:eastAsia="Calibri" w:hAnsi="Calibri Light"/>
                    <w:color w:val="000000"/>
                    <w:sz w:val="20"/>
                  </w:rPr>
                </w:rPrChange>
              </w:rPr>
              <w:t>ProgressNoteDocumentType</w:t>
            </w:r>
          </w:p>
          <w:p w14:paraId="696C6350" w14:textId="77777777" w:rsidR="00C920ED" w:rsidRPr="00D14360" w:rsidRDefault="00C920ED" w:rsidP="00C920ED">
            <w:pPr>
              <w:rPr>
                <w:rFonts w:ascii="Calibri Light" w:eastAsia="Calibri" w:hAnsi="Calibri Light"/>
                <w:color w:val="000000"/>
                <w:sz w:val="24"/>
                <w:szCs w:val="24"/>
                <w:rPrChange w:id="4088" w:author="Russell Ott" w:date="2022-05-16T11:47:00Z">
                  <w:rPr>
                    <w:rFonts w:ascii="Calibri Light" w:eastAsia="Calibri" w:hAnsi="Calibri Light"/>
                    <w:color w:val="000000"/>
                    <w:sz w:val="20"/>
                  </w:rPr>
                </w:rPrChange>
              </w:rPr>
            </w:pPr>
            <w:r w:rsidRPr="00D14360">
              <w:rPr>
                <w:rFonts w:ascii="Calibri Light" w:hAnsi="Calibri Light"/>
                <w:color w:val="000000"/>
                <w:rPrChange w:id="4089" w:author="Russell Ott" w:date="2022-05-16T11:47:00Z">
                  <w:rPr>
                    <w:rFonts w:ascii="Calibri Light" w:eastAsia="Calibri" w:hAnsi="Calibri Light"/>
                    <w:color w:val="000000"/>
                    <w:sz w:val="20"/>
                  </w:rPr>
                </w:rPrChange>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b/>
                <w:color w:val="000000"/>
                <w:rPrChange w:id="4090" w:author="Russell Ott" w:date="2022-05-16T11:47:00Z">
                  <w:rPr>
                    <w:rFonts w:ascii="Calibri" w:eastAsia="Calibri" w:hAnsi="Calibri"/>
                    <w:b/>
                    <w:color w:val="000000"/>
                    <w:sz w:val="20"/>
                  </w:rPr>
                </w:rPrChange>
              </w:rPr>
            </w:pPr>
            <w:r w:rsidRPr="00D14360">
              <w:rPr>
                <w:b/>
                <w:color w:val="000000"/>
                <w:rPrChange w:id="4091" w:author="Russell Ott" w:date="2022-05-16T11:47:00Z">
                  <w:rPr>
                    <w:rFonts w:ascii="Calibri" w:eastAsia="Calibri" w:hAnsi="Calibri"/>
                    <w:b/>
                    <w:color w:val="000000"/>
                    <w:sz w:val="20"/>
                  </w:rPr>
                </w:rPrChange>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olor w:val="000000"/>
                <w:sz w:val="24"/>
                <w:szCs w:val="24"/>
                <w:rPrChange w:id="4092" w:author="Russell Ott" w:date="2022-05-16T11:47:00Z">
                  <w:rPr>
                    <w:rFonts w:ascii="Calibri Light" w:eastAsia="Calibri" w:hAnsi="Calibri Light"/>
                    <w:color w:val="000000"/>
                    <w:sz w:val="20"/>
                  </w:rPr>
                </w:rPrChange>
              </w:rPr>
            </w:pPr>
            <w:r w:rsidRPr="00D14360">
              <w:rPr>
                <w:rFonts w:ascii="Calibri Light" w:hAnsi="Calibri Light"/>
                <w:color w:val="000000"/>
                <w:rPrChange w:id="4093" w:author="Russell Ott" w:date="2022-05-16T11:47:00Z">
                  <w:rPr>
                    <w:rFonts w:ascii="Calibri Light" w:eastAsia="Calibri" w:hAnsi="Calibri Light"/>
                    <w:color w:val="000000"/>
                    <w:sz w:val="20"/>
                  </w:rPr>
                </w:rPrChange>
              </w:rPr>
              <w:t>28570-0</w:t>
            </w:r>
          </w:p>
        </w:tc>
        <w:tc>
          <w:tcPr>
            <w:tcW w:w="2664" w:type="dxa"/>
          </w:tcPr>
          <w:p w14:paraId="4A68B086" w14:textId="77777777" w:rsidR="00C920ED" w:rsidRPr="00D14360" w:rsidRDefault="00C920ED" w:rsidP="00C920ED">
            <w:pPr>
              <w:keepNext/>
              <w:rPr>
                <w:rFonts w:ascii="Calibri Light" w:eastAsia="Calibri" w:hAnsi="Calibri Light"/>
                <w:color w:val="000000"/>
                <w:sz w:val="24"/>
                <w:szCs w:val="24"/>
                <w:rPrChange w:id="4094" w:author="Russell Ott" w:date="2022-05-16T11:47:00Z">
                  <w:rPr>
                    <w:rFonts w:ascii="Calibri Light" w:eastAsia="Calibri" w:hAnsi="Calibri Light"/>
                    <w:color w:val="000000"/>
                    <w:sz w:val="20"/>
                  </w:rPr>
                </w:rPrChange>
              </w:rPr>
            </w:pPr>
            <w:r w:rsidRPr="00BF16F2">
              <w:rPr>
                <w:rFonts w:ascii="Calibri Light" w:hAnsi="Calibri Light"/>
                <w:color w:val="000000"/>
                <w:shd w:val="clear" w:color="auto" w:fill="FFFFFF"/>
                <w:rPrChange w:id="4095" w:author="Russell Ott" w:date="2022-05-16T11:47:00Z">
                  <w:rPr>
                    <w:rFonts w:ascii="Calibri Light" w:hAnsi="Calibri Light"/>
                    <w:color w:val="000000"/>
                    <w:sz w:val="20"/>
                    <w:shd w:val="clear" w:color="auto" w:fill="FFFFFF"/>
                  </w:rPr>
                </w:rPrChange>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olor w:val="000000"/>
                <w:sz w:val="24"/>
                <w:szCs w:val="24"/>
                <w:rPrChange w:id="4096" w:author="Russell Ott" w:date="2022-05-16T11:47:00Z">
                  <w:rPr>
                    <w:rFonts w:ascii="Calibri Light" w:eastAsia="Calibri" w:hAnsi="Calibri Light"/>
                    <w:color w:val="000000"/>
                    <w:sz w:val="20"/>
                  </w:rPr>
                </w:rPrChange>
              </w:rPr>
            </w:pPr>
            <w:r w:rsidRPr="00D14360">
              <w:rPr>
                <w:rFonts w:ascii="Calibri Light" w:hAnsi="Calibri Light"/>
                <w:color w:val="000000"/>
                <w:rPrChange w:id="4097" w:author="Russell Ott" w:date="2022-05-16T11:47:00Z">
                  <w:rPr>
                    <w:rFonts w:ascii="Calibri Light" w:eastAsia="Calibri" w:hAnsi="Calibri Light"/>
                    <w:color w:val="000000"/>
                    <w:sz w:val="20"/>
                  </w:rPr>
                </w:rPrChange>
              </w:rPr>
              <w:t>ProcedureNoteDocumentType</w:t>
            </w:r>
          </w:p>
          <w:p w14:paraId="5D657ED1" w14:textId="77777777" w:rsidR="00C920ED" w:rsidRPr="00D14360" w:rsidRDefault="00C920ED" w:rsidP="00C920ED">
            <w:pPr>
              <w:keepNext/>
              <w:rPr>
                <w:rFonts w:ascii="Calibri Light" w:eastAsia="Calibri" w:hAnsi="Calibri Light"/>
                <w:color w:val="000000"/>
                <w:sz w:val="24"/>
                <w:szCs w:val="24"/>
                <w:rPrChange w:id="4098" w:author="Russell Ott" w:date="2022-05-16T11:47:00Z">
                  <w:rPr>
                    <w:rFonts w:ascii="Calibri Light" w:eastAsia="Calibri" w:hAnsi="Calibri Light"/>
                    <w:color w:val="000000"/>
                    <w:sz w:val="20"/>
                  </w:rPr>
                </w:rPrChange>
              </w:rPr>
            </w:pPr>
            <w:r w:rsidRPr="00D14360">
              <w:rPr>
                <w:rFonts w:ascii="Calibri Light" w:hAnsi="Calibri Light"/>
                <w:color w:val="000000"/>
                <w:rPrChange w:id="4099" w:author="Russell Ott" w:date="2022-05-16T11:47:00Z">
                  <w:rPr>
                    <w:rFonts w:ascii="Calibri Light" w:eastAsia="Calibri" w:hAnsi="Calibri Light"/>
                    <w:color w:val="000000"/>
                    <w:sz w:val="20"/>
                  </w:rPr>
                </w:rPrChange>
              </w:rPr>
              <w:t>2.16.840.1.113883.11.20.6.1</w:t>
            </w:r>
          </w:p>
        </w:tc>
      </w:tr>
    </w:tbl>
    <w:p w14:paraId="50D45544" w14:textId="468FD7A3" w:rsidR="00364C2D" w:rsidRPr="00C64922" w:rsidRDefault="00A5789F">
      <w:pPr>
        <w:pStyle w:val="Caption"/>
      </w:pPr>
      <w:bookmarkStart w:id="4100" w:name="_Toc10602114"/>
      <w:bookmarkStart w:id="4101" w:name="_Toc21926989"/>
      <w:r>
        <w:t xml:space="preserve">   </w:t>
      </w:r>
      <w:bookmarkStart w:id="4102" w:name="_Toc103262875"/>
      <w:r w:rsidR="00364C2D" w:rsidRPr="00C64922">
        <w:t xml:space="preserve">Table </w:t>
      </w:r>
      <w:r w:rsidR="00132A94">
        <w:fldChar w:fldCharType="begin"/>
      </w:r>
      <w:r w:rsidR="00132A94">
        <w:instrText xml:space="preserve"> SEQ Table \* ARABIC </w:instrText>
      </w:r>
      <w:r w:rsidR="00132A94">
        <w:fldChar w:fldCharType="separate"/>
      </w:r>
      <w:r w:rsidR="00F10C7C">
        <w:rPr>
          <w:noProof/>
        </w:rPr>
        <w:t>8</w:t>
      </w:r>
      <w:r w:rsidR="00132A94">
        <w:rPr>
          <w:noProof/>
        </w:rPr>
        <w:fldChar w:fldCharType="end"/>
      </w:r>
      <w:r w:rsidR="00364C2D" w:rsidRPr="00C64922">
        <w:t>: LOINC Coding for Document Level clinical note types</w:t>
      </w:r>
      <w:bookmarkEnd w:id="4102"/>
      <w:bookmarkEnd w:id="4101"/>
    </w:p>
    <w:bookmarkEnd w:id="4100"/>
    <w:p w14:paraId="7CD7F56E" w14:textId="6FEE8085" w:rsidR="00A10C4D" w:rsidRDefault="00A10C4D" w:rsidP="005E7793">
      <w:pPr>
        <w:spacing w:after="240"/>
        <w:rPr>
          <w:rFonts w:ascii="Times New Roman" w:eastAsia="Calibri" w:hAnsi="Times New Roman"/>
          <w:color w:val="000000"/>
          <w:sz w:val="24"/>
          <w:szCs w:val="24"/>
          <w:rPrChange w:id="4103" w:author="Russell Ott" w:date="2022-05-16T11:47:00Z">
            <w:rPr>
              <w:rFonts w:ascii="Calibri" w:eastAsia="Calibri" w:hAnsi="Calibri"/>
              <w:color w:val="000000"/>
            </w:rPr>
          </w:rPrChange>
        </w:rPr>
      </w:pPr>
      <w:r w:rsidRPr="00D14360">
        <w:rPr>
          <w:color w:val="000000"/>
          <w:rPrChange w:id="4104" w:author="Russell Ott" w:date="2022-05-16T11:47:00Z">
            <w:rPr>
              <w:rFonts w:ascii="Calibri" w:eastAsia="Calibri" w:hAnsi="Calibri"/>
              <w:color w:val="000000"/>
            </w:rPr>
          </w:rPrChange>
        </w:rPr>
        <w:t xml:space="preserve">The list was not provided in a priority order, nor was it intended to represent the exclusive list of what systems can and will support. Guidance from the </w:t>
      </w:r>
      <w:r w:rsidR="00904860" w:rsidRPr="00D14360">
        <w:rPr>
          <w:color w:val="000000"/>
          <w:rPrChange w:id="4105" w:author="Russell Ott" w:date="2022-05-16T11:47:00Z">
            <w:rPr>
              <w:rFonts w:ascii="Calibri" w:eastAsia="Calibri" w:hAnsi="Calibri"/>
              <w:color w:val="000000"/>
            </w:rPr>
          </w:rPrChange>
        </w:rPr>
        <w:t>J</w:t>
      </w:r>
      <w:r w:rsidRPr="00D14360">
        <w:rPr>
          <w:color w:val="000000"/>
          <w:rPrChange w:id="4106" w:author="Russell Ott" w:date="2022-05-16T11:47:00Z">
            <w:rPr>
              <w:rFonts w:ascii="Calibri" w:eastAsia="Calibri" w:hAnsi="Calibri"/>
              <w:color w:val="000000"/>
            </w:rPr>
          </w:rPrChange>
        </w:rPr>
        <w:t>oint</w:t>
      </w:r>
      <w:r w:rsidR="00904860" w:rsidRPr="00D14360">
        <w:rPr>
          <w:rFonts w:eastAsia="Calibri"/>
          <w:color w:val="000000"/>
          <w:rPrChange w:id="4107" w:author="Russell Ott" w:date="2022-05-16T11:47:00Z">
            <w:rPr>
              <w:rFonts w:ascii="Calibri" w:eastAsia="Calibri" w:hAnsi="Calibri"/>
              <w:color w:val="000000"/>
            </w:rPr>
          </w:rPrChange>
        </w:rPr>
        <w:t xml:space="preserve"> Document Content</w:t>
      </w:r>
      <w:del w:id="4108" w:author="Russell Ott" w:date="2022-05-16T11:47:00Z">
        <w:r w:rsidR="00904860" w:rsidRPr="00D14360">
          <w:rPr>
            <w:rFonts w:ascii="Calibri" w:eastAsia="Calibri" w:hAnsi="Calibri" w:cs="Calibri"/>
            <w:color w:val="000000"/>
          </w:rPr>
          <w:delText xml:space="preserve"> </w:delText>
        </w:r>
      </w:del>
      <w:r w:rsidR="00904860" w:rsidRPr="00D14360">
        <w:rPr>
          <w:rFonts w:eastAsia="Calibri"/>
          <w:color w:val="000000"/>
          <w:rPrChange w:id="4109" w:author="Russell Ott" w:date="2022-05-16T11:47:00Z">
            <w:rPr>
              <w:rFonts w:ascii="Calibri" w:eastAsia="Calibri" w:hAnsi="Calibri"/>
              <w:color w:val="000000"/>
            </w:rPr>
          </w:rPrChange>
        </w:rPr>
        <w:t xml:space="preserve"> </w:t>
      </w:r>
      <w:r w:rsidRPr="00D14360">
        <w:rPr>
          <w:color w:val="000000"/>
          <w:rPrChange w:id="4110" w:author="Russell Ott" w:date="2022-05-16T11:47:00Z">
            <w:rPr>
              <w:rFonts w:ascii="Calibri" w:eastAsia="Calibri" w:hAnsi="Calibri"/>
              <w:color w:val="000000"/>
            </w:rPr>
          </w:rPrChange>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4111">
          <w:tblGrid>
            <w:gridCol w:w="725"/>
            <w:gridCol w:w="8640"/>
          </w:tblGrid>
        </w:tblGridChange>
      </w:tblGrid>
      <w:tr w:rsidR="001A0138" w:rsidRPr="00C64922" w14:paraId="78B7F168" w14:textId="77777777" w:rsidTr="0007159E">
        <w:tc>
          <w:tcPr>
            <w:tcW w:w="725" w:type="dxa"/>
            <w:tcBorders>
              <w:right w:val="nil"/>
            </w:tcBorders>
            <w:shd w:val="clear" w:color="auto" w:fill="C6D9F1"/>
            <w:cellIns w:id="4112" w:author="Russell Ott" w:date="2022-05-16T11:47:00Z"/>
          </w:tcPr>
          <w:p w14:paraId="3C83E8FB" w14:textId="77777777" w:rsidR="00F47D77" w:rsidRPr="00C64922" w:rsidRDefault="00F47D77" w:rsidP="0007159E">
            <w:pPr>
              <w:pStyle w:val="BodyText"/>
              <w:rPr>
                <w:noProof/>
              </w:rPr>
            </w:pPr>
            <w:ins w:id="4113" w:author="Russell Ott" w:date="2022-05-16T11:47:00Z">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B8DC47E" w14:textId="2BC573B1" w:rsidR="00F47D77" w:rsidRPr="00C64922" w:rsidRDefault="00634398" w:rsidP="0007159E">
            <w:pPr>
              <w:pStyle w:val="BodyText"/>
            </w:pPr>
            <w:del w:id="4114" w:author="Russell Ott" w:date="2022-05-16T11:47:00Z">
              <w:r>
                <w:rPr>
                  <w:noProof/>
                </w:rPr>
                <w:drawing>
                  <wp:anchor distT="0" distB="0" distL="114300" distR="114300" simplePos="0" relativeHeight="251799552" behindDoc="0" locked="0" layoutInCell="1" allowOverlap="1" wp14:anchorId="50F40D10" wp14:editId="3DA60EC1">
                    <wp:simplePos x="0" y="0"/>
                    <wp:positionH relativeFrom="margin">
                      <wp:posOffset>-6985</wp:posOffset>
                    </wp:positionH>
                    <wp:positionV relativeFrom="margin">
                      <wp:posOffset>635</wp:posOffset>
                    </wp:positionV>
                    <wp:extent cx="323215" cy="323215"/>
                    <wp:effectExtent l="0" t="0" r="0" b="0"/>
                    <wp:wrapSquare wrapText="bothSides"/>
                    <wp:docPr id="83" name="Graphic 6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C-CDA Content Creators SHOULD support creation</w:t>
            </w:r>
            <w:r w:rsidR="00F47D77">
              <w:t xml:space="preserve"> of</w:t>
            </w:r>
            <w:r w:rsidR="00F47D77" w:rsidRPr="00C64922">
              <w:t xml:space="preserve"> C-CDA documents for multiple clinical note types.  </w:t>
            </w:r>
            <w:r w:rsidR="00F47D77" w:rsidRPr="00D14360">
              <w:rPr>
                <w:b/>
              </w:rPr>
              <w:t>[</w:t>
            </w:r>
            <w:r w:rsidR="00F47D77">
              <w:rPr>
                <w:b/>
              </w:rPr>
              <w:t>BP-002</w:t>
            </w:r>
            <w:r w:rsidR="00F47D77" w:rsidRPr="00D14360">
              <w:rPr>
                <w:b/>
              </w:rPr>
              <w:t>]</w:t>
            </w:r>
          </w:p>
        </w:tc>
      </w:tr>
    </w:tbl>
    <w:p w14:paraId="515987D2" w14:textId="77777777" w:rsidR="00364C2D" w:rsidRPr="00D14360" w:rsidRDefault="00364C2D" w:rsidP="00B505D2">
      <w:pPr>
        <w:spacing w:after="120"/>
        <w:rPr>
          <w:color w:val="000000"/>
          <w:rPrChange w:id="4115" w:author="Russell Ott" w:date="2022-05-16T11:47:00Z">
            <w:rPr>
              <w:rFonts w:ascii="Calibri" w:eastAsia="Calibri" w:hAnsi="Calibri"/>
              <w:color w:val="000000"/>
            </w:rPr>
          </w:rPrChange>
        </w:rPr>
      </w:pPr>
    </w:p>
    <w:p w14:paraId="72BC68AA" w14:textId="77777777" w:rsidR="00A10C4D" w:rsidRPr="00D14360" w:rsidRDefault="00A10C4D" w:rsidP="00B505D2">
      <w:pPr>
        <w:spacing w:after="120"/>
        <w:rPr>
          <w:rFonts w:ascii="Times New Roman" w:eastAsia="Calibri" w:hAnsi="Times New Roman"/>
          <w:color w:val="000000"/>
          <w:sz w:val="24"/>
          <w:szCs w:val="24"/>
          <w:rPrChange w:id="4116" w:author="Russell Ott" w:date="2022-05-16T11:47:00Z">
            <w:rPr>
              <w:rFonts w:ascii="Calibri" w:eastAsia="Calibri" w:hAnsi="Calibri"/>
              <w:color w:val="000000"/>
            </w:rPr>
          </w:rPrChange>
        </w:rPr>
      </w:pPr>
      <w:r w:rsidRPr="00D14360">
        <w:rPr>
          <w:color w:val="000000"/>
          <w:rPrChange w:id="4117" w:author="Russell Ott" w:date="2022-05-16T11:47:00Z">
            <w:rPr>
              <w:rFonts w:ascii="Calibri" w:eastAsia="Calibri" w:hAnsi="Calibri"/>
              <w:color w:val="000000"/>
            </w:rPr>
          </w:rPrChange>
        </w:rPr>
        <w:t xml:space="preserve">Guidance from the </w:t>
      </w:r>
      <w:r w:rsidR="00904860" w:rsidRPr="00D14360">
        <w:rPr>
          <w:color w:val="000000"/>
          <w:rPrChange w:id="4118" w:author="Russell Ott" w:date="2022-05-16T11:47:00Z">
            <w:rPr>
              <w:rFonts w:ascii="Calibri" w:eastAsia="Calibri" w:hAnsi="Calibri"/>
              <w:color w:val="000000"/>
            </w:rPr>
          </w:rPrChange>
        </w:rPr>
        <w:t xml:space="preserve">Joint Content Document </w:t>
      </w:r>
      <w:r w:rsidRPr="00D14360">
        <w:rPr>
          <w:rFonts w:eastAsia="Calibri"/>
          <w:color w:val="000000"/>
          <w:rPrChange w:id="4119" w:author="Russell Ott" w:date="2022-05-16T11:47:00Z">
            <w:rPr>
              <w:rFonts w:ascii="Calibri" w:eastAsia="Calibri" w:hAnsi="Calibri"/>
              <w:color w:val="000000"/>
            </w:rPr>
          </w:rPrChange>
        </w:rPr>
        <w:t xml:space="preserve">Work Group also encouraged support for </w:t>
      </w:r>
      <w:r w:rsidR="00BF62C7">
        <w:rPr>
          <w:rFonts w:eastAsia="Calibri"/>
          <w:color w:val="000000"/>
          <w:rPrChange w:id="4120" w:author="Russell Ott" w:date="2022-05-16T11:47:00Z">
            <w:rPr>
              <w:rFonts w:ascii="Calibri" w:eastAsia="Calibri" w:hAnsi="Calibri"/>
              <w:color w:val="000000"/>
            </w:rPr>
          </w:rPrChange>
        </w:rPr>
        <w:t xml:space="preserve">the </w:t>
      </w:r>
      <w:r w:rsidRPr="00D14360">
        <w:rPr>
          <w:rFonts w:eastAsia="Calibri"/>
          <w:color w:val="000000"/>
          <w:rPrChange w:id="4121" w:author="Russell Ott" w:date="2022-05-16T11:47:00Z">
            <w:rPr>
              <w:rFonts w:ascii="Calibri" w:eastAsia="Calibri" w:hAnsi="Calibri"/>
              <w:color w:val="000000"/>
            </w:rPr>
          </w:rPrChange>
        </w:rPr>
        <w:t>Notes Section template which covers the standardized clinical note sections for use in C-CDA structured documents</w:t>
      </w:r>
      <w:r w:rsidR="00BF62C7">
        <w:rPr>
          <w:rFonts w:eastAsia="Calibri"/>
          <w:color w:val="000000"/>
          <w:rPrChange w:id="4122" w:author="Russell Ott" w:date="2022-05-16T11:47:00Z">
            <w:rPr>
              <w:rFonts w:ascii="Calibri" w:eastAsia="Calibri" w:hAnsi="Calibri"/>
              <w:color w:val="000000"/>
            </w:rPr>
          </w:rPrChange>
        </w:rPr>
        <w:t xml:space="preserve"> shown below</w:t>
      </w:r>
      <w:r w:rsidRPr="00D14360">
        <w:rPr>
          <w:rFonts w:eastAsia="Calibri"/>
          <w:color w:val="000000"/>
          <w:rPrChange w:id="4123" w:author="Russell Ott" w:date="2022-05-16T11:47:00Z">
            <w:rPr>
              <w:rFonts w:ascii="Calibri" w:eastAsia="Calibri" w:hAnsi="Calibri"/>
              <w:color w:val="000000"/>
            </w:rPr>
          </w:rPrChange>
        </w:rPr>
        <w:t xml:space="preserve">. </w:t>
      </w:r>
    </w:p>
    <w:p w14:paraId="410838BF" w14:textId="0C850EE6" w:rsidR="00A10C4D" w:rsidRDefault="00E35258" w:rsidP="00BF62C7">
      <w:pPr>
        <w:rPr>
          <w:rFonts w:ascii="Times New Roman" w:eastAsia="Calibri" w:hAnsi="Times New Roman"/>
          <w:color w:val="000000"/>
          <w:sz w:val="24"/>
          <w:szCs w:val="24"/>
          <w:rPrChange w:id="4124" w:author="Russell Ott" w:date="2022-05-16T11:47:00Z">
            <w:rPr>
              <w:rFonts w:ascii="Calibri" w:eastAsia="Calibri" w:hAnsi="Calibri"/>
              <w:color w:val="000000"/>
            </w:rPr>
          </w:rPrChange>
        </w:rPr>
      </w:pPr>
      <w:r w:rsidRPr="00D14360">
        <w:rPr>
          <w:color w:val="000000"/>
          <w:rPrChange w:id="4125" w:author="Russell Ott" w:date="2022-05-16T11:47:00Z">
            <w:rPr>
              <w:rFonts w:ascii="Calibri" w:hAnsi="Calibri"/>
              <w:color w:val="000000"/>
            </w:rPr>
          </w:rPrChange>
        </w:rPr>
        <w:t xml:space="preserve">The table </w:t>
      </w:r>
      <w:r w:rsidR="00C50B6E" w:rsidRPr="00D14360">
        <w:rPr>
          <w:color w:val="000000"/>
          <w:rPrChange w:id="4126" w:author="Russell Ott" w:date="2022-05-16T11:47:00Z">
            <w:rPr>
              <w:rFonts w:ascii="Calibri" w:eastAsia="Calibri" w:hAnsi="Calibri"/>
              <w:color w:val="000000"/>
            </w:rPr>
          </w:rPrChange>
        </w:rPr>
        <w:t>below includes c</w:t>
      </w:r>
      <w:r w:rsidR="00A10C4D" w:rsidRPr="00D14360">
        <w:rPr>
          <w:rFonts w:eastAsia="Calibri"/>
          <w:color w:val="000000"/>
          <w:rPrChange w:id="4127" w:author="Russell Ott" w:date="2022-05-16T11:47:00Z">
            <w:rPr>
              <w:rFonts w:ascii="Calibri" w:eastAsia="Calibri" w:hAnsi="Calibri"/>
              <w:color w:val="000000"/>
            </w:rPr>
          </w:rPrChange>
        </w:rPr>
        <w:t xml:space="preserve">ommon categories of clinical note information.  These LOINC codes are used to identify a section that includes narrative clinical notes </w:t>
      </w:r>
      <w:r w:rsidR="000748D5" w:rsidRPr="00D14360">
        <w:rPr>
          <w:rFonts w:eastAsia="Calibri"/>
          <w:color w:val="000000"/>
          <w:rPrChange w:id="4128" w:author="Russell Ott" w:date="2022-05-16T11:47:00Z">
            <w:rPr>
              <w:rFonts w:ascii="Calibri" w:eastAsia="Calibri" w:hAnsi="Calibri"/>
              <w:color w:val="000000"/>
            </w:rPr>
          </w:rPrChange>
        </w:rPr>
        <w:t>of</w:t>
      </w:r>
      <w:r w:rsidR="00A10C4D" w:rsidRPr="00D14360">
        <w:rPr>
          <w:rFonts w:eastAsia="Calibri"/>
          <w:color w:val="000000"/>
          <w:rPrChange w:id="4129" w:author="Russell Ott" w:date="2022-05-16T11:47:00Z">
            <w:rPr>
              <w:rFonts w:ascii="Calibri" w:eastAsia="Calibri" w:hAnsi="Calibri"/>
              <w:color w:val="000000"/>
            </w:rPr>
          </w:rPrChange>
        </w:rPr>
        <w:t xml:space="preserve"> this type.  These LOINC codes also are used to identify an individual clinical note when it is included as a machine processable entry within a standard C-CDA section. </w:t>
      </w:r>
      <w:r w:rsidR="00BF62C7">
        <w:rPr>
          <w:rFonts w:eastAsia="Calibri"/>
          <w:color w:val="000000"/>
          <w:rPrChange w:id="4130" w:author="Russell Ott" w:date="2022-05-16T11:47:00Z">
            <w:rPr>
              <w:rFonts w:ascii="Calibri" w:eastAsia="Calibri" w:hAnsi="Calibri"/>
              <w:color w:val="000000"/>
            </w:rPr>
          </w:rPrChange>
        </w:rPr>
        <w:t xml:space="preserve">The Note Types value set </w:t>
      </w:r>
      <w:r w:rsidR="00BF62C7" w:rsidRPr="0083506C">
        <w:rPr>
          <w:rFonts w:eastAsia="Calibri"/>
          <w:color w:val="000000"/>
          <w:rPrChange w:id="4131" w:author="Russell Ott" w:date="2022-05-16T11:47:00Z">
            <w:rPr>
              <w:rFonts w:ascii="Calibri" w:eastAsia="Calibri" w:hAnsi="Calibri"/>
              <w:color w:val="000000"/>
            </w:rPr>
          </w:rPrChange>
        </w:rPr>
        <w:t>(</w:t>
      </w:r>
      <w:r w:rsidR="00BF62C7" w:rsidRPr="003A3D50">
        <w:rPr>
          <w:color w:val="000000"/>
          <w:rPrChange w:id="4132" w:author="Russell Ott" w:date="2022-05-16T11:47:00Z">
            <w:rPr>
              <w:rFonts w:ascii="Calibri" w:hAnsi="Calibri"/>
              <w:color w:val="000000"/>
            </w:rPr>
          </w:rPrChange>
        </w:rPr>
        <w:t>2.16.840.1.113883.11.20.9.68</w:t>
      </w:r>
      <w:r w:rsidR="00BF62C7" w:rsidRPr="0083506C">
        <w:rPr>
          <w:rFonts w:eastAsia="Calibri"/>
          <w:color w:val="000000"/>
          <w:rPrChange w:id="4133" w:author="Russell Ott" w:date="2022-05-16T11:47:00Z">
            <w:rPr>
              <w:rFonts w:ascii="Calibri" w:eastAsia="Calibri" w:hAnsi="Calibri"/>
              <w:color w:val="000000"/>
            </w:rPr>
          </w:rPrChange>
        </w:rPr>
        <w:t>)</w:t>
      </w:r>
      <w:r w:rsidR="00BF62C7" w:rsidRPr="009F13BB">
        <w:rPr>
          <w:color w:val="000000"/>
          <w:rPrChange w:id="4134" w:author="Russell Ott" w:date="2022-05-16T11:47:00Z">
            <w:rPr>
              <w:rFonts w:ascii="Calibri" w:eastAsia="Calibri" w:hAnsi="Calibri"/>
              <w:color w:val="000000"/>
            </w:rPr>
          </w:rPrChange>
        </w:rPr>
        <w:t xml:space="preserve"> identifies the full set of LOINC Codes that can be used with the  Notes Section and the Note Activity entry.</w:t>
      </w:r>
    </w:p>
    <w:p w14:paraId="7375BBF1" w14:textId="77777777" w:rsidR="00BF62C7" w:rsidRPr="00D14360" w:rsidRDefault="00BF62C7" w:rsidP="003A3D50">
      <w:pPr>
        <w:rPr>
          <w:color w:val="000000"/>
          <w:rPrChange w:id="4135" w:author="Russell Ott" w:date="2022-05-16T11:47:00Z">
            <w:rPr>
              <w:rFonts w:ascii="Calibri" w:eastAsia="Calibri" w:hAnsi="Calibri"/>
              <w:color w:val="000000"/>
            </w:rPr>
          </w:rPrChange>
        </w:rPr>
      </w:pPr>
    </w:p>
    <w:p w14:paraId="2690EA31" w14:textId="77777777" w:rsidR="00D12EEA" w:rsidRPr="009F13BB" w:rsidRDefault="00D12EEA" w:rsidP="00BF62C7">
      <w:pPr>
        <w:rPr>
          <w:del w:id="4136" w:author="Russell Ott" w:date="2022-05-16T11:47:00Z"/>
          <w:rFonts w:eastAsia="Calibri" w:cs="Calibri"/>
          <w:color w:val="000000"/>
        </w:rPr>
      </w:pPr>
    </w:p>
    <w:p w14:paraId="207518BE" w14:textId="77777777" w:rsidR="00BF62C7" w:rsidRPr="00D14360" w:rsidRDefault="00BF62C7" w:rsidP="003A3D50">
      <w:pPr>
        <w:rPr>
          <w:del w:id="4137" w:author="Russell Ott" w:date="2022-05-16T11:47:00Z"/>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199"/>
        <w:gridCol w:w="5043"/>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b/>
                <w:color w:val="FFFFFF"/>
                <w:rPrChange w:id="4138" w:author="Russell Ott" w:date="2022-05-16T11:47:00Z">
                  <w:rPr>
                    <w:rFonts w:ascii="Calibri" w:eastAsia="Calibri" w:hAnsi="Calibri"/>
                    <w:b/>
                    <w:color w:val="FFFFFF"/>
                  </w:rPr>
                </w:rPrChange>
              </w:rPr>
            </w:pPr>
            <w:r w:rsidRPr="00D14360">
              <w:rPr>
                <w:b/>
                <w:color w:val="FFFFFF"/>
                <w:rPrChange w:id="4139" w:author="Russell Ott" w:date="2022-05-16T11:47:00Z">
                  <w:rPr>
                    <w:rFonts w:ascii="Calibri" w:eastAsia="Calibri" w:hAnsi="Calibri"/>
                    <w:b/>
                    <w:color w:val="FFFFFF"/>
                  </w:rPr>
                </w:rPrChange>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ascii="Times New Roman" w:eastAsia="Calibri" w:hAnsi="Times New Roman"/>
                <w:color w:val="FFFFFF"/>
                <w:sz w:val="24"/>
                <w:szCs w:val="24"/>
                <w:rPrChange w:id="4140" w:author="Russell Ott" w:date="2022-05-16T11:47:00Z">
                  <w:rPr>
                    <w:rFonts w:ascii="Calibri" w:eastAsia="Calibri" w:hAnsi="Calibri"/>
                    <w:color w:val="FFFFFF"/>
                  </w:rPr>
                </w:rPrChange>
              </w:rPr>
            </w:pPr>
            <w:r w:rsidRPr="00D14360">
              <w:rPr>
                <w:b/>
                <w:color w:val="FFFFFF"/>
                <w:rPrChange w:id="4141" w:author="Russell Ott" w:date="2022-05-16T11:47:00Z">
                  <w:rPr>
                    <w:rFonts w:ascii="Calibri" w:eastAsia="Calibri" w:hAnsi="Calibri"/>
                    <w:b/>
                    <w:color w:val="FFFFFF"/>
                  </w:rPr>
                </w:rPrChange>
              </w:rPr>
              <w:t xml:space="preserve">LOINC Code for </w:t>
            </w:r>
            <w:r w:rsidR="00DC6913" w:rsidRPr="00D14360">
              <w:rPr>
                <w:b/>
                <w:color w:val="FFFFFF"/>
                <w:rPrChange w:id="4142" w:author="Russell Ott" w:date="2022-05-16T11:47:00Z">
                  <w:rPr>
                    <w:rFonts w:ascii="Calibri" w:eastAsia="Calibri" w:hAnsi="Calibri"/>
                    <w:b/>
                    <w:color w:val="FFFFFF"/>
                  </w:rPr>
                </w:rPrChange>
              </w:rPr>
              <w:t xml:space="preserve">Note </w:t>
            </w:r>
            <w:r w:rsidRPr="00D14360">
              <w:rPr>
                <w:rFonts w:eastAsia="Calibri"/>
                <w:b/>
                <w:color w:val="FFFFFF"/>
                <w:rPrChange w:id="4143" w:author="Russell Ott" w:date="2022-05-16T11:47:00Z">
                  <w:rPr>
                    <w:rFonts w:ascii="Calibri" w:eastAsia="Calibri" w:hAnsi="Calibri"/>
                    <w:b/>
                    <w:color w:val="FFFFFF"/>
                  </w:rPr>
                </w:rPrChange>
              </w:rPr>
              <w:t>Section</w:t>
            </w:r>
            <w:r w:rsidR="006F3BC6" w:rsidRPr="00D14360">
              <w:rPr>
                <w:rFonts w:eastAsia="Calibri"/>
                <w:b/>
                <w:color w:val="FFFFFF"/>
                <w:rPrChange w:id="4144" w:author="Russell Ott" w:date="2022-05-16T11:47:00Z">
                  <w:rPr>
                    <w:rFonts w:ascii="Calibri" w:eastAsia="Calibri" w:hAnsi="Calibri"/>
                    <w:b/>
                    <w:color w:val="FFFFFF"/>
                  </w:rPr>
                </w:rPrChange>
              </w:rPr>
              <w:t xml:space="preserve"> </w:t>
            </w:r>
            <w:r w:rsidRPr="00D14360">
              <w:rPr>
                <w:b/>
                <w:color w:val="FFFFFF"/>
                <w:rPrChange w:id="4145" w:author="Russell Ott" w:date="2022-05-16T11:47:00Z">
                  <w:rPr>
                    <w:rFonts w:ascii="Calibri" w:eastAsia="Calibri" w:hAnsi="Calibri"/>
                    <w:b/>
                    <w:color w:val="FFFFFF"/>
                  </w:rPr>
                </w:rPrChange>
              </w:rPr>
              <w:t xml:space="preserve">and/or </w:t>
            </w:r>
            <w:r w:rsidR="00DC6913" w:rsidRPr="00D14360">
              <w:rPr>
                <w:rFonts w:eastAsia="Calibri"/>
                <w:b/>
                <w:color w:val="FFFFFF"/>
                <w:rPrChange w:id="4146" w:author="Russell Ott" w:date="2022-05-16T11:47:00Z">
                  <w:rPr>
                    <w:rFonts w:ascii="Calibri" w:eastAsia="Calibri" w:hAnsi="Calibri"/>
                    <w:b/>
                    <w:color w:val="FFFFFF"/>
                  </w:rPr>
                </w:rPrChange>
              </w:rPr>
              <w:t xml:space="preserve">Note Activity </w:t>
            </w:r>
            <w:r w:rsidRPr="00D14360">
              <w:rPr>
                <w:rFonts w:eastAsia="Calibri"/>
                <w:b/>
                <w:color w:val="FFFFFF"/>
                <w:rPrChange w:id="4147" w:author="Russell Ott" w:date="2022-05-16T11:47:00Z">
                  <w:rPr>
                    <w:rFonts w:ascii="Calibri" w:eastAsia="Calibri" w:hAnsi="Calibri"/>
                    <w:b/>
                    <w:color w:val="FFFFFF"/>
                  </w:rPr>
                </w:rPrChange>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b/>
                <w:color w:val="000000"/>
                <w:rPrChange w:id="4148" w:author="Russell Ott" w:date="2022-05-16T11:47:00Z">
                  <w:rPr>
                    <w:rFonts w:ascii="Calibri" w:eastAsia="Calibri" w:hAnsi="Calibri"/>
                    <w:b/>
                    <w:color w:val="000000"/>
                    <w:sz w:val="20"/>
                  </w:rPr>
                </w:rPrChange>
              </w:rPr>
            </w:pPr>
            <w:r w:rsidRPr="00D14360">
              <w:rPr>
                <w:b/>
                <w:color w:val="000000"/>
                <w:rPrChange w:id="4149" w:author="Russell Ott" w:date="2022-05-16T11:47:00Z">
                  <w:rPr>
                    <w:rFonts w:ascii="Calibri" w:eastAsia="Calibri" w:hAnsi="Calibri"/>
                    <w:b/>
                    <w:color w:val="000000"/>
                    <w:sz w:val="20"/>
                  </w:rPr>
                </w:rPrChange>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olor w:val="000000"/>
                <w:sz w:val="24"/>
                <w:szCs w:val="24"/>
                <w:rPrChange w:id="4150" w:author="Russell Ott" w:date="2022-05-16T11:47:00Z">
                  <w:rPr>
                    <w:rFonts w:ascii="Calibri Light" w:eastAsia="Calibri" w:hAnsi="Calibri Light"/>
                    <w:color w:val="000000"/>
                    <w:sz w:val="20"/>
                  </w:rPr>
                </w:rPrChange>
              </w:rPr>
            </w:pPr>
            <w:r w:rsidRPr="00D14360">
              <w:rPr>
                <w:rFonts w:ascii="Calibri Light" w:hAnsi="Calibri Light"/>
                <w:color w:val="000000"/>
                <w:rPrChange w:id="4151" w:author="Russell Ott" w:date="2022-05-16T11:47:00Z">
                  <w:rPr>
                    <w:rFonts w:ascii="Calibri Light" w:eastAsia="Calibri" w:hAnsi="Calibri Light"/>
                    <w:color w:val="000000"/>
                    <w:sz w:val="20"/>
                  </w:rPr>
                </w:rPrChange>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b/>
                <w:color w:val="000000"/>
                <w:rPrChange w:id="4152" w:author="Russell Ott" w:date="2022-05-16T11:47:00Z">
                  <w:rPr>
                    <w:rFonts w:ascii="Calibri" w:eastAsia="Calibri" w:hAnsi="Calibri"/>
                    <w:b/>
                    <w:color w:val="000000"/>
                    <w:sz w:val="20"/>
                  </w:rPr>
                </w:rPrChange>
              </w:rPr>
            </w:pPr>
            <w:r w:rsidRPr="00D14360">
              <w:rPr>
                <w:b/>
                <w:color w:val="000000"/>
                <w:rPrChange w:id="4153" w:author="Russell Ott" w:date="2022-05-16T11:47:00Z">
                  <w:rPr>
                    <w:rFonts w:ascii="Calibri" w:eastAsia="Calibri" w:hAnsi="Calibri"/>
                    <w:b/>
                    <w:color w:val="000000"/>
                    <w:sz w:val="20"/>
                  </w:rPr>
                </w:rPrChange>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olor w:val="000000"/>
                <w:sz w:val="24"/>
                <w:szCs w:val="24"/>
                <w:rPrChange w:id="4154" w:author="Russell Ott" w:date="2022-05-16T11:47:00Z">
                  <w:rPr>
                    <w:rFonts w:ascii="Calibri Light" w:eastAsia="Calibri" w:hAnsi="Calibri Light"/>
                    <w:color w:val="000000"/>
                    <w:sz w:val="20"/>
                  </w:rPr>
                </w:rPrChange>
              </w:rPr>
            </w:pPr>
            <w:r w:rsidRPr="00D14360">
              <w:rPr>
                <w:rFonts w:ascii="Calibri Light" w:hAnsi="Calibri Light"/>
                <w:color w:val="000000"/>
                <w:rPrChange w:id="4155" w:author="Russell Ott" w:date="2022-05-16T11:47:00Z">
                  <w:rPr>
                    <w:rFonts w:ascii="Calibri Light" w:eastAsia="Calibri" w:hAnsi="Calibri Light"/>
                    <w:color w:val="000000"/>
                    <w:sz w:val="20"/>
                  </w:rPr>
                </w:rPrChange>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b/>
                <w:color w:val="000000"/>
                <w:rPrChange w:id="4156" w:author="Russell Ott" w:date="2022-05-16T11:47:00Z">
                  <w:rPr>
                    <w:rFonts w:ascii="Calibri" w:eastAsia="Calibri" w:hAnsi="Calibri"/>
                    <w:b/>
                    <w:color w:val="000000"/>
                    <w:sz w:val="20"/>
                  </w:rPr>
                </w:rPrChange>
              </w:rPr>
            </w:pPr>
            <w:r w:rsidRPr="00D14360">
              <w:rPr>
                <w:b/>
                <w:color w:val="000000"/>
                <w:rPrChange w:id="4157" w:author="Russell Ott" w:date="2022-05-16T11:47:00Z">
                  <w:rPr>
                    <w:rFonts w:ascii="Calibri" w:eastAsia="Calibri" w:hAnsi="Calibri"/>
                    <w:b/>
                    <w:color w:val="000000"/>
                    <w:sz w:val="20"/>
                  </w:rPr>
                </w:rPrChange>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olor w:val="000000"/>
                <w:sz w:val="24"/>
                <w:szCs w:val="24"/>
                <w:rPrChange w:id="4158" w:author="Russell Ott" w:date="2022-05-16T11:47:00Z">
                  <w:rPr>
                    <w:rFonts w:ascii="Calibri Light" w:eastAsia="Calibri" w:hAnsi="Calibri Light"/>
                    <w:color w:val="000000"/>
                    <w:sz w:val="20"/>
                  </w:rPr>
                </w:rPrChange>
              </w:rPr>
            </w:pPr>
            <w:r w:rsidRPr="00D14360">
              <w:rPr>
                <w:rFonts w:ascii="Calibri Light" w:hAnsi="Calibri Light"/>
                <w:color w:val="000000"/>
                <w:rPrChange w:id="4159" w:author="Russell Ott" w:date="2022-05-16T11:47:00Z">
                  <w:rPr>
                    <w:rFonts w:ascii="Calibri Light" w:eastAsia="Calibri" w:hAnsi="Calibri Light"/>
                    <w:color w:val="000000"/>
                    <w:sz w:val="20"/>
                  </w:rPr>
                </w:rPrChange>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b/>
                <w:color w:val="000000"/>
                <w:rPrChange w:id="4160" w:author="Russell Ott" w:date="2022-05-16T11:47:00Z">
                  <w:rPr>
                    <w:rFonts w:ascii="Calibri" w:eastAsia="Calibri" w:hAnsi="Calibri"/>
                    <w:b/>
                    <w:color w:val="000000"/>
                    <w:sz w:val="20"/>
                  </w:rPr>
                </w:rPrChange>
              </w:rPr>
            </w:pPr>
            <w:r w:rsidRPr="00D14360">
              <w:rPr>
                <w:b/>
                <w:color w:val="000000"/>
                <w:rPrChange w:id="4161" w:author="Russell Ott" w:date="2022-05-16T11:47:00Z">
                  <w:rPr>
                    <w:rFonts w:ascii="Calibri" w:eastAsia="Calibri" w:hAnsi="Calibri"/>
                    <w:b/>
                    <w:color w:val="000000"/>
                    <w:sz w:val="20"/>
                  </w:rPr>
                </w:rPrChange>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olor w:val="000000"/>
                <w:sz w:val="24"/>
                <w:szCs w:val="24"/>
                <w:rPrChange w:id="4162" w:author="Russell Ott" w:date="2022-05-16T11:47:00Z">
                  <w:rPr>
                    <w:rFonts w:ascii="Calibri Light" w:eastAsia="Calibri" w:hAnsi="Calibri Light"/>
                    <w:color w:val="000000"/>
                    <w:sz w:val="20"/>
                  </w:rPr>
                </w:rPrChange>
              </w:rPr>
            </w:pPr>
            <w:r>
              <w:rPr>
                <w:rFonts w:ascii="Calibri Light" w:hAnsi="Calibri Light"/>
                <w:color w:val="000000"/>
                <w:rPrChange w:id="4163" w:author="Russell Ott" w:date="2022-05-16T11:47:00Z">
                  <w:rPr>
                    <w:rFonts w:ascii="Calibri Light" w:eastAsia="Calibri" w:hAnsi="Calibri Light"/>
                    <w:color w:val="000000"/>
                    <w:sz w:val="20"/>
                  </w:rPr>
                </w:rPrChange>
              </w:rPr>
              <w:t>Appropriate LOINC Code with  Scale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b/>
                <w:color w:val="000000"/>
                <w:rPrChange w:id="4164" w:author="Russell Ott" w:date="2022-05-16T11:47:00Z">
                  <w:rPr>
                    <w:rFonts w:ascii="Calibri" w:eastAsia="Calibri" w:hAnsi="Calibri"/>
                    <w:b/>
                    <w:color w:val="000000"/>
                    <w:sz w:val="20"/>
                  </w:rPr>
                </w:rPrChange>
              </w:rPr>
            </w:pPr>
            <w:r w:rsidRPr="00D14360">
              <w:rPr>
                <w:b/>
                <w:color w:val="000000"/>
                <w:rPrChange w:id="4165" w:author="Russell Ott" w:date="2022-05-16T11:47:00Z">
                  <w:rPr>
                    <w:rFonts w:ascii="Calibri" w:eastAsia="Calibri" w:hAnsi="Calibri"/>
                    <w:b/>
                    <w:color w:val="000000"/>
                    <w:sz w:val="20"/>
                  </w:rPr>
                </w:rPrChange>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olor w:val="000000"/>
                <w:sz w:val="24"/>
                <w:szCs w:val="24"/>
                <w:rPrChange w:id="4166" w:author="Russell Ott" w:date="2022-05-16T11:47:00Z">
                  <w:rPr>
                    <w:rFonts w:ascii="Calibri Light" w:eastAsia="Calibri" w:hAnsi="Calibri Light"/>
                    <w:color w:val="000000"/>
                    <w:sz w:val="20"/>
                  </w:rPr>
                </w:rPrChange>
              </w:rPr>
            </w:pPr>
            <w:r>
              <w:rPr>
                <w:rFonts w:ascii="Calibri Light" w:hAnsi="Calibri Light"/>
                <w:color w:val="000000"/>
                <w:rPrChange w:id="4167" w:author="Russell Ott" w:date="2022-05-16T11:47:00Z">
                  <w:rPr>
                    <w:rFonts w:ascii="Calibri Light" w:eastAsia="Calibri" w:hAnsi="Calibri Light"/>
                    <w:color w:val="000000"/>
                    <w:sz w:val="20"/>
                  </w:rPr>
                </w:rPrChange>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b/>
                <w:color w:val="000000"/>
                <w:rPrChange w:id="4168" w:author="Russell Ott" w:date="2022-05-16T11:47:00Z">
                  <w:rPr>
                    <w:rFonts w:ascii="Calibri" w:eastAsia="Calibri" w:hAnsi="Calibri"/>
                    <w:b/>
                    <w:color w:val="000000"/>
                    <w:sz w:val="20"/>
                  </w:rPr>
                </w:rPrChange>
              </w:rPr>
            </w:pPr>
            <w:r w:rsidRPr="00D14360">
              <w:rPr>
                <w:b/>
                <w:color w:val="000000"/>
                <w:rPrChange w:id="4169" w:author="Russell Ott" w:date="2022-05-16T11:47:00Z">
                  <w:rPr>
                    <w:rFonts w:ascii="Calibri" w:eastAsia="Calibri" w:hAnsi="Calibri"/>
                    <w:b/>
                    <w:color w:val="000000"/>
                    <w:sz w:val="20"/>
                  </w:rPr>
                </w:rPrChange>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olor w:val="000000"/>
                <w:sz w:val="24"/>
                <w:szCs w:val="24"/>
                <w:rPrChange w:id="4170" w:author="Russell Ott" w:date="2022-05-16T11:47:00Z">
                  <w:rPr>
                    <w:rFonts w:ascii="Calibri Light" w:eastAsia="Calibri" w:hAnsi="Calibri Light"/>
                    <w:color w:val="000000"/>
                    <w:sz w:val="20"/>
                  </w:rPr>
                </w:rPrChange>
              </w:rPr>
            </w:pPr>
            <w:r w:rsidRPr="00D14360">
              <w:rPr>
                <w:rFonts w:ascii="Calibri Light" w:hAnsi="Calibri Light"/>
                <w:color w:val="000000"/>
                <w:rPrChange w:id="4171" w:author="Russell Ott" w:date="2022-05-16T11:47:00Z">
                  <w:rPr>
                    <w:rFonts w:ascii="Calibri Light" w:eastAsia="Calibri" w:hAnsi="Calibri Light"/>
                    <w:color w:val="000000"/>
                    <w:sz w:val="20"/>
                  </w:rPr>
                </w:rPrChange>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b/>
                <w:color w:val="000000"/>
                <w:rPrChange w:id="4172" w:author="Russell Ott" w:date="2022-05-16T11:47:00Z">
                  <w:rPr>
                    <w:rFonts w:ascii="Calibri" w:eastAsia="Calibri" w:hAnsi="Calibri"/>
                    <w:b/>
                    <w:color w:val="000000"/>
                    <w:sz w:val="20"/>
                  </w:rPr>
                </w:rPrChange>
              </w:rPr>
            </w:pPr>
            <w:r w:rsidRPr="00D14360">
              <w:rPr>
                <w:b/>
                <w:color w:val="000000"/>
                <w:rPrChange w:id="4173" w:author="Russell Ott" w:date="2022-05-16T11:47:00Z">
                  <w:rPr>
                    <w:rFonts w:ascii="Calibri" w:eastAsia="Calibri" w:hAnsi="Calibri"/>
                    <w:b/>
                    <w:color w:val="000000"/>
                    <w:sz w:val="20"/>
                  </w:rPr>
                </w:rPrChange>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olor w:val="000000"/>
                <w:sz w:val="24"/>
                <w:szCs w:val="24"/>
                <w:rPrChange w:id="4174" w:author="Russell Ott" w:date="2022-05-16T11:47:00Z">
                  <w:rPr>
                    <w:rFonts w:ascii="Calibri Light" w:eastAsia="Calibri" w:hAnsi="Calibri Light"/>
                    <w:color w:val="000000"/>
                    <w:sz w:val="20"/>
                  </w:rPr>
                </w:rPrChange>
              </w:rPr>
            </w:pPr>
            <w:r w:rsidRPr="00D14360">
              <w:rPr>
                <w:rFonts w:ascii="Calibri Light" w:hAnsi="Calibri Light"/>
                <w:color w:val="000000"/>
                <w:rPrChange w:id="4175" w:author="Russell Ott" w:date="2022-05-16T11:47:00Z">
                  <w:rPr>
                    <w:rFonts w:ascii="Calibri Light" w:eastAsia="Calibri" w:hAnsi="Calibri Light"/>
                    <w:color w:val="000000"/>
                    <w:sz w:val="20"/>
                  </w:rPr>
                </w:rPrChange>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b/>
                <w:color w:val="000000"/>
                <w:rPrChange w:id="4176" w:author="Russell Ott" w:date="2022-05-16T11:47:00Z">
                  <w:rPr>
                    <w:rFonts w:ascii="Calibri" w:eastAsia="Calibri" w:hAnsi="Calibri"/>
                    <w:b/>
                    <w:color w:val="000000"/>
                    <w:sz w:val="20"/>
                  </w:rPr>
                </w:rPrChange>
              </w:rPr>
            </w:pPr>
            <w:r w:rsidRPr="00D14360">
              <w:rPr>
                <w:b/>
                <w:color w:val="000000"/>
                <w:rPrChange w:id="4177" w:author="Russell Ott" w:date="2022-05-16T11:47:00Z">
                  <w:rPr>
                    <w:rFonts w:ascii="Calibri" w:eastAsia="Calibri" w:hAnsi="Calibri"/>
                    <w:b/>
                    <w:color w:val="000000"/>
                    <w:sz w:val="20"/>
                  </w:rPr>
                </w:rPrChange>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olor w:val="000000"/>
                <w:sz w:val="24"/>
                <w:szCs w:val="24"/>
                <w:rPrChange w:id="4178" w:author="Russell Ott" w:date="2022-05-16T11:47:00Z">
                  <w:rPr>
                    <w:rFonts w:ascii="Calibri Light" w:eastAsia="Calibri" w:hAnsi="Calibri Light"/>
                    <w:color w:val="000000"/>
                    <w:sz w:val="20"/>
                  </w:rPr>
                </w:rPrChange>
              </w:rPr>
            </w:pPr>
            <w:r>
              <w:rPr>
                <w:rFonts w:ascii="Calibri Light" w:hAnsi="Calibri Light"/>
                <w:color w:val="000000"/>
                <w:rPrChange w:id="4179" w:author="Russell Ott" w:date="2022-05-16T11:47:00Z">
                  <w:rPr>
                    <w:rFonts w:ascii="Calibri Light" w:eastAsia="Calibri" w:hAnsi="Calibri Light"/>
                    <w:color w:val="000000"/>
                    <w:sz w:val="20"/>
                  </w:rPr>
                </w:rPrChange>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b/>
                <w:color w:val="000000"/>
                <w:rPrChange w:id="4180" w:author="Russell Ott" w:date="2022-05-16T11:47:00Z">
                  <w:rPr>
                    <w:rFonts w:ascii="Calibri" w:eastAsia="Calibri" w:hAnsi="Calibri"/>
                    <w:b/>
                    <w:color w:val="000000"/>
                    <w:sz w:val="20"/>
                  </w:rPr>
                </w:rPrChange>
              </w:rPr>
            </w:pPr>
            <w:r w:rsidRPr="00D14360">
              <w:rPr>
                <w:b/>
                <w:color w:val="000000"/>
                <w:rPrChange w:id="4181" w:author="Russell Ott" w:date="2022-05-16T11:47:00Z">
                  <w:rPr>
                    <w:rFonts w:ascii="Calibri" w:eastAsia="Calibri" w:hAnsi="Calibri"/>
                    <w:b/>
                    <w:color w:val="000000"/>
                    <w:sz w:val="20"/>
                  </w:rPr>
                </w:rPrChange>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olor w:val="000000"/>
                <w:sz w:val="24"/>
                <w:szCs w:val="24"/>
                <w:rPrChange w:id="4182" w:author="Russell Ott" w:date="2022-05-16T11:47:00Z">
                  <w:rPr>
                    <w:rFonts w:ascii="Calibri Light" w:eastAsia="Calibri" w:hAnsi="Calibri Light"/>
                    <w:color w:val="000000"/>
                    <w:sz w:val="20"/>
                  </w:rPr>
                </w:rPrChange>
              </w:rPr>
            </w:pPr>
            <w:r w:rsidRPr="00D14360">
              <w:rPr>
                <w:rFonts w:ascii="Calibri Light" w:hAnsi="Calibri Light"/>
                <w:color w:val="000000"/>
                <w:rPrChange w:id="4183" w:author="Russell Ott" w:date="2022-05-16T11:47:00Z">
                  <w:rPr>
                    <w:rFonts w:ascii="Calibri Light" w:eastAsia="Calibri" w:hAnsi="Calibri Light"/>
                    <w:color w:val="000000"/>
                    <w:sz w:val="20"/>
                  </w:rPr>
                </w:rPrChange>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b/>
                <w:color w:val="000000"/>
                <w:rPrChange w:id="4184" w:author="Russell Ott" w:date="2022-05-16T11:47:00Z">
                  <w:rPr>
                    <w:rFonts w:ascii="Calibri" w:eastAsia="Calibri" w:hAnsi="Calibri"/>
                    <w:b/>
                    <w:color w:val="000000"/>
                    <w:sz w:val="20"/>
                  </w:rPr>
                </w:rPrChange>
              </w:rPr>
            </w:pPr>
            <w:r w:rsidRPr="00D14360">
              <w:rPr>
                <w:b/>
                <w:color w:val="000000"/>
                <w:rPrChange w:id="4185" w:author="Russell Ott" w:date="2022-05-16T11:47:00Z">
                  <w:rPr>
                    <w:rFonts w:ascii="Calibri" w:eastAsia="Calibri" w:hAnsi="Calibri"/>
                    <w:b/>
                    <w:color w:val="000000"/>
                    <w:sz w:val="20"/>
                  </w:rPr>
                </w:rPrChange>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olor w:val="000000"/>
                <w:sz w:val="24"/>
                <w:szCs w:val="24"/>
                <w:rPrChange w:id="4186" w:author="Russell Ott" w:date="2022-05-16T11:47:00Z">
                  <w:rPr>
                    <w:rFonts w:ascii="Calibri Light" w:eastAsia="Calibri" w:hAnsi="Calibri Light"/>
                    <w:color w:val="000000"/>
                    <w:sz w:val="20"/>
                  </w:rPr>
                </w:rPrChange>
              </w:rPr>
            </w:pPr>
            <w:r w:rsidRPr="00D14360">
              <w:rPr>
                <w:rFonts w:ascii="Calibri Light" w:hAnsi="Calibri Light"/>
                <w:color w:val="000000"/>
                <w:rPrChange w:id="4187" w:author="Russell Ott" w:date="2022-05-16T11:47:00Z">
                  <w:rPr>
                    <w:rFonts w:ascii="Calibri Light" w:eastAsia="Calibri" w:hAnsi="Calibri Light"/>
                    <w:color w:val="000000"/>
                    <w:sz w:val="20"/>
                  </w:rPr>
                </w:rPrChange>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b/>
                <w:color w:val="000000"/>
                <w:rPrChange w:id="4188" w:author="Russell Ott" w:date="2022-05-16T11:47:00Z">
                  <w:rPr>
                    <w:rFonts w:ascii="Calibri" w:eastAsia="Calibri" w:hAnsi="Calibri"/>
                    <w:b/>
                    <w:color w:val="000000"/>
                    <w:sz w:val="20"/>
                  </w:rPr>
                </w:rPrChange>
              </w:rPr>
            </w:pPr>
            <w:r w:rsidRPr="00D14360">
              <w:rPr>
                <w:b/>
                <w:color w:val="000000"/>
                <w:rPrChange w:id="4189" w:author="Russell Ott" w:date="2022-05-16T11:47:00Z">
                  <w:rPr>
                    <w:rFonts w:ascii="Calibri" w:eastAsia="Calibri" w:hAnsi="Calibri"/>
                    <w:b/>
                    <w:color w:val="000000"/>
                    <w:sz w:val="20"/>
                  </w:rPr>
                </w:rPrChange>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olor w:val="000000"/>
                <w:sz w:val="24"/>
                <w:szCs w:val="24"/>
                <w:rPrChange w:id="4190" w:author="Russell Ott" w:date="2022-05-16T11:47:00Z">
                  <w:rPr>
                    <w:rFonts w:ascii="Calibri Light" w:eastAsia="Calibri" w:hAnsi="Calibri Light"/>
                    <w:color w:val="000000"/>
                    <w:sz w:val="20"/>
                  </w:rPr>
                </w:rPrChange>
              </w:rPr>
            </w:pPr>
            <w:r w:rsidRPr="00D14360">
              <w:rPr>
                <w:rFonts w:ascii="Calibri Light" w:hAnsi="Calibri Light"/>
                <w:color w:val="000000"/>
                <w:rPrChange w:id="4191" w:author="Russell Ott" w:date="2022-05-16T11:47:00Z">
                  <w:rPr>
                    <w:rFonts w:ascii="Calibri Light" w:eastAsia="Calibri" w:hAnsi="Calibri Light"/>
                    <w:color w:val="000000"/>
                    <w:sz w:val="20"/>
                  </w:rPr>
                </w:rPrChange>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b/>
                <w:color w:val="000000"/>
                <w:rPrChange w:id="4192" w:author="Russell Ott" w:date="2022-05-16T11:47:00Z">
                  <w:rPr>
                    <w:rFonts w:ascii="Calibri" w:eastAsia="Calibri" w:hAnsi="Calibri"/>
                    <w:b/>
                    <w:color w:val="000000"/>
                    <w:sz w:val="20"/>
                  </w:rPr>
                </w:rPrChange>
              </w:rPr>
            </w:pPr>
            <w:r w:rsidRPr="00D14360">
              <w:rPr>
                <w:b/>
                <w:color w:val="000000"/>
                <w:rPrChange w:id="4193" w:author="Russell Ott" w:date="2022-05-16T11:47:00Z">
                  <w:rPr>
                    <w:rFonts w:ascii="Calibri" w:eastAsia="Calibri" w:hAnsi="Calibri"/>
                    <w:b/>
                    <w:color w:val="000000"/>
                    <w:sz w:val="20"/>
                  </w:rPr>
                </w:rPrChange>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olor w:val="000000"/>
                <w:sz w:val="24"/>
                <w:szCs w:val="24"/>
                <w:rPrChange w:id="4194" w:author="Russell Ott" w:date="2022-05-16T11:47:00Z">
                  <w:rPr>
                    <w:rFonts w:ascii="Calibri Light" w:eastAsia="Calibri" w:hAnsi="Calibri Light"/>
                    <w:color w:val="000000"/>
                    <w:sz w:val="20"/>
                  </w:rPr>
                </w:rPrChange>
              </w:rPr>
            </w:pPr>
            <w:r w:rsidRPr="00D14360">
              <w:rPr>
                <w:rFonts w:ascii="Calibri Light" w:hAnsi="Calibri Light"/>
                <w:color w:val="000000"/>
                <w:rPrChange w:id="4195" w:author="Russell Ott" w:date="2022-05-16T11:47:00Z">
                  <w:rPr>
                    <w:rFonts w:ascii="Calibri Light" w:eastAsia="Calibri" w:hAnsi="Calibri Light"/>
                    <w:color w:val="000000"/>
                    <w:sz w:val="20"/>
                  </w:rPr>
                </w:rPrChange>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b/>
                <w:color w:val="000000"/>
                <w:rPrChange w:id="4196" w:author="Russell Ott" w:date="2022-05-16T11:47:00Z">
                  <w:rPr>
                    <w:rFonts w:ascii="Calibri" w:eastAsia="Calibri" w:hAnsi="Calibri"/>
                    <w:b/>
                    <w:color w:val="000000"/>
                    <w:sz w:val="20"/>
                  </w:rPr>
                </w:rPrChange>
              </w:rPr>
            </w:pPr>
            <w:r w:rsidRPr="00D14360">
              <w:rPr>
                <w:b/>
                <w:color w:val="000000"/>
                <w:rPrChange w:id="4197" w:author="Russell Ott" w:date="2022-05-16T11:47:00Z">
                  <w:rPr>
                    <w:rFonts w:ascii="Calibri" w:eastAsia="Calibri" w:hAnsi="Calibri"/>
                    <w:b/>
                    <w:color w:val="000000"/>
                    <w:sz w:val="20"/>
                  </w:rPr>
                </w:rPrChange>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olor w:val="000000"/>
                <w:sz w:val="24"/>
                <w:szCs w:val="24"/>
                <w:rPrChange w:id="4198" w:author="Russell Ott" w:date="2022-05-16T11:47:00Z">
                  <w:rPr>
                    <w:rFonts w:ascii="Calibri Light" w:eastAsia="Calibri" w:hAnsi="Calibri Light"/>
                    <w:color w:val="000000"/>
                    <w:sz w:val="20"/>
                  </w:rPr>
                </w:rPrChange>
              </w:rPr>
            </w:pPr>
            <w:r w:rsidRPr="00D14360">
              <w:rPr>
                <w:rFonts w:ascii="Calibri Light" w:hAnsi="Calibri Light"/>
                <w:color w:val="000000"/>
                <w:rPrChange w:id="4199" w:author="Russell Ott" w:date="2022-05-16T11:47:00Z">
                  <w:rPr>
                    <w:rFonts w:ascii="Calibri Light" w:eastAsia="Calibri" w:hAnsi="Calibri Light"/>
                    <w:color w:val="000000"/>
                    <w:sz w:val="20"/>
                  </w:rPr>
                </w:rPrChange>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b/>
                <w:color w:val="000000"/>
                <w:rPrChange w:id="4200" w:author="Russell Ott" w:date="2022-05-16T11:47:00Z">
                  <w:rPr>
                    <w:rFonts w:ascii="Calibri" w:eastAsia="Calibri" w:hAnsi="Calibri"/>
                    <w:b/>
                    <w:color w:val="000000"/>
                    <w:sz w:val="20"/>
                  </w:rPr>
                </w:rPrChange>
              </w:rPr>
            </w:pPr>
            <w:r w:rsidRPr="00D14360">
              <w:rPr>
                <w:b/>
                <w:color w:val="000000"/>
                <w:rPrChange w:id="4201" w:author="Russell Ott" w:date="2022-05-16T11:47:00Z">
                  <w:rPr>
                    <w:rFonts w:ascii="Calibri" w:eastAsia="Calibri" w:hAnsi="Calibri"/>
                    <w:b/>
                    <w:color w:val="000000"/>
                    <w:sz w:val="20"/>
                  </w:rPr>
                </w:rPrChange>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olor w:val="000000"/>
                <w:sz w:val="24"/>
                <w:szCs w:val="24"/>
                <w:rPrChange w:id="4202" w:author="Russell Ott" w:date="2022-05-16T11:47:00Z">
                  <w:rPr>
                    <w:rFonts w:ascii="Calibri Light" w:eastAsia="Calibri" w:hAnsi="Calibri Light"/>
                    <w:color w:val="000000"/>
                    <w:sz w:val="20"/>
                  </w:rPr>
                </w:rPrChange>
              </w:rPr>
            </w:pPr>
            <w:r w:rsidRPr="00D14360">
              <w:rPr>
                <w:rFonts w:ascii="Calibri Light" w:hAnsi="Calibri Light"/>
                <w:color w:val="000000"/>
                <w:rPrChange w:id="4203" w:author="Russell Ott" w:date="2022-05-16T11:47:00Z">
                  <w:rPr>
                    <w:rFonts w:ascii="Calibri Light" w:eastAsia="Calibri" w:hAnsi="Calibri Light"/>
                    <w:color w:val="000000"/>
                    <w:sz w:val="20"/>
                  </w:rPr>
                </w:rPrChange>
              </w:rPr>
              <w:t>18761-7</w:t>
            </w:r>
          </w:p>
        </w:tc>
      </w:tr>
    </w:tbl>
    <w:p w14:paraId="3421F88F" w14:textId="2DF2AFCB" w:rsidR="00364C2D" w:rsidRPr="00C64922" w:rsidRDefault="00CA5B48" w:rsidP="005E7793">
      <w:pPr>
        <w:pStyle w:val="Caption"/>
        <w:spacing w:after="240"/>
      </w:pPr>
      <w:bookmarkStart w:id="4204" w:name="_Ref21889308"/>
      <w:bookmarkStart w:id="4205" w:name="_Toc10602115"/>
      <w:bookmarkStart w:id="4206" w:name="_Toc21926990"/>
      <w:r>
        <w:t xml:space="preserve">  </w:t>
      </w:r>
      <w:bookmarkStart w:id="4207" w:name="_Toc103262876"/>
      <w:r w:rsidR="00364C2D" w:rsidRPr="00C64922">
        <w:t xml:space="preserve">Table </w:t>
      </w:r>
      <w:r w:rsidR="00132A94">
        <w:fldChar w:fldCharType="begin"/>
      </w:r>
      <w:r w:rsidR="00132A94">
        <w:instrText xml:space="preserve"> SEQ Table \* ARABIC </w:instrText>
      </w:r>
      <w:r w:rsidR="00132A94">
        <w:fldChar w:fldCharType="separate"/>
      </w:r>
      <w:r w:rsidR="00F10C7C">
        <w:rPr>
          <w:noProof/>
        </w:rPr>
        <w:t>9</w:t>
      </w:r>
      <w:r w:rsidR="00132A94">
        <w:rPr>
          <w:noProof/>
        </w:rP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4204"/>
      <w:bookmarkEnd w:id="4207"/>
      <w:bookmarkEnd w:id="42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D53140" w:rsidRPr="00C64922" w14:paraId="0C6B2CA2" w14:textId="77777777" w:rsidTr="003A3D50">
        <w:tc>
          <w:tcPr>
            <w:tcW w:w="445" w:type="dxa"/>
            <w:tcBorders>
              <w:right w:val="nil"/>
            </w:tcBorders>
            <w:shd w:val="clear" w:color="auto" w:fill="C6D9F1"/>
          </w:tcPr>
          <w:bookmarkEnd w:id="4205"/>
          <w:p w14:paraId="16495CF2" w14:textId="4742FAAE" w:rsidR="00D53140" w:rsidRPr="00C64922" w:rsidRDefault="00634398" w:rsidP="00F8305B">
            <w:pPr>
              <w:pStyle w:val="BodyText"/>
              <w:rPr>
                <w:noProof/>
              </w:rPr>
            </w:pPr>
            <w:del w:id="4208" w:author="Russell Ott" w:date="2022-05-16T11:47:00Z">
              <w:r>
                <w:rPr>
                  <w:noProof/>
                </w:rPr>
                <w:drawing>
                  <wp:anchor distT="0" distB="0" distL="114300" distR="114300" simplePos="0" relativeHeight="251801600" behindDoc="0" locked="0" layoutInCell="1" allowOverlap="1" wp14:anchorId="6F97ADE4" wp14:editId="28F6E503">
                    <wp:simplePos x="0" y="0"/>
                    <wp:positionH relativeFrom="column">
                      <wp:posOffset>-55245</wp:posOffset>
                    </wp:positionH>
                    <wp:positionV relativeFrom="paragraph">
                      <wp:posOffset>29210</wp:posOffset>
                    </wp:positionV>
                    <wp:extent cx="323215" cy="323215"/>
                    <wp:effectExtent l="0" t="0" r="0" b="0"/>
                    <wp:wrapNone/>
                    <wp:docPr id="3184"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209" w:author="Russell Ott" w:date="2022-05-16T11:47:00Z">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2340D016" w:rsidR="00A10C4D" w:rsidRPr="00D14360" w:rsidRDefault="00212693" w:rsidP="005E7793">
      <w:pPr>
        <w:spacing w:before="240" w:after="120"/>
        <w:rPr>
          <w:color w:val="000000"/>
          <w:rPrChange w:id="4210" w:author="Russell Ott" w:date="2022-05-16T11:47:00Z">
            <w:rPr>
              <w:rFonts w:ascii="Calibri" w:eastAsia="Calibri" w:hAnsi="Calibri"/>
              <w:color w:val="000000"/>
            </w:rPr>
          </w:rPrChange>
        </w:rPr>
      </w:pPr>
      <w:r w:rsidRPr="00D14360">
        <w:rPr>
          <w:b/>
          <w:color w:val="000000"/>
          <w:rPrChange w:id="4211" w:author="Russell Ott" w:date="2022-05-16T11:47:00Z">
            <w:rPr>
              <w:rFonts w:ascii="Calibri" w:eastAsia="Calibri" w:hAnsi="Calibri"/>
              <w:b/>
              <w:color w:val="000000"/>
            </w:rPr>
          </w:rPrChange>
        </w:rPr>
        <w:t>R</w:t>
      </w:r>
      <w:r w:rsidR="00B47A44" w:rsidRPr="00D14360">
        <w:rPr>
          <w:b/>
          <w:color w:val="000000"/>
          <w:rPrChange w:id="4212" w:author="Russell Ott" w:date="2022-05-16T11:47:00Z">
            <w:rPr>
              <w:rFonts w:ascii="Calibri" w:eastAsia="Calibri" w:hAnsi="Calibri"/>
              <w:b/>
              <w:color w:val="000000"/>
            </w:rPr>
          </w:rPrChange>
        </w:rPr>
        <w:t>eference:</w:t>
      </w:r>
      <w:r w:rsidRPr="00D14360">
        <w:rPr>
          <w:rFonts w:eastAsia="Calibri"/>
          <w:color w:val="000000"/>
          <w:rPrChange w:id="4213" w:author="Russell Ott" w:date="2022-05-16T11:47:00Z">
            <w:rPr>
              <w:rFonts w:ascii="Calibri" w:eastAsia="Calibri" w:hAnsi="Calibri"/>
              <w:color w:val="000000"/>
            </w:rPr>
          </w:rPrChange>
        </w:rPr>
        <w:t xml:space="preserve"> </w:t>
      </w:r>
      <w:r w:rsidR="0009537F" w:rsidRPr="007770C6">
        <w:rPr>
          <w:rStyle w:val="Hyperlink"/>
          <w:rPrChange w:id="4214" w:author="Russell Ott" w:date="2022-05-16T11:47:00Z">
            <w:rPr>
              <w:rStyle w:val="Hyperlink"/>
              <w:rFonts w:ascii="Calibri" w:eastAsia="Calibri" w:hAnsi="Calibri"/>
              <w:u w:val="none"/>
            </w:rPr>
          </w:rPrChange>
        </w:rPr>
        <w:fldChar w:fldCharType="begin"/>
      </w:r>
      <w:r w:rsidR="0009537F" w:rsidRPr="007770C6">
        <w:rPr>
          <w:rStyle w:val="Hyperlink"/>
          <w:rPrChange w:id="4215" w:author="Russell Ott" w:date="2022-05-16T11:47:00Z">
            <w:rPr>
              <w:rStyle w:val="Hyperlink"/>
              <w:rFonts w:ascii="Calibri" w:eastAsia="Calibri" w:hAnsi="Calibri"/>
              <w:u w:val="none"/>
            </w:rPr>
          </w:rPrChange>
        </w:rPr>
        <w:instrText xml:space="preserve"> REF _Ref21851322 \r \h  \* MERGEFORMAT </w:instrText>
      </w:r>
      <w:r w:rsidR="0009537F" w:rsidRPr="007770C6">
        <w:rPr>
          <w:rStyle w:val="Hyperlink"/>
          <w:rFonts w:eastAsia="Calibri"/>
          <w:rPrChange w:id="4216" w:author="Russell Ott" w:date="2022-05-16T11:47:00Z">
            <w:rPr>
              <w:rStyle w:val="Hyperlink"/>
              <w:rFonts w:ascii="Calibri" w:eastAsia="Calibri" w:hAnsi="Calibri"/>
              <w:u w:val="none"/>
            </w:rPr>
          </w:rPrChange>
        </w:rPr>
      </w:r>
      <w:r w:rsidR="0009537F" w:rsidRPr="007770C6">
        <w:rPr>
          <w:rStyle w:val="Hyperlink"/>
          <w:rPrChange w:id="4217" w:author="Russell Ott" w:date="2022-05-16T11:47:00Z">
            <w:rPr>
              <w:rStyle w:val="Hyperlink"/>
              <w:rFonts w:ascii="Calibri" w:eastAsia="Calibri" w:hAnsi="Calibri"/>
              <w:u w:val="none"/>
            </w:rPr>
          </w:rPrChange>
        </w:rPr>
        <w:fldChar w:fldCharType="separate"/>
      </w:r>
      <w:r w:rsidR="00F10C7C">
        <w:rPr>
          <w:rStyle w:val="Hyperlink"/>
          <w:rPrChange w:id="4218" w:author="Russell Ott" w:date="2022-05-16T11:47:00Z">
            <w:rPr>
              <w:rStyle w:val="Hyperlink"/>
              <w:rFonts w:ascii="Calibri" w:eastAsia="Calibri" w:hAnsi="Calibri"/>
              <w:u w:val="none"/>
            </w:rPr>
          </w:rPrChange>
        </w:rPr>
        <w:t>4.3</w:t>
      </w:r>
      <w:r w:rsidR="0009537F" w:rsidRPr="007770C6">
        <w:rPr>
          <w:rStyle w:val="Hyperlink"/>
          <w:rFonts w:eastAsia="Calibri"/>
          <w:rPrChange w:id="4219" w:author="Russell Ott" w:date="2022-05-16T11:47:00Z">
            <w:rPr>
              <w:rStyle w:val="Hyperlink"/>
              <w:rFonts w:ascii="Calibri" w:eastAsia="Calibri" w:hAnsi="Calibri"/>
              <w:u w:val="none"/>
            </w:rPr>
          </w:rPrChange>
        </w:rPr>
        <w:fldChar w:fldCharType="end"/>
      </w:r>
      <w:r w:rsidR="0009537F" w:rsidRPr="007770C6">
        <w:rPr>
          <w:rStyle w:val="Hyperlink"/>
          <w:rPrChange w:id="4220" w:author="Russell Ott" w:date="2022-05-16T11:47:00Z">
            <w:rPr>
              <w:rStyle w:val="Hyperlink"/>
              <w:rFonts w:ascii="Calibri" w:eastAsia="Calibri" w:hAnsi="Calibri"/>
              <w:u w:val="none"/>
            </w:rPr>
          </w:rPrChange>
        </w:rPr>
        <w:t xml:space="preserve"> </w:t>
      </w:r>
      <w:r w:rsidR="0009537F" w:rsidRPr="007770C6">
        <w:rPr>
          <w:rStyle w:val="Hyperlink"/>
          <w:rPrChange w:id="4221" w:author="Russell Ott" w:date="2022-05-16T11:47:00Z">
            <w:rPr>
              <w:rStyle w:val="Hyperlink"/>
              <w:rFonts w:ascii="Calibri" w:eastAsia="Calibri" w:hAnsi="Calibri"/>
              <w:u w:val="none"/>
            </w:rPr>
          </w:rPrChange>
        </w:rPr>
        <w:fldChar w:fldCharType="begin"/>
      </w:r>
      <w:r w:rsidR="0009537F" w:rsidRPr="007770C6">
        <w:rPr>
          <w:rStyle w:val="Hyperlink"/>
          <w:rPrChange w:id="4222" w:author="Russell Ott" w:date="2022-05-16T11:47:00Z">
            <w:rPr>
              <w:rStyle w:val="Hyperlink"/>
              <w:rFonts w:ascii="Calibri" w:eastAsia="Calibri" w:hAnsi="Calibri"/>
              <w:u w:val="none"/>
            </w:rPr>
          </w:rPrChange>
        </w:rPr>
        <w:instrText xml:space="preserve"> REF _Ref21851333 \h  \* MERGEFORMAT </w:instrText>
      </w:r>
      <w:r w:rsidR="0009537F" w:rsidRPr="007770C6">
        <w:rPr>
          <w:rStyle w:val="Hyperlink"/>
          <w:rFonts w:eastAsia="Calibri"/>
          <w:rPrChange w:id="4223" w:author="Russell Ott" w:date="2022-05-16T11:47:00Z">
            <w:rPr>
              <w:rStyle w:val="Hyperlink"/>
              <w:rFonts w:ascii="Calibri" w:eastAsia="Calibri" w:hAnsi="Calibri"/>
              <w:u w:val="none"/>
            </w:rPr>
          </w:rPrChange>
        </w:rPr>
      </w:r>
      <w:r w:rsidR="0009537F" w:rsidRPr="007770C6">
        <w:rPr>
          <w:rStyle w:val="Hyperlink"/>
          <w:rPrChange w:id="4224" w:author="Russell Ott" w:date="2022-05-16T11:47:00Z">
            <w:rPr>
              <w:rStyle w:val="Hyperlink"/>
              <w:rFonts w:ascii="Calibri" w:eastAsia="Calibri" w:hAnsi="Calibri"/>
              <w:u w:val="none"/>
            </w:rPr>
          </w:rPrChange>
        </w:rPr>
        <w:fldChar w:fldCharType="separate"/>
      </w:r>
      <w:r w:rsidR="00F10C7C" w:rsidRPr="00F10C7C">
        <w:rPr>
          <w:color w:val="0000FF"/>
          <w:u w:val="single"/>
          <w:rPrChange w:id="4225" w:author="Russell Ott" w:date="2022-05-16T11:47:00Z">
            <w:rPr>
              <w:rFonts w:ascii="Calibri" w:hAnsi="Calibri"/>
            </w:rPr>
          </w:rPrChange>
        </w:rPr>
        <w:t>Sections Defined in C-CDA (ordered using SOAP framework)</w:t>
      </w:r>
      <w:r w:rsidR="0009537F" w:rsidRPr="007770C6">
        <w:rPr>
          <w:rStyle w:val="Hyperlink"/>
          <w:rFonts w:eastAsia="Calibri"/>
          <w:rPrChange w:id="4226" w:author="Russell Ott" w:date="2022-05-16T11:47:00Z">
            <w:rPr>
              <w:rStyle w:val="Hyperlink"/>
              <w:rFonts w:ascii="Calibri" w:eastAsia="Calibri" w:hAnsi="Calibri"/>
              <w:u w:val="none"/>
            </w:rPr>
          </w:rPrChange>
        </w:rPr>
        <w:fldChar w:fldCharType="end"/>
      </w:r>
      <w:r w:rsidR="0009537F" w:rsidRPr="003A3D50">
        <w:rPr>
          <w:rStyle w:val="Hyperlink"/>
          <w:u w:val="none"/>
          <w:rPrChange w:id="4227" w:author="Russell Ott" w:date="2022-05-16T11:47:00Z">
            <w:rPr>
              <w:rStyle w:val="Hyperlink"/>
              <w:rFonts w:ascii="Calibri" w:eastAsia="Calibri" w:hAnsi="Calibri"/>
              <w:u w:val="none"/>
            </w:rPr>
          </w:rPrChange>
        </w:rPr>
        <w:t xml:space="preserve">, </w:t>
      </w:r>
      <w:r w:rsidR="0009537F" w:rsidRPr="007770C6">
        <w:rPr>
          <w:rStyle w:val="Hyperlink"/>
          <w:rFonts w:eastAsia="Calibri"/>
          <w:rPrChange w:id="4228" w:author="Russell Ott" w:date="2022-05-16T11:47:00Z">
            <w:rPr>
              <w:rStyle w:val="Hyperlink"/>
              <w:rFonts w:ascii="Calibri" w:eastAsia="Calibri" w:hAnsi="Calibri"/>
              <w:u w:val="none"/>
            </w:rPr>
          </w:rPrChange>
        </w:rPr>
        <w:fldChar w:fldCharType="begin"/>
      </w:r>
      <w:r w:rsidR="0009537F" w:rsidRPr="007770C6">
        <w:rPr>
          <w:rStyle w:val="Hyperlink"/>
          <w:rPrChange w:id="4229" w:author="Russell Ott" w:date="2022-05-16T11:47:00Z">
            <w:rPr>
              <w:rStyle w:val="Hyperlink"/>
              <w:rFonts w:ascii="Calibri" w:eastAsia="Calibri" w:hAnsi="Calibri"/>
              <w:u w:val="none"/>
            </w:rPr>
          </w:rPrChange>
        </w:rPr>
        <w:instrText xml:space="preserve"> REF _Ref21851354 \r \h  \* MERGEFORMAT </w:instrText>
      </w:r>
      <w:r w:rsidR="0009537F" w:rsidRPr="007770C6">
        <w:rPr>
          <w:rStyle w:val="Hyperlink"/>
          <w:rFonts w:eastAsia="Calibri"/>
          <w:rPrChange w:id="4230" w:author="Russell Ott" w:date="2022-05-16T11:47:00Z">
            <w:rPr>
              <w:rStyle w:val="Hyperlink"/>
              <w:rFonts w:ascii="Calibri" w:eastAsia="Calibri" w:hAnsi="Calibri"/>
              <w:u w:val="none"/>
            </w:rPr>
          </w:rPrChange>
        </w:rPr>
      </w:r>
      <w:r w:rsidR="0009537F" w:rsidRPr="007770C6">
        <w:rPr>
          <w:rStyle w:val="Hyperlink"/>
          <w:rPrChange w:id="4231" w:author="Russell Ott" w:date="2022-05-16T11:47:00Z">
            <w:rPr>
              <w:rStyle w:val="Hyperlink"/>
              <w:rFonts w:ascii="Calibri" w:eastAsia="Calibri" w:hAnsi="Calibri"/>
              <w:u w:val="none"/>
            </w:rPr>
          </w:rPrChange>
        </w:rPr>
        <w:fldChar w:fldCharType="separate"/>
      </w:r>
      <w:r w:rsidR="00F10C7C">
        <w:rPr>
          <w:rStyle w:val="Hyperlink"/>
          <w:rPrChange w:id="4232" w:author="Russell Ott" w:date="2022-05-16T11:47:00Z">
            <w:rPr>
              <w:rStyle w:val="Hyperlink"/>
              <w:rFonts w:ascii="Calibri" w:eastAsia="Calibri" w:hAnsi="Calibri"/>
              <w:u w:val="none"/>
            </w:rPr>
          </w:rPrChange>
        </w:rPr>
        <w:t>5.2.18</w:t>
      </w:r>
      <w:r w:rsidR="0009537F" w:rsidRPr="007770C6">
        <w:rPr>
          <w:rStyle w:val="Hyperlink"/>
          <w:rFonts w:eastAsia="Calibri"/>
          <w:rPrChange w:id="4233" w:author="Russell Ott" w:date="2022-05-16T11:47:00Z">
            <w:rPr>
              <w:rStyle w:val="Hyperlink"/>
              <w:rFonts w:ascii="Calibri" w:eastAsia="Calibri" w:hAnsi="Calibri"/>
              <w:u w:val="none"/>
            </w:rPr>
          </w:rPrChange>
        </w:rPr>
        <w:fldChar w:fldCharType="end"/>
      </w:r>
      <w:r w:rsidR="0009537F" w:rsidRPr="007770C6">
        <w:rPr>
          <w:rStyle w:val="Hyperlink"/>
          <w:rPrChange w:id="4234" w:author="Russell Ott" w:date="2022-05-16T11:47:00Z">
            <w:rPr>
              <w:rStyle w:val="Hyperlink"/>
              <w:rFonts w:ascii="Calibri" w:eastAsia="Calibri" w:hAnsi="Calibri"/>
              <w:u w:val="none"/>
            </w:rPr>
          </w:rPrChange>
        </w:rPr>
        <w:t xml:space="preserve"> </w:t>
      </w:r>
      <w:r w:rsidR="0009537F" w:rsidRPr="007770C6">
        <w:rPr>
          <w:rStyle w:val="Hyperlink"/>
          <w:rPrChange w:id="4235" w:author="Russell Ott" w:date="2022-05-16T11:47:00Z">
            <w:rPr>
              <w:rStyle w:val="Hyperlink"/>
              <w:rFonts w:ascii="Calibri" w:eastAsia="Calibri" w:hAnsi="Calibri"/>
              <w:u w:val="none"/>
            </w:rPr>
          </w:rPrChange>
        </w:rPr>
        <w:fldChar w:fldCharType="begin"/>
      </w:r>
      <w:r w:rsidR="0009537F" w:rsidRPr="007770C6">
        <w:rPr>
          <w:rStyle w:val="Hyperlink"/>
          <w:rPrChange w:id="4236" w:author="Russell Ott" w:date="2022-05-16T11:47:00Z">
            <w:rPr>
              <w:rStyle w:val="Hyperlink"/>
              <w:rFonts w:ascii="Calibri" w:eastAsia="Calibri" w:hAnsi="Calibri"/>
              <w:u w:val="none"/>
            </w:rPr>
          </w:rPrChange>
        </w:rPr>
        <w:instrText xml:space="preserve"> REF _Ref21851361 \h  \* MERGEFORMAT </w:instrText>
      </w:r>
      <w:r w:rsidR="0009537F" w:rsidRPr="007770C6">
        <w:rPr>
          <w:rStyle w:val="Hyperlink"/>
          <w:rFonts w:eastAsia="Calibri"/>
          <w:rPrChange w:id="4237" w:author="Russell Ott" w:date="2022-05-16T11:47:00Z">
            <w:rPr>
              <w:rStyle w:val="Hyperlink"/>
              <w:rFonts w:ascii="Calibri" w:eastAsia="Calibri" w:hAnsi="Calibri"/>
              <w:u w:val="none"/>
            </w:rPr>
          </w:rPrChange>
        </w:rPr>
      </w:r>
      <w:r w:rsidR="0009537F" w:rsidRPr="007770C6">
        <w:rPr>
          <w:rStyle w:val="Hyperlink"/>
          <w:rPrChange w:id="4238" w:author="Russell Ott" w:date="2022-05-16T11:47:00Z">
            <w:rPr>
              <w:rStyle w:val="Hyperlink"/>
              <w:rFonts w:ascii="Calibri" w:eastAsia="Calibri" w:hAnsi="Calibri"/>
              <w:u w:val="none"/>
            </w:rPr>
          </w:rPrChange>
        </w:rPr>
        <w:fldChar w:fldCharType="separate"/>
      </w:r>
      <w:r w:rsidR="00F10C7C" w:rsidRPr="00F10C7C">
        <w:rPr>
          <w:color w:val="0000FF"/>
          <w:u w:val="single"/>
          <w:rPrChange w:id="4239" w:author="Russell Ott" w:date="2022-05-16T11:47:00Z">
            <w:rPr>
              <w:rFonts w:ascii="Calibri" w:hAnsi="Calibri"/>
            </w:rPr>
          </w:rPrChange>
        </w:rPr>
        <w:t>Clinical Note</w:t>
      </w:r>
      <w:r w:rsidR="0009537F" w:rsidRPr="007770C6">
        <w:rPr>
          <w:rStyle w:val="Hyperlink"/>
          <w:rFonts w:eastAsia="Calibri"/>
          <w:rPrChange w:id="4240" w:author="Russell Ott" w:date="2022-05-16T11:47:00Z">
            <w:rPr>
              <w:rStyle w:val="Hyperlink"/>
              <w:rFonts w:ascii="Calibri" w:eastAsia="Calibri" w:hAnsi="Calibri"/>
              <w:u w:val="none"/>
            </w:rPr>
          </w:rPrChange>
        </w:rPr>
        <w:fldChar w:fldCharType="end"/>
      </w:r>
    </w:p>
    <w:p w14:paraId="2A25D097" w14:textId="77777777" w:rsidR="00A10C4D" w:rsidRPr="00C64922" w:rsidRDefault="00212693" w:rsidP="00943AA0">
      <w:pPr>
        <w:pStyle w:val="Heading2"/>
      </w:pPr>
      <w:bookmarkStart w:id="4241" w:name="_Options_for_Temporarily"/>
      <w:bookmarkStart w:id="4242" w:name="_Toc103262631"/>
      <w:bookmarkStart w:id="4243" w:name="_Toc11043565"/>
      <w:bookmarkStart w:id="4244" w:name="_Toc11045563"/>
      <w:bookmarkStart w:id="4245" w:name="_Toc11391233"/>
      <w:bookmarkStart w:id="4246" w:name="_Toc10695569"/>
      <w:bookmarkStart w:id="4247" w:name="_Toc10690395"/>
      <w:bookmarkStart w:id="4248" w:name="_Toc22823376"/>
      <w:bookmarkEnd w:id="4241"/>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4242"/>
      <w:bookmarkEnd w:id="4248"/>
      <w:r w:rsidRPr="00C64922">
        <w:rPr>
          <w:rFonts w:eastAsia="Calibri"/>
        </w:rPr>
        <w:t xml:space="preserve"> </w:t>
      </w:r>
      <w:bookmarkEnd w:id="4243"/>
      <w:bookmarkEnd w:id="4244"/>
      <w:bookmarkEnd w:id="4245"/>
      <w:r w:rsidR="00A10C4D" w:rsidRPr="00C64922">
        <w:t xml:space="preserve"> </w:t>
      </w:r>
      <w:bookmarkEnd w:id="4246"/>
      <w:bookmarkEnd w:id="4247"/>
    </w:p>
    <w:p w14:paraId="07C00C92" w14:textId="77777777" w:rsidR="00A17D8D" w:rsidRPr="00C64922" w:rsidRDefault="00A17D8D" w:rsidP="00A17D8D">
      <w:pPr>
        <w:spacing w:before="120" w:after="120"/>
        <w:rPr>
          <w:rFonts w:ascii="Times New Roman" w:eastAsia="Times New Roman" w:hAnsi="Times New Roman"/>
          <w:sz w:val="28"/>
          <w:szCs w:val="24"/>
        </w:rPr>
      </w:pPr>
      <w:r w:rsidRPr="00C64922">
        <w:rPr>
          <w:color w:val="000000"/>
          <w:rPrChange w:id="4249" w:author="Russell Ott" w:date="2022-05-16T11:47:00Z">
            <w:rPr>
              <w:rFonts w:ascii="Calibri" w:hAnsi="Calibri"/>
              <w:color w:val="000000"/>
            </w:rPr>
          </w:rPrChange>
        </w:rPr>
        <w:t xml:space="preserve">There may be </w:t>
      </w:r>
      <w:r>
        <w:rPr>
          <w:color w:val="000000"/>
          <w:rPrChange w:id="4250" w:author="Russell Ott" w:date="2022-05-16T11:47:00Z">
            <w:rPr>
              <w:rFonts w:ascii="Calibri" w:hAnsi="Calibri"/>
              <w:color w:val="000000"/>
            </w:rPr>
          </w:rPrChange>
        </w:rPr>
        <w:t>situations</w:t>
      </w:r>
      <w:r w:rsidRPr="00C64922">
        <w:rPr>
          <w:color w:val="000000"/>
          <w:rPrChange w:id="4251" w:author="Russell Ott" w:date="2022-05-16T11:47:00Z">
            <w:rPr>
              <w:rFonts w:ascii="Calibri" w:hAnsi="Calibri"/>
              <w:color w:val="000000"/>
            </w:rPr>
          </w:rPrChange>
        </w:rPr>
        <w:t xml:space="preserve"> whe</w:t>
      </w:r>
      <w:r>
        <w:rPr>
          <w:color w:val="000000"/>
          <w:rPrChange w:id="4252" w:author="Russell Ott" w:date="2022-05-16T11:47:00Z">
            <w:rPr>
              <w:rFonts w:ascii="Calibri" w:hAnsi="Calibri"/>
              <w:color w:val="000000"/>
            </w:rPr>
          </w:rPrChange>
        </w:rPr>
        <w:t>n</w:t>
      </w:r>
      <w:r w:rsidRPr="00C64922">
        <w:rPr>
          <w:color w:val="000000"/>
          <w:rPrChange w:id="4253" w:author="Russell Ott" w:date="2022-05-16T11:47:00Z">
            <w:rPr>
              <w:rFonts w:ascii="Calibri" w:hAnsi="Calibri"/>
              <w:color w:val="000000"/>
            </w:rPr>
          </w:rPrChange>
        </w:rPr>
        <w:t xml:space="preserve"> information is not available at the time a CDA document is created. In these cases, </w:t>
      </w:r>
      <w:r>
        <w:rPr>
          <w:color w:val="000000"/>
          <w:rPrChange w:id="4254" w:author="Russell Ott" w:date="2022-05-16T11:47:00Z">
            <w:rPr>
              <w:rFonts w:ascii="Calibri" w:hAnsi="Calibri"/>
              <w:color w:val="000000"/>
            </w:rPr>
          </w:rPrChange>
        </w:rPr>
        <w:t>a</w:t>
      </w:r>
      <w:r w:rsidRPr="00C64922">
        <w:rPr>
          <w:color w:val="000000"/>
          <w:rPrChange w:id="4255" w:author="Russell Ott" w:date="2022-05-16T11:47:00Z">
            <w:rPr>
              <w:rFonts w:ascii="Calibri" w:hAnsi="Calibri"/>
              <w:color w:val="000000"/>
            </w:rPr>
          </w:rPrChange>
        </w:rPr>
        <w:t xml:space="preserve"> document containing available information may be sent. If the document type being sent requires a section for which the information is not yet available, the required se</w:t>
      </w:r>
      <w:r w:rsidRPr="00C64922">
        <w:rPr>
          <w:color w:val="000000"/>
          <w:rPrChange w:id="4256" w:author="Russell Ott" w:date="2022-05-16T11:47:00Z">
            <w:rPr>
              <w:rFonts w:ascii="Calibri" w:hAnsi="Calibri"/>
              <w:color w:val="000000"/>
            </w:rPr>
          </w:rPrChange>
        </w:rPr>
        <w:t xml:space="preserve">ction </w:t>
      </w:r>
      <w:r>
        <w:rPr>
          <w:color w:val="000000"/>
          <w:rPrChange w:id="4257" w:author="Russell Ott" w:date="2022-05-16T11:47:00Z">
            <w:rPr>
              <w:rFonts w:ascii="Calibri" w:hAnsi="Calibri"/>
              <w:color w:val="000000"/>
            </w:rPr>
          </w:rPrChange>
        </w:rPr>
        <w:t xml:space="preserve">should be coded at the </w:t>
      </w:r>
      <w:r w:rsidRPr="00C64922">
        <w:rPr>
          <w:color w:val="000000"/>
          <w:rPrChange w:id="4258" w:author="Russell Ott" w:date="2022-05-16T11:47:00Z">
            <w:rPr>
              <w:rFonts w:ascii="Calibri" w:hAnsi="Calibri"/>
              <w:color w:val="000000"/>
            </w:rPr>
          </w:rPrChange>
        </w:rPr>
        <w:t xml:space="preserve">section-level </w:t>
      </w:r>
      <w:r>
        <w:rPr>
          <w:color w:val="000000"/>
          <w:rPrChange w:id="4259" w:author="Russell Ott" w:date="2022-05-16T11:47:00Z">
            <w:rPr>
              <w:rFonts w:ascii="Calibri" w:hAnsi="Calibri"/>
              <w:color w:val="000000"/>
            </w:rPr>
          </w:rPrChange>
        </w:rPr>
        <w:t xml:space="preserve">to indicate the information for that section is </w:t>
      </w:r>
      <w:r w:rsidRPr="00C64922">
        <w:rPr>
          <w:color w:val="000000"/>
          <w:rPrChange w:id="4260" w:author="Russell Ott" w:date="2022-05-16T11:47:00Z">
            <w:rPr>
              <w:rFonts w:ascii="Calibri" w:hAnsi="Calibri"/>
              <w:color w:val="000000"/>
            </w:rPr>
          </w:rPrChange>
        </w:rPr>
        <w:t>“</w:t>
      </w:r>
      <w:r>
        <w:rPr>
          <w:color w:val="000000"/>
          <w:rPrChange w:id="4261" w:author="Russell Ott" w:date="2022-05-16T11:47:00Z">
            <w:rPr>
              <w:rFonts w:ascii="Calibri" w:hAnsi="Calibri"/>
              <w:color w:val="000000"/>
            </w:rPr>
          </w:rPrChange>
        </w:rPr>
        <w:t>n</w:t>
      </w:r>
      <w:r w:rsidRPr="00C64922">
        <w:rPr>
          <w:color w:val="000000"/>
          <w:rPrChange w:id="4262" w:author="Russell Ott" w:date="2022-05-16T11:47:00Z">
            <w:rPr>
              <w:rFonts w:ascii="Calibri" w:hAnsi="Calibri"/>
              <w:color w:val="000000"/>
            </w:rPr>
          </w:rPrChange>
        </w:rPr>
        <w:t xml:space="preserve">ot </w:t>
      </w:r>
      <w:r>
        <w:rPr>
          <w:color w:val="000000"/>
          <w:rPrChange w:id="4263" w:author="Russell Ott" w:date="2022-05-16T11:47:00Z">
            <w:rPr>
              <w:rFonts w:ascii="Calibri" w:hAnsi="Calibri"/>
              <w:color w:val="000000"/>
            </w:rPr>
          </w:rPrChange>
        </w:rPr>
        <w:t>a</w:t>
      </w:r>
      <w:r w:rsidRPr="00C64922">
        <w:rPr>
          <w:color w:val="000000"/>
          <w:rPrChange w:id="4264" w:author="Russell Ott" w:date="2022-05-16T11:47:00Z">
            <w:rPr>
              <w:rFonts w:ascii="Calibri" w:hAnsi="Calibri"/>
              <w:color w:val="000000"/>
            </w:rPr>
          </w:rPrChange>
        </w:rPr>
        <w:t xml:space="preserve">vailable” </w:t>
      </w:r>
      <w:r>
        <w:rPr>
          <w:color w:val="000000"/>
          <w:rPrChange w:id="4265" w:author="Russell Ott" w:date="2022-05-16T11:47:00Z">
            <w:rPr>
              <w:rFonts w:ascii="Calibri" w:hAnsi="Calibri"/>
              <w:color w:val="000000"/>
            </w:rPr>
          </w:rPrChange>
        </w:rPr>
        <w:t>using the</w:t>
      </w:r>
      <w:r w:rsidR="00616B12">
        <w:rPr>
          <w:color w:val="000000"/>
          <w:rPrChange w:id="4266" w:author="Russell Ott" w:date="2022-05-16T11:47:00Z">
            <w:rPr>
              <w:rFonts w:ascii="Calibri" w:hAnsi="Calibri"/>
              <w:color w:val="000000"/>
            </w:rPr>
          </w:rPrChange>
        </w:rPr>
        <w:t xml:space="preserve"> </w:t>
      </w:r>
      <w:r w:rsidR="00890FBD">
        <w:rPr>
          <w:color w:val="000000"/>
          <w:rPrChange w:id="4267" w:author="Russell Ott" w:date="2022-05-16T11:47:00Z">
            <w:rPr>
              <w:rFonts w:ascii="Calibri" w:hAnsi="Calibri"/>
              <w:color w:val="000000"/>
            </w:rPr>
          </w:rPrChange>
        </w:rPr>
        <w:t>”</w:t>
      </w:r>
      <w:r w:rsidRPr="00C64922">
        <w:rPr>
          <w:color w:val="000000"/>
          <w:rPrChange w:id="4268" w:author="Russell Ott" w:date="2022-05-16T11:47:00Z">
            <w:rPr>
              <w:rFonts w:ascii="Calibri" w:hAnsi="Calibri"/>
              <w:color w:val="000000"/>
            </w:rPr>
          </w:rPrChange>
        </w:rPr>
        <w:t>nul</w:t>
      </w:r>
      <w:r w:rsidR="00863460">
        <w:rPr>
          <w:color w:val="000000"/>
          <w:rPrChange w:id="4269" w:author="Russell Ott" w:date="2022-05-16T11:47:00Z">
            <w:rPr>
              <w:rFonts w:ascii="Calibri" w:hAnsi="Calibri"/>
              <w:color w:val="000000"/>
            </w:rPr>
          </w:rPrChange>
        </w:rPr>
        <w:t>l</w:t>
      </w:r>
      <w:r w:rsidR="00890FBD">
        <w:rPr>
          <w:color w:val="000000"/>
          <w:rPrChange w:id="4270" w:author="Russell Ott" w:date="2022-05-16T11:47:00Z">
            <w:rPr>
              <w:rFonts w:ascii="Calibri" w:hAnsi="Calibri"/>
              <w:color w:val="000000"/>
            </w:rPr>
          </w:rPrChange>
        </w:rPr>
        <w:t>”</w:t>
      </w:r>
      <w:r w:rsidRPr="00C64922">
        <w:rPr>
          <w:color w:val="000000"/>
          <w:rPrChange w:id="4271" w:author="Russell Ott" w:date="2022-05-16T11:47:00Z">
            <w:rPr>
              <w:rFonts w:ascii="Calibri" w:hAnsi="Calibri"/>
              <w:color w:val="000000"/>
            </w:rPr>
          </w:rPrChange>
        </w:rPr>
        <w:t>Flavor="NAV"</w:t>
      </w:r>
      <w:r>
        <w:rPr>
          <w:color w:val="000000"/>
          <w:rPrChange w:id="4272" w:author="Russell Ott" w:date="2022-05-16T11:47:00Z">
            <w:rPr>
              <w:rFonts w:ascii="Calibri" w:hAnsi="Calibri"/>
              <w:color w:val="000000"/>
            </w:rPr>
          </w:rPrChange>
        </w:rPr>
        <w:t xml:space="preserve"> attribute</w:t>
      </w:r>
      <w:r w:rsidRPr="00C64922">
        <w:rPr>
          <w:color w:val="000000"/>
          <w:rPrChange w:id="4273" w:author="Russell Ott" w:date="2022-05-16T11:47:00Z">
            <w:rPr>
              <w:rFonts w:ascii="Calibri" w:hAnsi="Calibri"/>
              <w:color w:val="000000"/>
            </w:rPr>
          </w:rPrChange>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rFonts w:ascii="Times New Roman" w:eastAsia="Times New Roman" w:hAnsi="Times New Roman"/>
          <w:color w:val="000000"/>
          <w:sz w:val="24"/>
          <w:szCs w:val="24"/>
          <w:rPrChange w:id="4274" w:author="Russell Ott" w:date="2022-05-16T11:47:00Z">
            <w:rPr>
              <w:rFonts w:ascii="Calibri" w:hAnsi="Calibri"/>
              <w:color w:val="000000"/>
            </w:rPr>
          </w:rPrChange>
        </w:rPr>
      </w:pPr>
      <w:r w:rsidRPr="00C64922">
        <w:rPr>
          <w:color w:val="000000"/>
          <w:rPrChange w:id="4275" w:author="Russell Ott" w:date="2022-05-16T11:47:00Z">
            <w:rPr>
              <w:rFonts w:ascii="Calibri" w:hAnsi="Calibri"/>
              <w:color w:val="000000"/>
            </w:rPr>
          </w:rPrChange>
        </w:rPr>
        <w:t>At a later point in time, when the information becomes available to complete the document, a new version of the document may be created and marked to communicate that it supersedes the previous ver</w:t>
      </w:r>
      <w:r w:rsidRPr="00C64922">
        <w:rPr>
          <w:color w:val="000000"/>
          <w:rPrChange w:id="4276" w:author="Russell Ott" w:date="2022-05-16T11:47:00Z">
            <w:rPr>
              <w:rFonts w:ascii="Calibri" w:hAnsi="Calibri"/>
              <w:color w:val="000000"/>
            </w:rPr>
          </w:rPrChange>
        </w:rPr>
        <w:t>sion of the document. Specifically, the new document</w:t>
      </w:r>
      <w:r>
        <w:rPr>
          <w:color w:val="000000"/>
          <w:rPrChange w:id="4277" w:author="Russell Ott" w:date="2022-05-16T11:47:00Z">
            <w:rPr>
              <w:rFonts w:ascii="Calibri" w:hAnsi="Calibri"/>
              <w:color w:val="000000"/>
            </w:rPr>
          </w:rPrChange>
        </w:rPr>
        <w:t xml:space="preserve"> is identified with a globally unique</w:t>
      </w:r>
      <w:r w:rsidR="00863460">
        <w:rPr>
          <w:color w:val="000000"/>
          <w:rPrChange w:id="4278" w:author="Russell Ott" w:date="2022-05-16T11:47:00Z">
            <w:rPr>
              <w:rFonts w:ascii="Calibri" w:hAnsi="Calibri"/>
              <w:color w:val="000000"/>
            </w:rPr>
          </w:rPrChange>
        </w:rPr>
        <w:t xml:space="preserve"> </w:t>
      </w:r>
      <w:r w:rsidRPr="00C64922">
        <w:rPr>
          <w:color w:val="000000"/>
          <w:rPrChange w:id="4279" w:author="Russell Ott" w:date="2022-05-16T11:47:00Z">
            <w:rPr>
              <w:rFonts w:ascii="Calibri" w:hAnsi="Calibri"/>
              <w:color w:val="000000"/>
            </w:rPr>
          </w:rPrChange>
        </w:rPr>
        <w:t>identifier</w:t>
      </w:r>
      <w:r>
        <w:rPr>
          <w:color w:val="000000"/>
          <w:rPrChange w:id="4280" w:author="Russell Ott" w:date="2022-05-16T11:47:00Z">
            <w:rPr>
              <w:rFonts w:ascii="Calibri" w:hAnsi="Calibri"/>
              <w:color w:val="000000"/>
            </w:rPr>
          </w:rPrChange>
        </w:rPr>
        <w:t xml:space="preserve"> in the clinicalDocum</w:t>
      </w:r>
      <w:r w:rsidR="006F3BC6">
        <w:rPr>
          <w:color w:val="000000"/>
          <w:rPrChange w:id="4281" w:author="Russell Ott" w:date="2022-05-16T11:47:00Z">
            <w:rPr>
              <w:rFonts w:ascii="Calibri" w:hAnsi="Calibri"/>
              <w:color w:val="000000"/>
            </w:rPr>
          </w:rPrChange>
        </w:rPr>
        <w:t>ent</w:t>
      </w:r>
      <w:r>
        <w:rPr>
          <w:color w:val="000000"/>
          <w:rPrChange w:id="4282" w:author="Russell Ott" w:date="2022-05-16T11:47:00Z">
            <w:rPr>
              <w:rFonts w:ascii="Calibri" w:hAnsi="Calibri"/>
              <w:color w:val="000000"/>
            </w:rPr>
          </w:rPrChange>
        </w:rPr>
        <w:t>.id field.</w:t>
      </w:r>
      <w:r w:rsidRPr="00C64922">
        <w:rPr>
          <w:color w:val="000000"/>
          <w:rPrChange w:id="4283" w:author="Russell Ott" w:date="2022-05-16T11:47:00Z">
            <w:rPr>
              <w:rFonts w:ascii="Calibri" w:hAnsi="Calibri"/>
              <w:color w:val="000000"/>
            </w:rPr>
          </w:rPrChange>
        </w:rPr>
        <w:t xml:space="preserve"> The relatedDocument/typeCode=“RPLC” and the relatedDocument/typeCode=”RPLC”/parentDocument/id element will be set to reference the prior document’s </w:t>
      </w:r>
      <w:r>
        <w:rPr>
          <w:color w:val="000000"/>
          <w:rPrChange w:id="4284" w:author="Russell Ott" w:date="2022-05-16T11:47:00Z">
            <w:rPr>
              <w:rFonts w:ascii="Calibri" w:hAnsi="Calibri"/>
              <w:color w:val="000000"/>
            </w:rPr>
          </w:rPrChange>
        </w:rPr>
        <w:t xml:space="preserve">clinicalDocument.id.  </w:t>
      </w:r>
    </w:p>
    <w:p w14:paraId="6D30B3E5" w14:textId="77777777" w:rsidR="00A17D8D" w:rsidRPr="001C76ED" w:rsidRDefault="00A17D8D" w:rsidP="00A17D8D">
      <w:pPr>
        <w:spacing w:before="120" w:after="120"/>
        <w:rPr>
          <w:rFonts w:ascii="Times New Roman" w:eastAsia="Times New Roman" w:hAnsi="Times New Roman"/>
          <w:color w:val="000000"/>
          <w:sz w:val="22"/>
          <w:szCs w:val="24"/>
          <w:rPrChange w:id="4285" w:author="Russell Ott" w:date="2022-05-16T11:47:00Z">
            <w:rPr>
              <w:rFonts w:ascii="Calibri" w:hAnsi="Calibri"/>
              <w:color w:val="000000"/>
              <w:sz w:val="22"/>
            </w:rPr>
          </w:rPrChange>
        </w:rPr>
      </w:pPr>
      <w:r>
        <w:rPr>
          <w:color w:val="000000"/>
          <w:rPrChange w:id="4286" w:author="Russell Ott" w:date="2022-05-16T11:47:00Z">
            <w:rPr>
              <w:rFonts w:ascii="Calibri" w:hAnsi="Calibri"/>
              <w:color w:val="000000"/>
            </w:rPr>
          </w:rPrChange>
        </w:rPr>
        <w:t>The setId and versionNumber fields are only used to indicate that the new document is not considered a new document, but rather is considered a new version of a prior document.  One use case for using issui</w:t>
      </w:r>
      <w:r>
        <w:rPr>
          <w:color w:val="000000"/>
          <w:rPrChange w:id="4287" w:author="Russell Ott" w:date="2022-05-16T11:47:00Z">
            <w:rPr>
              <w:rFonts w:ascii="Calibri" w:hAnsi="Calibri"/>
              <w:color w:val="000000"/>
            </w:rPr>
          </w:rPrChange>
        </w:rPr>
        <w:t xml:space="preserve">ng a new version of an existing document would be when correcting an error in the content of the document. Another example might be when distributing the same document to more or different information recipients. Business rules determine the circumstances </w:t>
      </w:r>
      <w:r>
        <w:rPr>
          <w:color w:val="000000"/>
          <w:rPrChange w:id="4288" w:author="Russell Ott" w:date="2022-05-16T11:47:00Z">
            <w:rPr>
              <w:rFonts w:ascii="Calibri" w:hAnsi="Calibri"/>
              <w:color w:val="000000"/>
            </w:rPr>
          </w:rPrChange>
        </w:rPr>
        <w:t xml:space="preserve">when a document instance is a new document or a new version of an existing document. </w:t>
      </w:r>
    </w:p>
    <w:p w14:paraId="0072564D" w14:textId="77777777" w:rsidR="00A17D8D" w:rsidRPr="00C64922" w:rsidRDefault="00A17D8D" w:rsidP="00A17D8D">
      <w:pPr>
        <w:spacing w:before="120" w:after="120"/>
        <w:rPr>
          <w:rFonts w:ascii="Times New Roman" w:eastAsia="Times New Roman" w:hAnsi="Times New Roman"/>
          <w:sz w:val="28"/>
          <w:szCs w:val="24"/>
        </w:rPr>
      </w:pPr>
      <w:r w:rsidRPr="00C64922">
        <w:rPr>
          <w:color w:val="000000"/>
          <w:rPrChange w:id="4289" w:author="Russell Ott" w:date="2022-05-16T11:47:00Z">
            <w:rPr>
              <w:rFonts w:ascii="Calibri" w:hAnsi="Calibri"/>
              <w:color w:val="000000"/>
            </w:rPr>
          </w:rPrChange>
        </w:rPr>
        <w:t>An example includes the requirement of a Hospital Course section within a Discharge Summary. Typically, this section is not available at the time of a hospital discharge</w:t>
      </w:r>
      <w:r>
        <w:rPr>
          <w:color w:val="000000"/>
          <w:rPrChange w:id="4290" w:author="Russell Ott" w:date="2022-05-16T11:47:00Z">
            <w:rPr>
              <w:rFonts w:ascii="Calibri" w:hAnsi="Calibri"/>
              <w:color w:val="000000"/>
            </w:rPr>
          </w:rPrChange>
        </w:rPr>
        <w:t>.</w:t>
      </w:r>
      <w:r>
        <w:rPr>
          <w:color w:val="000000"/>
          <w:rPrChange w:id="4291" w:author="Russell Ott" w:date="2022-05-16T11:47:00Z">
            <w:rPr>
              <w:rFonts w:ascii="Calibri" w:hAnsi="Calibri"/>
              <w:color w:val="000000"/>
            </w:rPr>
          </w:rPrChange>
        </w:rPr>
        <w:t xml:space="preserve"> However,</w:t>
      </w:r>
      <w:r w:rsidRPr="00C64922">
        <w:rPr>
          <w:color w:val="000000"/>
          <w:rPrChange w:id="4292" w:author="Russell Ott" w:date="2022-05-16T11:47:00Z">
            <w:rPr>
              <w:rFonts w:ascii="Calibri" w:hAnsi="Calibri"/>
              <w:color w:val="000000"/>
            </w:rPr>
          </w:rPrChange>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Change w:id="4293" w:author="Russell Ott" w:date="2022-05-16T11:47:00Z">
            <w:rPr>
              <w:rFonts w:ascii="Calibri" w:hAnsi="Calibri"/>
              <w:color w:val="000000"/>
            </w:rPr>
          </w:rPrChange>
        </w:rPr>
        <w:t xml:space="preserve"> later to </w:t>
      </w:r>
      <w:r w:rsidRPr="00C64922">
        <w:rPr>
          <w:color w:val="000000"/>
          <w:rPrChange w:id="4294" w:author="Russell Ott" w:date="2022-05-16T11:47:00Z">
            <w:rPr>
              <w:rFonts w:ascii="Calibri" w:hAnsi="Calibri"/>
              <w:color w:val="000000"/>
            </w:rPr>
          </w:rPrChange>
        </w:rPr>
        <w:t xml:space="preserve">communicate </w:t>
      </w:r>
      <w:r>
        <w:rPr>
          <w:color w:val="000000"/>
          <w:rPrChange w:id="4295" w:author="Russell Ott" w:date="2022-05-16T11:47:00Z">
            <w:rPr>
              <w:rFonts w:ascii="Calibri" w:hAnsi="Calibri"/>
              <w:color w:val="000000"/>
            </w:rPr>
          </w:rPrChange>
        </w:rPr>
        <w:t xml:space="preserve">the </w:t>
      </w:r>
      <w:r w:rsidRPr="00C64922">
        <w:rPr>
          <w:color w:val="000000"/>
          <w:rPrChange w:id="4296" w:author="Russell Ott" w:date="2022-05-16T11:47:00Z">
            <w:rPr>
              <w:rFonts w:ascii="Calibri" w:hAnsi="Calibri"/>
              <w:color w:val="000000"/>
            </w:rPr>
          </w:rPrChange>
        </w:rPr>
        <w:t xml:space="preserve">updated information. </w:t>
      </w:r>
    </w:p>
    <w:p w14:paraId="3D65700F" w14:textId="3ADD655A" w:rsidR="00977E37" w:rsidRPr="00C64922" w:rsidRDefault="00CA5B48" w:rsidP="002B0644">
      <w:pPr>
        <w:pStyle w:val="Caption"/>
        <w:keepNext/>
        <w:spacing w:after="0"/>
      </w:pPr>
      <w:bookmarkStart w:id="4297" w:name="_Toc21927454"/>
      <w:r>
        <w:t xml:space="preserve">  </w:t>
      </w:r>
      <w:bookmarkStart w:id="4298" w:name="_Toc101449255"/>
      <w:r w:rsidR="00977E37" w:rsidRPr="00C64922">
        <w:t xml:space="preserve">Example </w:t>
      </w:r>
      <w:r w:rsidR="00132A94">
        <w:fldChar w:fldCharType="begin"/>
      </w:r>
      <w:r w:rsidR="00132A94">
        <w:instrText xml:space="preserve"> SEQ Example \* ARABIC </w:instrText>
      </w:r>
      <w:r w:rsidR="00132A94">
        <w:fldChar w:fldCharType="separate"/>
      </w:r>
      <w:r w:rsidR="00F10C7C">
        <w:rPr>
          <w:noProof/>
        </w:rPr>
        <w:t>2</w:t>
      </w:r>
      <w:r w:rsidR="00132A94">
        <w:rPr>
          <w:noProof/>
        </w:rPr>
        <w:fldChar w:fldCharType="end"/>
      </w:r>
      <w:r w:rsidR="00977E37" w:rsidRPr="00C64922">
        <w:t>: Discharge Summary with no Hospital Course information (see replacement document below).</w:t>
      </w:r>
      <w:bookmarkEnd w:id="4298"/>
      <w:bookmarkEnd w:id="42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31DC404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del w:id="4299" w:author="Russell Ott" w:date="2022-05-16T11:47:00Z">
              <w:r w:rsidR="006948A3" w:rsidRPr="00D14360">
                <w:rPr>
                  <w:rFonts w:ascii="Courier New" w:hAnsi="Courier New" w:cs="Courier New"/>
                  <w:color w:val="000000"/>
                  <w:sz w:val="16"/>
                  <w:szCs w:val="16"/>
                </w:rPr>
                <w:delText>=”</w:delText>
              </w:r>
            </w:del>
            <w:ins w:id="4300" w:author="Russell Ott" w:date="2022-05-16T11:47:00Z">
              <w:r w:rsidR="006948A3" w:rsidRPr="00D14360">
                <w:rPr>
                  <w:rFonts w:ascii="Courier New" w:hAnsi="Courier New" w:cs="Courier New"/>
                  <w:color w:val="000000"/>
                  <w:sz w:val="16"/>
                  <w:szCs w:val="16"/>
                </w:rPr>
                <w:t>=</w:t>
              </w:r>
              <w:r w:rsidR="008C63E8" w:rsidRPr="00D14360">
                <w:rPr>
                  <w:rFonts w:ascii="Courier New" w:hAnsi="Courier New" w:cs="Courier New"/>
                  <w:color w:val="000000"/>
                  <w:sz w:val="16"/>
                  <w:szCs w:val="16"/>
                </w:rPr>
                <w:t>"</w:t>
              </w:r>
            </w:ins>
            <w:r w:rsidR="006948A3" w:rsidRPr="00D14360">
              <w:rPr>
                <w:rFonts w:ascii="Courier New" w:hAnsi="Courier New" w:cs="Courier New"/>
                <w:color w:val="000000"/>
                <w:sz w:val="16"/>
                <w:szCs w:val="16"/>
              </w:rPr>
              <w:t>NAV</w:t>
            </w:r>
            <w:del w:id="4301" w:author="Russell Ott" w:date="2022-05-16T11:47:00Z">
              <w:r w:rsidR="006948A3" w:rsidRPr="00D14360">
                <w:rPr>
                  <w:rFonts w:ascii="Courier New" w:hAnsi="Courier New" w:cs="Courier New"/>
                  <w:color w:val="000000"/>
                  <w:sz w:val="16"/>
                  <w:szCs w:val="16"/>
                </w:rPr>
                <w:delText>”&gt;</w:delText>
              </w:r>
            </w:del>
            <w:ins w:id="4302" w:author="Russell Ott" w:date="2022-05-16T11:47:00Z">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ins>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B0E389C" w:rsidR="00A17D8D" w:rsidRDefault="00977E37" w:rsidP="00A17D8D">
      <w:pPr>
        <w:pStyle w:val="Caption"/>
        <w:keepNext/>
        <w:spacing w:after="0"/>
      </w:pPr>
      <w:bookmarkStart w:id="4303" w:name="_Toc101449256"/>
      <w:bookmarkStart w:id="4304" w:name="_Toc21927455"/>
      <w:r w:rsidRPr="00C64922">
        <w:t xml:space="preserve">Example </w:t>
      </w:r>
      <w:r w:rsidR="00132A94">
        <w:fldChar w:fldCharType="begin"/>
      </w:r>
      <w:r w:rsidR="00132A94">
        <w:instrText xml:space="preserve"> SEQ Example \* ARABIC </w:instrText>
      </w:r>
      <w:r w:rsidR="00132A94">
        <w:fldChar w:fldCharType="separate"/>
      </w:r>
      <w:r w:rsidR="00F10C7C">
        <w:rPr>
          <w:noProof/>
        </w:rPr>
        <w:t>3</w:t>
      </w:r>
      <w:r w:rsidR="00132A94">
        <w:rPr>
          <w:noProof/>
        </w:rPr>
        <w:fldChar w:fldCharType="end"/>
      </w:r>
      <w:r w:rsidRPr="00C64922">
        <w:t xml:space="preserve">: Replacement Discharge Summary document with Hospital Course </w:t>
      </w:r>
      <w:r w:rsidR="003F702A">
        <w:t>i</w:t>
      </w:r>
      <w:r w:rsidRPr="00C64922">
        <w:t>nformation</w:t>
      </w:r>
      <w:r w:rsidR="003F702A">
        <w:t>.</w:t>
      </w:r>
      <w:bookmarkEnd w:id="4303"/>
      <w:bookmarkEnd w:id="4304"/>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305" w:name="_Toc103262632"/>
      <w:bookmarkStart w:id="4306" w:name="_Toc22823377"/>
      <w:r>
        <w:t>Do</w:t>
      </w:r>
      <w:bookmarkStart w:id="4307" w:name="_4i7ojhp" w:colFirst="0" w:colLast="0"/>
      <w:bookmarkStart w:id="4308" w:name="_Toc10690830"/>
      <w:bookmarkStart w:id="4309" w:name="_Toc11043566"/>
      <w:bookmarkStart w:id="4310" w:name="_Toc11045564"/>
      <w:bookmarkStart w:id="4311" w:name="_Toc11391234"/>
      <w:bookmarkEnd w:id="4307"/>
      <w:r w:rsidR="00A10C4D" w:rsidRPr="00C64922">
        <w:t>cument Level Guidance</w:t>
      </w:r>
      <w:bookmarkEnd w:id="4305"/>
      <w:bookmarkEnd w:id="4308"/>
      <w:bookmarkEnd w:id="4309"/>
      <w:bookmarkEnd w:id="4310"/>
      <w:bookmarkEnd w:id="4311"/>
      <w:bookmarkEnd w:id="4306"/>
    </w:p>
    <w:p w14:paraId="36114918" w14:textId="699B45B3" w:rsidR="00A10C4D" w:rsidRPr="00D14360" w:rsidRDefault="00A10C4D" w:rsidP="00B505D2">
      <w:pPr>
        <w:spacing w:after="120"/>
        <w:rPr>
          <w:rFonts w:ascii="Times New Roman" w:eastAsia="Times New Roman" w:hAnsi="Times New Roman"/>
          <w:color w:val="000000"/>
          <w:sz w:val="24"/>
          <w:szCs w:val="24"/>
          <w:rPrChange w:id="4312" w:author="Russell Ott" w:date="2022-05-16T11:47:00Z">
            <w:rPr>
              <w:rFonts w:ascii="Calibri" w:hAnsi="Calibri"/>
              <w:color w:val="000000"/>
            </w:rPr>
          </w:rPrChange>
        </w:rPr>
      </w:pPr>
      <w:bookmarkStart w:id="4313" w:name="_jxyuyww97blw" w:colFirst="0" w:colLast="0"/>
      <w:bookmarkEnd w:id="4313"/>
      <w:r w:rsidRPr="00D14360">
        <w:rPr>
          <w:color w:val="000000"/>
          <w:rPrChange w:id="4314" w:author="Russell Ott" w:date="2022-05-16T11:47:00Z">
            <w:rPr>
              <w:rFonts w:ascii="Calibri" w:hAnsi="Calibri"/>
              <w:color w:val="000000"/>
            </w:rPr>
          </w:rPrChange>
        </w:rPr>
        <w:t>The C-CDA</w:t>
      </w:r>
      <w:del w:id="4315" w:author="Russell Ott" w:date="2022-05-16T11:47:00Z">
        <w:r w:rsidRPr="00D14360">
          <w:rPr>
            <w:rFonts w:cs="Calibri"/>
            <w:color w:val="000000"/>
          </w:rPr>
          <w:delText xml:space="preserve"> R2.1</w:delText>
        </w:r>
      </w:del>
      <w:r w:rsidRPr="00D14360">
        <w:rPr>
          <w:color w:val="000000"/>
          <w:rPrChange w:id="4316" w:author="Russell Ott" w:date="2022-05-16T11:47:00Z">
            <w:rPr>
              <w:rFonts w:ascii="Calibri" w:hAnsi="Calibri"/>
              <w:color w:val="000000"/>
            </w:rPr>
          </w:rPrChange>
        </w:rPr>
        <w:t xml:space="preserve"> Companion Guide provides additional guidance aimed at increasing consistency in the way data in C-CDA document templates are represented and used across all implementations. The goal is to increase awareness about how to use the HL7 CDA and C-CDA</w:t>
      </w:r>
      <w:r w:rsidRPr="00D14360">
        <w:rPr>
          <w:color w:val="000000"/>
          <w:rPrChange w:id="4317" w:author="Russell Ott" w:date="2022-05-16T11:47:00Z">
            <w:rPr>
              <w:rFonts w:ascii="Calibri" w:hAnsi="Calibri"/>
              <w:color w:val="000000"/>
            </w:rPr>
          </w:rPrChange>
        </w:rPr>
        <w:t xml:space="preserve"> standards to meet rising expectations and emerging regulations focused on expanding interoperability. </w:t>
      </w:r>
    </w:p>
    <w:p w14:paraId="502DF469" w14:textId="77777777" w:rsidR="00A10C4D" w:rsidRPr="00D14360" w:rsidRDefault="00A10C4D" w:rsidP="00B505D2">
      <w:pPr>
        <w:spacing w:after="120"/>
        <w:rPr>
          <w:rFonts w:ascii="Times New Roman" w:eastAsia="Times New Roman" w:hAnsi="Times New Roman"/>
          <w:color w:val="000000"/>
          <w:sz w:val="24"/>
          <w:szCs w:val="24"/>
          <w:rPrChange w:id="4318" w:author="Russell Ott" w:date="2022-05-16T11:47:00Z">
            <w:rPr>
              <w:rFonts w:ascii="Calibri" w:hAnsi="Calibri"/>
              <w:color w:val="000000"/>
            </w:rPr>
          </w:rPrChange>
        </w:rPr>
      </w:pPr>
      <w:r w:rsidRPr="00D14360">
        <w:rPr>
          <w:color w:val="000000"/>
          <w:rPrChange w:id="4319" w:author="Russell Ott" w:date="2022-05-16T11:47:00Z">
            <w:rPr>
              <w:rFonts w:ascii="Calibri" w:hAnsi="Calibri"/>
              <w:color w:val="000000"/>
            </w:rPr>
          </w:rPrChange>
        </w:rPr>
        <w:t>This chapter provides generalized document header guidance and additional guidance for specific types of C-CDA documents.</w:t>
      </w:r>
    </w:p>
    <w:p w14:paraId="0E06400E" w14:textId="77777777" w:rsidR="00A10C4D" w:rsidRPr="00C64922" w:rsidRDefault="00A10C4D" w:rsidP="00943AA0">
      <w:pPr>
        <w:pStyle w:val="Heading2"/>
      </w:pPr>
      <w:bookmarkStart w:id="4320" w:name="_ankztbgy2ph6" w:colFirst="0" w:colLast="0"/>
      <w:bookmarkStart w:id="4321" w:name="_Toc10690831"/>
      <w:bookmarkStart w:id="4322" w:name="_Toc11043567"/>
      <w:bookmarkStart w:id="4323" w:name="_Toc11045565"/>
      <w:bookmarkStart w:id="4324" w:name="_Toc11391235"/>
      <w:bookmarkStart w:id="4325" w:name="_Toc103262633"/>
      <w:bookmarkStart w:id="4326" w:name="_Toc22823378"/>
      <w:bookmarkEnd w:id="4320"/>
      <w:r w:rsidRPr="00C64922">
        <w:t>Reusable, Nesting Templates</w:t>
      </w:r>
      <w:bookmarkEnd w:id="4321"/>
      <w:bookmarkEnd w:id="4322"/>
      <w:bookmarkEnd w:id="4323"/>
      <w:bookmarkEnd w:id="4324"/>
      <w:bookmarkEnd w:id="4325"/>
      <w:bookmarkEnd w:id="4326"/>
    </w:p>
    <w:p w14:paraId="20D41FBF" w14:textId="04CDD6AC" w:rsidR="00A10C4D" w:rsidRPr="00D14360" w:rsidRDefault="00A10C4D" w:rsidP="00B505D2">
      <w:pPr>
        <w:spacing w:after="120"/>
        <w:rPr>
          <w:rFonts w:ascii="Times New Roman" w:eastAsia="Times New Roman" w:hAnsi="Times New Roman"/>
          <w:color w:val="000000"/>
          <w:sz w:val="24"/>
          <w:szCs w:val="24"/>
          <w:rPrChange w:id="4327" w:author="Russell Ott" w:date="2022-05-16T11:47:00Z">
            <w:rPr>
              <w:rFonts w:ascii="Calibri" w:hAnsi="Calibri"/>
              <w:color w:val="000000"/>
            </w:rPr>
          </w:rPrChange>
        </w:rPr>
      </w:pPr>
      <w:r w:rsidRPr="00D14360">
        <w:rPr>
          <w:color w:val="000000"/>
          <w:rPrChange w:id="4328" w:author="Russell Ott" w:date="2022-05-16T11:47:00Z">
            <w:rPr>
              <w:rFonts w:ascii="Calibri" w:hAnsi="Calibri"/>
              <w:color w:val="000000"/>
            </w:rPr>
          </w:rPrChange>
        </w:rPr>
        <w:t>C-</w:t>
      </w:r>
      <w:r w:rsidRPr="00D14360">
        <w:rPr>
          <w:color w:val="000000"/>
          <w:rPrChange w:id="4329" w:author="Russell Ott" w:date="2022-05-16T11:47:00Z">
            <w:rPr>
              <w:rFonts w:ascii="Calibri" w:hAnsi="Calibri"/>
              <w:color w:val="000000"/>
            </w:rPr>
          </w:rPrChange>
        </w:rPr>
        <w:t>CDA</w:t>
      </w:r>
      <w:del w:id="4330" w:author="Russell Ott" w:date="2022-05-16T11:47:00Z">
        <w:r w:rsidRPr="00D14360">
          <w:rPr>
            <w:rFonts w:ascii="Calibri" w:hAnsi="Calibri" w:cs="Calibri"/>
            <w:color w:val="000000"/>
          </w:rPr>
          <w:delText xml:space="preserve"> R2.1</w:delText>
        </w:r>
      </w:del>
      <w:r w:rsidRPr="00D14360">
        <w:rPr>
          <w:color w:val="000000"/>
          <w:rPrChange w:id="4331" w:author="Russell Ott" w:date="2022-05-16T11:47:00Z">
            <w:rPr>
              <w:rFonts w:ascii="Calibri" w:hAnsi="Calibri"/>
              <w:color w:val="000000"/>
            </w:rPr>
          </w:rPrChange>
        </w:rPr>
        <w:t xml:space="preserve">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ascii="Times New Roman" w:eastAsia="Times New Roman" w:hAnsi="Times New Roman"/>
          <w:color w:val="000000"/>
          <w:sz w:val="24"/>
          <w:szCs w:val="24"/>
          <w:rPrChange w:id="4332" w:author="Russell Ott" w:date="2022-05-16T11:47:00Z">
            <w:rPr>
              <w:rFonts w:ascii="Calibri" w:hAnsi="Calibri"/>
              <w:color w:val="000000"/>
            </w:rPr>
          </w:rPrChange>
        </w:rPr>
      </w:pPr>
      <w:r w:rsidRPr="00D14360">
        <w:rPr>
          <w:color w:val="000000"/>
          <w:rPrChange w:id="4333" w:author="Russell Ott" w:date="2022-05-16T11:47:00Z">
            <w:rPr>
              <w:rFonts w:ascii="Calibri" w:hAnsi="Calibri"/>
              <w:color w:val="000000"/>
            </w:rPr>
          </w:rPrChange>
        </w:rPr>
        <w:t>The US Realm General Header is used for documents that are authored by clinicians and systems supporting clinicians, and the US Realm Patient Generated Header is used for documents that are authored by patients and systems supporting patients</w:t>
      </w:r>
      <w:ins w:id="4334" w:author="Russell Ott" w:date="2022-05-16T11:47:00Z">
        <w:r w:rsidR="006B7ACD">
          <w:rPr>
            <w:rFonts w:cs="Calibri"/>
            <w:color w:val="000000"/>
          </w:rPr>
          <w:t>.</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335">
          <w:tblGrid>
            <w:gridCol w:w="725"/>
            <w:gridCol w:w="8517"/>
          </w:tblGrid>
        </w:tblGridChange>
      </w:tblGrid>
      <w:tr w:rsidR="001A0138" w:rsidRPr="00C64922" w14:paraId="053D8DDC" w14:textId="77777777" w:rsidTr="007770C6">
        <w:tc>
          <w:tcPr>
            <w:tcW w:w="725" w:type="dxa"/>
            <w:tcBorders>
              <w:right w:val="nil"/>
            </w:tcBorders>
            <w:shd w:val="clear" w:color="auto" w:fill="C6D9F1"/>
            <w:cellIns w:id="4336" w:author="Russell Ott" w:date="2022-05-16T11:47:00Z"/>
          </w:tcPr>
          <w:p w14:paraId="606A315A" w14:textId="77777777" w:rsidR="00F47D77" w:rsidRPr="00C64922" w:rsidRDefault="00F47D77" w:rsidP="0007159E">
            <w:pPr>
              <w:pStyle w:val="BodyText"/>
              <w:rPr>
                <w:noProof/>
              </w:rPr>
            </w:pPr>
            <w:ins w:id="4337" w:author="Russell Ott" w:date="2022-05-16T11:47:00Z">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64F42508" w14:textId="14386FFE" w:rsidR="00F47D77" w:rsidRPr="00C64922" w:rsidRDefault="00F47D77" w:rsidP="0007159E">
            <w:pPr>
              <w:pStyle w:val="BodyText"/>
              <w:pPrChange w:id="4338" w:author="Russell Ott" w:date="2022-05-16T11:47:00Z">
                <w:pPr>
                  <w:pStyle w:val="BodyText"/>
                  <w:ind w:left="523" w:hanging="90"/>
                </w:pPr>
              </w:pPrChange>
            </w:pPr>
            <w:r w:rsidRPr="00D14360">
              <w:rPr>
                <w:color w:val="000000"/>
              </w:rPr>
              <w:t xml:space="preserve">Each document template defined in C-CDA R2.1 indicates the header template that the document is expected to conform to, and each MAY include additional header </w:t>
            </w:r>
            <w:del w:id="4339" w:author="Russell Ott" w:date="2022-05-16T11:47:00Z">
              <w:r w:rsidR="00086EAB" w:rsidRPr="00D14360">
                <w:rPr>
                  <w:color w:val="000000"/>
                </w:rPr>
                <w:delText xml:space="preserve">  </w:delText>
              </w:r>
            </w:del>
            <w:r w:rsidRPr="00D14360">
              <w:rPr>
                <w:color w:val="000000"/>
              </w:rPr>
              <w:t>constraints that are relevant to the type of clinical note being represented in the document.</w:t>
            </w:r>
            <w:del w:id="4340" w:author="Russell Ott" w:date="2022-05-16T11:47:00Z">
              <w:r w:rsidR="00634398">
                <w:rPr>
                  <w:noProof/>
                </w:rPr>
                <w:drawing>
                  <wp:anchor distT="0" distB="0" distL="114300" distR="114300" simplePos="0" relativeHeight="251803648" behindDoc="0" locked="0" layoutInCell="1" allowOverlap="1" wp14:anchorId="542D140D" wp14:editId="60671A13">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1" name="Graphic 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color w:val="000000"/>
          <w:rPrChange w:id="4341" w:author="Russell Ott" w:date="2022-05-16T11:47:00Z">
            <w:rPr>
              <w:rFonts w:ascii="Calibri" w:hAnsi="Calibri"/>
              <w:color w:val="000000"/>
            </w:rPr>
          </w:rPrChange>
        </w:rPr>
      </w:pPr>
    </w:p>
    <w:p w14:paraId="7B083E5D" w14:textId="77777777" w:rsidR="00A10C4D" w:rsidRPr="00D14360" w:rsidRDefault="00A10C4D" w:rsidP="00B505D2">
      <w:pPr>
        <w:spacing w:after="120"/>
        <w:rPr>
          <w:rFonts w:ascii="Times New Roman" w:eastAsia="Times New Roman" w:hAnsi="Times New Roman"/>
          <w:color w:val="000000"/>
          <w:sz w:val="24"/>
          <w:szCs w:val="24"/>
          <w:rPrChange w:id="4342" w:author="Russell Ott" w:date="2022-05-16T11:47:00Z">
            <w:rPr>
              <w:rFonts w:ascii="Calibri" w:hAnsi="Calibri"/>
              <w:color w:val="000000"/>
            </w:rPr>
          </w:rPrChange>
        </w:rPr>
      </w:pPr>
      <w:r w:rsidRPr="00D14360">
        <w:rPr>
          <w:color w:val="000000"/>
          <w:rPrChange w:id="4343" w:author="Russell Ott" w:date="2022-05-16T11:47:00Z">
            <w:rPr>
              <w:rFonts w:ascii="Calibri" w:hAnsi="Calibri"/>
              <w:color w:val="000000"/>
            </w:rPr>
          </w:rPrChange>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ascii="Times New Roman" w:eastAsia="Times New Roman" w:hAnsi="Times New Roman"/>
          <w:color w:val="000000"/>
          <w:sz w:val="24"/>
          <w:szCs w:val="24"/>
          <w:rPrChange w:id="4344" w:author="Russell Ott" w:date="2022-05-16T11:47:00Z">
            <w:rPr>
              <w:rFonts w:ascii="Calibri" w:hAnsi="Calibri"/>
              <w:color w:val="000000"/>
            </w:rPr>
          </w:rPrChange>
        </w:rPr>
      </w:pPr>
      <w:r w:rsidRPr="00D14360">
        <w:rPr>
          <w:color w:val="000000"/>
          <w:rPrChange w:id="4345" w:author="Russell Ott" w:date="2022-05-16T11:47:00Z">
            <w:rPr>
              <w:rFonts w:ascii="Calibri" w:hAnsi="Calibri"/>
              <w:color w:val="000000"/>
            </w:rPr>
          </w:rPrChange>
        </w:rPr>
        <w:t>Further, the secti</w:t>
      </w:r>
      <w:r w:rsidRPr="00D14360">
        <w:rPr>
          <w:color w:val="000000"/>
          <w:rPrChange w:id="4346" w:author="Russell Ott" w:date="2022-05-16T11:47:00Z">
            <w:rPr>
              <w:rFonts w:ascii="Calibri" w:hAnsi="Calibri"/>
              <w:color w:val="000000"/>
            </w:rPr>
          </w:rPrChange>
        </w:rPr>
        <w:t xml:space="preserve">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10C7C">
      <w:pPr>
        <w:pStyle w:val="Heading3"/>
      </w:pPr>
      <w:bookmarkStart w:id="4347" w:name="_Toc10690832"/>
      <w:bookmarkStart w:id="4348" w:name="_Toc11043568"/>
      <w:bookmarkStart w:id="4349" w:name="_Toc11045566"/>
      <w:bookmarkStart w:id="4350" w:name="_Toc11391236"/>
      <w:bookmarkStart w:id="4351" w:name="_Toc103262634"/>
      <w:bookmarkStart w:id="4352" w:name="_Toc22823379"/>
      <w:r w:rsidRPr="00C64922">
        <w:t>Nested Content and Context Conduction</w:t>
      </w:r>
      <w:bookmarkEnd w:id="4347"/>
      <w:bookmarkEnd w:id="4348"/>
      <w:bookmarkEnd w:id="4349"/>
      <w:bookmarkEnd w:id="4350"/>
      <w:bookmarkEnd w:id="4351"/>
      <w:bookmarkEnd w:id="4352"/>
    </w:p>
    <w:p w14:paraId="28F8D71A" w14:textId="77777777" w:rsidR="00DE1E4B" w:rsidRPr="003A3D50" w:rsidRDefault="00DE1E4B" w:rsidP="00DE1E4B">
      <w:pPr>
        <w:pStyle w:val="NormalWeb"/>
        <w:spacing w:before="0" w:beforeAutospacing="0" w:after="120" w:afterAutospacing="0"/>
        <w:rPr>
          <w:color w:val="000000"/>
          <w:rPrChange w:id="4353" w:author="Russell Ott" w:date="2022-05-16T11:47:00Z">
            <w:rPr>
              <w:color w:val="000000"/>
            </w:rPr>
          </w:rPrChange>
        </w:rPr>
      </w:pPr>
      <w:r w:rsidRPr="003A3D50">
        <w:rPr>
          <w:color w:val="000000"/>
          <w:shd w:val="clear" w:color="auto" w:fill="FFFFFF"/>
          <w:rPrChange w:id="4354" w:author="Russell Ott" w:date="2022-05-16T11:47:00Z">
            <w:rPr>
              <w:color w:val="000000"/>
              <w:shd w:val="clear" w:color="auto" w:fill="FFFFFF"/>
            </w:rPr>
          </w:rPrChange>
        </w:rPr>
        <w:t xml:space="preserve">CDA context is set in the CDA header and applies to the entire document. Context can be overridden at the level of the section, and/or CDA entry. </w:t>
      </w:r>
      <w:r w:rsidRPr="003A3D50">
        <w:rPr>
          <w:color w:val="000000"/>
          <w:rPrChange w:id="4355" w:author="Russell Ott" w:date="2022-05-16T11:47:00Z">
            <w:rPr>
              <w:color w:val="000000"/>
            </w:rPr>
          </w:rPrChange>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color w:val="000000"/>
          <w:rPrChange w:id="4356" w:author="Russell Ott" w:date="2022-05-16T11:47:00Z">
            <w:rPr>
              <w:rStyle w:val="FootnoteReference"/>
              <w:color w:val="000000"/>
            </w:rPr>
          </w:rPrChange>
        </w:rPr>
        <w:footnoteReference w:id="58"/>
      </w:r>
    </w:p>
    <w:p w14:paraId="6D60DA95" w14:textId="77777777" w:rsidR="00DE1E4B" w:rsidRPr="003A3D50" w:rsidRDefault="00DE1E4B" w:rsidP="00DE1E4B">
      <w:pPr>
        <w:spacing w:after="120"/>
        <w:rPr>
          <w:rFonts w:ascii="Times New Roman" w:eastAsia="Times New Roman" w:hAnsi="Times New Roman"/>
          <w:color w:val="000000"/>
          <w:sz w:val="24"/>
          <w:szCs w:val="24"/>
          <w:shd w:val="clear" w:color="auto" w:fill="FFFFFF"/>
          <w:rPrChange w:id="4357" w:author="Russell Ott" w:date="2022-05-16T11:47:00Z">
            <w:rPr>
              <w:rFonts w:ascii="Calibri" w:hAnsi="Calibri"/>
              <w:color w:val="000000"/>
              <w:shd w:val="clear" w:color="auto" w:fill="FFFFFF"/>
            </w:rPr>
          </w:rPrChange>
        </w:rPr>
      </w:pPr>
      <w:r w:rsidRPr="003A3D50">
        <w:rPr>
          <w:color w:val="000000"/>
          <w:shd w:val="clear" w:color="auto" w:fill="FFFFFF"/>
          <w:rPrChange w:id="4358" w:author="Russell Ott" w:date="2022-05-16T11:47:00Z">
            <w:rPr>
              <w:rFonts w:ascii="Calibri" w:hAnsi="Calibri"/>
              <w:color w:val="000000"/>
              <w:shd w:val="clear" w:color="auto" w:fill="FFFFFF"/>
            </w:rPr>
          </w:rPrChange>
        </w:rPr>
        <w:t>CDA's approach to context, and the propagation o</w:t>
      </w:r>
      <w:r w:rsidRPr="003A3D50">
        <w:rPr>
          <w:color w:val="000000"/>
          <w:shd w:val="clear" w:color="auto" w:fill="FFFFFF"/>
          <w:rPrChange w:id="4359" w:author="Russell Ott" w:date="2022-05-16T11:47:00Z">
            <w:rPr>
              <w:rFonts w:ascii="Calibri" w:hAnsi="Calibri"/>
              <w:color w:val="000000"/>
              <w:shd w:val="clear" w:color="auto" w:fill="FFFFFF"/>
            </w:rPr>
          </w:rPrChange>
        </w:rPr>
        <w:t>f that context to nested document components, follows these design principles</w:t>
      </w:r>
      <w:r w:rsidRPr="003A3D50">
        <w:rPr>
          <w:rStyle w:val="FootnoteReference"/>
          <w:color w:val="000000"/>
          <w:shd w:val="clear" w:color="auto" w:fill="FFFFFF"/>
          <w:rPrChange w:id="4360" w:author="Russell Ott" w:date="2022-05-16T11:47:00Z">
            <w:rPr>
              <w:rStyle w:val="FootnoteReference"/>
              <w:rFonts w:ascii="Calibri" w:hAnsi="Calibri"/>
              <w:color w:val="000000"/>
              <w:shd w:val="clear" w:color="auto" w:fill="FFFFFF"/>
            </w:rPr>
          </w:rPrChange>
        </w:rPr>
        <w:footnoteReference w:id="59"/>
      </w:r>
      <w:r w:rsidRPr="003A3D50">
        <w:rPr>
          <w:color w:val="000000"/>
          <w:shd w:val="clear" w:color="auto" w:fill="FFFFFF"/>
          <w:rPrChange w:id="4361" w:author="Russell Ott" w:date="2022-05-16T11:47:00Z">
            <w:rPr>
              <w:rFonts w:ascii="Calibri" w:hAnsi="Calibri"/>
              <w:color w:val="000000"/>
              <w:shd w:val="clear" w:color="auto" w:fill="FFFFFF"/>
            </w:rPr>
          </w:rPrChange>
        </w:rPr>
        <w:t>:</w:t>
      </w:r>
    </w:p>
    <w:p w14:paraId="37AE73AD" w14:textId="77777777" w:rsidR="00DE1E4B" w:rsidRPr="003A3D50" w:rsidRDefault="00DE1E4B" w:rsidP="0054522C">
      <w:pPr>
        <w:numPr>
          <w:ilvl w:val="0"/>
          <w:numId w:val="22"/>
        </w:numPr>
        <w:shd w:val="clear" w:color="auto" w:fill="FFFFFF"/>
        <w:spacing w:after="120"/>
        <w:rPr>
          <w:rFonts w:ascii="Times New Roman" w:eastAsia="Times New Roman" w:hAnsi="Times New Roman"/>
          <w:color w:val="000000"/>
          <w:sz w:val="24"/>
          <w:szCs w:val="24"/>
          <w:rPrChange w:id="4362" w:author="Russell Ott" w:date="2022-05-16T11:47:00Z">
            <w:rPr>
              <w:rFonts w:ascii="Calibri" w:hAnsi="Calibri"/>
              <w:color w:val="000000"/>
            </w:rPr>
          </w:rPrChange>
        </w:rPr>
      </w:pPr>
      <w:r w:rsidRPr="003A3D50">
        <w:rPr>
          <w:color w:val="000000"/>
          <w:rPrChange w:id="4363" w:author="Russell Ott" w:date="2022-05-16T11:47:00Z">
            <w:rPr>
              <w:rFonts w:ascii="Calibri" w:hAnsi="Calibri"/>
              <w:color w:val="000000"/>
            </w:rPr>
          </w:rPrChange>
        </w:rPr>
        <w:t>The CDA Header sets context for the entire document. A propagating value specified in the document header holds true throughout the document, unless explicitly overridden. Thi</w:t>
      </w:r>
      <w:r w:rsidRPr="003A3D50">
        <w:rPr>
          <w:color w:val="000000"/>
          <w:rPrChange w:id="4364" w:author="Russell Ott" w:date="2022-05-16T11:47:00Z">
            <w:rPr>
              <w:rFonts w:ascii="Calibri" w:hAnsi="Calibri"/>
              <w:color w:val="000000"/>
            </w:rPr>
          </w:rPrChange>
        </w:rPr>
        <w:t>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color w:val="000000"/>
          <w:rPrChange w:id="4365" w:author="Russell Ott" w:date="2022-05-16T11:47:00Z">
            <w:rPr>
              <w:color w:val="000000"/>
            </w:rPr>
          </w:rPrChange>
        </w:rPr>
      </w:pPr>
      <w:r w:rsidRPr="003A3D50">
        <w:rPr>
          <w:color w:val="000000"/>
          <w:rPrChange w:id="4366" w:author="Russell Ott" w:date="2022-05-16T11:47:00Z">
            <w:rPr>
              <w:color w:val="000000"/>
            </w:rPr>
          </w:rPrChange>
        </w:rPr>
        <w:t>Author</w:t>
      </w:r>
    </w:p>
    <w:p w14:paraId="06FC8795" w14:textId="77777777" w:rsidR="00DE1E4B" w:rsidRPr="003A3D50" w:rsidRDefault="00DE1E4B" w:rsidP="0054522C">
      <w:pPr>
        <w:pStyle w:val="ListParagraph"/>
        <w:numPr>
          <w:ilvl w:val="1"/>
          <w:numId w:val="22"/>
        </w:numPr>
        <w:shd w:val="clear" w:color="auto" w:fill="FFFFFF"/>
        <w:rPr>
          <w:color w:val="000000"/>
          <w:rPrChange w:id="4367" w:author="Russell Ott" w:date="2022-05-16T11:47:00Z">
            <w:rPr>
              <w:color w:val="000000"/>
            </w:rPr>
          </w:rPrChange>
        </w:rPr>
      </w:pPr>
      <w:r w:rsidRPr="003A3D50">
        <w:rPr>
          <w:color w:val="000000"/>
          <w:rPrChange w:id="4368" w:author="Russell Ott" w:date="2022-05-16T11:47:00Z">
            <w:rPr>
              <w:color w:val="000000"/>
            </w:rPr>
          </w:rPrChange>
        </w:rPr>
        <w:t>Confidentiality</w:t>
      </w:r>
    </w:p>
    <w:p w14:paraId="20EA148E" w14:textId="77777777" w:rsidR="00DE1E4B" w:rsidRPr="003A3D50" w:rsidRDefault="00DE1E4B" w:rsidP="0054522C">
      <w:pPr>
        <w:pStyle w:val="ListParagraph"/>
        <w:numPr>
          <w:ilvl w:val="1"/>
          <w:numId w:val="22"/>
        </w:numPr>
        <w:shd w:val="clear" w:color="auto" w:fill="FFFFFF"/>
        <w:rPr>
          <w:color w:val="000000"/>
          <w:rPrChange w:id="4369" w:author="Russell Ott" w:date="2022-05-16T11:47:00Z">
            <w:rPr>
              <w:color w:val="000000"/>
            </w:rPr>
          </w:rPrChange>
        </w:rPr>
      </w:pPr>
      <w:r w:rsidRPr="003A3D50">
        <w:rPr>
          <w:color w:val="000000"/>
          <w:rPrChange w:id="4370" w:author="Russell Ott" w:date="2022-05-16T11:47:00Z">
            <w:rPr>
              <w:color w:val="000000"/>
            </w:rPr>
          </w:rPrChange>
        </w:rPr>
        <w:t>Data enterer</w:t>
      </w:r>
    </w:p>
    <w:p w14:paraId="4F23529E" w14:textId="77777777" w:rsidR="00DE1E4B" w:rsidRPr="003A3D50" w:rsidRDefault="00DE1E4B" w:rsidP="0054522C">
      <w:pPr>
        <w:pStyle w:val="ListParagraph"/>
        <w:numPr>
          <w:ilvl w:val="1"/>
          <w:numId w:val="22"/>
        </w:numPr>
        <w:shd w:val="clear" w:color="auto" w:fill="FFFFFF"/>
        <w:rPr>
          <w:color w:val="000000"/>
          <w:rPrChange w:id="4371" w:author="Russell Ott" w:date="2022-05-16T11:47:00Z">
            <w:rPr>
              <w:color w:val="000000"/>
            </w:rPr>
          </w:rPrChange>
        </w:rPr>
      </w:pPr>
      <w:r w:rsidRPr="003A3D50">
        <w:rPr>
          <w:color w:val="000000"/>
          <w:rPrChange w:id="4372" w:author="Russell Ott" w:date="2022-05-16T11:47:00Z">
            <w:rPr>
              <w:color w:val="000000"/>
            </w:rPr>
          </w:rPrChange>
        </w:rPr>
        <w:t>Human language</w:t>
      </w:r>
    </w:p>
    <w:p w14:paraId="192558BC" w14:textId="77777777" w:rsidR="00DE1E4B" w:rsidRPr="003A3D50" w:rsidRDefault="00DE1E4B" w:rsidP="0054522C">
      <w:pPr>
        <w:pStyle w:val="ListParagraph"/>
        <w:numPr>
          <w:ilvl w:val="1"/>
          <w:numId w:val="22"/>
        </w:numPr>
        <w:shd w:val="clear" w:color="auto" w:fill="FFFFFF"/>
        <w:rPr>
          <w:color w:val="000000"/>
          <w:rPrChange w:id="4373" w:author="Russell Ott" w:date="2022-05-16T11:47:00Z">
            <w:rPr>
              <w:color w:val="000000"/>
            </w:rPr>
          </w:rPrChange>
        </w:rPr>
      </w:pPr>
      <w:r w:rsidRPr="003A3D50">
        <w:rPr>
          <w:color w:val="000000"/>
          <w:rPrChange w:id="4374" w:author="Russell Ott" w:date="2022-05-16T11:47:00Z">
            <w:rPr>
              <w:color w:val="000000"/>
            </w:rPr>
          </w:rPrChange>
        </w:rPr>
        <w:t>Informant</w:t>
      </w:r>
    </w:p>
    <w:p w14:paraId="48C9D5E6" w14:textId="77777777" w:rsidR="00DE1E4B" w:rsidRPr="003A3D50" w:rsidRDefault="00DE1E4B" w:rsidP="0054522C">
      <w:pPr>
        <w:pStyle w:val="ListParagraph"/>
        <w:numPr>
          <w:ilvl w:val="1"/>
          <w:numId w:val="22"/>
        </w:numPr>
        <w:shd w:val="clear" w:color="auto" w:fill="FFFFFF"/>
        <w:rPr>
          <w:color w:val="000000"/>
          <w:rPrChange w:id="4375" w:author="Russell Ott" w:date="2022-05-16T11:47:00Z">
            <w:rPr>
              <w:color w:val="000000"/>
            </w:rPr>
          </w:rPrChange>
        </w:rPr>
      </w:pPr>
      <w:r w:rsidRPr="003A3D50">
        <w:rPr>
          <w:color w:val="000000"/>
          <w:rPrChange w:id="4376" w:author="Russell Ott" w:date="2022-05-16T11:47:00Z">
            <w:rPr>
              <w:color w:val="000000"/>
            </w:rPr>
          </w:rPrChange>
        </w:rPr>
        <w:t>Legal authenticator</w:t>
      </w:r>
    </w:p>
    <w:p w14:paraId="021FBBD7" w14:textId="77777777" w:rsidR="00DE1E4B" w:rsidRPr="003A3D50" w:rsidRDefault="00DE1E4B" w:rsidP="0054522C">
      <w:pPr>
        <w:pStyle w:val="ListParagraph"/>
        <w:numPr>
          <w:ilvl w:val="1"/>
          <w:numId w:val="22"/>
        </w:numPr>
        <w:shd w:val="clear" w:color="auto" w:fill="FFFFFF"/>
        <w:rPr>
          <w:color w:val="000000"/>
          <w:rPrChange w:id="4377" w:author="Russell Ott" w:date="2022-05-16T11:47:00Z">
            <w:rPr>
              <w:color w:val="000000"/>
            </w:rPr>
          </w:rPrChange>
        </w:rPr>
      </w:pPr>
      <w:r w:rsidRPr="003A3D50">
        <w:rPr>
          <w:color w:val="000000"/>
          <w:rPrChange w:id="4378" w:author="Russell Ott" w:date="2022-05-16T11:47:00Z">
            <w:rPr>
              <w:color w:val="000000"/>
            </w:rPr>
          </w:rPrChange>
        </w:rPr>
        <w:t>Participant</w:t>
      </w:r>
    </w:p>
    <w:p w14:paraId="1675CE12" w14:textId="77777777" w:rsidR="00DE1E4B" w:rsidRPr="003A3D50" w:rsidRDefault="00DE1E4B" w:rsidP="0054522C">
      <w:pPr>
        <w:pStyle w:val="ListParagraph"/>
        <w:numPr>
          <w:ilvl w:val="1"/>
          <w:numId w:val="22"/>
        </w:numPr>
        <w:shd w:val="clear" w:color="auto" w:fill="FFFFFF"/>
        <w:rPr>
          <w:color w:val="000000"/>
          <w:rPrChange w:id="4379" w:author="Russell Ott" w:date="2022-05-16T11:47:00Z">
            <w:rPr>
              <w:color w:val="000000"/>
            </w:rPr>
          </w:rPrChange>
        </w:rPr>
      </w:pPr>
      <w:r w:rsidRPr="003A3D50">
        <w:rPr>
          <w:color w:val="000000"/>
          <w:rPrChange w:id="4380" w:author="Russell Ott" w:date="2022-05-16T11:47:00Z">
            <w:rPr>
              <w:color w:val="000000"/>
            </w:rPr>
          </w:rPrChange>
        </w:rPr>
        <w:t>Record target</w:t>
      </w:r>
    </w:p>
    <w:p w14:paraId="406F4D67"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381" w:author="Russell Ott" w:date="2022-05-16T11:47:00Z">
            <w:rPr>
              <w:rFonts w:ascii="Calibri" w:hAnsi="Calibri"/>
              <w:color w:val="000000"/>
            </w:rPr>
          </w:rPrChange>
        </w:rPr>
      </w:pPr>
      <w:r w:rsidRPr="003A3D50">
        <w:rPr>
          <w:color w:val="000000"/>
          <w:rPrChange w:id="4382" w:author="Russell Ott" w:date="2022-05-16T11:47:00Z">
            <w:rPr>
              <w:rFonts w:ascii="Calibri" w:hAnsi="Calibri"/>
              <w:color w:val="000000"/>
            </w:rPr>
          </w:rPrChange>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color w:val="000000"/>
          <w:rPrChange w:id="4383" w:author="Russell Ott" w:date="2022-05-16T11:47:00Z">
            <w:rPr>
              <w:color w:val="000000"/>
            </w:rPr>
          </w:rPrChange>
        </w:rPr>
      </w:pPr>
      <w:r w:rsidRPr="003A3D50">
        <w:rPr>
          <w:color w:val="000000"/>
          <w:rPrChange w:id="4384" w:author="Russell Ott" w:date="2022-05-16T11:47:00Z">
            <w:rPr>
              <w:color w:val="000000"/>
            </w:rPr>
          </w:rPrChange>
        </w:rPr>
        <w:t>Confidentiality</w:t>
      </w:r>
    </w:p>
    <w:p w14:paraId="5AB80EF2" w14:textId="77777777" w:rsidR="00DE1E4B" w:rsidRPr="003A3D50" w:rsidRDefault="00DE1E4B" w:rsidP="0054522C">
      <w:pPr>
        <w:pStyle w:val="ListParagraph"/>
        <w:numPr>
          <w:ilvl w:val="1"/>
          <w:numId w:val="22"/>
        </w:numPr>
        <w:shd w:val="clear" w:color="auto" w:fill="FFFFFF"/>
        <w:rPr>
          <w:color w:val="000000"/>
          <w:rPrChange w:id="4385" w:author="Russell Ott" w:date="2022-05-16T11:47:00Z">
            <w:rPr>
              <w:color w:val="000000"/>
            </w:rPr>
          </w:rPrChange>
        </w:rPr>
      </w:pPr>
      <w:r w:rsidRPr="003A3D50">
        <w:rPr>
          <w:color w:val="000000"/>
          <w:rPrChange w:id="4386" w:author="Russell Ott" w:date="2022-05-16T11:47:00Z">
            <w:rPr>
              <w:color w:val="000000"/>
            </w:rPr>
          </w:rPrChange>
        </w:rPr>
        <w:t>Human language</w:t>
      </w:r>
    </w:p>
    <w:p w14:paraId="62223327"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387" w:author="Russell Ott" w:date="2022-05-16T11:47:00Z">
            <w:rPr>
              <w:rFonts w:ascii="Calibri" w:hAnsi="Calibri"/>
              <w:color w:val="000000"/>
            </w:rPr>
          </w:rPrChange>
        </w:rPr>
      </w:pPr>
      <w:r w:rsidRPr="003A3D50">
        <w:rPr>
          <w:color w:val="000000"/>
          <w:rPrChange w:id="4388" w:author="Russell Ott" w:date="2022-05-16T11:47:00Z">
            <w:rPr>
              <w:rFonts w:ascii="Calibri" w:hAnsi="Calibri"/>
              <w:color w:val="000000"/>
            </w:rPr>
          </w:rPrChange>
        </w:rPr>
        <w:t xml:space="preserve">Context components that can be overridden at the level of a document </w:t>
      </w:r>
      <w:r w:rsidRPr="003A3D50">
        <w:rPr>
          <w:color w:val="000000"/>
          <w:rPrChange w:id="4389" w:author="Russell Ott" w:date="2022-05-16T11:47:00Z">
            <w:rPr>
              <w:rFonts w:ascii="Calibri" w:hAnsi="Calibri"/>
              <w:color w:val="000000"/>
            </w:rPr>
          </w:rPrChange>
        </w:rPr>
        <w:t>section include:</w:t>
      </w:r>
    </w:p>
    <w:p w14:paraId="551145D2"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390" w:author="Russell Ott" w:date="2022-05-16T11:47:00Z">
            <w:rPr>
              <w:rFonts w:ascii="Calibri" w:hAnsi="Calibri"/>
              <w:color w:val="000000"/>
            </w:rPr>
          </w:rPrChange>
        </w:rPr>
      </w:pPr>
      <w:r w:rsidRPr="003A3D50">
        <w:rPr>
          <w:color w:val="000000"/>
          <w:rPrChange w:id="4391" w:author="Russell Ott" w:date="2022-05-16T11:47:00Z">
            <w:rPr>
              <w:rFonts w:ascii="Calibri" w:hAnsi="Calibri"/>
              <w:color w:val="000000"/>
            </w:rPr>
          </w:rPrChange>
        </w:rPr>
        <w:t>Author</w:t>
      </w:r>
    </w:p>
    <w:p w14:paraId="12B05D49"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392" w:author="Russell Ott" w:date="2022-05-16T11:47:00Z">
            <w:rPr>
              <w:rFonts w:ascii="Calibri" w:hAnsi="Calibri"/>
              <w:color w:val="000000"/>
            </w:rPr>
          </w:rPrChange>
        </w:rPr>
      </w:pPr>
      <w:r w:rsidRPr="003A3D50">
        <w:rPr>
          <w:color w:val="000000"/>
          <w:rPrChange w:id="4393" w:author="Russell Ott" w:date="2022-05-16T11:47:00Z">
            <w:rPr>
              <w:rFonts w:ascii="Calibri" w:hAnsi="Calibri"/>
              <w:color w:val="000000"/>
            </w:rPr>
          </w:rPrChange>
        </w:rPr>
        <w:t>Confidentiality</w:t>
      </w:r>
    </w:p>
    <w:p w14:paraId="12F784C0"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394" w:author="Russell Ott" w:date="2022-05-16T11:47:00Z">
            <w:rPr>
              <w:rFonts w:ascii="Calibri" w:hAnsi="Calibri"/>
              <w:color w:val="000000"/>
            </w:rPr>
          </w:rPrChange>
        </w:rPr>
      </w:pPr>
      <w:r w:rsidRPr="003A3D50">
        <w:rPr>
          <w:color w:val="000000"/>
          <w:rPrChange w:id="4395" w:author="Russell Ott" w:date="2022-05-16T11:47:00Z">
            <w:rPr>
              <w:rFonts w:ascii="Calibri" w:hAnsi="Calibri"/>
              <w:color w:val="000000"/>
            </w:rPr>
          </w:rPrChange>
        </w:rPr>
        <w:t>Human language</w:t>
      </w:r>
    </w:p>
    <w:p w14:paraId="3CAC7B50"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396" w:author="Russell Ott" w:date="2022-05-16T11:47:00Z">
            <w:rPr>
              <w:rFonts w:ascii="Calibri" w:hAnsi="Calibri"/>
              <w:color w:val="000000"/>
            </w:rPr>
          </w:rPrChange>
        </w:rPr>
      </w:pPr>
      <w:r w:rsidRPr="003A3D50">
        <w:rPr>
          <w:color w:val="000000"/>
          <w:rPrChange w:id="4397" w:author="Russell Ott" w:date="2022-05-16T11:47:00Z">
            <w:rPr>
              <w:rFonts w:ascii="Calibri" w:hAnsi="Calibri"/>
              <w:color w:val="000000"/>
            </w:rPr>
          </w:rPrChange>
        </w:rPr>
        <w:t>Informant</w:t>
      </w:r>
    </w:p>
    <w:p w14:paraId="4003836E"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398" w:author="Russell Ott" w:date="2022-05-16T11:47:00Z">
            <w:rPr>
              <w:rFonts w:ascii="Calibri" w:hAnsi="Calibri"/>
              <w:color w:val="000000"/>
            </w:rPr>
          </w:rPrChange>
        </w:rPr>
      </w:pPr>
      <w:r w:rsidRPr="003A3D50">
        <w:rPr>
          <w:color w:val="000000"/>
          <w:rPrChange w:id="4399" w:author="Russell Ott" w:date="2022-05-16T11:47:00Z">
            <w:rPr>
              <w:rFonts w:ascii="Calibri" w:hAnsi="Calibri"/>
              <w:color w:val="000000"/>
            </w:rPr>
          </w:rPrChange>
        </w:rPr>
        <w:t>Subject</w:t>
      </w:r>
    </w:p>
    <w:p w14:paraId="61D5E4DB"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00" w:author="Russell Ott" w:date="2022-05-16T11:47:00Z">
            <w:rPr>
              <w:rFonts w:ascii="Calibri" w:hAnsi="Calibri"/>
              <w:color w:val="000000"/>
            </w:rPr>
          </w:rPrChange>
        </w:rPr>
      </w:pPr>
      <w:r w:rsidRPr="003A3D50">
        <w:rPr>
          <w:color w:val="000000"/>
          <w:rPrChange w:id="4401" w:author="Russell Ott" w:date="2022-05-16T11:47:00Z">
            <w:rPr>
              <w:rFonts w:ascii="Calibri" w:hAnsi="Calibri"/>
              <w:color w:val="000000"/>
            </w:rPr>
          </w:rPrChange>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02" w:author="Russell Ott" w:date="2022-05-16T11:47:00Z">
            <w:rPr>
              <w:rFonts w:ascii="Calibri" w:hAnsi="Calibri"/>
              <w:color w:val="000000"/>
            </w:rPr>
          </w:rPrChange>
        </w:rPr>
      </w:pPr>
      <w:r w:rsidRPr="003A3D50">
        <w:rPr>
          <w:color w:val="000000"/>
          <w:rPrChange w:id="4403" w:author="Russell Ott" w:date="2022-05-16T11:47:00Z">
            <w:rPr>
              <w:rFonts w:ascii="Calibri" w:hAnsi="Calibri"/>
              <w:color w:val="000000"/>
            </w:rPr>
          </w:rPrChange>
        </w:rPr>
        <w:t>Author</w:t>
      </w:r>
    </w:p>
    <w:p w14:paraId="1B69FA6C"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04" w:author="Russell Ott" w:date="2022-05-16T11:47:00Z">
            <w:rPr>
              <w:rFonts w:ascii="Calibri" w:hAnsi="Calibri"/>
              <w:color w:val="000000"/>
            </w:rPr>
          </w:rPrChange>
        </w:rPr>
      </w:pPr>
      <w:r w:rsidRPr="003A3D50">
        <w:rPr>
          <w:color w:val="000000"/>
          <w:rPrChange w:id="4405" w:author="Russell Ott" w:date="2022-05-16T11:47:00Z">
            <w:rPr>
              <w:rFonts w:ascii="Calibri" w:hAnsi="Calibri"/>
              <w:color w:val="000000"/>
            </w:rPr>
          </w:rPrChange>
        </w:rPr>
        <w:t>Confidentiality</w:t>
      </w:r>
    </w:p>
    <w:p w14:paraId="4BB8CE1C"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06" w:author="Russell Ott" w:date="2022-05-16T11:47:00Z">
            <w:rPr>
              <w:rFonts w:ascii="Calibri" w:hAnsi="Calibri"/>
              <w:color w:val="000000"/>
            </w:rPr>
          </w:rPrChange>
        </w:rPr>
      </w:pPr>
      <w:r w:rsidRPr="003A3D50">
        <w:rPr>
          <w:color w:val="000000"/>
          <w:rPrChange w:id="4407" w:author="Russell Ott" w:date="2022-05-16T11:47:00Z">
            <w:rPr>
              <w:rFonts w:ascii="Calibri" w:hAnsi="Calibri"/>
              <w:color w:val="000000"/>
            </w:rPr>
          </w:rPrChange>
        </w:rPr>
        <w:t>Human language</w:t>
      </w:r>
    </w:p>
    <w:p w14:paraId="0BC7EFF3"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08" w:author="Russell Ott" w:date="2022-05-16T11:47:00Z">
            <w:rPr>
              <w:rFonts w:ascii="Calibri" w:hAnsi="Calibri"/>
              <w:color w:val="000000"/>
            </w:rPr>
          </w:rPrChange>
        </w:rPr>
      </w:pPr>
      <w:r w:rsidRPr="003A3D50">
        <w:rPr>
          <w:color w:val="000000"/>
          <w:rPrChange w:id="4409" w:author="Russell Ott" w:date="2022-05-16T11:47:00Z">
            <w:rPr>
              <w:rFonts w:ascii="Calibri" w:hAnsi="Calibri"/>
              <w:color w:val="000000"/>
            </w:rPr>
          </w:rPrChange>
        </w:rPr>
        <w:t>Informant</w:t>
      </w:r>
    </w:p>
    <w:p w14:paraId="104D06B6"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10" w:author="Russell Ott" w:date="2022-05-16T11:47:00Z">
            <w:rPr>
              <w:rFonts w:ascii="Calibri" w:hAnsi="Calibri"/>
              <w:color w:val="000000"/>
            </w:rPr>
          </w:rPrChange>
        </w:rPr>
      </w:pPr>
      <w:r w:rsidRPr="003A3D50">
        <w:rPr>
          <w:color w:val="000000"/>
          <w:rPrChange w:id="4411" w:author="Russell Ott" w:date="2022-05-16T11:47:00Z">
            <w:rPr>
              <w:rFonts w:ascii="Calibri" w:hAnsi="Calibri"/>
              <w:color w:val="000000"/>
            </w:rPr>
          </w:rPrChange>
        </w:rPr>
        <w:t>Participant</w:t>
      </w:r>
    </w:p>
    <w:p w14:paraId="760727E4"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12" w:author="Russell Ott" w:date="2022-05-16T11:47:00Z">
            <w:rPr>
              <w:rFonts w:ascii="Calibri" w:hAnsi="Calibri"/>
              <w:color w:val="000000"/>
            </w:rPr>
          </w:rPrChange>
        </w:rPr>
      </w:pPr>
      <w:r w:rsidRPr="003A3D50">
        <w:rPr>
          <w:color w:val="000000"/>
          <w:rPrChange w:id="4413" w:author="Russell Ott" w:date="2022-05-16T11:47:00Z">
            <w:rPr>
              <w:rFonts w:ascii="Calibri" w:hAnsi="Calibri"/>
              <w:color w:val="000000"/>
            </w:rPr>
          </w:rPrChange>
        </w:rPr>
        <w:t>Subject</w:t>
      </w:r>
    </w:p>
    <w:p w14:paraId="0B924360"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14" w:author="Russell Ott" w:date="2022-05-16T11:47:00Z">
            <w:rPr>
              <w:rFonts w:ascii="Calibri" w:hAnsi="Calibri"/>
              <w:color w:val="000000"/>
            </w:rPr>
          </w:rPrChange>
        </w:rPr>
      </w:pPr>
      <w:r w:rsidRPr="003A3D50">
        <w:rPr>
          <w:color w:val="000000"/>
          <w:rPrChange w:id="4415" w:author="Russell Ott" w:date="2022-05-16T11:47:00Z">
            <w:rPr>
              <w:rFonts w:ascii="Calibri" w:hAnsi="Calibri"/>
              <w:color w:val="000000"/>
            </w:rPr>
          </w:rPrChange>
        </w:rPr>
        <w:t>Context propagates from outer context to nested context. Context that is specified on an outer tag holds true for all nested tags, unless overridden on a nested tag. Context specified on a tag within the CDA body always overrides context propagated from an</w:t>
      </w:r>
      <w:r w:rsidRPr="003A3D50">
        <w:rPr>
          <w:color w:val="000000"/>
          <w:rPrChange w:id="4416" w:author="Russell Ott" w:date="2022-05-16T11:47:00Z">
            <w:rPr>
              <w:rFonts w:ascii="Calibri" w:hAnsi="Calibri"/>
              <w:color w:val="000000"/>
            </w:rPr>
          </w:rPrChange>
        </w:rPr>
        <w:t xml:space="preserve"> outer tag. For instance, the specification of authorship at a document section level overrides all authorship propagated from the header. </w:t>
      </w:r>
      <w:r w:rsidRPr="003A3D50">
        <w:rPr>
          <w:rPrChange w:id="4417" w:author="Russell Ott" w:date="2022-05-16T11:47:00Z">
            <w:rPr>
              <w:rFonts w:ascii="Calibri" w:hAnsi="Calibri"/>
            </w:rPr>
          </w:rPrChange>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ascii="Times New Roman" w:eastAsia="Times New Roman" w:hAnsi="Times New Roman"/>
          <w:color w:val="000000"/>
          <w:sz w:val="24"/>
          <w:szCs w:val="24"/>
          <w:rPrChange w:id="4418" w:author="Russell Ott" w:date="2022-05-16T11:47:00Z">
            <w:rPr>
              <w:rFonts w:ascii="Calibri" w:hAnsi="Calibri"/>
              <w:color w:val="000000"/>
            </w:rPr>
          </w:rPrChange>
        </w:rPr>
      </w:pPr>
      <w:r w:rsidRPr="003A3D50">
        <w:rPr>
          <w:color w:val="000000"/>
          <w:rPrChange w:id="4419" w:author="Russell Ott" w:date="2022-05-16T11:47:00Z">
            <w:rPr>
              <w:rFonts w:ascii="Calibri" w:hAnsi="Calibri"/>
              <w:color w:val="000000"/>
            </w:rPr>
          </w:rPrChange>
        </w:rPr>
        <w:t xml:space="preserve">Context is sometimes known precisely, and is sometimes unknown, such as in the case where a document is comprised of a large unparsed narrative block that potentially </w:t>
      </w:r>
      <w:r w:rsidRPr="003A3D50">
        <w:rPr>
          <w:color w:val="000000"/>
          <w:rPrChange w:id="4420" w:author="Russell Ott" w:date="2022-05-16T11:47:00Z">
            <w:rPr>
              <w:rFonts w:ascii="Calibri" w:hAnsi="Calibri"/>
              <w:color w:val="000000"/>
            </w:rPr>
          </w:rPrChange>
        </w:rPr>
        <w:t>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color w:val="000000"/>
          <w:rPrChange w:id="4421" w:author="Russell Ott" w:date="2022-05-16T11:47:00Z">
            <w:rPr>
              <w:color w:val="000000"/>
            </w:rPr>
          </w:rPrChange>
        </w:rPr>
      </w:pPr>
      <w:r w:rsidRPr="003A3D50">
        <w:rPr>
          <w:color w:val="000000"/>
          <w:rPrChange w:id="4422" w:author="Russell Ott" w:date="2022-05-16T11:47:00Z">
            <w:rPr>
              <w:color w:val="000000"/>
            </w:rPr>
          </w:rPrChange>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color w:val="000000"/>
          <w:rPrChange w:id="4423" w:author="Russell Ott" w:date="2022-05-16T11:47:00Z">
            <w:rPr>
              <w:color w:val="000000"/>
            </w:rPr>
          </w:rPrChange>
        </w:rPr>
        <w:t>.</w:t>
      </w:r>
      <w:r w:rsidRPr="003A3D50">
        <w:rPr>
          <w:color w:val="000000"/>
          <w:rPrChange w:id="4424" w:author="Russell Ott" w:date="2022-05-16T11:47:00Z">
            <w:rPr>
              <w:color w:val="000000"/>
            </w:rPr>
          </w:rPrChange>
        </w:rPr>
        <w:t>"</w:t>
      </w:r>
      <w:r w:rsidR="00370B65" w:rsidRPr="003A3D50">
        <w:rPr>
          <w:rStyle w:val="FootnoteReference"/>
          <w:color w:val="000000"/>
          <w:rPrChange w:id="4425" w:author="Russell Ott" w:date="2022-05-16T11:47:00Z">
            <w:rPr>
              <w:rStyle w:val="FootnoteReference"/>
              <w:color w:val="000000"/>
            </w:rPr>
          </w:rPrChange>
        </w:rPr>
        <w:footnoteReference w:id="60"/>
      </w:r>
      <w:r w:rsidRPr="003A3D50">
        <w:rPr>
          <w:color w:val="000000"/>
          <w:rPrChange w:id="4426" w:author="Russell Ott" w:date="2022-05-16T11:47:00Z">
            <w:rPr>
              <w:color w:val="000000"/>
            </w:rPr>
          </w:rPrChange>
        </w:rPr>
        <w:t xml:space="preserve"> </w:t>
      </w:r>
    </w:p>
    <w:p w14:paraId="5329FB0C" w14:textId="77777777" w:rsidR="00FB6C42" w:rsidRDefault="00FB6C42" w:rsidP="00FB6C42">
      <w:pPr>
        <w:shd w:val="clear" w:color="auto" w:fill="FFFFFF"/>
        <w:spacing w:after="120"/>
        <w:ind w:left="1080"/>
        <w:rPr>
          <w:color w:val="000000"/>
          <w:rPrChange w:id="4427" w:author="Russell Ott" w:date="2022-05-16T11:47:00Z">
            <w:rPr>
              <w:rFonts w:ascii="Calibri" w:hAnsi="Calibri"/>
              <w:color w:val="000000"/>
            </w:rPr>
          </w:rPrChange>
        </w:rPr>
      </w:pPr>
    </w:p>
    <w:p w14:paraId="0C90E8C2" w14:textId="7A0FF519" w:rsidR="00C12940" w:rsidRDefault="00CC03A6" w:rsidP="00CA5B48">
      <w:pPr>
        <w:pStyle w:val="Caption"/>
        <w:keepNext/>
        <w:spacing w:after="0"/>
        <w:ind w:left="90"/>
      </w:pPr>
      <w:bookmarkStart w:id="4428" w:name="_Toc101449257"/>
      <w:bookmarkStart w:id="4429" w:name="_Toc21927456"/>
      <w:r>
        <w:t xml:space="preserve">Example </w:t>
      </w:r>
      <w:r w:rsidR="00132A94">
        <w:fldChar w:fldCharType="begin"/>
      </w:r>
      <w:r w:rsidR="00132A94">
        <w:instrText xml:space="preserve"> SEQ Example \* ARABIC </w:instrText>
      </w:r>
      <w:r w:rsidR="00132A94">
        <w:fldChar w:fldCharType="separate"/>
      </w:r>
      <w:r w:rsidR="00F10C7C">
        <w:rPr>
          <w:noProof/>
        </w:rPr>
        <w:t>4</w:t>
      </w:r>
      <w:r w:rsidR="00132A94">
        <w:rPr>
          <w:noProof/>
        </w:rPr>
        <w:fldChar w:fldCharType="end"/>
      </w:r>
      <w:r>
        <w:t xml:space="preserve">: </w:t>
      </w:r>
      <w:r w:rsidRPr="00DD0CC8">
        <w:t>Section with narrative text and a nullFlavor for the author</w:t>
      </w:r>
      <w:bookmarkEnd w:id="4428"/>
      <w:bookmarkEnd w:id="4429"/>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ascii="Times New Roman" w:eastAsia="Times New Roman" w:hAnsi="Times New Roman"/>
          <w:b/>
          <w:color w:val="000000"/>
          <w:sz w:val="24"/>
          <w:szCs w:val="24"/>
          <w:rPrChange w:id="4430" w:author="Russell Ott" w:date="2022-05-16T11:47:00Z">
            <w:rPr>
              <w:rFonts w:ascii="Calibri" w:hAnsi="Calibri"/>
              <w:b/>
              <w:color w:val="000000"/>
            </w:rPr>
          </w:rPrChange>
        </w:rPr>
      </w:pPr>
      <w:r w:rsidRPr="00D14360">
        <w:rPr>
          <w:b/>
          <w:color w:val="000000"/>
          <w:rPrChange w:id="4431" w:author="Russell Ott" w:date="2022-05-16T11:47:00Z">
            <w:rPr>
              <w:rFonts w:ascii="Calibri" w:hAnsi="Calibri"/>
              <w:b/>
              <w:color w:val="000000"/>
            </w:rPr>
          </w:rPrChange>
        </w:rPr>
        <w:t>Reference:</w:t>
      </w:r>
      <w:r w:rsidRPr="00D14360">
        <w:rPr>
          <w:color w:val="000000"/>
          <w:rPrChange w:id="4432" w:author="Russell Ott" w:date="2022-05-16T11:47:00Z">
            <w:rPr>
              <w:rFonts w:ascii="Calibri" w:hAnsi="Calibri"/>
              <w:color w:val="000000"/>
            </w:rPr>
          </w:rPrChange>
        </w:rPr>
        <w:t xml:space="preserve"> </w:t>
      </w:r>
      <w:r w:rsidR="00A10C4D" w:rsidRPr="00D14360">
        <w:rPr>
          <w:color w:val="000000"/>
          <w:rPrChange w:id="4433" w:author="Russell Ott" w:date="2022-05-16T11:47:00Z">
            <w:rPr>
              <w:rFonts w:ascii="Calibri" w:hAnsi="Calibri"/>
              <w:color w:val="000000"/>
            </w:rPr>
          </w:rPrChange>
        </w:rPr>
        <w:t>For additional information on Context Conduction mechanisms in CDA documents, consult the HL7 CDA R2.0 specification.</w:t>
      </w:r>
      <w:r w:rsidR="00265B3F" w:rsidRPr="00D14360">
        <w:rPr>
          <w:color w:val="000000"/>
          <w:rPrChange w:id="4434" w:author="Russell Ott" w:date="2022-05-16T11:47:00Z">
            <w:rPr>
              <w:rFonts w:ascii="Calibri" w:hAnsi="Calibri"/>
              <w:color w:val="000000"/>
            </w:rPr>
          </w:rPrChange>
        </w:rPr>
        <w:t xml:space="preserve"> </w:t>
      </w:r>
    </w:p>
    <w:p w14:paraId="76D8329C" w14:textId="77777777" w:rsidR="00CC03A6" w:rsidRPr="00CC03A6" w:rsidRDefault="00CC03A6" w:rsidP="00CC03A6">
      <w:pPr>
        <w:spacing w:after="120"/>
        <w:rPr>
          <w:rFonts w:ascii="Calibri Light" w:eastAsia="Times New Roman" w:hAnsi="Calibri Light" w:cs="Calibri Light"/>
          <w:color w:val="000000"/>
          <w:sz w:val="24"/>
          <w:szCs w:val="24"/>
        </w:rPr>
      </w:pPr>
      <w:r>
        <w:rPr>
          <w:b/>
          <w:color w:val="000000"/>
          <w:rPrChange w:id="4435" w:author="Russell Ott" w:date="2022-05-16T11:47:00Z">
            <w:rPr>
              <w:rFonts w:ascii="Calibri" w:hAnsi="Calibri"/>
              <w:b/>
              <w:color w:val="000000"/>
            </w:rPr>
          </w:rPrChange>
        </w:rPr>
        <w:t xml:space="preserve">Reference: </w:t>
      </w:r>
      <w:r w:rsidRPr="003A3D50">
        <w:rPr>
          <w:color w:val="000000"/>
          <w:rPrChange w:id="4436" w:author="Russell Ott" w:date="2022-05-16T11:47:00Z">
            <w:rPr>
              <w:rFonts w:ascii="Calibri" w:hAnsi="Calibri"/>
              <w:color w:val="000000"/>
            </w:rPr>
          </w:rPrChange>
        </w:rPr>
        <w:t>The HL7 Data Security for Privacy</w:t>
      </w:r>
      <w:r w:rsidRPr="003A3D50">
        <w:rPr>
          <w:rStyle w:val="FootnoteReference"/>
          <w:color w:val="000000"/>
          <w:rPrChange w:id="4437" w:author="Russell Ott" w:date="2022-05-16T11:47:00Z">
            <w:rPr>
              <w:rStyle w:val="FootnoteReference"/>
              <w:rFonts w:ascii="Calibri" w:hAnsi="Calibri"/>
              <w:color w:val="000000"/>
            </w:rPr>
          </w:rPrChange>
        </w:rPr>
        <w:footnoteReference w:id="61"/>
      </w:r>
      <w:r w:rsidRPr="003A3D50">
        <w:rPr>
          <w:color w:val="000000"/>
          <w:rPrChange w:id="4438" w:author="Russell Ott" w:date="2022-05-16T11:47:00Z">
            <w:rPr>
              <w:rFonts w:ascii="Calibri" w:hAnsi="Calibri"/>
              <w:color w:val="000000"/>
            </w:rPr>
          </w:rPrChange>
        </w:rPr>
        <w:t xml:space="preserve"> and HL7 Privacy Consent Directives</w:t>
      </w:r>
      <w:r w:rsidRPr="003A3D50">
        <w:rPr>
          <w:rStyle w:val="FootnoteReference"/>
          <w:color w:val="000000"/>
          <w:rPrChange w:id="4439" w:author="Russell Ott" w:date="2022-05-16T11:47:00Z">
            <w:rPr>
              <w:rStyle w:val="FootnoteReference"/>
              <w:rFonts w:ascii="Calibri" w:hAnsi="Calibri"/>
              <w:color w:val="000000"/>
            </w:rPr>
          </w:rPrChange>
        </w:rPr>
        <w:footnoteReference w:id="62"/>
      </w:r>
      <w:r w:rsidRPr="003A3D50">
        <w:rPr>
          <w:color w:val="000000"/>
          <w:rPrChange w:id="4440" w:author="Russell Ott" w:date="2022-05-16T11:47:00Z">
            <w:rPr>
              <w:rFonts w:ascii="Calibri" w:hAnsi="Calibri"/>
              <w:color w:val="000000"/>
            </w:rPr>
          </w:rPrChange>
        </w:rPr>
        <w:t xml:space="preserve"> implementation guides define how to override confidentiality context at the entry level.</w:t>
      </w:r>
    </w:p>
    <w:p w14:paraId="5F1A9463" w14:textId="322E803B" w:rsidR="009A40F8" w:rsidRDefault="009A40F8" w:rsidP="00B505D2">
      <w:pPr>
        <w:spacing w:after="120"/>
        <w:rPr>
          <w:rStyle w:val="Hyperlink"/>
          <w:rFonts w:ascii="Times New Roman" w:eastAsia="Times New Roman" w:hAnsi="Times New Roman"/>
          <w:sz w:val="24"/>
          <w:szCs w:val="24"/>
          <w:rPrChange w:id="4441" w:author="Russell Ott" w:date="2022-05-16T11:47:00Z">
            <w:rPr>
              <w:rStyle w:val="Hyperlink"/>
              <w:rFonts w:ascii="Calibri" w:hAnsi="Calibri"/>
            </w:rPr>
          </w:rPrChange>
        </w:rPr>
      </w:pPr>
      <w:r w:rsidRPr="00D14360">
        <w:rPr>
          <w:b/>
          <w:color w:val="000000"/>
          <w:rPrChange w:id="4442" w:author="Russell Ott" w:date="2022-05-16T11:47:00Z">
            <w:rPr>
              <w:rFonts w:ascii="Calibri" w:hAnsi="Calibri"/>
              <w:b/>
              <w:color w:val="000000"/>
            </w:rPr>
          </w:rPrChange>
        </w:rPr>
        <w:t xml:space="preserve">Reference: </w:t>
      </w:r>
      <w:r w:rsidR="001A0138">
        <w:fldChar w:fldCharType="begin"/>
      </w:r>
      <w:r w:rsidR="001A0138">
        <w:instrText xml:space="preserve"> HYPERLINK \l "_Provenance" </w:instrText>
      </w:r>
      <w:r w:rsidR="001A0138">
        <w:fldChar w:fldCharType="separate"/>
      </w:r>
      <w:r w:rsidR="001D005F" w:rsidRPr="007770C6">
        <w:rPr>
          <w:rStyle w:val="Hyperlink"/>
          <w:rPrChange w:id="4443" w:author="Russell Ott" w:date="2022-05-16T11:47:00Z">
            <w:rPr>
              <w:rStyle w:val="Hyperlink"/>
              <w:rFonts w:ascii="Calibri" w:hAnsi="Calibri"/>
              <w:color w:val="000000"/>
              <w:u w:val="none"/>
            </w:rPr>
          </w:rPrChange>
        </w:rPr>
        <w:t>5.2.1 Provenance</w:t>
      </w:r>
      <w:r w:rsidR="001A0138">
        <w:rPr>
          <w:rStyle w:val="Hyperlink"/>
          <w:rPrChange w:id="4444" w:author="Russell Ott" w:date="2022-05-16T11:47:00Z">
            <w:rPr>
              <w:rStyle w:val="Hyperlink"/>
              <w:rFonts w:ascii="Calibri" w:hAnsi="Calibri"/>
              <w:color w:val="000000"/>
              <w:u w:val="none"/>
            </w:rPr>
          </w:rPrChange>
        </w:rPr>
        <w:fldChar w:fldCharType="end"/>
      </w:r>
      <w:bookmarkStart w:id="4445" w:name="_Toc19870210"/>
      <w:bookmarkStart w:id="4446" w:name="_Toc20480899"/>
      <w:bookmarkEnd w:id="4445"/>
      <w:bookmarkEnd w:id="4446"/>
      <w:r w:rsidR="00CC03A6" w:rsidRPr="00AD08FB">
        <w:rPr>
          <w:rStyle w:val="Hyperlink"/>
          <w:color w:val="000000"/>
          <w:u w:val="none"/>
          <w:rPrChange w:id="4447" w:author="Russell Ott" w:date="2022-05-16T11:47:00Z">
            <w:rPr>
              <w:rStyle w:val="Hyperlink"/>
              <w:rFonts w:ascii="Calibri" w:hAnsi="Calibri"/>
              <w:color w:val="000000"/>
              <w:u w:val="none"/>
            </w:rPr>
          </w:rPrChange>
        </w:rPr>
        <w:t xml:space="preserve">, </w:t>
      </w:r>
      <w:r w:rsidR="001A0138">
        <w:fldChar w:fldCharType="begin"/>
      </w:r>
      <w:r w:rsidR="001A0138">
        <w:instrText xml:space="preserve"> HYPERLINK \l "_Unknown_Data_in" </w:instrText>
      </w:r>
      <w:r w:rsidR="001A0138">
        <w:fldChar w:fldCharType="separate"/>
      </w:r>
      <w:r w:rsidR="00CC03A6" w:rsidRPr="007770C6">
        <w:rPr>
          <w:rStyle w:val="Hyperlink"/>
          <w:rPrChange w:id="4448" w:author="Russell Ott" w:date="2022-05-16T11:47:00Z">
            <w:rPr>
              <w:rStyle w:val="Hyperlink"/>
              <w:rFonts w:ascii="Calibri" w:hAnsi="Calibri"/>
              <w:color w:val="000000"/>
              <w:u w:val="none"/>
            </w:rPr>
          </w:rPrChange>
        </w:rPr>
        <w:t>5.1.6 Unknown Data in Se</w:t>
      </w:r>
      <w:r w:rsidR="00CC03A6" w:rsidRPr="007770C6">
        <w:rPr>
          <w:rStyle w:val="Hyperlink"/>
          <w:rPrChange w:id="4449" w:author="Russell Ott" w:date="2022-05-16T11:47:00Z">
            <w:rPr>
              <w:rStyle w:val="Hyperlink"/>
              <w:rFonts w:ascii="Calibri" w:hAnsi="Calibri"/>
              <w:color w:val="000000"/>
              <w:u w:val="none"/>
            </w:rPr>
          </w:rPrChange>
        </w:rPr>
        <w:t>ctions</w:t>
      </w:r>
      <w:r w:rsidR="001A0138">
        <w:rPr>
          <w:rStyle w:val="Hyperlink"/>
          <w:rPrChange w:id="4450" w:author="Russell Ott" w:date="2022-05-16T11:47:00Z">
            <w:rPr>
              <w:rStyle w:val="Hyperlink"/>
              <w:rFonts w:ascii="Calibri" w:hAnsi="Calibri"/>
              <w:color w:val="000000"/>
              <w:u w:val="none"/>
            </w:rPr>
          </w:rPrChange>
        </w:rPr>
        <w:fldChar w:fldCharType="end"/>
      </w:r>
    </w:p>
    <w:p w14:paraId="19BB94C6" w14:textId="77777777" w:rsidR="00FB6C42" w:rsidRPr="003A3D50" w:rsidRDefault="00FB6C42" w:rsidP="00B505D2">
      <w:pPr>
        <w:spacing w:after="120"/>
        <w:rPr>
          <w:rStyle w:val="Hyperlink"/>
          <w:b/>
          <w:rPrChange w:id="4451" w:author="Russell Ott" w:date="2022-05-16T11:47:00Z">
            <w:rPr>
              <w:rStyle w:val="Hyperlink"/>
              <w:rFonts w:ascii="Calibri" w:hAnsi="Calibri"/>
              <w:b/>
            </w:rPr>
          </w:rPrChange>
        </w:rPr>
      </w:pPr>
    </w:p>
    <w:p w14:paraId="4C473E9B" w14:textId="77777777" w:rsidR="00A10C4D" w:rsidRPr="00C64922" w:rsidRDefault="00A10C4D" w:rsidP="00943AA0">
      <w:pPr>
        <w:pStyle w:val="Heading2"/>
      </w:pPr>
      <w:bookmarkStart w:id="4452" w:name="_Toc21529427"/>
      <w:bookmarkStart w:id="4453" w:name="_Toc21691479"/>
      <w:bookmarkStart w:id="4454" w:name="_Toc21845661"/>
      <w:bookmarkStart w:id="4455" w:name="_Toc21851902"/>
      <w:bookmarkStart w:id="4456" w:name="_Toc21871863"/>
      <w:bookmarkStart w:id="4457" w:name="_Toc21872319"/>
      <w:bookmarkStart w:id="4458" w:name="_Toc21880090"/>
      <w:bookmarkStart w:id="4459" w:name="_Toc21889920"/>
      <w:bookmarkStart w:id="4460" w:name="_Toc21894063"/>
      <w:bookmarkStart w:id="4461" w:name="_Toc21897991"/>
      <w:bookmarkStart w:id="4462" w:name="_Toc21926738"/>
      <w:bookmarkStart w:id="4463" w:name="_Structured_Header"/>
      <w:bookmarkStart w:id="4464" w:name="_Toc10690833"/>
      <w:bookmarkStart w:id="4465" w:name="_Toc11043569"/>
      <w:bookmarkStart w:id="4466" w:name="_Toc11045567"/>
      <w:bookmarkStart w:id="4467" w:name="_Toc11391237"/>
      <w:bookmarkStart w:id="4468" w:name="_Ref21849894"/>
      <w:bookmarkStart w:id="4469" w:name="_Ref21849899"/>
      <w:bookmarkStart w:id="4470" w:name="_Toc103262635"/>
      <w:bookmarkStart w:id="4471" w:name="_Toc22823380"/>
      <w:bookmarkEnd w:id="4452"/>
      <w:bookmarkEnd w:id="4453"/>
      <w:bookmarkEnd w:id="4454"/>
      <w:bookmarkEnd w:id="4455"/>
      <w:bookmarkEnd w:id="4456"/>
      <w:bookmarkEnd w:id="4457"/>
      <w:bookmarkEnd w:id="4458"/>
      <w:bookmarkEnd w:id="4459"/>
      <w:bookmarkEnd w:id="4460"/>
      <w:bookmarkEnd w:id="4461"/>
      <w:bookmarkEnd w:id="4462"/>
      <w:bookmarkEnd w:id="4463"/>
      <w:r w:rsidRPr="00C64922">
        <w:t>Structured Header</w:t>
      </w:r>
      <w:bookmarkEnd w:id="4464"/>
      <w:bookmarkEnd w:id="4465"/>
      <w:bookmarkEnd w:id="4466"/>
      <w:bookmarkEnd w:id="4467"/>
      <w:bookmarkEnd w:id="4468"/>
      <w:bookmarkEnd w:id="4469"/>
      <w:bookmarkEnd w:id="4470"/>
      <w:bookmarkEnd w:id="4471"/>
    </w:p>
    <w:p w14:paraId="64398F82" w14:textId="77777777" w:rsidR="00A10C4D" w:rsidRPr="00D14360" w:rsidRDefault="00A10C4D" w:rsidP="00B505D2">
      <w:pPr>
        <w:spacing w:after="120"/>
        <w:rPr>
          <w:rFonts w:ascii="Times New Roman" w:eastAsia="Calibri" w:hAnsi="Times New Roman"/>
          <w:b/>
          <w:color w:val="000000"/>
          <w:sz w:val="24"/>
          <w:szCs w:val="24"/>
          <w:rPrChange w:id="4472" w:author="Russell Ott" w:date="2022-05-16T11:47:00Z">
            <w:rPr>
              <w:rFonts w:ascii="Calibri" w:eastAsia="Calibri" w:hAnsi="Calibri"/>
              <w:b/>
              <w:color w:val="000000"/>
            </w:rPr>
          </w:rPrChange>
        </w:rPr>
      </w:pPr>
      <w:r w:rsidRPr="00D14360">
        <w:rPr>
          <w:color w:val="000000"/>
          <w:rPrChange w:id="4473" w:author="Russell Ott" w:date="2022-05-16T11:47:00Z">
            <w:rPr>
              <w:rFonts w:ascii="Calibri" w:eastAsia="Calibri" w:hAnsi="Calibri"/>
              <w:color w:val="000000"/>
            </w:rPr>
          </w:rPrChange>
        </w:rPr>
        <w:t xml:space="preserve">All CDA documents include a structured header regardless if the document is CDA document with a structured structuredBody element (a “structured document”) or a CDA document with a nonXMLBody element (an “unstructured </w:t>
      </w:r>
      <w:r w:rsidRPr="00D14360">
        <w:rPr>
          <w:color w:val="000000"/>
          <w:rPrChange w:id="4474" w:author="Russell Ott" w:date="2022-05-16T11:47:00Z">
            <w:rPr>
              <w:rFonts w:ascii="Calibri" w:eastAsia="Calibri" w:hAnsi="Calibri"/>
              <w:color w:val="000000"/>
            </w:rPr>
          </w:rPrChange>
        </w:rPr>
        <w:t>document”). The structured header permits computer processing (parsing) to occur on its content.</w:t>
      </w:r>
    </w:p>
    <w:p w14:paraId="0F4347D8" w14:textId="77777777" w:rsidR="00A10C4D" w:rsidRPr="00C64922" w:rsidRDefault="00A10C4D" w:rsidP="00F10C7C">
      <w:pPr>
        <w:pStyle w:val="Heading3"/>
      </w:pPr>
      <w:bookmarkStart w:id="4475" w:name="_78z9pf9xkymc" w:colFirst="0" w:colLast="0"/>
      <w:bookmarkStart w:id="4476" w:name="_Toc10690834"/>
      <w:bookmarkStart w:id="4477" w:name="_Toc11043570"/>
      <w:bookmarkStart w:id="4478" w:name="_Toc11045568"/>
      <w:bookmarkStart w:id="4479" w:name="_Toc11391238"/>
      <w:bookmarkStart w:id="4480" w:name="_Toc103262636"/>
      <w:bookmarkStart w:id="4481" w:name="_Toc22823381"/>
      <w:bookmarkEnd w:id="4475"/>
      <w:r w:rsidRPr="00C64922">
        <w:t>Patient</w:t>
      </w:r>
      <w:bookmarkEnd w:id="4476"/>
      <w:bookmarkEnd w:id="4477"/>
      <w:bookmarkEnd w:id="4478"/>
      <w:bookmarkEnd w:id="4479"/>
      <w:bookmarkEnd w:id="4480"/>
      <w:bookmarkEnd w:id="4481"/>
    </w:p>
    <w:p w14:paraId="2327E63D" w14:textId="77777777" w:rsidR="00A10C4D" w:rsidRPr="00D14360" w:rsidRDefault="00A10C4D" w:rsidP="00B505D2">
      <w:pPr>
        <w:spacing w:after="120"/>
        <w:rPr>
          <w:rFonts w:ascii="Times New Roman" w:eastAsia="Times New Roman" w:hAnsi="Times New Roman"/>
          <w:color w:val="000000"/>
          <w:sz w:val="24"/>
          <w:szCs w:val="24"/>
          <w:rPrChange w:id="4482" w:author="Russell Ott" w:date="2022-05-16T11:47:00Z">
            <w:rPr>
              <w:rFonts w:ascii="Calibri" w:hAnsi="Calibri"/>
              <w:color w:val="000000"/>
            </w:rPr>
          </w:rPrChange>
        </w:rPr>
      </w:pPr>
      <w:r w:rsidRPr="00D14360">
        <w:rPr>
          <w:color w:val="000000"/>
          <w:shd w:val="clear" w:color="auto" w:fill="FFFFFF"/>
          <w:rPrChange w:id="4483" w:author="Russell Ott" w:date="2022-05-16T11:47:00Z">
            <w:rPr>
              <w:rFonts w:ascii="Calibri" w:hAnsi="Calibri"/>
              <w:color w:val="000000"/>
              <w:shd w:val="clear" w:color="auto" w:fill="FFFFFF"/>
            </w:rPr>
          </w:rPrChange>
        </w:rPr>
        <w:t>The recordTarget represents the medical record that this document belongs to. In the uncommon case where a clinical document (such as a group encounter</w:t>
      </w:r>
      <w:r w:rsidRPr="00D14360">
        <w:rPr>
          <w:color w:val="000000"/>
          <w:shd w:val="clear" w:color="auto" w:fill="FFFFFF"/>
          <w:rPrChange w:id="4484" w:author="Russell Ott" w:date="2022-05-16T11:47:00Z">
            <w:rPr>
              <w:rFonts w:ascii="Calibri" w:hAnsi="Calibri"/>
              <w:color w:val="000000"/>
              <w:shd w:val="clear" w:color="auto" w:fill="FFFFFF"/>
            </w:rPr>
          </w:rPrChange>
        </w:rPr>
        <w:t xml:space="preserve"> note) is placed into more than one patient chart, more than one recordTarget participants can be stated.</w:t>
      </w:r>
      <w:r w:rsidRPr="00D14360">
        <w:rPr>
          <w:rStyle w:val="FootnoteReference"/>
          <w:color w:val="000000"/>
          <w:shd w:val="clear" w:color="auto" w:fill="FFFFFF"/>
          <w:rPrChange w:id="4485" w:author="Russell Ott" w:date="2022-05-16T11:47:00Z">
            <w:rPr>
              <w:rStyle w:val="FootnoteReference"/>
              <w:rFonts w:ascii="Calibri" w:hAnsi="Calibri"/>
              <w:color w:val="000000"/>
              <w:shd w:val="clear" w:color="auto" w:fill="FFFFFF"/>
            </w:rPr>
          </w:rPrChange>
        </w:rPr>
        <w:footnoteReference w:id="63"/>
      </w:r>
      <w:r w:rsidRPr="00D14360">
        <w:rPr>
          <w:color w:val="000000"/>
          <w:shd w:val="clear" w:color="auto" w:fill="FFFFFF"/>
          <w:rPrChange w:id="4486" w:author="Russell Ott" w:date="2022-05-16T11:47:00Z">
            <w:rPr>
              <w:rFonts w:ascii="Calibri" w:hAnsi="Calibri"/>
              <w:color w:val="000000"/>
              <w:shd w:val="clear" w:color="auto" w:fill="FFFFFF"/>
            </w:rPr>
          </w:rPrChange>
        </w:rPr>
        <w:t xml:space="preserve"> </w:t>
      </w:r>
      <w:r w:rsidRPr="00D14360">
        <w:rPr>
          <w:color w:val="000000"/>
          <w:rPrChange w:id="4487" w:author="Russell Ott" w:date="2022-05-16T11:47:00Z">
            <w:rPr>
              <w:rFonts w:ascii="Calibri" w:hAnsi="Calibri"/>
              <w:color w:val="000000"/>
            </w:rPr>
          </w:rPrChange>
        </w:rPr>
        <w:t>The recordTarget records the administrative and demographic data of the patient whose health information is described by the clinical document; each</w:t>
      </w:r>
      <w:r w:rsidRPr="00D14360">
        <w:rPr>
          <w:color w:val="000000"/>
          <w:rPrChange w:id="4488" w:author="Russell Ott" w:date="2022-05-16T11:47:00Z">
            <w:rPr>
              <w:rFonts w:ascii="Calibri" w:hAnsi="Calibri"/>
              <w:color w:val="000000"/>
            </w:rPr>
          </w:rPrChange>
        </w:rPr>
        <w:t xml:space="preserve"> recordTarget must contain at least one patientRole element.</w:t>
      </w:r>
      <w:r w:rsidRPr="00D14360">
        <w:rPr>
          <w:rStyle w:val="FootnoteReference"/>
          <w:color w:val="000000"/>
          <w:rPrChange w:id="4489" w:author="Russell Ott" w:date="2022-05-16T11:47:00Z">
            <w:rPr>
              <w:rStyle w:val="FootnoteReference"/>
              <w:rFonts w:ascii="Calibri" w:hAnsi="Calibri"/>
              <w:color w:val="000000"/>
            </w:rPr>
          </w:rPrChange>
        </w:rPr>
        <w:footnoteReference w:id="64"/>
      </w:r>
    </w:p>
    <w:p w14:paraId="4CB8718D" w14:textId="77777777" w:rsidR="00A10C4D" w:rsidRPr="00D14360" w:rsidRDefault="00A10C4D" w:rsidP="005E7793">
      <w:pPr>
        <w:spacing w:after="240"/>
        <w:rPr>
          <w:rFonts w:ascii="Times New Roman" w:eastAsia="Times New Roman" w:hAnsi="Times New Roman"/>
          <w:color w:val="000000"/>
          <w:sz w:val="24"/>
          <w:szCs w:val="24"/>
          <w:rPrChange w:id="4490" w:author="Russell Ott" w:date="2022-05-16T11:47:00Z">
            <w:rPr>
              <w:rFonts w:ascii="Calibri" w:hAnsi="Calibri"/>
              <w:color w:val="000000"/>
            </w:rPr>
          </w:rPrChange>
        </w:rPr>
      </w:pPr>
      <w:r w:rsidRPr="00D14360">
        <w:rPr>
          <w:color w:val="000000"/>
          <w:rPrChange w:id="4491" w:author="Russell Ott" w:date="2022-05-16T11:47:00Z">
            <w:rPr>
              <w:rFonts w:ascii="Calibri" w:hAnsi="Calibri"/>
              <w:color w:val="000000"/>
            </w:rPr>
          </w:rPrChange>
        </w:rPr>
        <w:t>The recordTarget contains many elements that hold core data for interoperability. T</w:t>
      </w:r>
      <w:r w:rsidR="00FD2557" w:rsidRPr="00D14360">
        <w:rPr>
          <w:color w:val="000000"/>
          <w:rPrChange w:id="4492" w:author="Russell Ott" w:date="2022-05-16T11:47:00Z">
            <w:rPr>
              <w:rFonts w:ascii="Calibri" w:hAnsi="Calibri"/>
              <w:color w:val="000000"/>
            </w:rPr>
          </w:rPrChange>
        </w:rPr>
        <w:t>he t</w:t>
      </w:r>
      <w:r w:rsidRPr="00D14360">
        <w:rPr>
          <w:color w:val="000000"/>
          <w:rPrChange w:id="4493" w:author="Russell Ott" w:date="2022-05-16T11:47:00Z">
            <w:rPr>
              <w:rFonts w:ascii="Calibri" w:hAnsi="Calibri"/>
              <w:color w:val="000000"/>
            </w:rPr>
          </w:rPrChange>
        </w:rPr>
        <w:t xml:space="preserve">able </w:t>
      </w:r>
      <w:r w:rsidR="00FD2557" w:rsidRPr="00D14360">
        <w:rPr>
          <w:color w:val="000000"/>
          <w:rPrChange w:id="4494" w:author="Russell Ott" w:date="2022-05-16T11:47:00Z">
            <w:rPr>
              <w:rFonts w:ascii="Calibri" w:hAnsi="Calibri"/>
              <w:color w:val="000000"/>
            </w:rPr>
          </w:rPrChange>
        </w:rPr>
        <w:t>below</w:t>
      </w:r>
      <w:r w:rsidRPr="00D14360">
        <w:rPr>
          <w:color w:val="000000"/>
          <w:rPrChange w:id="4495" w:author="Russell Ott" w:date="2022-05-16T11:47:00Z">
            <w:rPr>
              <w:rFonts w:ascii="Calibri" w:hAnsi="Calibri"/>
              <w:color w:val="000000"/>
            </w:rPr>
          </w:rPrChange>
        </w:rPr>
        <w:t xml:space="preserve"> summarizes data elements present in the recordTarget.</w:t>
      </w:r>
    </w:p>
    <w:p w14:paraId="5AE8FB53" w14:textId="77777777" w:rsidR="00FF2B24" w:rsidRPr="00D14360" w:rsidRDefault="00FF2B24" w:rsidP="005E7793">
      <w:pPr>
        <w:spacing w:after="240"/>
        <w:rPr>
          <w:rFonts w:ascii="Times New Roman" w:eastAsia="Times New Roman" w:hAnsi="Times New Roman"/>
          <w:color w:val="000000"/>
          <w:sz w:val="24"/>
          <w:szCs w:val="24"/>
          <w:rPrChange w:id="4496" w:author="Russell Ott" w:date="2022-05-16T11:47:00Z">
            <w:rPr>
              <w:rFonts w:ascii="Calibri" w:hAnsi="Calibri"/>
              <w:color w:val="000000"/>
            </w:rPr>
          </w:rPrChange>
        </w:rPr>
      </w:pPr>
      <w:r w:rsidRPr="00D14360">
        <w:rPr>
          <w:color w:val="000000"/>
          <w:rPrChange w:id="4497" w:author="Russell Ott" w:date="2022-05-16T11:47:00Z">
            <w:rPr>
              <w:rFonts w:ascii="Calibri" w:hAnsi="Calibri"/>
              <w:color w:val="000000"/>
            </w:rPr>
          </w:rPrChange>
        </w:rPr>
        <w:t>Patient matching continues to be one of t</w:t>
      </w:r>
      <w:r w:rsidRPr="00D14360">
        <w:rPr>
          <w:color w:val="000000"/>
          <w:rPrChange w:id="4498" w:author="Russell Ott" w:date="2022-05-16T11:47:00Z">
            <w:rPr>
              <w:rFonts w:ascii="Calibri" w:hAnsi="Calibri"/>
              <w:color w:val="000000"/>
            </w:rPr>
          </w:rPrChange>
        </w:rPr>
        <w: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b/>
                <w:color w:val="FFFFFF"/>
                <w:rPrChange w:id="4499" w:author="Russell Ott" w:date="2022-05-16T11:47:00Z">
                  <w:rPr>
                    <w:rFonts w:ascii="Calibri" w:hAnsi="Calibri"/>
                    <w:b/>
                    <w:color w:val="FFFFFF"/>
                  </w:rPr>
                </w:rPrChange>
              </w:rPr>
            </w:pPr>
            <w:r w:rsidRPr="00D14360">
              <w:rPr>
                <w:b/>
                <w:color w:val="FFFFFF"/>
                <w:rPrChange w:id="4500" w:author="Russell Ott" w:date="2022-05-16T11:47:00Z">
                  <w:rPr>
                    <w:rFonts w:ascii="Calibri" w:hAnsi="Calibri"/>
                    <w:b/>
                    <w:color w:val="FFFFFF"/>
                  </w:rPr>
                </w:rPrChange>
              </w:rPr>
              <w:t>Data Element</w:t>
            </w:r>
          </w:p>
        </w:tc>
        <w:tc>
          <w:tcPr>
            <w:tcW w:w="6930" w:type="dxa"/>
            <w:shd w:val="clear" w:color="auto" w:fill="4F81BD"/>
          </w:tcPr>
          <w:p w14:paraId="5AED6006" w14:textId="77777777" w:rsidR="00A10C4D" w:rsidRPr="00D14360" w:rsidRDefault="00A10C4D" w:rsidP="00D14360">
            <w:pPr>
              <w:spacing w:after="120"/>
              <w:rPr>
                <w:rFonts w:ascii="Times New Roman" w:eastAsia="Times New Roman" w:hAnsi="Times New Roman"/>
                <w:b/>
                <w:color w:val="FFFFFF"/>
                <w:sz w:val="24"/>
                <w:szCs w:val="24"/>
                <w:rPrChange w:id="4501" w:author="Russell Ott" w:date="2022-05-16T11:47:00Z">
                  <w:rPr>
                    <w:rFonts w:ascii="Calibri" w:hAnsi="Calibri"/>
                    <w:b/>
                    <w:color w:val="FFFFFF"/>
                  </w:rPr>
                </w:rPrChange>
              </w:rPr>
            </w:pPr>
            <w:r w:rsidRPr="00D14360">
              <w:rPr>
                <w:b/>
                <w:color w:val="FFFFFF"/>
                <w:rPrChange w:id="4502" w:author="Russell Ott" w:date="2022-05-16T11:47:00Z">
                  <w:rPr>
                    <w:rFonts w:ascii="Calibri" w:hAnsi="Calibri"/>
                    <w:b/>
                    <w:color w:val="FFFFFF"/>
                  </w:rPr>
                </w:rPrChange>
              </w:rPr>
              <w:t>Data element xPath</w:t>
            </w:r>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b/>
                <w:color w:val="000000"/>
                <w:rPrChange w:id="4503" w:author="Russell Ott" w:date="2022-05-16T11:47:00Z">
                  <w:rPr>
                    <w:rFonts w:ascii="Calibri" w:hAnsi="Calibri"/>
                    <w:b/>
                    <w:color w:val="000000"/>
                    <w:sz w:val="20"/>
                  </w:rPr>
                </w:rPrChange>
              </w:rPr>
            </w:pPr>
            <w:r w:rsidRPr="00D14360">
              <w:rPr>
                <w:b/>
                <w:color w:val="000000"/>
                <w:rPrChange w:id="4504" w:author="Russell Ott" w:date="2022-05-16T11:47:00Z">
                  <w:rPr>
                    <w:rFonts w:ascii="Calibri" w:hAnsi="Calibri"/>
                    <w:b/>
                    <w:color w:val="000000"/>
                    <w:sz w:val="20"/>
                  </w:rPr>
                </w:rPrChange>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eastAsia="Times New Roman" w:hAnsi="Calibri Light"/>
                <w:color w:val="000000"/>
                <w:sz w:val="24"/>
                <w:szCs w:val="24"/>
                <w:rPrChange w:id="4505" w:author="Russell Ott" w:date="2022-05-16T11:47:00Z">
                  <w:rPr>
                    <w:rFonts w:ascii="Calibri Light" w:hAnsi="Calibri Light"/>
                    <w:color w:val="000000"/>
                    <w:sz w:val="20"/>
                  </w:rPr>
                </w:rPrChange>
              </w:rPr>
            </w:pPr>
            <w:r w:rsidRPr="00D14360">
              <w:rPr>
                <w:rFonts w:ascii="Calibri Light" w:hAnsi="Calibri Light"/>
                <w:color w:val="000000"/>
                <w:rPrChange w:id="4506" w:author="Russell Ott" w:date="2022-05-16T11:47:00Z">
                  <w:rPr>
                    <w:rFonts w:ascii="Calibri Light" w:hAnsi="Calibri Light"/>
                    <w:color w:val="000000"/>
                    <w:sz w:val="20"/>
                  </w:rPr>
                </w:rPrChange>
              </w:rPr>
              <w:t>/ClinicalDocument/recordTarget/patientRole/patient/name/given[1]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b/>
                <w:color w:val="000000"/>
                <w:rPrChange w:id="4507" w:author="Russell Ott" w:date="2022-05-16T11:47:00Z">
                  <w:rPr>
                    <w:rFonts w:ascii="Calibri" w:hAnsi="Calibri"/>
                    <w:b/>
                    <w:color w:val="000000"/>
                    <w:sz w:val="20"/>
                  </w:rPr>
                </w:rPrChange>
              </w:rPr>
            </w:pPr>
            <w:r w:rsidRPr="00D14360">
              <w:rPr>
                <w:b/>
                <w:color w:val="000000"/>
                <w:rPrChange w:id="4508" w:author="Russell Ott" w:date="2022-05-16T11:47:00Z">
                  <w:rPr>
                    <w:rFonts w:ascii="Calibri" w:hAnsi="Calibri"/>
                    <w:b/>
                    <w:color w:val="000000"/>
                    <w:sz w:val="20"/>
                  </w:rPr>
                </w:rPrChange>
              </w:rPr>
              <w:t>Last Name</w:t>
            </w:r>
          </w:p>
        </w:tc>
        <w:tc>
          <w:tcPr>
            <w:tcW w:w="6930" w:type="dxa"/>
            <w:shd w:val="clear" w:color="auto" w:fill="auto"/>
          </w:tcPr>
          <w:p w14:paraId="4945BCDB" w14:textId="77777777" w:rsidR="00A10C4D" w:rsidRPr="00D14360" w:rsidRDefault="00A10C4D" w:rsidP="00D14360">
            <w:pPr>
              <w:spacing w:after="120"/>
              <w:rPr>
                <w:rFonts w:ascii="Calibri Light" w:eastAsia="Times New Roman" w:hAnsi="Calibri Light"/>
                <w:color w:val="000000"/>
                <w:sz w:val="24"/>
                <w:szCs w:val="24"/>
                <w:rPrChange w:id="4509" w:author="Russell Ott" w:date="2022-05-16T11:47:00Z">
                  <w:rPr>
                    <w:rFonts w:ascii="Calibri Light" w:hAnsi="Calibri Light"/>
                    <w:color w:val="000000"/>
                    <w:sz w:val="20"/>
                  </w:rPr>
                </w:rPrChange>
              </w:rPr>
            </w:pPr>
            <w:r w:rsidRPr="00D14360">
              <w:rPr>
                <w:rFonts w:ascii="Calibri Light" w:hAnsi="Calibri Light"/>
                <w:color w:val="000000"/>
                <w:rPrChange w:id="4510" w:author="Russell Ott" w:date="2022-05-16T11:47:00Z">
                  <w:rPr>
                    <w:rFonts w:ascii="Calibri Light" w:hAnsi="Calibri Light"/>
                    <w:color w:val="000000"/>
                    <w:sz w:val="20"/>
                  </w:rPr>
                </w:rPrChange>
              </w:rPr>
              <w:t>/ClinicalDocument/recordTarget/patientRole/patient/name/family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b/>
                <w:color w:val="000000"/>
                <w:rPrChange w:id="4511" w:author="Russell Ott" w:date="2022-05-16T11:47:00Z">
                  <w:rPr>
                    <w:rFonts w:ascii="Calibri" w:hAnsi="Calibri"/>
                    <w:b/>
                    <w:color w:val="000000"/>
                    <w:sz w:val="20"/>
                  </w:rPr>
                </w:rPrChange>
              </w:rPr>
            </w:pPr>
            <w:r w:rsidRPr="00D14360">
              <w:rPr>
                <w:b/>
                <w:color w:val="000000"/>
                <w:rPrChange w:id="4512" w:author="Russell Ott" w:date="2022-05-16T11:47:00Z">
                  <w:rPr>
                    <w:rFonts w:ascii="Calibri" w:hAnsi="Calibri"/>
                    <w:b/>
                    <w:color w:val="000000"/>
                    <w:sz w:val="20"/>
                  </w:rPr>
                </w:rPrChange>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eastAsia="Times New Roman" w:hAnsi="Calibri Light"/>
                <w:color w:val="000000"/>
                <w:sz w:val="24"/>
                <w:szCs w:val="24"/>
                <w:rPrChange w:id="4513" w:author="Russell Ott" w:date="2022-05-16T11:47:00Z">
                  <w:rPr>
                    <w:rFonts w:ascii="Calibri Light" w:hAnsi="Calibri Light"/>
                    <w:color w:val="000000"/>
                    <w:sz w:val="20"/>
                  </w:rPr>
                </w:rPrChange>
              </w:rPr>
            </w:pPr>
            <w:r w:rsidRPr="00D14360">
              <w:rPr>
                <w:rFonts w:ascii="Calibri Light" w:hAnsi="Calibri Light"/>
                <w:color w:val="000000"/>
                <w:rPrChange w:id="4514" w:author="Russell Ott" w:date="2022-05-16T11:47:00Z">
                  <w:rPr>
                    <w:rFonts w:ascii="Calibri Light" w:hAnsi="Calibri Light"/>
                    <w:color w:val="000000"/>
                    <w:sz w:val="20"/>
                  </w:rPr>
                </w:rPrChange>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b/>
                <w:color w:val="000000"/>
                <w:rPrChange w:id="4515" w:author="Russell Ott" w:date="2022-05-16T11:47:00Z">
                  <w:rPr>
                    <w:rFonts w:ascii="Calibri" w:hAnsi="Calibri"/>
                    <w:b/>
                    <w:color w:val="000000"/>
                    <w:sz w:val="20"/>
                  </w:rPr>
                </w:rPrChange>
              </w:rPr>
            </w:pPr>
            <w:r w:rsidRPr="00D14360">
              <w:rPr>
                <w:b/>
                <w:color w:val="000000"/>
                <w:rPrChange w:id="4516" w:author="Russell Ott" w:date="2022-05-16T11:47:00Z">
                  <w:rPr>
                    <w:rFonts w:ascii="Calibri" w:hAnsi="Calibri"/>
                    <w:b/>
                    <w:color w:val="000000"/>
                    <w:sz w:val="20"/>
                  </w:rPr>
                </w:rPrChange>
              </w:rPr>
              <w:t>Middle Name</w:t>
            </w:r>
          </w:p>
        </w:tc>
        <w:tc>
          <w:tcPr>
            <w:tcW w:w="6930" w:type="dxa"/>
            <w:shd w:val="clear" w:color="auto" w:fill="auto"/>
          </w:tcPr>
          <w:p w14:paraId="59910F02" w14:textId="77777777" w:rsidR="00A10C4D" w:rsidRPr="00D14360" w:rsidRDefault="00A10C4D" w:rsidP="00D14360">
            <w:pPr>
              <w:spacing w:after="120"/>
              <w:rPr>
                <w:rFonts w:ascii="Calibri Light" w:eastAsia="Times New Roman" w:hAnsi="Calibri Light"/>
                <w:color w:val="000000"/>
                <w:sz w:val="24"/>
                <w:szCs w:val="24"/>
                <w:rPrChange w:id="4517" w:author="Russell Ott" w:date="2022-05-16T11:47:00Z">
                  <w:rPr>
                    <w:rFonts w:ascii="Calibri Light" w:hAnsi="Calibri Light"/>
                    <w:color w:val="000000"/>
                    <w:sz w:val="20"/>
                  </w:rPr>
                </w:rPrChange>
              </w:rPr>
            </w:pPr>
            <w:r w:rsidRPr="00D14360">
              <w:rPr>
                <w:rFonts w:ascii="Calibri Light" w:hAnsi="Calibri Light"/>
                <w:color w:val="000000"/>
                <w:rPrChange w:id="4518" w:author="Russell Ott" w:date="2022-05-16T11:47:00Z">
                  <w:rPr>
                    <w:rFonts w:ascii="Calibri Light" w:hAnsi="Calibri Light"/>
                    <w:color w:val="000000"/>
                    <w:sz w:val="20"/>
                  </w:rPr>
                </w:rPrChange>
              </w:rPr>
              <w:t>/ClinicalDocument/recordTarget/patientRole/patient/name/given[2]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b/>
                <w:color w:val="000000"/>
                <w:rPrChange w:id="4519" w:author="Russell Ott" w:date="2022-05-16T11:47:00Z">
                  <w:rPr>
                    <w:rFonts w:ascii="Calibri" w:hAnsi="Calibri"/>
                    <w:b/>
                    <w:color w:val="000000"/>
                    <w:sz w:val="20"/>
                  </w:rPr>
                </w:rPrChange>
              </w:rPr>
            </w:pPr>
            <w:r w:rsidRPr="00D14360">
              <w:rPr>
                <w:b/>
                <w:color w:val="000000"/>
                <w:rPrChange w:id="4520" w:author="Russell Ott" w:date="2022-05-16T11:47:00Z">
                  <w:rPr>
                    <w:rFonts w:ascii="Calibri" w:hAnsi="Calibri"/>
                    <w:b/>
                    <w:color w:val="000000"/>
                    <w:sz w:val="20"/>
                  </w:rPr>
                </w:rPrChange>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eastAsia="Times New Roman" w:hAnsi="Calibri Light"/>
                <w:color w:val="000000"/>
                <w:sz w:val="24"/>
                <w:szCs w:val="24"/>
                <w:rPrChange w:id="4521" w:author="Russell Ott" w:date="2022-05-16T11:47:00Z">
                  <w:rPr>
                    <w:rFonts w:ascii="Calibri Light" w:hAnsi="Calibri Light"/>
                    <w:color w:val="000000"/>
                    <w:sz w:val="20"/>
                  </w:rPr>
                </w:rPrChange>
              </w:rPr>
            </w:pPr>
            <w:r w:rsidRPr="00D14360">
              <w:rPr>
                <w:rFonts w:ascii="Calibri Light" w:hAnsi="Calibri Light"/>
                <w:color w:val="000000"/>
                <w:rPrChange w:id="4522" w:author="Russell Ott" w:date="2022-05-16T11:47:00Z">
                  <w:rPr>
                    <w:rFonts w:ascii="Calibri Light" w:hAnsi="Calibri Light"/>
                    <w:color w:val="000000"/>
                    <w:sz w:val="20"/>
                  </w:rPr>
                </w:rPrChange>
              </w:rPr>
              <w:t>/ClinicalDocument/recordTarget/patientRole/patient/name/suffix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b/>
                <w:color w:val="000000"/>
                <w:rPrChange w:id="4523" w:author="Russell Ott" w:date="2022-05-16T11:47:00Z">
                  <w:rPr>
                    <w:rFonts w:ascii="Calibri" w:hAnsi="Calibri"/>
                    <w:b/>
                    <w:color w:val="000000"/>
                    <w:sz w:val="20"/>
                  </w:rPr>
                </w:rPrChange>
              </w:rPr>
            </w:pPr>
            <w:r w:rsidRPr="00D14360">
              <w:rPr>
                <w:b/>
                <w:color w:val="000000"/>
                <w:rPrChange w:id="4524" w:author="Russell Ott" w:date="2022-05-16T11:47:00Z">
                  <w:rPr>
                    <w:rFonts w:ascii="Calibri" w:hAnsi="Calibri"/>
                    <w:b/>
                    <w:color w:val="000000"/>
                    <w:sz w:val="20"/>
                  </w:rPr>
                </w:rPrChange>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eastAsia="Times New Roman" w:hAnsi="Calibri Light"/>
                <w:color w:val="000000"/>
                <w:sz w:val="24"/>
                <w:szCs w:val="24"/>
                <w:rPrChange w:id="4525" w:author="Russell Ott" w:date="2022-05-16T11:47:00Z">
                  <w:rPr>
                    <w:rFonts w:ascii="Calibri Light" w:hAnsi="Calibri Light"/>
                    <w:color w:val="000000"/>
                    <w:sz w:val="20"/>
                  </w:rPr>
                </w:rPrChange>
              </w:rPr>
            </w:pPr>
            <w:r w:rsidRPr="00D14360">
              <w:rPr>
                <w:rFonts w:ascii="Calibri Light" w:hAnsi="Calibri Light"/>
                <w:color w:val="000000"/>
                <w:rPrChange w:id="4526" w:author="Russell Ott" w:date="2022-05-16T11:47:00Z">
                  <w:rPr>
                    <w:rFonts w:ascii="Calibri Light" w:hAnsi="Calibri Light"/>
                    <w:color w:val="000000"/>
                    <w:sz w:val="20"/>
                  </w:rPr>
                </w:rPrChange>
              </w:rPr>
              <w:t>/ClinicalDocument/recordTarget/patientRole/patient/administrativeGenderCode</w:t>
            </w:r>
          </w:p>
        </w:tc>
      </w:tr>
      <w:tr w:rsidR="00AE350D" w:rsidRPr="00C64922" w14:paraId="001A8C70" w14:textId="77777777" w:rsidTr="003A3D50">
        <w:tc>
          <w:tcPr>
            <w:tcW w:w="2448" w:type="dxa"/>
            <w:tcBorders>
              <w:top w:val="single" w:sz="4" w:space="0" w:color="4F81BD"/>
              <w:bottom w:val="single" w:sz="4" w:space="0" w:color="4F81BD"/>
              <w:right w:val="nil"/>
            </w:tcBorders>
            <w:shd w:val="clear" w:color="auto" w:fill="FFFFFF"/>
          </w:tcPr>
          <w:p w14:paraId="716BC40D" w14:textId="77777777" w:rsidR="00A10C4D" w:rsidRPr="00D14360" w:rsidRDefault="00A10C4D" w:rsidP="00D14360">
            <w:pPr>
              <w:spacing w:after="120"/>
              <w:rPr>
                <w:b/>
                <w:color w:val="000000"/>
                <w:rPrChange w:id="4527" w:author="Russell Ott" w:date="2022-05-16T11:47:00Z">
                  <w:rPr>
                    <w:rFonts w:ascii="Calibri" w:hAnsi="Calibri"/>
                    <w:b/>
                    <w:color w:val="000000"/>
                    <w:sz w:val="20"/>
                  </w:rPr>
                </w:rPrChange>
              </w:rPr>
            </w:pPr>
            <w:r w:rsidRPr="00D14360">
              <w:rPr>
                <w:b/>
                <w:color w:val="000000"/>
                <w:rPrChange w:id="4528" w:author="Russell Ott" w:date="2022-05-16T11:47:00Z">
                  <w:rPr>
                    <w:rFonts w:ascii="Calibri" w:hAnsi="Calibri"/>
                    <w:b/>
                    <w:color w:val="000000"/>
                    <w:sz w:val="20"/>
                  </w:rPr>
                </w:rPrChange>
              </w:rPr>
              <w:t>Birth Sex</w:t>
            </w:r>
          </w:p>
        </w:tc>
        <w:tc>
          <w:tcPr>
            <w:tcW w:w="6930" w:type="dxa"/>
            <w:tcBorders>
              <w:top w:val="single" w:sz="4" w:space="0" w:color="4F81BD"/>
              <w:bottom w:val="single" w:sz="4" w:space="0" w:color="4F81BD"/>
            </w:tcBorders>
            <w:shd w:val="clear" w:color="auto" w:fill="auto"/>
          </w:tcPr>
          <w:p w14:paraId="4E4D21E7" w14:textId="40F70FA6" w:rsidR="00A10C4D" w:rsidRPr="00D14360" w:rsidRDefault="00A10C4D" w:rsidP="00D14360">
            <w:pPr>
              <w:spacing w:after="120"/>
              <w:rPr>
                <w:rFonts w:ascii="Calibri Light" w:eastAsia="Times New Roman" w:hAnsi="Calibri Light"/>
                <w:color w:val="000000"/>
                <w:sz w:val="24"/>
                <w:szCs w:val="24"/>
                <w:rPrChange w:id="4529" w:author="Russell Ott" w:date="2022-05-16T11:47:00Z">
                  <w:rPr>
                    <w:rFonts w:ascii="Calibri Light" w:hAnsi="Calibri Light"/>
                    <w:color w:val="000000"/>
                    <w:sz w:val="20"/>
                  </w:rPr>
                </w:rPrChange>
              </w:rPr>
            </w:pPr>
            <w:r w:rsidRPr="00D14360">
              <w:rPr>
                <w:rFonts w:ascii="Calibri Light" w:hAnsi="Calibri Light"/>
                <w:b/>
                <w:color w:val="000000"/>
                <w:rPrChange w:id="4530" w:author="Russell Ott" w:date="2022-05-16T11:47:00Z">
                  <w:rPr>
                    <w:rFonts w:ascii="Calibri Light" w:hAnsi="Calibri Light"/>
                    <w:b/>
                    <w:color w:val="000000"/>
                    <w:sz w:val="20"/>
                  </w:rPr>
                </w:rPrChange>
              </w:rPr>
              <w:t>Refer</w:t>
            </w:r>
            <w:r w:rsidR="006278CC" w:rsidRPr="00D14360">
              <w:rPr>
                <w:rFonts w:ascii="Calibri Light" w:hAnsi="Calibri Light"/>
                <w:b/>
                <w:color w:val="000000"/>
                <w:rPrChange w:id="4531" w:author="Russell Ott" w:date="2022-05-16T11:47:00Z">
                  <w:rPr>
                    <w:rFonts w:ascii="Calibri Light" w:hAnsi="Calibri Light"/>
                    <w:b/>
                    <w:color w:val="000000"/>
                    <w:sz w:val="20"/>
                  </w:rPr>
                </w:rPrChange>
              </w:rPr>
              <w:t>ence:</w:t>
            </w:r>
            <w:r w:rsidRPr="00D14360">
              <w:rPr>
                <w:rFonts w:ascii="Calibri Light" w:hAnsi="Calibri Light"/>
                <w:color w:val="000000"/>
                <w:rPrChange w:id="4532" w:author="Russell Ott" w:date="2022-05-16T11:47:00Z">
                  <w:rPr>
                    <w:rFonts w:ascii="Calibri Light" w:hAnsi="Calibri Light"/>
                    <w:color w:val="000000"/>
                    <w:sz w:val="20"/>
                  </w:rPr>
                </w:rPrChange>
              </w:rPr>
              <w:t xml:space="preserve"> </w:t>
            </w:r>
            <w:r w:rsidR="00203749" w:rsidRPr="00AD08FB">
              <w:rPr>
                <w:rFonts w:ascii="Calibri Light" w:hAnsi="Calibri Light"/>
                <w:color w:val="000000"/>
                <w:rPrChange w:id="4533" w:author="Russell Ott" w:date="2022-05-16T11:47:00Z">
                  <w:rPr>
                    <w:rFonts w:ascii="Calibri Light" w:hAnsi="Calibri Light"/>
                    <w:color w:val="000000"/>
                    <w:sz w:val="20"/>
                  </w:rPr>
                </w:rPrChange>
              </w:rPr>
              <w:fldChar w:fldCharType="begin"/>
            </w:r>
            <w:r w:rsidR="00203749" w:rsidRPr="00AD08FB">
              <w:rPr>
                <w:rFonts w:ascii="Calibri Light" w:hAnsi="Calibri Light"/>
                <w:color w:val="000000"/>
                <w:rPrChange w:id="4534" w:author="Russell Ott" w:date="2022-05-16T11:47:00Z">
                  <w:rPr>
                    <w:rFonts w:ascii="Calibri Light" w:hAnsi="Calibri Light"/>
                    <w:color w:val="000000"/>
                    <w:sz w:val="20"/>
                  </w:rPr>
                </w:rPrChange>
              </w:rPr>
              <w:instrText xml:space="preserve"> REF _Ref21897277 \r \h  \* MERGEFORMAT </w:instrText>
            </w:r>
            <w:r w:rsidR="00203749" w:rsidRPr="00AD08FB">
              <w:rPr>
                <w:rFonts w:ascii="Calibri Light" w:hAnsi="Calibri Light"/>
                <w:color w:val="000000"/>
                <w:rPrChange w:id="4535" w:author="Russell Ott" w:date="2022-05-16T11:47:00Z">
                  <w:rPr>
                    <w:rFonts w:ascii="Calibri Light" w:hAnsi="Calibri Light"/>
                    <w:color w:val="000000"/>
                    <w:sz w:val="20"/>
                  </w:rPr>
                </w:rPrChange>
              </w:rPr>
            </w:r>
            <w:r w:rsidR="00203749" w:rsidRPr="00AD08FB">
              <w:rPr>
                <w:rFonts w:ascii="Calibri Light" w:hAnsi="Calibri Light"/>
                <w:color w:val="000000"/>
                <w:rPrChange w:id="4536" w:author="Russell Ott" w:date="2022-05-16T11:47:00Z">
                  <w:rPr>
                    <w:rFonts w:ascii="Calibri Light" w:hAnsi="Calibri Light"/>
                    <w:color w:val="000000"/>
                    <w:sz w:val="20"/>
                  </w:rPr>
                </w:rPrChange>
              </w:rPr>
              <w:fldChar w:fldCharType="separate"/>
            </w:r>
            <w:r w:rsidR="00F10C7C">
              <w:rPr>
                <w:rFonts w:ascii="Calibri Light" w:hAnsi="Calibri Light"/>
                <w:color w:val="000000"/>
                <w:rPrChange w:id="4537" w:author="Russell Ott" w:date="2022-05-16T11:47:00Z">
                  <w:rPr>
                    <w:rFonts w:ascii="Calibri Light" w:hAnsi="Calibri Light"/>
                    <w:color w:val="000000"/>
                    <w:sz w:val="20"/>
                  </w:rPr>
                </w:rPrChange>
              </w:rPr>
              <w:t>5.2.10.3</w:t>
            </w:r>
            <w:r w:rsidR="00203749" w:rsidRPr="00AD08FB">
              <w:rPr>
                <w:rFonts w:ascii="Calibri Light" w:hAnsi="Calibri Light"/>
                <w:color w:val="000000"/>
                <w:rPrChange w:id="4538" w:author="Russell Ott" w:date="2022-05-16T11:47:00Z">
                  <w:rPr>
                    <w:rFonts w:ascii="Calibri Light" w:hAnsi="Calibri Light"/>
                    <w:color w:val="000000"/>
                    <w:sz w:val="20"/>
                  </w:rPr>
                </w:rPrChange>
              </w:rPr>
              <w:fldChar w:fldCharType="end"/>
            </w:r>
            <w:r w:rsidR="00203749" w:rsidRPr="00AD08FB">
              <w:rPr>
                <w:rFonts w:ascii="Calibri Light" w:hAnsi="Calibri Light"/>
                <w:color w:val="000000"/>
                <w:rPrChange w:id="4539" w:author="Russell Ott" w:date="2022-05-16T11:47:00Z">
                  <w:rPr>
                    <w:rFonts w:ascii="Calibri Light" w:hAnsi="Calibri Light"/>
                    <w:color w:val="000000"/>
                    <w:sz w:val="20"/>
                  </w:rPr>
                </w:rPrChange>
              </w:rPr>
              <w:t xml:space="preserve"> </w:t>
            </w:r>
            <w:r w:rsidR="00203749" w:rsidRPr="00AD08FB">
              <w:rPr>
                <w:rFonts w:ascii="Calibri Light" w:hAnsi="Calibri Light"/>
                <w:color w:val="000000"/>
                <w:rPrChange w:id="4540" w:author="Russell Ott" w:date="2022-05-16T11:47:00Z">
                  <w:rPr>
                    <w:rFonts w:ascii="Calibri Light" w:hAnsi="Calibri Light"/>
                    <w:color w:val="000000"/>
                    <w:sz w:val="20"/>
                  </w:rPr>
                </w:rPrChange>
              </w:rPr>
              <w:fldChar w:fldCharType="begin"/>
            </w:r>
            <w:r w:rsidR="00203749" w:rsidRPr="00AD08FB">
              <w:rPr>
                <w:rFonts w:ascii="Calibri Light" w:hAnsi="Calibri Light"/>
                <w:color w:val="000000"/>
                <w:rPrChange w:id="4541" w:author="Russell Ott" w:date="2022-05-16T11:47:00Z">
                  <w:rPr>
                    <w:rFonts w:ascii="Calibri Light" w:hAnsi="Calibri Light"/>
                    <w:color w:val="000000"/>
                    <w:sz w:val="20"/>
                  </w:rPr>
                </w:rPrChange>
              </w:rPr>
              <w:instrText xml:space="preserve"> REF _Ref21897288 \h  \* MERGEFORMAT </w:instrText>
            </w:r>
            <w:r w:rsidR="00203749" w:rsidRPr="00AD08FB">
              <w:rPr>
                <w:rFonts w:ascii="Calibri Light" w:hAnsi="Calibri Light"/>
                <w:color w:val="000000"/>
                <w:rPrChange w:id="4542" w:author="Russell Ott" w:date="2022-05-16T11:47:00Z">
                  <w:rPr>
                    <w:rFonts w:ascii="Calibri Light" w:hAnsi="Calibri Light"/>
                    <w:color w:val="000000"/>
                    <w:sz w:val="20"/>
                  </w:rPr>
                </w:rPrChange>
              </w:rPr>
            </w:r>
            <w:r w:rsidR="00203749" w:rsidRPr="00AD08FB">
              <w:rPr>
                <w:rFonts w:ascii="Calibri Light" w:hAnsi="Calibri Light"/>
                <w:color w:val="000000"/>
                <w:rPrChange w:id="4543" w:author="Russell Ott" w:date="2022-05-16T11:47:00Z">
                  <w:rPr>
                    <w:rFonts w:ascii="Calibri Light" w:hAnsi="Calibri Light"/>
                    <w:color w:val="000000"/>
                    <w:sz w:val="20"/>
                  </w:rPr>
                </w:rPrChange>
              </w:rPr>
              <w:fldChar w:fldCharType="separate"/>
            </w:r>
            <w:r w:rsidR="00F10C7C" w:rsidRPr="00F10C7C">
              <w:rPr>
                <w:rFonts w:ascii="Calibri Light" w:hAnsi="Calibri Light"/>
                <w:rPrChange w:id="4544" w:author="Russell Ott" w:date="2022-05-16T11:47:00Z">
                  <w:rPr>
                    <w:rFonts w:ascii="Calibri Light" w:hAnsi="Calibri Light"/>
                    <w:sz w:val="20"/>
                  </w:rPr>
                </w:rPrChange>
              </w:rPr>
              <w:t>Birth Sex</w:t>
            </w:r>
            <w:r w:rsidR="00203749" w:rsidRPr="00AD08FB">
              <w:rPr>
                <w:rFonts w:ascii="Calibri Light" w:hAnsi="Calibri Light"/>
                <w:color w:val="000000"/>
                <w:rPrChange w:id="4545" w:author="Russell Ott" w:date="2022-05-16T11:47:00Z">
                  <w:rPr>
                    <w:rFonts w:ascii="Calibri Light" w:hAnsi="Calibri Light"/>
                    <w:color w:val="000000"/>
                    <w:sz w:val="20"/>
                  </w:rPr>
                </w:rPrChange>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b/>
                <w:color w:val="000000"/>
                <w:rPrChange w:id="4546" w:author="Russell Ott" w:date="2022-05-16T11:47:00Z">
                  <w:rPr>
                    <w:rFonts w:ascii="Calibri" w:hAnsi="Calibri"/>
                    <w:b/>
                    <w:color w:val="000000"/>
                    <w:sz w:val="20"/>
                  </w:rPr>
                </w:rPrChange>
              </w:rPr>
            </w:pPr>
            <w:r w:rsidRPr="00D14360">
              <w:rPr>
                <w:b/>
                <w:color w:val="000000"/>
                <w:rPrChange w:id="4547" w:author="Russell Ott" w:date="2022-05-16T11:47:00Z">
                  <w:rPr>
                    <w:rFonts w:ascii="Calibri" w:hAnsi="Calibri"/>
                    <w:b/>
                    <w:color w:val="000000"/>
                    <w:sz w:val="20"/>
                  </w:rPr>
                </w:rPrChange>
              </w:rPr>
              <w:t>Date of Birth</w:t>
            </w:r>
          </w:p>
        </w:tc>
        <w:tc>
          <w:tcPr>
            <w:tcW w:w="6930" w:type="dxa"/>
            <w:shd w:val="clear" w:color="auto" w:fill="auto"/>
          </w:tcPr>
          <w:p w14:paraId="787628A4" w14:textId="77777777" w:rsidR="00A10C4D" w:rsidRPr="00D14360" w:rsidRDefault="00A10C4D" w:rsidP="00D14360">
            <w:pPr>
              <w:spacing w:after="120"/>
              <w:rPr>
                <w:rFonts w:ascii="Calibri Light" w:eastAsia="Times New Roman" w:hAnsi="Calibri Light"/>
                <w:color w:val="000000"/>
                <w:sz w:val="24"/>
                <w:szCs w:val="24"/>
                <w:rPrChange w:id="4548" w:author="Russell Ott" w:date="2022-05-16T11:47:00Z">
                  <w:rPr>
                    <w:rFonts w:ascii="Calibri Light" w:hAnsi="Calibri Light"/>
                    <w:color w:val="000000"/>
                    <w:sz w:val="20"/>
                  </w:rPr>
                </w:rPrChange>
              </w:rPr>
            </w:pPr>
            <w:r w:rsidRPr="00D14360">
              <w:rPr>
                <w:rFonts w:ascii="Calibri Light" w:hAnsi="Calibri Light"/>
                <w:color w:val="000000"/>
                <w:rPrChange w:id="4549" w:author="Russell Ott" w:date="2022-05-16T11:47:00Z">
                  <w:rPr>
                    <w:rFonts w:ascii="Calibri Light" w:hAnsi="Calibri Light"/>
                    <w:color w:val="000000"/>
                    <w:sz w:val="20"/>
                  </w:rPr>
                </w:rPrChange>
              </w:rPr>
              <w:t>/ClinicalDocument/recordTarget/patientRole/patient/birthTime</w:t>
            </w:r>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b/>
                <w:color w:val="000000"/>
                <w:rPrChange w:id="4550" w:author="Russell Ott" w:date="2022-05-16T11:47:00Z">
                  <w:rPr>
                    <w:rFonts w:ascii="Calibri" w:hAnsi="Calibri"/>
                    <w:b/>
                    <w:color w:val="000000"/>
                    <w:sz w:val="20"/>
                  </w:rPr>
                </w:rPrChange>
              </w:rPr>
            </w:pPr>
            <w:r w:rsidRPr="00D14360">
              <w:rPr>
                <w:b/>
                <w:color w:val="000000"/>
                <w:rPrChange w:id="4551" w:author="Russell Ott" w:date="2022-05-16T11:47:00Z">
                  <w:rPr>
                    <w:rFonts w:ascii="Calibri" w:hAnsi="Calibri"/>
                    <w:b/>
                    <w:color w:val="000000"/>
                    <w:sz w:val="20"/>
                  </w:rPr>
                </w:rPrChange>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eastAsia="Times New Roman" w:hAnsi="Calibri Light"/>
                <w:color w:val="000000"/>
                <w:sz w:val="24"/>
                <w:szCs w:val="24"/>
                <w:rPrChange w:id="4552" w:author="Russell Ott" w:date="2022-05-16T11:47:00Z">
                  <w:rPr>
                    <w:rFonts w:ascii="Calibri Light" w:hAnsi="Calibri Light"/>
                    <w:color w:val="000000"/>
                    <w:sz w:val="20"/>
                  </w:rPr>
                </w:rPrChange>
              </w:rPr>
            </w:pPr>
            <w:r w:rsidRPr="00D14360">
              <w:rPr>
                <w:rFonts w:ascii="Calibri Light" w:hAnsi="Calibri Light"/>
                <w:color w:val="000000"/>
                <w:rPrChange w:id="4553" w:author="Russell Ott" w:date="2022-05-16T11:47:00Z">
                  <w:rPr>
                    <w:rFonts w:ascii="Calibri Light" w:hAnsi="Calibri Light"/>
                    <w:color w:val="000000"/>
                    <w:sz w:val="20"/>
                  </w:rPr>
                </w:rPrChange>
              </w:rPr>
              <w:t>/ClinicalDocument/recordTarget/patientRole/patient/raceCode</w:t>
            </w:r>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b/>
                <w:color w:val="000000"/>
                <w:rPrChange w:id="4554" w:author="Russell Ott" w:date="2022-05-16T11:47:00Z">
                  <w:rPr>
                    <w:rFonts w:ascii="Calibri" w:hAnsi="Calibri"/>
                    <w:b/>
                    <w:color w:val="000000"/>
                    <w:sz w:val="20"/>
                  </w:rPr>
                </w:rPrChange>
              </w:rPr>
            </w:pPr>
            <w:r w:rsidRPr="00D14360">
              <w:rPr>
                <w:b/>
                <w:color w:val="000000"/>
                <w:rPrChange w:id="4555" w:author="Russell Ott" w:date="2022-05-16T11:47:00Z">
                  <w:rPr>
                    <w:rFonts w:ascii="Calibri" w:hAnsi="Calibri"/>
                    <w:b/>
                    <w:color w:val="000000"/>
                    <w:sz w:val="20"/>
                  </w:rPr>
                </w:rPrChange>
              </w:rPr>
              <w:t>Ethnicity</w:t>
            </w:r>
          </w:p>
        </w:tc>
        <w:tc>
          <w:tcPr>
            <w:tcW w:w="6930" w:type="dxa"/>
            <w:shd w:val="clear" w:color="auto" w:fill="auto"/>
          </w:tcPr>
          <w:p w14:paraId="3C3414F0" w14:textId="77777777" w:rsidR="00A10C4D" w:rsidRPr="00D14360" w:rsidRDefault="00A10C4D" w:rsidP="00D14360">
            <w:pPr>
              <w:spacing w:after="120"/>
              <w:rPr>
                <w:rFonts w:ascii="Calibri Light" w:eastAsia="Times New Roman" w:hAnsi="Calibri Light"/>
                <w:color w:val="000000"/>
                <w:sz w:val="24"/>
                <w:szCs w:val="24"/>
                <w:rPrChange w:id="4556" w:author="Russell Ott" w:date="2022-05-16T11:47:00Z">
                  <w:rPr>
                    <w:rFonts w:ascii="Calibri Light" w:hAnsi="Calibri Light"/>
                    <w:color w:val="000000"/>
                    <w:sz w:val="20"/>
                  </w:rPr>
                </w:rPrChange>
              </w:rPr>
            </w:pPr>
            <w:r w:rsidRPr="00D14360">
              <w:rPr>
                <w:rFonts w:ascii="Calibri Light" w:hAnsi="Calibri Light"/>
                <w:color w:val="000000"/>
                <w:rPrChange w:id="4557" w:author="Russell Ott" w:date="2022-05-16T11:47:00Z">
                  <w:rPr>
                    <w:rFonts w:ascii="Calibri Light" w:hAnsi="Calibri Light"/>
                    <w:color w:val="000000"/>
                    <w:sz w:val="20"/>
                  </w:rPr>
                </w:rPrChange>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color w:val="000000"/>
                <w:rPrChange w:id="4558" w:author="Russell Ott" w:date="2022-05-16T11:47:00Z">
                  <w:rPr>
                    <w:rFonts w:ascii="Calibri" w:hAnsi="Calibri"/>
                    <w:color w:val="000000"/>
                    <w:sz w:val="20"/>
                  </w:rPr>
                </w:rPrChange>
              </w:rPr>
            </w:pPr>
            <w:r w:rsidRPr="00D14360">
              <w:rPr>
                <w:b/>
                <w:color w:val="000000"/>
                <w:rPrChange w:id="4559" w:author="Russell Ott" w:date="2022-05-16T11:47:00Z">
                  <w:rPr>
                    <w:rFonts w:ascii="Calibri" w:hAnsi="Calibri"/>
                    <w:b/>
                    <w:color w:val="000000"/>
                    <w:sz w:val="20"/>
                  </w:rPr>
                </w:rPrChange>
              </w:rPr>
              <w:t>Preferred Language</w:t>
            </w:r>
          </w:p>
          <w:p w14:paraId="0FA5BCB0" w14:textId="77777777" w:rsidR="001E4DE0" w:rsidRPr="00AE350D" w:rsidRDefault="001E4DE0" w:rsidP="00D14360">
            <w:pPr>
              <w:spacing w:after="120"/>
              <w:rPr>
                <w:rFonts w:ascii="Times New Roman" w:eastAsia="Times New Roman" w:hAnsi="Times New Roman"/>
                <w:color w:val="000000"/>
                <w:sz w:val="24"/>
                <w:szCs w:val="24"/>
                <w:rPrChange w:id="4560" w:author="Russell Ott" w:date="2022-05-16T11:47:00Z">
                  <w:rPr>
                    <w:rFonts w:ascii="Calibri" w:hAnsi="Calibri"/>
                    <w:color w:val="000000"/>
                    <w:sz w:val="20"/>
                  </w:rPr>
                </w:rPrChange>
              </w:rPr>
            </w:pPr>
            <w:r w:rsidRPr="00D14360">
              <w:rPr>
                <w:b/>
                <w:color w:val="000000"/>
                <w:rPrChange w:id="4561" w:author="Russell Ott" w:date="2022-05-16T11:47:00Z">
                  <w:rPr>
                    <w:rFonts w:ascii="Calibri" w:hAnsi="Calibri"/>
                    <w:b/>
                    <w:color w:val="000000"/>
                    <w:sz w:val="20"/>
                  </w:rPr>
                </w:rPrChange>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eastAsia="Times New Roman" w:hAnsi="Calibri Light"/>
                <w:color w:val="000000"/>
                <w:sz w:val="24"/>
                <w:szCs w:val="24"/>
                <w:rPrChange w:id="4562" w:author="Russell Ott" w:date="2022-05-16T11:47:00Z">
                  <w:rPr>
                    <w:rFonts w:ascii="Calibri Light" w:hAnsi="Calibri Light"/>
                    <w:color w:val="000000"/>
                    <w:sz w:val="20"/>
                  </w:rPr>
                </w:rPrChange>
              </w:rPr>
            </w:pPr>
            <w:r w:rsidRPr="00D14360">
              <w:rPr>
                <w:rFonts w:ascii="Calibri Light" w:hAnsi="Calibri Light"/>
                <w:color w:val="000000"/>
                <w:rPrChange w:id="4563" w:author="Russell Ott" w:date="2022-05-16T11:47:00Z">
                  <w:rPr>
                    <w:rFonts w:ascii="Calibri Light" w:hAnsi="Calibri Light"/>
                    <w:color w:val="000000"/>
                    <w:sz w:val="20"/>
                  </w:rPr>
                </w:rPrChange>
              </w:rPr>
              <w:t>/ClinicalDocument/recordTarget/patientRole/patient/languageCommunication</w:t>
            </w:r>
          </w:p>
          <w:p w14:paraId="2F3B099A" w14:textId="77777777" w:rsidR="001E4DE0" w:rsidRPr="00D14360" w:rsidRDefault="001E4DE0" w:rsidP="00D14360">
            <w:pPr>
              <w:spacing w:after="120"/>
              <w:rPr>
                <w:rFonts w:ascii="Calibri Light" w:eastAsia="Times New Roman" w:hAnsi="Calibri Light"/>
                <w:color w:val="000000"/>
                <w:sz w:val="24"/>
                <w:szCs w:val="24"/>
                <w:rPrChange w:id="4564" w:author="Russell Ott" w:date="2022-05-16T11:47:00Z">
                  <w:rPr>
                    <w:rFonts w:ascii="Calibri Light" w:hAnsi="Calibri Light"/>
                    <w:color w:val="000000"/>
                    <w:sz w:val="20"/>
                  </w:rPr>
                </w:rPrChange>
              </w:rPr>
            </w:pPr>
            <w:r w:rsidRPr="00D14360">
              <w:rPr>
                <w:rFonts w:ascii="Calibri Light" w:hAnsi="Calibri Light"/>
                <w:color w:val="000000"/>
                <w:rPrChange w:id="4565" w:author="Russell Ott" w:date="2022-05-16T11:47:00Z">
                  <w:rPr>
                    <w:rFonts w:ascii="Calibri Light" w:hAnsi="Calibri Light"/>
                    <w:color w:val="000000"/>
                    <w:sz w:val="20"/>
                  </w:rPr>
                </w:rPrChange>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b/>
                <w:color w:val="000000"/>
                <w:rPrChange w:id="4566" w:author="Russell Ott" w:date="2022-05-16T11:47:00Z">
                  <w:rPr>
                    <w:rFonts w:ascii="Calibri" w:hAnsi="Calibri"/>
                    <w:b/>
                    <w:color w:val="000000"/>
                    <w:sz w:val="20"/>
                  </w:rPr>
                </w:rPrChange>
              </w:rPr>
            </w:pPr>
            <w:r w:rsidRPr="00D14360">
              <w:rPr>
                <w:b/>
                <w:color w:val="000000"/>
                <w:rPrChange w:id="4567" w:author="Russell Ott" w:date="2022-05-16T11:47:00Z">
                  <w:rPr>
                    <w:rFonts w:ascii="Calibri" w:hAnsi="Calibri"/>
                    <w:b/>
                    <w:color w:val="000000"/>
                    <w:sz w:val="20"/>
                  </w:rPr>
                </w:rPrChange>
              </w:rPr>
              <w:t>Address</w:t>
            </w:r>
          </w:p>
        </w:tc>
        <w:tc>
          <w:tcPr>
            <w:tcW w:w="6930" w:type="dxa"/>
            <w:shd w:val="clear" w:color="auto" w:fill="auto"/>
          </w:tcPr>
          <w:p w14:paraId="48C22FFB" w14:textId="77777777" w:rsidR="00A10C4D" w:rsidRPr="00D14360" w:rsidRDefault="00A10C4D" w:rsidP="00D14360">
            <w:pPr>
              <w:spacing w:after="120"/>
              <w:rPr>
                <w:rFonts w:ascii="Calibri Light" w:eastAsia="Times New Roman" w:hAnsi="Calibri Light"/>
                <w:color w:val="000000"/>
                <w:sz w:val="24"/>
                <w:szCs w:val="24"/>
                <w:rPrChange w:id="4568" w:author="Russell Ott" w:date="2022-05-16T11:47:00Z">
                  <w:rPr>
                    <w:rFonts w:ascii="Calibri Light" w:hAnsi="Calibri Light"/>
                    <w:color w:val="000000"/>
                    <w:sz w:val="20"/>
                  </w:rPr>
                </w:rPrChange>
              </w:rPr>
            </w:pPr>
            <w:r w:rsidRPr="00D14360">
              <w:rPr>
                <w:rFonts w:ascii="Calibri Light" w:hAnsi="Calibri Light"/>
                <w:color w:val="000000"/>
                <w:rPrChange w:id="4569" w:author="Russell Ott" w:date="2022-05-16T11:47:00Z">
                  <w:rPr>
                    <w:rFonts w:ascii="Calibri Light" w:hAnsi="Calibri Light"/>
                    <w:color w:val="000000"/>
                    <w:sz w:val="20"/>
                  </w:rPr>
                </w:rPrChange>
              </w:rPr>
              <w:t>/ClinicalDocument/recordTarget/patientRole/addr</w:t>
            </w:r>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b/>
                <w:color w:val="000000"/>
                <w:rPrChange w:id="4570" w:author="Russell Ott" w:date="2022-05-16T11:47:00Z">
                  <w:rPr>
                    <w:rFonts w:ascii="Calibri" w:hAnsi="Calibri"/>
                    <w:b/>
                    <w:color w:val="000000"/>
                    <w:sz w:val="20"/>
                  </w:rPr>
                </w:rPrChange>
              </w:rPr>
            </w:pPr>
            <w:r w:rsidRPr="00D14360">
              <w:rPr>
                <w:b/>
                <w:color w:val="000000"/>
                <w:rPrChange w:id="4571" w:author="Russell Ott" w:date="2022-05-16T11:47:00Z">
                  <w:rPr>
                    <w:rFonts w:ascii="Calibri" w:hAnsi="Calibri"/>
                    <w:b/>
                    <w:color w:val="000000"/>
                    <w:sz w:val="20"/>
                  </w:rPr>
                </w:rPrChange>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eastAsia="Times New Roman" w:hAnsi="Calibri Light"/>
                <w:color w:val="000000"/>
                <w:sz w:val="24"/>
                <w:szCs w:val="24"/>
                <w:rPrChange w:id="4572" w:author="Russell Ott" w:date="2022-05-16T11:47:00Z">
                  <w:rPr>
                    <w:rFonts w:ascii="Calibri Light" w:hAnsi="Calibri Light"/>
                    <w:color w:val="000000"/>
                    <w:sz w:val="20"/>
                  </w:rPr>
                </w:rPrChange>
              </w:rPr>
            </w:pPr>
            <w:r w:rsidRPr="00D14360">
              <w:rPr>
                <w:rFonts w:ascii="Calibri Light" w:hAnsi="Calibri Light"/>
                <w:color w:val="000000"/>
                <w:rPrChange w:id="4573" w:author="Russell Ott" w:date="2022-05-16T11:47:00Z">
                  <w:rPr>
                    <w:rFonts w:ascii="Calibri Light" w:hAnsi="Calibri Light"/>
                    <w:color w:val="000000"/>
                    <w:sz w:val="20"/>
                  </w:rPr>
                </w:rPrChange>
              </w:rPr>
              <w:t>/ClinicalDocument/recordTarget/patientRole/telecom</w:t>
            </w:r>
          </w:p>
        </w:tc>
      </w:tr>
    </w:tbl>
    <w:p w14:paraId="345CB95A" w14:textId="1A61599A" w:rsidR="00F8305B" w:rsidRPr="00C64922" w:rsidRDefault="00CA5B48">
      <w:pPr>
        <w:pStyle w:val="Caption"/>
      </w:pPr>
      <w:bookmarkStart w:id="4574" w:name="_Toc10634833"/>
      <w:bookmarkStart w:id="4575" w:name="_Toc21926991"/>
      <w:r>
        <w:t xml:space="preserve">  </w:t>
      </w:r>
      <w:bookmarkStart w:id="4576" w:name="_Toc103262877"/>
      <w:r w:rsidR="00F8305B" w:rsidRPr="00C64922">
        <w:t xml:space="preserve">Table </w:t>
      </w:r>
      <w:r w:rsidR="00132A94">
        <w:fldChar w:fldCharType="begin"/>
      </w:r>
      <w:r w:rsidR="00132A94">
        <w:instrText xml:space="preserve"> SEQ Table \* ARABIC </w:instrText>
      </w:r>
      <w:r w:rsidR="00132A94">
        <w:fldChar w:fldCharType="separate"/>
      </w:r>
      <w:r w:rsidR="00F10C7C">
        <w:rPr>
          <w:noProof/>
        </w:rPr>
        <w:t>10</w:t>
      </w:r>
      <w:r w:rsidR="00132A94">
        <w:rPr>
          <w:noProof/>
        </w:rPr>
        <w:fldChar w:fldCharType="end"/>
      </w:r>
      <w:r w:rsidR="00F8305B" w:rsidRPr="00C64922">
        <w:t>: Patient Data Elements</w:t>
      </w:r>
      <w:bookmarkEnd w:id="4576"/>
      <w:bookmarkEnd w:id="4575"/>
    </w:p>
    <w:bookmarkEnd w:id="4574"/>
    <w:p w14:paraId="643F8CF5" w14:textId="44D87A60" w:rsidR="00A10C4D" w:rsidRDefault="00A10C4D" w:rsidP="00B505D2">
      <w:pPr>
        <w:spacing w:after="120"/>
        <w:rPr>
          <w:color w:val="000000"/>
          <w:rPrChange w:id="4577" w:author="Russell Ott" w:date="2022-05-16T11:47:00Z">
            <w:rPr>
              <w:rFonts w:ascii="Calibri" w:hAnsi="Calibri"/>
              <w:color w:val="000000"/>
            </w:rPr>
          </w:rPrChange>
        </w:rPr>
      </w:pPr>
      <w:r w:rsidRPr="00D14360">
        <w:rPr>
          <w:color w:val="000000"/>
          <w:rPrChange w:id="4578" w:author="Russell Ott" w:date="2022-05-16T11:47:00Z">
            <w:rPr>
              <w:rFonts w:ascii="Calibri" w:hAnsi="Calibri"/>
              <w:color w:val="000000"/>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579">
          <w:tblGrid>
            <w:gridCol w:w="725"/>
            <w:gridCol w:w="8517"/>
          </w:tblGrid>
        </w:tblGridChange>
      </w:tblGrid>
      <w:tr w:rsidR="001A0138" w:rsidRPr="00C64922" w14:paraId="7612A614" w14:textId="77777777" w:rsidTr="0007159E">
        <w:tc>
          <w:tcPr>
            <w:tcW w:w="725" w:type="dxa"/>
            <w:tcBorders>
              <w:right w:val="nil"/>
            </w:tcBorders>
            <w:shd w:val="clear" w:color="auto" w:fill="C6D9F1"/>
            <w:cellIns w:id="4580" w:author="Russell Ott" w:date="2022-05-16T11:47:00Z"/>
          </w:tcPr>
          <w:p w14:paraId="6ADBDF2D" w14:textId="77777777" w:rsidR="00F47D77" w:rsidRPr="00C64922" w:rsidRDefault="00F47D77" w:rsidP="0007159E">
            <w:pPr>
              <w:pStyle w:val="BodyText"/>
              <w:rPr>
                <w:noProof/>
              </w:rPr>
            </w:pPr>
            <w:ins w:id="4581" w:author="Russell Ott" w:date="2022-05-16T11:47:00Z">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00E25619" w14:textId="6E60458F" w:rsidR="00F47D77" w:rsidRDefault="00634398" w:rsidP="00F47D77">
            <w:pPr>
              <w:pStyle w:val="BodyText"/>
              <w:rPr>
                <w:b/>
                <w:bCs/>
              </w:rPr>
            </w:pPr>
            <w:del w:id="4582" w:author="Russell Ott" w:date="2022-05-16T11:47:00Z">
              <w:r>
                <w:rPr>
                  <w:noProof/>
                </w:rPr>
                <w:drawing>
                  <wp:anchor distT="0" distB="0" distL="114300" distR="114300" simplePos="0" relativeHeight="251805696" behindDoc="0" locked="0" layoutInCell="1" allowOverlap="1" wp14:anchorId="7E59660C" wp14:editId="46ACD82A">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0" name="Graphic 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 xml:space="preserve">C-CDA Content </w:t>
            </w:r>
            <w:r w:rsidR="00F47D77" w:rsidRPr="00D14360">
              <w:rPr>
                <w:color w:val="000000"/>
              </w:rPr>
              <w:t xml:space="preserve">Creators SHOULD include identifiers that improve the accuracy of automated patient matching mechanisms. </w:t>
            </w:r>
            <w:r w:rsidR="00F47D77" w:rsidRPr="00D14360">
              <w:rPr>
                <w:b/>
                <w:bCs/>
              </w:rPr>
              <w:t xml:space="preserve"> [</w:t>
            </w:r>
            <w:r w:rsidR="00F47D77">
              <w:rPr>
                <w:b/>
                <w:bCs/>
              </w:rPr>
              <w:t>BP-029</w:t>
            </w:r>
            <w:r w:rsidR="00F47D77" w:rsidRPr="00D14360">
              <w:rPr>
                <w:b/>
                <w:bCs/>
              </w:rPr>
              <w:t>]</w:t>
            </w:r>
          </w:p>
          <w:p w14:paraId="098E1B4F" w14:textId="77777777" w:rsidR="00EF2401" w:rsidRDefault="00EF2401" w:rsidP="00F16A6D">
            <w:pPr>
              <w:pStyle w:val="BodyText"/>
              <w:rPr>
                <w:del w:id="4583" w:author="Russell Ott" w:date="2022-05-16T11:47:00Z"/>
              </w:rPr>
            </w:pPr>
            <w:del w:id="4584" w:author="Russell Ott" w:date="2022-05-16T11:47:00Z">
              <w:r>
                <w:delText xml:space="preserve">          </w:delText>
              </w:r>
            </w:del>
            <w:r w:rsidR="00F47D77">
              <w:t xml:space="preserve">Note: Testability would require business decisions to be made about what type of </w:t>
            </w:r>
          </w:p>
          <w:p w14:paraId="100DA229" w14:textId="30295A76" w:rsidR="00F47D77" w:rsidRPr="00C64922" w:rsidRDefault="00EF2401" w:rsidP="007770C6">
            <w:pPr>
              <w:pStyle w:val="BodyText"/>
              <w:ind w:left="315"/>
              <w:pPrChange w:id="4585" w:author="Russell Ott" w:date="2022-05-16T11:47:00Z">
                <w:pPr>
                  <w:pStyle w:val="BodyText"/>
                </w:pPr>
              </w:pPrChange>
            </w:pPr>
            <w:del w:id="4586" w:author="Russell Ott" w:date="2022-05-16T11:47:00Z">
              <w:r>
                <w:delText xml:space="preserve">          </w:delText>
              </w:r>
            </w:del>
            <w:r w:rsidR="00F47D77">
              <w:t xml:space="preserve">identifiers </w:t>
            </w:r>
            <w:del w:id="4587" w:author="Russell Ott" w:date="2022-05-16T11:47:00Z">
              <w:r>
                <w:delText>inprove</w:delText>
              </w:r>
            </w:del>
            <w:ins w:id="4588" w:author="Russell Ott" w:date="2022-05-16T11:47:00Z">
              <w:r w:rsidR="00F47D77">
                <w:t>improve</w:t>
              </w:r>
            </w:ins>
            <w:r w:rsidR="00F47D77">
              <w:t xml:space="preserve"> automated matching.</w:t>
            </w:r>
            <w:del w:id="4589" w:author="Russell Ott" w:date="2022-05-16T11:47:00Z">
              <w:r>
                <w:delText xml:space="preserve"> </w:delText>
              </w:r>
            </w:del>
          </w:p>
        </w:tc>
      </w:tr>
      <w:tr w:rsidR="001A0138" w:rsidRPr="00C64922" w14:paraId="004B3D22" w14:textId="77777777" w:rsidTr="0007159E">
        <w:tc>
          <w:tcPr>
            <w:tcW w:w="725" w:type="dxa"/>
            <w:tcBorders>
              <w:right w:val="nil"/>
            </w:tcBorders>
            <w:shd w:val="clear" w:color="auto" w:fill="C6D9F1"/>
            <w:cellIns w:id="4590" w:author="Russell Ott" w:date="2022-05-16T11:47:00Z"/>
          </w:tcPr>
          <w:p w14:paraId="4B683B2C" w14:textId="4F062B99" w:rsidR="00F47D77" w:rsidRDefault="00F47D77" w:rsidP="0007159E">
            <w:pPr>
              <w:pStyle w:val="BodyText"/>
              <w:rPr>
                <w:noProof/>
              </w:rPr>
            </w:pPr>
            <w:ins w:id="4591" w:author="Russell Ott" w:date="2022-05-16T11:47:00Z">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78B2D967" w14:textId="3D803EAE" w:rsidR="00F47D77" w:rsidRPr="00D14360" w:rsidRDefault="00634398" w:rsidP="0007159E">
            <w:pPr>
              <w:pStyle w:val="BodyText"/>
              <w:rPr>
                <w:color w:val="000000"/>
                <w:rPrChange w:id="4592" w:author="Russell Ott" w:date="2022-05-16T11:47:00Z">
                  <w:rPr/>
                </w:rPrChange>
              </w:rPr>
            </w:pPr>
            <w:del w:id="4593" w:author="Russell Ott" w:date="2022-05-16T11:47:00Z">
              <w:r>
                <w:rPr>
                  <w:noProof/>
                </w:rPr>
                <w:drawing>
                  <wp:anchor distT="0" distB="0" distL="114300" distR="114300" simplePos="0" relativeHeight="251807744" behindDoc="0" locked="0" layoutInCell="1" allowOverlap="1" wp14:anchorId="7BF15C91" wp14:editId="75793230">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9" name="Graphic 1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 xml:space="preserve">C-CDA Content </w:t>
            </w:r>
            <w:r w:rsidR="00F47D77" w:rsidRPr="00D14360">
              <w:rPr>
                <w:color w:val="000000"/>
              </w:rPr>
              <w:t>Creators SH</w:t>
            </w:r>
            <w:r w:rsidR="00F47D77">
              <w:rPr>
                <w:color w:val="000000"/>
              </w:rPr>
              <w:t>ALL</w:t>
            </w:r>
            <w:r w:rsidR="00F47D77" w:rsidRPr="00D14360">
              <w:rPr>
                <w:color w:val="000000"/>
              </w:rPr>
              <w:t xml:space="preserve"> include the patient’s administrative gender in the demographic information of the recordTarget.</w:t>
            </w:r>
            <w:r w:rsidR="00F47D77" w:rsidRPr="00D14360">
              <w:rPr>
                <w:b/>
                <w:bCs/>
              </w:rPr>
              <w:t xml:space="preserve"> [</w:t>
            </w:r>
            <w:r w:rsidR="00F47D77">
              <w:rPr>
                <w:b/>
                <w:bCs/>
              </w:rPr>
              <w:t>CONF-030</w:t>
            </w:r>
            <w:r w:rsidR="00F47D77" w:rsidRPr="00D14360">
              <w:rPr>
                <w:b/>
                <w:bCs/>
              </w:rPr>
              <w:t>]</w:t>
            </w:r>
          </w:p>
        </w:tc>
      </w:tr>
      <w:tr w:rsidR="001A0138" w:rsidRPr="00C64922" w14:paraId="2FC5DEA0" w14:textId="77777777" w:rsidTr="0007159E">
        <w:tc>
          <w:tcPr>
            <w:tcW w:w="725" w:type="dxa"/>
            <w:tcBorders>
              <w:right w:val="nil"/>
            </w:tcBorders>
            <w:shd w:val="clear" w:color="auto" w:fill="C6D9F1"/>
            <w:cellIns w:id="4594" w:author="Russell Ott" w:date="2022-05-16T11:47:00Z"/>
          </w:tcPr>
          <w:p w14:paraId="68509EB3" w14:textId="5CE57274" w:rsidR="00F47D77" w:rsidRDefault="00F47D77" w:rsidP="0007159E">
            <w:pPr>
              <w:pStyle w:val="BodyText"/>
              <w:rPr>
                <w:noProof/>
              </w:rPr>
            </w:pPr>
            <w:ins w:id="4595" w:author="Russell Ott" w:date="2022-05-16T11:47:00Z">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77E538ED" w14:textId="45876408" w:rsidR="00F47D77" w:rsidRPr="00D14360" w:rsidRDefault="00634398" w:rsidP="0007159E">
            <w:pPr>
              <w:pStyle w:val="BodyText"/>
              <w:rPr>
                <w:color w:val="000000"/>
                <w:rPrChange w:id="4596" w:author="Russell Ott" w:date="2022-05-16T11:47:00Z">
                  <w:rPr/>
                </w:rPrChange>
              </w:rPr>
              <w:pPrChange w:id="4597" w:author="Russell Ott" w:date="2022-05-16T11:47:00Z">
                <w:pPr>
                  <w:spacing w:after="120"/>
                </w:pPr>
              </w:pPrChange>
            </w:pPr>
            <w:del w:id="4598" w:author="Russell Ott" w:date="2022-05-16T11:47:00Z">
              <w:r>
                <w:rPr>
                  <w:noProof/>
                </w:rPr>
                <w:drawing>
                  <wp:anchor distT="0" distB="0" distL="114300" distR="114300" simplePos="0" relativeHeight="251809792" behindDoc="0" locked="0" layoutInCell="1" allowOverlap="1" wp14:anchorId="761565D6" wp14:editId="2DF0C844">
                    <wp:simplePos x="0" y="0"/>
                    <wp:positionH relativeFrom="margin">
                      <wp:posOffset>-48260</wp:posOffset>
                    </wp:positionH>
                    <wp:positionV relativeFrom="margin">
                      <wp:posOffset>34290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8" name="Graphic 11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D14360">
              <w:rPr>
                <w:rPrChange w:id="4599" w:author="Russell Ott" w:date="2022-05-16T11:47:00Z">
                  <w:rPr>
                    <w:rFonts w:ascii="Calibri" w:hAnsi="Calibri"/>
                  </w:rPr>
                </w:rPrChange>
              </w:rPr>
              <w:t xml:space="preserve">C-CDA Content </w:t>
            </w:r>
            <w:r w:rsidR="00F47D77" w:rsidRPr="00D14360">
              <w:rPr>
                <w:color w:val="000000"/>
                <w:rPrChange w:id="4600" w:author="Russell Ott" w:date="2022-05-16T11:47:00Z">
                  <w:rPr>
                    <w:rFonts w:ascii="Calibri" w:hAnsi="Calibri"/>
                    <w:color w:val="000000"/>
                  </w:rPr>
                </w:rPrChange>
              </w:rPr>
              <w:t>Creators SH</w:t>
            </w:r>
            <w:r w:rsidR="00F47D77">
              <w:rPr>
                <w:color w:val="000000"/>
                <w:rPrChange w:id="4601" w:author="Russell Ott" w:date="2022-05-16T11:47:00Z">
                  <w:rPr>
                    <w:rFonts w:ascii="Calibri" w:hAnsi="Calibri"/>
                    <w:color w:val="000000"/>
                  </w:rPr>
                </w:rPrChange>
              </w:rPr>
              <w:t xml:space="preserve">ALL </w:t>
            </w:r>
            <w:r w:rsidR="00F47D77" w:rsidRPr="00D14360">
              <w:rPr>
                <w:color w:val="000000"/>
                <w:rPrChange w:id="4602" w:author="Russell Ott" w:date="2022-05-16T11:47:00Z">
                  <w:rPr>
                    <w:rFonts w:ascii="Calibri" w:hAnsi="Calibri"/>
                    <w:color w:val="000000"/>
                  </w:rPr>
                </w:rPrChange>
              </w:rPr>
              <w:t>include the patient’s birth sex as a Social History Observation in the Social History Section.</w:t>
            </w:r>
            <w:r w:rsidR="00F47D77" w:rsidRPr="00D14360">
              <w:rPr>
                <w:b/>
                <w:rPrChange w:id="4603" w:author="Russell Ott" w:date="2022-05-16T11:47:00Z">
                  <w:rPr>
                    <w:rFonts w:ascii="Calibri" w:hAnsi="Calibri"/>
                    <w:b/>
                  </w:rPr>
                </w:rPrChange>
              </w:rPr>
              <w:t xml:space="preserve"> [CONF-</w:t>
            </w:r>
            <w:r w:rsidR="00F47D77">
              <w:rPr>
                <w:b/>
                <w:rPrChange w:id="4604" w:author="Russell Ott" w:date="2022-05-16T11:47:00Z">
                  <w:rPr>
                    <w:rFonts w:ascii="Calibri" w:hAnsi="Calibri"/>
                    <w:b/>
                  </w:rPr>
                </w:rPrChange>
              </w:rPr>
              <w:t>031</w:t>
            </w:r>
            <w:r w:rsidR="00F47D77" w:rsidRPr="00D14360">
              <w:rPr>
                <w:b/>
                <w:rPrChange w:id="4605" w:author="Russell Ott" w:date="2022-05-16T11:47:00Z">
                  <w:rPr>
                    <w:rFonts w:ascii="Calibri" w:hAnsi="Calibri"/>
                    <w:b/>
                  </w:rPr>
                </w:rPrChange>
              </w:rPr>
              <w:t>]</w:t>
            </w:r>
          </w:p>
        </w:tc>
      </w:tr>
    </w:tbl>
    <w:p w14:paraId="74583E95" w14:textId="77777777" w:rsidR="00E35258" w:rsidRPr="00D14360" w:rsidRDefault="00E35258" w:rsidP="00B505D2">
      <w:pPr>
        <w:spacing w:after="120"/>
        <w:rPr>
          <w:color w:val="000000"/>
          <w:rPrChange w:id="4606" w:author="Russell Ott" w:date="2022-05-16T11:47:00Z">
            <w:rPr>
              <w:rFonts w:ascii="Calibri" w:hAnsi="Calibri"/>
              <w:color w:val="000000"/>
            </w:rPr>
          </w:rPrChange>
        </w:rPr>
      </w:pPr>
    </w:p>
    <w:p w14:paraId="7865CC2B" w14:textId="1121D8C1" w:rsidR="00CA3E84" w:rsidRPr="00C64922" w:rsidRDefault="00CA5B48" w:rsidP="00510672">
      <w:pPr>
        <w:pStyle w:val="Caption"/>
        <w:keepNext/>
        <w:spacing w:after="0"/>
      </w:pPr>
      <w:bookmarkStart w:id="4607" w:name="_Ref21853893"/>
      <w:bookmarkStart w:id="4608" w:name="_Ref21853899"/>
      <w:bookmarkStart w:id="4609" w:name="Example3"/>
      <w:bookmarkStart w:id="4610" w:name="_Toc21927457"/>
      <w:r>
        <w:t xml:space="preserve">  </w:t>
      </w:r>
      <w:bookmarkStart w:id="4611" w:name="_Toc101449258"/>
      <w:r w:rsidR="00CA3E84" w:rsidRPr="00C64922">
        <w:t xml:space="preserve">Example </w:t>
      </w:r>
      <w:r w:rsidR="00132A94">
        <w:fldChar w:fldCharType="begin"/>
      </w:r>
      <w:r w:rsidR="00132A94">
        <w:instrText xml:space="preserve"> SEQ Example \* ARABIC </w:instrText>
      </w:r>
      <w:r w:rsidR="00132A94">
        <w:fldChar w:fldCharType="separate"/>
      </w:r>
      <w:r w:rsidR="00F10C7C">
        <w:rPr>
          <w:noProof/>
        </w:rPr>
        <w:t>5</w:t>
      </w:r>
      <w:r w:rsidR="00132A94">
        <w:rPr>
          <w:noProof/>
        </w:rPr>
        <w:fldChar w:fldCharType="end"/>
      </w:r>
      <w:bookmarkEnd w:id="4607"/>
      <w:r w:rsidR="00CA3E84" w:rsidRPr="00C64922">
        <w:t>: recordTarget</w:t>
      </w:r>
      <w:r w:rsidR="0075779F">
        <w:t xml:space="preserve"> </w:t>
      </w:r>
      <w:r w:rsidR="009108A4">
        <w:t>with</w:t>
      </w:r>
      <w:r w:rsidR="0075779F">
        <w:t xml:space="preserve"> demographic data</w:t>
      </w:r>
      <w:bookmarkEnd w:id="4608"/>
      <w:bookmarkEnd w:id="4611"/>
      <w:bookmarkEnd w:id="4610"/>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4609"/>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assigningAutorityName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assigningAutorityName="DT.org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color w:val="000000"/>
          <w:rPrChange w:id="4612" w:author="Russell Ott" w:date="2022-05-16T11:47:00Z">
            <w:rPr>
              <w:rFonts w:ascii="Calibri" w:hAnsi="Calibri"/>
              <w:color w:val="000000"/>
            </w:rPr>
          </w:rPrChange>
        </w:rPr>
      </w:pPr>
    </w:p>
    <w:p w14:paraId="1E4B2701" w14:textId="51EF8C6D" w:rsidR="00CA3E84" w:rsidRPr="00A76075" w:rsidRDefault="00CA5B48" w:rsidP="00992A23">
      <w:pPr>
        <w:pStyle w:val="Caption"/>
        <w:spacing w:after="0"/>
      </w:pPr>
      <w:bookmarkStart w:id="4613" w:name="Example4"/>
      <w:bookmarkStart w:id="4614" w:name="_Toc21927458"/>
      <w:r>
        <w:t xml:space="preserve">  </w:t>
      </w:r>
      <w:bookmarkStart w:id="4615" w:name="_Toc101449259"/>
      <w:r w:rsidR="00CA3E84" w:rsidRPr="00C64922">
        <w:t xml:space="preserve">Example </w:t>
      </w:r>
      <w:r w:rsidR="00132A94">
        <w:fldChar w:fldCharType="begin"/>
      </w:r>
      <w:r w:rsidR="00132A94">
        <w:instrText xml:space="preserve"> SEQ Example \* ARABIC </w:instrText>
      </w:r>
      <w:r w:rsidR="00132A94">
        <w:fldChar w:fldCharType="separate"/>
      </w:r>
      <w:r w:rsidR="00F10C7C">
        <w:rPr>
          <w:noProof/>
        </w:rPr>
        <w:t>6</w:t>
      </w:r>
      <w:r w:rsidR="00132A94">
        <w:rPr>
          <w:noProof/>
        </w:rPr>
        <w:fldChar w:fldCharType="end"/>
      </w:r>
      <w:r w:rsidR="00CA3E84" w:rsidRPr="00C64922">
        <w:t xml:space="preserve">: recordTarget </w:t>
      </w:r>
      <w:r w:rsidR="0075779F">
        <w:t xml:space="preserve">including the provider organization context for the clinical </w:t>
      </w:r>
      <w:r w:rsidR="009108A4">
        <w:t>documentation</w:t>
      </w:r>
      <w:bookmarkEnd w:id="4613"/>
      <w:bookmarkEnd w:id="4615"/>
      <w:bookmarkEnd w:id="46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8E236E" w:rsidRPr="00C64922" w14:paraId="69E564DC" w14:textId="77777777" w:rsidTr="003A3D50">
              <w:trPr>
                <w:del w:id="4616" w:author="Russell Ott" w:date="2022-05-16T11:47:00Z"/>
              </w:trPr>
              <w:tc>
                <w:tcPr>
                  <w:tcW w:w="8640" w:type="dxa"/>
                  <w:shd w:val="clear" w:color="auto" w:fill="FFFFFF"/>
                </w:tcPr>
                <w:p w14:paraId="093FA68F" w14:textId="77777777" w:rsidR="008E236E" w:rsidRPr="00D14360" w:rsidDel="006948A3" w:rsidRDefault="008E236E" w:rsidP="006948A3">
                  <w:pPr>
                    <w:rPr>
                      <w:del w:id="4617" w:author="Russell Ott" w:date="2022-05-16T11:47:00Z"/>
                      <w:rFonts w:ascii="Courier New" w:hAnsi="Courier New" w:cs="Courier New"/>
                      <w:color w:val="000000"/>
                      <w:sz w:val="16"/>
                      <w:szCs w:val="16"/>
                    </w:rPr>
                  </w:pPr>
                </w:p>
              </w:tc>
            </w:tr>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32D70A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assigningAutorityName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assigningAutorityName="DT.org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assigningAutorityName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assigningAutorityName="DT.org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ascii="Times New Roman" w:eastAsia="Times New Roman" w:hAnsi="Times New Roman"/>
          <w:color w:val="000000"/>
          <w:sz w:val="24"/>
          <w:szCs w:val="24"/>
          <w:rPrChange w:id="4618" w:author="Russell Ott" w:date="2022-05-16T11:47:00Z">
            <w:rPr>
              <w:rFonts w:ascii="Calibri" w:hAnsi="Calibri"/>
              <w:color w:val="000000"/>
            </w:rPr>
          </w:rPrChange>
        </w:rPr>
      </w:pPr>
      <w:bookmarkStart w:id="4619" w:name="_d508cmuylgpv" w:colFirst="0" w:colLast="0"/>
      <w:bookmarkEnd w:id="4619"/>
      <w:r w:rsidRPr="00D14360">
        <w:rPr>
          <w:color w:val="000000"/>
          <w:rPrChange w:id="4620" w:author="Russell Ott" w:date="2022-05-16T11:47:00Z">
            <w:rPr>
              <w:rFonts w:ascii="Calibri" w:hAnsi="Calibri"/>
              <w:color w:val="000000"/>
            </w:rPr>
          </w:rPrChange>
        </w:rPr>
        <w:t xml:space="preserve">The CDA Examples Search tool provides useful examples showing the Patient Demographic data elements represented in a C-CDA document. </w:t>
      </w:r>
      <w:r w:rsidR="00BB1A49" w:rsidRPr="003A3D50">
        <w:rPr>
          <w:color w:val="000000"/>
          <w:rPrChange w:id="4621" w:author="Russell Ott" w:date="2022-05-16T11:47:00Z">
            <w:rPr>
              <w:rFonts w:ascii="Calibri" w:hAnsi="Calibri"/>
              <w:color w:val="000000"/>
            </w:rPr>
          </w:rPrChange>
        </w:rPr>
        <w:t>The examples below show how to include information about a patient’s prior name or prior address in a C-CDA document. The r</w:t>
      </w:r>
      <w:r w:rsidR="00BB1A49" w:rsidRPr="003A3D50">
        <w:rPr>
          <w:color w:val="000000"/>
          <w:rPrChange w:id="4622" w:author="Russell Ott" w:date="2022-05-16T11:47:00Z">
            <w:rPr>
              <w:rFonts w:ascii="Calibri" w:hAnsi="Calibri"/>
              <w:color w:val="000000"/>
            </w:rPr>
          </w:rPrChange>
        </w:rPr>
        <w:t>elevance and pertinence of including this type of information in an exchange document remains a business decisi</w:t>
      </w:r>
      <w:r w:rsidR="00B17E3F" w:rsidRPr="00BF16F2">
        <w:rPr>
          <w:color w:val="000000"/>
          <w:rPrChange w:id="4623" w:author="Russell Ott" w:date="2022-05-16T11:47:00Z">
            <w:rPr>
              <w:rFonts w:ascii="Calibri" w:hAnsi="Calibri"/>
              <w:color w:val="000000"/>
            </w:rPr>
          </w:rPrChange>
        </w:rPr>
        <w:t>o</w:t>
      </w:r>
      <w:r w:rsidR="00BB1A49" w:rsidRPr="003A3D50">
        <w:rPr>
          <w:color w:val="000000"/>
          <w:rPrChange w:id="4624" w:author="Russell Ott" w:date="2022-05-16T11:47:00Z">
            <w:rPr>
              <w:rFonts w:ascii="Calibri" w:hAnsi="Calibri"/>
              <w:color w:val="000000"/>
            </w:rPr>
          </w:rPrChange>
        </w:rPr>
        <w:t>n to be made by organizations engaged in sharing information.</w:t>
      </w:r>
    </w:p>
    <w:p w14:paraId="16729B6A" w14:textId="77777777" w:rsidR="00B17E3F" w:rsidRDefault="00B17E3F" w:rsidP="00B17E3F">
      <w:bookmarkStart w:id="4625" w:name="_Toc10634834"/>
    </w:p>
    <w:p w14:paraId="45C0ED86" w14:textId="4230A462" w:rsidR="00B17E3F" w:rsidRDefault="00B17E3F" w:rsidP="003A3D50">
      <w:pPr>
        <w:pStyle w:val="Caption"/>
        <w:keepNext/>
        <w:spacing w:after="0"/>
      </w:pPr>
      <w:bookmarkStart w:id="4626" w:name="_Toc101449260"/>
      <w:bookmarkStart w:id="4627" w:name="_Toc21927459"/>
      <w:r>
        <w:t xml:space="preserve">Example </w:t>
      </w:r>
      <w:r w:rsidR="00132A94">
        <w:fldChar w:fldCharType="begin"/>
      </w:r>
      <w:r w:rsidR="00132A94">
        <w:instrText xml:space="preserve"> SEQ Example \* ARABIC </w:instrText>
      </w:r>
      <w:r w:rsidR="00132A94">
        <w:fldChar w:fldCharType="separate"/>
      </w:r>
      <w:r w:rsidR="00F10C7C">
        <w:rPr>
          <w:noProof/>
        </w:rPr>
        <w:t>7</w:t>
      </w:r>
      <w:r w:rsidR="00132A94">
        <w:rPr>
          <w:noProof/>
        </w:rPr>
        <w:fldChar w:fldCharType="end"/>
      </w:r>
      <w:r>
        <w:t xml:space="preserve">: How to represent </w:t>
      </w:r>
      <w:r w:rsidRPr="007042DB">
        <w:t>Patient demographic Information</w:t>
      </w:r>
      <w:r>
        <w:rPr>
          <w:rStyle w:val="FootnoteReference"/>
        </w:rPr>
        <w:footnoteReference w:id="65"/>
      </w:r>
      <w:bookmarkEnd w:id="4626"/>
      <w:bookmarkEnd w:id="46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 xml:space="preserve">&lt;!-- CDC Race and Ethnicity code set contains the five minimum race and </w:t>
            </w:r>
            <w:ins w:id="4632" w:author="Russell Ott" w:date="2022-05-16T11:47:00Z">
              <w:r w:rsidR="00C7233C" w:rsidRPr="00C7233C">
                <w:rPr>
                  <w:color w:val="000000"/>
                  <w:sz w:val="16"/>
                  <w:szCs w:val="16"/>
                </w:rPr>
                <w:t xml:space="preserve">the two minimum </w:t>
              </w:r>
            </w:ins>
            <w:r w:rsidR="00C7233C" w:rsidRPr="00C7233C">
              <w:rPr>
                <w:color w:val="000000"/>
                <w:sz w:val="16"/>
                <w:szCs w:val="16"/>
              </w:rPr>
              <w:t>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34935121" w:rsidR="00B17E3F" w:rsidRDefault="00B17E3F" w:rsidP="003A3D50">
      <w:pPr>
        <w:pStyle w:val="Caption"/>
        <w:keepNext/>
        <w:spacing w:after="0"/>
      </w:pPr>
      <w:bookmarkStart w:id="4633" w:name="_Toc101449261"/>
      <w:bookmarkStart w:id="4634" w:name="_Toc21927460"/>
      <w:r>
        <w:t xml:space="preserve">Example </w:t>
      </w:r>
      <w:r w:rsidR="00132A94">
        <w:fldChar w:fldCharType="begin"/>
      </w:r>
      <w:r w:rsidR="00132A94">
        <w:instrText xml:space="preserve"> SEQ Example \* ARABIC </w:instrText>
      </w:r>
      <w:r w:rsidR="00132A94">
        <w:fldChar w:fldCharType="separate"/>
      </w:r>
      <w:r w:rsidR="00F10C7C">
        <w:rPr>
          <w:noProof/>
        </w:rPr>
        <w:t>8</w:t>
      </w:r>
      <w:r w:rsidR="00132A94">
        <w:rPr>
          <w:noProof/>
        </w:rP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6"/>
      </w:r>
      <w:bookmarkEnd w:id="4633"/>
      <w:bookmarkEnd w:id="46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D5C8CD4" w:rsidR="00B17E3F" w:rsidRDefault="00B17E3F" w:rsidP="003A3D50">
      <w:pPr>
        <w:pStyle w:val="Caption"/>
        <w:keepNext/>
        <w:spacing w:after="0"/>
      </w:pPr>
      <w:bookmarkStart w:id="4635" w:name="_Toc101449262"/>
      <w:bookmarkStart w:id="4636" w:name="_Toc21927461"/>
      <w:r>
        <w:t xml:space="preserve">Example </w:t>
      </w:r>
      <w:r w:rsidR="00132A94">
        <w:fldChar w:fldCharType="begin"/>
      </w:r>
      <w:r w:rsidR="00132A94">
        <w:instrText xml:space="preserve"> SEQ Example \* ARABIC </w:instrText>
      </w:r>
      <w:r w:rsidR="00132A94">
        <w:fldChar w:fldCharType="separate"/>
      </w:r>
      <w:r w:rsidR="00F10C7C">
        <w:rPr>
          <w:noProof/>
        </w:rPr>
        <w:t>9</w:t>
      </w:r>
      <w:r w:rsidR="00132A94">
        <w:rPr>
          <w:noProof/>
        </w:rP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7"/>
      </w:r>
      <w:bookmarkEnd w:id="4635"/>
      <w:bookmarkEnd w:id="46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2E634A">
      <w:pPr>
        <w:pStyle w:val="Heading4"/>
      </w:pPr>
      <w:bookmarkStart w:id="4637" w:name="_Toc11043571"/>
      <w:bookmarkEnd w:id="4625"/>
      <w:r w:rsidRPr="00C64922">
        <w:t>@use and @qualifier attributes for Patient name</w:t>
      </w:r>
      <w:bookmarkEnd w:id="4637"/>
    </w:p>
    <w:p w14:paraId="5CEFDC17" w14:textId="77777777" w:rsidR="00A10C4D" w:rsidRPr="007770C6" w:rsidRDefault="00A10C4D" w:rsidP="00B505D2">
      <w:pPr>
        <w:pStyle w:val="Default"/>
        <w:spacing w:after="120"/>
        <w:rPr>
          <w:sz w:val="20"/>
          <w:rPrChange w:id="4638" w:author="Russell Ott" w:date="2022-05-16T11:47:00Z">
            <w:rPr/>
          </w:rPrChange>
        </w:rPr>
      </w:pPr>
      <w:r w:rsidRPr="007770C6">
        <w:rPr>
          <w:sz w:val="20"/>
          <w:rPrChange w:id="4639" w:author="Russell Ott" w:date="2022-05-16T11:47:00Z">
            <w:rPr/>
          </w:rPrChange>
        </w:rPr>
        <w:t xml:space="preserve">The US Realm Patient Name template (2.16.840.1.113883.10.20.22.5.1) supports the @use attribute on the name tag. This template also supports the @qualifier attribute on the given and family tags. </w:t>
      </w:r>
    </w:p>
    <w:p w14:paraId="78DB4F92" w14:textId="205B2C82" w:rsidR="00A10C4D" w:rsidRPr="007770C6" w:rsidRDefault="00A10C4D" w:rsidP="00B505D2">
      <w:pPr>
        <w:pStyle w:val="Default"/>
        <w:spacing w:after="120"/>
        <w:rPr>
          <w:sz w:val="20"/>
          <w:rPrChange w:id="4640" w:author="Russell Ott" w:date="2022-05-16T11:47:00Z">
            <w:rPr/>
          </w:rPrChange>
        </w:rPr>
      </w:pPr>
      <w:r w:rsidRPr="007770C6">
        <w:rPr>
          <w:sz w:val="20"/>
          <w:rPrChange w:id="4641" w:author="Russell Ott" w:date="2022-05-16T11:47:00Z">
            <w:rPr/>
          </w:rPrChange>
        </w:rPr>
        <w:t xml:space="preserve">These value sets are available in the C-CDA </w:t>
      </w:r>
      <w:del w:id="4642" w:author="Russell Ott" w:date="2022-05-16T11:47:00Z">
        <w:r w:rsidRPr="00D14360">
          <w:rPr>
            <w:szCs w:val="22"/>
          </w:rPr>
          <w:delText xml:space="preserve">R2.1 </w:delText>
        </w:r>
      </w:del>
      <w:r w:rsidRPr="007770C6">
        <w:rPr>
          <w:sz w:val="20"/>
          <w:rPrChange w:id="4643" w:author="Russell Ott" w:date="2022-05-16T11:47:00Z">
            <w:rPr/>
          </w:rPrChange>
        </w:rPr>
        <w:t>Value Set Release Package available from the Downloads page of the Value Set Authority Center</w:t>
      </w:r>
      <w:r w:rsidR="00CA3E84" w:rsidRPr="007770C6">
        <w:rPr>
          <w:sz w:val="20"/>
          <w:rPrChange w:id="4644" w:author="Russell Ott" w:date="2022-05-16T11:47:00Z">
            <w:rPr/>
          </w:rPrChange>
        </w:rPr>
        <w:t>.</w:t>
      </w:r>
      <w:r w:rsidR="00CA3E84" w:rsidRPr="007770C6">
        <w:rPr>
          <w:rStyle w:val="FootnoteReference"/>
          <w:sz w:val="20"/>
          <w:rPrChange w:id="4645" w:author="Russell Ott" w:date="2022-05-16T11:47:00Z">
            <w:rPr>
              <w:rStyle w:val="FootnoteReference"/>
            </w:rPr>
          </w:rPrChange>
        </w:rPr>
        <w:footnoteReference w:id="68"/>
      </w:r>
      <w:r w:rsidRPr="007770C6">
        <w:rPr>
          <w:sz w:val="20"/>
          <w:rPrChange w:id="4646" w:author="Russell Ott" w:date="2022-05-16T11:47:00Z">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647">
          <w:tblGrid>
            <w:gridCol w:w="725"/>
            <w:gridCol w:w="8517"/>
          </w:tblGrid>
        </w:tblGridChange>
      </w:tblGrid>
      <w:tr w:rsidR="001A0138" w:rsidRPr="00C64922" w14:paraId="16A7EDF2" w14:textId="77777777" w:rsidTr="0007159E">
        <w:tc>
          <w:tcPr>
            <w:tcW w:w="725" w:type="dxa"/>
            <w:tcBorders>
              <w:right w:val="nil"/>
            </w:tcBorders>
            <w:shd w:val="clear" w:color="auto" w:fill="C6D9F1"/>
            <w:cellIns w:id="4648" w:author="Russell Ott" w:date="2022-05-16T11:47:00Z"/>
          </w:tcPr>
          <w:p w14:paraId="78B06024" w14:textId="77777777" w:rsidR="002F491A" w:rsidRPr="00C64922" w:rsidRDefault="002F491A" w:rsidP="0007159E">
            <w:pPr>
              <w:pStyle w:val="BodyText"/>
              <w:rPr>
                <w:noProof/>
              </w:rPr>
            </w:pPr>
            <w:ins w:id="4649" w:author="Russell Ott" w:date="2022-05-16T11:47:00Z">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448753D5" w14:textId="64C72FDF" w:rsidR="002F491A" w:rsidRPr="00C64922" w:rsidRDefault="00634398" w:rsidP="007770C6">
            <w:pPr>
              <w:pStyle w:val="BodyText"/>
              <w:pPrChange w:id="4650" w:author="Russell Ott" w:date="2022-05-16T11:47:00Z">
                <w:pPr>
                  <w:pStyle w:val="BodyText"/>
                  <w:ind w:left="613"/>
                </w:pPr>
              </w:pPrChange>
            </w:pPr>
            <w:del w:id="4651" w:author="Russell Ott" w:date="2022-05-16T11:47:00Z">
              <w:r>
                <w:rPr>
                  <w:noProof/>
                </w:rPr>
                <w:drawing>
                  <wp:anchor distT="0" distB="0" distL="114300" distR="114300" simplePos="0" relativeHeight="251811840" behindDoc="0" locked="0" layoutInCell="1" allowOverlap="1" wp14:anchorId="48846424" wp14:editId="1A0282A9">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7" name="Graphic 3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F491A" w:rsidRPr="00D14360">
              <w:rPr>
                <w:color w:val="000000"/>
                <w:szCs w:val="22"/>
              </w:rPr>
              <w:t>Concepts available for use with the @use attribute</w:t>
            </w:r>
            <w:r w:rsidR="002F491A">
              <w:rPr>
                <w:color w:val="000000"/>
                <w:szCs w:val="22"/>
              </w:rPr>
              <w:t xml:space="preserve"> of the name element</w:t>
            </w:r>
            <w:r w:rsidR="002F491A" w:rsidRPr="00D14360">
              <w:rPr>
                <w:color w:val="000000"/>
                <w:szCs w:val="22"/>
              </w:rPr>
              <w:t xml:space="preserve"> SHALL be selected from the EntityNameUse value set (2.16.840.1.113883.1.11.15913 ). </w:t>
            </w:r>
            <w:r w:rsidR="002F491A" w:rsidRPr="00D14360">
              <w:rPr>
                <w:b/>
                <w:bCs/>
              </w:rPr>
              <w:t xml:space="preserve"> [CONF-</w:t>
            </w:r>
            <w:r w:rsidR="002F491A">
              <w:rPr>
                <w:b/>
                <w:bCs/>
              </w:rPr>
              <w:t>032</w:t>
            </w:r>
            <w:r w:rsidR="002F491A" w:rsidRPr="00D14360">
              <w:rPr>
                <w:b/>
                <w:bCs/>
              </w:rPr>
              <w:t>]</w:t>
            </w:r>
          </w:p>
        </w:tc>
      </w:tr>
      <w:tr w:rsidR="001A0138" w:rsidRPr="00C64922" w14:paraId="1603CD5C" w14:textId="77777777" w:rsidTr="0007159E">
        <w:tc>
          <w:tcPr>
            <w:tcW w:w="725" w:type="dxa"/>
            <w:tcBorders>
              <w:right w:val="nil"/>
            </w:tcBorders>
            <w:shd w:val="clear" w:color="auto" w:fill="C6D9F1"/>
            <w:cellIns w:id="4652" w:author="Russell Ott" w:date="2022-05-16T11:47:00Z"/>
          </w:tcPr>
          <w:p w14:paraId="43600F0B" w14:textId="77777777" w:rsidR="002F491A" w:rsidRDefault="002F491A" w:rsidP="0007159E">
            <w:pPr>
              <w:pStyle w:val="BodyText"/>
              <w:rPr>
                <w:noProof/>
              </w:rPr>
            </w:pPr>
            <w:ins w:id="4653" w:author="Russell Ott" w:date="2022-05-16T11:47:00Z">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572DE054" w14:textId="6D5B4F1B" w:rsidR="002F491A" w:rsidRPr="00D14360" w:rsidRDefault="002F491A" w:rsidP="0007159E">
            <w:pPr>
              <w:pStyle w:val="BodyText"/>
              <w:rPr>
                <w:color w:val="000000"/>
                <w:rPrChange w:id="4654" w:author="Russell Ott" w:date="2022-05-16T11:47:00Z">
                  <w:rPr/>
                </w:rPrChange>
              </w:rPr>
              <w:pPrChange w:id="4655" w:author="Russell Ott" w:date="2022-05-16T11:47:00Z">
                <w:pPr>
                  <w:pStyle w:val="Default"/>
                  <w:spacing w:after="120"/>
                </w:pPr>
              </w:pPrChange>
            </w:pPr>
            <w:r w:rsidRPr="00CD76EA">
              <w:t>Concepts available for use with the @qualifier attribute of the name element SHALL be selected from the EntityPersonNamePartQualifier value set (2.16.840.1.113883.11.20.9.26 ).</w:t>
            </w:r>
            <w:del w:id="4656" w:author="Russell Ott" w:date="2022-05-16T11:47:00Z">
              <w:r w:rsidR="00634398">
                <w:rPr>
                  <w:noProof/>
                </w:rPr>
                <w:drawing>
                  <wp:anchor distT="0" distB="0" distL="114300" distR="114300" simplePos="0" relativeHeight="251813888" behindDoc="0" locked="0" layoutInCell="1" allowOverlap="1" wp14:anchorId="62F6A41C" wp14:editId="2B02B631">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6" name="Graphic 4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CD76EA">
              <w:t xml:space="preserve">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72A882CC" w:rsidR="00CC03A6" w:rsidRDefault="00CC03A6" w:rsidP="00C65E25">
      <w:pPr>
        <w:pStyle w:val="Caption"/>
        <w:keepNext/>
        <w:spacing w:after="0"/>
        <w:ind w:left="90"/>
      </w:pPr>
      <w:bookmarkStart w:id="4657" w:name="_Toc101449263"/>
      <w:bookmarkStart w:id="4658" w:name="_Toc21927462"/>
      <w:r>
        <w:t xml:space="preserve">Example </w:t>
      </w:r>
      <w:r w:rsidR="00132A94">
        <w:fldChar w:fldCharType="begin"/>
      </w:r>
      <w:r w:rsidR="00132A94">
        <w:instrText xml:space="preserve"> SEQ Example \* ARABIC </w:instrText>
      </w:r>
      <w:r w:rsidR="00132A94">
        <w:fldChar w:fldCharType="separate"/>
      </w:r>
      <w:r w:rsidR="00F10C7C">
        <w:rPr>
          <w:noProof/>
        </w:rPr>
        <w:t>10</w:t>
      </w:r>
      <w:r w:rsidR="00132A94">
        <w:rPr>
          <w:noProof/>
        </w:rPr>
        <w:fldChar w:fldCharType="end"/>
      </w:r>
      <w:r>
        <w:t xml:space="preserve">: </w:t>
      </w:r>
      <w:r w:rsidR="009D1583">
        <w:t>Logical display order of name pieces</w:t>
      </w:r>
      <w:bookmarkEnd w:id="4657"/>
      <w:bookmarkEnd w:id="4658"/>
    </w:p>
    <w:p w14:paraId="7CAD23E0" w14:textId="0A6D33F3" w:rsidR="005632F7" w:rsidRPr="0018603D" w:rsidRDefault="00616B12">
      <w:pPr>
        <w:ind w:left="90"/>
        <w:rPr>
          <w:rFonts w:ascii="Times New Roman" w:eastAsia="Times New Roman" w:hAnsi="Times New Roman"/>
          <w:i/>
          <w:color w:val="2F5496"/>
          <w:sz w:val="18"/>
          <w:szCs w:val="24"/>
          <w:rPrChange w:id="4659" w:author="Russell Ott" w:date="2022-05-16T11:47:00Z">
            <w:rPr>
              <w:rFonts w:ascii="Calibri" w:hAnsi="Calibri"/>
              <w:i/>
              <w:color w:val="2F5496"/>
              <w:sz w:val="18"/>
            </w:rPr>
          </w:rPrChange>
        </w:rPr>
      </w:pPr>
      <w:r w:rsidRPr="0018603D">
        <w:rPr>
          <w:i/>
          <w:color w:val="2F5496"/>
          <w:sz w:val="18"/>
          <w:rPrChange w:id="4660" w:author="Russell Ott" w:date="2022-05-16T11:47:00Z">
            <w:rPr>
              <w:rFonts w:ascii="Calibri" w:hAnsi="Calibri"/>
              <w:i/>
              <w:color w:val="2F5496"/>
              <w:sz w:val="18"/>
            </w:rPr>
          </w:rPrChange>
        </w:rPr>
        <w:t>(i</w:t>
      </w:r>
      <w:r>
        <w:rPr>
          <w:i/>
          <w:color w:val="2F5496"/>
          <w:sz w:val="18"/>
          <w:rPrChange w:id="4661" w:author="Russell Ott" w:date="2022-05-16T11:47:00Z">
            <w:rPr>
              <w:rFonts w:ascii="Calibri" w:hAnsi="Calibri"/>
              <w:i/>
              <w:color w:val="2F5496"/>
              <w:sz w:val="18"/>
            </w:rPr>
          </w:rPrChange>
        </w:rPr>
        <w:t>.</w:t>
      </w:r>
      <w:r w:rsidRPr="0018603D">
        <w:rPr>
          <w:i/>
          <w:color w:val="2F5496"/>
          <w:sz w:val="18"/>
          <w:rPrChange w:id="4662" w:author="Russell Ott" w:date="2022-05-16T11:47:00Z">
            <w:rPr>
              <w:rFonts w:ascii="Calibri" w:hAnsi="Calibri"/>
              <w:i/>
              <w:color w:val="2F5496"/>
              <w:sz w:val="18"/>
            </w:rPr>
          </w:rPrChange>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663" w:author="Russell Ott" w:date="2022-05-16T11:47:00Z">
                  <w:rPr>
                    <w:rFonts w:ascii="Courier New" w:hAnsi="Courier New"/>
                    <w:color w:val="000000"/>
                    <w:sz w:val="20"/>
                  </w:rPr>
                </w:rPrChange>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rPrChange w:id="4664" w:author="Russell Ott" w:date="2022-05-16T11:47:00Z">
            <w:rPr>
              <w:rFonts w:ascii="Calibri" w:hAnsi="Calibri"/>
              <w:color w:val="000000"/>
            </w:rPr>
          </w:rPrChange>
        </w:rPr>
      </w:pPr>
      <w:r w:rsidRPr="003A3D50">
        <w:rPr>
          <w:color w:val="000000"/>
          <w:rPrChange w:id="4665" w:author="Russell Ott" w:date="2022-05-16T11:47:00Z">
            <w:rPr>
              <w:rFonts w:ascii="Calibri" w:hAnsi="Calibri"/>
              <w:color w:val="000000"/>
            </w:rPr>
          </w:rPrChange>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w:t>
      </w:r>
      <w:r w:rsidRPr="003A3D50">
        <w:rPr>
          <w:color w:val="000000"/>
          <w:rPrChange w:id="4666" w:author="Russell Ott" w:date="2022-05-16T11:47:00Z">
            <w:rPr>
              <w:rFonts w:ascii="Calibri" w:hAnsi="Calibri"/>
              <w:color w:val="000000"/>
            </w:rPr>
          </w:rPrChange>
        </w:rPr>
        <w:t xml:space="preserve">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667" w:author="Russell Ott" w:date="2022-05-16T11:47:00Z">
            <w:rPr>
              <w:rFonts w:ascii="Courier New" w:hAnsi="Courier New"/>
              <w:color w:val="000000"/>
              <w:sz w:val="20"/>
            </w:rPr>
          </w:rPrChang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CC03A6" w:rsidRPr="00D14360" w14:paraId="63FE48D5" w14:textId="77777777" w:rsidTr="003A3D50">
        <w:tc>
          <w:tcPr>
            <w:tcW w:w="625" w:type="dxa"/>
            <w:tcBorders>
              <w:right w:val="nil"/>
            </w:tcBorders>
            <w:shd w:val="clear" w:color="auto" w:fill="B8CCE4"/>
          </w:tcPr>
          <w:p w14:paraId="70B66BB3" w14:textId="22143E7C" w:rsidR="00CC03A6" w:rsidRPr="00D14360" w:rsidRDefault="00634398" w:rsidP="003414CA">
            <w:pPr>
              <w:spacing w:after="120"/>
              <w:rPr>
                <w:color w:val="000000"/>
                <w:shd w:val="clear" w:color="auto" w:fill="FFFFFF"/>
                <w:rPrChange w:id="4668" w:author="Russell Ott" w:date="2022-05-16T11:47:00Z">
                  <w:rPr>
                    <w:rFonts w:ascii="Calibri" w:hAnsi="Calibri"/>
                    <w:color w:val="000000"/>
                    <w:shd w:val="clear" w:color="auto" w:fill="FFFFFF"/>
                  </w:rPr>
                </w:rPrChange>
              </w:rPr>
            </w:pPr>
            <w:del w:id="4669" w:author="Russell Ott" w:date="2022-05-16T11:47:00Z">
              <w:r>
                <w:rPr>
                  <w:noProof/>
                </w:rPr>
                <w:drawing>
                  <wp:anchor distT="0" distB="0" distL="114300" distR="114300" simplePos="0" relativeHeight="251815936" behindDoc="0" locked="0" layoutInCell="1" allowOverlap="1" wp14:anchorId="7DADD5DD" wp14:editId="10F26FAE">
                    <wp:simplePos x="0" y="0"/>
                    <wp:positionH relativeFrom="margin">
                      <wp:posOffset>-17780</wp:posOffset>
                    </wp:positionH>
                    <wp:positionV relativeFrom="margin">
                      <wp:posOffset>40005</wp:posOffset>
                    </wp:positionV>
                    <wp:extent cx="323215" cy="323215"/>
                    <wp:effectExtent l="0" t="0" r="0" b="0"/>
                    <wp:wrapNone/>
                    <wp:docPr id="318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670" w:author="Russell Ott" w:date="2022-05-16T11:47:00Z">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sz w:val="24"/>
                <w:szCs w:val="24"/>
                <w:rPrChange w:id="4671" w:author="Russell Ott" w:date="2022-05-16T11:47:00Z">
                  <w:rPr>
                    <w:rFonts w:ascii="Calibri" w:hAnsi="Calibri"/>
                  </w:rPr>
                </w:rPrChange>
              </w:rPr>
            </w:pPr>
            <w:r w:rsidRPr="003A3D50">
              <w:rPr>
                <w:color w:val="000000"/>
                <w:rPrChange w:id="4672" w:author="Russell Ott" w:date="2022-05-16T11:47:00Z">
                  <w:rPr>
                    <w:rFonts w:ascii="Calibri" w:hAnsi="Calibri"/>
                    <w:color w:val="000000"/>
                  </w:rPr>
                </w:rPrChange>
              </w:rPr>
              <w:t xml:space="preserve">Content Consumers SHALL NOT treat id elements that include a nullFlavor attribute and globally unique identifiers. </w:t>
            </w:r>
            <w:r w:rsidRPr="00D14360">
              <w:rPr>
                <w:rPrChange w:id="4673" w:author="Russell Ott" w:date="2022-05-16T11:47:00Z">
                  <w:rPr>
                    <w:rFonts w:ascii="Calibri" w:hAnsi="Calibri"/>
                  </w:rPr>
                </w:rPrChange>
              </w:rPr>
              <w:t xml:space="preserve"> </w:t>
            </w:r>
            <w:r w:rsidRPr="00AE350D">
              <w:rPr>
                <w:b/>
                <w:rPrChange w:id="4674" w:author="Russell Ott" w:date="2022-05-16T11:47:00Z">
                  <w:rPr>
                    <w:rFonts w:ascii="Calibri" w:hAnsi="Calibri"/>
                    <w:b/>
                  </w:rPr>
                </w:rPrChange>
              </w:rPr>
              <w:t>[</w:t>
            </w:r>
            <w:r>
              <w:rPr>
                <w:b/>
                <w:rPrChange w:id="4675" w:author="Russell Ott" w:date="2022-05-16T11:47:00Z">
                  <w:rPr>
                    <w:rFonts w:ascii="Calibri" w:hAnsi="Calibri"/>
                    <w:b/>
                  </w:rPr>
                </w:rPrChange>
              </w:rPr>
              <w:t>BP</w:t>
            </w:r>
            <w:r w:rsidRPr="00AE350D">
              <w:rPr>
                <w:b/>
                <w:rPrChange w:id="4676" w:author="Russell Ott" w:date="2022-05-16T11:47:00Z">
                  <w:rPr>
                    <w:rFonts w:ascii="Calibri" w:hAnsi="Calibri"/>
                    <w:b/>
                  </w:rPr>
                </w:rPrChange>
              </w:rPr>
              <w:t>-</w:t>
            </w:r>
            <w:r w:rsidR="00B3590A">
              <w:rPr>
                <w:b/>
                <w:rPrChange w:id="4677" w:author="Russell Ott" w:date="2022-05-16T11:47:00Z">
                  <w:rPr>
                    <w:rFonts w:ascii="Calibri" w:hAnsi="Calibri"/>
                    <w:b/>
                  </w:rPr>
                </w:rPrChange>
              </w:rPr>
              <w:t>034</w:t>
            </w:r>
            <w:r w:rsidRPr="00AE350D">
              <w:rPr>
                <w:b/>
                <w:rPrChange w:id="4678" w:author="Russell Ott" w:date="2022-05-16T11:47:00Z">
                  <w:rPr>
                    <w:rFonts w:ascii="Calibri" w:hAnsi="Calibri"/>
                    <w:b/>
                  </w:rPr>
                </w:rPrChange>
              </w:rPr>
              <w:t>]</w:t>
            </w:r>
          </w:p>
        </w:tc>
      </w:tr>
    </w:tbl>
    <w:p w14:paraId="2D3D0353" w14:textId="77777777" w:rsidR="00CC03A6" w:rsidRDefault="00CC03A6" w:rsidP="00B505D2">
      <w:pPr>
        <w:pStyle w:val="Default"/>
        <w:spacing w:after="120"/>
        <w:rPr>
          <w:szCs w:val="22"/>
        </w:rPr>
      </w:pPr>
    </w:p>
    <w:p w14:paraId="18B548DE" w14:textId="286AF8E1" w:rsidR="00CC03A6" w:rsidRDefault="00CC03A6" w:rsidP="00C65E25">
      <w:pPr>
        <w:pStyle w:val="Caption"/>
        <w:keepNext/>
        <w:spacing w:after="0"/>
        <w:ind w:firstLine="90"/>
      </w:pPr>
      <w:bookmarkStart w:id="4679" w:name="_Toc101449264"/>
      <w:bookmarkStart w:id="4680" w:name="_Toc21927463"/>
      <w:r>
        <w:t xml:space="preserve">Example </w:t>
      </w:r>
      <w:r w:rsidR="00132A94">
        <w:fldChar w:fldCharType="begin"/>
      </w:r>
      <w:r w:rsidR="00132A94">
        <w:instrText xml:space="preserve"> SEQ Example \* ARABIC </w:instrText>
      </w:r>
      <w:r w:rsidR="00132A94">
        <w:fldChar w:fldCharType="separate"/>
      </w:r>
      <w:r w:rsidR="00F10C7C">
        <w:rPr>
          <w:noProof/>
        </w:rPr>
        <w:t>11</w:t>
      </w:r>
      <w:r w:rsidR="00132A94">
        <w:rPr>
          <w:noProof/>
        </w:rPr>
        <w:fldChar w:fldCharType="end"/>
      </w:r>
      <w:r>
        <w:t>: H</w:t>
      </w:r>
      <w:r w:rsidRPr="00954BCD">
        <w:t>ow to represent a social security number (SSN) that has been masked to show only the last four digits</w:t>
      </w:r>
      <w:r>
        <w:t>.</w:t>
      </w:r>
      <w:bookmarkEnd w:id="4679"/>
      <w:bookmarkEnd w:id="4680"/>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681" w:author="Russell Ott" w:date="2022-05-16T11:47:00Z">
                  <w:rPr>
                    <w:rFonts w:ascii="Courier New" w:hAnsi="Courier New"/>
                    <w:color w:val="000000"/>
                    <w:sz w:val="20"/>
                  </w:rPr>
                </w:rPrChange>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2E634A">
      <w:pPr>
        <w:pStyle w:val="Heading4"/>
      </w:pPr>
      <w:bookmarkStart w:id="4682" w:name="_Toc11043572"/>
      <w:r w:rsidRPr="00C64922">
        <w:t>Representing Multiple Races or Multiple Ethnicities</w:t>
      </w:r>
      <w:bookmarkEnd w:id="4682"/>
    </w:p>
    <w:p w14:paraId="49129D83" w14:textId="77777777" w:rsidR="00A10C4D" w:rsidRPr="00D14360" w:rsidRDefault="00A10C4D" w:rsidP="00B505D2">
      <w:pPr>
        <w:spacing w:after="120"/>
        <w:rPr>
          <w:rFonts w:ascii="Times New Roman" w:eastAsia="Times New Roman" w:hAnsi="Times New Roman"/>
          <w:color w:val="000000"/>
          <w:sz w:val="24"/>
          <w:szCs w:val="24"/>
          <w:rPrChange w:id="4683" w:author="Russell Ott" w:date="2022-05-16T11:47:00Z">
            <w:rPr>
              <w:rFonts w:ascii="Calibri" w:hAnsi="Calibri"/>
              <w:color w:val="000000"/>
            </w:rPr>
          </w:rPrChange>
        </w:rPr>
      </w:pPr>
      <w:r w:rsidRPr="00D14360">
        <w:rPr>
          <w:color w:val="000000"/>
          <w:rPrChange w:id="4684" w:author="Russell Ott" w:date="2022-05-16T11:47:00Z">
            <w:rPr>
              <w:rFonts w:ascii="Calibri" w:hAnsi="Calibri"/>
              <w:color w:val="000000"/>
            </w:rPr>
          </w:rPrChange>
        </w:rPr>
        <w:t>The recordTarget utilizes two CDA R2 extensions for representing multiple races and multiple ethnicities.</w:t>
      </w:r>
    </w:p>
    <w:p w14:paraId="6A3176DD" w14:textId="77777777" w:rsidR="00A10C4D" w:rsidRPr="00D14360" w:rsidRDefault="00A10C4D" w:rsidP="00B505D2">
      <w:pPr>
        <w:spacing w:after="120"/>
        <w:rPr>
          <w:rFonts w:ascii="Times New Roman" w:eastAsia="Times New Roman" w:hAnsi="Times New Roman"/>
          <w:color w:val="000000"/>
          <w:sz w:val="24"/>
          <w:szCs w:val="24"/>
          <w:rPrChange w:id="4685" w:author="Russell Ott" w:date="2022-05-16T11:47:00Z">
            <w:rPr>
              <w:rFonts w:ascii="Calibri" w:hAnsi="Calibri"/>
              <w:color w:val="000000"/>
            </w:rPr>
          </w:rPrChange>
        </w:rPr>
      </w:pPr>
      <w:r w:rsidRPr="00D14360">
        <w:rPr>
          <w:color w:val="000000"/>
          <w:rPrChange w:id="4686" w:author="Russell Ott" w:date="2022-05-16T11:47:00Z">
            <w:rPr>
              <w:rFonts w:ascii="Calibri" w:hAnsi="Calibri"/>
              <w:color w:val="000000"/>
            </w:rPr>
          </w:rPrChange>
        </w:rPr>
        <w:t xml:space="preserve">The following guidance in available in Chapter 1.1 </w:t>
      </w:r>
      <w:r w:rsidRPr="00D14360">
        <w:rPr>
          <w:color w:val="000000"/>
          <w:rPrChange w:id="4687" w:author="Russell Ott" w:date="2022-05-16T11:47:00Z">
            <w:rPr>
              <w:rFonts w:ascii="Calibri" w:hAnsi="Calibri"/>
              <w:color w:val="000000"/>
            </w:rPr>
          </w:rPrChange>
        </w:rPr>
        <w:t>of the HL7 C-CDA R2.1 Implementation Guide</w:t>
      </w:r>
      <w:r w:rsidRPr="00D14360">
        <w:rPr>
          <w:rStyle w:val="FootnoteReference"/>
          <w:color w:val="000000"/>
          <w:rPrChange w:id="4688" w:author="Russell Ott" w:date="2022-05-16T11:47:00Z">
            <w:rPr>
              <w:rStyle w:val="FootnoteReference"/>
              <w:rFonts w:ascii="Calibri" w:hAnsi="Calibri"/>
              <w:color w:val="000000"/>
            </w:rPr>
          </w:rPrChange>
        </w:rPr>
        <w:footnoteReference w:id="69"/>
      </w:r>
      <w:r w:rsidRPr="00D14360">
        <w:rPr>
          <w:color w:val="000000"/>
          <w:rPrChange w:id="4689" w:author="Russell Ott" w:date="2022-05-16T11:47:00Z">
            <w:rPr>
              <w:rFonts w:ascii="Calibri" w:hAnsi="Calibri"/>
              <w:color w:val="000000"/>
            </w:rPr>
          </w:rPrChange>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690" w:author="Russell Ott" w:date="2022-05-16T11:47:00Z">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58"/>
        <w:tblGridChange w:id="4691">
          <w:tblGrid>
            <w:gridCol w:w="725"/>
            <w:gridCol w:w="8658"/>
          </w:tblGrid>
        </w:tblGridChange>
      </w:tblGrid>
      <w:tr w:rsidR="00253D2B" w:rsidRPr="00C64922" w14:paraId="12500D0D" w14:textId="77777777" w:rsidTr="007770C6">
        <w:trPr>
          <w:cantSplit/>
          <w:trHeight w:val="818"/>
          <w:trPrChange w:id="4692" w:author="Russell Ott" w:date="2022-05-16T11:47:00Z">
            <w:trPr>
              <w:cantSplit/>
              <w:trHeight w:val="818"/>
            </w:trPr>
          </w:trPrChange>
        </w:trPr>
        <w:tc>
          <w:tcPr>
            <w:tcW w:w="725" w:type="dxa"/>
            <w:tcBorders>
              <w:right w:val="nil"/>
            </w:tcBorders>
            <w:shd w:val="clear" w:color="auto" w:fill="C6D9F1"/>
            <w:tcPrChange w:id="4693" w:author="Russell Ott" w:date="2022-05-16T11:47:00Z">
              <w:tcPr>
                <w:tcW w:w="725" w:type="dxa"/>
                <w:tcBorders>
                  <w:right w:val="nil"/>
                </w:tcBorders>
                <w:shd w:val="clear" w:color="auto" w:fill="auto"/>
              </w:tcPr>
            </w:tcPrChange>
          </w:tcPr>
          <w:p w14:paraId="06A9F90B" w14:textId="3FB32B5F" w:rsidR="00253D2B" w:rsidRPr="00D14360" w:rsidRDefault="00634398" w:rsidP="00D14360">
            <w:pPr>
              <w:autoSpaceDE w:val="0"/>
              <w:autoSpaceDN w:val="0"/>
              <w:adjustRightInd w:val="0"/>
              <w:spacing w:after="120"/>
              <w:rPr>
                <w:color w:val="000000"/>
                <w:rPrChange w:id="4694" w:author="Russell Ott" w:date="2022-05-16T11:47:00Z">
                  <w:rPr>
                    <w:rFonts w:ascii="Calibri" w:hAnsi="Calibri"/>
                    <w:color w:val="000000"/>
                  </w:rPr>
                </w:rPrChange>
              </w:rPr>
            </w:pPr>
            <w:del w:id="4695" w:author="Russell Ott" w:date="2022-05-16T11:47:00Z">
              <w:r>
                <w:rPr>
                  <w:noProof/>
                </w:rPr>
                <w:drawing>
                  <wp:anchor distT="0" distB="0" distL="114300" distR="114300" simplePos="0" relativeHeight="251817984" behindDoc="0" locked="0" layoutInCell="1" allowOverlap="1" wp14:anchorId="5793A816" wp14:editId="56A44642">
                    <wp:simplePos x="0" y="0"/>
                    <wp:positionH relativeFrom="margin">
                      <wp:posOffset>-45720</wp:posOffset>
                    </wp:positionH>
                    <wp:positionV relativeFrom="margin">
                      <wp:posOffset>24765</wp:posOffset>
                    </wp:positionV>
                    <wp:extent cx="323215" cy="323215"/>
                    <wp:effectExtent l="0" t="0" r="0" b="0"/>
                    <wp:wrapSquare wrapText="bothSides"/>
                    <wp:docPr id="3186"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696" w:author="Russell Ott" w:date="2022-05-16T11:47:00Z">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697" w:author="Russell Ott" w:date="2022-05-16T11:47:00Z">
              <w:tcPr>
                <w:tcW w:w="8658" w:type="dxa"/>
                <w:tcBorders>
                  <w:left w:val="nil"/>
                </w:tcBorders>
                <w:shd w:val="clear" w:color="auto" w:fill="auto"/>
              </w:tcPr>
            </w:tcPrChange>
          </w:tcPr>
          <w:p w14:paraId="41C3DF08" w14:textId="77777777" w:rsidR="00253D2B" w:rsidRPr="00D14360" w:rsidRDefault="00253D2B" w:rsidP="00D14360">
            <w:pPr>
              <w:autoSpaceDE w:val="0"/>
              <w:autoSpaceDN w:val="0"/>
              <w:adjustRightInd w:val="0"/>
              <w:spacing w:after="120"/>
              <w:rPr>
                <w:rFonts w:ascii="Times New Roman" w:eastAsia="Times New Roman" w:hAnsi="Times New Roman"/>
                <w:color w:val="000000"/>
                <w:sz w:val="24"/>
                <w:szCs w:val="24"/>
                <w:rPrChange w:id="4698" w:author="Russell Ott" w:date="2022-05-16T11:47:00Z">
                  <w:rPr>
                    <w:rFonts w:ascii="Calibri" w:hAnsi="Calibri"/>
                    <w:color w:val="000000"/>
                  </w:rPr>
                </w:rPrChange>
              </w:rPr>
            </w:pPr>
            <w:r w:rsidRPr="00D14360">
              <w:rPr>
                <w:color w:val="000000"/>
                <w:rPrChange w:id="4699" w:author="Russell Ott" w:date="2022-05-16T11:47:00Z">
                  <w:rPr>
                    <w:rFonts w:ascii="Calibri" w:hAnsi="Calibri"/>
                    <w:color w:val="000000"/>
                  </w:rPr>
                </w:rPrChange>
              </w:rPr>
              <w:t xml:space="preserve">This patient </w:t>
            </w:r>
            <w:r w:rsidRPr="00D14360">
              <w:rPr>
                <w:b/>
                <w:color w:val="000000"/>
                <w:rPrChange w:id="4700" w:author="Russell Ott" w:date="2022-05-16T11:47:00Z">
                  <w:rPr>
                    <w:rFonts w:ascii="Calibri" w:hAnsi="Calibri"/>
                    <w:b/>
                    <w:color w:val="000000"/>
                  </w:rPr>
                </w:rPrChange>
              </w:rPr>
              <w:t xml:space="preserve">SHALL </w:t>
            </w:r>
            <w:r w:rsidRPr="00D14360">
              <w:rPr>
                <w:color w:val="000000"/>
                <w:rPrChange w:id="4701" w:author="Russell Ott" w:date="2022-05-16T11:47:00Z">
                  <w:rPr>
                    <w:rFonts w:ascii="Calibri" w:hAnsi="Calibri"/>
                    <w:color w:val="000000"/>
                  </w:rPr>
                </w:rPrChange>
              </w:rPr>
              <w:t xml:space="preserve">contain exactly one [1..1] </w:t>
            </w:r>
            <w:r w:rsidRPr="00D14360">
              <w:rPr>
                <w:b/>
                <w:color w:val="000000"/>
                <w:rPrChange w:id="4702" w:author="Russell Ott" w:date="2022-05-16T11:47:00Z">
                  <w:rPr>
                    <w:rFonts w:ascii="Calibri" w:hAnsi="Calibri"/>
                    <w:b/>
                    <w:color w:val="000000"/>
                  </w:rPr>
                </w:rPrChange>
              </w:rPr>
              <w:t>raceCode</w:t>
            </w:r>
            <w:r w:rsidRPr="00D14360">
              <w:rPr>
                <w:color w:val="000000"/>
                <w:rPrChange w:id="4703" w:author="Russell Ott" w:date="2022-05-16T11:47:00Z">
                  <w:rPr>
                    <w:rFonts w:ascii="Calibri" w:hAnsi="Calibri"/>
                    <w:color w:val="000000"/>
                  </w:rPr>
                </w:rPrChange>
              </w:rPr>
              <w:t xml:space="preserve">, which </w:t>
            </w:r>
            <w:r w:rsidRPr="00D14360">
              <w:rPr>
                <w:b/>
                <w:color w:val="000000"/>
                <w:rPrChange w:id="4704" w:author="Russell Ott" w:date="2022-05-16T11:47:00Z">
                  <w:rPr>
                    <w:rFonts w:ascii="Calibri" w:hAnsi="Calibri"/>
                    <w:b/>
                    <w:color w:val="000000"/>
                  </w:rPr>
                </w:rPrChange>
              </w:rPr>
              <w:t xml:space="preserve">SHALL </w:t>
            </w:r>
            <w:r w:rsidRPr="00D14360">
              <w:rPr>
                <w:color w:val="000000"/>
                <w:rPrChange w:id="4705" w:author="Russell Ott" w:date="2022-05-16T11:47:00Z">
                  <w:rPr>
                    <w:rFonts w:ascii="Calibri" w:hAnsi="Calibri"/>
                    <w:color w:val="000000"/>
                  </w:rPr>
                </w:rPrChange>
              </w:rPr>
              <w:t xml:space="preserve">be selected from ValueSet </w:t>
            </w:r>
            <w:r w:rsidRPr="00D14360">
              <w:rPr>
                <w:b/>
                <w:color w:val="000000"/>
                <w:rPrChange w:id="4706" w:author="Russell Ott" w:date="2022-05-16T11:47:00Z">
                  <w:rPr>
                    <w:rFonts w:ascii="Calibri" w:hAnsi="Calibri"/>
                    <w:b/>
                    <w:color w:val="000000"/>
                  </w:rPr>
                </w:rPrChange>
              </w:rPr>
              <w:t xml:space="preserve">Race Category Excluding Nulls </w:t>
            </w:r>
            <w:r w:rsidRPr="00D14360">
              <w:rPr>
                <w:color w:val="000000"/>
                <w:rPrChange w:id="4707" w:author="Russell Ott" w:date="2022-05-16T11:47:00Z">
                  <w:rPr>
                    <w:rFonts w:ascii="Calibri" w:hAnsi="Calibri"/>
                    <w:color w:val="000000"/>
                  </w:rPr>
                </w:rPrChange>
              </w:rPr>
              <w:t xml:space="preserve">urn:oid:2.16.840.1.113883.3.2074.1.1.3 </w:t>
            </w:r>
            <w:r w:rsidRPr="00D14360">
              <w:rPr>
                <w:b/>
                <w:color w:val="000000"/>
                <w:rPrChange w:id="4708" w:author="Russell Ott" w:date="2022-05-16T11:47:00Z">
                  <w:rPr>
                    <w:rFonts w:ascii="Calibri" w:hAnsi="Calibri"/>
                    <w:b/>
                    <w:color w:val="000000"/>
                  </w:rPr>
                </w:rPrChange>
              </w:rPr>
              <w:t xml:space="preserve">DYNAMIC </w:t>
            </w:r>
            <w:r w:rsidR="00E2676D" w:rsidRPr="00D14360">
              <w:rPr>
                <w:color w:val="000000"/>
                <w:rPrChange w:id="4709" w:author="Russell Ott" w:date="2022-05-16T11:47:00Z">
                  <w:rPr>
                    <w:rFonts w:ascii="Calibri" w:hAnsi="Calibri"/>
                    <w:color w:val="000000"/>
                  </w:rPr>
                </w:rPrChange>
              </w:rPr>
              <w:t>[</w:t>
            </w:r>
            <w:r w:rsidRPr="00D14360">
              <w:rPr>
                <w:color w:val="000000"/>
                <w:rPrChange w:id="4710" w:author="Russell Ott" w:date="2022-05-16T11:47:00Z">
                  <w:rPr>
                    <w:rFonts w:ascii="Calibri" w:hAnsi="Calibri"/>
                    <w:color w:val="000000"/>
                  </w:rPr>
                </w:rPrChange>
              </w:rPr>
              <w:t>CONF:1198-5322</w:t>
            </w:r>
            <w:r w:rsidR="00E2676D" w:rsidRPr="00D14360">
              <w:rPr>
                <w:color w:val="000000"/>
                <w:rPrChange w:id="4711" w:author="Russell Ott" w:date="2022-05-16T11:47:00Z">
                  <w:rPr>
                    <w:rFonts w:ascii="Calibri" w:hAnsi="Calibri"/>
                    <w:color w:val="000000"/>
                  </w:rPr>
                </w:rPrChange>
              </w:rPr>
              <w:t>]</w:t>
            </w:r>
            <w:r w:rsidRPr="00D14360">
              <w:rPr>
                <w:color w:val="000000"/>
                <w:rPrChange w:id="4712" w:author="Russell Ott" w:date="2022-05-16T11:47:00Z">
                  <w:rPr>
                    <w:rFonts w:ascii="Calibri" w:hAnsi="Calibri"/>
                    <w:color w:val="000000"/>
                  </w:rPr>
                </w:rPrChange>
              </w:rPr>
              <w:t>.</w:t>
            </w:r>
          </w:p>
        </w:tc>
      </w:tr>
      <w:tr w:rsidR="00E2676D" w:rsidRPr="00C64922" w14:paraId="35BC7B08" w14:textId="77777777" w:rsidTr="007770C6">
        <w:trPr>
          <w:cantSplit/>
          <w:trPrChange w:id="4713" w:author="Russell Ott" w:date="2022-05-16T11:47:00Z">
            <w:trPr>
              <w:cantSplit/>
            </w:trPr>
          </w:trPrChange>
        </w:trPr>
        <w:tc>
          <w:tcPr>
            <w:tcW w:w="725" w:type="dxa"/>
            <w:tcBorders>
              <w:right w:val="nil"/>
            </w:tcBorders>
            <w:shd w:val="clear" w:color="auto" w:fill="C6D9F1"/>
            <w:tcPrChange w:id="4714" w:author="Russell Ott" w:date="2022-05-16T11:47:00Z">
              <w:tcPr>
                <w:tcW w:w="725" w:type="dxa"/>
                <w:tcBorders>
                  <w:right w:val="nil"/>
                </w:tcBorders>
                <w:shd w:val="clear" w:color="auto" w:fill="auto"/>
              </w:tcPr>
            </w:tcPrChange>
          </w:tcPr>
          <w:p w14:paraId="241168B7" w14:textId="77282BE3" w:rsidR="00E2676D" w:rsidRPr="00C64922" w:rsidRDefault="00634398" w:rsidP="00D14360">
            <w:pPr>
              <w:autoSpaceDE w:val="0"/>
              <w:autoSpaceDN w:val="0"/>
              <w:adjustRightInd w:val="0"/>
              <w:spacing w:after="120"/>
              <w:rPr>
                <w:noProof/>
              </w:rPr>
            </w:pPr>
            <w:del w:id="4715" w:author="Russell Ott" w:date="2022-05-16T11:47:00Z">
              <w:r>
                <w:rPr>
                  <w:noProof/>
                </w:rPr>
                <w:drawing>
                  <wp:anchor distT="0" distB="0" distL="114300" distR="114300" simplePos="0" relativeHeight="251820032" behindDoc="0" locked="0" layoutInCell="1" allowOverlap="1" wp14:anchorId="5B28A278" wp14:editId="40EDAAF0">
                    <wp:simplePos x="0" y="0"/>
                    <wp:positionH relativeFrom="margin">
                      <wp:posOffset>-38735</wp:posOffset>
                    </wp:positionH>
                    <wp:positionV relativeFrom="margin">
                      <wp:posOffset>25400</wp:posOffset>
                    </wp:positionV>
                    <wp:extent cx="323215" cy="323215"/>
                    <wp:effectExtent l="0" t="0" r="0" b="0"/>
                    <wp:wrapSquare wrapText="bothSides"/>
                    <wp:docPr id="3187"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16" w:author="Russell Ott" w:date="2022-05-16T11:47:00Z">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717" w:author="Russell Ott" w:date="2022-05-16T11:47:00Z">
              <w:tcPr>
                <w:tcW w:w="8658" w:type="dxa"/>
                <w:tcBorders>
                  <w:left w:val="nil"/>
                </w:tcBorders>
                <w:shd w:val="clear" w:color="auto" w:fill="auto"/>
              </w:tcPr>
            </w:tcPrChange>
          </w:tcPr>
          <w:p w14:paraId="4AEB08C6" w14:textId="77777777" w:rsidR="00E2676D" w:rsidRPr="00D14360" w:rsidRDefault="00E2676D" w:rsidP="00D14360">
            <w:pPr>
              <w:autoSpaceDE w:val="0"/>
              <w:autoSpaceDN w:val="0"/>
              <w:adjustRightInd w:val="0"/>
              <w:spacing w:after="120"/>
              <w:rPr>
                <w:rFonts w:ascii="Times New Roman" w:eastAsia="Times New Roman" w:hAnsi="Times New Roman"/>
                <w:color w:val="000000"/>
                <w:sz w:val="24"/>
                <w:szCs w:val="24"/>
                <w:rPrChange w:id="4718" w:author="Russell Ott" w:date="2022-05-16T11:47:00Z">
                  <w:rPr>
                    <w:rFonts w:ascii="Calibri" w:hAnsi="Calibri"/>
                    <w:color w:val="000000"/>
                  </w:rPr>
                </w:rPrChange>
              </w:rPr>
            </w:pPr>
            <w:r w:rsidRPr="00D14360">
              <w:rPr>
                <w:color w:val="000000"/>
                <w:rPrChange w:id="4719" w:author="Russell Ott" w:date="2022-05-16T11:47:00Z">
                  <w:rPr>
                    <w:rFonts w:ascii="Calibri" w:hAnsi="Calibri"/>
                    <w:color w:val="000000"/>
                  </w:rPr>
                </w:rPrChange>
              </w:rPr>
              <w:t xml:space="preserve">This patient </w:t>
            </w:r>
            <w:r w:rsidRPr="00D14360">
              <w:rPr>
                <w:b/>
                <w:color w:val="000000"/>
                <w:rPrChange w:id="4720" w:author="Russell Ott" w:date="2022-05-16T11:47:00Z">
                  <w:rPr>
                    <w:rFonts w:ascii="Calibri" w:hAnsi="Calibri"/>
                    <w:b/>
                    <w:color w:val="000000"/>
                  </w:rPr>
                </w:rPrChange>
              </w:rPr>
              <w:t xml:space="preserve">MAY </w:t>
            </w:r>
            <w:r w:rsidRPr="00D14360">
              <w:rPr>
                <w:color w:val="000000"/>
                <w:rPrChange w:id="4721" w:author="Russell Ott" w:date="2022-05-16T11:47:00Z">
                  <w:rPr>
                    <w:rFonts w:ascii="Calibri" w:hAnsi="Calibri"/>
                    <w:color w:val="000000"/>
                  </w:rPr>
                </w:rPrChange>
              </w:rPr>
              <w:t xml:space="preserve">contain zero or more [0..*] </w:t>
            </w:r>
            <w:r w:rsidRPr="00D14360">
              <w:rPr>
                <w:b/>
                <w:color w:val="000000"/>
                <w:rPrChange w:id="4722" w:author="Russell Ott" w:date="2022-05-16T11:47:00Z">
                  <w:rPr>
                    <w:rFonts w:ascii="Calibri" w:hAnsi="Calibri"/>
                    <w:b/>
                    <w:color w:val="000000"/>
                  </w:rPr>
                </w:rPrChange>
              </w:rPr>
              <w:t>sdtc:raceCode</w:t>
            </w:r>
            <w:r w:rsidRPr="00D14360">
              <w:rPr>
                <w:color w:val="000000"/>
                <w:rPrChange w:id="4723" w:author="Russell Ott" w:date="2022-05-16T11:47:00Z">
                  <w:rPr>
                    <w:rFonts w:ascii="Calibri" w:hAnsi="Calibri"/>
                    <w:color w:val="000000"/>
                  </w:rPr>
                </w:rPrChange>
              </w:rPr>
              <w:t xml:space="preserve">, which </w:t>
            </w:r>
            <w:r w:rsidRPr="00D14360">
              <w:rPr>
                <w:b/>
                <w:color w:val="000000"/>
                <w:rPrChange w:id="4724" w:author="Russell Ott" w:date="2022-05-16T11:47:00Z">
                  <w:rPr>
                    <w:rFonts w:ascii="Calibri" w:hAnsi="Calibri"/>
                    <w:b/>
                    <w:color w:val="000000"/>
                  </w:rPr>
                </w:rPrChange>
              </w:rPr>
              <w:t xml:space="preserve">SHALL </w:t>
            </w:r>
            <w:r w:rsidRPr="00D14360">
              <w:rPr>
                <w:color w:val="000000"/>
                <w:rPrChange w:id="4725" w:author="Russell Ott" w:date="2022-05-16T11:47:00Z">
                  <w:rPr>
                    <w:rFonts w:ascii="Calibri" w:hAnsi="Calibri"/>
                    <w:color w:val="000000"/>
                  </w:rPr>
                </w:rPrChange>
              </w:rPr>
              <w:t xml:space="preserve">be selected from ValueSet </w:t>
            </w:r>
            <w:r w:rsidRPr="00D14360">
              <w:rPr>
                <w:b/>
                <w:color w:val="000000"/>
                <w:rPrChange w:id="4726" w:author="Russell Ott" w:date="2022-05-16T11:47:00Z">
                  <w:rPr>
                    <w:rFonts w:ascii="Calibri" w:hAnsi="Calibri"/>
                    <w:b/>
                    <w:color w:val="000000"/>
                  </w:rPr>
                </w:rPrChange>
              </w:rPr>
              <w:t xml:space="preserve">Race </w:t>
            </w:r>
            <w:r w:rsidRPr="00D14360">
              <w:rPr>
                <w:color w:val="000000"/>
                <w:rPrChange w:id="4727" w:author="Russell Ott" w:date="2022-05-16T11:47:00Z">
                  <w:rPr>
                    <w:rFonts w:ascii="Calibri" w:hAnsi="Calibri"/>
                    <w:color w:val="000000"/>
                  </w:rPr>
                </w:rPrChange>
              </w:rPr>
              <w:t xml:space="preserve">urn:oid:2.16.840.1.113883.1.11.14914 </w:t>
            </w:r>
            <w:r w:rsidRPr="00D14360">
              <w:rPr>
                <w:b/>
                <w:color w:val="000000"/>
                <w:rPrChange w:id="4728" w:author="Russell Ott" w:date="2022-05-16T11:47:00Z">
                  <w:rPr>
                    <w:rFonts w:ascii="Calibri" w:hAnsi="Calibri"/>
                    <w:b/>
                    <w:color w:val="000000"/>
                  </w:rPr>
                </w:rPrChange>
              </w:rPr>
              <w:t xml:space="preserve">DYNAMIC </w:t>
            </w:r>
            <w:r w:rsidRPr="00D14360">
              <w:rPr>
                <w:color w:val="000000"/>
                <w:rPrChange w:id="4729" w:author="Russell Ott" w:date="2022-05-16T11:47:00Z">
                  <w:rPr>
                    <w:rFonts w:ascii="Calibri" w:hAnsi="Calibri"/>
                    <w:color w:val="000000"/>
                  </w:rPr>
                </w:rPrChange>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b/>
                <w:color w:val="000000"/>
                <w:rPrChange w:id="4730" w:author="Russell Ott" w:date="2022-05-16T11:47:00Z">
                  <w:rPr>
                    <w:rFonts w:ascii="Calibri" w:hAnsi="Calibri"/>
                    <w:b/>
                    <w:color w:val="000000"/>
                  </w:rPr>
                </w:rPrChange>
              </w:rPr>
              <w:t xml:space="preserve">SHALL </w:t>
            </w:r>
            <w:r w:rsidRPr="00D14360">
              <w:rPr>
                <w:color w:val="000000"/>
                <w:rPrChange w:id="4731" w:author="Russell Ott" w:date="2022-05-16T11:47:00Z">
                  <w:rPr>
                    <w:rFonts w:ascii="Calibri" w:hAnsi="Calibri"/>
                    <w:color w:val="000000"/>
                  </w:rPr>
                </w:rPrChange>
              </w:rPr>
              <w:t xml:space="preserve">contain [1..1] raceCode [CONF:1198-31347]. </w:t>
            </w:r>
          </w:p>
        </w:tc>
      </w:tr>
      <w:tr w:rsidR="00E2676D" w:rsidRPr="00C64922" w14:paraId="15BFBC57" w14:textId="77777777" w:rsidTr="007770C6">
        <w:trPr>
          <w:cantSplit/>
          <w:trHeight w:val="746"/>
          <w:trPrChange w:id="4732" w:author="Russell Ott" w:date="2022-05-16T11:47:00Z">
            <w:trPr>
              <w:cantSplit/>
              <w:trHeight w:val="746"/>
            </w:trPr>
          </w:trPrChange>
        </w:trPr>
        <w:tc>
          <w:tcPr>
            <w:tcW w:w="725" w:type="dxa"/>
            <w:tcBorders>
              <w:right w:val="nil"/>
            </w:tcBorders>
            <w:shd w:val="clear" w:color="auto" w:fill="C6D9F1"/>
            <w:tcPrChange w:id="4733" w:author="Russell Ott" w:date="2022-05-16T11:47:00Z">
              <w:tcPr>
                <w:tcW w:w="725" w:type="dxa"/>
                <w:tcBorders>
                  <w:right w:val="nil"/>
                </w:tcBorders>
                <w:shd w:val="clear" w:color="auto" w:fill="auto"/>
              </w:tcPr>
            </w:tcPrChange>
          </w:tcPr>
          <w:p w14:paraId="1AC8B95A" w14:textId="78C38EC1" w:rsidR="00E2676D" w:rsidRPr="00D14360" w:rsidRDefault="00634398" w:rsidP="00D14360">
            <w:pPr>
              <w:autoSpaceDE w:val="0"/>
              <w:autoSpaceDN w:val="0"/>
              <w:adjustRightInd w:val="0"/>
              <w:spacing w:after="120"/>
              <w:rPr>
                <w:noProof/>
                <w:color w:val="000000"/>
              </w:rPr>
            </w:pPr>
            <w:del w:id="4734" w:author="Russell Ott" w:date="2022-05-16T11:47:00Z">
              <w:r>
                <w:rPr>
                  <w:noProof/>
                </w:rPr>
                <w:drawing>
                  <wp:anchor distT="0" distB="0" distL="114300" distR="114300" simplePos="0" relativeHeight="251822080" behindDoc="0" locked="0" layoutInCell="1" allowOverlap="1" wp14:anchorId="01486C97" wp14:editId="527A94AD">
                    <wp:simplePos x="0" y="0"/>
                    <wp:positionH relativeFrom="margin">
                      <wp:posOffset>-41910</wp:posOffset>
                    </wp:positionH>
                    <wp:positionV relativeFrom="margin">
                      <wp:posOffset>34290</wp:posOffset>
                    </wp:positionV>
                    <wp:extent cx="323215" cy="323215"/>
                    <wp:effectExtent l="0" t="0" r="0" b="0"/>
                    <wp:wrapNone/>
                    <wp:docPr id="3188"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35" w:author="Russell Ott" w:date="2022-05-16T11:47:00Z">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736" w:author="Russell Ott" w:date="2022-05-16T11:47:00Z">
              <w:tcPr>
                <w:tcW w:w="8658" w:type="dxa"/>
                <w:tcBorders>
                  <w:left w:val="nil"/>
                </w:tcBorders>
                <w:shd w:val="clear" w:color="auto" w:fill="auto"/>
              </w:tcPr>
            </w:tcPrChange>
          </w:tcPr>
          <w:p w14:paraId="217B6433" w14:textId="77777777" w:rsidR="00E2676D" w:rsidRPr="00D14360" w:rsidRDefault="00E2676D" w:rsidP="00D14360">
            <w:pPr>
              <w:autoSpaceDE w:val="0"/>
              <w:autoSpaceDN w:val="0"/>
              <w:adjustRightInd w:val="0"/>
              <w:spacing w:after="120"/>
              <w:rPr>
                <w:rFonts w:ascii="Times New Roman" w:eastAsia="Times New Roman" w:hAnsi="Times New Roman"/>
                <w:color w:val="000000"/>
                <w:sz w:val="24"/>
                <w:szCs w:val="24"/>
                <w:rPrChange w:id="4737" w:author="Russell Ott" w:date="2022-05-16T11:47:00Z">
                  <w:rPr>
                    <w:rFonts w:ascii="Calibri" w:hAnsi="Calibri"/>
                    <w:color w:val="000000"/>
                  </w:rPr>
                </w:rPrChange>
              </w:rPr>
            </w:pPr>
            <w:r w:rsidRPr="00D14360">
              <w:rPr>
                <w:color w:val="000000"/>
                <w:rPrChange w:id="4738" w:author="Russell Ott" w:date="2022-05-16T11:47:00Z">
                  <w:rPr>
                    <w:rFonts w:ascii="Calibri" w:hAnsi="Calibri"/>
                    <w:color w:val="000000"/>
                  </w:rPr>
                </w:rPrChange>
              </w:rPr>
              <w:t xml:space="preserve">This patient </w:t>
            </w:r>
            <w:r w:rsidRPr="00D14360">
              <w:rPr>
                <w:b/>
                <w:color w:val="000000"/>
                <w:rPrChange w:id="4739" w:author="Russell Ott" w:date="2022-05-16T11:47:00Z">
                  <w:rPr>
                    <w:rFonts w:ascii="Calibri" w:hAnsi="Calibri"/>
                    <w:b/>
                    <w:color w:val="000000"/>
                  </w:rPr>
                </w:rPrChange>
              </w:rPr>
              <w:t xml:space="preserve">SHALL </w:t>
            </w:r>
            <w:r w:rsidRPr="00D14360">
              <w:rPr>
                <w:color w:val="000000"/>
                <w:rPrChange w:id="4740" w:author="Russell Ott" w:date="2022-05-16T11:47:00Z">
                  <w:rPr>
                    <w:rFonts w:ascii="Calibri" w:hAnsi="Calibri"/>
                    <w:color w:val="000000"/>
                  </w:rPr>
                </w:rPrChange>
              </w:rPr>
              <w:t xml:space="preserve">contain exactly one [1..1] </w:t>
            </w:r>
            <w:r w:rsidRPr="00D14360">
              <w:rPr>
                <w:b/>
                <w:color w:val="000000"/>
                <w:rPrChange w:id="4741" w:author="Russell Ott" w:date="2022-05-16T11:47:00Z">
                  <w:rPr>
                    <w:rFonts w:ascii="Calibri" w:hAnsi="Calibri"/>
                    <w:b/>
                    <w:color w:val="000000"/>
                  </w:rPr>
                </w:rPrChange>
              </w:rPr>
              <w:t>ethnicGroupCode</w:t>
            </w:r>
            <w:r w:rsidRPr="00D14360">
              <w:rPr>
                <w:color w:val="000000"/>
                <w:rPrChange w:id="4742" w:author="Russell Ott" w:date="2022-05-16T11:47:00Z">
                  <w:rPr>
                    <w:rFonts w:ascii="Calibri" w:hAnsi="Calibri"/>
                    <w:color w:val="000000"/>
                  </w:rPr>
                </w:rPrChange>
              </w:rPr>
              <w:t xml:space="preserve">, which </w:t>
            </w:r>
            <w:r w:rsidRPr="00D14360">
              <w:rPr>
                <w:b/>
                <w:color w:val="000000"/>
                <w:rPrChange w:id="4743" w:author="Russell Ott" w:date="2022-05-16T11:47:00Z">
                  <w:rPr>
                    <w:rFonts w:ascii="Calibri" w:hAnsi="Calibri"/>
                    <w:b/>
                    <w:color w:val="000000"/>
                  </w:rPr>
                </w:rPrChange>
              </w:rPr>
              <w:t xml:space="preserve">SHALL </w:t>
            </w:r>
            <w:r w:rsidRPr="00D14360">
              <w:rPr>
                <w:color w:val="000000"/>
                <w:rPrChange w:id="4744" w:author="Russell Ott" w:date="2022-05-16T11:47:00Z">
                  <w:rPr>
                    <w:rFonts w:ascii="Calibri" w:hAnsi="Calibri"/>
                    <w:color w:val="000000"/>
                  </w:rPr>
                </w:rPrChange>
              </w:rPr>
              <w:t xml:space="preserve">be selected from ValueSet </w:t>
            </w:r>
            <w:r w:rsidRPr="00D14360">
              <w:rPr>
                <w:b/>
                <w:color w:val="000000"/>
                <w:rPrChange w:id="4745" w:author="Russell Ott" w:date="2022-05-16T11:47:00Z">
                  <w:rPr>
                    <w:rFonts w:ascii="Calibri" w:hAnsi="Calibri"/>
                    <w:b/>
                    <w:color w:val="000000"/>
                  </w:rPr>
                </w:rPrChange>
              </w:rPr>
              <w:t xml:space="preserve">Ethnicity </w:t>
            </w:r>
            <w:r w:rsidRPr="00D14360">
              <w:rPr>
                <w:color w:val="000000"/>
                <w:rPrChange w:id="4746" w:author="Russell Ott" w:date="2022-05-16T11:47:00Z">
                  <w:rPr>
                    <w:rFonts w:ascii="Calibri" w:hAnsi="Calibri"/>
                    <w:color w:val="000000"/>
                  </w:rPr>
                </w:rPrChange>
              </w:rPr>
              <w:t xml:space="preserve">urn:oid:2.16.840.1.114222.4.11.837 </w:t>
            </w:r>
            <w:r w:rsidRPr="00D14360">
              <w:rPr>
                <w:b/>
                <w:color w:val="000000"/>
                <w:rPrChange w:id="4747" w:author="Russell Ott" w:date="2022-05-16T11:47:00Z">
                  <w:rPr>
                    <w:rFonts w:ascii="Calibri" w:hAnsi="Calibri"/>
                    <w:b/>
                    <w:color w:val="000000"/>
                  </w:rPr>
                </w:rPrChange>
              </w:rPr>
              <w:t xml:space="preserve">DYNAMIC </w:t>
            </w:r>
            <w:r w:rsidRPr="00AE350D">
              <w:rPr>
                <w:color w:val="000000"/>
                <w:rPrChange w:id="4748" w:author="Russell Ott" w:date="2022-05-16T11:47:00Z">
                  <w:rPr>
                    <w:rFonts w:ascii="Calibri" w:hAnsi="Calibri"/>
                    <w:color w:val="000000"/>
                  </w:rPr>
                </w:rPrChange>
              </w:rPr>
              <w:t>[</w:t>
            </w:r>
            <w:r w:rsidRPr="00D14360">
              <w:rPr>
                <w:color w:val="000000"/>
                <w:rPrChange w:id="4749" w:author="Russell Ott" w:date="2022-05-16T11:47:00Z">
                  <w:rPr>
                    <w:rFonts w:ascii="Calibri" w:hAnsi="Calibri"/>
                    <w:color w:val="000000"/>
                  </w:rPr>
                </w:rPrChange>
              </w:rPr>
              <w:t>CONF:1198-5323].</w:t>
            </w:r>
          </w:p>
        </w:tc>
      </w:tr>
      <w:tr w:rsidR="00E2676D" w:rsidRPr="00C64922" w14:paraId="3D9E68D4" w14:textId="77777777" w:rsidTr="007770C6">
        <w:trPr>
          <w:cantSplit/>
          <w:trHeight w:val="296"/>
          <w:trPrChange w:id="4750" w:author="Russell Ott" w:date="2022-05-16T11:47:00Z">
            <w:trPr>
              <w:cantSplit/>
              <w:trHeight w:val="296"/>
            </w:trPr>
          </w:trPrChange>
        </w:trPr>
        <w:tc>
          <w:tcPr>
            <w:tcW w:w="725" w:type="dxa"/>
            <w:tcBorders>
              <w:right w:val="nil"/>
            </w:tcBorders>
            <w:shd w:val="clear" w:color="auto" w:fill="C6D9F1"/>
            <w:tcPrChange w:id="4751" w:author="Russell Ott" w:date="2022-05-16T11:47:00Z">
              <w:tcPr>
                <w:tcW w:w="725" w:type="dxa"/>
                <w:tcBorders>
                  <w:right w:val="nil"/>
                </w:tcBorders>
                <w:shd w:val="clear" w:color="auto" w:fill="auto"/>
              </w:tcPr>
            </w:tcPrChange>
          </w:tcPr>
          <w:p w14:paraId="77A917D7" w14:textId="43A6970D" w:rsidR="00E2676D" w:rsidRPr="00D14360" w:rsidRDefault="00634398" w:rsidP="00D14360">
            <w:pPr>
              <w:autoSpaceDE w:val="0"/>
              <w:autoSpaceDN w:val="0"/>
              <w:adjustRightInd w:val="0"/>
              <w:spacing w:after="120"/>
              <w:rPr>
                <w:noProof/>
                <w:color w:val="000000"/>
              </w:rPr>
            </w:pPr>
            <w:del w:id="4752" w:author="Russell Ott" w:date="2022-05-16T11:47:00Z">
              <w:r>
                <w:rPr>
                  <w:noProof/>
                </w:rPr>
                <w:drawing>
                  <wp:anchor distT="0" distB="0" distL="114300" distR="114300" simplePos="0" relativeHeight="251824128" behindDoc="0" locked="0" layoutInCell="1" allowOverlap="1" wp14:anchorId="68FDA9BC" wp14:editId="66656D3B">
                    <wp:simplePos x="0" y="0"/>
                    <wp:positionH relativeFrom="margin">
                      <wp:posOffset>-41910</wp:posOffset>
                    </wp:positionH>
                    <wp:positionV relativeFrom="margin">
                      <wp:posOffset>26035</wp:posOffset>
                    </wp:positionV>
                    <wp:extent cx="323215" cy="323215"/>
                    <wp:effectExtent l="0" t="0" r="0" b="0"/>
                    <wp:wrapNone/>
                    <wp:docPr id="3189"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53" w:author="Russell Ott" w:date="2022-05-16T11:47:00Z">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754" w:author="Russell Ott" w:date="2022-05-16T11:47:00Z">
              <w:tcPr>
                <w:tcW w:w="8658" w:type="dxa"/>
                <w:tcBorders>
                  <w:left w:val="nil"/>
                </w:tcBorders>
                <w:shd w:val="clear" w:color="auto" w:fill="auto"/>
              </w:tcPr>
            </w:tcPrChange>
          </w:tcPr>
          <w:p w14:paraId="2D0482D3" w14:textId="77777777" w:rsidR="00AC0293" w:rsidRPr="00AE350D" w:rsidRDefault="00AC0293" w:rsidP="00AC0293">
            <w:pPr>
              <w:rPr>
                <w:rFonts w:ascii="Times New Roman" w:eastAsia="Times New Roman" w:hAnsi="Times New Roman"/>
                <w:sz w:val="24"/>
                <w:szCs w:val="24"/>
                <w:rPrChange w:id="4755" w:author="Russell Ott" w:date="2022-05-16T11:47:00Z">
                  <w:rPr>
                    <w:rFonts w:ascii="Calibri" w:hAnsi="Calibri"/>
                  </w:rPr>
                </w:rPrChange>
              </w:rPr>
            </w:pPr>
            <w:r w:rsidRPr="00AE350D">
              <w:rPr>
                <w:color w:val="000000"/>
                <w:rPrChange w:id="4756" w:author="Russell Ott" w:date="2022-05-16T11:47:00Z">
                  <w:rPr>
                    <w:rFonts w:ascii="Calibri" w:hAnsi="Calibri"/>
                    <w:color w:val="000000"/>
                  </w:rPr>
                </w:rPrChange>
              </w:rPr>
              <w:t xml:space="preserve">This patient MAY contain zero or more [0..*] sdtc:ethnicGroupCode, which </w:t>
            </w:r>
            <w:r w:rsidRPr="00AE350D">
              <w:rPr>
                <w:b/>
                <w:color w:val="000000"/>
                <w:rPrChange w:id="4757" w:author="Russell Ott" w:date="2022-05-16T11:47:00Z">
                  <w:rPr>
                    <w:rFonts w:ascii="Calibri" w:hAnsi="Calibri"/>
                    <w:b/>
                    <w:color w:val="000000"/>
                  </w:rPr>
                </w:rPrChange>
              </w:rPr>
              <w:t>SHALL</w:t>
            </w:r>
            <w:r w:rsidRPr="00AE350D">
              <w:rPr>
                <w:color w:val="000000"/>
                <w:rPrChange w:id="4758" w:author="Russell Ott" w:date="2022-05-16T11:47:00Z">
                  <w:rPr>
                    <w:rFonts w:ascii="Calibri" w:hAnsi="Calibri"/>
                    <w:color w:val="000000"/>
                  </w:rPr>
                </w:rPrChange>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2E634A">
      <w:pPr>
        <w:pStyle w:val="Heading4"/>
      </w:pPr>
      <w:bookmarkStart w:id="4759" w:name="_Toc11043573"/>
      <w:r w:rsidRPr="00C64922">
        <w:t>Patient Identifiers</w:t>
      </w:r>
      <w:bookmarkEnd w:id="4759"/>
    </w:p>
    <w:p w14:paraId="02C89639" w14:textId="77777777" w:rsidR="00A10C4D" w:rsidRPr="00D14360" w:rsidRDefault="00A10C4D" w:rsidP="005E7793">
      <w:pPr>
        <w:spacing w:after="240"/>
        <w:rPr>
          <w:rFonts w:ascii="Times New Roman" w:eastAsia="Times New Roman" w:hAnsi="Times New Roman"/>
          <w:color w:val="000000"/>
          <w:sz w:val="24"/>
          <w:szCs w:val="24"/>
          <w:rPrChange w:id="4760" w:author="Russell Ott" w:date="2022-05-16T11:47:00Z">
            <w:rPr>
              <w:rFonts w:ascii="Calibri" w:hAnsi="Calibri"/>
              <w:color w:val="000000"/>
            </w:rPr>
          </w:rPrChange>
        </w:rPr>
      </w:pPr>
      <w:r w:rsidRPr="00D14360">
        <w:rPr>
          <w:color w:val="000000"/>
          <w:rPrChange w:id="4761" w:author="Russell Ott" w:date="2022-05-16T11:47:00Z">
            <w:rPr>
              <w:rFonts w:ascii="Calibri" w:hAnsi="Calibri"/>
              <w:color w:val="000000"/>
            </w:rPr>
          </w:rPrChange>
        </w:rPr>
        <w:t xml:space="preserve">Patient identifiers are included in a C-CDA within the patientRole structure of the recordTarget. The @extension attribute </w:t>
      </w:r>
      <w:r w:rsidR="00F8349F" w:rsidRPr="00D14360">
        <w:rPr>
          <w:color w:val="000000"/>
          <w:rPrChange w:id="4762" w:author="Russell Ott" w:date="2022-05-16T11:47:00Z">
            <w:rPr>
              <w:rFonts w:ascii="Calibri" w:hAnsi="Calibri"/>
              <w:color w:val="000000"/>
            </w:rPr>
          </w:rPrChange>
        </w:rPr>
        <w:t>o</w:t>
      </w:r>
      <w:r w:rsidRPr="00D14360">
        <w:rPr>
          <w:color w:val="000000"/>
          <w:rPrChange w:id="4763" w:author="Russell Ott" w:date="2022-05-16T11:47:00Z">
            <w:rPr>
              <w:rFonts w:ascii="Calibri" w:hAnsi="Calibri"/>
              <w:color w:val="000000"/>
            </w:rPr>
          </w:rPrChange>
        </w:rPr>
        <w:t>f the id tag holds the identifier. The @root attribute holds an OID associated with the assigning authority of the identifier. The @</w:t>
      </w:r>
      <w:r w:rsidRPr="00D14360">
        <w:rPr>
          <w:color w:val="000000"/>
          <w:rPrChange w:id="4764" w:author="Russell Ott" w:date="2022-05-16T11:47:00Z">
            <w:rPr>
              <w:rFonts w:ascii="Calibri" w:hAnsi="Calibri"/>
              <w:color w:val="000000"/>
            </w:rPr>
          </w:rPrChange>
        </w:rPr>
        <w:t xml:space="preserve">assigningAuthorityName attribute holds the name of the assigning authority.  Many organizations that assign trusted identifiers exist today and have registered OIDs to support exchange of the identifiers they assign. </w:t>
      </w:r>
      <w:r w:rsidR="00FD2557" w:rsidRPr="00D14360">
        <w:rPr>
          <w:color w:val="000000"/>
          <w:rPrChange w:id="4765" w:author="Russell Ott" w:date="2022-05-16T11:47:00Z">
            <w:rPr>
              <w:rFonts w:ascii="Calibri" w:hAnsi="Calibri"/>
              <w:color w:val="000000"/>
            </w:rPr>
          </w:rPrChange>
        </w:rPr>
        <w:t>The t</w:t>
      </w:r>
      <w:r w:rsidRPr="00D14360">
        <w:rPr>
          <w:color w:val="000000"/>
          <w:rPrChange w:id="4766" w:author="Russell Ott" w:date="2022-05-16T11:47:00Z">
            <w:rPr>
              <w:rFonts w:ascii="Calibri" w:hAnsi="Calibri"/>
              <w:color w:val="000000"/>
            </w:rPr>
          </w:rPrChange>
        </w:rPr>
        <w:t xml:space="preserve">able </w:t>
      </w:r>
      <w:r w:rsidR="00FD2557" w:rsidRPr="00D14360">
        <w:rPr>
          <w:color w:val="000000"/>
          <w:rPrChange w:id="4767" w:author="Russell Ott" w:date="2022-05-16T11:47:00Z">
            <w:rPr>
              <w:rFonts w:ascii="Calibri" w:hAnsi="Calibri"/>
              <w:color w:val="000000"/>
            </w:rPr>
          </w:rPrChange>
        </w:rPr>
        <w:t>below</w:t>
      </w:r>
      <w:r w:rsidRPr="00D14360">
        <w:rPr>
          <w:color w:val="000000"/>
          <w:rPrChange w:id="4768" w:author="Russell Ott" w:date="2022-05-16T11:47:00Z">
            <w:rPr>
              <w:rFonts w:ascii="Calibri" w:hAnsi="Calibri"/>
              <w:color w:val="000000"/>
            </w:rPr>
          </w:rPrChange>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b/>
                <w:color w:val="FFFFFF"/>
                <w:rPrChange w:id="4769" w:author="Russell Ott" w:date="2022-05-16T11:47:00Z">
                  <w:rPr>
                    <w:rFonts w:ascii="Calibri" w:hAnsi="Calibri"/>
                    <w:b/>
                    <w:color w:val="FFFFFF"/>
                  </w:rPr>
                </w:rPrChange>
              </w:rPr>
            </w:pPr>
            <w:r w:rsidRPr="00D14360">
              <w:rPr>
                <w:b/>
                <w:color w:val="FFFFFF"/>
                <w:rPrChange w:id="4770" w:author="Russell Ott" w:date="2022-05-16T11:47:00Z">
                  <w:rPr>
                    <w:rFonts w:ascii="Calibri" w:hAnsi="Calibri"/>
                    <w:b/>
                    <w:color w:val="FFFFFF"/>
                  </w:rPr>
                </w:rPrChange>
              </w:rPr>
              <w:t>Assigning Authority Name</w:t>
            </w:r>
          </w:p>
        </w:tc>
        <w:tc>
          <w:tcPr>
            <w:tcW w:w="4295" w:type="dxa"/>
            <w:shd w:val="clear" w:color="auto" w:fill="4F81BD"/>
          </w:tcPr>
          <w:p w14:paraId="4791C763" w14:textId="77777777" w:rsidR="00A10C4D" w:rsidRPr="00D14360" w:rsidRDefault="00A10C4D" w:rsidP="00D14360">
            <w:pPr>
              <w:spacing w:after="120"/>
              <w:rPr>
                <w:rFonts w:ascii="Times New Roman" w:eastAsia="Times New Roman" w:hAnsi="Times New Roman"/>
                <w:b/>
                <w:color w:val="FFFFFF"/>
                <w:sz w:val="24"/>
                <w:szCs w:val="24"/>
                <w:rPrChange w:id="4771" w:author="Russell Ott" w:date="2022-05-16T11:47:00Z">
                  <w:rPr>
                    <w:rFonts w:ascii="Calibri" w:hAnsi="Calibri"/>
                    <w:b/>
                    <w:color w:val="FFFFFF"/>
                  </w:rPr>
                </w:rPrChange>
              </w:rPr>
            </w:pPr>
            <w:r w:rsidRPr="00D14360">
              <w:rPr>
                <w:b/>
                <w:color w:val="FFFFFF"/>
                <w:rPrChange w:id="4772" w:author="Russell Ott" w:date="2022-05-16T11:47:00Z">
                  <w:rPr>
                    <w:rFonts w:ascii="Calibri" w:hAnsi="Calibri"/>
                    <w:b/>
                    <w:color w:val="FFFFFF"/>
                  </w:rPr>
                </w:rPrChange>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b/>
                <w:color w:val="000000"/>
                <w:rPrChange w:id="4773" w:author="Russell Ott" w:date="2022-05-16T11:47:00Z">
                  <w:rPr>
                    <w:rFonts w:ascii="Calibri" w:hAnsi="Calibri"/>
                    <w:b/>
                    <w:color w:val="000000"/>
                    <w:sz w:val="20"/>
                  </w:rPr>
                </w:rPrChange>
              </w:rPr>
            </w:pPr>
            <w:r w:rsidRPr="00D14360">
              <w:rPr>
                <w:b/>
                <w:color w:val="000000"/>
                <w:rPrChange w:id="4774" w:author="Russell Ott" w:date="2022-05-16T11:47:00Z">
                  <w:rPr>
                    <w:rFonts w:ascii="Calibri" w:hAnsi="Calibri"/>
                    <w:b/>
                    <w:color w:val="000000"/>
                    <w:sz w:val="20"/>
                  </w:rPr>
                </w:rPrChange>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eastAsia="Times New Roman" w:hAnsi="Calibri Light"/>
                <w:color w:val="000000"/>
                <w:sz w:val="24"/>
                <w:szCs w:val="24"/>
                <w:rPrChange w:id="4775" w:author="Russell Ott" w:date="2022-05-16T11:47:00Z">
                  <w:rPr>
                    <w:rFonts w:ascii="Calibri Light" w:hAnsi="Calibri Light"/>
                    <w:color w:val="000000"/>
                    <w:sz w:val="20"/>
                  </w:rPr>
                </w:rPrChange>
              </w:rPr>
            </w:pPr>
            <w:r w:rsidRPr="00D14360">
              <w:rPr>
                <w:rFonts w:ascii="Calibri Light" w:hAnsi="Calibri Light"/>
                <w:color w:val="000000"/>
                <w:rPrChange w:id="4776" w:author="Russell Ott" w:date="2022-05-16T11:47:00Z">
                  <w:rPr>
                    <w:rFonts w:ascii="Calibri Light" w:hAnsi="Calibri Light"/>
                    <w:color w:val="000000"/>
                    <w:sz w:val="20"/>
                  </w:rPr>
                </w:rPrChange>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b/>
                <w:color w:val="000000"/>
                <w:rPrChange w:id="4777" w:author="Russell Ott" w:date="2022-05-16T11:47:00Z">
                  <w:rPr>
                    <w:rFonts w:ascii="Calibri" w:hAnsi="Calibri"/>
                    <w:b/>
                    <w:color w:val="000000"/>
                    <w:sz w:val="20"/>
                  </w:rPr>
                </w:rPrChange>
              </w:rPr>
            </w:pPr>
            <w:r w:rsidRPr="00D14360">
              <w:rPr>
                <w:b/>
                <w:color w:val="000000"/>
                <w:rPrChange w:id="4778" w:author="Russell Ott" w:date="2022-05-16T11:47:00Z">
                  <w:rPr>
                    <w:rFonts w:ascii="Calibri" w:hAnsi="Calibri"/>
                    <w:b/>
                    <w:color w:val="000000"/>
                    <w:sz w:val="20"/>
                  </w:rPr>
                </w:rPrChange>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eastAsia="Times New Roman" w:hAnsi="Calibri Light"/>
                <w:color w:val="000000"/>
                <w:sz w:val="24"/>
                <w:szCs w:val="24"/>
                <w:rPrChange w:id="4779" w:author="Russell Ott" w:date="2022-05-16T11:47:00Z">
                  <w:rPr>
                    <w:rFonts w:ascii="Calibri Light" w:hAnsi="Calibri Light"/>
                    <w:color w:val="000000"/>
                    <w:sz w:val="20"/>
                  </w:rPr>
                </w:rPrChange>
              </w:rPr>
            </w:pPr>
            <w:r w:rsidRPr="00D14360">
              <w:rPr>
                <w:rFonts w:ascii="Calibri Light" w:hAnsi="Calibri Light"/>
                <w:color w:val="000000"/>
                <w:rPrChange w:id="4780" w:author="Russell Ott" w:date="2022-05-16T11:47:00Z">
                  <w:rPr>
                    <w:rFonts w:ascii="Calibri Light" w:hAnsi="Calibri Light"/>
                    <w:color w:val="000000"/>
                    <w:sz w:val="20"/>
                  </w:rPr>
                </w:rPrChange>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b/>
                <w:color w:val="000000"/>
                <w:rPrChange w:id="4781" w:author="Russell Ott" w:date="2022-05-16T11:47:00Z">
                  <w:rPr>
                    <w:rFonts w:ascii="Calibri" w:hAnsi="Calibri"/>
                    <w:b/>
                    <w:color w:val="000000"/>
                    <w:sz w:val="20"/>
                  </w:rPr>
                </w:rPrChange>
              </w:rPr>
            </w:pPr>
            <w:r w:rsidRPr="00D14360">
              <w:rPr>
                <w:b/>
                <w:color w:val="000000"/>
                <w:shd w:val="clear" w:color="auto" w:fill="FFFFFF"/>
                <w:rPrChange w:id="4782" w:author="Russell Ott" w:date="2022-05-16T11:47:00Z">
                  <w:rPr>
                    <w:rFonts w:ascii="Calibri" w:hAnsi="Calibri"/>
                    <w:b/>
                    <w:color w:val="000000"/>
                    <w:sz w:val="20"/>
                    <w:shd w:val="clear" w:color="auto" w:fill="FFFFFF"/>
                  </w:rPr>
                </w:rPrChange>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eastAsia="Times New Roman" w:hAnsi="Calibri Light"/>
                <w:color w:val="000000"/>
                <w:sz w:val="24"/>
                <w:szCs w:val="24"/>
                <w:rPrChange w:id="4783" w:author="Russell Ott" w:date="2022-05-16T11:47:00Z">
                  <w:rPr>
                    <w:rFonts w:ascii="Calibri Light" w:hAnsi="Calibri Light"/>
                    <w:color w:val="000000"/>
                    <w:sz w:val="20"/>
                  </w:rPr>
                </w:rPrChange>
              </w:rPr>
            </w:pPr>
            <w:r w:rsidRPr="00D14360">
              <w:rPr>
                <w:rFonts w:ascii="Calibri Light" w:hAnsi="Calibri Light"/>
                <w:color w:val="000000"/>
                <w:rPrChange w:id="4784" w:author="Russell Ott" w:date="2022-05-16T11:47:00Z">
                  <w:rPr>
                    <w:rFonts w:ascii="Calibri Light" w:hAnsi="Calibri Light"/>
                    <w:color w:val="000000"/>
                    <w:sz w:val="20"/>
                  </w:rPr>
                </w:rPrChange>
              </w:rPr>
              <w:t>1.3.6.1.4.1.41179.2.4</w:t>
            </w:r>
          </w:p>
        </w:tc>
      </w:tr>
    </w:tbl>
    <w:p w14:paraId="71AFF14A" w14:textId="7BF83051" w:rsidR="00E73A9F" w:rsidRDefault="00CA5B48">
      <w:pPr>
        <w:pStyle w:val="Caption"/>
      </w:pPr>
      <w:bookmarkStart w:id="4785" w:name="_Toc10634835"/>
      <w:bookmarkStart w:id="4786" w:name="_Toc21926992"/>
      <w:r>
        <w:t xml:space="preserve">  </w:t>
      </w:r>
      <w:bookmarkStart w:id="4787" w:name="_Toc103262878"/>
      <w:r w:rsidR="00E73A9F" w:rsidRPr="00C64922">
        <w:t xml:space="preserve">Table </w:t>
      </w:r>
      <w:r w:rsidR="00132A94">
        <w:fldChar w:fldCharType="begin"/>
      </w:r>
      <w:r w:rsidR="00132A94">
        <w:instrText xml:space="preserve"> SEQ Table \* ARABIC </w:instrText>
      </w:r>
      <w:r w:rsidR="00132A94">
        <w:fldChar w:fldCharType="separate"/>
      </w:r>
      <w:r w:rsidR="00F10C7C">
        <w:rPr>
          <w:noProof/>
        </w:rPr>
        <w:t>11</w:t>
      </w:r>
      <w:r w:rsidR="00132A94">
        <w:rPr>
          <w:noProof/>
        </w:rPr>
        <w:fldChar w:fldCharType="end"/>
      </w:r>
      <w:r w:rsidR="00E73A9F" w:rsidRPr="00C64922">
        <w:t>: Patient Identifiers</w:t>
      </w:r>
      <w:bookmarkEnd w:id="4787"/>
      <w:bookmarkEnd w:id="4786"/>
    </w:p>
    <w:p w14:paraId="05C88E82" w14:textId="77777777" w:rsidR="00840ED9" w:rsidRDefault="00840ED9" w:rsidP="00840ED9"/>
    <w:p w14:paraId="7A0FD6FB" w14:textId="7A49889C" w:rsidR="00510672" w:rsidRDefault="00510672" w:rsidP="00C65E25">
      <w:pPr>
        <w:pStyle w:val="Caption"/>
        <w:keepNext/>
        <w:spacing w:after="0"/>
        <w:ind w:firstLine="90"/>
      </w:pPr>
      <w:bookmarkStart w:id="4788" w:name="_Toc101449265"/>
      <w:bookmarkStart w:id="4789" w:name="_Toc21927464"/>
      <w:r>
        <w:t xml:space="preserve">Example </w:t>
      </w:r>
      <w:r w:rsidR="00132A94">
        <w:fldChar w:fldCharType="begin"/>
      </w:r>
      <w:r w:rsidR="00132A94">
        <w:instrText xml:space="preserve"> SEQ Example \* ARABIC </w:instrText>
      </w:r>
      <w:r w:rsidR="00132A94">
        <w:fldChar w:fldCharType="separate"/>
      </w:r>
      <w:r w:rsidR="00F10C7C">
        <w:rPr>
          <w:noProof/>
        </w:rPr>
        <w:t>12</w:t>
      </w:r>
      <w:r w:rsidR="00132A94">
        <w:rPr>
          <w:noProof/>
        </w:rP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788"/>
      <w:bookmarkEnd w:id="4789"/>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2E634A">
      <w:pPr>
        <w:pStyle w:val="Heading4"/>
      </w:pPr>
      <w:bookmarkStart w:id="4790" w:name="_Toc11043574"/>
      <w:bookmarkEnd w:id="4785"/>
      <w:r>
        <w:t>r</w:t>
      </w:r>
      <w:r w:rsidR="00840ED9">
        <w:t xml:space="preserve">ecordTarget </w:t>
      </w:r>
      <w:r w:rsidR="00A10C4D" w:rsidRPr="00C64922">
        <w:t>Provider Organization</w:t>
      </w:r>
      <w:bookmarkEnd w:id="4790"/>
    </w:p>
    <w:p w14:paraId="1B1E77CF" w14:textId="77777777" w:rsidR="00A10C4D" w:rsidRPr="00D14360" w:rsidRDefault="00A10C4D" w:rsidP="00B505D2">
      <w:pPr>
        <w:spacing w:after="120"/>
        <w:rPr>
          <w:rFonts w:ascii="Times New Roman" w:eastAsia="Times New Roman" w:hAnsi="Times New Roman"/>
          <w:color w:val="000000"/>
          <w:sz w:val="24"/>
          <w:szCs w:val="24"/>
          <w:shd w:val="clear" w:color="auto" w:fill="FFFFFF"/>
          <w:rPrChange w:id="4791" w:author="Russell Ott" w:date="2022-05-16T11:47:00Z">
            <w:rPr>
              <w:rFonts w:ascii="Calibri" w:hAnsi="Calibri"/>
              <w:color w:val="000000"/>
              <w:shd w:val="clear" w:color="auto" w:fill="FFFFFF"/>
            </w:rPr>
          </w:rPrChange>
        </w:rPr>
      </w:pPr>
      <w:r w:rsidRPr="00D14360">
        <w:rPr>
          <w:color w:val="000000"/>
          <w:shd w:val="clear" w:color="auto" w:fill="FFFFFF"/>
          <w:rPrChange w:id="4792" w:author="Russell Ott" w:date="2022-05-16T11:47:00Z">
            <w:rPr>
              <w:rFonts w:ascii="Calibri" w:hAnsi="Calibri"/>
              <w:color w:val="000000"/>
              <w:shd w:val="clear" w:color="auto" w:fill="FFFFFF"/>
            </w:rPr>
          </w:rPrChange>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510672" w14:paraId="56AB82A5" w14:textId="77777777" w:rsidTr="00683E9B">
        <w:tc>
          <w:tcPr>
            <w:tcW w:w="619" w:type="dxa"/>
            <w:tcBorders>
              <w:right w:val="nil"/>
            </w:tcBorders>
            <w:shd w:val="clear" w:color="auto" w:fill="B8CCE4"/>
          </w:tcPr>
          <w:p w14:paraId="7AE6FBFD" w14:textId="5C1C6BC4" w:rsidR="00510672" w:rsidRPr="00D14360" w:rsidRDefault="00634398" w:rsidP="00D14360">
            <w:pPr>
              <w:spacing w:after="120"/>
              <w:rPr>
                <w:color w:val="000000"/>
                <w:shd w:val="clear" w:color="auto" w:fill="FFFFFF"/>
                <w:rPrChange w:id="4793" w:author="Russell Ott" w:date="2022-05-16T11:47:00Z">
                  <w:rPr>
                    <w:rFonts w:ascii="Calibri" w:hAnsi="Calibri"/>
                    <w:color w:val="000000"/>
                    <w:shd w:val="clear" w:color="auto" w:fill="FFFFFF"/>
                  </w:rPr>
                </w:rPrChange>
              </w:rPr>
            </w:pPr>
            <w:del w:id="4794" w:author="Russell Ott" w:date="2022-05-16T11:47:00Z">
              <w:r>
                <w:rPr>
                  <w:noProof/>
                </w:rPr>
                <w:drawing>
                  <wp:anchor distT="0" distB="0" distL="114300" distR="114300" simplePos="0" relativeHeight="251826176" behindDoc="0" locked="0" layoutInCell="1" allowOverlap="1" wp14:anchorId="495F174B" wp14:editId="600D70F6">
                    <wp:simplePos x="0" y="0"/>
                    <wp:positionH relativeFrom="margin">
                      <wp:posOffset>-8255</wp:posOffset>
                    </wp:positionH>
                    <wp:positionV relativeFrom="margin">
                      <wp:posOffset>79375</wp:posOffset>
                    </wp:positionV>
                    <wp:extent cx="323215" cy="323215"/>
                    <wp:effectExtent l="0" t="0" r="0" b="0"/>
                    <wp:wrapNone/>
                    <wp:docPr id="319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95" w:author="Russell Ott" w:date="2022-05-16T11:47:00Z">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rPrChange w:id="4796" w:author="Russell Ott" w:date="2022-05-16T11:47:00Z">
                  <w:rPr>
                    <w:rFonts w:ascii="Calibri" w:hAnsi="Calibri"/>
                    <w:sz w:val="24"/>
                  </w:rPr>
                </w:rPrChange>
              </w:rPr>
            </w:pPr>
            <w:r w:rsidRPr="007770C6">
              <w:rPr>
                <w:rFonts w:ascii="Calibri" w:hAnsi="Calibri"/>
                <w:rPrChange w:id="4797" w:author="Russell Ott" w:date="2022-05-16T11:47:00Z">
                  <w:rPr>
                    <w:rFonts w:ascii="Calibri" w:hAnsi="Calibri"/>
                    <w:sz w:val="24"/>
                  </w:rPr>
                </w:rPrChange>
              </w:rPr>
              <w:t xml:space="preserve">C-CDA Content Creators SHOULD populate the providerOrganization within the recordTarget when the document represents information from a provider’s medical record system. </w:t>
            </w:r>
            <w:r w:rsidR="00A12DC0" w:rsidRPr="007770C6">
              <w:rPr>
                <w:rFonts w:ascii="Calibri" w:hAnsi="Calibri"/>
                <w:b/>
                <w:rPrChange w:id="4798" w:author="Russell Ott" w:date="2022-05-16T11:47:00Z">
                  <w:rPr>
                    <w:rFonts w:ascii="Calibri" w:hAnsi="Calibri"/>
                    <w:b/>
                    <w:sz w:val="24"/>
                  </w:rPr>
                </w:rPrChange>
              </w:rPr>
              <w:t>[CONF-</w:t>
            </w:r>
            <w:r w:rsidR="00B3590A" w:rsidRPr="007770C6">
              <w:rPr>
                <w:rFonts w:ascii="Calibri" w:hAnsi="Calibri"/>
                <w:b/>
                <w:rPrChange w:id="4799" w:author="Russell Ott" w:date="2022-05-16T11:47:00Z">
                  <w:rPr>
                    <w:rFonts w:ascii="Calibri" w:hAnsi="Calibri"/>
                    <w:b/>
                    <w:sz w:val="24"/>
                  </w:rPr>
                </w:rPrChange>
              </w:rPr>
              <w:t>035</w:t>
            </w:r>
            <w:r w:rsidR="00A12DC0" w:rsidRPr="007770C6">
              <w:rPr>
                <w:rFonts w:ascii="Calibri" w:hAnsi="Calibri"/>
                <w:b/>
                <w:rPrChange w:id="4800" w:author="Russell Ott" w:date="2022-05-16T11:47:00Z">
                  <w:rPr>
                    <w:rFonts w:ascii="Calibri" w:hAnsi="Calibri"/>
                    <w:b/>
                    <w:sz w:val="24"/>
                  </w:rPr>
                </w:rPrChange>
              </w:rPr>
              <w:t>]</w:t>
            </w:r>
          </w:p>
        </w:tc>
      </w:tr>
      <w:tr w:rsidR="00510672" w14:paraId="3457EAFC" w14:textId="77777777" w:rsidTr="00683E9B">
        <w:tc>
          <w:tcPr>
            <w:tcW w:w="619" w:type="dxa"/>
            <w:tcBorders>
              <w:right w:val="nil"/>
            </w:tcBorders>
            <w:shd w:val="clear" w:color="auto" w:fill="B8CCE4"/>
          </w:tcPr>
          <w:p w14:paraId="0CBFCC5C" w14:textId="7EB3699A" w:rsidR="00510672" w:rsidRPr="00D14360" w:rsidRDefault="00634398" w:rsidP="00D14360">
            <w:pPr>
              <w:spacing w:after="120"/>
              <w:rPr>
                <w:color w:val="000000"/>
                <w:shd w:val="clear" w:color="auto" w:fill="FFFFFF"/>
                <w:rPrChange w:id="4801" w:author="Russell Ott" w:date="2022-05-16T11:47:00Z">
                  <w:rPr>
                    <w:rFonts w:ascii="Calibri" w:hAnsi="Calibri"/>
                    <w:color w:val="000000"/>
                    <w:shd w:val="clear" w:color="auto" w:fill="FFFFFF"/>
                  </w:rPr>
                </w:rPrChange>
              </w:rPr>
            </w:pPr>
            <w:del w:id="4802" w:author="Russell Ott" w:date="2022-05-16T11:47:00Z">
              <w:r>
                <w:rPr>
                  <w:noProof/>
                </w:rPr>
                <w:drawing>
                  <wp:anchor distT="0" distB="0" distL="114300" distR="114300" simplePos="0" relativeHeight="251828224" behindDoc="0" locked="0" layoutInCell="1" allowOverlap="1" wp14:anchorId="43E729CA" wp14:editId="163AF324">
                    <wp:simplePos x="0" y="0"/>
                    <wp:positionH relativeFrom="margin">
                      <wp:posOffset>-24793</wp:posOffset>
                    </wp:positionH>
                    <wp:positionV relativeFrom="margin">
                      <wp:posOffset>-1408</wp:posOffset>
                    </wp:positionV>
                    <wp:extent cx="323215" cy="323215"/>
                    <wp:effectExtent l="0" t="0" r="0" b="0"/>
                    <wp:wrapNone/>
                    <wp:docPr id="3191"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03" w:author="Russell Ott" w:date="2022-05-16T11:47:00Z">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rPrChange w:id="4804" w:author="Russell Ott" w:date="2022-05-16T11:47:00Z">
                  <w:rPr>
                    <w:rFonts w:ascii="Calibri" w:hAnsi="Calibri"/>
                    <w:sz w:val="24"/>
                  </w:rPr>
                </w:rPrChange>
              </w:rPr>
            </w:pPr>
            <w:r w:rsidRPr="007770C6">
              <w:rPr>
                <w:rFonts w:ascii="Calibri" w:hAnsi="Calibri"/>
                <w:rPrChange w:id="4805" w:author="Russell Ott" w:date="2022-05-16T11:47:00Z">
                  <w:rPr>
                    <w:rFonts w:ascii="Calibri" w:hAnsi="Calibri"/>
                    <w:sz w:val="24"/>
                  </w:rPr>
                </w:rPrChange>
              </w:rPr>
              <w:t>C-CDA Content Creators SHOULD include an identifier for th</w:t>
            </w:r>
            <w:r w:rsidR="00B3590A" w:rsidRPr="007770C6">
              <w:rPr>
                <w:rFonts w:ascii="Calibri" w:hAnsi="Calibri"/>
                <w:rPrChange w:id="4806" w:author="Russell Ott" w:date="2022-05-16T11:47:00Z">
                  <w:rPr>
                    <w:rFonts w:ascii="Calibri" w:hAnsi="Calibri"/>
                    <w:sz w:val="24"/>
                  </w:rPr>
                </w:rPrChange>
              </w:rPr>
              <w:t>e provider</w:t>
            </w:r>
            <w:r w:rsidRPr="007770C6">
              <w:rPr>
                <w:rFonts w:ascii="Calibri" w:hAnsi="Calibri"/>
                <w:rPrChange w:id="4807" w:author="Russell Ott" w:date="2022-05-16T11:47:00Z">
                  <w:rPr>
                    <w:rFonts w:ascii="Calibri" w:hAnsi="Calibri"/>
                    <w:sz w:val="24"/>
                  </w:rPr>
                </w:rPrChange>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b/>
                <w:rPrChange w:id="4808" w:author="Russell Ott" w:date="2022-05-16T11:47:00Z">
                  <w:rPr>
                    <w:rFonts w:ascii="Calibri" w:hAnsi="Calibri"/>
                    <w:b/>
                    <w:sz w:val="24"/>
                  </w:rPr>
                </w:rPrChange>
              </w:rPr>
              <w:t>[CONF-</w:t>
            </w:r>
            <w:r w:rsidR="00B3590A" w:rsidRPr="007770C6">
              <w:rPr>
                <w:rFonts w:ascii="Calibri" w:hAnsi="Calibri"/>
                <w:b/>
                <w:rPrChange w:id="4809" w:author="Russell Ott" w:date="2022-05-16T11:47:00Z">
                  <w:rPr>
                    <w:rFonts w:ascii="Calibri" w:hAnsi="Calibri"/>
                    <w:b/>
                    <w:sz w:val="24"/>
                  </w:rPr>
                </w:rPrChange>
              </w:rPr>
              <w:t>036</w:t>
            </w:r>
            <w:r w:rsidR="003D5288" w:rsidRPr="007770C6">
              <w:rPr>
                <w:rFonts w:ascii="Calibri" w:hAnsi="Calibri"/>
                <w:b/>
                <w:rPrChange w:id="4810" w:author="Russell Ott" w:date="2022-05-16T11:47:00Z">
                  <w:rPr>
                    <w:rFonts w:ascii="Calibri" w:hAnsi="Calibri"/>
                    <w:b/>
                    <w:sz w:val="24"/>
                  </w:rPr>
                </w:rPrChange>
              </w:rPr>
              <w:t>]</w:t>
            </w:r>
          </w:p>
        </w:tc>
      </w:tr>
    </w:tbl>
    <w:p w14:paraId="681E5DD7" w14:textId="77777777" w:rsidR="00C32D0D" w:rsidRPr="00D14360" w:rsidRDefault="00C32D0D" w:rsidP="00B505D2">
      <w:pPr>
        <w:spacing w:after="120"/>
        <w:rPr>
          <w:color w:val="000000"/>
          <w:shd w:val="clear" w:color="auto" w:fill="FFFFFF"/>
          <w:rPrChange w:id="4811" w:author="Russell Ott" w:date="2022-05-16T11:47:00Z">
            <w:rPr>
              <w:rFonts w:ascii="Calibri" w:hAnsi="Calibri"/>
              <w:color w:val="000000"/>
              <w:shd w:val="clear" w:color="auto" w:fill="FFFFFF"/>
            </w:rPr>
          </w:rPrChange>
        </w:rPr>
      </w:pPr>
    </w:p>
    <w:p w14:paraId="7002F145" w14:textId="750A18A8" w:rsidR="009D1583" w:rsidRDefault="00C32D0D" w:rsidP="00B505D2">
      <w:pPr>
        <w:spacing w:after="120"/>
        <w:rPr>
          <w:rFonts w:ascii="Times New Roman" w:eastAsia="Times New Roman" w:hAnsi="Times New Roman"/>
          <w:b/>
          <w:color w:val="000000"/>
          <w:sz w:val="24"/>
          <w:szCs w:val="24"/>
          <w:shd w:val="clear" w:color="auto" w:fill="FFFFFF"/>
          <w:rPrChange w:id="4812" w:author="Russell Ott" w:date="2022-05-16T11:47:00Z">
            <w:rPr>
              <w:rFonts w:ascii="Calibri" w:hAnsi="Calibri"/>
              <w:b/>
              <w:color w:val="000000"/>
              <w:shd w:val="clear" w:color="auto" w:fill="FFFFFF"/>
            </w:rPr>
          </w:rPrChange>
        </w:rPr>
      </w:pPr>
      <w:r w:rsidRPr="00D14360">
        <w:rPr>
          <w:b/>
          <w:color w:val="000000"/>
          <w:shd w:val="clear" w:color="auto" w:fill="FFFFFF"/>
          <w:rPrChange w:id="4813" w:author="Russell Ott" w:date="2022-05-16T11:47:00Z">
            <w:rPr>
              <w:rFonts w:ascii="Calibri" w:hAnsi="Calibri"/>
              <w:b/>
              <w:color w:val="000000"/>
              <w:shd w:val="clear" w:color="auto" w:fill="FFFFFF"/>
            </w:rPr>
          </w:rPrChange>
        </w:rPr>
        <w:t>Reference:</w:t>
      </w:r>
      <w:r w:rsidR="00863460">
        <w:rPr>
          <w:b/>
          <w:color w:val="000000"/>
          <w:shd w:val="clear" w:color="auto" w:fill="FFFFFF"/>
          <w:rPrChange w:id="4814" w:author="Russell Ott" w:date="2022-05-16T11:47:00Z">
            <w:rPr>
              <w:rFonts w:ascii="Calibri" w:hAnsi="Calibri"/>
              <w:b/>
              <w:color w:val="000000"/>
              <w:shd w:val="clear" w:color="auto" w:fill="FFFFFF"/>
            </w:rPr>
          </w:rPrChange>
        </w:rPr>
        <w:t xml:space="preserve"> </w:t>
      </w:r>
      <w:r w:rsidR="00596CA4" w:rsidRPr="00AD08FB">
        <w:rPr>
          <w:b/>
          <w:color w:val="000000"/>
          <w:shd w:val="clear" w:color="auto" w:fill="FFFFFF"/>
          <w:rPrChange w:id="4815" w:author="Russell Ott" w:date="2022-05-16T11:47:00Z">
            <w:rPr>
              <w:rFonts w:ascii="Calibri" w:hAnsi="Calibri"/>
              <w:b/>
              <w:color w:val="000000"/>
              <w:shd w:val="clear" w:color="auto" w:fill="FFFFFF"/>
            </w:rPr>
          </w:rPrChange>
        </w:rPr>
        <w:fldChar w:fldCharType="begin"/>
      </w:r>
      <w:r w:rsidR="00596CA4" w:rsidRPr="00AD08FB">
        <w:rPr>
          <w:b/>
          <w:color w:val="000000"/>
          <w:shd w:val="clear" w:color="auto" w:fill="FFFFFF"/>
          <w:rPrChange w:id="4816" w:author="Russell Ott" w:date="2022-05-16T11:47:00Z">
            <w:rPr>
              <w:rFonts w:ascii="Calibri" w:hAnsi="Calibri"/>
              <w:b/>
              <w:color w:val="000000"/>
              <w:shd w:val="clear" w:color="auto" w:fill="FFFFFF"/>
            </w:rPr>
          </w:rPrChange>
        </w:rPr>
        <w:instrText xml:space="preserve"> REF _Ref21853899 \h  \* MERGEFORMAT </w:instrText>
      </w:r>
      <w:r w:rsidR="00596CA4" w:rsidRPr="00AD08FB">
        <w:rPr>
          <w:b/>
          <w:color w:val="000000"/>
          <w:shd w:val="clear" w:color="auto" w:fill="FFFFFF"/>
          <w:rPrChange w:id="4817" w:author="Russell Ott" w:date="2022-05-16T11:47:00Z">
            <w:rPr>
              <w:rFonts w:ascii="Calibri" w:hAnsi="Calibri"/>
              <w:b/>
              <w:color w:val="000000"/>
              <w:shd w:val="clear" w:color="auto" w:fill="FFFFFF"/>
            </w:rPr>
          </w:rPrChange>
        </w:rPr>
      </w:r>
      <w:r w:rsidR="00596CA4" w:rsidRPr="00AD08FB">
        <w:rPr>
          <w:b/>
          <w:color w:val="000000"/>
          <w:shd w:val="clear" w:color="auto" w:fill="FFFFFF"/>
          <w:rPrChange w:id="4818" w:author="Russell Ott" w:date="2022-05-16T11:47:00Z">
            <w:rPr>
              <w:rFonts w:ascii="Calibri" w:hAnsi="Calibri"/>
              <w:b/>
              <w:color w:val="000000"/>
              <w:shd w:val="clear" w:color="auto" w:fill="FFFFFF"/>
            </w:rPr>
          </w:rPrChange>
        </w:rPr>
        <w:fldChar w:fldCharType="separate"/>
      </w:r>
      <w:r w:rsidR="00F10C7C" w:rsidRPr="00F10C7C">
        <w:rPr>
          <w:rPrChange w:id="4819" w:author="Russell Ott" w:date="2022-05-16T11:47:00Z">
            <w:rPr>
              <w:rFonts w:ascii="Calibri" w:hAnsi="Calibri"/>
            </w:rPr>
          </w:rPrChange>
        </w:rPr>
        <w:t xml:space="preserve">  </w:t>
      </w:r>
      <w:r w:rsidR="00F10C7C" w:rsidRPr="00F10C7C">
        <w:rPr>
          <w:color w:val="0000FF"/>
          <w:u w:val="single"/>
          <w:rPrChange w:id="4820" w:author="Russell Ott" w:date="2022-05-16T11:47:00Z">
            <w:rPr>
              <w:rFonts w:ascii="Calibri" w:hAnsi="Calibri"/>
            </w:rPr>
          </w:rPrChange>
        </w:rPr>
        <w:t xml:space="preserve">Example 5: recordTarget with demographic </w:t>
      </w:r>
      <w:r w:rsidR="00F10C7C" w:rsidRPr="00F10C7C">
        <w:rPr>
          <w:rFonts w:ascii="Times New Roman" w:eastAsia="Times New Roman" w:hAnsi="Times New Roman"/>
          <w:color w:val="0000FF"/>
          <w:sz w:val="24"/>
          <w:szCs w:val="24"/>
          <w:u w:val="single"/>
          <w:rPrChange w:id="4821" w:author="Russell Ott" w:date="2022-05-16T11:47:00Z">
            <w:rPr/>
          </w:rPrChange>
        </w:rPr>
        <w:t>data</w:t>
      </w:r>
      <w:r w:rsidR="00596CA4" w:rsidRPr="00AD08FB">
        <w:rPr>
          <w:b/>
          <w:color w:val="000000"/>
          <w:shd w:val="clear" w:color="auto" w:fill="FFFFFF"/>
          <w:rPrChange w:id="4822" w:author="Russell Ott" w:date="2022-05-16T11:47:00Z">
            <w:rPr>
              <w:rFonts w:ascii="Calibri" w:hAnsi="Calibri"/>
              <w:b/>
              <w:color w:val="000000"/>
              <w:shd w:val="clear" w:color="auto" w:fill="FFFFFF"/>
            </w:rPr>
          </w:rPrChange>
        </w:rPr>
        <w:fldChar w:fldCharType="end"/>
      </w:r>
      <w:r w:rsidR="00596CA4" w:rsidRPr="00AD08FB">
        <w:rPr>
          <w:b/>
          <w:color w:val="000000"/>
          <w:shd w:val="clear" w:color="auto" w:fill="FFFFFF"/>
          <w:rPrChange w:id="4823" w:author="Russell Ott" w:date="2022-05-16T11:47:00Z">
            <w:rPr>
              <w:rFonts w:ascii="Calibri" w:hAnsi="Calibri"/>
              <w:b/>
              <w:color w:val="000000"/>
              <w:shd w:val="clear" w:color="auto" w:fill="FFFFFF"/>
            </w:rPr>
          </w:rPrChange>
        </w:rPr>
        <w:t xml:space="preserve">, </w:t>
      </w:r>
      <w:r w:rsidR="00596CA4" w:rsidRPr="007770C6">
        <w:rPr>
          <w:b/>
          <w:color w:val="0000FF"/>
          <w:u w:val="single"/>
          <w:shd w:val="clear" w:color="auto" w:fill="FFFFFF"/>
          <w:rPrChange w:id="4824" w:author="Russell Ott" w:date="2022-05-16T11:47:00Z">
            <w:rPr>
              <w:rFonts w:ascii="Calibri" w:hAnsi="Calibri"/>
              <w:b/>
              <w:color w:val="000000"/>
              <w:shd w:val="clear" w:color="auto" w:fill="FFFFFF"/>
            </w:rPr>
          </w:rPrChange>
        </w:rPr>
        <w:fldChar w:fldCharType="begin"/>
      </w:r>
      <w:r w:rsidR="00596CA4" w:rsidRPr="007770C6">
        <w:rPr>
          <w:b/>
          <w:color w:val="0000FF"/>
          <w:u w:val="single"/>
          <w:shd w:val="clear" w:color="auto" w:fill="FFFFFF"/>
          <w:rPrChange w:id="4825" w:author="Russell Ott" w:date="2022-05-16T11:47:00Z">
            <w:rPr>
              <w:rFonts w:ascii="Calibri" w:hAnsi="Calibri"/>
              <w:b/>
              <w:color w:val="000000"/>
              <w:shd w:val="clear" w:color="auto" w:fill="FFFFFF"/>
            </w:rPr>
          </w:rPrChange>
        </w:rPr>
        <w:instrText xml:space="preserve"> REF Example4 \h  \* MERGEFORMAT </w:instrText>
      </w:r>
      <w:r w:rsidR="00596CA4" w:rsidRPr="007770C6">
        <w:rPr>
          <w:b/>
          <w:color w:val="0000FF"/>
          <w:u w:val="single"/>
          <w:shd w:val="clear" w:color="auto" w:fill="FFFFFF"/>
          <w:rPrChange w:id="4826" w:author="Russell Ott" w:date="2022-05-16T11:47:00Z">
            <w:rPr>
              <w:rFonts w:ascii="Calibri" w:hAnsi="Calibri"/>
              <w:b/>
              <w:color w:val="000000"/>
              <w:shd w:val="clear" w:color="auto" w:fill="FFFFFF"/>
            </w:rPr>
          </w:rPrChange>
        </w:rPr>
      </w:r>
      <w:r w:rsidR="00596CA4" w:rsidRPr="007770C6">
        <w:rPr>
          <w:b/>
          <w:color w:val="0000FF"/>
          <w:u w:val="single"/>
          <w:shd w:val="clear" w:color="auto" w:fill="FFFFFF"/>
          <w:rPrChange w:id="4827" w:author="Russell Ott" w:date="2022-05-16T11:47:00Z">
            <w:rPr>
              <w:rFonts w:ascii="Calibri" w:hAnsi="Calibri"/>
              <w:b/>
              <w:color w:val="000000"/>
              <w:shd w:val="clear" w:color="auto" w:fill="FFFFFF"/>
            </w:rPr>
          </w:rPrChange>
        </w:rPr>
        <w:fldChar w:fldCharType="separate"/>
      </w:r>
      <w:r w:rsidR="00F10C7C" w:rsidRPr="00F10C7C">
        <w:rPr>
          <w:color w:val="0000FF"/>
          <w:rPrChange w:id="4828" w:author="Russell Ott" w:date="2022-05-16T11:47:00Z">
            <w:rPr>
              <w:rFonts w:ascii="Calibri" w:hAnsi="Calibri"/>
            </w:rPr>
          </w:rPrChange>
        </w:rPr>
        <w:t xml:space="preserve">  </w:t>
      </w:r>
      <w:r w:rsidR="00F10C7C" w:rsidRPr="00F10C7C">
        <w:rPr>
          <w:color w:val="0000FF"/>
          <w:u w:val="single"/>
          <w:rPrChange w:id="4829" w:author="Russell Ott" w:date="2022-05-16T11:47:00Z">
            <w:rPr>
              <w:rFonts w:ascii="Calibri" w:hAnsi="Calibri"/>
            </w:rPr>
          </w:rPrChange>
        </w:rPr>
        <w:t xml:space="preserve">Example 6: recordTarget including the provider organization context for the clinical </w:t>
      </w:r>
      <w:r w:rsidR="00F10C7C" w:rsidRPr="00F10C7C">
        <w:rPr>
          <w:rFonts w:ascii="Times New Roman" w:eastAsia="Times New Roman" w:hAnsi="Times New Roman"/>
          <w:color w:val="0000FF"/>
          <w:sz w:val="24"/>
          <w:szCs w:val="24"/>
          <w:u w:val="single"/>
          <w:rPrChange w:id="4830" w:author="Russell Ott" w:date="2022-05-16T11:47:00Z">
            <w:rPr/>
          </w:rPrChange>
        </w:rPr>
        <w:t>documentation</w:t>
      </w:r>
      <w:r w:rsidR="00596CA4" w:rsidRPr="007770C6">
        <w:rPr>
          <w:b/>
          <w:color w:val="0000FF"/>
          <w:u w:val="single"/>
          <w:shd w:val="clear" w:color="auto" w:fill="FFFFFF"/>
          <w:rPrChange w:id="4831" w:author="Russell Ott" w:date="2022-05-16T11:47:00Z">
            <w:rPr>
              <w:rFonts w:ascii="Calibri" w:hAnsi="Calibri"/>
              <w:b/>
              <w:color w:val="000000"/>
              <w:shd w:val="clear" w:color="auto" w:fill="FFFFFF"/>
            </w:rPr>
          </w:rPrChange>
        </w:rPr>
        <w:fldChar w:fldCharType="end"/>
      </w:r>
      <w:r w:rsidR="009D1583" w:rsidRPr="00AD08FB">
        <w:rPr>
          <w:b/>
          <w:color w:val="000000"/>
          <w:shd w:val="clear" w:color="auto" w:fill="FFFFFF"/>
          <w:rPrChange w:id="4832" w:author="Russell Ott" w:date="2022-05-16T11:47:00Z">
            <w:rPr>
              <w:rFonts w:ascii="Calibri" w:hAnsi="Calibri"/>
              <w:b/>
              <w:color w:val="000000"/>
              <w:shd w:val="clear" w:color="auto" w:fill="FFFFFF"/>
            </w:rPr>
          </w:rPrChange>
        </w:rPr>
        <w:t xml:space="preserve"> </w:t>
      </w:r>
    </w:p>
    <w:p w14:paraId="3BEEE10C" w14:textId="77777777" w:rsidR="00A10C4D" w:rsidRPr="00C64922" w:rsidRDefault="00A10C4D" w:rsidP="00F10C7C">
      <w:pPr>
        <w:pStyle w:val="Heading3"/>
      </w:pPr>
      <w:bookmarkStart w:id="4833" w:name="_Toc21871866"/>
      <w:bookmarkStart w:id="4834" w:name="_Toc21872322"/>
      <w:bookmarkStart w:id="4835" w:name="_Toc21880093"/>
      <w:bookmarkStart w:id="4836" w:name="_Toc21889923"/>
      <w:bookmarkStart w:id="4837" w:name="_Toc21894066"/>
      <w:bookmarkStart w:id="4838" w:name="_Toc21897994"/>
      <w:bookmarkStart w:id="4839" w:name="_Toc21926741"/>
      <w:bookmarkStart w:id="4840" w:name="_daxj1nuvz8q0" w:colFirst="0" w:colLast="0"/>
      <w:bookmarkStart w:id="4841" w:name="_Toc10690835"/>
      <w:bookmarkStart w:id="4842" w:name="_Toc11043575"/>
      <w:bookmarkStart w:id="4843" w:name="_Toc11045569"/>
      <w:bookmarkStart w:id="4844" w:name="_Toc11391239"/>
      <w:bookmarkStart w:id="4845" w:name="_Toc103262637"/>
      <w:bookmarkStart w:id="4846" w:name="_Hlk10869185"/>
      <w:bookmarkStart w:id="4847" w:name="_Toc22823382"/>
      <w:bookmarkEnd w:id="4833"/>
      <w:bookmarkEnd w:id="4834"/>
      <w:bookmarkEnd w:id="4835"/>
      <w:bookmarkEnd w:id="4836"/>
      <w:bookmarkEnd w:id="4837"/>
      <w:bookmarkEnd w:id="4838"/>
      <w:bookmarkEnd w:id="4839"/>
      <w:bookmarkEnd w:id="4840"/>
      <w:r w:rsidRPr="00C64922">
        <w:t>Author</w:t>
      </w:r>
      <w:r w:rsidR="00F9096E" w:rsidRPr="00C64922">
        <w:t>s</w:t>
      </w:r>
      <w:r w:rsidRPr="00C64922">
        <w:t xml:space="preserve"> </w:t>
      </w:r>
      <w:r w:rsidR="006F5EDD">
        <w:t>V</w:t>
      </w:r>
      <w:r w:rsidRPr="00C64922">
        <w:t>ersus Performer</w:t>
      </w:r>
      <w:bookmarkEnd w:id="4841"/>
      <w:r w:rsidR="00F9096E" w:rsidRPr="00C64922">
        <w:t>s</w:t>
      </w:r>
      <w:bookmarkEnd w:id="4842"/>
      <w:bookmarkEnd w:id="4843"/>
      <w:bookmarkEnd w:id="4844"/>
      <w:bookmarkEnd w:id="4845"/>
      <w:bookmarkEnd w:id="4847"/>
    </w:p>
    <w:p w14:paraId="563C624C" w14:textId="77777777" w:rsidR="00CB74A7" w:rsidRPr="00D14360" w:rsidRDefault="00CB74A7" w:rsidP="00CB74A7">
      <w:pPr>
        <w:shd w:val="clear" w:color="auto" w:fill="FFFFFF"/>
        <w:spacing w:after="120"/>
        <w:rPr>
          <w:rFonts w:ascii="Times New Roman" w:eastAsia="Times New Roman" w:hAnsi="Times New Roman"/>
          <w:color w:val="000000"/>
          <w:sz w:val="24"/>
          <w:szCs w:val="24"/>
          <w:shd w:val="clear" w:color="auto" w:fill="FFFFFF"/>
          <w:rPrChange w:id="4848" w:author="Russell Ott" w:date="2022-05-16T11:47:00Z">
            <w:rPr>
              <w:rFonts w:ascii="Calibri" w:hAnsi="Calibri"/>
              <w:color w:val="000000"/>
              <w:shd w:val="clear" w:color="auto" w:fill="FFFFFF"/>
            </w:rPr>
          </w:rPrChange>
        </w:rPr>
      </w:pPr>
      <w:r w:rsidRPr="00D14360">
        <w:rPr>
          <w:color w:val="000000"/>
          <w:shd w:val="clear" w:color="auto" w:fill="FFFFFF"/>
          <w:rPrChange w:id="4849" w:author="Russell Ott" w:date="2022-05-16T11:47:00Z">
            <w:rPr>
              <w:rFonts w:ascii="Calibri" w:hAnsi="Calibri"/>
              <w:color w:val="000000"/>
              <w:shd w:val="clear" w:color="auto" w:fill="FFFFFF"/>
            </w:rPr>
          </w:rPrChange>
        </w:rPr>
        <w:t xml:space="preserve">CDA includes structures to record the author of information, and separately, the performer of a service. It is important for implementers to avoid recording a performer as an </w:t>
      </w:r>
      <w:r w:rsidRPr="00D14360">
        <w:rPr>
          <w:color w:val="000000"/>
          <w:shd w:val="clear" w:color="auto" w:fill="FFFFFF"/>
          <w:rPrChange w:id="4850" w:author="Russell Ott" w:date="2022-05-16T11:47:00Z">
            <w:rPr>
              <w:rFonts w:ascii="Calibri" w:hAnsi="Calibri"/>
              <w:color w:val="000000"/>
              <w:shd w:val="clear" w:color="auto" w:fill="FFFFFF"/>
            </w:rPr>
          </w:rPrChange>
        </w:rPr>
        <w:t>author, if that performer was not the individual who authored content.</w:t>
      </w:r>
    </w:p>
    <w:p w14:paraId="6593EEC0" w14:textId="77777777" w:rsidR="00CB74A7" w:rsidRPr="00D14360" w:rsidRDefault="00CB74A7" w:rsidP="00CB74A7">
      <w:pPr>
        <w:shd w:val="clear" w:color="auto" w:fill="FFFFFF"/>
        <w:spacing w:after="120"/>
        <w:rPr>
          <w:rFonts w:ascii="Times New Roman" w:eastAsia="Times New Roman" w:hAnsi="Times New Roman"/>
          <w:color w:val="000000"/>
          <w:sz w:val="24"/>
          <w:szCs w:val="24"/>
          <w:rPrChange w:id="4851" w:author="Russell Ott" w:date="2022-05-16T11:47:00Z">
            <w:rPr>
              <w:rFonts w:ascii="Calibri" w:hAnsi="Calibri"/>
              <w:color w:val="000000"/>
            </w:rPr>
          </w:rPrChange>
        </w:rPr>
      </w:pPr>
      <w:r w:rsidRPr="00D14360">
        <w:rPr>
          <w:color w:val="000000"/>
          <w:shd w:val="clear" w:color="auto" w:fill="FFFFFF"/>
          <w:rPrChange w:id="4852" w:author="Russell Ott" w:date="2022-05-16T11:47:00Z">
            <w:rPr>
              <w:rFonts w:ascii="Calibri" w:hAnsi="Calibri"/>
              <w:color w:val="000000"/>
              <w:shd w:val="clear" w:color="auto" w:fill="FFFFFF"/>
            </w:rPr>
          </w:rPrChange>
        </w:rPr>
        <w:t>A performer participant represents a clinician who actually and principally carried out a service. A performer participation indicated at one location in a document does not conduct thr</w:t>
      </w:r>
      <w:r w:rsidRPr="00D14360">
        <w:rPr>
          <w:color w:val="000000"/>
          <w:shd w:val="clear" w:color="auto" w:fill="FFFFFF"/>
          <w:rPrChange w:id="4853" w:author="Russell Ott" w:date="2022-05-16T11:47:00Z">
            <w:rPr>
              <w:rFonts w:ascii="Calibri" w:hAnsi="Calibri"/>
              <w:color w:val="000000"/>
              <w:shd w:val="clear" w:color="auto" w:fill="FFFFFF"/>
            </w:rPr>
          </w:rPrChange>
        </w:rPr>
        <w:t>oughout the document and must be repeated at each entry to indicate involvement.  For example, the performer indicated in the serviceEvent in the CDA header is not automatically implied to be the performer in procedures or medication activities represented</w:t>
      </w:r>
      <w:r w:rsidRPr="00D14360">
        <w:rPr>
          <w:color w:val="000000"/>
          <w:shd w:val="clear" w:color="auto" w:fill="FFFFFF"/>
          <w:rPrChange w:id="4854" w:author="Russell Ott" w:date="2022-05-16T11:47:00Z">
            <w:rPr>
              <w:rFonts w:ascii="Calibri" w:hAnsi="Calibri"/>
              <w:color w:val="000000"/>
              <w:shd w:val="clear" w:color="auto" w:fill="FFFFFF"/>
            </w:rPr>
          </w:rPrChange>
        </w:rPr>
        <w:t xml:space="preserve"> by the entries in the document. An author represents the human or machine that authored content. A</w:t>
      </w:r>
      <w:r w:rsidRPr="00D14360">
        <w:rPr>
          <w:color w:val="000000"/>
          <w:rPrChange w:id="4855" w:author="Russell Ott" w:date="2022-05-16T11:47:00Z">
            <w:rPr>
              <w:rFonts w:ascii="Calibri" w:hAnsi="Calibri"/>
              <w:color w:val="000000"/>
            </w:rPr>
          </w:rPrChange>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ascii="Times New Roman" w:eastAsia="Times New Roman" w:hAnsi="Times New Roman"/>
          <w:color w:val="000000"/>
          <w:sz w:val="24"/>
          <w:szCs w:val="24"/>
          <w:rPrChange w:id="4856" w:author="Russell Ott" w:date="2022-05-16T11:47:00Z">
            <w:rPr>
              <w:rFonts w:ascii="Calibri" w:hAnsi="Calibri"/>
              <w:color w:val="000000"/>
            </w:rPr>
          </w:rPrChange>
        </w:rPr>
      </w:pPr>
      <w:r w:rsidRPr="00D14360">
        <w:rPr>
          <w:color w:val="000000"/>
          <w:rPrChange w:id="4857" w:author="Russell Ott" w:date="2022-05-16T11:47:00Z">
            <w:rPr>
              <w:rFonts w:ascii="Calibri" w:hAnsi="Calibri"/>
              <w:color w:val="000000"/>
            </w:rPr>
          </w:rPrChange>
        </w:rPr>
        <w:t>One example where confusion between these roles might arise for implementers is related to quality measurement use cases, which require clinical documentation to indicate who diagnosed a patient’s condition and when a clinician made or re-confirmed the dia</w:t>
      </w:r>
      <w:r w:rsidRPr="00D14360">
        <w:rPr>
          <w:color w:val="000000"/>
          <w:rPrChange w:id="4858" w:author="Russell Ott" w:date="2022-05-16T11:47:00Z">
            <w:rPr>
              <w:rFonts w:ascii="Calibri" w:hAnsi="Calibri"/>
              <w:color w:val="000000"/>
            </w:rPr>
          </w:rPrChange>
        </w:rPr>
        <w:t xml:space="preserve">gnosis. </w:t>
      </w:r>
      <w:r w:rsidR="009B14AB" w:rsidRPr="00D14360">
        <w:rPr>
          <w:color w:val="000000"/>
          <w:rPrChange w:id="4859" w:author="Russell Ott" w:date="2022-05-16T11:47:00Z">
            <w:rPr>
              <w:rFonts w:ascii="Calibri" w:hAnsi="Calibri"/>
              <w:color w:val="000000"/>
            </w:rPr>
          </w:rPrChange>
        </w:rPr>
        <w:t>The provider who documents the diagnosis (data enterer or author) may not be the provider who makes the diagnosis (performer).</w:t>
      </w:r>
    </w:p>
    <w:p w14:paraId="3250412A" w14:textId="17A46A8F" w:rsidR="00CB74A7" w:rsidRPr="007770C6" w:rsidRDefault="00CB74A7" w:rsidP="00CB74A7">
      <w:pPr>
        <w:pStyle w:val="Default"/>
        <w:spacing w:after="120"/>
        <w:rPr>
          <w:sz w:val="20"/>
          <w:rPrChange w:id="4860" w:author="Russell Ott" w:date="2022-05-16T11:47:00Z">
            <w:rPr/>
          </w:rPrChange>
        </w:rPr>
      </w:pPr>
      <w:r w:rsidRPr="007770C6">
        <w:rPr>
          <w:sz w:val="20"/>
          <w:shd w:val="clear" w:color="auto" w:fill="FFFFFF"/>
          <w:rPrChange w:id="4861" w:author="Russell Ott" w:date="2022-05-16T11:47:00Z">
            <w:rPr>
              <w:shd w:val="clear" w:color="auto" w:fill="FFFFFF"/>
            </w:rPr>
          </w:rPrChange>
        </w:rPr>
        <w:t>The Author Participation template (</w:t>
      </w:r>
      <w:r w:rsidRPr="007770C6">
        <w:rPr>
          <w:sz w:val="20"/>
          <w:rPrChange w:id="4862" w:author="Russell Ott" w:date="2022-05-16T11:47:00Z">
            <w:rPr/>
          </w:rPrChange>
        </w:rPr>
        <w:t>2.16.840.1.113883.10.20.22.4.119</w:t>
      </w:r>
      <w:r w:rsidRPr="007770C6">
        <w:rPr>
          <w:sz w:val="20"/>
          <w:shd w:val="clear" w:color="auto" w:fill="FFFFFF"/>
          <w:rPrChange w:id="4863" w:author="Russell Ott" w:date="2022-05-16T11:47:00Z">
            <w:rPr>
              <w:shd w:val="clear" w:color="auto" w:fill="FFFFFF"/>
            </w:rPr>
          </w:rPrChange>
        </w:rPr>
        <w:t xml:space="preserve">) is used to explicitly indicate an Author in a section or entry. The template provides conformance rules for representing the author and author.time elements associated with individual entries. </w:t>
      </w:r>
      <w:r w:rsidRPr="007770C6">
        <w:rPr>
          <w:sz w:val="20"/>
          <w:rPrChange w:id="4864" w:author="Russell Ott" w:date="2022-05-16T11:47:00Z">
            <w:rPr/>
          </w:rPrChange>
        </w:rPr>
        <w:t>The HL7 Basic Provenance project</w:t>
      </w:r>
      <w:r w:rsidRPr="007770C6">
        <w:rPr>
          <w:rStyle w:val="FootnoteReference"/>
          <w:sz w:val="20"/>
          <w:rPrChange w:id="4865" w:author="Russell Ott" w:date="2022-05-16T11:47:00Z">
            <w:rPr>
              <w:rStyle w:val="FootnoteReference"/>
            </w:rPr>
          </w:rPrChange>
        </w:rPr>
        <w:footnoteReference w:id="70"/>
      </w:r>
      <w:r w:rsidRPr="007770C6">
        <w:rPr>
          <w:sz w:val="20"/>
          <w:rPrChange w:id="4866" w:author="Russell Ott" w:date="2022-05-16T11:47:00Z">
            <w:rPr/>
          </w:rPrChange>
        </w:rPr>
        <w:t xml:space="preserve"> </w:t>
      </w:r>
      <w:del w:id="4867" w:author="Russell Ott" w:date="2022-05-16T11:47:00Z">
        <w:r w:rsidRPr="00D14360">
          <w:delText>is developing</w:delText>
        </w:r>
      </w:del>
      <w:ins w:id="4868" w:author="Russell Ott" w:date="2022-05-16T11:47:00Z">
        <w:r w:rsidR="007A30A1" w:rsidRPr="007770C6">
          <w:rPr>
            <w:sz w:val="20"/>
          </w:rPr>
          <w:t>also developed</w:t>
        </w:r>
      </w:ins>
      <w:r w:rsidRPr="007770C6">
        <w:rPr>
          <w:sz w:val="20"/>
          <w:rPrChange w:id="4869" w:author="Russell Ott" w:date="2022-05-16T11:47:00Z">
            <w:rPr/>
          </w:rPrChange>
        </w:rPr>
        <w:t xml:space="preserve"> additional guidance </w:t>
      </w:r>
      <w:ins w:id="4870" w:author="Russell Ott" w:date="2022-05-16T11:47:00Z">
        <w:r w:rsidR="007A30A1" w:rsidRPr="007770C6">
          <w:rPr>
            <w:sz w:val="20"/>
          </w:rPr>
          <w:t xml:space="preserve">on </w:t>
        </w:r>
      </w:ins>
      <w:r w:rsidRPr="007770C6">
        <w:rPr>
          <w:sz w:val="20"/>
          <w:rPrChange w:id="4871" w:author="Russell Ott" w:date="2022-05-16T11:47:00Z">
            <w:rPr/>
          </w:rPrChange>
        </w:rPr>
        <w:t xml:space="preserve">sharing the Author in the </w:t>
      </w:r>
      <w:del w:id="4872" w:author="Russell Ott" w:date="2022-05-16T11:47:00Z">
        <w:r w:rsidRPr="00D14360">
          <w:delText>new</w:delText>
        </w:r>
        <w:r w:rsidR="00890FBD" w:rsidRPr="00D14360">
          <w:delText>—</w:delText>
        </w:r>
      </w:del>
      <w:r w:rsidRPr="007770C6">
        <w:rPr>
          <w:sz w:val="20"/>
          <w:rPrChange w:id="4873" w:author="Russell Ott" w:date="2022-05-16T11:47:00Z">
            <w:rPr/>
          </w:rPrChange>
        </w:rPr>
        <w:t xml:space="preserve">Provenance - Author Participation template in Appendix </w:t>
      </w:r>
      <w:del w:id="4874" w:author="Russell Ott" w:date="2022-05-16T11:47:00Z">
        <w:r w:rsidRPr="00D14360">
          <w:delText>C</w:delText>
        </w:r>
      </w:del>
      <w:ins w:id="4875" w:author="Russell Ott" w:date="2022-05-16T11:47:00Z">
        <w:r w:rsidR="00F175BD" w:rsidRPr="007770C6">
          <w:rPr>
            <w:sz w:val="20"/>
          </w:rPr>
          <w:t>A</w:t>
        </w:r>
      </w:ins>
      <w:r w:rsidR="00F175BD" w:rsidRPr="007770C6">
        <w:rPr>
          <w:sz w:val="20"/>
          <w:rPrChange w:id="4876" w:author="Russell Ott" w:date="2022-05-16T11:47:00Z">
            <w:rPr/>
          </w:rPrChange>
        </w:rPr>
        <w:t>.</w:t>
      </w:r>
    </w:p>
    <w:p w14:paraId="4BE0B7E8" w14:textId="77777777" w:rsidR="00CB74A7" w:rsidRPr="007770C6" w:rsidRDefault="00CB74A7" w:rsidP="00CB74A7">
      <w:pPr>
        <w:pStyle w:val="Default"/>
        <w:spacing w:after="120"/>
        <w:rPr>
          <w:sz w:val="20"/>
          <w:rPrChange w:id="4877" w:author="Russell Ott" w:date="2022-05-16T11:47:00Z">
            <w:rPr/>
          </w:rPrChange>
        </w:rPr>
      </w:pPr>
      <w:r w:rsidRPr="007770C6">
        <w:rPr>
          <w:sz w:val="20"/>
          <w:rPrChange w:id="4878" w:author="Russell Ott" w:date="2022-05-16T11:47:00Z">
            <w:rPr/>
          </w:rPrChange>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879" w:author="Russell Ott" w:date="2022-05-16T11:47:00Z">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0"/>
        <w:tblGridChange w:id="4880">
          <w:tblGrid>
            <w:gridCol w:w="725"/>
            <w:gridCol w:w="8630"/>
          </w:tblGrid>
        </w:tblGridChange>
      </w:tblGrid>
      <w:tr w:rsidR="00CB74A7" w:rsidRPr="00C64922" w14:paraId="0E2DF870" w14:textId="77777777" w:rsidTr="007770C6">
        <w:tc>
          <w:tcPr>
            <w:tcW w:w="725" w:type="dxa"/>
            <w:tcBorders>
              <w:right w:val="nil"/>
            </w:tcBorders>
            <w:shd w:val="clear" w:color="auto" w:fill="C6D9F1"/>
            <w:tcPrChange w:id="4881" w:author="Russell Ott" w:date="2022-05-16T11:47:00Z">
              <w:tcPr>
                <w:tcW w:w="725" w:type="dxa"/>
                <w:tcBorders>
                  <w:right w:val="nil"/>
                </w:tcBorders>
                <w:shd w:val="clear" w:color="auto" w:fill="auto"/>
              </w:tcPr>
            </w:tcPrChange>
          </w:tcPr>
          <w:p w14:paraId="06FC1C59" w14:textId="1998BFFA" w:rsidR="00CB74A7" w:rsidRPr="00D14360" w:rsidRDefault="00634398" w:rsidP="00D14360">
            <w:pPr>
              <w:autoSpaceDE w:val="0"/>
              <w:autoSpaceDN w:val="0"/>
              <w:adjustRightInd w:val="0"/>
              <w:spacing w:after="120"/>
              <w:rPr>
                <w:color w:val="000000"/>
                <w:sz w:val="21"/>
                <w:rPrChange w:id="4882" w:author="Russell Ott" w:date="2022-05-16T11:47:00Z">
                  <w:rPr>
                    <w:rFonts w:ascii="Calibri" w:hAnsi="Calibri"/>
                    <w:color w:val="000000"/>
                    <w:sz w:val="21"/>
                  </w:rPr>
                </w:rPrChange>
              </w:rPr>
            </w:pPr>
            <w:del w:id="4883" w:author="Russell Ott" w:date="2022-05-16T11:47:00Z">
              <w:r>
                <w:rPr>
                  <w:noProof/>
                </w:rPr>
                <w:drawing>
                  <wp:anchor distT="0" distB="0" distL="114300" distR="114300" simplePos="0" relativeHeight="251830272" behindDoc="0" locked="0" layoutInCell="1" allowOverlap="1" wp14:anchorId="14098D00" wp14:editId="4D72EECC">
                    <wp:simplePos x="0" y="0"/>
                    <wp:positionH relativeFrom="margin">
                      <wp:posOffset>-17780</wp:posOffset>
                    </wp:positionH>
                    <wp:positionV relativeFrom="margin">
                      <wp:posOffset>46990</wp:posOffset>
                    </wp:positionV>
                    <wp:extent cx="323215" cy="323215"/>
                    <wp:effectExtent l="0" t="0" r="0" b="0"/>
                    <wp:wrapSquare wrapText="bothSides"/>
                    <wp:docPr id="3192"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84" w:author="Russell Ott" w:date="2022-05-16T11:47:00Z">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4885" w:author="Russell Ott" w:date="2022-05-16T11:47:00Z">
              <w:tcPr>
                <w:tcW w:w="8630" w:type="dxa"/>
                <w:tcBorders>
                  <w:left w:val="nil"/>
                </w:tcBorders>
                <w:shd w:val="clear" w:color="auto" w:fill="auto"/>
              </w:tcPr>
            </w:tcPrChange>
          </w:tcPr>
          <w:p w14:paraId="10D82660" w14:textId="77777777" w:rsidR="00CB74A7" w:rsidRPr="007770C6" w:rsidRDefault="00CB74A7" w:rsidP="00D14360">
            <w:pPr>
              <w:autoSpaceDE w:val="0"/>
              <w:autoSpaceDN w:val="0"/>
              <w:adjustRightInd w:val="0"/>
              <w:spacing w:after="120"/>
              <w:rPr>
                <w:color w:val="000000"/>
                <w:rPrChange w:id="4886" w:author="Russell Ott" w:date="2022-05-16T11:47:00Z">
                  <w:rPr>
                    <w:rFonts w:ascii="Calibri" w:hAnsi="Calibri"/>
                    <w:color w:val="000000"/>
                  </w:rPr>
                </w:rPrChange>
              </w:rPr>
            </w:pPr>
            <w:r w:rsidRPr="00D14360">
              <w:rPr>
                <w:color w:val="000000"/>
                <w:sz w:val="21"/>
                <w:rPrChange w:id="4887" w:author="Russell Ott" w:date="2022-05-16T11:47:00Z">
                  <w:rPr>
                    <w:rFonts w:ascii="Calibri" w:hAnsi="Calibri"/>
                    <w:color w:val="000000"/>
                    <w:sz w:val="21"/>
                  </w:rPr>
                </w:rPrChange>
              </w:rPr>
              <w:t>1</w:t>
            </w:r>
            <w:r w:rsidRPr="00CC7455">
              <w:rPr>
                <w:color w:val="000000"/>
                <w:rPrChange w:id="4888" w:author="Russell Ott" w:date="2022-05-16T11:47:00Z">
                  <w:rPr>
                    <w:rFonts w:ascii="Calibri" w:hAnsi="Calibri"/>
                    <w:color w:val="000000"/>
                  </w:rPr>
                </w:rPrChange>
              </w:rPr>
              <w:t>.</w:t>
            </w:r>
            <w:r w:rsidRPr="00CC7455">
              <w:rPr>
                <w:b/>
                <w:color w:val="000000"/>
                <w:rPrChange w:id="4889" w:author="Russell Ott" w:date="2022-05-16T11:47:00Z">
                  <w:rPr>
                    <w:rFonts w:ascii="Calibri" w:hAnsi="Calibri"/>
                    <w:b/>
                    <w:color w:val="000000"/>
                  </w:rPr>
                </w:rPrChange>
              </w:rPr>
              <w:t xml:space="preserve"> SHALL </w:t>
            </w:r>
            <w:r w:rsidRPr="00CC7455">
              <w:rPr>
                <w:color w:val="000000"/>
                <w:rPrChange w:id="4890" w:author="Russell Ott" w:date="2022-05-16T11:47:00Z">
                  <w:rPr>
                    <w:rFonts w:ascii="Calibri" w:hAnsi="Calibri"/>
                    <w:color w:val="000000"/>
                  </w:rPr>
                </w:rPrChange>
              </w:rPr>
              <w:t xml:space="preserve">contain exactly one [1..1] </w:t>
            </w:r>
            <w:r w:rsidRPr="00CC7455">
              <w:rPr>
                <w:b/>
                <w:color w:val="000000"/>
                <w:rPrChange w:id="4891" w:author="Russell Ott" w:date="2022-05-16T11:47:00Z">
                  <w:rPr>
                    <w:rFonts w:ascii="Calibri" w:hAnsi="Calibri"/>
                    <w:b/>
                    <w:color w:val="000000"/>
                  </w:rPr>
                </w:rPrChange>
              </w:rPr>
              <w:t xml:space="preserve">templateId </w:t>
            </w:r>
            <w:r w:rsidRPr="007770C6">
              <w:rPr>
                <w:color w:val="000000"/>
                <w:rPrChange w:id="4892" w:author="Russell Ott" w:date="2022-05-16T11:47:00Z">
                  <w:rPr>
                    <w:rFonts w:ascii="Calibri" w:hAnsi="Calibri"/>
                    <w:color w:val="000000"/>
                  </w:rPr>
                </w:rPrChange>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ascii="Times New Roman" w:eastAsia="Times New Roman" w:hAnsi="Times New Roman"/>
                <w:color w:val="000000"/>
                <w:sz w:val="24"/>
                <w:szCs w:val="24"/>
                <w:rPrChange w:id="4893" w:author="Russell Ott" w:date="2022-05-16T11:47:00Z">
                  <w:rPr>
                    <w:rFonts w:ascii="Calibri" w:hAnsi="Calibri"/>
                    <w:color w:val="000000"/>
                  </w:rPr>
                </w:rPrChange>
              </w:rPr>
            </w:pPr>
            <w:r w:rsidRPr="007770C6">
              <w:rPr>
                <w:color w:val="000000"/>
                <w:rPrChange w:id="4894" w:author="Russell Ott" w:date="2022-05-16T11:47:00Z">
                  <w:rPr>
                    <w:rFonts w:ascii="Calibri" w:hAnsi="Calibri"/>
                    <w:color w:val="000000"/>
                  </w:rPr>
                </w:rPrChange>
              </w:rPr>
              <w:t xml:space="preserve">a. </w:t>
            </w:r>
            <w:r w:rsidRPr="007770C6">
              <w:rPr>
                <w:b/>
                <w:color w:val="000000"/>
                <w:rPrChange w:id="4895" w:author="Russell Ott" w:date="2022-05-16T11:47:00Z">
                  <w:rPr>
                    <w:rFonts w:ascii="Calibri" w:hAnsi="Calibri"/>
                    <w:b/>
                    <w:color w:val="000000"/>
                  </w:rPr>
                </w:rPrChange>
              </w:rPr>
              <w:t xml:space="preserve">SHALL </w:t>
            </w:r>
            <w:r w:rsidRPr="007770C6">
              <w:rPr>
                <w:color w:val="000000"/>
                <w:rPrChange w:id="4896" w:author="Russell Ott" w:date="2022-05-16T11:47:00Z">
                  <w:rPr>
                    <w:rFonts w:ascii="Calibri" w:hAnsi="Calibri"/>
                    <w:color w:val="000000"/>
                  </w:rPr>
                </w:rPrChange>
              </w:rPr>
              <w:t>contain exactly one [</w:t>
            </w:r>
            <w:r w:rsidR="00890FBD" w:rsidRPr="007770C6">
              <w:rPr>
                <w:color w:val="000000"/>
                <w:rPrChange w:id="4897" w:author="Russell Ott" w:date="2022-05-16T11:47:00Z">
                  <w:rPr>
                    <w:rFonts w:ascii="Calibri" w:hAnsi="Calibri"/>
                    <w:color w:val="000000"/>
                  </w:rPr>
                </w:rPrChange>
              </w:rPr>
              <w:t>”</w:t>
            </w:r>
            <w:r w:rsidRPr="007770C6">
              <w:rPr>
                <w:color w:val="000000"/>
                <w:rPrChange w:id="4898" w:author="Russell Ott" w:date="2022-05-16T11:47:00Z">
                  <w:rPr>
                    <w:rFonts w:ascii="Calibri" w:hAnsi="Calibri"/>
                    <w:color w:val="000000"/>
                  </w:rPr>
                </w:rPrChange>
              </w:rPr>
              <w:t xml:space="preserve">..1] </w:t>
            </w:r>
            <w:r w:rsidRPr="007770C6">
              <w:rPr>
                <w:b/>
                <w:color w:val="000000"/>
                <w:rPrChange w:id="4899" w:author="Russell Ott" w:date="2022-05-16T11:47:00Z">
                  <w:rPr>
                    <w:rFonts w:ascii="Calibri" w:hAnsi="Calibri"/>
                    <w:b/>
                    <w:color w:val="000000"/>
                  </w:rPr>
                </w:rPrChange>
              </w:rPr>
              <w:t>@root</w:t>
            </w:r>
            <w:r w:rsidRPr="007770C6">
              <w:rPr>
                <w:color w:val="000000"/>
                <w:rPrChange w:id="4900" w:author="Russell Ott" w:date="2022-05-16T11:47:00Z">
                  <w:rPr>
                    <w:rFonts w:ascii="Calibri" w:hAnsi="Calibri"/>
                    <w:color w:val="000000"/>
                  </w:rPr>
                </w:rPrChange>
              </w:rPr>
              <w:t>="2.16.840.1.113883.10</w:t>
            </w:r>
            <w:r w:rsidR="00890FBD" w:rsidRPr="007770C6">
              <w:rPr>
                <w:color w:val="000000"/>
                <w:rPrChange w:id="4901" w:author="Russell Ott" w:date="2022-05-16T11:47:00Z">
                  <w:rPr>
                    <w:rFonts w:ascii="Calibri" w:hAnsi="Calibri"/>
                    <w:color w:val="000000"/>
                  </w:rPr>
                </w:rPrChange>
              </w:rPr>
              <w:t>”</w:t>
            </w:r>
            <w:r w:rsidRPr="007770C6">
              <w:rPr>
                <w:color w:val="000000"/>
                <w:rPrChange w:id="4902" w:author="Russell Ott" w:date="2022-05-16T11:47:00Z">
                  <w:rPr>
                    <w:rFonts w:ascii="Calibri" w:hAnsi="Calibri"/>
                    <w:color w:val="000000"/>
                  </w:rPr>
                </w:rPrChange>
              </w:rPr>
              <w:t xml:space="preserve">20.22.4.119" (CONF:1098-32018). </w:t>
            </w:r>
          </w:p>
          <w:p w14:paraId="231869ED" w14:textId="77777777" w:rsidR="00CB74A7" w:rsidRPr="007770C6" w:rsidRDefault="00CB74A7" w:rsidP="00D14360">
            <w:pPr>
              <w:autoSpaceDE w:val="0"/>
              <w:autoSpaceDN w:val="0"/>
              <w:adjustRightInd w:val="0"/>
              <w:spacing w:after="120"/>
              <w:rPr>
                <w:rFonts w:ascii="Times New Roman" w:eastAsia="Times New Roman" w:hAnsi="Times New Roman"/>
                <w:color w:val="000000"/>
                <w:sz w:val="24"/>
                <w:szCs w:val="24"/>
                <w:rPrChange w:id="4903" w:author="Russell Ott" w:date="2022-05-16T11:47:00Z">
                  <w:rPr>
                    <w:rFonts w:ascii="Calibri" w:hAnsi="Calibri"/>
                    <w:color w:val="000000"/>
                  </w:rPr>
                </w:rPrChange>
              </w:rPr>
            </w:pPr>
            <w:r w:rsidRPr="007770C6">
              <w:rPr>
                <w:color w:val="000000"/>
                <w:rPrChange w:id="4904" w:author="Russell Ott" w:date="2022-05-16T11:47:00Z">
                  <w:rPr>
                    <w:rFonts w:ascii="Calibri" w:hAnsi="Calibri"/>
                    <w:color w:val="000000"/>
                  </w:rPr>
                </w:rPrChange>
              </w:rPr>
              <w:t xml:space="preserve">2. </w:t>
            </w:r>
            <w:r w:rsidRPr="007770C6">
              <w:rPr>
                <w:b/>
                <w:color w:val="000000"/>
                <w:rPrChange w:id="4905" w:author="Russell Ott" w:date="2022-05-16T11:47:00Z">
                  <w:rPr>
                    <w:rFonts w:ascii="Calibri" w:hAnsi="Calibri"/>
                    <w:b/>
                    <w:color w:val="000000"/>
                  </w:rPr>
                </w:rPrChange>
              </w:rPr>
              <w:t xml:space="preserve">SHALL </w:t>
            </w:r>
            <w:r w:rsidRPr="007770C6">
              <w:rPr>
                <w:color w:val="000000"/>
                <w:rPrChange w:id="4906" w:author="Russell Ott" w:date="2022-05-16T11:47:00Z">
                  <w:rPr>
                    <w:rFonts w:ascii="Calibri" w:hAnsi="Calibri"/>
                    <w:color w:val="000000"/>
                  </w:rPr>
                </w:rPrChange>
              </w:rPr>
              <w:t xml:space="preserve">contain exactly one [1..1] </w:t>
            </w:r>
            <w:r w:rsidRPr="007770C6">
              <w:rPr>
                <w:b/>
                <w:color w:val="000000"/>
                <w:rPrChange w:id="4907" w:author="Russell Ott" w:date="2022-05-16T11:47:00Z">
                  <w:rPr>
                    <w:rFonts w:ascii="Calibri" w:hAnsi="Calibri"/>
                    <w:b/>
                    <w:color w:val="000000"/>
                  </w:rPr>
                </w:rPrChange>
              </w:rPr>
              <w:t xml:space="preserve">time </w:t>
            </w:r>
            <w:r w:rsidRPr="007770C6">
              <w:rPr>
                <w:color w:val="000000"/>
                <w:rPrChange w:id="4908" w:author="Russell Ott" w:date="2022-05-16T11:47:00Z">
                  <w:rPr>
                    <w:rFonts w:ascii="Calibri" w:hAnsi="Calibri"/>
                    <w:color w:val="000000"/>
                  </w:rPr>
                </w:rPrChange>
              </w:rPr>
              <w:t xml:space="preserve">(CONF:1098-31471). </w:t>
            </w:r>
          </w:p>
          <w:p w14:paraId="7AA476DF" w14:textId="77777777" w:rsidR="00CB74A7" w:rsidRPr="007770C6" w:rsidRDefault="00CB74A7" w:rsidP="00D14360">
            <w:pPr>
              <w:pStyle w:val="Default"/>
              <w:spacing w:after="120"/>
              <w:rPr>
                <w:sz w:val="20"/>
                <w:rPrChange w:id="4909" w:author="Russell Ott" w:date="2022-05-16T11:47:00Z">
                  <w:rPr>
                    <w:sz w:val="22"/>
                  </w:rPr>
                </w:rPrChange>
              </w:rPr>
            </w:pPr>
            <w:r w:rsidRPr="007770C6">
              <w:rPr>
                <w:sz w:val="20"/>
                <w:rPrChange w:id="4910" w:author="Russell Ott" w:date="2022-05-16T11:47:00Z">
                  <w:rPr>
                    <w:sz w:val="22"/>
                  </w:rPr>
                </w:rPrChange>
              </w:rPr>
              <w:t xml:space="preserve">3. </w:t>
            </w:r>
            <w:r w:rsidRPr="007770C6">
              <w:rPr>
                <w:b/>
                <w:sz w:val="20"/>
                <w:rPrChange w:id="4911" w:author="Russell Ott" w:date="2022-05-16T11:47:00Z">
                  <w:rPr>
                    <w:b/>
                    <w:sz w:val="22"/>
                  </w:rPr>
                </w:rPrChange>
              </w:rPr>
              <w:t xml:space="preserve">SHALL </w:t>
            </w:r>
            <w:r w:rsidRPr="007770C6">
              <w:rPr>
                <w:sz w:val="20"/>
                <w:rPrChange w:id="4912" w:author="Russell Ott" w:date="2022-05-16T11:47:00Z">
                  <w:rPr>
                    <w:sz w:val="22"/>
                  </w:rPr>
                </w:rPrChange>
              </w:rPr>
              <w:t xml:space="preserve">contain exactly one [1..1] </w:t>
            </w:r>
            <w:r w:rsidRPr="007770C6">
              <w:rPr>
                <w:b/>
                <w:sz w:val="20"/>
                <w:rPrChange w:id="4913" w:author="Russell Ott" w:date="2022-05-16T11:47:00Z">
                  <w:rPr>
                    <w:b/>
                    <w:sz w:val="22"/>
                  </w:rPr>
                </w:rPrChange>
              </w:rPr>
              <w:t xml:space="preserve">assignedAuthor </w:t>
            </w:r>
            <w:r w:rsidRPr="007770C6">
              <w:rPr>
                <w:sz w:val="20"/>
                <w:rPrChange w:id="4914" w:author="Russell Ott" w:date="2022-05-16T11:47:00Z">
                  <w:rPr>
                    <w:sz w:val="22"/>
                  </w:rPr>
                </w:rPrChange>
              </w:rPr>
              <w:t xml:space="preserve">(CONF:1098-31472). </w:t>
            </w:r>
          </w:p>
          <w:p w14:paraId="127137AF" w14:textId="77777777" w:rsidR="00CB74A7" w:rsidRPr="007770C6" w:rsidRDefault="00CB74A7" w:rsidP="00D14360">
            <w:pPr>
              <w:pStyle w:val="Default"/>
              <w:spacing w:after="120"/>
              <w:ind w:left="880" w:hanging="880"/>
              <w:rPr>
                <w:sz w:val="20"/>
                <w:rPrChange w:id="4915" w:author="Russell Ott" w:date="2022-05-16T11:47:00Z">
                  <w:rPr>
                    <w:sz w:val="22"/>
                  </w:rPr>
                </w:rPrChange>
              </w:rPr>
            </w:pPr>
            <w:r w:rsidRPr="007770C6">
              <w:rPr>
                <w:sz w:val="20"/>
                <w:rPrChange w:id="4916" w:author="Russell Ott" w:date="2022-05-16T11:47:00Z">
                  <w:rPr>
                    <w:sz w:val="22"/>
                  </w:rPr>
                </w:rPrChange>
              </w:rPr>
              <w:t xml:space="preserve">              a. This assignedAuthor </w:t>
            </w:r>
            <w:r w:rsidRPr="007770C6">
              <w:rPr>
                <w:b/>
                <w:sz w:val="20"/>
                <w:rPrChange w:id="4917" w:author="Russell Ott" w:date="2022-05-16T11:47:00Z">
                  <w:rPr>
                    <w:b/>
                    <w:sz w:val="22"/>
                  </w:rPr>
                </w:rPrChange>
              </w:rPr>
              <w:t xml:space="preserve">SHALL </w:t>
            </w:r>
            <w:r w:rsidRPr="007770C6">
              <w:rPr>
                <w:sz w:val="20"/>
                <w:rPrChange w:id="4918" w:author="Russell Ott" w:date="2022-05-16T11:47:00Z">
                  <w:rPr>
                    <w:sz w:val="22"/>
                  </w:rPr>
                </w:rPrChange>
              </w:rPr>
              <w:t xml:space="preserve">contain at least one [1..*] </w:t>
            </w:r>
            <w:r w:rsidRPr="007770C6">
              <w:rPr>
                <w:b/>
                <w:sz w:val="20"/>
                <w:rPrChange w:id="4919" w:author="Russell Ott" w:date="2022-05-16T11:47:00Z">
                  <w:rPr>
                    <w:b/>
                    <w:sz w:val="22"/>
                  </w:rPr>
                </w:rPrChange>
              </w:rPr>
              <w:t xml:space="preserve">id </w:t>
            </w:r>
            <w:r w:rsidRPr="007770C6">
              <w:rPr>
                <w:sz w:val="20"/>
                <w:rPrChange w:id="4920" w:author="Russell Ott" w:date="2022-05-16T11:47:00Z">
                  <w:rPr>
                    <w:sz w:val="22"/>
                  </w:rPr>
                </w:rPrChange>
              </w:rPr>
              <w:t xml:space="preserve">(CONF:1098-31473). </w:t>
            </w:r>
          </w:p>
          <w:p w14:paraId="1C71F2FE" w14:textId="77777777" w:rsidR="00CB74A7" w:rsidRPr="007770C6" w:rsidRDefault="00CB74A7" w:rsidP="00D14360">
            <w:pPr>
              <w:pStyle w:val="Default"/>
              <w:spacing w:after="120"/>
              <w:ind w:left="-20" w:firstLine="20"/>
              <w:rPr>
                <w:sz w:val="20"/>
                <w:rPrChange w:id="4921" w:author="Russell Ott" w:date="2022-05-16T11:47:00Z">
                  <w:rPr>
                    <w:sz w:val="22"/>
                  </w:rPr>
                </w:rPrChange>
              </w:rPr>
            </w:pPr>
            <w:r w:rsidRPr="007770C6">
              <w:rPr>
                <w:sz w:val="20"/>
                <w:rPrChange w:id="4922" w:author="Russell Ott" w:date="2022-05-16T11:47:00Z">
                  <w:rPr>
                    <w:sz w:val="22"/>
                  </w:rPr>
                </w:rPrChange>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ascii="Times New Roman" w:eastAsia="Times New Roman" w:hAnsi="Times New Roman"/>
                <w:color w:val="000000"/>
                <w:sz w:val="24"/>
                <w:szCs w:val="24"/>
                <w:rPrChange w:id="4923" w:author="Russell Ott" w:date="2022-05-16T11:47:00Z">
                  <w:rPr>
                    <w:rFonts w:ascii="Calibri" w:hAnsi="Calibri"/>
                    <w:color w:val="000000"/>
                  </w:rPr>
                </w:rPrChange>
              </w:rPr>
            </w:pPr>
            <w:r w:rsidRPr="00DF5244">
              <w:rPr>
                <w:color w:val="000000"/>
                <w:rPrChange w:id="4924" w:author="Russell Ott" w:date="2022-05-16T11:47:00Z">
                  <w:rPr>
                    <w:rFonts w:ascii="Calibri" w:hAnsi="Calibri"/>
                    <w:color w:val="000000"/>
                  </w:rPr>
                </w:rPrChange>
              </w:rPr>
              <w:t>If</w:t>
            </w:r>
            <w:r w:rsidR="00890FBD" w:rsidRPr="00DF5244">
              <w:rPr>
                <w:color w:val="000000"/>
                <w:rPrChange w:id="4925" w:author="Russell Ott" w:date="2022-05-16T11:47:00Z">
                  <w:rPr>
                    <w:rFonts w:ascii="Calibri" w:hAnsi="Calibri"/>
                    <w:color w:val="000000"/>
                  </w:rPr>
                </w:rPrChange>
              </w:rPr>
              <w:t>’</w:t>
            </w:r>
            <w:r w:rsidRPr="00DF5244">
              <w:rPr>
                <w:color w:val="000000"/>
                <w:rPrChange w:id="4926" w:author="Russell Ott" w:date="2022-05-16T11:47:00Z">
                  <w:rPr>
                    <w:rFonts w:ascii="Calibri" w:hAnsi="Calibri"/>
                    <w:color w:val="000000"/>
                  </w:rPr>
                </w:rPrChange>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4927" w:author="Russell Ott" w:date="2022-05-16T11:47:00Z">
                  <w:rPr>
                    <w:rFonts w:ascii="Calibri" w:hAnsi="Calibri"/>
                    <w:color w:val="000000"/>
                  </w:rPr>
                </w:rPrChange>
              </w:rPr>
            </w:pPr>
            <w:r w:rsidRPr="00DF5244">
              <w:rPr>
                <w:color w:val="000000"/>
                <w:rPrChange w:id="4928" w:author="Russell Ott" w:date="2022-05-16T11:47:00Z">
                  <w:rPr>
                    <w:rFonts w:ascii="Calibri" w:hAnsi="Calibri"/>
                    <w:color w:val="000000"/>
                  </w:rPr>
                </w:rPrChange>
              </w:rPr>
              <w:t xml:space="preserve"> b. This assignedAuthor </w:t>
            </w:r>
            <w:r w:rsidRPr="00DF5244">
              <w:rPr>
                <w:b/>
                <w:color w:val="000000"/>
                <w:rPrChange w:id="4929" w:author="Russell Ott" w:date="2022-05-16T11:47:00Z">
                  <w:rPr>
                    <w:rFonts w:ascii="Calibri" w:hAnsi="Calibri"/>
                    <w:b/>
                    <w:color w:val="000000"/>
                  </w:rPr>
                </w:rPrChange>
              </w:rPr>
              <w:t xml:space="preserve">SHOULD </w:t>
            </w:r>
            <w:r w:rsidRPr="00DF5244">
              <w:rPr>
                <w:color w:val="000000"/>
                <w:rPrChange w:id="4930" w:author="Russell Ott" w:date="2022-05-16T11:47:00Z">
                  <w:rPr>
                    <w:rFonts w:ascii="Calibri" w:hAnsi="Calibri"/>
                    <w:color w:val="000000"/>
                  </w:rPr>
                </w:rPrChange>
              </w:rPr>
              <w:t xml:space="preserve">contain zero or one [0..1] </w:t>
            </w:r>
            <w:r w:rsidRPr="00DF5244">
              <w:rPr>
                <w:b/>
                <w:color w:val="000000"/>
                <w:rPrChange w:id="4931" w:author="Russell Ott" w:date="2022-05-16T11:47:00Z">
                  <w:rPr>
                    <w:rFonts w:ascii="Calibri" w:hAnsi="Calibri"/>
                    <w:b/>
                    <w:color w:val="000000"/>
                  </w:rPr>
                </w:rPrChange>
              </w:rPr>
              <w:t>code</w:t>
            </w:r>
            <w:r w:rsidRPr="00DF5244">
              <w:rPr>
                <w:color w:val="000000"/>
                <w:rPrChange w:id="4932" w:author="Russell Ott" w:date="2022-05-16T11:47:00Z">
                  <w:rPr>
                    <w:rFonts w:ascii="Calibri" w:hAnsi="Calibri"/>
                    <w:color w:val="000000"/>
                  </w:rPr>
                </w:rPrChange>
              </w:rPr>
              <w:t xml:space="preserve">, which </w:t>
            </w:r>
            <w:r w:rsidRPr="00DF5244">
              <w:rPr>
                <w:b/>
                <w:color w:val="000000"/>
                <w:rPrChange w:id="4933" w:author="Russell Ott" w:date="2022-05-16T11:47:00Z">
                  <w:rPr>
                    <w:rFonts w:ascii="Calibri" w:hAnsi="Calibri"/>
                    <w:b/>
                    <w:color w:val="000000"/>
                  </w:rPr>
                </w:rPrChange>
              </w:rPr>
              <w:t xml:space="preserve">SHOULD </w:t>
            </w:r>
            <w:r w:rsidRPr="00DF5244">
              <w:rPr>
                <w:color w:val="000000"/>
                <w:rPrChange w:id="4934" w:author="Russell Ott" w:date="2022-05-16T11:47:00Z">
                  <w:rPr>
                    <w:rFonts w:ascii="Calibri" w:hAnsi="Calibri"/>
                    <w:color w:val="000000"/>
                  </w:rPr>
                </w:rPrChange>
              </w:rPr>
              <w:t xml:space="preserve">be selected from ValueSet </w:t>
            </w:r>
            <w:r w:rsidRPr="00DF5244">
              <w:rPr>
                <w:b/>
                <w:color w:val="000000"/>
                <w:rPrChange w:id="4935" w:author="Russell Ott" w:date="2022-05-16T11:47:00Z">
                  <w:rPr>
                    <w:rFonts w:ascii="Calibri" w:hAnsi="Calibri"/>
                    <w:b/>
                    <w:color w:val="000000"/>
                  </w:rPr>
                </w:rPrChange>
              </w:rPr>
              <w:t xml:space="preserve">Healthcare Provider Taxonomy (HIPAA) </w:t>
            </w:r>
            <w:r w:rsidRPr="00DF5244">
              <w:rPr>
                <w:color w:val="000000"/>
                <w:rPrChange w:id="4936" w:author="Russell Ott" w:date="2022-05-16T11:47:00Z">
                  <w:rPr>
                    <w:rFonts w:ascii="Calibri" w:hAnsi="Calibri"/>
                    <w:color w:val="000000"/>
                  </w:rPr>
                </w:rPrChange>
              </w:rPr>
              <w:t xml:space="preserve">urn:oid:2.16.840.1.114222.4.11.1066 </w:t>
            </w:r>
            <w:r w:rsidRPr="00DF5244">
              <w:rPr>
                <w:b/>
                <w:color w:val="000000"/>
                <w:rPrChange w:id="4937" w:author="Russell Ott" w:date="2022-05-16T11:47:00Z">
                  <w:rPr>
                    <w:rFonts w:ascii="Calibri" w:hAnsi="Calibri"/>
                    <w:b/>
                    <w:color w:val="000000"/>
                  </w:rPr>
                </w:rPrChange>
              </w:rPr>
              <w:t xml:space="preserve">DYNAMIC </w:t>
            </w:r>
            <w:r w:rsidRPr="00DF5244">
              <w:rPr>
                <w:color w:val="000000"/>
                <w:rPrChange w:id="4938" w:author="Russell Ott" w:date="2022-05-16T11:47:00Z">
                  <w:rPr>
                    <w:rFonts w:ascii="Calibri" w:hAnsi="Calibri"/>
                    <w:color w:val="000000"/>
                  </w:rPr>
                </w:rPrChange>
              </w:rPr>
              <w:t xml:space="preserve">(CONF:1098-31671). i. If the content is patient authored the code </w:t>
            </w:r>
            <w:r w:rsidRPr="00DF5244">
              <w:rPr>
                <w:b/>
                <w:color w:val="000000"/>
                <w:rPrChange w:id="4939" w:author="Russell Ott" w:date="2022-05-16T11:47:00Z">
                  <w:rPr>
                    <w:rFonts w:ascii="Calibri" w:hAnsi="Calibri"/>
                    <w:b/>
                    <w:color w:val="000000"/>
                  </w:rPr>
                </w:rPrChange>
              </w:rPr>
              <w:t xml:space="preserve">SHOULD </w:t>
            </w:r>
            <w:r w:rsidRPr="00DF5244">
              <w:rPr>
                <w:color w:val="000000"/>
                <w:rPrChange w:id="4940" w:author="Russell Ott" w:date="2022-05-16T11:47:00Z">
                  <w:rPr>
                    <w:rFonts w:ascii="Calibri" w:hAnsi="Calibri"/>
                    <w:color w:val="000000"/>
                  </w:rPr>
                </w:rPrChange>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4941" w:author="Russell Ott" w:date="2022-05-16T11:47:00Z">
                  <w:rPr>
                    <w:rFonts w:ascii="Calibri" w:hAnsi="Calibri"/>
                    <w:color w:val="000000"/>
                  </w:rPr>
                </w:rPrChange>
              </w:rPr>
            </w:pPr>
            <w:r w:rsidRPr="00DF5244">
              <w:rPr>
                <w:color w:val="000000"/>
                <w:rPrChange w:id="4942" w:author="Russell Ott" w:date="2022-05-16T11:47:00Z">
                  <w:rPr>
                    <w:rFonts w:ascii="Calibri" w:hAnsi="Calibri"/>
                    <w:color w:val="000000"/>
                  </w:rPr>
                </w:rPrChange>
              </w:rPr>
              <w:t xml:space="preserve">c. This assignedAuthor </w:t>
            </w:r>
            <w:r w:rsidRPr="00DF5244">
              <w:rPr>
                <w:b/>
                <w:color w:val="000000"/>
                <w:rPrChange w:id="4943" w:author="Russell Ott" w:date="2022-05-16T11:47:00Z">
                  <w:rPr>
                    <w:rFonts w:ascii="Calibri" w:hAnsi="Calibri"/>
                    <w:b/>
                    <w:color w:val="000000"/>
                  </w:rPr>
                </w:rPrChange>
              </w:rPr>
              <w:t xml:space="preserve">MAY </w:t>
            </w:r>
            <w:r w:rsidRPr="00DF5244">
              <w:rPr>
                <w:color w:val="000000"/>
                <w:rPrChange w:id="4944" w:author="Russell Ott" w:date="2022-05-16T11:47:00Z">
                  <w:rPr>
                    <w:rFonts w:ascii="Calibri" w:hAnsi="Calibri"/>
                    <w:color w:val="000000"/>
                  </w:rPr>
                </w:rPrChange>
              </w:rPr>
              <w:t xml:space="preserve">contain zero or one [0..1] </w:t>
            </w:r>
            <w:r w:rsidRPr="00DF5244">
              <w:rPr>
                <w:b/>
                <w:color w:val="000000"/>
                <w:rPrChange w:id="4945" w:author="Russell Ott" w:date="2022-05-16T11:47:00Z">
                  <w:rPr>
                    <w:rFonts w:ascii="Calibri" w:hAnsi="Calibri"/>
                    <w:b/>
                    <w:color w:val="000000"/>
                  </w:rPr>
                </w:rPrChange>
              </w:rPr>
              <w:t xml:space="preserve">assignedPerson </w:t>
            </w:r>
            <w:r w:rsidRPr="00DF5244">
              <w:rPr>
                <w:color w:val="000000"/>
                <w:rPrChange w:id="4946" w:author="Russell Ott" w:date="2022-05-16T11:47:00Z">
                  <w:rPr>
                    <w:rFonts w:ascii="Calibri" w:hAnsi="Calibri"/>
                    <w:color w:val="000000"/>
                  </w:rPr>
                </w:rPrChange>
              </w:rPr>
              <w:t xml:space="preserve">(CONF:1098-31474). i. The assignedPerson, if present, </w:t>
            </w:r>
            <w:r w:rsidRPr="00DF5244">
              <w:rPr>
                <w:b/>
                <w:color w:val="000000"/>
                <w:rPrChange w:id="4947" w:author="Russell Ott" w:date="2022-05-16T11:47:00Z">
                  <w:rPr>
                    <w:rFonts w:ascii="Calibri" w:hAnsi="Calibri"/>
                    <w:b/>
                    <w:color w:val="000000"/>
                  </w:rPr>
                </w:rPrChange>
              </w:rPr>
              <w:t xml:space="preserve">MAY </w:t>
            </w:r>
            <w:r w:rsidRPr="00DF5244">
              <w:rPr>
                <w:color w:val="000000"/>
                <w:rPrChange w:id="4948" w:author="Russell Ott" w:date="2022-05-16T11:47:00Z">
                  <w:rPr>
                    <w:rFonts w:ascii="Calibri" w:hAnsi="Calibri"/>
                    <w:color w:val="000000"/>
                  </w:rPr>
                </w:rPrChange>
              </w:rPr>
              <w:t xml:space="preserve">contain zero or more [0..*] </w:t>
            </w:r>
            <w:r w:rsidRPr="00DF5244">
              <w:rPr>
                <w:b/>
                <w:color w:val="000000"/>
                <w:rPrChange w:id="4949" w:author="Russell Ott" w:date="2022-05-16T11:47:00Z">
                  <w:rPr>
                    <w:rFonts w:ascii="Calibri" w:hAnsi="Calibri"/>
                    <w:b/>
                    <w:color w:val="000000"/>
                  </w:rPr>
                </w:rPrChange>
              </w:rPr>
              <w:t xml:space="preserve">name </w:t>
            </w:r>
            <w:r w:rsidRPr="00DF5244">
              <w:rPr>
                <w:color w:val="000000"/>
                <w:rPrChange w:id="4950" w:author="Russell Ott" w:date="2022-05-16T11:47:00Z">
                  <w:rPr>
                    <w:rFonts w:ascii="Calibri" w:hAnsi="Calibri"/>
                    <w:color w:val="000000"/>
                  </w:rPr>
                </w:rPrChange>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4951" w:author="Russell Ott" w:date="2022-05-16T11:47:00Z">
                  <w:rPr>
                    <w:rFonts w:ascii="Calibri" w:hAnsi="Calibri"/>
                    <w:color w:val="000000"/>
                  </w:rPr>
                </w:rPrChange>
              </w:rPr>
            </w:pPr>
            <w:r w:rsidRPr="00DF5244">
              <w:rPr>
                <w:color w:val="000000"/>
                <w:rPrChange w:id="4952" w:author="Russell Ott" w:date="2022-05-16T11:47:00Z">
                  <w:rPr>
                    <w:rFonts w:ascii="Calibri" w:hAnsi="Calibri"/>
                    <w:color w:val="000000"/>
                  </w:rPr>
                </w:rPrChange>
              </w:rPr>
              <w:t xml:space="preserve">d. This assignedAuthor </w:t>
            </w:r>
            <w:r w:rsidRPr="00DF5244">
              <w:rPr>
                <w:b/>
                <w:color w:val="000000"/>
                <w:rPrChange w:id="4953" w:author="Russell Ott" w:date="2022-05-16T11:47:00Z">
                  <w:rPr>
                    <w:rFonts w:ascii="Calibri" w:hAnsi="Calibri"/>
                    <w:b/>
                    <w:color w:val="000000"/>
                  </w:rPr>
                </w:rPrChange>
              </w:rPr>
              <w:t xml:space="preserve">MAY </w:t>
            </w:r>
            <w:r w:rsidRPr="00DF5244">
              <w:rPr>
                <w:color w:val="000000"/>
                <w:rPrChange w:id="4954" w:author="Russell Ott" w:date="2022-05-16T11:47:00Z">
                  <w:rPr>
                    <w:rFonts w:ascii="Calibri" w:hAnsi="Calibri"/>
                    <w:color w:val="000000"/>
                  </w:rPr>
                </w:rPrChange>
              </w:rPr>
              <w:t xml:space="preserve">contain zero or one [0..1] </w:t>
            </w:r>
            <w:r w:rsidRPr="00DF5244">
              <w:rPr>
                <w:b/>
                <w:color w:val="000000"/>
                <w:rPrChange w:id="4955" w:author="Russell Ott" w:date="2022-05-16T11:47:00Z">
                  <w:rPr>
                    <w:rFonts w:ascii="Calibri" w:hAnsi="Calibri"/>
                    <w:b/>
                    <w:color w:val="000000"/>
                  </w:rPr>
                </w:rPrChange>
              </w:rPr>
              <w:t xml:space="preserve">representedOrganization </w:t>
            </w:r>
            <w:r w:rsidRPr="00DF5244">
              <w:rPr>
                <w:color w:val="000000"/>
                <w:rPrChange w:id="4956" w:author="Russell Ott" w:date="2022-05-16T11:47:00Z">
                  <w:rPr>
                    <w:rFonts w:ascii="Calibri" w:hAnsi="Calibri"/>
                    <w:color w:val="000000"/>
                  </w:rPr>
                </w:rPrChange>
              </w:rPr>
              <w:t>(</w:t>
            </w:r>
            <w:r w:rsidR="00203749" w:rsidRPr="00DF5244">
              <w:rPr>
                <w:rPrChange w:id="4957" w:author="Russell Ott" w:date="2022-05-16T11:47:00Z">
                  <w:rPr>
                    <w:rFonts w:ascii="Calibri" w:hAnsi="Calibri"/>
                  </w:rPr>
                </w:rPrChange>
              </w:rPr>
              <w:t>CONF:1098-31476</w:t>
            </w:r>
            <w:r w:rsidRPr="00DF5244">
              <w:rPr>
                <w:color w:val="000000"/>
                <w:rPrChange w:id="4958" w:author="Russell Ott" w:date="2022-05-16T11:47:00Z">
                  <w:rPr>
                    <w:rFonts w:ascii="Calibri" w:hAnsi="Calibri"/>
                    <w:color w:val="000000"/>
                  </w:rPr>
                </w:rPrChange>
              </w:rPr>
              <w:t xml:space="preserve">). </w:t>
            </w:r>
          </w:p>
          <w:p w14:paraId="29617D62"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4959" w:author="Russell Ott" w:date="2022-05-16T11:47:00Z">
                  <w:rPr>
                    <w:rFonts w:ascii="Calibri" w:hAnsi="Calibri"/>
                    <w:color w:val="000000"/>
                  </w:rPr>
                </w:rPrChange>
              </w:rPr>
            </w:pPr>
            <w:r w:rsidRPr="00DF5244">
              <w:rPr>
                <w:color w:val="000000"/>
                <w:rPrChange w:id="4960" w:author="Russell Ott" w:date="2022-05-16T11:47:00Z">
                  <w:rPr>
                    <w:rFonts w:ascii="Calibri" w:hAnsi="Calibri"/>
                    <w:color w:val="000000"/>
                  </w:rPr>
                </w:rPrChange>
              </w:rPr>
              <w:t xml:space="preserve">i. The representedOrganization, if present, </w:t>
            </w:r>
            <w:r w:rsidRPr="00DF5244">
              <w:rPr>
                <w:b/>
                <w:color w:val="000000"/>
                <w:rPrChange w:id="4961" w:author="Russell Ott" w:date="2022-05-16T11:47:00Z">
                  <w:rPr>
                    <w:rFonts w:ascii="Calibri" w:hAnsi="Calibri"/>
                    <w:b/>
                    <w:color w:val="000000"/>
                  </w:rPr>
                </w:rPrChange>
              </w:rPr>
              <w:t xml:space="preserve">MAY </w:t>
            </w:r>
            <w:r w:rsidRPr="00DF5244">
              <w:rPr>
                <w:color w:val="000000"/>
                <w:rPrChange w:id="4962" w:author="Russell Ott" w:date="2022-05-16T11:47:00Z">
                  <w:rPr>
                    <w:rFonts w:ascii="Calibri" w:hAnsi="Calibri"/>
                    <w:color w:val="000000"/>
                  </w:rPr>
                </w:rPrChange>
              </w:rPr>
              <w:t xml:space="preserve">contain zero or more [0..*] </w:t>
            </w:r>
            <w:r w:rsidRPr="00DF5244">
              <w:rPr>
                <w:b/>
                <w:color w:val="000000"/>
                <w:rPrChange w:id="4963" w:author="Russell Ott" w:date="2022-05-16T11:47:00Z">
                  <w:rPr>
                    <w:rFonts w:ascii="Calibri" w:hAnsi="Calibri"/>
                    <w:b/>
                    <w:color w:val="000000"/>
                  </w:rPr>
                </w:rPrChange>
              </w:rPr>
              <w:t xml:space="preserve">id </w:t>
            </w:r>
            <w:r w:rsidRPr="00DF5244">
              <w:rPr>
                <w:color w:val="000000"/>
                <w:rPrChange w:id="4964" w:author="Russell Ott" w:date="2022-05-16T11:47:00Z">
                  <w:rPr>
                    <w:rFonts w:ascii="Calibri" w:hAnsi="Calibri"/>
                    <w:color w:val="000000"/>
                  </w:rPr>
                </w:rPrChange>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4965" w:author="Russell Ott" w:date="2022-05-16T11:47:00Z">
                  <w:rPr>
                    <w:rFonts w:ascii="Calibri" w:hAnsi="Calibri"/>
                    <w:color w:val="000000"/>
                  </w:rPr>
                </w:rPrChange>
              </w:rPr>
            </w:pPr>
            <w:r w:rsidRPr="00DF5244">
              <w:rPr>
                <w:color w:val="000000"/>
                <w:rPrChange w:id="4966" w:author="Russell Ott" w:date="2022-05-16T11:47:00Z">
                  <w:rPr>
                    <w:rFonts w:ascii="Calibri" w:hAnsi="Calibri"/>
                    <w:color w:val="000000"/>
                  </w:rPr>
                </w:rPrChange>
              </w:rPr>
              <w:t xml:space="preserve">ii. The representedOrganization, if present, </w:t>
            </w:r>
            <w:r w:rsidRPr="00DF5244">
              <w:rPr>
                <w:b/>
                <w:color w:val="000000"/>
                <w:rPrChange w:id="4967" w:author="Russell Ott" w:date="2022-05-16T11:47:00Z">
                  <w:rPr>
                    <w:rFonts w:ascii="Calibri" w:hAnsi="Calibri"/>
                    <w:b/>
                    <w:color w:val="000000"/>
                  </w:rPr>
                </w:rPrChange>
              </w:rPr>
              <w:t xml:space="preserve">MAY </w:t>
            </w:r>
            <w:r w:rsidRPr="00DF5244">
              <w:rPr>
                <w:color w:val="000000"/>
                <w:rPrChange w:id="4968" w:author="Russell Ott" w:date="2022-05-16T11:47:00Z">
                  <w:rPr>
                    <w:rFonts w:ascii="Calibri" w:hAnsi="Calibri"/>
                    <w:color w:val="000000"/>
                  </w:rPr>
                </w:rPrChange>
              </w:rPr>
              <w:t xml:space="preserve">contain zero or more [0..*] </w:t>
            </w:r>
            <w:r w:rsidRPr="00DF5244">
              <w:rPr>
                <w:b/>
                <w:color w:val="000000"/>
                <w:rPrChange w:id="4969" w:author="Russell Ott" w:date="2022-05-16T11:47:00Z">
                  <w:rPr>
                    <w:rFonts w:ascii="Calibri" w:hAnsi="Calibri"/>
                    <w:b/>
                    <w:color w:val="000000"/>
                  </w:rPr>
                </w:rPrChange>
              </w:rPr>
              <w:t xml:space="preserve">name </w:t>
            </w:r>
            <w:r w:rsidRPr="00DF5244">
              <w:rPr>
                <w:color w:val="000000"/>
                <w:rPrChange w:id="4970" w:author="Russell Ott" w:date="2022-05-16T11:47:00Z">
                  <w:rPr>
                    <w:rFonts w:ascii="Calibri" w:hAnsi="Calibri"/>
                    <w:color w:val="000000"/>
                  </w:rPr>
                </w:rPrChange>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4971" w:author="Russell Ott" w:date="2022-05-16T11:47:00Z">
                  <w:rPr>
                    <w:rFonts w:ascii="Calibri" w:hAnsi="Calibri"/>
                    <w:color w:val="000000"/>
                  </w:rPr>
                </w:rPrChange>
              </w:rPr>
            </w:pPr>
            <w:r w:rsidRPr="00DF5244">
              <w:rPr>
                <w:color w:val="000000"/>
                <w:rPrChange w:id="4972" w:author="Russell Ott" w:date="2022-05-16T11:47:00Z">
                  <w:rPr>
                    <w:rFonts w:ascii="Calibri" w:hAnsi="Calibri"/>
                    <w:color w:val="000000"/>
                  </w:rPr>
                </w:rPrChange>
              </w:rPr>
              <w:t xml:space="preserve">iii. The representedOrganization, if present, </w:t>
            </w:r>
            <w:r w:rsidRPr="00DF5244">
              <w:rPr>
                <w:b/>
                <w:color w:val="000000"/>
                <w:rPrChange w:id="4973" w:author="Russell Ott" w:date="2022-05-16T11:47:00Z">
                  <w:rPr>
                    <w:rFonts w:ascii="Calibri" w:hAnsi="Calibri"/>
                    <w:b/>
                    <w:color w:val="000000"/>
                  </w:rPr>
                </w:rPrChange>
              </w:rPr>
              <w:t xml:space="preserve">MAY </w:t>
            </w:r>
            <w:r w:rsidRPr="00DF5244">
              <w:rPr>
                <w:color w:val="000000"/>
                <w:rPrChange w:id="4974" w:author="Russell Ott" w:date="2022-05-16T11:47:00Z">
                  <w:rPr>
                    <w:rFonts w:ascii="Calibri" w:hAnsi="Calibri"/>
                    <w:color w:val="000000"/>
                  </w:rPr>
                </w:rPrChange>
              </w:rPr>
              <w:t xml:space="preserve">contain zero or more [0..*] </w:t>
            </w:r>
            <w:r w:rsidRPr="00DF5244">
              <w:rPr>
                <w:b/>
                <w:color w:val="000000"/>
                <w:rPrChange w:id="4975" w:author="Russell Ott" w:date="2022-05-16T11:47:00Z">
                  <w:rPr>
                    <w:rFonts w:ascii="Calibri" w:hAnsi="Calibri"/>
                    <w:b/>
                    <w:color w:val="000000"/>
                  </w:rPr>
                </w:rPrChange>
              </w:rPr>
              <w:t xml:space="preserve">telecom </w:t>
            </w:r>
            <w:r w:rsidRPr="00DF5244">
              <w:rPr>
                <w:color w:val="000000"/>
                <w:rPrChange w:id="4976" w:author="Russell Ott" w:date="2022-05-16T11:47:00Z">
                  <w:rPr>
                    <w:rFonts w:ascii="Calibri" w:hAnsi="Calibri"/>
                    <w:color w:val="000000"/>
                  </w:rPr>
                </w:rPrChange>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ascii="Times New Roman" w:eastAsia="Times New Roman" w:hAnsi="Times New Roman"/>
                <w:color w:val="000000"/>
                <w:sz w:val="21"/>
                <w:szCs w:val="24"/>
                <w:rPrChange w:id="4977" w:author="Russell Ott" w:date="2022-05-16T11:47:00Z">
                  <w:rPr>
                    <w:rFonts w:ascii="Calibri" w:hAnsi="Calibri"/>
                    <w:color w:val="000000"/>
                    <w:sz w:val="21"/>
                  </w:rPr>
                </w:rPrChange>
              </w:rPr>
            </w:pPr>
            <w:r w:rsidRPr="00DF5244">
              <w:rPr>
                <w:color w:val="000000"/>
                <w:rPrChange w:id="4978" w:author="Russell Ott" w:date="2022-05-16T11:47:00Z">
                  <w:rPr>
                    <w:rFonts w:ascii="Calibri" w:hAnsi="Calibri"/>
                    <w:color w:val="000000"/>
                  </w:rPr>
                </w:rPrChange>
              </w:rPr>
              <w:t xml:space="preserve">iv. The representedOrganization, if present, </w:t>
            </w:r>
            <w:r w:rsidRPr="00DF5244">
              <w:rPr>
                <w:b/>
                <w:color w:val="000000"/>
                <w:rPrChange w:id="4979" w:author="Russell Ott" w:date="2022-05-16T11:47:00Z">
                  <w:rPr>
                    <w:rFonts w:ascii="Calibri" w:hAnsi="Calibri"/>
                    <w:b/>
                    <w:color w:val="000000"/>
                  </w:rPr>
                </w:rPrChange>
              </w:rPr>
              <w:t xml:space="preserve">MAY </w:t>
            </w:r>
            <w:r w:rsidRPr="00DF5244">
              <w:rPr>
                <w:color w:val="000000"/>
                <w:rPrChange w:id="4980" w:author="Russell Ott" w:date="2022-05-16T11:47:00Z">
                  <w:rPr>
                    <w:rFonts w:ascii="Calibri" w:hAnsi="Calibri"/>
                    <w:color w:val="000000"/>
                  </w:rPr>
                </w:rPrChange>
              </w:rPr>
              <w:t xml:space="preserve">contain zero or more [0..*] </w:t>
            </w:r>
            <w:r w:rsidRPr="00DF5244">
              <w:rPr>
                <w:b/>
                <w:color w:val="000000"/>
                <w:rPrChange w:id="4981" w:author="Russell Ott" w:date="2022-05-16T11:47:00Z">
                  <w:rPr>
                    <w:rFonts w:ascii="Calibri" w:hAnsi="Calibri"/>
                    <w:b/>
                    <w:color w:val="000000"/>
                  </w:rPr>
                </w:rPrChange>
              </w:rPr>
              <w:t xml:space="preserve">addr </w:t>
            </w:r>
            <w:r w:rsidRPr="00DF5244">
              <w:rPr>
                <w:color w:val="000000"/>
                <w:rPrChange w:id="4982" w:author="Russell Ott" w:date="2022-05-16T11:47:00Z">
                  <w:rPr>
                    <w:rFonts w:ascii="Calibri" w:hAnsi="Calibri"/>
                    <w:color w:val="000000"/>
                  </w:rPr>
                </w:rPrChange>
              </w:rPr>
              <w:t xml:space="preserve">(CONF:1098-31481). </w:t>
            </w:r>
          </w:p>
        </w:tc>
      </w:tr>
    </w:tbl>
    <w:p w14:paraId="14A09211" w14:textId="4D3FF1FC" w:rsidR="00CB74A7" w:rsidRPr="003A3D50" w:rsidRDefault="00CA5B48" w:rsidP="00CB74A7">
      <w:pPr>
        <w:pStyle w:val="Caption"/>
        <w:spacing w:after="120"/>
        <w:rPr>
          <w:rPrChange w:id="4983" w:author="Russell Ott" w:date="2022-05-16T11:47:00Z">
            <w:rPr/>
          </w:rPrChange>
        </w:rPr>
      </w:pPr>
      <w:bookmarkStart w:id="4984" w:name="_Toc11660161"/>
      <w:bookmarkStart w:id="4985" w:name="_Toc21926912"/>
      <w:r>
        <w:rPr>
          <w:rPrChange w:id="4986" w:author="Russell Ott" w:date="2022-05-16T11:47:00Z">
            <w:rPr/>
          </w:rPrChange>
        </w:rPr>
        <w:t xml:space="preserve">  </w:t>
      </w:r>
      <w:bookmarkStart w:id="4987" w:name="_Toc103262839"/>
      <w:r w:rsidR="00CB74A7" w:rsidRPr="003A3D50">
        <w:rPr>
          <w:rPrChange w:id="4988" w:author="Russell Ott" w:date="2022-05-16T11:47:00Z">
            <w:rPr/>
          </w:rPrChange>
        </w:rPr>
        <w:t xml:space="preserve">Figure </w:t>
      </w:r>
      <w:r w:rsidR="00B852E7">
        <w:rPr>
          <w:rPrChange w:id="4989" w:author="Russell Ott" w:date="2022-05-16T11:47:00Z">
            <w:rPr/>
          </w:rPrChange>
        </w:rPr>
        <w:fldChar w:fldCharType="begin"/>
      </w:r>
      <w:r w:rsidR="00B852E7">
        <w:rPr>
          <w:rPrChange w:id="4990" w:author="Russell Ott" w:date="2022-05-16T11:47:00Z">
            <w:rPr/>
          </w:rPrChange>
        </w:rPr>
        <w:instrText xml:space="preserve"> SEQ Figure \* ARABIC </w:instrText>
      </w:r>
      <w:r w:rsidR="00B852E7">
        <w:rPr>
          <w:rPrChange w:id="4991" w:author="Russell Ott" w:date="2022-05-16T11:47:00Z">
            <w:rPr/>
          </w:rPrChange>
        </w:rPr>
        <w:fldChar w:fldCharType="separate"/>
      </w:r>
      <w:del w:id="4992" w:author="Russell Ott" w:date="2022-05-16T11:47:00Z">
        <w:r w:rsidR="00DE0DA7">
          <w:rPr>
            <w:rFonts w:cs="Calibri"/>
            <w:noProof/>
            <w:szCs w:val="22"/>
          </w:rPr>
          <w:delText>6</w:delText>
        </w:r>
      </w:del>
      <w:ins w:id="4993" w:author="Russell Ott" w:date="2022-05-16T11:47:00Z">
        <w:r w:rsidR="00F10C7C">
          <w:rPr>
            <w:rFonts w:cs="Calibri"/>
            <w:noProof/>
            <w:szCs w:val="22"/>
          </w:rPr>
          <w:t>4</w:t>
        </w:r>
      </w:ins>
      <w:r w:rsidR="00B852E7">
        <w:rPr>
          <w:rPrChange w:id="4994" w:author="Russell Ott" w:date="2022-05-16T11:47:00Z">
            <w:rPr/>
          </w:rPrChange>
        </w:rPr>
        <w:fldChar w:fldCharType="end"/>
      </w:r>
      <w:r w:rsidR="00CB74A7" w:rsidRPr="003A3D50">
        <w:rPr>
          <w:rPrChange w:id="4995" w:author="Russell Ott" w:date="2022-05-16T11:47:00Z">
            <w:rPr/>
          </w:rPrChange>
        </w:rPr>
        <w:t>: Author Participation</w:t>
      </w:r>
      <w:bookmarkEnd w:id="4984"/>
      <w:bookmarkEnd w:id="4987"/>
      <w:bookmarkEnd w:id="4985"/>
    </w:p>
    <w:p w14:paraId="6F10648C" w14:textId="29331D46" w:rsidR="00157204" w:rsidRPr="00D14360" w:rsidRDefault="005A1675" w:rsidP="00CB74A7">
      <w:pPr>
        <w:shd w:val="clear" w:color="auto" w:fill="FFFFFF"/>
        <w:spacing w:after="240"/>
        <w:rPr>
          <w:rFonts w:ascii="Times New Roman" w:eastAsia="Times New Roman" w:hAnsi="Times New Roman"/>
          <w:color w:val="000000"/>
          <w:sz w:val="24"/>
          <w:szCs w:val="24"/>
          <w:rPrChange w:id="4996" w:author="Russell Ott" w:date="2022-05-16T11:47:00Z">
            <w:rPr>
              <w:rFonts w:ascii="Calibri" w:hAnsi="Calibri"/>
              <w:color w:val="000000"/>
            </w:rPr>
          </w:rPrChange>
        </w:rPr>
      </w:pPr>
      <w:r w:rsidRPr="00D14360">
        <w:rPr>
          <w:color w:val="000000"/>
          <w:rPrChange w:id="4997" w:author="Russell Ott" w:date="2022-05-16T11:47:00Z">
            <w:rPr>
              <w:rFonts w:ascii="Calibri" w:hAnsi="Calibri"/>
              <w:color w:val="000000"/>
            </w:rPr>
          </w:rPrChange>
        </w:rPr>
        <w:t xml:space="preserve">Inclusion of an entry-level author is allowed in open entry templates in C-CDA </w:t>
      </w:r>
      <w:del w:id="4998" w:author="Russell Ott" w:date="2022-05-16T11:47:00Z">
        <w:r w:rsidRPr="00D14360">
          <w:rPr>
            <w:rFonts w:cs="Calibri"/>
            <w:color w:val="000000"/>
          </w:rPr>
          <w:delText xml:space="preserve">R2.1 </w:delText>
        </w:r>
      </w:del>
      <w:r w:rsidRPr="00D14360">
        <w:rPr>
          <w:color w:val="000000"/>
          <w:rPrChange w:id="4999" w:author="Russell Ott" w:date="2022-05-16T11:47:00Z">
            <w:rPr>
              <w:rFonts w:ascii="Calibri" w:hAnsi="Calibri"/>
              <w:color w:val="000000"/>
            </w:rPr>
          </w:rPrChange>
        </w:rPr>
        <w:t xml:space="preserve">where use of entry-level authors has not explicitly been prohibited. </w:t>
      </w:r>
      <w:r w:rsidR="00CB74A7" w:rsidRPr="00D14360">
        <w:rPr>
          <w:color w:val="000000"/>
          <w:rPrChange w:id="5000" w:author="Russell Ott" w:date="2022-05-16T11:47:00Z">
            <w:rPr>
              <w:rFonts w:ascii="Calibri" w:hAnsi="Calibri"/>
              <w:color w:val="000000"/>
            </w:rPr>
          </w:rPrChange>
        </w:rPr>
        <w:t xml:space="preserve">Its use is required on only one entry </w:t>
      </w:r>
      <w:r w:rsidR="00157204" w:rsidRPr="00D14360">
        <w:rPr>
          <w:color w:val="000000"/>
          <w:rPrChange w:id="5001" w:author="Russell Ott" w:date="2022-05-16T11:47:00Z">
            <w:rPr>
              <w:rFonts w:ascii="Calibri" w:hAnsi="Calibri"/>
              <w:color w:val="000000"/>
            </w:rPr>
          </w:rPrChange>
        </w:rPr>
        <w:t>template, the Handoff Communication Participants template (2.16.840.1.113883.10.20.22.4.141).</w:t>
      </w:r>
      <w:r w:rsidR="00157204" w:rsidRPr="00D14360">
        <w:rPr>
          <w:rStyle w:val="FootnoteReference"/>
          <w:color w:val="000000"/>
          <w:rPrChange w:id="5002" w:author="Russell Ott" w:date="2022-05-16T11:47:00Z">
            <w:rPr>
              <w:rStyle w:val="FootnoteReference"/>
              <w:rFonts w:ascii="Calibri" w:hAnsi="Calibri"/>
              <w:color w:val="000000"/>
            </w:rPr>
          </w:rPrChange>
        </w:rPr>
        <w:footnoteReference w:id="71"/>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2E634A">
      <w:pPr>
        <w:pStyle w:val="Heading4"/>
      </w:pPr>
      <w:r>
        <w:t xml:space="preserve">Identifying Practitioners </w:t>
      </w:r>
    </w:p>
    <w:p w14:paraId="44771066" w14:textId="68FA369C" w:rsidR="00157204" w:rsidRPr="003A3D50" w:rsidRDefault="00157204" w:rsidP="00157204">
      <w:pPr>
        <w:rPr>
          <w:rFonts w:ascii="Times New Roman" w:eastAsia="Times New Roman" w:hAnsi="Times New Roman"/>
          <w:sz w:val="24"/>
          <w:szCs w:val="24"/>
          <w:rPrChange w:id="5003" w:author="Russell Ott" w:date="2022-05-16T11:47:00Z">
            <w:rPr>
              <w:rFonts w:ascii="Calibri" w:hAnsi="Calibri"/>
            </w:rPr>
          </w:rPrChange>
        </w:rPr>
      </w:pPr>
      <w:r w:rsidRPr="003A3D50">
        <w:rPr>
          <w:rPrChange w:id="5004" w:author="Russell Ott" w:date="2022-05-16T11:47:00Z">
            <w:rPr>
              <w:rFonts w:ascii="Calibri" w:hAnsi="Calibri"/>
            </w:rPr>
          </w:rPrChange>
        </w:rPr>
        <w:t>The example below shows how to identify a practitio</w:t>
      </w:r>
      <w:r w:rsidRPr="003A3D50">
        <w:rPr>
          <w:rPrChange w:id="5005" w:author="Russell Ott" w:date="2022-05-16T11:47:00Z">
            <w:rPr>
              <w:rFonts w:ascii="Calibri" w:hAnsi="Calibri"/>
            </w:rPr>
          </w:rPrChange>
        </w:rPr>
        <w:t>ner playing the role of author, performer or other roles such at authenticator, legal authenticator.  It shows how to represent the provider’s</w:t>
      </w:r>
      <w:r w:rsidR="00F200C6">
        <w:rPr>
          <w:rPrChange w:id="5006" w:author="Russell Ott" w:date="2022-05-16T11:47:00Z">
            <w:rPr>
              <w:rFonts w:ascii="Calibri" w:hAnsi="Calibri"/>
            </w:rPr>
          </w:rPrChange>
        </w:rPr>
        <w:t xml:space="preserve"> </w:t>
      </w:r>
      <w:ins w:id="5007" w:author="Russell Ott" w:date="2022-05-16T11:47:00Z">
        <w:r w:rsidR="00F200C6" w:rsidRPr="00F200C6">
          <w:rPr>
            <w:rFonts w:cs="Calibri"/>
          </w:rPr>
          <w:t>National Provider Identifier</w:t>
        </w:r>
        <w:r w:rsidRPr="003A3D50">
          <w:rPr>
            <w:rFonts w:cs="Calibri"/>
          </w:rPr>
          <w:t xml:space="preserve"> </w:t>
        </w:r>
        <w:r w:rsidR="00F200C6">
          <w:rPr>
            <w:rFonts w:cs="Calibri"/>
          </w:rPr>
          <w:t>(</w:t>
        </w:r>
      </w:ins>
      <w:r w:rsidRPr="003A3D50">
        <w:rPr>
          <w:rPrChange w:id="5008" w:author="Russell Ott" w:date="2022-05-16T11:47:00Z">
            <w:rPr>
              <w:rFonts w:ascii="Calibri" w:hAnsi="Calibri"/>
            </w:rPr>
          </w:rPrChange>
        </w:rPr>
        <w:t>NPI</w:t>
      </w:r>
      <w:ins w:id="5009" w:author="Russell Ott" w:date="2022-05-16T11:47:00Z">
        <w:r w:rsidR="00F200C6">
          <w:rPr>
            <w:rFonts w:cs="Calibri"/>
          </w:rPr>
          <w:t>)</w:t>
        </w:r>
      </w:ins>
      <w:r w:rsidRPr="003A3D50">
        <w:rPr>
          <w:rPrChange w:id="5010" w:author="Russell Ott" w:date="2022-05-16T11:47:00Z">
            <w:rPr>
              <w:rFonts w:ascii="Calibri" w:hAnsi="Calibri"/>
            </w:rPr>
          </w:rPrChange>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25F5EB31" w:rsidR="00C12940" w:rsidRDefault="00157204" w:rsidP="00157204">
      <w:pPr>
        <w:pStyle w:val="Caption"/>
        <w:keepNext/>
        <w:spacing w:after="0"/>
        <w:rPr>
          <w:rStyle w:val="BodyTextChar0"/>
        </w:rPr>
      </w:pPr>
      <w:bookmarkStart w:id="5011" w:name="_Toc101449266"/>
      <w:bookmarkStart w:id="5012" w:name="_Toc21927465"/>
      <w:r>
        <w:t xml:space="preserve">Example </w:t>
      </w:r>
      <w:r w:rsidR="00132A94">
        <w:fldChar w:fldCharType="begin"/>
      </w:r>
      <w:r w:rsidR="00132A94">
        <w:instrText xml:space="preserve"> SEQ Example \* ARABIC </w:instrText>
      </w:r>
      <w:r w:rsidR="00132A94">
        <w:fldChar w:fldCharType="separate"/>
      </w:r>
      <w:r w:rsidR="00F10C7C">
        <w:rPr>
          <w:noProof/>
        </w:rPr>
        <w:t>13</w:t>
      </w:r>
      <w:r w:rsidR="00132A94">
        <w:rPr>
          <w:noProof/>
        </w:rPr>
        <w:fldChar w:fldCharType="end"/>
      </w:r>
      <w:r>
        <w:t xml:space="preserve">: </w:t>
      </w:r>
      <w:r w:rsidRPr="000C6323">
        <w:t>How to represent a provider and the provider’s organization in the role of author</w:t>
      </w:r>
      <w:r w:rsidRPr="003A3D50">
        <w:rPr>
          <w:rStyle w:val="BodyTextChar0"/>
        </w:rPr>
        <w:t>.</w:t>
      </w:r>
      <w:bookmarkEnd w:id="5011"/>
      <w:bookmarkEnd w:id="5012"/>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color w:val="000000"/>
                <w:rPrChange w:id="5013" w:author="Russell Ott" w:date="2022-05-16T11:47:00Z">
                  <w:rPr>
                    <w:rFonts w:ascii="Calibri" w:hAnsi="Calibri"/>
                    <w:color w:val="000000"/>
                  </w:rPr>
                </w:rPrChange>
              </w:rPr>
            </w:pPr>
          </w:p>
        </w:tc>
      </w:tr>
    </w:tbl>
    <w:p w14:paraId="0F8588A8" w14:textId="77777777" w:rsidR="00157204" w:rsidRDefault="00157204" w:rsidP="00157204"/>
    <w:p w14:paraId="10D85F4A" w14:textId="77777777" w:rsidR="00157204" w:rsidRPr="009F13BB" w:rsidRDefault="00157204" w:rsidP="00157204">
      <w:pPr>
        <w:rPr>
          <w:rFonts w:ascii="Times New Roman" w:eastAsia="Times New Roman" w:hAnsi="Times New Roman"/>
          <w:sz w:val="24"/>
          <w:szCs w:val="24"/>
          <w:rPrChange w:id="5014" w:author="Russell Ott" w:date="2022-05-16T11:47:00Z">
            <w:rPr>
              <w:rFonts w:ascii="Calibri" w:hAnsi="Calibri"/>
            </w:rPr>
          </w:rPrChange>
        </w:rPr>
      </w:pPr>
      <w:r w:rsidRPr="003A3D50">
        <w:rPr>
          <w:rPrChange w:id="5015" w:author="Russell Ott" w:date="2022-05-16T11:47:00Z">
            <w:rPr>
              <w:rFonts w:ascii="Calibri" w:hAnsi="Calibri"/>
            </w:rPr>
          </w:rPrChange>
        </w:rPr>
        <w:t xml:space="preserve">If a </w:t>
      </w:r>
      <w:r w:rsidRPr="003A3D50">
        <w:rPr>
          <w:rPrChange w:id="5016" w:author="Russell Ott" w:date="2022-05-16T11:47:00Z">
            <w:rPr>
              <w:rFonts w:ascii="Calibri" w:hAnsi="Calibri"/>
            </w:rPr>
          </w:rPrChange>
        </w:rPr>
        <w:t>provider’s NPI number is not know</w:t>
      </w:r>
      <w:r w:rsidR="00863460">
        <w:rPr>
          <w:rPrChange w:id="5017" w:author="Russell Ott" w:date="2022-05-16T11:47:00Z">
            <w:rPr>
              <w:rFonts w:ascii="Calibri" w:hAnsi="Calibri"/>
            </w:rPr>
          </w:rPrChange>
        </w:rPr>
        <w:t>n</w:t>
      </w:r>
      <w:r w:rsidRPr="003A3D50">
        <w:rPr>
          <w:rPrChange w:id="5018" w:author="Russell Ott" w:date="2022-05-16T11:47:00Z">
            <w:rPr>
              <w:rFonts w:ascii="Calibri" w:hAnsi="Calibri"/>
            </w:rPr>
          </w:rPrChange>
        </w:rPr>
        <w:t>, it can be represented using a nullFlavor of UNK. However</w:t>
      </w:r>
      <w:r w:rsidR="00863460">
        <w:rPr>
          <w:rPrChange w:id="5019" w:author="Russell Ott" w:date="2022-05-16T11:47:00Z">
            <w:rPr>
              <w:rFonts w:ascii="Calibri" w:hAnsi="Calibri"/>
            </w:rPr>
          </w:rPrChange>
        </w:rPr>
        <w:t>,</w:t>
      </w:r>
      <w:r w:rsidRPr="003A3D50">
        <w:rPr>
          <w:rPrChange w:id="5020" w:author="Russell Ott" w:date="2022-05-16T11:47:00Z">
            <w:rPr>
              <w:rFonts w:ascii="Calibri" w:hAnsi="Calibri"/>
            </w:rPr>
          </w:rPrChange>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PrChange w:id="5021" w:author="Russell Ott" w:date="2022-05-16T11:47:00Z">
            <w:rPr>
              <w:rFonts w:ascii="Calibri" w:hAnsi="Calibri"/>
            </w:rPr>
          </w:rPrChange>
        </w:rPr>
      </w:pPr>
    </w:p>
    <w:p w14:paraId="53C933B4" w14:textId="3EDBE29A" w:rsidR="00157204" w:rsidRDefault="00157204" w:rsidP="003A3D50">
      <w:pPr>
        <w:pStyle w:val="Caption"/>
        <w:keepNext/>
        <w:spacing w:after="0"/>
      </w:pPr>
      <w:bookmarkStart w:id="5022" w:name="_Toc101449267"/>
      <w:bookmarkStart w:id="5023" w:name="_Toc21927466"/>
      <w:r>
        <w:t xml:space="preserve">Example </w:t>
      </w:r>
      <w:r w:rsidR="00132A94">
        <w:fldChar w:fldCharType="begin"/>
      </w:r>
      <w:r w:rsidR="00132A94">
        <w:instrText xml:space="preserve"> SEQ Example \* ARABIC </w:instrText>
      </w:r>
      <w:r w:rsidR="00132A94">
        <w:fldChar w:fldCharType="separate"/>
      </w:r>
      <w:r w:rsidR="00F10C7C">
        <w:rPr>
          <w:noProof/>
        </w:rPr>
        <w:t>14</w:t>
      </w:r>
      <w:r w:rsidR="00132A94">
        <w:rPr>
          <w:noProof/>
        </w:rPr>
        <w:fldChar w:fldCharType="end"/>
      </w:r>
      <w:r>
        <w:t xml:space="preserve">: </w:t>
      </w:r>
      <w:r w:rsidRPr="00A66C06">
        <w:t>Provider with an unknown NPI number.</w:t>
      </w:r>
      <w:bookmarkEnd w:id="5022"/>
      <w:bookmarkEnd w:id="50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20688B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del w:id="5024" w:author="Russell Ott" w:date="2022-05-16T11:47:00Z">
              <w:r w:rsidRPr="005A615D">
                <w:rPr>
                  <w:rFonts w:ascii="Courier New" w:hAnsi="Courier New" w:cs="Courier New"/>
                  <w:sz w:val="16"/>
                  <w:szCs w:val="16"/>
                </w:rPr>
                <w:delText>=”</w:delText>
              </w:r>
            </w:del>
            <w:ins w:id="5025" w:author="Russell Ott" w:date="2022-05-16T11:47:00Z">
              <w:r w:rsidR="00947B4B" w:rsidRPr="005A615D">
                <w:rPr>
                  <w:rFonts w:ascii="Courier New" w:hAnsi="Courier New" w:cs="Courier New"/>
                  <w:sz w:val="16"/>
                  <w:szCs w:val="16"/>
                </w:rPr>
                <w:t>=</w:t>
              </w:r>
              <w:r w:rsidR="00947B4B">
                <w:rPr>
                  <w:rFonts w:ascii="Courier New" w:hAnsi="Courier New" w:cs="Courier New"/>
                  <w:sz w:val="16"/>
                  <w:szCs w:val="16"/>
                </w:rPr>
                <w:t>"</w:t>
              </w:r>
            </w:ins>
            <w:r w:rsidRPr="005A615D">
              <w:rPr>
                <w:rFonts w:ascii="Courier New" w:hAnsi="Courier New" w:cs="Courier New"/>
                <w:sz w:val="16"/>
                <w:szCs w:val="16"/>
              </w:rPr>
              <w:t>UNK</w:t>
            </w:r>
            <w:del w:id="5026" w:author="Russell Ott" w:date="2022-05-16T11:47:00Z">
              <w:r w:rsidRPr="005A615D">
                <w:rPr>
                  <w:rFonts w:ascii="Courier New" w:hAnsi="Courier New" w:cs="Courier New"/>
                  <w:sz w:val="16"/>
                  <w:szCs w:val="16"/>
                </w:rPr>
                <w:delText>”</w:delText>
              </w:r>
            </w:del>
            <w:ins w:id="5027" w:author="Russell Ott" w:date="2022-05-16T11:47:00Z">
              <w:r w:rsidR="00947B4B">
                <w:rPr>
                  <w:rFonts w:ascii="Courier New" w:hAnsi="Courier New" w:cs="Courier New"/>
                  <w:sz w:val="16"/>
                  <w:szCs w:val="16"/>
                </w:rPr>
                <w:t>"</w:t>
              </w:r>
            </w:ins>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color w:val="000000"/>
          <w:rPrChange w:id="5028" w:author="Russell Ott" w:date="2022-05-16T11:47:00Z">
            <w:rPr>
              <w:rFonts w:ascii="Calibri" w:hAnsi="Calibri"/>
              <w:color w:val="000000"/>
            </w:rPr>
          </w:rPrChange>
        </w:rPr>
      </w:pPr>
    </w:p>
    <w:p w14:paraId="34134026" w14:textId="55165967" w:rsidR="00A10C4D" w:rsidRPr="00C64922" w:rsidRDefault="00A10C4D" w:rsidP="00F10C7C">
      <w:pPr>
        <w:pStyle w:val="Heading3"/>
      </w:pPr>
      <w:bookmarkStart w:id="5029" w:name="_Toc21529431"/>
      <w:bookmarkStart w:id="5030" w:name="_Toc21691483"/>
      <w:bookmarkStart w:id="5031" w:name="_Toc21845667"/>
      <w:bookmarkStart w:id="5032" w:name="_Toc21851908"/>
      <w:bookmarkStart w:id="5033" w:name="_Toc21871870"/>
      <w:bookmarkStart w:id="5034" w:name="_Toc21872326"/>
      <w:bookmarkStart w:id="5035" w:name="_Toc21880097"/>
      <w:bookmarkStart w:id="5036" w:name="_Toc21889927"/>
      <w:bookmarkStart w:id="5037" w:name="_Toc21894070"/>
      <w:bookmarkStart w:id="5038" w:name="_Toc21897998"/>
      <w:bookmarkStart w:id="5039" w:name="_Toc21926745"/>
      <w:bookmarkStart w:id="5040" w:name="_h71287zd4c1d" w:colFirst="0" w:colLast="0"/>
      <w:bookmarkStart w:id="5041" w:name="_Toc10690836"/>
      <w:bookmarkStart w:id="5042" w:name="_Toc11043576"/>
      <w:bookmarkStart w:id="5043" w:name="_Toc11045570"/>
      <w:bookmarkStart w:id="5044" w:name="_Toc11391240"/>
      <w:bookmarkStart w:id="5045" w:name="_Toc103262638"/>
      <w:bookmarkStart w:id="5046" w:name="_Toc22823383"/>
      <w:bookmarkEnd w:id="4846"/>
      <w:bookmarkEnd w:id="5029"/>
      <w:bookmarkEnd w:id="5030"/>
      <w:bookmarkEnd w:id="5031"/>
      <w:bookmarkEnd w:id="5032"/>
      <w:bookmarkEnd w:id="5033"/>
      <w:bookmarkEnd w:id="5034"/>
      <w:bookmarkEnd w:id="5035"/>
      <w:bookmarkEnd w:id="5036"/>
      <w:bookmarkEnd w:id="5037"/>
      <w:bookmarkEnd w:id="5038"/>
      <w:bookmarkEnd w:id="5039"/>
      <w:bookmarkEnd w:id="5040"/>
      <w:r w:rsidRPr="00C64922">
        <w:t>Custodian</w:t>
      </w:r>
      <w:bookmarkEnd w:id="5041"/>
      <w:bookmarkEnd w:id="5042"/>
      <w:bookmarkEnd w:id="5043"/>
      <w:bookmarkEnd w:id="5044"/>
      <w:bookmarkEnd w:id="5045"/>
      <w:bookmarkEnd w:id="5046"/>
    </w:p>
    <w:p w14:paraId="6190D409" w14:textId="77777777" w:rsidR="00FF07A9" w:rsidRPr="00D14360" w:rsidRDefault="00FF07A9" w:rsidP="00FF07A9">
      <w:pPr>
        <w:rPr>
          <w:rFonts w:ascii="Times New Roman" w:eastAsia="Times New Roman" w:hAnsi="Times New Roman"/>
          <w:sz w:val="24"/>
          <w:szCs w:val="24"/>
          <w:rPrChange w:id="5047" w:author="Russell Ott" w:date="2022-05-16T11:47:00Z">
            <w:rPr>
              <w:rFonts w:ascii="Calibri" w:hAnsi="Calibri"/>
            </w:rPr>
          </w:rPrChange>
        </w:rPr>
      </w:pPr>
      <w:bookmarkStart w:id="5048" w:name="_Toc10690837"/>
      <w:bookmarkStart w:id="5049" w:name="_Toc11043577"/>
      <w:bookmarkStart w:id="5050" w:name="_Toc11045571"/>
      <w:r w:rsidRPr="00D14360">
        <w:rPr>
          <w:color w:val="000000"/>
          <w:rPrChange w:id="5051" w:author="Russell Ott" w:date="2022-05-16T11:47:00Z">
            <w:rPr>
              <w:rFonts w:ascii="Calibri" w:hAnsi="Calibri"/>
              <w:color w:val="000000"/>
            </w:rPr>
          </w:rPrChange>
        </w:rPr>
        <w:t xml:space="preserve">Every CDA </w:t>
      </w:r>
      <w:r w:rsidRPr="00D14360">
        <w:rPr>
          <w:color w:val="000000"/>
          <w:rPrChange w:id="5052" w:author="Russell Ott" w:date="2022-05-16T11:47:00Z">
            <w:rPr>
              <w:rFonts w:ascii="Calibri" w:hAnsi="Calibri"/>
              <w:color w:val="000000"/>
            </w:rPr>
          </w:rPrChange>
        </w:rPr>
        <w:t>document has exactly one custodian. The custodian represents the organization who i</w:t>
      </w:r>
      <w:r w:rsidR="00F8349F" w:rsidRPr="00D14360">
        <w:rPr>
          <w:color w:val="000000"/>
          <w:rPrChange w:id="5053" w:author="Russell Ott" w:date="2022-05-16T11:47:00Z">
            <w:rPr>
              <w:rFonts w:ascii="Calibri" w:hAnsi="Calibri"/>
              <w:color w:val="000000"/>
            </w:rPr>
          </w:rPrChange>
        </w:rPr>
        <w:t>s</w:t>
      </w:r>
      <w:r w:rsidRPr="00D14360">
        <w:rPr>
          <w:color w:val="000000"/>
          <w:rPrChange w:id="5054" w:author="Russell Ott" w:date="2022-05-16T11:47:00Z">
            <w:rPr>
              <w:rFonts w:ascii="Calibri" w:hAnsi="Calibri"/>
              <w:color w:val="000000"/>
            </w:rPr>
          </w:rPrChange>
        </w:rPr>
        <w:t xml:space="preserve"> </w:t>
      </w:r>
      <w:r w:rsidR="003D5288" w:rsidRPr="00D14360">
        <w:rPr>
          <w:color w:val="000000"/>
          <w:rPrChange w:id="5055" w:author="Russell Ott" w:date="2022-05-16T11:47:00Z">
            <w:rPr>
              <w:rFonts w:ascii="Calibri" w:hAnsi="Calibri"/>
              <w:color w:val="000000"/>
            </w:rPr>
          </w:rPrChange>
        </w:rPr>
        <w:t xml:space="preserve">in </w:t>
      </w:r>
      <w:r w:rsidRPr="00D14360">
        <w:rPr>
          <w:color w:val="000000"/>
          <w:rPrChange w:id="5056" w:author="Russell Ott" w:date="2022-05-16T11:47:00Z">
            <w:rPr>
              <w:rFonts w:ascii="Calibri" w:hAnsi="Calibri"/>
              <w:color w:val="000000"/>
            </w:rPr>
          </w:rPrChange>
        </w:rPr>
        <w:t>charge of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F10C7C">
      <w:pPr>
        <w:pStyle w:val="Heading3"/>
      </w:pPr>
      <w:bookmarkStart w:id="5057" w:name="_Care_Team_Members"/>
      <w:bookmarkStart w:id="5058" w:name="_Toc11391241"/>
      <w:bookmarkStart w:id="5059" w:name="_Ref21896240"/>
      <w:bookmarkStart w:id="5060" w:name="_Ref21896245"/>
      <w:bookmarkStart w:id="5061" w:name="_Toc103262639"/>
      <w:bookmarkStart w:id="5062" w:name="_Toc22823384"/>
      <w:bookmarkEnd w:id="5057"/>
      <w:r w:rsidRPr="00C64922">
        <w:t>Care Team Members</w:t>
      </w:r>
      <w:bookmarkEnd w:id="5048"/>
      <w:bookmarkEnd w:id="5049"/>
      <w:bookmarkEnd w:id="5050"/>
      <w:bookmarkEnd w:id="5058"/>
      <w:bookmarkEnd w:id="5059"/>
      <w:bookmarkEnd w:id="5060"/>
      <w:bookmarkEnd w:id="5061"/>
      <w:bookmarkEnd w:id="5062"/>
    </w:p>
    <w:p w14:paraId="3EC6962E"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063" w:author="Russell Ott" w:date="2022-05-16T11:47:00Z">
            <w:rPr>
              <w:rFonts w:ascii="Calibri" w:hAnsi="Calibri"/>
              <w:color w:val="000000"/>
            </w:rPr>
          </w:rPrChange>
        </w:rPr>
      </w:pPr>
      <w:r w:rsidRPr="00D14360">
        <w:rPr>
          <w:color w:val="000000"/>
          <w:rPrChange w:id="5064" w:author="Russell Ott" w:date="2022-05-16T11:47:00Z">
            <w:rPr>
              <w:rFonts w:ascii="Calibri" w:hAnsi="Calibri"/>
              <w:color w:val="000000"/>
            </w:rPr>
          </w:rPrChange>
        </w:rPr>
        <w:t xml:space="preserve">Recommendations for care team </w:t>
      </w:r>
      <w:r w:rsidR="00AF33C2" w:rsidRPr="00D14360">
        <w:rPr>
          <w:color w:val="000000"/>
          <w:rPrChange w:id="5065" w:author="Russell Ott" w:date="2022-05-16T11:47:00Z">
            <w:rPr>
              <w:rFonts w:ascii="Calibri" w:hAnsi="Calibri"/>
              <w:color w:val="000000"/>
            </w:rPr>
          </w:rPrChange>
        </w:rPr>
        <w:t xml:space="preserve">member </w:t>
      </w:r>
      <w:r w:rsidRPr="00D14360">
        <w:rPr>
          <w:color w:val="000000"/>
          <w:rPrChange w:id="5066" w:author="Russell Ott" w:date="2022-05-16T11:47:00Z">
            <w:rPr>
              <w:rFonts w:ascii="Calibri" w:hAnsi="Calibri"/>
              <w:color w:val="000000"/>
            </w:rPr>
          </w:rPrChange>
        </w:rPr>
        <w:t xml:space="preserve">representation </w:t>
      </w:r>
      <w:r w:rsidR="00AF33C2" w:rsidRPr="00D14360">
        <w:rPr>
          <w:color w:val="000000"/>
          <w:rPrChange w:id="5067" w:author="Russell Ott" w:date="2022-05-16T11:47:00Z">
            <w:rPr>
              <w:rFonts w:ascii="Calibri" w:hAnsi="Calibri"/>
              <w:color w:val="000000"/>
            </w:rPr>
          </w:rPrChange>
        </w:rPr>
        <w:t xml:space="preserve">in the header of documents </w:t>
      </w:r>
      <w:r w:rsidRPr="00D14360">
        <w:rPr>
          <w:color w:val="000000"/>
          <w:rPrChange w:id="5068" w:author="Russell Ott" w:date="2022-05-16T11:47:00Z">
            <w:rPr>
              <w:rFonts w:ascii="Calibri" w:hAnsi="Calibri"/>
              <w:color w:val="000000"/>
            </w:rPr>
          </w:rPrChange>
        </w:rPr>
        <w:t>are included below</w:t>
      </w:r>
      <w:r w:rsidR="00AF33C2" w:rsidRPr="00D14360">
        <w:rPr>
          <w:color w:val="000000"/>
          <w:rPrChange w:id="5069" w:author="Russell Ott" w:date="2022-05-16T11:47:00Z">
            <w:rPr>
              <w:rFonts w:ascii="Calibri" w:hAnsi="Calibri"/>
              <w:color w:val="000000"/>
            </w:rPr>
          </w:rPrChange>
        </w:rPr>
        <w:t xml:space="preserve">. This </w:t>
      </w:r>
      <w:r w:rsidRPr="00D14360">
        <w:rPr>
          <w:color w:val="000000"/>
          <w:rPrChange w:id="5070" w:author="Russell Ott" w:date="2022-05-16T11:47:00Z">
            <w:rPr>
              <w:rFonts w:ascii="Calibri" w:hAnsi="Calibri"/>
              <w:color w:val="000000"/>
            </w:rPr>
          </w:rPrChange>
        </w:rPr>
        <w:t xml:space="preserve">guidance </w:t>
      </w:r>
      <w:r w:rsidR="00AF33C2" w:rsidRPr="00D14360">
        <w:rPr>
          <w:color w:val="000000"/>
          <w:rPrChange w:id="5071" w:author="Russell Ott" w:date="2022-05-16T11:47:00Z">
            <w:rPr>
              <w:rFonts w:ascii="Calibri" w:hAnsi="Calibri"/>
              <w:color w:val="000000"/>
            </w:rPr>
          </w:rPrChange>
        </w:rPr>
        <w:t>aims to explain</w:t>
      </w:r>
      <w:r w:rsidRPr="00D14360">
        <w:rPr>
          <w:color w:val="000000"/>
          <w:rPrChange w:id="5072" w:author="Russell Ott" w:date="2022-05-16T11:47:00Z">
            <w:rPr>
              <w:rFonts w:ascii="Calibri" w:hAnsi="Calibri"/>
              <w:color w:val="000000"/>
            </w:rPr>
          </w:rPrChange>
        </w:rPr>
        <w:t xml:space="preserve"> the options </w:t>
      </w:r>
      <w:r w:rsidR="00AF33C2" w:rsidRPr="00D14360">
        <w:rPr>
          <w:color w:val="000000"/>
          <w:rPrChange w:id="5073" w:author="Russell Ott" w:date="2022-05-16T11:47:00Z">
            <w:rPr>
              <w:rFonts w:ascii="Calibri" w:hAnsi="Calibri"/>
              <w:color w:val="000000"/>
            </w:rPr>
          </w:rPrChange>
        </w:rPr>
        <w:t xml:space="preserve">available </w:t>
      </w:r>
      <w:r w:rsidRPr="00D14360">
        <w:rPr>
          <w:color w:val="000000"/>
          <w:rPrChange w:id="5074" w:author="Russell Ott" w:date="2022-05-16T11:47:00Z">
            <w:rPr>
              <w:rFonts w:ascii="Calibri" w:hAnsi="Calibri"/>
              <w:color w:val="000000"/>
            </w:rPr>
          </w:rPrChange>
        </w:rPr>
        <w:t>for representation of care team members</w:t>
      </w:r>
      <w:r w:rsidR="00AF33C2" w:rsidRPr="00D14360">
        <w:rPr>
          <w:color w:val="000000"/>
          <w:rPrChange w:id="5075" w:author="Russell Ott" w:date="2022-05-16T11:47:00Z">
            <w:rPr>
              <w:rFonts w:ascii="Calibri" w:hAnsi="Calibri"/>
              <w:color w:val="000000"/>
            </w:rPr>
          </w:rPrChange>
        </w:rPr>
        <w:t xml:space="preserve"> and clarify which care team members belong in the available header structures</w:t>
      </w:r>
      <w:r w:rsidRPr="00D14360">
        <w:rPr>
          <w:color w:val="000000"/>
          <w:rPrChange w:id="5076" w:author="Russell Ott" w:date="2022-05-16T11:47:00Z">
            <w:rPr>
              <w:rFonts w:ascii="Calibri" w:hAnsi="Calibri"/>
              <w:color w:val="000000"/>
            </w:rPr>
          </w:rPrChange>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ascii="Times New Roman" w:eastAsia="Times New Roman" w:hAnsi="Times New Roman"/>
          <w:color w:val="000000"/>
          <w:sz w:val="24"/>
          <w:szCs w:val="24"/>
          <w:rPrChange w:id="5077" w:author="Russell Ott" w:date="2022-05-16T11:47:00Z">
            <w:rPr>
              <w:rFonts w:ascii="Calibri" w:hAnsi="Calibri"/>
              <w:color w:val="000000"/>
            </w:rPr>
          </w:rPrChange>
        </w:rPr>
      </w:pPr>
      <w:r w:rsidRPr="003A3D50">
        <w:rPr>
          <w:color w:val="000000"/>
          <w:rPrChange w:id="5078" w:author="Russell Ott" w:date="2022-05-16T11:47:00Z">
            <w:rPr>
              <w:rFonts w:ascii="Calibri" w:hAnsi="Calibri"/>
              <w:color w:val="000000"/>
            </w:rPr>
          </w:rPrChange>
        </w:rPr>
        <w:t>This guide also includ</w:t>
      </w:r>
      <w:r w:rsidRPr="003A3D50">
        <w:rPr>
          <w:color w:val="000000"/>
          <w:rPrChange w:id="5079" w:author="Russell Ott" w:date="2022-05-16T11:47:00Z">
            <w:rPr>
              <w:rFonts w:ascii="Calibri" w:hAnsi="Calibri"/>
              <w:color w:val="000000"/>
            </w:rPr>
          </w:rPrChange>
        </w:rPr>
        <w:t>es representation of care team members in a care team section template with structured entries. The care team section documents care team members involved in support of care provision and coordination for the patient. Business rules are used to determine w</w:t>
      </w:r>
      <w:r w:rsidRPr="003A3D50">
        <w:rPr>
          <w:color w:val="000000"/>
          <w:rPrChange w:id="5080" w:author="Russell Ott" w:date="2022-05-16T11:47:00Z">
            <w:rPr>
              <w:rFonts w:ascii="Calibri" w:hAnsi="Calibri"/>
              <w:color w:val="000000"/>
            </w:rPr>
          </w:rPrChange>
        </w:rPr>
        <w:t xml:space="preserve">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color w:val="000000"/>
          <w:rPrChange w:id="5081" w:author="Russell Ott" w:date="2022-05-16T11:47:00Z">
            <w:rPr>
              <w:rFonts w:ascii="Calibri" w:hAnsi="Calibri"/>
              <w:color w:val="000000"/>
            </w:rPr>
          </w:rPrChange>
        </w:rPr>
      </w:pPr>
    </w:p>
    <w:p w14:paraId="01D8EE49" w14:textId="4442351D" w:rsidR="00630186" w:rsidRPr="003A3D50" w:rsidRDefault="00630186" w:rsidP="00630186">
      <w:pPr>
        <w:rPr>
          <w:rFonts w:ascii="Times New Roman" w:eastAsia="Times New Roman" w:hAnsi="Times New Roman"/>
          <w:color w:val="000000"/>
          <w:sz w:val="24"/>
          <w:szCs w:val="24"/>
          <w:rPrChange w:id="5082" w:author="Russell Ott" w:date="2022-05-16T11:47:00Z">
            <w:rPr>
              <w:rFonts w:ascii="Calibri" w:hAnsi="Calibri"/>
              <w:color w:val="000000"/>
            </w:rPr>
          </w:rPrChange>
        </w:rPr>
      </w:pPr>
      <w:r w:rsidRPr="003A3D50">
        <w:rPr>
          <w:b/>
          <w:color w:val="000000"/>
          <w:rPrChange w:id="5083" w:author="Russell Ott" w:date="2022-05-16T11:47:00Z">
            <w:rPr>
              <w:rFonts w:ascii="Calibri" w:hAnsi="Calibri"/>
              <w:b/>
              <w:color w:val="000000"/>
            </w:rPr>
          </w:rPrChange>
        </w:rPr>
        <w:t>Reference:</w:t>
      </w:r>
      <w:r w:rsidRPr="003A3D50">
        <w:rPr>
          <w:color w:val="000000"/>
          <w:rPrChange w:id="5084" w:author="Russell Ott" w:date="2022-05-16T11:47:00Z">
            <w:rPr>
              <w:rFonts w:ascii="Calibri" w:hAnsi="Calibri"/>
              <w:color w:val="000000"/>
            </w:rPr>
          </w:rPrChange>
        </w:rPr>
        <w:t xml:space="preserve"> </w:t>
      </w:r>
      <w:r w:rsidR="00203749" w:rsidRPr="007770C6">
        <w:rPr>
          <w:color w:val="0000FF"/>
          <w:u w:val="single"/>
          <w:rPrChange w:id="5085" w:author="Russell Ott" w:date="2022-05-16T11:47:00Z">
            <w:rPr>
              <w:rFonts w:ascii="Calibri" w:hAnsi="Calibri"/>
              <w:color w:val="000000"/>
            </w:rPr>
          </w:rPrChange>
        </w:rPr>
        <w:fldChar w:fldCharType="begin"/>
      </w:r>
      <w:r w:rsidR="00203749" w:rsidRPr="007770C6">
        <w:rPr>
          <w:color w:val="0000FF"/>
          <w:u w:val="single"/>
          <w:rPrChange w:id="5086" w:author="Russell Ott" w:date="2022-05-16T11:47:00Z">
            <w:rPr>
              <w:rFonts w:ascii="Calibri" w:hAnsi="Calibri"/>
              <w:color w:val="000000"/>
            </w:rPr>
          </w:rPrChange>
        </w:rPr>
        <w:instrText xml:space="preserve"> REF _Ref21897390 \r \h  \* MERGEFORMAT </w:instrText>
      </w:r>
      <w:r w:rsidR="00203749" w:rsidRPr="007770C6">
        <w:rPr>
          <w:color w:val="0000FF"/>
          <w:u w:val="single"/>
          <w:rPrChange w:id="5087" w:author="Russell Ott" w:date="2022-05-16T11:47:00Z">
            <w:rPr>
              <w:rFonts w:ascii="Calibri" w:hAnsi="Calibri"/>
              <w:color w:val="000000"/>
            </w:rPr>
          </w:rPrChange>
        </w:rPr>
      </w:r>
      <w:r w:rsidR="00203749" w:rsidRPr="007770C6">
        <w:rPr>
          <w:color w:val="0000FF"/>
          <w:u w:val="single"/>
          <w:rPrChange w:id="5088" w:author="Russell Ott" w:date="2022-05-16T11:47:00Z">
            <w:rPr>
              <w:rFonts w:ascii="Calibri" w:hAnsi="Calibri"/>
              <w:color w:val="000000"/>
            </w:rPr>
          </w:rPrChange>
        </w:rPr>
        <w:fldChar w:fldCharType="separate"/>
      </w:r>
      <w:r w:rsidR="00F10C7C">
        <w:rPr>
          <w:color w:val="0000FF"/>
          <w:u w:val="single"/>
          <w:rPrChange w:id="5089" w:author="Russell Ott" w:date="2022-05-16T11:47:00Z">
            <w:rPr>
              <w:rFonts w:ascii="Calibri" w:hAnsi="Calibri"/>
              <w:color w:val="000000"/>
            </w:rPr>
          </w:rPrChange>
        </w:rPr>
        <w:t>5.2.3</w:t>
      </w:r>
      <w:r w:rsidR="00203749" w:rsidRPr="007770C6">
        <w:rPr>
          <w:color w:val="0000FF"/>
          <w:u w:val="single"/>
          <w:rPrChange w:id="5090" w:author="Russell Ott" w:date="2022-05-16T11:47:00Z">
            <w:rPr>
              <w:rFonts w:ascii="Calibri" w:hAnsi="Calibri"/>
              <w:color w:val="000000"/>
            </w:rPr>
          </w:rPrChange>
        </w:rPr>
        <w:fldChar w:fldCharType="end"/>
      </w:r>
      <w:r w:rsidR="00203749" w:rsidRPr="007770C6">
        <w:rPr>
          <w:color w:val="0000FF"/>
          <w:u w:val="single"/>
          <w:rPrChange w:id="5091" w:author="Russell Ott" w:date="2022-05-16T11:47:00Z">
            <w:rPr>
              <w:rFonts w:ascii="Calibri" w:hAnsi="Calibri"/>
              <w:color w:val="000000"/>
            </w:rPr>
          </w:rPrChange>
        </w:rPr>
        <w:t xml:space="preserve"> </w:t>
      </w:r>
      <w:r w:rsidR="00203749" w:rsidRPr="007770C6">
        <w:rPr>
          <w:color w:val="0000FF"/>
          <w:u w:val="single"/>
          <w:rPrChange w:id="5092" w:author="Russell Ott" w:date="2022-05-16T11:47:00Z">
            <w:rPr>
              <w:rFonts w:ascii="Calibri" w:hAnsi="Calibri"/>
              <w:color w:val="000000"/>
            </w:rPr>
          </w:rPrChange>
        </w:rPr>
        <w:fldChar w:fldCharType="begin"/>
      </w:r>
      <w:r w:rsidR="00203749" w:rsidRPr="007770C6">
        <w:rPr>
          <w:color w:val="0000FF"/>
          <w:u w:val="single"/>
          <w:rPrChange w:id="5093" w:author="Russell Ott" w:date="2022-05-16T11:47:00Z">
            <w:rPr>
              <w:rFonts w:ascii="Calibri" w:hAnsi="Calibri"/>
              <w:color w:val="000000"/>
            </w:rPr>
          </w:rPrChange>
        </w:rPr>
        <w:instrText xml:space="preserve"> REF _Ref21897400 \h  \* MERGEFORMAT </w:instrText>
      </w:r>
      <w:r w:rsidR="00203749" w:rsidRPr="007770C6">
        <w:rPr>
          <w:color w:val="0000FF"/>
          <w:u w:val="single"/>
          <w:rPrChange w:id="5094" w:author="Russell Ott" w:date="2022-05-16T11:47:00Z">
            <w:rPr>
              <w:rFonts w:ascii="Calibri" w:hAnsi="Calibri"/>
              <w:color w:val="000000"/>
            </w:rPr>
          </w:rPrChange>
        </w:rPr>
      </w:r>
      <w:r w:rsidR="00203749" w:rsidRPr="007770C6">
        <w:rPr>
          <w:color w:val="0000FF"/>
          <w:u w:val="single"/>
          <w:rPrChange w:id="5095" w:author="Russell Ott" w:date="2022-05-16T11:47:00Z">
            <w:rPr>
              <w:rFonts w:ascii="Calibri" w:hAnsi="Calibri"/>
              <w:color w:val="000000"/>
            </w:rPr>
          </w:rPrChange>
        </w:rPr>
        <w:fldChar w:fldCharType="separate"/>
      </w:r>
      <w:r w:rsidR="00F10C7C" w:rsidRPr="00F10C7C">
        <w:rPr>
          <w:color w:val="0000FF"/>
          <w:u w:val="single"/>
          <w:rPrChange w:id="5096" w:author="Russell Ott" w:date="2022-05-16T11:47:00Z">
            <w:rPr>
              <w:rFonts w:ascii="Calibri" w:hAnsi="Calibri"/>
            </w:rPr>
          </w:rPrChange>
        </w:rPr>
        <w:t>Care Team</w:t>
      </w:r>
      <w:r w:rsidR="00203749" w:rsidRPr="007770C6">
        <w:rPr>
          <w:color w:val="0000FF"/>
          <w:u w:val="single"/>
          <w:rPrChange w:id="5097" w:author="Russell Ott" w:date="2022-05-16T11:47:00Z">
            <w:rPr>
              <w:rFonts w:ascii="Calibri" w:hAnsi="Calibri"/>
              <w:color w:val="000000"/>
            </w:rPr>
          </w:rPrChang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098" w:author="Russell Ott" w:date="2022-05-16T11:47:00Z">
            <w:rPr>
              <w:rFonts w:ascii="Calibri" w:hAnsi="Calibri"/>
              <w:color w:val="000000"/>
            </w:rPr>
          </w:rPrChange>
        </w:rPr>
      </w:pPr>
      <w:r w:rsidRPr="00D14360">
        <w:rPr>
          <w:color w:val="000000"/>
          <w:rPrChange w:id="5099" w:author="Russell Ott" w:date="2022-05-16T11:47:00Z">
            <w:rPr>
              <w:rFonts w:ascii="Calibri" w:hAnsi="Calibri"/>
              <w:color w:val="000000"/>
            </w:rPr>
          </w:rPrChange>
        </w:rPr>
        <w:t>Because of the variability of how care team members are represented in the he</w:t>
      </w:r>
      <w:r w:rsidRPr="00D14360">
        <w:rPr>
          <w:color w:val="000000"/>
          <w:rPrChange w:id="5100" w:author="Russell Ott" w:date="2022-05-16T11:47:00Z">
            <w:rPr>
              <w:rFonts w:ascii="Calibri" w:hAnsi="Calibri"/>
              <w:color w:val="000000"/>
            </w:rPr>
          </w:rPrChange>
        </w:rPr>
        <w:t>ader, and because there is a lack of normative guidance on which header items must be rendered, it is recommended that receiving systems should render ALL the participants in the header, rather than only rendering participants of a particular type. The CDA</w:t>
      </w:r>
      <w:r w:rsidRPr="00D14360">
        <w:rPr>
          <w:color w:val="000000"/>
          <w:rPrChange w:id="5101" w:author="Russell Ott" w:date="2022-05-16T11:47:00Z">
            <w:rPr>
              <w:rFonts w:ascii="Calibri" w:hAnsi="Calibri"/>
              <w:color w:val="000000"/>
            </w:rPr>
          </w:rPrChange>
        </w:rPr>
        <w:t xml:space="preserve"> R2.1 Stylesheet support</w:t>
      </w:r>
      <w:r w:rsidR="006A785F" w:rsidRPr="00D14360">
        <w:rPr>
          <w:color w:val="000000"/>
          <w:rPrChange w:id="5102" w:author="Russell Ott" w:date="2022-05-16T11:47:00Z">
            <w:rPr>
              <w:rFonts w:ascii="Calibri" w:hAnsi="Calibri"/>
              <w:color w:val="000000"/>
            </w:rPr>
          </w:rPrChange>
        </w:rPr>
        <w:t>s</w:t>
      </w:r>
      <w:r w:rsidRPr="00D14360">
        <w:rPr>
          <w:color w:val="000000"/>
          <w:rPrChange w:id="5103" w:author="Russell Ott" w:date="2022-05-16T11:47:00Z">
            <w:rPr>
              <w:rFonts w:ascii="Calibri" w:hAnsi="Calibri"/>
              <w:color w:val="000000"/>
            </w:rPr>
          </w:rPrChange>
        </w:rPr>
        <w:t xml:space="preserve"> complete participant rendering</w:t>
      </w:r>
      <w:r w:rsidR="009B30E1" w:rsidRPr="00D14360">
        <w:rPr>
          <w:color w:val="000000"/>
          <w:rPrChange w:id="5104" w:author="Russell Ott" w:date="2022-05-16T11:47:00Z">
            <w:rPr>
              <w:rFonts w:ascii="Calibri" w:hAnsi="Calibri"/>
              <w:color w:val="000000"/>
            </w:rPr>
          </w:rPrChange>
        </w:rPr>
        <w:t>.</w:t>
      </w:r>
      <w:r w:rsidRPr="00D14360">
        <w:rPr>
          <w:rStyle w:val="FootnoteReference"/>
          <w:color w:val="000000"/>
          <w:rPrChange w:id="5105" w:author="Russell Ott" w:date="2022-05-16T11:47:00Z">
            <w:rPr>
              <w:rStyle w:val="FootnoteReference"/>
              <w:rFonts w:ascii="Calibri" w:hAnsi="Calibri"/>
              <w:color w:val="000000"/>
            </w:rPr>
          </w:rPrChange>
        </w:rPr>
        <w:footnoteReference w:id="72"/>
      </w:r>
      <w:r w:rsidRPr="00D14360">
        <w:rPr>
          <w:color w:val="000000"/>
          <w:rPrChange w:id="5106" w:author="Russell Ott" w:date="2022-05-16T11:47:00Z">
            <w:rPr>
              <w:rFonts w:ascii="Calibri" w:hAnsi="Calibri"/>
              <w:color w:val="000000"/>
            </w:rPr>
          </w:rPrChange>
        </w:rPr>
        <w:t xml:space="preserve"> </w:t>
      </w:r>
    </w:p>
    <w:p w14:paraId="65EFAFA0"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07" w:author="Russell Ott" w:date="2022-05-16T11:47:00Z">
            <w:rPr>
              <w:rFonts w:ascii="Calibri" w:hAnsi="Calibri"/>
              <w:color w:val="000000"/>
            </w:rPr>
          </w:rPrChange>
        </w:rPr>
      </w:pPr>
      <w:r w:rsidRPr="00D14360">
        <w:rPr>
          <w:color w:val="000000"/>
          <w:rPrChange w:id="5108" w:author="Russell Ott" w:date="2022-05-16T11:47:00Z">
            <w:rPr>
              <w:rFonts w:ascii="Calibri" w:hAnsi="Calibri"/>
              <w:color w:val="000000"/>
            </w:rPr>
          </w:rPrChange>
        </w:rPr>
        <w:t>The term “care team member” encompasses any participant in the care of a patient. A patient’s care team may include individuals providing support to the patient, such as family members or caregiv</w:t>
      </w:r>
      <w:r w:rsidRPr="00D14360">
        <w:rPr>
          <w:color w:val="000000"/>
          <w:rPrChange w:id="5109" w:author="Russell Ott" w:date="2022-05-16T11:47:00Z">
            <w:rPr>
              <w:rFonts w:ascii="Calibri" w:hAnsi="Calibri"/>
              <w:color w:val="000000"/>
            </w:rPr>
          </w:rPrChange>
        </w:rPr>
        <w:t>ers, as well as physician providers and non-physician providers, including nurses, social workers, behavioral health specialists, community-based providers, technicians, and assistants. In fact, a patient may have more than one care team.  Different care t</w:t>
      </w:r>
      <w:r w:rsidRPr="00D14360">
        <w:rPr>
          <w:color w:val="000000"/>
          <w:rPrChange w:id="5110" w:author="Russell Ott" w:date="2022-05-16T11:47:00Z">
            <w:rPr>
              <w:rFonts w:ascii="Calibri" w:hAnsi="Calibri"/>
              <w:color w:val="000000"/>
            </w:rPr>
          </w:rPrChange>
        </w:rPr>
        <w:t>eams exist for different purposes and at different times.</w:t>
      </w:r>
    </w:p>
    <w:p w14:paraId="373189A8"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11" w:author="Russell Ott" w:date="2022-05-16T11:47:00Z">
            <w:rPr>
              <w:rFonts w:ascii="Calibri" w:hAnsi="Calibri"/>
              <w:color w:val="000000"/>
            </w:rPr>
          </w:rPrChange>
        </w:rPr>
      </w:pPr>
      <w:r w:rsidRPr="00D14360">
        <w:rPr>
          <w:color w:val="000000"/>
          <w:rPrChange w:id="5112" w:author="Russell Ott" w:date="2022-05-16T11:47:00Z">
            <w:rPr>
              <w:rFonts w:ascii="Calibri" w:hAnsi="Calibri"/>
              <w:color w:val="000000"/>
            </w:rPr>
          </w:rPrChange>
        </w:rPr>
        <w:t>When exchanging information about a care team member, it is recommended to capture the name, identification number, and contact information, along with codes to indicate the type of provider and the</w:t>
      </w:r>
      <w:r w:rsidRPr="00D14360">
        <w:rPr>
          <w:color w:val="000000"/>
          <w:rPrChange w:id="5113" w:author="Russell Ott" w:date="2022-05-16T11:47:00Z">
            <w:rPr>
              <w:rFonts w:ascii="Calibri" w:hAnsi="Calibri"/>
              <w:color w:val="000000"/>
            </w:rPr>
          </w:rPrChange>
        </w:rPr>
        <w:t xml:space="preserv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14" w:author="Russell Ott" w:date="2022-05-16T11:47:00Z">
            <w:rPr>
              <w:rFonts w:ascii="Calibri" w:hAnsi="Calibri"/>
              <w:color w:val="000000"/>
            </w:rPr>
          </w:rPrChange>
        </w:rPr>
      </w:pPr>
      <w:r w:rsidRPr="00D14360">
        <w:rPr>
          <w:color w:val="000000"/>
          <w:rPrChange w:id="5115" w:author="Russell Ott" w:date="2022-05-16T11:47:00Z">
            <w:rPr>
              <w:rFonts w:ascii="Calibri" w:hAnsi="Calibri"/>
              <w:color w:val="000000"/>
            </w:rPr>
          </w:rPrChange>
        </w:rPr>
        <w:t>Within CDA, care team members are represented as p</w:t>
      </w:r>
      <w:r w:rsidRPr="00D14360">
        <w:rPr>
          <w:color w:val="000000"/>
          <w:rPrChange w:id="5116" w:author="Russell Ott" w:date="2022-05-16T11:47:00Z">
            <w:rPr>
              <w:rFonts w:ascii="Calibri" w:hAnsi="Calibri"/>
              <w:color w:val="000000"/>
            </w:rPr>
          </w:rPrChange>
        </w:rPr>
        <w:t>articipants in elements of the document header and may be associated with the patient (i.e. guardian), the clinical encounter, and/or service event(s) detailed in the document, and the document itself. Applicable header elements for documenting care team m</w:t>
      </w:r>
      <w:r w:rsidRPr="00D14360">
        <w:rPr>
          <w:color w:val="000000"/>
          <w:rPrChange w:id="5117" w:author="Russell Ott" w:date="2022-05-16T11:47:00Z">
            <w:rPr>
              <w:rFonts w:ascii="Calibri" w:hAnsi="Calibri"/>
              <w:color w:val="000000"/>
            </w:rPr>
          </w:rPrChange>
        </w:rPr>
        <w:t xml:space="preserve">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b/>
                <w:color w:val="FFFFFF"/>
                <w:rPrChange w:id="5118" w:author="Russell Ott" w:date="2022-05-16T11:47:00Z">
                  <w:rPr>
                    <w:b/>
                    <w:color w:val="FFFFFF"/>
                  </w:rPr>
                </w:rPrChange>
              </w:rPr>
            </w:pPr>
            <w:r w:rsidRPr="00D14360">
              <w:rPr>
                <w:b/>
                <w:color w:val="FFFFFF"/>
                <w:rPrChange w:id="5119" w:author="Russell Ott" w:date="2022-05-16T11:47:00Z">
                  <w:rPr>
                    <w:b/>
                    <w:color w:val="FFFFFF"/>
                  </w:rPr>
                </w:rPrChange>
              </w:rPr>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b/>
                <w:color w:val="FFFFFF"/>
                <w:rPrChange w:id="5120" w:author="Russell Ott" w:date="2022-05-16T11:47:00Z">
                  <w:rPr>
                    <w:b/>
                    <w:color w:val="FFFFFF"/>
                  </w:rPr>
                </w:rPrChange>
              </w:rPr>
            </w:pPr>
            <w:r w:rsidRPr="00D14360">
              <w:rPr>
                <w:b/>
                <w:color w:val="FFFFFF"/>
                <w:rPrChange w:id="5121" w:author="Russell Ott" w:date="2022-05-16T11:47:00Z">
                  <w:rPr>
                    <w:b/>
                    <w:color w:val="FFFFFF"/>
                  </w:rPr>
                </w:rPrChange>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b/>
                <w:rPrChange w:id="5122" w:author="Russell Ott" w:date="2022-05-16T11:47:00Z">
                  <w:rPr>
                    <w:b/>
                  </w:rPr>
                </w:rPrChange>
              </w:rPr>
            </w:pPr>
            <w:r w:rsidRPr="00D14360">
              <w:rPr>
                <w:b/>
                <w:rPrChange w:id="5123" w:author="Russell Ott" w:date="2022-05-16T11:47:00Z">
                  <w:rPr>
                    <w:b/>
                  </w:rPr>
                </w:rPrChange>
              </w:rPr>
              <w:t>documentationOf/</w:t>
            </w:r>
          </w:p>
          <w:p w14:paraId="5E9D2A2F" w14:textId="77777777" w:rsidR="00510672" w:rsidRPr="00D14360" w:rsidRDefault="00510672" w:rsidP="00D14360">
            <w:pPr>
              <w:pStyle w:val="NormalWeb"/>
              <w:keepNext/>
              <w:keepLines/>
              <w:spacing w:before="0" w:beforeAutospacing="0" w:after="0" w:afterAutospacing="0"/>
              <w:rPr>
                <w:b/>
                <w:rPrChange w:id="5124" w:author="Russell Ott" w:date="2022-05-16T11:47:00Z">
                  <w:rPr>
                    <w:b/>
                  </w:rPr>
                </w:rPrChange>
              </w:rPr>
            </w:pPr>
            <w:r w:rsidRPr="00D14360">
              <w:rPr>
                <w:b/>
                <w:rPrChange w:id="5125" w:author="Russell Ott" w:date="2022-05-16T11:47:00Z">
                  <w:rPr>
                    <w:b/>
                  </w:rPr>
                </w:rPrChange>
              </w:rPr>
              <w:t xml:space="preserve">serviceEvent/ </w:t>
            </w:r>
          </w:p>
          <w:p w14:paraId="4E683034" w14:textId="77777777" w:rsidR="00510672" w:rsidRPr="00D14360" w:rsidRDefault="00510672" w:rsidP="00D14360">
            <w:pPr>
              <w:pStyle w:val="NormalWeb"/>
              <w:keepNext/>
              <w:keepLines/>
              <w:spacing w:before="0" w:beforeAutospacing="0" w:after="0" w:afterAutospacing="0"/>
              <w:rPr>
                <w:b/>
                <w:rPrChange w:id="5126" w:author="Russell Ott" w:date="2022-05-16T11:47:00Z">
                  <w:rPr>
                    <w:b/>
                  </w:rPr>
                </w:rPrChange>
              </w:rPr>
            </w:pPr>
            <w:r w:rsidRPr="00D14360">
              <w:rPr>
                <w:b/>
                <w:rPrChange w:id="5127" w:author="Russell Ott" w:date="2022-05-16T11:47:00Z">
                  <w:rPr>
                    <w:b/>
                  </w:rPr>
                </w:rPrChange>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rPrChange w:id="5128" w:author="Russell Ott" w:date="2022-05-16T11:47:00Z">
                  <w:rPr>
                    <w:rFonts w:ascii="Calibri Light" w:hAnsi="Calibri Light"/>
                  </w:rPr>
                </w:rPrChange>
              </w:rPr>
            </w:pPr>
            <w:r w:rsidRPr="00D14360">
              <w:rPr>
                <w:rFonts w:ascii="Calibri Light" w:hAnsi="Calibri Light"/>
                <w:rPrChange w:id="5129" w:author="Russell Ott" w:date="2022-05-16T11:47:00Z">
                  <w:rPr>
                    <w:rFonts w:ascii="Calibri Light" w:hAnsi="Calibri Light"/>
                  </w:rPr>
                </w:rPrChange>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rPrChange w:id="5130" w:author="Russell Ott" w:date="2022-05-16T11:47:00Z">
                  <w:rPr>
                    <w:rFonts w:ascii="Calibri Light" w:hAnsi="Calibri Light"/>
                  </w:rPr>
                </w:rPrChange>
              </w:rPr>
            </w:pPr>
            <w:r w:rsidRPr="00D14360">
              <w:rPr>
                <w:rFonts w:ascii="Calibri Light" w:hAnsi="Calibri Light"/>
                <w:rPrChange w:id="5131" w:author="Russell Ott" w:date="2022-05-16T11:47:00Z">
                  <w:rPr>
                    <w:rFonts w:ascii="Calibri Light" w:hAnsi="Calibri Light"/>
                  </w:rPr>
                </w:rPrChange>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b/>
                <w:rPrChange w:id="5132" w:author="Russell Ott" w:date="2022-05-16T11:47:00Z">
                  <w:rPr>
                    <w:b/>
                  </w:rPr>
                </w:rPrChange>
              </w:rPr>
            </w:pPr>
            <w:r w:rsidRPr="00D14360">
              <w:rPr>
                <w:b/>
                <w:rPrChange w:id="5133" w:author="Russell Ott" w:date="2022-05-16T11:47:00Z">
                  <w:rPr>
                    <w:b/>
                  </w:rPr>
                </w:rPrChange>
              </w:rPr>
              <w:t>encompassingEncounter/</w:t>
            </w:r>
          </w:p>
          <w:p w14:paraId="5EF03C09" w14:textId="77777777" w:rsidR="00510672" w:rsidRPr="00D14360" w:rsidRDefault="00510672" w:rsidP="00D14360">
            <w:pPr>
              <w:pStyle w:val="NormalWeb"/>
              <w:keepNext/>
              <w:keepLines/>
              <w:spacing w:before="0" w:beforeAutospacing="0" w:after="0" w:afterAutospacing="0"/>
              <w:rPr>
                <w:b/>
                <w:rPrChange w:id="5134" w:author="Russell Ott" w:date="2022-05-16T11:47:00Z">
                  <w:rPr>
                    <w:b/>
                  </w:rPr>
                </w:rPrChange>
              </w:rPr>
            </w:pPr>
            <w:r w:rsidRPr="00D14360">
              <w:rPr>
                <w:b/>
                <w:rPrChange w:id="5135" w:author="Russell Ott" w:date="2022-05-16T11:47:00Z">
                  <w:rPr>
                    <w:b/>
                  </w:rPr>
                </w:rPrChange>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rPrChange w:id="5136" w:author="Russell Ott" w:date="2022-05-16T11:47:00Z">
                  <w:rPr>
                    <w:rFonts w:ascii="Calibri Light" w:hAnsi="Calibri Light"/>
                  </w:rPr>
                </w:rPrChange>
              </w:rPr>
            </w:pPr>
            <w:r w:rsidRPr="00D14360">
              <w:rPr>
                <w:rFonts w:ascii="Calibri Light" w:hAnsi="Calibri Light"/>
                <w:rPrChange w:id="5137" w:author="Russell Ott" w:date="2022-05-16T11:47:00Z">
                  <w:rPr>
                    <w:rFonts w:ascii="Calibri Light" w:hAnsi="Calibri Light"/>
                  </w:rPr>
                </w:rPrChange>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rPrChange w:id="5138" w:author="Russell Ott" w:date="2022-05-16T11:47:00Z">
                  <w:rPr>
                    <w:rFonts w:ascii="Calibri Light" w:hAnsi="Calibri Light"/>
                  </w:rPr>
                </w:rPrChange>
              </w:rPr>
            </w:pPr>
            <w:r w:rsidRPr="00D14360">
              <w:rPr>
                <w:rFonts w:ascii="Calibri Light" w:hAnsi="Calibri Light"/>
                <w:rPrChange w:id="5139" w:author="Russell Ott" w:date="2022-05-16T11:47:00Z">
                  <w:rPr>
                    <w:rFonts w:ascii="Calibri Light" w:hAnsi="Calibri Light"/>
                  </w:rPr>
                </w:rPrChange>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b/>
                <w:rPrChange w:id="5140" w:author="Russell Ott" w:date="2022-05-16T11:47:00Z">
                  <w:rPr>
                    <w:b/>
                  </w:rPr>
                </w:rPrChange>
              </w:rPr>
            </w:pPr>
            <w:r w:rsidRPr="00D14360">
              <w:rPr>
                <w:b/>
                <w:rPrChange w:id="5141" w:author="Russell Ott" w:date="2022-05-16T11:47:00Z">
                  <w:rPr>
                    <w:b/>
                  </w:rPr>
                </w:rPrChange>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rPrChange w:id="5142" w:author="Russell Ott" w:date="2022-05-16T11:47:00Z">
                  <w:rPr>
                    <w:rFonts w:ascii="Calibri Light" w:hAnsi="Calibri Light"/>
                  </w:rPr>
                </w:rPrChange>
              </w:rPr>
            </w:pPr>
            <w:r w:rsidRPr="00D14360">
              <w:rPr>
                <w:rFonts w:ascii="Calibri Light" w:hAnsi="Calibri Light"/>
                <w:rPrChange w:id="5143" w:author="Russell Ott" w:date="2022-05-16T11:47:00Z">
                  <w:rPr>
                    <w:rFonts w:ascii="Calibri Light" w:hAnsi="Calibri Light"/>
                  </w:rPr>
                </w:rPrChange>
              </w:rPr>
              <w:t xml:space="preserve">The patient, his or herself, is considered a member of the </w:t>
            </w:r>
            <w:r w:rsidR="00890FBD" w:rsidRPr="00D14360">
              <w:rPr>
                <w:rFonts w:ascii="Calibri Light" w:hAnsi="Calibri Light"/>
                <w:rPrChange w:id="5144" w:author="Russell Ott" w:date="2022-05-16T11:47:00Z">
                  <w:rPr>
                    <w:rFonts w:ascii="Calibri Light" w:hAnsi="Calibri Light"/>
                  </w:rPr>
                </w:rPrChange>
              </w:rPr>
              <w:t>C</w:t>
            </w:r>
            <w:r w:rsidRPr="00D14360">
              <w:rPr>
                <w:rFonts w:ascii="Calibri Light" w:hAnsi="Calibri Light"/>
                <w:rPrChange w:id="5145" w:author="Russell Ott" w:date="2022-05-16T11:47:00Z">
                  <w:rPr>
                    <w:rFonts w:ascii="Calibri Light" w:hAnsi="Calibri Light"/>
                  </w:rPr>
                </w:rPrChange>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b/>
                <w:rPrChange w:id="5146" w:author="Russell Ott" w:date="2022-05-16T11:47:00Z">
                  <w:rPr>
                    <w:b/>
                  </w:rPr>
                </w:rPrChange>
              </w:rPr>
            </w:pPr>
            <w:r w:rsidRPr="00D14360">
              <w:rPr>
                <w:b/>
                <w:rPrChange w:id="5147" w:author="Russell Ott" w:date="2022-05-16T11:47:00Z">
                  <w:rPr>
                    <w:b/>
                  </w:rPr>
                </w:rPrChange>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rPrChange w:id="5148" w:author="Russell Ott" w:date="2022-05-16T11:47:00Z">
                  <w:rPr>
                    <w:rFonts w:ascii="Calibri Light" w:hAnsi="Calibri Light"/>
                  </w:rPr>
                </w:rPrChange>
              </w:rPr>
            </w:pPr>
            <w:r w:rsidRPr="00D14360">
              <w:rPr>
                <w:rFonts w:ascii="Calibri Light" w:hAnsi="Calibri Light"/>
                <w:rPrChange w:id="5149" w:author="Russell Ott" w:date="2022-05-16T11:47:00Z">
                  <w:rPr>
                    <w:rFonts w:ascii="Calibri Light" w:hAnsi="Calibri Light"/>
                  </w:rPr>
                </w:rPrChange>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rPrChange w:id="5150" w:author="Russell Ott" w:date="2022-05-16T11:47:00Z">
                  <w:rPr>
                    <w:rFonts w:ascii="Calibri Light" w:hAnsi="Calibri Light"/>
                  </w:rPr>
                </w:rPrChange>
              </w:rPr>
            </w:pPr>
            <w:r w:rsidRPr="00D14360">
              <w:rPr>
                <w:rFonts w:ascii="Calibri Light" w:hAnsi="Calibri Light"/>
                <w:rPrChange w:id="5151" w:author="Russell Ott" w:date="2022-05-16T11:47:00Z">
                  <w:rPr>
                    <w:rFonts w:ascii="Calibri Light" w:hAnsi="Calibri Light"/>
                  </w:rPr>
                </w:rPrChange>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b/>
                <w:rPrChange w:id="5152" w:author="Russell Ott" w:date="2022-05-16T11:47:00Z">
                  <w:rPr>
                    <w:b/>
                  </w:rPr>
                </w:rPrChange>
              </w:rPr>
            </w:pPr>
            <w:r w:rsidRPr="00D14360">
              <w:rPr>
                <w:b/>
                <w:rPrChange w:id="5153" w:author="Russell Ott" w:date="2022-05-16T11:47:00Z">
                  <w:rPr>
                    <w:b/>
                  </w:rPr>
                </w:rPrChange>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rPrChange w:id="5154" w:author="Russell Ott" w:date="2022-05-16T11:47:00Z">
                  <w:rPr>
                    <w:rFonts w:ascii="Calibri Light" w:hAnsi="Calibri Light"/>
                  </w:rPr>
                </w:rPrChange>
              </w:rPr>
            </w:pPr>
            <w:r w:rsidRPr="00D14360">
              <w:rPr>
                <w:rFonts w:ascii="Calibri Light" w:hAnsi="Calibri Light"/>
                <w:rPrChange w:id="5155" w:author="Russell Ott" w:date="2022-05-16T11:47:00Z">
                  <w:rPr>
                    <w:rFonts w:ascii="Calibri Light" w:hAnsi="Calibri Light"/>
                  </w:rPr>
                </w:rPrChange>
              </w:rPr>
              <w:t>The steward of the document is likely a</w:t>
            </w:r>
            <w:r w:rsidR="006A785F" w:rsidRPr="00D14360">
              <w:rPr>
                <w:rFonts w:ascii="Calibri Light" w:hAnsi="Calibri Light"/>
                <w:rPrChange w:id="5156" w:author="Russell Ott" w:date="2022-05-16T11:47:00Z">
                  <w:rPr>
                    <w:rFonts w:ascii="Calibri Light" w:hAnsi="Calibri Light"/>
                  </w:rPr>
                </w:rPrChange>
              </w:rPr>
              <w:t>n</w:t>
            </w:r>
            <w:r w:rsidRPr="00D14360">
              <w:rPr>
                <w:rFonts w:ascii="Calibri Light" w:hAnsi="Calibri Light"/>
                <w:rPrChange w:id="5157" w:author="Russell Ott" w:date="2022-05-16T11:47:00Z">
                  <w:rPr>
                    <w:rFonts w:ascii="Calibri Light" w:hAnsi="Calibri Light"/>
                  </w:rPr>
                </w:rPrChange>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rPrChange w:id="5158" w:author="Russell Ott" w:date="2022-05-16T11:47:00Z">
                  <w:rPr>
                    <w:rFonts w:ascii="Calibri Light" w:hAnsi="Calibri Light"/>
                  </w:rPr>
                </w:rPrChange>
              </w:rPr>
            </w:pPr>
            <w:r w:rsidRPr="00D14360">
              <w:rPr>
                <w:rFonts w:ascii="Calibri Light" w:hAnsi="Calibri Light"/>
                <w:rPrChange w:id="5159" w:author="Russell Ott" w:date="2022-05-16T11:47:00Z">
                  <w:rPr>
                    <w:rFonts w:ascii="Calibri Light" w:hAnsi="Calibri Light"/>
                  </w:rPr>
                </w:rPrChange>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b/>
                <w:rPrChange w:id="5160" w:author="Russell Ott" w:date="2022-05-16T11:47:00Z">
                  <w:rPr>
                    <w:b/>
                  </w:rPr>
                </w:rPrChange>
              </w:rPr>
            </w:pPr>
            <w:r w:rsidRPr="00D14360">
              <w:rPr>
                <w:b/>
                <w:rPrChange w:id="5161" w:author="Russell Ott" w:date="2022-05-16T11:47:00Z">
                  <w:rPr>
                    <w:b/>
                  </w:rPr>
                </w:rPrChange>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rPrChange w:id="5162" w:author="Russell Ott" w:date="2022-05-16T11:47:00Z">
                  <w:rPr>
                    <w:rFonts w:ascii="Calibri Light" w:hAnsi="Calibri Light"/>
                  </w:rPr>
                </w:rPrChange>
              </w:rPr>
            </w:pPr>
            <w:r w:rsidRPr="00D14360">
              <w:rPr>
                <w:rFonts w:ascii="Calibri Light" w:hAnsi="Calibri Light"/>
                <w:rPrChange w:id="5163" w:author="Russell Ott" w:date="2022-05-16T11:47:00Z">
                  <w:rPr>
                    <w:rFonts w:ascii="Calibri Light" w:hAnsi="Calibri Light"/>
                  </w:rPr>
                </w:rPrChange>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rPrChange w:id="5164" w:author="Russell Ott" w:date="2022-05-16T11:47:00Z">
                  <w:rPr>
                    <w:rFonts w:ascii="Calibri Light" w:hAnsi="Calibri Light"/>
                  </w:rPr>
                </w:rPrChange>
              </w:rPr>
            </w:pPr>
            <w:r w:rsidRPr="00D14360">
              <w:rPr>
                <w:rFonts w:ascii="Calibri Light" w:hAnsi="Calibri Light"/>
                <w:rPrChange w:id="5165" w:author="Russell Ott" w:date="2022-05-16T11:47:00Z">
                  <w:rPr>
                    <w:rFonts w:ascii="Calibri Light" w:hAnsi="Calibri Light"/>
                  </w:rPr>
                </w:rPrChange>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b/>
                <w:rPrChange w:id="5166" w:author="Russell Ott" w:date="2022-05-16T11:47:00Z">
                  <w:rPr>
                    <w:b/>
                  </w:rPr>
                </w:rPrChange>
              </w:rPr>
            </w:pPr>
            <w:r w:rsidRPr="00D14360">
              <w:rPr>
                <w:b/>
                <w:rPrChange w:id="5167" w:author="Russell Ott" w:date="2022-05-16T11:47:00Z">
                  <w:rPr>
                    <w:b/>
                  </w:rPr>
                </w:rPrChange>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rPrChange w:id="5168" w:author="Russell Ott" w:date="2022-05-16T11:47:00Z">
                  <w:rPr>
                    <w:rFonts w:ascii="Calibri Light" w:hAnsi="Calibri Light"/>
                  </w:rPr>
                </w:rPrChange>
              </w:rPr>
            </w:pPr>
            <w:r w:rsidRPr="00D14360">
              <w:rPr>
                <w:rFonts w:ascii="Calibri Light" w:hAnsi="Calibri Light"/>
                <w:rPrChange w:id="5169" w:author="Russell Ott" w:date="2022-05-16T11:47:00Z">
                  <w:rPr>
                    <w:rFonts w:ascii="Calibri Light" w:hAnsi="Calibri Light"/>
                  </w:rPr>
                </w:rPrChange>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rPrChange w:id="5170" w:author="Russell Ott" w:date="2022-05-16T11:47:00Z">
                  <w:rPr>
                    <w:rFonts w:ascii="Calibri Light" w:hAnsi="Calibri Light"/>
                  </w:rPr>
                </w:rPrChange>
              </w:rPr>
            </w:pPr>
            <w:r w:rsidRPr="00D14360">
              <w:rPr>
                <w:rFonts w:ascii="Calibri Light" w:hAnsi="Calibri Light"/>
                <w:rPrChange w:id="5171" w:author="Russell Ott" w:date="2022-05-16T11:47:00Z">
                  <w:rPr>
                    <w:rFonts w:ascii="Calibri Light" w:hAnsi="Calibri Light"/>
                  </w:rPr>
                </w:rPrChange>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b/>
                <w:rPrChange w:id="5172" w:author="Russell Ott" w:date="2022-05-16T11:47:00Z">
                  <w:rPr>
                    <w:b/>
                  </w:rPr>
                </w:rPrChange>
              </w:rPr>
            </w:pPr>
            <w:r w:rsidRPr="00D14360">
              <w:rPr>
                <w:b/>
                <w:rPrChange w:id="5173" w:author="Russell Ott" w:date="2022-05-16T11:47:00Z">
                  <w:rPr>
                    <w:b/>
                  </w:rPr>
                </w:rPrChange>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rPrChange w:id="5174" w:author="Russell Ott" w:date="2022-05-16T11:47:00Z">
                  <w:rPr>
                    <w:rFonts w:ascii="Calibri Light" w:hAnsi="Calibri Light"/>
                  </w:rPr>
                </w:rPrChange>
              </w:rPr>
            </w:pPr>
            <w:r w:rsidRPr="00D14360">
              <w:rPr>
                <w:rFonts w:ascii="Calibri Light" w:hAnsi="Calibri Light"/>
                <w:rPrChange w:id="5175" w:author="Russell Ott" w:date="2022-05-16T11:47:00Z">
                  <w:rPr>
                    <w:rFonts w:ascii="Calibri Light" w:hAnsi="Calibri Light"/>
                  </w:rPr>
                </w:rPrChange>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rPrChange w:id="5176" w:author="Russell Ott" w:date="2022-05-16T11:47:00Z">
                  <w:rPr>
                    <w:rFonts w:ascii="Calibri Light" w:hAnsi="Calibri Light"/>
                  </w:rPr>
                </w:rPrChange>
              </w:rPr>
            </w:pPr>
            <w:r w:rsidRPr="00D14360">
              <w:rPr>
                <w:rFonts w:ascii="Calibri Light" w:hAnsi="Calibri Light"/>
                <w:rPrChange w:id="5177" w:author="Russell Ott" w:date="2022-05-16T11:47:00Z">
                  <w:rPr>
                    <w:rFonts w:ascii="Calibri Light" w:hAnsi="Calibri Light"/>
                  </w:rPr>
                </w:rPrChange>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b/>
                <w:rPrChange w:id="5178" w:author="Russell Ott" w:date="2022-05-16T11:47:00Z">
                  <w:rPr>
                    <w:b/>
                  </w:rPr>
                </w:rPrChange>
              </w:rPr>
            </w:pPr>
            <w:r w:rsidRPr="00D14360">
              <w:rPr>
                <w:b/>
                <w:rPrChange w:id="5179" w:author="Russell Ott" w:date="2022-05-16T11:47:00Z">
                  <w:rPr>
                    <w:b/>
                  </w:rPr>
                </w:rPrChange>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rPrChange w:id="5180" w:author="Russell Ott" w:date="2022-05-16T11:47:00Z">
                  <w:rPr>
                    <w:rFonts w:ascii="Calibri Light" w:hAnsi="Calibri Light"/>
                  </w:rPr>
                </w:rPrChange>
              </w:rPr>
            </w:pPr>
            <w:r w:rsidRPr="00D14360">
              <w:rPr>
                <w:rFonts w:ascii="Calibri Light" w:hAnsi="Calibri Light"/>
                <w:rPrChange w:id="5181" w:author="Russell Ott" w:date="2022-05-16T11:47:00Z">
                  <w:rPr>
                    <w:rFonts w:ascii="Calibri Light" w:hAnsi="Calibri Light"/>
                  </w:rPr>
                </w:rPrChange>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rPrChange w:id="5182" w:author="Russell Ott" w:date="2022-05-16T11:47:00Z">
                  <w:rPr>
                    <w:rFonts w:ascii="Calibri Light" w:hAnsi="Calibri Light"/>
                  </w:rPr>
                </w:rPrChange>
              </w:rPr>
            </w:pPr>
            <w:r w:rsidRPr="00D14360">
              <w:rPr>
                <w:rFonts w:ascii="Calibri Light" w:hAnsi="Calibri Light"/>
                <w:rPrChange w:id="5183" w:author="Russell Ott" w:date="2022-05-16T11:47:00Z">
                  <w:rPr>
                    <w:rFonts w:ascii="Calibri Light" w:hAnsi="Calibri Light"/>
                  </w:rPr>
                </w:rPrChange>
              </w:rPr>
              <w:t xml:space="preserve">Examples: Caregiver, family member, emergency contact </w:t>
            </w:r>
          </w:p>
        </w:tc>
      </w:tr>
    </w:tbl>
    <w:p w14:paraId="22212FE8" w14:textId="44AE1B4C" w:rsidR="00E35258" w:rsidRPr="00D14360" w:rsidRDefault="00E35258" w:rsidP="00C65E25">
      <w:pPr>
        <w:pStyle w:val="Caption"/>
        <w:ind w:firstLine="90"/>
        <w:rPr>
          <w:color w:val="000000"/>
          <w:rPrChange w:id="5184" w:author="Russell Ott" w:date="2022-05-16T11:47:00Z">
            <w:rPr>
              <w:color w:val="000000"/>
            </w:rPr>
          </w:rPrChange>
        </w:rPr>
      </w:pPr>
      <w:bookmarkStart w:id="5185" w:name="_Toc103262879"/>
      <w:bookmarkStart w:id="5186" w:name="_Toc21926993"/>
      <w:r>
        <w:t xml:space="preserve">Table </w:t>
      </w:r>
      <w:r w:rsidR="00132A94">
        <w:fldChar w:fldCharType="begin"/>
      </w:r>
      <w:r w:rsidR="00132A94">
        <w:instrText xml:space="preserve"> SEQ Table \* ARABIC </w:instrText>
      </w:r>
      <w:r w:rsidR="00132A94">
        <w:fldChar w:fldCharType="separate"/>
      </w:r>
      <w:r w:rsidR="00F10C7C">
        <w:rPr>
          <w:noProof/>
        </w:rPr>
        <w:t>12</w:t>
      </w:r>
      <w:r w:rsidR="00132A94">
        <w:rPr>
          <w:noProof/>
        </w:rPr>
        <w:fldChar w:fldCharType="end"/>
      </w:r>
      <w:r>
        <w:t>: Header Elements for Care Team Members</w:t>
      </w:r>
      <w:bookmarkEnd w:id="5185"/>
      <w:bookmarkEnd w:id="5186"/>
    </w:p>
    <w:p w14:paraId="1FB8753D" w14:textId="7AA53DF0" w:rsidR="00E86E64" w:rsidRDefault="00A10C4D" w:rsidP="00B505D2">
      <w:pPr>
        <w:autoSpaceDE w:val="0"/>
        <w:autoSpaceDN w:val="0"/>
        <w:adjustRightInd w:val="0"/>
        <w:spacing w:after="120"/>
        <w:rPr>
          <w:rFonts w:ascii="Times New Roman" w:eastAsia="Times New Roman" w:hAnsi="Times New Roman"/>
          <w:color w:val="000000"/>
          <w:sz w:val="24"/>
          <w:szCs w:val="24"/>
          <w:rPrChange w:id="5187" w:author="Russell Ott" w:date="2022-05-16T11:47:00Z">
            <w:rPr>
              <w:rFonts w:ascii="Calibri" w:hAnsi="Calibri"/>
              <w:color w:val="000000"/>
            </w:rPr>
          </w:rPrChange>
        </w:rPr>
      </w:pPr>
      <w:r w:rsidRPr="00D14360">
        <w:rPr>
          <w:color w:val="000000"/>
          <w:rPrChange w:id="5188" w:author="Russell Ott" w:date="2022-05-16T11:47:00Z">
            <w:rPr>
              <w:rFonts w:ascii="Calibri" w:hAnsi="Calibri"/>
              <w:color w:val="000000"/>
            </w:rPr>
          </w:rPrChange>
        </w:rPr>
        <w:t xml:space="preserve">In the header of an Encounter Summary, a care team member may be </w:t>
      </w:r>
      <w:r w:rsidR="00A3258D">
        <w:rPr>
          <w:color w:val="000000"/>
          <w:rPrChange w:id="5189" w:author="Russell Ott" w:date="2022-05-16T11:47:00Z">
            <w:rPr>
              <w:rFonts w:ascii="Calibri" w:hAnsi="Calibri"/>
              <w:color w:val="000000"/>
            </w:rPr>
          </w:rPrChange>
        </w:rPr>
        <w:t xml:space="preserve">documented as </w:t>
      </w:r>
      <w:r w:rsidRPr="00D14360">
        <w:rPr>
          <w:color w:val="000000"/>
          <w:rPrChange w:id="5190" w:author="Russell Ott" w:date="2022-05-16T11:47:00Z">
            <w:rPr>
              <w:rFonts w:ascii="Calibri" w:hAnsi="Calibri"/>
              <w:color w:val="000000"/>
            </w:rPr>
          </w:rPrChange>
        </w:rPr>
        <w:t>fulfilling more than one responsibility. For example, a consulting physician who sees a patient in a clinical encounter may be</w:t>
      </w:r>
      <w:r w:rsidR="00E86E64">
        <w:rPr>
          <w:color w:val="000000"/>
          <w:rPrChange w:id="5191" w:author="Russell Ott" w:date="2022-05-16T11:47:00Z">
            <w:rPr>
              <w:rFonts w:ascii="Calibri" w:hAnsi="Calibri"/>
              <w:color w:val="000000"/>
            </w:rPr>
          </w:rPrChange>
        </w:rPr>
        <w:t>:</w:t>
      </w:r>
    </w:p>
    <w:p w14:paraId="22E6671C" w14:textId="07F53236" w:rsidR="00A3258D" w:rsidRDefault="00E86E64" w:rsidP="00A3258D">
      <w:pPr>
        <w:autoSpaceDE w:val="0"/>
        <w:autoSpaceDN w:val="0"/>
        <w:adjustRightInd w:val="0"/>
        <w:spacing w:after="120"/>
        <w:ind w:left="720"/>
        <w:rPr>
          <w:rFonts w:ascii="Times New Roman" w:eastAsia="Times New Roman" w:hAnsi="Times New Roman"/>
          <w:color w:val="000000"/>
          <w:sz w:val="24"/>
          <w:szCs w:val="24"/>
          <w:rPrChange w:id="5192" w:author="Russell Ott" w:date="2022-05-16T11:47:00Z">
            <w:rPr>
              <w:rFonts w:ascii="Calibri" w:hAnsi="Calibri"/>
              <w:color w:val="000000"/>
            </w:rPr>
          </w:rPrChange>
        </w:rPr>
      </w:pPr>
      <w:r>
        <w:rPr>
          <w:color w:val="000000"/>
          <w:rPrChange w:id="5193" w:author="Russell Ott" w:date="2022-05-16T11:47:00Z">
            <w:rPr>
              <w:rFonts w:ascii="Calibri" w:hAnsi="Calibri"/>
              <w:color w:val="000000"/>
            </w:rPr>
          </w:rPrChange>
        </w:rPr>
        <w:t xml:space="preserve">1. </w:t>
      </w:r>
      <w:r w:rsidR="00A10C4D" w:rsidRPr="00D14360">
        <w:rPr>
          <w:color w:val="000000"/>
          <w:rPrChange w:id="5194" w:author="Russell Ott" w:date="2022-05-16T11:47:00Z">
            <w:rPr>
              <w:rFonts w:ascii="Calibri" w:hAnsi="Calibri"/>
              <w:color w:val="000000"/>
            </w:rPr>
          </w:rPrChange>
        </w:rPr>
        <w:t xml:space="preserve"> </w:t>
      </w:r>
      <w:r w:rsidR="00A3258D">
        <w:rPr>
          <w:color w:val="000000"/>
          <w:rPrChange w:id="5195" w:author="Russell Ott" w:date="2022-05-16T11:47:00Z">
            <w:rPr>
              <w:rFonts w:ascii="Calibri" w:hAnsi="Calibri"/>
              <w:color w:val="000000"/>
            </w:rPr>
          </w:rPrChange>
        </w:rPr>
        <w:t xml:space="preserve">the </w:t>
      </w:r>
      <w:r w:rsidR="00A3258D" w:rsidRPr="00D14360">
        <w:rPr>
          <w:color w:val="000000"/>
          <w:rPrChange w:id="5196" w:author="Russell Ott" w:date="2022-05-16T11:47:00Z">
            <w:rPr>
              <w:rFonts w:ascii="Calibri" w:hAnsi="Calibri"/>
              <w:color w:val="000000"/>
            </w:rPr>
          </w:rPrChange>
        </w:rPr>
        <w:t xml:space="preserve">author </w:t>
      </w:r>
      <w:r w:rsidR="00A3258D">
        <w:rPr>
          <w:color w:val="000000"/>
          <w:rPrChange w:id="5197" w:author="Russell Ott" w:date="2022-05-16T11:47:00Z">
            <w:rPr>
              <w:rFonts w:ascii="Calibri" w:hAnsi="Calibri"/>
              <w:color w:val="000000"/>
            </w:rPr>
          </w:rPrChange>
        </w:rPr>
        <w:t>of the</w:t>
      </w:r>
      <w:r w:rsidR="00A3258D" w:rsidRPr="00D14360">
        <w:rPr>
          <w:color w:val="000000"/>
          <w:rPrChange w:id="5198" w:author="Russell Ott" w:date="2022-05-16T11:47:00Z">
            <w:rPr>
              <w:rFonts w:ascii="Calibri" w:hAnsi="Calibri"/>
              <w:color w:val="000000"/>
            </w:rPr>
          </w:rPrChange>
        </w:rPr>
        <w:t xml:space="preserve"> Consultation Note</w:t>
      </w:r>
      <w:r w:rsidR="00A3258D">
        <w:rPr>
          <w:color w:val="000000"/>
          <w:rPrChange w:id="5199" w:author="Russell Ott" w:date="2022-05-16T11:47:00Z">
            <w:rPr>
              <w:rFonts w:ascii="Calibri" w:hAnsi="Calibri"/>
              <w:color w:val="000000"/>
            </w:rPr>
          </w:rPrChange>
        </w:rPr>
        <w:t>,</w:t>
      </w:r>
      <w:r w:rsidR="00A3258D" w:rsidRPr="00D14360">
        <w:rPr>
          <w:color w:val="000000"/>
          <w:rPrChange w:id="5200" w:author="Russell Ott" w:date="2022-05-16T11:47:00Z">
            <w:rPr>
              <w:rFonts w:ascii="Calibri" w:hAnsi="Calibri"/>
              <w:color w:val="000000"/>
            </w:rPr>
          </w:rPrChange>
        </w:rPr>
        <w:t xml:space="preserve"> </w:t>
      </w:r>
    </w:p>
    <w:p w14:paraId="1148710E" w14:textId="159CFC55" w:rsidR="00E86E64" w:rsidRDefault="00E86E64" w:rsidP="003B0179">
      <w:pPr>
        <w:autoSpaceDE w:val="0"/>
        <w:autoSpaceDN w:val="0"/>
        <w:adjustRightInd w:val="0"/>
        <w:spacing w:after="120"/>
        <w:ind w:left="720"/>
        <w:rPr>
          <w:rFonts w:ascii="Times New Roman" w:eastAsia="Times New Roman" w:hAnsi="Times New Roman"/>
          <w:color w:val="000000"/>
          <w:sz w:val="24"/>
          <w:szCs w:val="24"/>
          <w:rPrChange w:id="5201" w:author="Russell Ott" w:date="2022-05-16T11:47:00Z">
            <w:rPr>
              <w:rFonts w:ascii="Calibri" w:hAnsi="Calibri"/>
              <w:color w:val="000000"/>
            </w:rPr>
          </w:rPrChange>
        </w:rPr>
      </w:pPr>
      <w:r>
        <w:rPr>
          <w:color w:val="000000"/>
          <w:rPrChange w:id="5202" w:author="Russell Ott" w:date="2022-05-16T11:47:00Z">
            <w:rPr>
              <w:rFonts w:ascii="Calibri" w:hAnsi="Calibri"/>
              <w:color w:val="000000"/>
            </w:rPr>
          </w:rPrChange>
        </w:rPr>
        <w:t>2.</w:t>
      </w:r>
      <w:r w:rsidR="00A3258D" w:rsidRPr="00A3258D">
        <w:rPr>
          <w:color w:val="000000"/>
          <w:rPrChange w:id="5203" w:author="Russell Ott" w:date="2022-05-16T11:47:00Z">
            <w:rPr>
              <w:rFonts w:ascii="Calibri" w:hAnsi="Calibri"/>
              <w:color w:val="000000"/>
            </w:rPr>
          </w:rPrChange>
        </w:rPr>
        <w:t xml:space="preserve"> </w:t>
      </w:r>
      <w:r w:rsidR="00A3258D" w:rsidRPr="00D14360">
        <w:rPr>
          <w:color w:val="000000"/>
          <w:rPrChange w:id="5204" w:author="Russell Ott" w:date="2022-05-16T11:47:00Z">
            <w:rPr>
              <w:rFonts w:ascii="Calibri" w:hAnsi="Calibri"/>
              <w:color w:val="000000"/>
            </w:rPr>
          </w:rPrChange>
        </w:rPr>
        <w:t xml:space="preserve">the </w:t>
      </w:r>
      <w:r w:rsidR="00A3258D" w:rsidRPr="00D14360">
        <w:rPr>
          <w:color w:val="000000"/>
          <w:rPrChange w:id="5205" w:author="Russell Ott" w:date="2022-05-16T11:47:00Z">
            <w:rPr>
              <w:rFonts w:ascii="Calibri" w:hAnsi="Calibri"/>
              <w:color w:val="000000"/>
            </w:rPr>
          </w:rPrChange>
        </w:rPr>
        <w:t>responsible party for the Encounter</w:t>
      </w:r>
      <w:r w:rsidR="00A3258D">
        <w:rPr>
          <w:color w:val="000000"/>
          <w:rPrChange w:id="5206" w:author="Russell Ott" w:date="2022-05-16T11:47:00Z">
            <w:rPr>
              <w:rFonts w:ascii="Calibri" w:hAnsi="Calibri"/>
              <w:color w:val="000000"/>
            </w:rPr>
          </w:rPrChange>
        </w:rPr>
        <w:t xml:space="preserve"> </w:t>
      </w:r>
      <w:r w:rsidR="00A3258D" w:rsidRPr="00D14360">
        <w:rPr>
          <w:color w:val="000000"/>
          <w:rPrChange w:id="5207" w:author="Russell Ott" w:date="2022-05-16T11:47:00Z">
            <w:rPr>
              <w:rFonts w:ascii="Calibri" w:hAnsi="Calibri"/>
              <w:color w:val="000000"/>
            </w:rPr>
          </w:rPrChange>
        </w:rPr>
        <w:t>(rendering physician)</w:t>
      </w:r>
      <w:r w:rsidR="000B7B5A">
        <w:rPr>
          <w:color w:val="000000"/>
          <w:rPrChange w:id="5208" w:author="Russell Ott" w:date="2022-05-16T11:47:00Z">
            <w:rPr>
              <w:rFonts w:ascii="Calibri" w:hAnsi="Calibri"/>
              <w:color w:val="000000"/>
            </w:rPr>
          </w:rPrChange>
        </w:rPr>
        <w:t>,</w:t>
      </w:r>
      <w:r w:rsidR="00A3258D">
        <w:rPr>
          <w:color w:val="000000"/>
          <w:rPrChange w:id="5209" w:author="Russell Ott" w:date="2022-05-16T11:47:00Z">
            <w:rPr>
              <w:rFonts w:ascii="Calibri" w:hAnsi="Calibri"/>
              <w:color w:val="000000"/>
            </w:rPr>
          </w:rPrChange>
        </w:rPr>
        <w:t xml:space="preserve"> or</w:t>
      </w:r>
      <w:r w:rsidR="00A10C4D" w:rsidRPr="00D14360">
        <w:rPr>
          <w:color w:val="000000"/>
          <w:rPrChange w:id="5210" w:author="Russell Ott" w:date="2022-05-16T11:47:00Z">
            <w:rPr>
              <w:rFonts w:ascii="Calibri" w:hAnsi="Calibri"/>
              <w:color w:val="000000"/>
            </w:rPr>
          </w:rPrChange>
        </w:rPr>
        <w:t xml:space="preserve"> </w:t>
      </w:r>
    </w:p>
    <w:p w14:paraId="57CE1DFF" w14:textId="1D823282" w:rsidR="00E86E64" w:rsidRDefault="00E86E64" w:rsidP="003B0179">
      <w:pPr>
        <w:autoSpaceDE w:val="0"/>
        <w:autoSpaceDN w:val="0"/>
        <w:adjustRightInd w:val="0"/>
        <w:spacing w:after="120"/>
        <w:ind w:left="720"/>
        <w:rPr>
          <w:rFonts w:ascii="Times New Roman" w:eastAsia="Times New Roman" w:hAnsi="Times New Roman"/>
          <w:color w:val="000000"/>
          <w:sz w:val="24"/>
          <w:szCs w:val="24"/>
          <w:rPrChange w:id="5211" w:author="Russell Ott" w:date="2022-05-16T11:47:00Z">
            <w:rPr>
              <w:rFonts w:ascii="Calibri" w:hAnsi="Calibri"/>
              <w:color w:val="000000"/>
            </w:rPr>
          </w:rPrChange>
        </w:rPr>
      </w:pPr>
      <w:r>
        <w:rPr>
          <w:color w:val="000000"/>
          <w:rPrChange w:id="5212" w:author="Russell Ott" w:date="2022-05-16T11:47:00Z">
            <w:rPr>
              <w:rFonts w:ascii="Calibri" w:hAnsi="Calibri"/>
              <w:color w:val="000000"/>
            </w:rPr>
          </w:rPrChange>
        </w:rPr>
        <w:t xml:space="preserve">3. </w:t>
      </w:r>
      <w:r w:rsidR="000B7B5A">
        <w:rPr>
          <w:color w:val="000000"/>
          <w:rPrChange w:id="5213" w:author="Russell Ott" w:date="2022-05-16T11:47:00Z">
            <w:rPr>
              <w:rFonts w:ascii="Calibri" w:hAnsi="Calibri"/>
              <w:color w:val="000000"/>
            </w:rPr>
          </w:rPrChange>
        </w:rPr>
        <w:t xml:space="preserve">the </w:t>
      </w:r>
      <w:r w:rsidR="00A10C4D" w:rsidRPr="00D14360">
        <w:rPr>
          <w:color w:val="000000"/>
          <w:rPrChange w:id="5214" w:author="Russell Ott" w:date="2022-05-16T11:47:00Z">
            <w:rPr>
              <w:rFonts w:ascii="Calibri" w:hAnsi="Calibri"/>
              <w:color w:val="000000"/>
            </w:rPr>
          </w:rPrChange>
        </w:rPr>
        <w:t>authenticat</w:t>
      </w:r>
      <w:r>
        <w:rPr>
          <w:color w:val="000000"/>
          <w:rPrChange w:id="5215" w:author="Russell Ott" w:date="2022-05-16T11:47:00Z">
            <w:rPr>
              <w:rFonts w:ascii="Calibri" w:hAnsi="Calibri"/>
              <w:color w:val="000000"/>
            </w:rPr>
          </w:rPrChange>
        </w:rPr>
        <w:t>or</w:t>
      </w:r>
      <w:r w:rsidR="00A3258D">
        <w:rPr>
          <w:color w:val="000000"/>
          <w:rPrChange w:id="5216" w:author="Russell Ott" w:date="2022-05-16T11:47:00Z">
            <w:rPr>
              <w:rFonts w:ascii="Calibri" w:hAnsi="Calibri"/>
              <w:color w:val="000000"/>
            </w:rPr>
          </w:rPrChange>
        </w:rPr>
        <w:t xml:space="preserve"> (physician attesting to the human readable content in the document)</w:t>
      </w:r>
      <w:r w:rsidR="00A10C4D" w:rsidRPr="00D14360">
        <w:rPr>
          <w:color w:val="000000"/>
          <w:rPrChange w:id="5217" w:author="Russell Ott" w:date="2022-05-16T11:47:00Z">
            <w:rPr>
              <w:rFonts w:ascii="Calibri" w:hAnsi="Calibri"/>
              <w:color w:val="000000"/>
            </w:rPr>
          </w:rPrChange>
        </w:rPr>
        <w:t xml:space="preserve">. </w:t>
      </w:r>
    </w:p>
    <w:p w14:paraId="6E379E3C" w14:textId="7219834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218" w:author="Russell Ott" w:date="2022-05-16T11:47:00Z">
            <w:rPr>
              <w:rFonts w:ascii="Calibri" w:hAnsi="Calibri"/>
              <w:color w:val="000000"/>
            </w:rPr>
          </w:rPrChange>
        </w:rPr>
      </w:pPr>
      <w:r w:rsidRPr="00D14360">
        <w:rPr>
          <w:color w:val="000000"/>
          <w:rPrChange w:id="5219" w:author="Russell Ott" w:date="2022-05-16T11:47:00Z">
            <w:rPr>
              <w:rFonts w:ascii="Calibri" w:hAnsi="Calibri"/>
              <w:color w:val="000000"/>
            </w:rPr>
          </w:rPrChange>
        </w:rPr>
        <w:t>The physician also may be the person who legally authenticates the information contained in the docume</w:t>
      </w:r>
      <w:r w:rsidRPr="00D14360">
        <w:rPr>
          <w:color w:val="000000"/>
          <w:rPrChange w:id="5220" w:author="Russell Ott" w:date="2022-05-16T11:47:00Z">
            <w:rPr>
              <w:rFonts w:ascii="Calibri" w:hAnsi="Calibri"/>
              <w:color w:val="000000"/>
            </w:rPr>
          </w:rPrChange>
        </w:rPr>
        <w:t>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221" w:author="Russell Ott" w:date="2022-05-16T11:47:00Z">
            <w:rPr>
              <w:rFonts w:ascii="Calibri" w:hAnsi="Calibri"/>
              <w:color w:val="000000"/>
            </w:rPr>
          </w:rPrChange>
        </w:rPr>
      </w:pPr>
      <w:r w:rsidRPr="00D14360">
        <w:rPr>
          <w:color w:val="000000"/>
          <w:rPrChange w:id="5222" w:author="Russell Ott" w:date="2022-05-16T11:47:00Z">
            <w:rPr>
              <w:rFonts w:ascii="Calibri" w:hAnsi="Calibri"/>
              <w:color w:val="000000"/>
            </w:rPr>
          </w:rPrChange>
        </w:rPr>
        <w:t>In the header of a Patient Summary, it is most common to see care team members identifie</w:t>
      </w:r>
      <w:r w:rsidRPr="00D14360">
        <w:rPr>
          <w:color w:val="000000"/>
          <w:rPrChange w:id="5223" w:author="Russell Ott" w:date="2022-05-16T11:47:00Z">
            <w:rPr>
              <w:rFonts w:ascii="Calibri" w:hAnsi="Calibri"/>
              <w:color w:val="000000"/>
            </w:rPr>
          </w:rPrChange>
        </w:rPr>
        <w:t xml:space="preserve">d in the documentationOf/serviceEvent as performers who were involved in the provision of care for the patient during the range of time covered by the summary. Again, depending on the use case behind how the Patient Summary is generated, care team members </w:t>
      </w:r>
      <w:r w:rsidRPr="00D14360">
        <w:rPr>
          <w:color w:val="000000"/>
          <w:rPrChange w:id="5224" w:author="Russell Ott" w:date="2022-05-16T11:47:00Z">
            <w:rPr>
              <w:rFonts w:ascii="Calibri" w:hAnsi="Calibri"/>
              <w:color w:val="000000"/>
            </w:rPr>
          </w:rPrChange>
        </w:rPr>
        <w:t>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ascii="Times New Roman" w:eastAsia="Times New Roman" w:hAnsi="Times New Roman"/>
          <w:color w:val="000000"/>
          <w:sz w:val="24"/>
          <w:szCs w:val="24"/>
          <w:rPrChange w:id="5225" w:author="Russell Ott" w:date="2022-05-16T11:47:00Z">
            <w:rPr>
              <w:rFonts w:ascii="Calibri" w:hAnsi="Calibri"/>
              <w:color w:val="000000"/>
            </w:rPr>
          </w:rPrChange>
        </w:rPr>
      </w:pPr>
      <w:r w:rsidRPr="00D14360">
        <w:rPr>
          <w:color w:val="000000"/>
          <w:rPrChange w:id="5226" w:author="Russell Ott" w:date="2022-05-16T11:47:00Z">
            <w:rPr>
              <w:rFonts w:ascii="Calibri" w:hAnsi="Calibri"/>
              <w:color w:val="000000"/>
            </w:rPr>
          </w:rPrChange>
        </w:rPr>
        <w:t xml:space="preserve">Semantically, the actRelationships hold the key data elements for documenting Care Team members in the header.  These are the data elements that </w:t>
      </w:r>
      <w:r w:rsidRPr="00D14360">
        <w:rPr>
          <w:color w:val="000000"/>
          <w:rPrChange w:id="5227" w:author="Russell Ott" w:date="2022-05-16T11:47:00Z">
            <w:rPr>
              <w:rFonts w:ascii="Calibri" w:hAnsi="Calibri"/>
              <w:color w:val="000000"/>
            </w:rPr>
          </w:rPrChange>
        </w:rPr>
        <w:t>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6FB8940C" w:rsidR="00510672" w:rsidRPr="00C64922" w:rsidRDefault="00634398" w:rsidP="007770C6">
            <w:pPr>
              <w:pStyle w:val="BodyText"/>
              <w:ind w:left="-45"/>
              <w:rPr>
                <w:noProof/>
              </w:rPr>
              <w:pPrChange w:id="5228" w:author="Russell Ott" w:date="2022-05-16T11:47:00Z">
                <w:pPr>
                  <w:pStyle w:val="BodyText"/>
                  <w:ind w:left="540"/>
                </w:pPr>
              </w:pPrChange>
            </w:pPr>
            <w:del w:id="5229" w:author="Russell Ott" w:date="2022-05-16T11:47:00Z">
              <w:r>
                <w:rPr>
                  <w:noProof/>
                </w:rPr>
                <w:drawing>
                  <wp:anchor distT="0" distB="0" distL="114300" distR="114300" simplePos="0" relativeHeight="251832320" behindDoc="0" locked="0" layoutInCell="1" allowOverlap="1" wp14:anchorId="171484F3" wp14:editId="093D2A09">
                    <wp:simplePos x="0" y="0"/>
                    <wp:positionH relativeFrom="column">
                      <wp:posOffset>-29845</wp:posOffset>
                    </wp:positionH>
                    <wp:positionV relativeFrom="paragraph">
                      <wp:posOffset>31750</wp:posOffset>
                    </wp:positionV>
                    <wp:extent cx="323215" cy="323215"/>
                    <wp:effectExtent l="0" t="0" r="0" b="0"/>
                    <wp:wrapNone/>
                    <wp:docPr id="3193"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230" w:author="Russell Ott" w:date="2022-05-16T11:47:00Z">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Change w:id="5231" w:author="Russell Ott" w:date="2022-05-16T11:47:00Z">
                <w:pPr>
                  <w:pStyle w:val="BodyText"/>
                  <w:tabs>
                    <w:tab w:val="left" w:pos="306"/>
                  </w:tabs>
                  <w:ind w:left="36"/>
                </w:pPr>
              </w:pPrChange>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0A8240E3" w:rsidR="00510672" w:rsidRPr="00C64922" w:rsidRDefault="00634398" w:rsidP="007770C6">
            <w:pPr>
              <w:pStyle w:val="BodyText"/>
              <w:ind w:left="-45"/>
              <w:rPr>
                <w:noProof/>
              </w:rPr>
              <w:pPrChange w:id="5232" w:author="Russell Ott" w:date="2022-05-16T11:47:00Z">
                <w:pPr>
                  <w:pStyle w:val="BodyText"/>
                  <w:ind w:left="540"/>
                </w:pPr>
              </w:pPrChange>
            </w:pPr>
            <w:del w:id="5233" w:author="Russell Ott" w:date="2022-05-16T11:47:00Z">
              <w:r>
                <w:rPr>
                  <w:noProof/>
                </w:rPr>
                <w:drawing>
                  <wp:anchor distT="0" distB="0" distL="114300" distR="114300" simplePos="0" relativeHeight="251834368" behindDoc="0" locked="0" layoutInCell="1" allowOverlap="1" wp14:anchorId="41FFFEFC" wp14:editId="14E5DE12">
                    <wp:simplePos x="0" y="0"/>
                    <wp:positionH relativeFrom="column">
                      <wp:posOffset>-46990</wp:posOffset>
                    </wp:positionH>
                    <wp:positionV relativeFrom="paragraph">
                      <wp:posOffset>20320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9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234" w:author="Russell Ott" w:date="2022-05-16T11:47:00Z">
              <w:r>
                <w:rPr>
                  <w:noProof/>
                </w:rPr>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Change w:id="5235" w:author="Russell Ott" w:date="2022-05-16T11:47:00Z">
                <w:pPr>
                  <w:pStyle w:val="BodyText"/>
                  <w:tabs>
                    <w:tab w:val="left" w:pos="306"/>
                  </w:tabs>
                  <w:ind w:left="36"/>
                </w:pPr>
              </w:pPrChange>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518507D1" w:rsidR="00510672" w:rsidRPr="00C64922" w:rsidRDefault="00634398" w:rsidP="007770C6">
            <w:pPr>
              <w:pStyle w:val="BodyText"/>
              <w:ind w:left="-45"/>
              <w:rPr>
                <w:noProof/>
              </w:rPr>
              <w:pPrChange w:id="5236" w:author="Russell Ott" w:date="2022-05-16T11:47:00Z">
                <w:pPr>
                  <w:pStyle w:val="BodyText"/>
                  <w:ind w:left="540"/>
                </w:pPr>
              </w:pPrChange>
            </w:pPr>
            <w:del w:id="5237" w:author="Russell Ott" w:date="2022-05-16T11:47:00Z">
              <w:r>
                <w:rPr>
                  <w:noProof/>
                </w:rPr>
                <w:drawing>
                  <wp:anchor distT="0" distB="0" distL="114300" distR="114300" simplePos="0" relativeHeight="251836416" behindDoc="0" locked="0" layoutInCell="1" allowOverlap="1" wp14:anchorId="7789CE5D" wp14:editId="7CBEC622">
                    <wp:simplePos x="0" y="0"/>
                    <wp:positionH relativeFrom="column">
                      <wp:posOffset>-52070</wp:posOffset>
                    </wp:positionH>
                    <wp:positionV relativeFrom="paragraph">
                      <wp:posOffset>37465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95"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238" w:author="Russell Ott" w:date="2022-05-16T11:47:00Z">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Change w:id="5239" w:author="Russell Ott" w:date="2022-05-16T11:47:00Z">
                <w:pPr>
                  <w:pStyle w:val="BodyText"/>
                  <w:tabs>
                    <w:tab w:val="left" w:pos="306"/>
                  </w:tabs>
                  <w:ind w:left="36"/>
                </w:pPr>
              </w:pPrChange>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b/>
          <w:color w:val="000000"/>
          <w:sz w:val="22"/>
          <w:rPrChange w:id="5240" w:author="Russell Ott" w:date="2022-05-16T11:47:00Z">
            <w:rPr>
              <w:rFonts w:ascii="Calibri" w:hAnsi="Calibri"/>
              <w:b/>
              <w:color w:val="000000"/>
              <w:sz w:val="22"/>
            </w:rPr>
          </w:rPrChange>
        </w:rPr>
      </w:pPr>
      <w:r w:rsidRPr="00D14360">
        <w:rPr>
          <w:b/>
          <w:color w:val="000000"/>
          <w:sz w:val="22"/>
          <w:rPrChange w:id="5241" w:author="Russell Ott" w:date="2022-05-16T11:47:00Z">
            <w:rPr>
              <w:rFonts w:ascii="Calibri" w:hAnsi="Calibri"/>
              <w:b/>
              <w:color w:val="000000"/>
              <w:sz w:val="22"/>
            </w:rPr>
          </w:rPrChange>
        </w:rPr>
        <w:t xml:space="preserve"> </w:t>
      </w:r>
    </w:p>
    <w:p w14:paraId="255B7810" w14:textId="078512D1" w:rsidR="00A10C4D" w:rsidRPr="00D14360" w:rsidRDefault="009456DE" w:rsidP="00B505D2">
      <w:pPr>
        <w:spacing w:after="120"/>
        <w:rPr>
          <w:rFonts w:ascii="Times New Roman" w:eastAsia="Times New Roman" w:hAnsi="Times New Roman"/>
          <w:color w:val="000000"/>
          <w:sz w:val="24"/>
          <w:szCs w:val="24"/>
          <w:rPrChange w:id="5242" w:author="Russell Ott" w:date="2022-05-16T11:47:00Z">
            <w:rPr>
              <w:rFonts w:ascii="Calibri" w:hAnsi="Calibri"/>
              <w:color w:val="000000"/>
            </w:rPr>
          </w:rPrChange>
        </w:rPr>
      </w:pPr>
      <w:r w:rsidRPr="00D14360">
        <w:rPr>
          <w:b/>
          <w:color w:val="000000"/>
          <w:rPrChange w:id="5243" w:author="Russell Ott" w:date="2022-05-16T11:47:00Z">
            <w:rPr>
              <w:rFonts w:ascii="Calibri" w:hAnsi="Calibri"/>
              <w:b/>
              <w:color w:val="000000"/>
            </w:rPr>
          </w:rPrChange>
        </w:rPr>
        <w:t>Reference:</w:t>
      </w:r>
      <w:r w:rsidRPr="00D14360">
        <w:rPr>
          <w:color w:val="000000"/>
          <w:rPrChange w:id="5244" w:author="Russell Ott" w:date="2022-05-16T11:47:00Z">
            <w:rPr>
              <w:rFonts w:ascii="Calibri" w:hAnsi="Calibri"/>
              <w:color w:val="000000"/>
            </w:rPr>
          </w:rPrChange>
        </w:rPr>
        <w:t xml:space="preserve">  </w:t>
      </w:r>
      <w:r w:rsidR="00203749" w:rsidRPr="007770C6">
        <w:rPr>
          <w:color w:val="0000FF"/>
          <w:u w:val="single"/>
          <w:rPrChange w:id="5245" w:author="Russell Ott" w:date="2022-05-16T11:47:00Z">
            <w:rPr>
              <w:rFonts w:ascii="Calibri" w:hAnsi="Calibri"/>
              <w:color w:val="000000"/>
            </w:rPr>
          </w:rPrChange>
        </w:rPr>
        <w:fldChar w:fldCharType="begin"/>
      </w:r>
      <w:r w:rsidR="00203749" w:rsidRPr="007770C6">
        <w:rPr>
          <w:color w:val="0000FF"/>
          <w:u w:val="single"/>
          <w:rPrChange w:id="5246" w:author="Russell Ott" w:date="2022-05-16T11:47:00Z">
            <w:rPr>
              <w:rFonts w:ascii="Calibri" w:hAnsi="Calibri"/>
              <w:color w:val="000000"/>
            </w:rPr>
          </w:rPrChange>
        </w:rPr>
        <w:instrText xml:space="preserve"> REF _Ref21897390 \r \h  \* MERGEFORMAT </w:instrText>
      </w:r>
      <w:r w:rsidR="00203749" w:rsidRPr="007770C6">
        <w:rPr>
          <w:color w:val="0000FF"/>
          <w:u w:val="single"/>
          <w:rPrChange w:id="5247" w:author="Russell Ott" w:date="2022-05-16T11:47:00Z">
            <w:rPr>
              <w:rFonts w:ascii="Calibri" w:hAnsi="Calibri"/>
              <w:color w:val="000000"/>
            </w:rPr>
          </w:rPrChange>
        </w:rPr>
      </w:r>
      <w:r w:rsidR="00203749" w:rsidRPr="007770C6">
        <w:rPr>
          <w:color w:val="0000FF"/>
          <w:u w:val="single"/>
          <w:rPrChange w:id="5248" w:author="Russell Ott" w:date="2022-05-16T11:47:00Z">
            <w:rPr>
              <w:rFonts w:ascii="Calibri" w:hAnsi="Calibri"/>
              <w:color w:val="000000"/>
            </w:rPr>
          </w:rPrChange>
        </w:rPr>
        <w:fldChar w:fldCharType="separate"/>
      </w:r>
      <w:r w:rsidR="00F10C7C">
        <w:rPr>
          <w:color w:val="0000FF"/>
          <w:u w:val="single"/>
          <w:rPrChange w:id="5249" w:author="Russell Ott" w:date="2022-05-16T11:47:00Z">
            <w:rPr>
              <w:rFonts w:ascii="Calibri" w:hAnsi="Calibri"/>
              <w:color w:val="000000"/>
            </w:rPr>
          </w:rPrChange>
        </w:rPr>
        <w:t>5.2.3</w:t>
      </w:r>
      <w:r w:rsidR="00203749" w:rsidRPr="007770C6">
        <w:rPr>
          <w:color w:val="0000FF"/>
          <w:u w:val="single"/>
          <w:rPrChange w:id="5250" w:author="Russell Ott" w:date="2022-05-16T11:47:00Z">
            <w:rPr>
              <w:rFonts w:ascii="Calibri" w:hAnsi="Calibri"/>
              <w:color w:val="000000"/>
            </w:rPr>
          </w:rPrChange>
        </w:rPr>
        <w:fldChar w:fldCharType="end"/>
      </w:r>
      <w:r w:rsidR="00203749" w:rsidRPr="007770C6">
        <w:rPr>
          <w:color w:val="0000FF"/>
          <w:u w:val="single"/>
          <w:rPrChange w:id="5251" w:author="Russell Ott" w:date="2022-05-16T11:47:00Z">
            <w:rPr>
              <w:rFonts w:ascii="Calibri" w:hAnsi="Calibri"/>
              <w:color w:val="000000"/>
            </w:rPr>
          </w:rPrChange>
        </w:rPr>
        <w:t xml:space="preserve"> </w:t>
      </w:r>
      <w:r w:rsidR="00203749" w:rsidRPr="007770C6">
        <w:rPr>
          <w:color w:val="0000FF"/>
          <w:u w:val="single"/>
          <w:rPrChange w:id="5252" w:author="Russell Ott" w:date="2022-05-16T11:47:00Z">
            <w:rPr>
              <w:rFonts w:ascii="Calibri" w:hAnsi="Calibri"/>
              <w:color w:val="000000"/>
            </w:rPr>
          </w:rPrChange>
        </w:rPr>
        <w:fldChar w:fldCharType="begin"/>
      </w:r>
      <w:r w:rsidR="00203749" w:rsidRPr="007770C6">
        <w:rPr>
          <w:color w:val="0000FF"/>
          <w:u w:val="single"/>
          <w:rPrChange w:id="5253" w:author="Russell Ott" w:date="2022-05-16T11:47:00Z">
            <w:rPr>
              <w:rFonts w:ascii="Calibri" w:hAnsi="Calibri"/>
              <w:color w:val="000000"/>
            </w:rPr>
          </w:rPrChange>
        </w:rPr>
        <w:instrText xml:space="preserve"> REF _Ref21897400 \h  \* MERGEFORMAT </w:instrText>
      </w:r>
      <w:r w:rsidR="00203749" w:rsidRPr="007770C6">
        <w:rPr>
          <w:color w:val="0000FF"/>
          <w:u w:val="single"/>
          <w:rPrChange w:id="5254" w:author="Russell Ott" w:date="2022-05-16T11:47:00Z">
            <w:rPr>
              <w:rFonts w:ascii="Calibri" w:hAnsi="Calibri"/>
              <w:color w:val="000000"/>
            </w:rPr>
          </w:rPrChange>
        </w:rPr>
      </w:r>
      <w:r w:rsidR="00203749" w:rsidRPr="007770C6">
        <w:rPr>
          <w:color w:val="0000FF"/>
          <w:u w:val="single"/>
          <w:rPrChange w:id="5255" w:author="Russell Ott" w:date="2022-05-16T11:47:00Z">
            <w:rPr>
              <w:rFonts w:ascii="Calibri" w:hAnsi="Calibri"/>
              <w:color w:val="000000"/>
            </w:rPr>
          </w:rPrChange>
        </w:rPr>
        <w:fldChar w:fldCharType="separate"/>
      </w:r>
      <w:r w:rsidR="00F10C7C" w:rsidRPr="00F10C7C">
        <w:rPr>
          <w:color w:val="0000FF"/>
          <w:u w:val="single"/>
          <w:rPrChange w:id="5256" w:author="Russell Ott" w:date="2022-05-16T11:47:00Z">
            <w:rPr>
              <w:rFonts w:ascii="Calibri" w:hAnsi="Calibri"/>
            </w:rPr>
          </w:rPrChange>
        </w:rPr>
        <w:t>Care Team</w:t>
      </w:r>
      <w:r w:rsidR="00203749" w:rsidRPr="007770C6">
        <w:rPr>
          <w:color w:val="0000FF"/>
          <w:u w:val="single"/>
          <w:rPrChange w:id="5257" w:author="Russell Ott" w:date="2022-05-16T11:47:00Z">
            <w:rPr>
              <w:rFonts w:ascii="Calibri" w:hAnsi="Calibri"/>
              <w:color w:val="000000"/>
            </w:rPr>
          </w:rPrChange>
        </w:rPr>
        <w:fldChar w:fldCharType="end"/>
      </w:r>
    </w:p>
    <w:p w14:paraId="4119C871" w14:textId="77777777" w:rsidR="00A10C4D" w:rsidRPr="00C64922" w:rsidRDefault="00A10C4D" w:rsidP="00F10C7C">
      <w:pPr>
        <w:pStyle w:val="Heading3"/>
      </w:pPr>
      <w:bookmarkStart w:id="5258" w:name="_3edwsw57my8s" w:colFirst="0" w:colLast="0"/>
      <w:bookmarkStart w:id="5259" w:name="_Toc10690838"/>
      <w:bookmarkStart w:id="5260" w:name="_Toc11043578"/>
      <w:bookmarkStart w:id="5261" w:name="_Toc11045572"/>
      <w:bookmarkStart w:id="5262" w:name="_Toc11391242"/>
      <w:bookmarkStart w:id="5263" w:name="_Toc103262640"/>
      <w:bookmarkStart w:id="5264" w:name="_Toc22823385"/>
      <w:bookmarkEnd w:id="5258"/>
      <w:r w:rsidRPr="00C64922">
        <w:t xml:space="preserve">sdtc:signatureText in Authenticator and </w:t>
      </w:r>
      <w:r w:rsidR="006F5EDD">
        <w:t>l</w:t>
      </w:r>
      <w:r w:rsidRPr="00C64922">
        <w:t>egalAuthenticator</w:t>
      </w:r>
      <w:bookmarkEnd w:id="5259"/>
      <w:bookmarkEnd w:id="5260"/>
      <w:bookmarkEnd w:id="5261"/>
      <w:bookmarkEnd w:id="5262"/>
      <w:bookmarkEnd w:id="5263"/>
      <w:bookmarkEnd w:id="5264"/>
    </w:p>
    <w:p w14:paraId="152B6D99" w14:textId="77777777" w:rsidR="00A10C4D" w:rsidRPr="00D14360" w:rsidRDefault="00A10C4D" w:rsidP="00B505D2">
      <w:pPr>
        <w:spacing w:after="120"/>
        <w:rPr>
          <w:rFonts w:ascii="Times New Roman" w:eastAsia="Times New Roman" w:hAnsi="Times New Roman"/>
          <w:color w:val="000000"/>
          <w:sz w:val="24"/>
          <w:szCs w:val="24"/>
          <w:rPrChange w:id="5265" w:author="Russell Ott" w:date="2022-05-16T11:47:00Z">
            <w:rPr>
              <w:rFonts w:ascii="Calibri" w:hAnsi="Calibri"/>
              <w:color w:val="000000"/>
            </w:rPr>
          </w:rPrChange>
        </w:rPr>
      </w:pPr>
      <w:r w:rsidRPr="00D14360">
        <w:rPr>
          <w:color w:val="000000"/>
          <w:rPrChange w:id="5266" w:author="Russell Ott" w:date="2022-05-16T11:47:00Z">
            <w:rPr>
              <w:rFonts w:ascii="Calibri" w:hAnsi="Calibri"/>
              <w:color w:val="000000"/>
            </w:rPr>
          </w:rPrChange>
        </w:rPr>
        <w:t>Sharing clinical documents with payers is an emerging use case for C-CDA.  To meet the needs of this use case, document authenticatio</w:t>
      </w:r>
      <w:r w:rsidRPr="00D14360">
        <w:rPr>
          <w:color w:val="000000"/>
          <w:rPrChange w:id="5267" w:author="Russell Ott" w:date="2022-05-16T11:47:00Z">
            <w:rPr>
              <w:rFonts w:ascii="Calibri" w:hAnsi="Calibri"/>
              <w:color w:val="000000"/>
            </w:rPr>
          </w:rPrChange>
        </w:rPr>
        <w:t xml:space="preserve">n and signing of C-CDA documents needs to be addressed.  </w:t>
      </w:r>
    </w:p>
    <w:p w14:paraId="3E183231" w14:textId="77777777" w:rsidR="00A10C4D" w:rsidRPr="00D14360" w:rsidRDefault="00A10C4D" w:rsidP="00B505D2">
      <w:pPr>
        <w:spacing w:after="120"/>
        <w:rPr>
          <w:rFonts w:ascii="Times New Roman" w:eastAsia="Times New Roman" w:hAnsi="Times New Roman"/>
          <w:color w:val="000000"/>
          <w:sz w:val="24"/>
          <w:szCs w:val="24"/>
          <w:rPrChange w:id="5268" w:author="Russell Ott" w:date="2022-05-16T11:47:00Z">
            <w:rPr>
              <w:rFonts w:ascii="Calibri" w:hAnsi="Calibri"/>
              <w:color w:val="000000"/>
            </w:rPr>
          </w:rPrChange>
        </w:rPr>
      </w:pPr>
      <w:r w:rsidRPr="00D14360">
        <w:rPr>
          <w:color w:val="000000"/>
          <w:rPrChange w:id="5269" w:author="Russell Ott" w:date="2022-05-16T11:47:00Z">
            <w:rPr>
              <w:rFonts w:ascii="Calibri" w:hAnsi="Calibri"/>
              <w:color w:val="000000"/>
            </w:rPr>
          </w:rPrChange>
        </w:rPr>
        <w:t xml:space="preserve">The HL7 CDA R2 Attachment IG: Exchange of C-CDA Based Documents, R1 – US Realm explains, “The legalAuthenticator is recorded in ClinicalDocument.legalAuthenticator, and represents a participant who </w:t>
      </w:r>
      <w:r w:rsidRPr="00D14360">
        <w:rPr>
          <w:color w:val="000000"/>
          <w:rPrChange w:id="5270" w:author="Russell Ott" w:date="2022-05-16T11:47:00Z">
            <w:rPr>
              <w:rFonts w:ascii="Calibri" w:hAnsi="Calibri"/>
              <w:color w:val="000000"/>
            </w:rPr>
          </w:rPrChange>
        </w:rPr>
        <w:t>has legally authenticated the document. Authenticators are recorded in ClinicalDocument.authenticator, and each authenticator represents a participant who has attested to the accuracy of the document, but who does not have privileges to legally authenticat</w:t>
      </w:r>
      <w:r w:rsidRPr="00D14360">
        <w:rPr>
          <w:color w:val="000000"/>
          <w:rPrChange w:id="5271" w:author="Russell Ott" w:date="2022-05-16T11:47:00Z">
            <w:rPr>
              <w:rFonts w:ascii="Calibri" w:hAnsi="Calibri"/>
              <w:color w:val="000000"/>
            </w:rPr>
          </w:rPrChange>
        </w:rPr>
        <w:t>e the document. An example would be a resident physician who sees a patient and dictates a note, then later signs it.</w:t>
      </w:r>
      <w:r w:rsidR="009B30E1" w:rsidRPr="00D14360">
        <w:rPr>
          <w:color w:val="000000"/>
          <w:rPrChange w:id="5272" w:author="Russell Ott" w:date="2022-05-16T11:47:00Z">
            <w:rPr>
              <w:rFonts w:ascii="Calibri" w:hAnsi="Calibri"/>
              <w:color w:val="000000"/>
            </w:rPr>
          </w:rPrChange>
        </w:rPr>
        <w:t>”</w:t>
      </w:r>
      <w:r w:rsidRPr="00D14360">
        <w:rPr>
          <w:rStyle w:val="FootnoteReference"/>
          <w:color w:val="000000"/>
          <w:rPrChange w:id="5273" w:author="Russell Ott" w:date="2022-05-16T11:47:00Z">
            <w:rPr>
              <w:rStyle w:val="FootnoteReference"/>
              <w:rFonts w:ascii="Calibri" w:hAnsi="Calibri"/>
              <w:color w:val="000000"/>
            </w:rPr>
          </w:rPrChange>
        </w:rPr>
        <w:footnoteReference w:id="73"/>
      </w:r>
    </w:p>
    <w:p w14:paraId="414A50B3" w14:textId="77777777" w:rsidR="00D42FF7" w:rsidRPr="00D14360" w:rsidRDefault="00D42FF7" w:rsidP="00D42FF7">
      <w:pPr>
        <w:spacing w:after="120"/>
        <w:rPr>
          <w:color w:val="000000"/>
          <w:rPrChange w:id="5274" w:author="Russell Ott" w:date="2022-05-16T11:47:00Z">
            <w:rPr>
              <w:rFonts w:ascii="Calibri" w:hAnsi="Calibri"/>
              <w:color w:val="000000"/>
            </w:rPr>
          </w:rPrChange>
        </w:rPr>
      </w:pPr>
      <w:r w:rsidRPr="00D14360">
        <w:rPr>
          <w:color w:val="000000"/>
          <w:rPrChange w:id="5275" w:author="Russell Ott" w:date="2022-05-16T11:47:00Z">
            <w:rPr>
              <w:rFonts w:ascii="Calibri" w:hAnsi="Calibri"/>
              <w:color w:val="000000"/>
            </w:rPr>
          </w:rPrChange>
        </w:rPr>
        <w:t>It further includes these conformance requirements</w:t>
      </w:r>
      <w:r w:rsidRPr="00D14360">
        <w:rPr>
          <w:rStyle w:val="FootnoteReference"/>
          <w:color w:val="000000"/>
          <w:rPrChange w:id="5276" w:author="Russell Ott" w:date="2022-05-16T11:47:00Z">
            <w:rPr>
              <w:rStyle w:val="FootnoteReference"/>
              <w:rFonts w:ascii="Calibri" w:hAnsi="Calibri"/>
              <w:color w:val="000000"/>
            </w:rPr>
          </w:rPrChange>
        </w:rPr>
        <w:footnoteReference w:id="74"/>
      </w:r>
      <w:r w:rsidRPr="00D14360">
        <w:rPr>
          <w:color w:val="000000"/>
          <w:rPrChange w:id="5277" w:author="Russell Ott" w:date="2022-05-16T11:47:00Z">
            <w:rPr>
              <w:rFonts w:ascii="Calibri" w:hAnsi="Calibri"/>
              <w:color w:val="000000"/>
            </w:rPr>
          </w:rPrChange>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278" w:author="Russell Ott" w:date="2022-05-16T11:47:00Z">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0"/>
        <w:tblGridChange w:id="5279">
          <w:tblGrid>
            <w:gridCol w:w="725"/>
            <w:gridCol w:w="8630"/>
          </w:tblGrid>
        </w:tblGridChange>
      </w:tblGrid>
      <w:tr w:rsidR="00253D2B" w:rsidRPr="00C64922" w14:paraId="0ADF6834" w14:textId="77777777" w:rsidTr="007770C6">
        <w:tc>
          <w:tcPr>
            <w:tcW w:w="725" w:type="dxa"/>
            <w:tcBorders>
              <w:right w:val="nil"/>
            </w:tcBorders>
            <w:shd w:val="clear" w:color="auto" w:fill="C6D9F1"/>
            <w:tcPrChange w:id="5280" w:author="Russell Ott" w:date="2022-05-16T11:47:00Z">
              <w:tcPr>
                <w:tcW w:w="725" w:type="dxa"/>
                <w:tcBorders>
                  <w:right w:val="nil"/>
                </w:tcBorders>
                <w:shd w:val="clear" w:color="auto" w:fill="auto"/>
              </w:tcPr>
            </w:tcPrChange>
          </w:tcPr>
          <w:p w14:paraId="5B06C721" w14:textId="3DC40C66" w:rsidR="00253D2B" w:rsidRPr="00D14360" w:rsidRDefault="00634398" w:rsidP="00D14360">
            <w:pPr>
              <w:autoSpaceDE w:val="0"/>
              <w:autoSpaceDN w:val="0"/>
              <w:adjustRightInd w:val="0"/>
              <w:spacing w:after="120"/>
              <w:rPr>
                <w:b/>
                <w:color w:val="000000"/>
                <w:rPrChange w:id="5281" w:author="Russell Ott" w:date="2022-05-16T11:47:00Z">
                  <w:rPr>
                    <w:rFonts w:ascii="Calibri" w:hAnsi="Calibri"/>
                    <w:b/>
                    <w:color w:val="000000"/>
                  </w:rPr>
                </w:rPrChange>
              </w:rPr>
            </w:pPr>
            <w:del w:id="5282" w:author="Russell Ott" w:date="2022-05-16T11:47:00Z">
              <w:r>
                <w:rPr>
                  <w:noProof/>
                </w:rPr>
                <w:drawing>
                  <wp:anchor distT="0" distB="0" distL="114300" distR="114300" simplePos="0" relativeHeight="251838464" behindDoc="0" locked="0" layoutInCell="1" allowOverlap="1" wp14:anchorId="251C7D3F" wp14:editId="50FDABB5">
                    <wp:simplePos x="0" y="0"/>
                    <wp:positionH relativeFrom="margin">
                      <wp:posOffset>17145</wp:posOffset>
                    </wp:positionH>
                    <wp:positionV relativeFrom="margin">
                      <wp:posOffset>72390</wp:posOffset>
                    </wp:positionV>
                    <wp:extent cx="323215" cy="323215"/>
                    <wp:effectExtent l="0" t="0" r="0" b="0"/>
                    <wp:wrapSquare wrapText="bothSides"/>
                    <wp:docPr id="3196"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283" w:author="Russell Ott" w:date="2022-05-16T11:47:00Z">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5284" w:author="Russell Ott" w:date="2022-05-16T11:47:00Z">
              <w:tcPr>
                <w:tcW w:w="8630" w:type="dxa"/>
                <w:tcBorders>
                  <w:left w:val="nil"/>
                </w:tcBorders>
                <w:shd w:val="clear" w:color="auto" w:fill="auto"/>
              </w:tcPr>
            </w:tcPrChange>
          </w:tcPr>
          <w:p w14:paraId="2E12309B" w14:textId="77777777" w:rsidR="00253D2B" w:rsidRPr="00D14360" w:rsidRDefault="00253D2B" w:rsidP="00D14360">
            <w:pPr>
              <w:autoSpaceDE w:val="0"/>
              <w:autoSpaceDN w:val="0"/>
              <w:adjustRightInd w:val="0"/>
              <w:spacing w:after="120"/>
              <w:rPr>
                <w:rFonts w:ascii="Times New Roman" w:eastAsia="Times New Roman" w:hAnsi="Times New Roman"/>
                <w:i/>
                <w:color w:val="000000"/>
                <w:sz w:val="24"/>
                <w:szCs w:val="24"/>
                <w:rPrChange w:id="5285" w:author="Russell Ott" w:date="2022-05-16T11:47:00Z">
                  <w:rPr>
                    <w:rFonts w:ascii="Calibri" w:hAnsi="Calibri"/>
                    <w:i/>
                    <w:color w:val="000000"/>
                  </w:rPr>
                </w:rPrChange>
              </w:rPr>
            </w:pPr>
            <w:r w:rsidRPr="00D14360">
              <w:rPr>
                <w:color w:val="000000"/>
                <w:rPrChange w:id="5286" w:author="Russell Ott" w:date="2022-05-16T11:47:00Z">
                  <w:rPr>
                    <w:rFonts w:ascii="Calibri" w:hAnsi="Calibri"/>
                    <w:color w:val="000000"/>
                  </w:rPr>
                </w:rPrChange>
              </w:rPr>
              <w:t xml:space="preserve">All documents SHALL have a </w:t>
            </w:r>
            <w:r w:rsidRPr="00D14360">
              <w:rPr>
                <w:i/>
                <w:color w:val="000000"/>
                <w:rPrChange w:id="5287" w:author="Russell Ott" w:date="2022-05-16T11:47:00Z">
                  <w:rPr>
                    <w:rFonts w:ascii="Calibri" w:hAnsi="Calibri"/>
                    <w:i/>
                    <w:color w:val="000000"/>
                  </w:rPr>
                </w:rPrChange>
              </w:rPr>
              <w:t xml:space="preserve">legalAuthenticator. </w:t>
            </w:r>
            <w:r w:rsidRPr="00D14360">
              <w:rPr>
                <w:color w:val="000000"/>
                <w:rPrChange w:id="5288" w:author="Russell Ott" w:date="2022-05-16T11:47:00Z">
                  <w:rPr>
                    <w:rFonts w:ascii="Calibri" w:hAnsi="Calibri"/>
                    <w:color w:val="000000"/>
                  </w:rPr>
                </w:rPrChange>
              </w:rPr>
              <w:t>In the case of generated summary documents, institutions may meet the requirement for a Legal Authenticator by extending the practice of maintaining a “Signature on File”. The person/entity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color w:val="000000"/>
                <w:rPrChange w:id="5289" w:author="Russell Ott" w:date="2022-05-16T11:47:00Z">
                  <w:rPr>
                    <w:rFonts w:ascii="Calibri" w:hAnsi="Calibri"/>
                    <w:color w:val="000000"/>
                  </w:rPr>
                </w:rPrChange>
              </w:rPr>
              <w:t xml:space="preserve"> </w:t>
            </w:r>
            <w:r w:rsidR="009456DE" w:rsidRPr="007770C6">
              <w:rPr>
                <w:b/>
                <w:color w:val="000000"/>
                <w:rPrChange w:id="5290" w:author="Russell Ott" w:date="2022-05-16T11:47:00Z">
                  <w:rPr>
                    <w:rFonts w:ascii="Calibri" w:hAnsi="Calibri"/>
                    <w:color w:val="000000"/>
                  </w:rPr>
                </w:rPrChange>
              </w:rPr>
              <w:t>[AIGEX-HD4]</w:t>
            </w:r>
          </w:p>
        </w:tc>
      </w:tr>
      <w:tr w:rsidR="009456DE" w:rsidRPr="00C64922" w14:paraId="10E9A4B7" w14:textId="77777777" w:rsidTr="007770C6">
        <w:tc>
          <w:tcPr>
            <w:tcW w:w="725" w:type="dxa"/>
            <w:tcBorders>
              <w:right w:val="nil"/>
            </w:tcBorders>
            <w:shd w:val="clear" w:color="auto" w:fill="C6D9F1"/>
            <w:tcPrChange w:id="5291" w:author="Russell Ott" w:date="2022-05-16T11:47:00Z">
              <w:tcPr>
                <w:tcW w:w="725" w:type="dxa"/>
                <w:tcBorders>
                  <w:right w:val="nil"/>
                </w:tcBorders>
                <w:shd w:val="clear" w:color="auto" w:fill="auto"/>
              </w:tcPr>
            </w:tcPrChange>
          </w:tcPr>
          <w:p w14:paraId="37AD47B7" w14:textId="2EB12615" w:rsidR="009456DE" w:rsidRPr="00C64922" w:rsidRDefault="00634398" w:rsidP="00D14360">
            <w:pPr>
              <w:autoSpaceDE w:val="0"/>
              <w:autoSpaceDN w:val="0"/>
              <w:adjustRightInd w:val="0"/>
              <w:spacing w:after="120"/>
              <w:rPr>
                <w:noProof/>
              </w:rPr>
            </w:pPr>
            <w:del w:id="5292" w:author="Russell Ott" w:date="2022-05-16T11:47:00Z">
              <w:r>
                <w:rPr>
                  <w:noProof/>
                </w:rPr>
                <w:drawing>
                  <wp:anchor distT="0" distB="0" distL="114300" distR="114300" simplePos="0" relativeHeight="251840512" behindDoc="0" locked="0" layoutInCell="1" allowOverlap="1" wp14:anchorId="5D0EB99C" wp14:editId="18F3888A">
                    <wp:simplePos x="0" y="0"/>
                    <wp:positionH relativeFrom="margin">
                      <wp:posOffset>-8255</wp:posOffset>
                    </wp:positionH>
                    <wp:positionV relativeFrom="margin">
                      <wp:posOffset>49530</wp:posOffset>
                    </wp:positionV>
                    <wp:extent cx="323215" cy="323215"/>
                    <wp:effectExtent l="0" t="0" r="0" b="0"/>
                    <wp:wrapNone/>
                    <wp:docPr id="3197"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293" w:author="Russell Ott" w:date="2022-05-16T11:47:00Z">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5294" w:author="Russell Ott" w:date="2022-05-16T11:47:00Z">
              <w:tcPr>
                <w:tcW w:w="8630" w:type="dxa"/>
                <w:tcBorders>
                  <w:left w:val="nil"/>
                </w:tcBorders>
                <w:shd w:val="clear" w:color="auto" w:fill="auto"/>
              </w:tcPr>
            </w:tcPrChange>
          </w:tcPr>
          <w:p w14:paraId="0DA5137F" w14:textId="77777777" w:rsidR="009456DE" w:rsidRPr="00D14360" w:rsidRDefault="009456DE" w:rsidP="00D14360">
            <w:pPr>
              <w:autoSpaceDE w:val="0"/>
              <w:autoSpaceDN w:val="0"/>
              <w:adjustRightInd w:val="0"/>
              <w:spacing w:after="120"/>
              <w:rPr>
                <w:rFonts w:ascii="Times New Roman" w:eastAsia="Times New Roman" w:hAnsi="Times New Roman"/>
                <w:color w:val="000000"/>
                <w:sz w:val="24"/>
                <w:szCs w:val="24"/>
                <w:rPrChange w:id="5295" w:author="Russell Ott" w:date="2022-05-16T11:47:00Z">
                  <w:rPr>
                    <w:rFonts w:ascii="Calibri" w:hAnsi="Calibri"/>
                    <w:color w:val="000000"/>
                  </w:rPr>
                </w:rPrChange>
              </w:rPr>
            </w:pPr>
            <w:r w:rsidRPr="00D14360">
              <w:rPr>
                <w:color w:val="000000"/>
                <w:rPrChange w:id="5296" w:author="Russell Ott" w:date="2022-05-16T11:47:00Z">
                  <w:rPr>
                    <w:rFonts w:ascii="Calibri" w:hAnsi="Calibri"/>
                    <w:color w:val="000000"/>
                  </w:rPr>
                </w:rPrChange>
              </w:rPr>
              <w:t xml:space="preserve">All documents that contain </w:t>
            </w:r>
            <w:r w:rsidRPr="00D14360">
              <w:rPr>
                <w:i/>
                <w:color w:val="000000"/>
                <w:rPrChange w:id="5297" w:author="Russell Ott" w:date="2022-05-16T11:47:00Z">
                  <w:rPr>
                    <w:rFonts w:ascii="Calibri" w:hAnsi="Calibri"/>
                    <w:i/>
                    <w:color w:val="000000"/>
                  </w:rPr>
                </w:rPrChange>
              </w:rPr>
              <w:t>sdtc:signatureText</w:t>
            </w:r>
            <w:r w:rsidRPr="00D14360">
              <w:rPr>
                <w:color w:val="000000"/>
                <w:rPrChange w:id="5298" w:author="Russell Ott" w:date="2022-05-16T11:47:00Z">
                  <w:rPr>
                    <w:rFonts w:ascii="Calibri" w:hAnsi="Calibri"/>
                    <w:color w:val="000000"/>
                  </w:rPr>
                </w:rPrChange>
              </w:rPr>
              <w:t>, SHALL conform to the HL7 Digital Signatures and Delegation of Rights Implementation Guide R1</w:t>
            </w:r>
            <w:r w:rsidRPr="00D14360">
              <w:rPr>
                <w:i/>
                <w:color w:val="000000"/>
                <w:rPrChange w:id="5299" w:author="Russell Ott" w:date="2022-05-16T11:47:00Z">
                  <w:rPr>
                    <w:rFonts w:ascii="Calibri" w:hAnsi="Calibri"/>
                    <w:i/>
                    <w:color w:val="000000"/>
                  </w:rPr>
                </w:rPrChange>
              </w:rPr>
              <w:t>.</w:t>
            </w:r>
            <w:r w:rsidRPr="00D14360">
              <w:rPr>
                <w:b/>
                <w:color w:val="000000"/>
                <w:rPrChange w:id="5300" w:author="Russell Ott" w:date="2022-05-16T11:47:00Z">
                  <w:rPr>
                    <w:rFonts w:ascii="Calibri" w:hAnsi="Calibri"/>
                    <w:b/>
                    <w:color w:val="000000"/>
                  </w:rPr>
                </w:rPrChange>
              </w:rPr>
              <w:t xml:space="preserve"> </w:t>
            </w:r>
            <w:r w:rsidRPr="007770C6">
              <w:rPr>
                <w:b/>
                <w:color w:val="000000"/>
                <w:rPrChange w:id="5301" w:author="Russell Ott" w:date="2022-05-16T11:47:00Z">
                  <w:rPr>
                    <w:rFonts w:ascii="Calibri" w:hAnsi="Calibri"/>
                    <w:color w:val="000000"/>
                  </w:rPr>
                </w:rPrChange>
              </w:rPr>
              <w:t>[AIGEX-HD7]</w:t>
            </w:r>
          </w:p>
        </w:tc>
      </w:tr>
    </w:tbl>
    <w:p w14:paraId="0E29B816" w14:textId="77777777" w:rsidR="00A10C4D" w:rsidRPr="00D14360" w:rsidRDefault="00A10C4D" w:rsidP="005E7793">
      <w:pPr>
        <w:spacing w:after="240"/>
        <w:rPr>
          <w:rFonts w:ascii="Times New Roman" w:eastAsia="Times New Roman" w:hAnsi="Times New Roman"/>
          <w:color w:val="000000"/>
          <w:sz w:val="24"/>
          <w:szCs w:val="24"/>
          <w:rPrChange w:id="5302" w:author="Russell Ott" w:date="2022-05-16T11:47:00Z">
            <w:rPr>
              <w:rFonts w:ascii="Calibri" w:hAnsi="Calibri"/>
              <w:color w:val="000000"/>
            </w:rPr>
          </w:rPrChange>
        </w:rPr>
      </w:pPr>
      <w:r w:rsidRPr="00D14360">
        <w:rPr>
          <w:color w:val="000000"/>
          <w:rPrChange w:id="5303" w:author="Russell Ott" w:date="2022-05-16T11:47:00Z">
            <w:rPr>
              <w:rFonts w:ascii="Calibri" w:hAnsi="Calibri"/>
              <w:color w:val="000000"/>
            </w:rPr>
          </w:rPrChange>
        </w:rPr>
        <w:t xml:space="preserve">The HL7 Digital Signatures and Delegation of Rights Implementation Guide R1 defines the standards for </w:t>
      </w:r>
      <w:r w:rsidRPr="00D14360">
        <w:rPr>
          <w:color w:val="000000"/>
          <w:rPrChange w:id="5304" w:author="Russell Ott" w:date="2022-05-16T11:47:00Z">
            <w:rPr>
              <w:rFonts w:ascii="Calibri" w:hAnsi="Calibri"/>
              <w:color w:val="000000"/>
            </w:rPr>
          </w:rPrChange>
        </w:rPr>
        <w:t>digitally signing C-CDA documents</w:t>
      </w:r>
      <w:r w:rsidR="009B30E1" w:rsidRPr="00D14360">
        <w:rPr>
          <w:color w:val="000000"/>
          <w:rPrChange w:id="5305" w:author="Russell Ott" w:date="2022-05-16T11:47:00Z">
            <w:rPr>
              <w:rFonts w:ascii="Calibri" w:hAnsi="Calibri"/>
              <w:color w:val="000000"/>
            </w:rPr>
          </w:rPrChange>
        </w:rPr>
        <w:t>.</w:t>
      </w:r>
      <w:r w:rsidRPr="00D14360">
        <w:rPr>
          <w:rStyle w:val="FootnoteReference"/>
          <w:color w:val="000000"/>
          <w:rPrChange w:id="5306" w:author="Russell Ott" w:date="2022-05-16T11:47:00Z">
            <w:rPr>
              <w:rStyle w:val="FootnoteReference"/>
              <w:rFonts w:ascii="Calibri" w:hAnsi="Calibri"/>
              <w:color w:val="000000"/>
            </w:rPr>
          </w:rPrChange>
        </w:rPr>
        <w:footnoteReference w:id="7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51C9DB11" w:rsidR="00510672" w:rsidRPr="00C64922" w:rsidRDefault="00634398" w:rsidP="00510672">
            <w:pPr>
              <w:pStyle w:val="BodyText"/>
              <w:rPr>
                <w:noProof/>
              </w:rPr>
            </w:pPr>
            <w:del w:id="5307" w:author="Russell Ott" w:date="2022-05-16T11:47:00Z">
              <w:r>
                <w:rPr>
                  <w:noProof/>
                </w:rPr>
                <w:drawing>
                  <wp:anchor distT="0" distB="0" distL="114300" distR="114300" simplePos="0" relativeHeight="251842560" behindDoc="0" locked="0" layoutInCell="1" allowOverlap="1" wp14:anchorId="47E5F936" wp14:editId="5C9664E2">
                    <wp:simplePos x="0" y="0"/>
                    <wp:positionH relativeFrom="column">
                      <wp:posOffset>-43815</wp:posOffset>
                    </wp:positionH>
                    <wp:positionV relativeFrom="paragraph">
                      <wp:posOffset>27305</wp:posOffset>
                    </wp:positionV>
                    <wp:extent cx="323215" cy="323215"/>
                    <wp:effectExtent l="0" t="0" r="0" b="0"/>
                    <wp:wrapNone/>
                    <wp:docPr id="3198"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8" w:author="Russell Ott" w:date="2022-05-16T11:47:00Z">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10A90AE5" w:rsidR="00510672" w:rsidRPr="00C64922" w:rsidRDefault="00634398" w:rsidP="00510672">
            <w:pPr>
              <w:pStyle w:val="BodyText"/>
            </w:pPr>
            <w:del w:id="5309" w:author="Russell Ott" w:date="2022-05-16T11:47:00Z">
              <w:r>
                <w:rPr>
                  <w:noProof/>
                </w:rPr>
                <w:drawing>
                  <wp:anchor distT="0" distB="0" distL="114300" distR="114300" simplePos="0" relativeHeight="251844608" behindDoc="0" locked="0" layoutInCell="1" allowOverlap="1" wp14:anchorId="4013B009" wp14:editId="4E550FA0">
                    <wp:simplePos x="0" y="0"/>
                    <wp:positionH relativeFrom="column">
                      <wp:posOffset>-50800</wp:posOffset>
                    </wp:positionH>
                    <wp:positionV relativeFrom="paragraph">
                      <wp:posOffset>28575</wp:posOffset>
                    </wp:positionV>
                    <wp:extent cx="323215" cy="323215"/>
                    <wp:effectExtent l="0" t="0" r="0" b="0"/>
                    <wp:wrapNone/>
                    <wp:docPr id="3199"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10" w:author="Russell Ott" w:date="2022-05-16T11:47:00Z">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10C7C">
      <w:pPr>
        <w:pStyle w:val="Heading3"/>
      </w:pPr>
      <w:bookmarkStart w:id="5311" w:name="_smomuu27l9l7" w:colFirst="0" w:colLast="0"/>
      <w:bookmarkStart w:id="5312" w:name="_Toc10690839"/>
      <w:bookmarkStart w:id="5313" w:name="_Toc11043579"/>
      <w:bookmarkStart w:id="5314" w:name="_Toc11045573"/>
      <w:bookmarkStart w:id="5315" w:name="_Toc11391243"/>
      <w:bookmarkStart w:id="5316" w:name="_Toc103262641"/>
      <w:bookmarkStart w:id="5317" w:name="_Toc22823386"/>
      <w:bookmarkEnd w:id="5311"/>
      <w:r w:rsidRPr="00C64922">
        <w:t>Context of Care</w:t>
      </w:r>
      <w:bookmarkEnd w:id="5312"/>
      <w:bookmarkEnd w:id="5313"/>
      <w:bookmarkEnd w:id="5314"/>
      <w:bookmarkEnd w:id="5315"/>
      <w:bookmarkEnd w:id="5316"/>
      <w:bookmarkEnd w:id="5317"/>
    </w:p>
    <w:p w14:paraId="633B9B93" w14:textId="77777777" w:rsidR="00A10C4D" w:rsidRPr="00D14360" w:rsidRDefault="00A10C4D" w:rsidP="00B505D2">
      <w:pPr>
        <w:spacing w:after="120"/>
        <w:rPr>
          <w:rFonts w:ascii="Times New Roman" w:eastAsia="Times New Roman" w:hAnsi="Times New Roman"/>
          <w:color w:val="000000"/>
          <w:sz w:val="24"/>
          <w:szCs w:val="24"/>
          <w:rPrChange w:id="5318" w:author="Russell Ott" w:date="2022-05-16T11:47:00Z">
            <w:rPr>
              <w:rFonts w:ascii="Calibri" w:hAnsi="Calibri"/>
              <w:color w:val="000000"/>
            </w:rPr>
          </w:rPrChange>
        </w:rPr>
      </w:pPr>
      <w:r w:rsidRPr="00D14360">
        <w:rPr>
          <w:color w:val="000000"/>
          <w:rPrChange w:id="5319" w:author="Russell Ott" w:date="2022-05-16T11:47:00Z">
            <w:rPr>
              <w:rFonts w:ascii="Calibri" w:hAnsi="Calibri"/>
              <w:color w:val="000000"/>
            </w:rPr>
          </w:rPrChange>
        </w:rPr>
        <w:t>As focus has shifted from using C-CDA to exchange Patient Summary documents to using C-CDA to e</w:t>
      </w:r>
      <w:r w:rsidRPr="00D14360">
        <w:rPr>
          <w:color w:val="000000"/>
          <w:rPrChange w:id="5320" w:author="Russell Ott" w:date="2022-05-16T11:47:00Z">
            <w:rPr>
              <w:rFonts w:ascii="Calibri" w:hAnsi="Calibri"/>
              <w:color w:val="000000"/>
            </w:rPr>
          </w:rPrChange>
        </w:rPr>
        <w:t xml:space="preserve">xchange Encounter Summaries, new guidance is needed to clarify expectations for populating the actRelationships present in the header.  In a Patient Summary, the documentationOf/serviceEvent holds the key information about the range of time covered by the </w:t>
      </w:r>
      <w:r w:rsidRPr="00D14360">
        <w:rPr>
          <w:color w:val="000000"/>
          <w:rPrChange w:id="5321" w:author="Russell Ott" w:date="2022-05-16T11:47:00Z">
            <w:rPr>
              <w:rFonts w:ascii="Calibri" w:hAnsi="Calibri"/>
              <w:color w:val="000000"/>
            </w:rPr>
          </w:rPrChange>
        </w:rPr>
        <w:t xml:space="preserve">document and the key providers involved in the provision of the summarized care. </w:t>
      </w:r>
    </w:p>
    <w:p w14:paraId="00CC3C02" w14:textId="77777777" w:rsidR="00A10C4D" w:rsidRPr="00D14360" w:rsidRDefault="00A10C4D" w:rsidP="00B505D2">
      <w:pPr>
        <w:spacing w:after="120"/>
        <w:rPr>
          <w:rFonts w:ascii="Times New Roman" w:eastAsia="Times New Roman" w:hAnsi="Times New Roman"/>
          <w:color w:val="000000"/>
          <w:sz w:val="24"/>
          <w:szCs w:val="24"/>
          <w:rPrChange w:id="5322" w:author="Russell Ott" w:date="2022-05-16T11:47:00Z">
            <w:rPr>
              <w:rFonts w:ascii="Calibri" w:hAnsi="Calibri"/>
              <w:color w:val="000000"/>
            </w:rPr>
          </w:rPrChange>
        </w:rPr>
      </w:pPr>
      <w:r w:rsidRPr="00D14360">
        <w:rPr>
          <w:color w:val="000000"/>
          <w:rPrChange w:id="5323" w:author="Russell Ott" w:date="2022-05-16T11:47:00Z">
            <w:rPr>
              <w:rFonts w:ascii="Calibri" w:hAnsi="Calibri"/>
              <w:color w:val="000000"/>
            </w:rPr>
          </w:rPrChange>
        </w:rPr>
        <w:t>In an Encounter Summary, the header needs to capture the context of care for a particular encounter.</w:t>
      </w:r>
    </w:p>
    <w:p w14:paraId="3626D7E4" w14:textId="77777777" w:rsidR="00A10C4D" w:rsidRDefault="00A10C4D" w:rsidP="002E634A">
      <w:pPr>
        <w:pStyle w:val="Heading4"/>
      </w:pPr>
      <w:bookmarkStart w:id="5324" w:name="_yz4s52wzzqyr" w:colFirst="0" w:colLast="0"/>
      <w:bookmarkStart w:id="5325" w:name="_Toc11043580"/>
      <w:bookmarkEnd w:id="5324"/>
      <w:r w:rsidRPr="00C64922">
        <w:t>Encompassing Encounter</w:t>
      </w:r>
      <w:bookmarkEnd w:id="532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3A3D50">
        <w:tc>
          <w:tcPr>
            <w:tcW w:w="614" w:type="dxa"/>
            <w:tcBorders>
              <w:right w:val="nil"/>
            </w:tcBorders>
            <w:shd w:val="clear" w:color="auto" w:fill="C6D9F1"/>
          </w:tcPr>
          <w:p w14:paraId="0B352464" w14:textId="30455C78" w:rsidR="00510672" w:rsidRPr="00C64922" w:rsidRDefault="00634398" w:rsidP="00510672">
            <w:pPr>
              <w:pStyle w:val="BodyText"/>
              <w:rPr>
                <w:noProof/>
              </w:rPr>
            </w:pPr>
            <w:del w:id="5326" w:author="Russell Ott" w:date="2022-05-16T11:47:00Z">
              <w:r>
                <w:rPr>
                  <w:noProof/>
                </w:rPr>
                <w:drawing>
                  <wp:anchor distT="0" distB="0" distL="114300" distR="114300" simplePos="0" relativeHeight="251846656" behindDoc="0" locked="0" layoutInCell="1" allowOverlap="1" wp14:anchorId="6FF93E48" wp14:editId="47D7566D">
                    <wp:simplePos x="0" y="0"/>
                    <wp:positionH relativeFrom="column">
                      <wp:posOffset>-64770</wp:posOffset>
                    </wp:positionH>
                    <wp:positionV relativeFrom="paragraph">
                      <wp:posOffset>5080</wp:posOffset>
                    </wp:positionV>
                    <wp:extent cx="323215" cy="323215"/>
                    <wp:effectExtent l="0" t="0" r="0" b="0"/>
                    <wp:wrapNone/>
                    <wp:docPr id="68"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27" w:author="Russell Ott" w:date="2022-05-16T11:47:00Z">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PrChange w:id="5328" w:author="Russell Ott" w:date="2022-05-16T11:47:00Z">
            <w:rPr>
              <w:rFonts w:ascii="Calibri" w:hAnsi="Calibri"/>
            </w:rPr>
          </w:rPrChange>
        </w:rPr>
      </w:pPr>
    </w:p>
    <w:p w14:paraId="1381E594" w14:textId="77777777" w:rsidR="00A10C4D" w:rsidRDefault="00A10C4D" w:rsidP="002E634A">
      <w:pPr>
        <w:pStyle w:val="Heading4"/>
      </w:pPr>
      <w:bookmarkStart w:id="5329" w:name="_4cuakiil2kfm" w:colFirst="0" w:colLast="0"/>
      <w:bookmarkStart w:id="5330" w:name="_Toc11043581"/>
      <w:bookmarkEnd w:id="5329"/>
      <w:r w:rsidRPr="00C64922">
        <w:t>Service Events</w:t>
      </w:r>
      <w:bookmarkEnd w:id="5330"/>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2B1B809F" w:rsidR="00510672" w:rsidRPr="00C64922" w:rsidRDefault="00634398" w:rsidP="00510672">
            <w:pPr>
              <w:pStyle w:val="BodyText"/>
              <w:rPr>
                <w:noProof/>
              </w:rPr>
            </w:pPr>
            <w:del w:id="5331" w:author="Russell Ott" w:date="2022-05-16T11:47:00Z">
              <w:r>
                <w:rPr>
                  <w:noProof/>
                </w:rPr>
                <w:drawing>
                  <wp:anchor distT="0" distB="0" distL="114300" distR="114300" simplePos="0" relativeHeight="251848704" behindDoc="0" locked="0" layoutInCell="1" allowOverlap="1" wp14:anchorId="59221240" wp14:editId="0B230DD3">
                    <wp:simplePos x="0" y="0"/>
                    <wp:positionH relativeFrom="column">
                      <wp:posOffset>-58420</wp:posOffset>
                    </wp:positionH>
                    <wp:positionV relativeFrom="paragraph">
                      <wp:posOffset>24130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5"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32" w:author="Russell Ott" w:date="2022-05-16T11:47:00Z">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5AD612B2" w:rsidR="00510672" w:rsidRPr="00C64922" w:rsidRDefault="00634398" w:rsidP="00510672">
            <w:pPr>
              <w:pStyle w:val="BodyText"/>
              <w:rPr>
                <w:noProof/>
              </w:rPr>
            </w:pPr>
            <w:del w:id="5333" w:author="Russell Ott" w:date="2022-05-16T11:47:00Z">
              <w:r>
                <w:rPr>
                  <w:noProof/>
                </w:rPr>
                <w:drawing>
                  <wp:anchor distT="0" distB="0" distL="114300" distR="114300" simplePos="0" relativeHeight="251850752" behindDoc="0" locked="0" layoutInCell="1" allowOverlap="1" wp14:anchorId="61981599" wp14:editId="22816DBE">
                    <wp:simplePos x="0" y="0"/>
                    <wp:positionH relativeFrom="column">
                      <wp:posOffset>-43815</wp:posOffset>
                    </wp:positionH>
                    <wp:positionV relativeFrom="paragraph">
                      <wp:posOffset>41275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7"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34" w:author="Russell Ott" w:date="2022-05-16T11:47:00Z">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2E634A">
      <w:pPr>
        <w:pStyle w:val="Heading4"/>
      </w:pPr>
      <w:bookmarkStart w:id="5335" w:name="_mlwlkhjn108d" w:colFirst="0" w:colLast="0"/>
      <w:bookmarkStart w:id="5336" w:name="_Toc11043582"/>
      <w:bookmarkEnd w:id="5335"/>
      <w:r w:rsidRPr="00C64922">
        <w:t>Orders Fulfilled</w:t>
      </w:r>
      <w:bookmarkEnd w:id="5336"/>
    </w:p>
    <w:p w14:paraId="00F6A204" w14:textId="77777777" w:rsidR="004A156E" w:rsidRPr="003A3D50" w:rsidRDefault="004A156E" w:rsidP="004A156E">
      <w:pPr>
        <w:rPr>
          <w:rFonts w:ascii="Times New Roman" w:eastAsia="Times New Roman" w:hAnsi="Times New Roman"/>
          <w:sz w:val="24"/>
          <w:szCs w:val="24"/>
          <w:rPrChange w:id="5337" w:author="Russell Ott" w:date="2022-05-16T11:47:00Z">
            <w:rPr>
              <w:rFonts w:ascii="Calibri" w:hAnsi="Calibri"/>
            </w:rPr>
          </w:rPrChange>
        </w:rPr>
      </w:pPr>
      <w:r w:rsidRPr="003A3D50">
        <w:rPr>
          <w:rPrChange w:id="5338" w:author="Russell Ott" w:date="2022-05-16T11:47:00Z">
            <w:rPr>
              <w:rFonts w:ascii="Calibri" w:hAnsi="Calibri"/>
            </w:rPr>
          </w:rPrChange>
        </w:rPr>
        <w:t>If an Encounter occurred as a result of a previou</w:t>
      </w:r>
      <w:r w:rsidRPr="003A3D50">
        <w:rPr>
          <w:rPrChange w:id="5339" w:author="Russell Ott" w:date="2022-05-16T11:47:00Z">
            <w:rPr>
              <w:rFonts w:ascii="Calibri" w:hAnsi="Calibri"/>
            </w:rPr>
          </w:rPrChange>
        </w:rPr>
        <w:t>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5A5BDFB9" w:rsidR="00510672" w:rsidRPr="00C64922" w:rsidRDefault="00634398" w:rsidP="00510672">
            <w:pPr>
              <w:pStyle w:val="BodyText"/>
              <w:rPr>
                <w:noProof/>
              </w:rPr>
            </w:pPr>
            <w:del w:id="5340" w:author="Russell Ott" w:date="2022-05-16T11:47:00Z">
              <w:r>
                <w:rPr>
                  <w:noProof/>
                </w:rPr>
                <w:drawing>
                  <wp:anchor distT="0" distB="0" distL="114300" distR="114300" simplePos="0" relativeHeight="251852800" behindDoc="0" locked="0" layoutInCell="1" allowOverlap="1" wp14:anchorId="11A2A3E9" wp14:editId="2776E41C">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8"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41" w:author="Russell Ott" w:date="2022-05-16T11:47:00Z">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1719BE12" w:rsidR="005A1675" w:rsidRPr="00C64922" w:rsidRDefault="00634398" w:rsidP="00510672">
            <w:pPr>
              <w:pStyle w:val="BodyText"/>
              <w:rPr>
                <w:noProof/>
                <w:lang w:bidi="ar-SA"/>
              </w:rPr>
            </w:pPr>
            <w:del w:id="5342" w:author="Russell Ott" w:date="2022-05-16T11:47:00Z">
              <w:r>
                <w:rPr>
                  <w:noProof/>
                </w:rPr>
                <w:drawing>
                  <wp:anchor distT="0" distB="0" distL="114300" distR="114300" simplePos="0" relativeHeight="251854848" behindDoc="0" locked="0" layoutInCell="1" allowOverlap="1" wp14:anchorId="519D7F58" wp14:editId="222B45C3">
                    <wp:simplePos x="0" y="0"/>
                    <wp:positionH relativeFrom="column">
                      <wp:posOffset>-43180</wp:posOffset>
                    </wp:positionH>
                    <wp:positionV relativeFrom="page">
                      <wp:posOffset>31115</wp:posOffset>
                    </wp:positionV>
                    <wp:extent cx="323215" cy="323215"/>
                    <wp:effectExtent l="0" t="0" r="0" b="0"/>
                    <wp:wrapNone/>
                    <wp:docPr id="10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5343" w:author="Russell Ott" w:date="2022-05-16T11:47:00Z">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10C7C">
      <w:pPr>
        <w:pStyle w:val="Heading3"/>
      </w:pPr>
      <w:bookmarkStart w:id="5344" w:name="_da1n83j3qwjr" w:colFirst="0" w:colLast="0"/>
      <w:bookmarkStart w:id="5345" w:name="_xh7pd8p88wxn" w:colFirst="0" w:colLast="0"/>
      <w:bookmarkStart w:id="5346" w:name="_Toc10690840"/>
      <w:bookmarkStart w:id="5347" w:name="_Toc11043583"/>
      <w:bookmarkStart w:id="5348" w:name="_Toc11045574"/>
      <w:bookmarkStart w:id="5349" w:name="_Toc11391244"/>
      <w:bookmarkStart w:id="5350" w:name="_Toc103262642"/>
      <w:bookmarkStart w:id="5351" w:name="_Toc22823387"/>
      <w:bookmarkEnd w:id="5344"/>
      <w:bookmarkEnd w:id="5345"/>
      <w:r w:rsidRPr="00C64922">
        <w:t>Related Parent Document</w:t>
      </w:r>
      <w:bookmarkEnd w:id="5346"/>
      <w:bookmarkEnd w:id="5347"/>
      <w:bookmarkEnd w:id="5348"/>
      <w:bookmarkEnd w:id="5349"/>
      <w:bookmarkEnd w:id="5350"/>
      <w:bookmarkEnd w:id="5351"/>
    </w:p>
    <w:p w14:paraId="6A4E1E3F" w14:textId="712007CE" w:rsidR="001A3E99" w:rsidRDefault="004A552E" w:rsidP="004A552E">
      <w:pPr>
        <w:spacing w:before="100" w:beforeAutospacing="1" w:after="100" w:afterAutospacing="1"/>
        <w:rPr>
          <w:rFonts w:ascii="Times New Roman" w:eastAsia="Times New Roman" w:hAnsi="Times New Roman"/>
          <w:sz w:val="24"/>
          <w:szCs w:val="24"/>
          <w:rPrChange w:id="5352" w:author="Russell Ott" w:date="2022-05-16T11:47:00Z">
            <w:rPr>
              <w:rFonts w:ascii="Calibri" w:hAnsi="Calibri"/>
            </w:rPr>
          </w:rPrChange>
        </w:rPr>
      </w:pPr>
      <w:r w:rsidRPr="00D14360">
        <w:rPr>
          <w:color w:val="000000"/>
          <w:rPrChange w:id="5353" w:author="Russell Ott" w:date="2022-05-16T11:47:00Z">
            <w:rPr>
              <w:rFonts w:ascii="Calibri" w:hAnsi="Calibri"/>
              <w:color w:val="000000"/>
            </w:rPr>
          </w:rPrChange>
        </w:rPr>
        <w:t>The ParentDocument represents the source of a document revision, addend</w:t>
      </w:r>
      <w:r w:rsidR="003F4E1F">
        <w:rPr>
          <w:color w:val="000000"/>
          <w:rPrChange w:id="5354" w:author="Russell Ott" w:date="2022-05-16T11:47:00Z">
            <w:rPr>
              <w:rFonts w:ascii="Calibri" w:hAnsi="Calibri"/>
              <w:color w:val="000000"/>
            </w:rPr>
          </w:rPrChange>
        </w:rPr>
        <w:t>um</w:t>
      </w:r>
      <w:r w:rsidRPr="00D14360">
        <w:rPr>
          <w:color w:val="000000"/>
          <w:rPrChange w:id="5355" w:author="Russell Ott" w:date="2022-05-16T11:47:00Z">
            <w:rPr>
              <w:rFonts w:ascii="Calibri" w:hAnsi="Calibri"/>
              <w:color w:val="000000"/>
            </w:rPr>
          </w:rPrChange>
        </w:rPr>
        <w:t>, or transformation.</w:t>
      </w:r>
      <w:r w:rsidRPr="00D14360">
        <w:rPr>
          <w:rStyle w:val="FootnoteReference"/>
          <w:color w:val="000000"/>
          <w:rPrChange w:id="5356" w:author="Russell Ott" w:date="2022-05-16T11:47:00Z">
            <w:rPr>
              <w:rStyle w:val="FootnoteReference"/>
              <w:rFonts w:ascii="Calibri" w:hAnsi="Calibri"/>
              <w:color w:val="000000"/>
            </w:rPr>
          </w:rPrChange>
        </w:rPr>
        <w:footnoteReference w:id="76"/>
      </w:r>
      <w:r w:rsidR="00B854E1" w:rsidRPr="00D14360">
        <w:rPr>
          <w:color w:val="000000"/>
          <w:rPrChange w:id="5357" w:author="Russell Ott" w:date="2022-05-16T11:47:00Z">
            <w:rPr>
              <w:rFonts w:ascii="Calibri" w:hAnsi="Calibri"/>
              <w:color w:val="000000"/>
            </w:rPr>
          </w:rPrChange>
        </w:rPr>
        <w:t xml:space="preserve"> The relatedDocument/parentDocument/id element is a mechanism used to link a revised, addend</w:t>
      </w:r>
      <w:r w:rsidR="00721EC9">
        <w:rPr>
          <w:color w:val="000000"/>
          <w:rPrChange w:id="5358" w:author="Russell Ott" w:date="2022-05-16T11:47:00Z">
            <w:rPr>
              <w:rFonts w:ascii="Calibri" w:hAnsi="Calibri"/>
              <w:color w:val="000000"/>
            </w:rPr>
          </w:rPrChange>
        </w:rPr>
        <w:t>um</w:t>
      </w:r>
      <w:r w:rsidR="00B854E1" w:rsidRPr="00D14360">
        <w:rPr>
          <w:color w:val="000000"/>
          <w:rPrChange w:id="5359" w:author="Russell Ott" w:date="2022-05-16T11:47:00Z">
            <w:rPr>
              <w:rFonts w:ascii="Calibri" w:hAnsi="Calibri"/>
              <w:color w:val="000000"/>
            </w:rPr>
          </w:rPrChange>
        </w:rPr>
        <w:t xml:space="preserve">, or transformed document to its original source document.  </w:t>
      </w:r>
      <w:r w:rsidR="00B854E1" w:rsidRPr="00D14360">
        <w:rPr>
          <w:rPrChange w:id="5360" w:author="Russell Ott" w:date="2022-05-16T11:47:00Z">
            <w:rPr>
              <w:rFonts w:ascii="Calibri" w:hAnsi="Calibri"/>
            </w:rPr>
          </w:rPrChange>
        </w:rPr>
        <w:t xml:space="preserve">There are many situations where a document may be updated. For example, a pending </w:t>
      </w:r>
      <w:del w:id="5361" w:author="Russell Ott" w:date="2022-05-16T11:47:00Z">
        <w:r w:rsidR="00B854E1" w:rsidRPr="00D14360">
          <w:rPr>
            <w:rFonts w:ascii="Calibri" w:hAnsi="Calibri" w:cs="Calibri"/>
          </w:rPr>
          <w:delText>lab</w:delText>
        </w:r>
      </w:del>
      <w:ins w:id="5362" w:author="Russell Ott" w:date="2022-05-16T11:47:00Z">
        <w:r w:rsidR="00B854E1" w:rsidRPr="00D14360">
          <w:rPr>
            <w:rFonts w:cs="Calibri"/>
          </w:rPr>
          <w:t>lab</w:t>
        </w:r>
        <w:r w:rsidR="001E18AB">
          <w:rPr>
            <w:rFonts w:cs="Calibri"/>
          </w:rPr>
          <w:t>oratory</w:t>
        </w:r>
      </w:ins>
      <w:r w:rsidR="00B854E1" w:rsidRPr="00D14360">
        <w:rPr>
          <w:rPrChange w:id="5363" w:author="Russell Ott" w:date="2022-05-16T11:47:00Z">
            <w:rPr>
              <w:rFonts w:ascii="Calibri" w:hAnsi="Calibri"/>
            </w:rPr>
          </w:rPrChange>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PrChange w:id="5364" w:author="Russell Ott" w:date="2022-05-16T11:47:00Z">
            <w:rPr>
              <w:rFonts w:ascii="Calibri" w:hAnsi="Calibri"/>
            </w:rPr>
          </w:rPrChange>
        </w:rPr>
      </w:pPr>
      <w:r>
        <w:rPr>
          <w:rPrChange w:id="5365" w:author="Russell Ott" w:date="2022-05-16T11:47:00Z">
            <w:rPr>
              <w:rFonts w:ascii="Calibri" w:hAnsi="Calibri"/>
            </w:rPr>
          </w:rPrChange>
        </w:rPr>
        <w:t>C</w:t>
      </w:r>
      <w:r w:rsidR="00A519FD">
        <w:rPr>
          <w:rPrChange w:id="5366" w:author="Russell Ott" w:date="2022-05-16T11:47:00Z">
            <w:rPr>
              <w:rFonts w:ascii="Calibri" w:hAnsi="Calibri"/>
            </w:rPr>
          </w:rPrChange>
        </w:rPr>
        <w:t>-</w:t>
      </w:r>
      <w:r>
        <w:rPr>
          <w:rPrChange w:id="5367" w:author="Russell Ott" w:date="2022-05-16T11:47:00Z">
            <w:rPr>
              <w:rFonts w:ascii="Calibri" w:hAnsi="Calibri"/>
            </w:rPr>
          </w:rPrChange>
        </w:rPr>
        <w:t>CDA Content Creators cannot know with certainty what documents a Content Consumer has previously stored. Therefore, it always is preferable for Content Creators to send a complete document that replaces a prior document rather than sending an addendum to a</w:t>
      </w:r>
      <w:r>
        <w:rPr>
          <w:rPrChange w:id="5368" w:author="Russell Ott" w:date="2022-05-16T11:47:00Z">
            <w:rPr>
              <w:rFonts w:ascii="Calibri" w:hAnsi="Calibri"/>
            </w:rPr>
          </w:rPrChange>
        </w:rPr>
        <w:t xml:space="preserve"> prior document.  </w:t>
      </w:r>
      <w:r w:rsidRPr="00484D15">
        <w:rPr>
          <w:rPrChange w:id="5369" w:author="Russell Ott" w:date="2022-05-16T11:47:00Z">
            <w:rPr>
              <w:rFonts w:ascii="Calibri" w:hAnsi="Calibri"/>
            </w:rPr>
          </w:rPrChange>
        </w:rPr>
        <w:t xml:space="preserve"> </w:t>
      </w:r>
      <w:r w:rsidRPr="00D14360">
        <w:rPr>
          <w:rPrChange w:id="5370" w:author="Russell Ott" w:date="2022-05-16T11:47:00Z">
            <w:rPr>
              <w:rFonts w:ascii="Calibri" w:hAnsi="Calibri"/>
            </w:rPr>
          </w:rPrChange>
        </w:rPr>
        <w:t>Indicate the parent document is being replaced by using a replace relationship (typeCode=”RPLC”).</w:t>
      </w:r>
      <w:r w:rsidR="00A519FD">
        <w:rPr>
          <w:rStyle w:val="FootnoteReference"/>
          <w:rPrChange w:id="5371" w:author="Russell Ott" w:date="2022-05-16T11:47:00Z">
            <w:rPr>
              <w:rStyle w:val="FootnoteReference"/>
              <w:rFonts w:ascii="Calibri" w:hAnsi="Calibri"/>
            </w:rPr>
          </w:rPrChange>
        </w:rPr>
        <w:footnoteReference w:id="77"/>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74D84BFD" w:rsidR="003776E2" w:rsidRPr="00C64922" w:rsidRDefault="00634398" w:rsidP="004134E2">
            <w:pPr>
              <w:pStyle w:val="BodyText"/>
              <w:rPr>
                <w:noProof/>
              </w:rPr>
            </w:pPr>
            <w:del w:id="5372" w:author="Russell Ott" w:date="2022-05-16T11:47:00Z">
              <w:r>
                <w:rPr>
                  <w:noProof/>
                </w:rPr>
                <w:drawing>
                  <wp:anchor distT="0" distB="0" distL="114300" distR="114300" simplePos="0" relativeHeight="251856896" behindDoc="0" locked="0" layoutInCell="1" allowOverlap="1" wp14:anchorId="28E82751" wp14:editId="6D391262">
                    <wp:simplePos x="0" y="0"/>
                    <wp:positionH relativeFrom="column">
                      <wp:posOffset>18415</wp:posOffset>
                    </wp:positionH>
                    <wp:positionV relativeFrom="paragraph">
                      <wp:posOffset>31750</wp:posOffset>
                    </wp:positionV>
                    <wp:extent cx="320040" cy="320040"/>
                    <wp:effectExtent l="0" t="0" r="0" b="0"/>
                    <wp:wrapNone/>
                    <wp:docPr id="110"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73" w:author="Russell Ott" w:date="2022-05-16T11:47:00Z">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ins>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20DCB2DD" w:rsidR="002B406D" w:rsidRDefault="00CA5B48" w:rsidP="00B85A9E">
      <w:pPr>
        <w:pStyle w:val="Caption"/>
        <w:keepNext/>
        <w:spacing w:before="240" w:after="0" w:line="276" w:lineRule="auto"/>
      </w:pPr>
      <w:bookmarkStart w:id="5374" w:name="_Toc21927467"/>
      <w:r>
        <w:t xml:space="preserve">  </w:t>
      </w:r>
      <w:bookmarkStart w:id="5375" w:name="_Toc101449268"/>
      <w:r w:rsidR="002B406D">
        <w:t xml:space="preserve">Example </w:t>
      </w:r>
      <w:r w:rsidR="00132A94">
        <w:fldChar w:fldCharType="begin"/>
      </w:r>
      <w:r w:rsidR="00132A94">
        <w:instrText xml:space="preserve"> SEQ Example \* ARABIC </w:instrText>
      </w:r>
      <w:r w:rsidR="00132A94">
        <w:fldChar w:fldCharType="separate"/>
      </w:r>
      <w:r w:rsidR="00F10C7C">
        <w:rPr>
          <w:noProof/>
        </w:rPr>
        <w:t>15</w:t>
      </w:r>
      <w:r w:rsidR="00132A94">
        <w:rPr>
          <w:noProof/>
        </w:rPr>
        <w:fldChar w:fldCharType="end"/>
      </w:r>
      <w:r w:rsidR="002B406D">
        <w:t>:</w:t>
      </w:r>
      <w:ins w:id="5376" w:author="Russell Ott" w:date="2022-05-16T11:47:00Z">
        <w:r w:rsidR="00BA5010">
          <w:t xml:space="preserve"> </w:t>
        </w:r>
      </w:ins>
      <w:r w:rsidR="002B406D" w:rsidRPr="00685788">
        <w:t>Replacement Discharge Summary Document with Hospital Course Added</w:t>
      </w:r>
      <w:bookmarkEnd w:id="5375"/>
      <w:bookmarkEnd w:id="53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60DA965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del w:id="5377" w:author="Russell Ott" w:date="2022-05-16T11:47:00Z">
              <w:r w:rsidRPr="00D14360">
                <w:rPr>
                  <w:rFonts w:ascii="Courier New" w:hAnsi="Courier New" w:cs="Courier New"/>
                  <w:color w:val="000000"/>
                  <w:sz w:val="16"/>
                  <w:szCs w:val="16"/>
                </w:rPr>
                <w:delText>=”</w:delText>
              </w:r>
            </w:del>
            <w:ins w:id="537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US</w:t>
            </w:r>
            <w:del w:id="5379" w:author="Russell Ott" w:date="2022-05-16T11:47:00Z">
              <w:r w:rsidRPr="00D14360">
                <w:rPr>
                  <w:rFonts w:ascii="Courier New" w:hAnsi="Courier New" w:cs="Courier New"/>
                  <w:color w:val="000000"/>
                  <w:sz w:val="16"/>
                  <w:szCs w:val="16"/>
                </w:rPr>
                <w:delText>”&gt;</w:delText>
              </w:r>
            </w:del>
            <w:ins w:id="5380"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438EEAA6" w14:textId="0C09B8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del w:id="5381" w:author="Russell Ott" w:date="2022-05-16T11:47:00Z">
              <w:r w:rsidRPr="00D14360">
                <w:rPr>
                  <w:rFonts w:ascii="Courier New" w:hAnsi="Courier New" w:cs="Courier New"/>
                  <w:color w:val="000000"/>
                  <w:sz w:val="16"/>
                  <w:szCs w:val="16"/>
                </w:rPr>
                <w:delText>=”</w:delText>
              </w:r>
            </w:del>
            <w:ins w:id="538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2.16.840.1.113883.1.3</w:t>
            </w:r>
            <w:del w:id="5383" w:author="Russell Ott" w:date="2022-05-16T11:47:00Z">
              <w:r w:rsidRPr="00D14360">
                <w:rPr>
                  <w:rFonts w:ascii="Courier New" w:hAnsi="Courier New" w:cs="Courier New"/>
                  <w:color w:val="000000"/>
                  <w:sz w:val="16"/>
                  <w:szCs w:val="16"/>
                </w:rPr>
                <w:delText>”</w:delText>
              </w:r>
            </w:del>
            <w:ins w:id="538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385" w:author="Russell Ott" w:date="2022-05-16T11:47:00Z">
              <w:r w:rsidRPr="00D14360">
                <w:rPr>
                  <w:rFonts w:ascii="Courier New" w:hAnsi="Courier New" w:cs="Courier New"/>
                  <w:color w:val="000000"/>
                  <w:sz w:val="16"/>
                  <w:szCs w:val="16"/>
                </w:rPr>
                <w:delText>=”</w:delText>
              </w:r>
            </w:del>
            <w:ins w:id="538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POCD_HD000040</w:t>
            </w:r>
            <w:del w:id="5387" w:author="Russell Ott" w:date="2022-05-16T11:47:00Z">
              <w:r w:rsidRPr="00D14360">
                <w:rPr>
                  <w:rFonts w:ascii="Courier New" w:hAnsi="Courier New" w:cs="Courier New"/>
                  <w:color w:val="000000"/>
                  <w:sz w:val="16"/>
                  <w:szCs w:val="16"/>
                </w:rPr>
                <w:delText>”/&gt;</w:delText>
              </w:r>
            </w:del>
            <w:ins w:id="5388"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5CCCB4E0" w14:textId="68D880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5389" w:author="Russell Ott" w:date="2022-05-16T11:47:00Z">
              <w:r w:rsidRPr="00D14360">
                <w:rPr>
                  <w:rFonts w:ascii="Courier New" w:hAnsi="Courier New" w:cs="Courier New"/>
                  <w:color w:val="000000"/>
                  <w:sz w:val="16"/>
                  <w:szCs w:val="16"/>
                </w:rPr>
                <w:delText>=”</w:delText>
              </w:r>
            </w:del>
            <w:ins w:id="539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2.16.840.1.113883.10.20.22.1.1</w:t>
            </w:r>
            <w:del w:id="5391" w:author="Russell Ott" w:date="2022-05-16T11:47:00Z">
              <w:r w:rsidRPr="00D14360">
                <w:rPr>
                  <w:rFonts w:ascii="Courier New" w:hAnsi="Courier New" w:cs="Courier New"/>
                  <w:color w:val="000000"/>
                  <w:sz w:val="16"/>
                  <w:szCs w:val="16"/>
                </w:rPr>
                <w:delText>”</w:delText>
              </w:r>
            </w:del>
            <w:ins w:id="5392"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393" w:author="Russell Ott" w:date="2022-05-16T11:47:00Z">
              <w:r w:rsidRPr="00D14360">
                <w:rPr>
                  <w:rFonts w:ascii="Courier New" w:hAnsi="Courier New" w:cs="Courier New"/>
                  <w:color w:val="000000"/>
                  <w:sz w:val="16"/>
                  <w:szCs w:val="16"/>
                </w:rPr>
                <w:delText>=”</w:delText>
              </w:r>
            </w:del>
            <w:ins w:id="539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2015-08-01</w:t>
            </w:r>
            <w:del w:id="5395" w:author="Russell Ott" w:date="2022-05-16T11:47:00Z">
              <w:r w:rsidRPr="00D14360">
                <w:rPr>
                  <w:rFonts w:ascii="Courier New" w:hAnsi="Courier New" w:cs="Courier New"/>
                  <w:color w:val="000000"/>
                  <w:sz w:val="16"/>
                  <w:szCs w:val="16"/>
                </w:rPr>
                <w:delText>”&gt;</w:delText>
              </w:r>
            </w:del>
            <w:ins w:id="5396"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3443D5A9" w14:textId="61913EAE"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5397" w:author="Russell Ott" w:date="2022-05-16T11:47:00Z">
              <w:r w:rsidRPr="00D14360">
                <w:rPr>
                  <w:rFonts w:ascii="Courier New" w:hAnsi="Courier New" w:cs="Courier New"/>
                  <w:color w:val="000000"/>
                  <w:sz w:val="16"/>
                  <w:szCs w:val="16"/>
                </w:rPr>
                <w:delText>=”</w:delText>
              </w:r>
            </w:del>
            <w:ins w:id="539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2.16.840.1.113883.10.20.22.1.8</w:t>
            </w:r>
            <w:del w:id="5399" w:author="Russell Ott" w:date="2022-05-16T11:47:00Z">
              <w:r w:rsidRPr="00D14360">
                <w:rPr>
                  <w:rFonts w:ascii="Courier New" w:hAnsi="Courier New" w:cs="Courier New"/>
                  <w:color w:val="000000"/>
                  <w:sz w:val="16"/>
                  <w:szCs w:val="16"/>
                </w:rPr>
                <w:delText>”</w:delText>
              </w:r>
            </w:del>
            <w:ins w:id="5400"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01" w:author="Russell Ott" w:date="2022-05-16T11:47:00Z">
              <w:r w:rsidRPr="00D14360">
                <w:rPr>
                  <w:rFonts w:ascii="Courier New" w:hAnsi="Courier New" w:cs="Courier New"/>
                  <w:color w:val="000000"/>
                  <w:sz w:val="16"/>
                  <w:szCs w:val="16"/>
                </w:rPr>
                <w:delText>=”</w:delText>
              </w:r>
            </w:del>
            <w:ins w:id="540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2015-08-01</w:t>
            </w:r>
            <w:del w:id="5403" w:author="Russell Ott" w:date="2022-05-16T11:47:00Z">
              <w:r w:rsidRPr="00D14360">
                <w:rPr>
                  <w:rFonts w:ascii="Courier New" w:hAnsi="Courier New" w:cs="Courier New"/>
                  <w:color w:val="000000"/>
                  <w:sz w:val="16"/>
                  <w:szCs w:val="16"/>
                </w:rPr>
                <w:delText>”&gt;</w:delText>
              </w:r>
            </w:del>
            <w:ins w:id="5404"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29687788" w14:textId="7F24D045"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5405" w:author="Russell Ott" w:date="2022-05-16T11:47:00Z">
              <w:r w:rsidRPr="00D14360">
                <w:rPr>
                  <w:rFonts w:ascii="Courier New" w:hAnsi="Courier New" w:cs="Courier New"/>
                  <w:color w:val="000000"/>
                  <w:sz w:val="16"/>
                  <w:szCs w:val="16"/>
                </w:rPr>
                <w:delText>=”</w:delText>
              </w:r>
            </w:del>
            <w:ins w:id="540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2.16.840.1.113883.19.5.99999.1</w:t>
            </w:r>
            <w:del w:id="5407" w:author="Russell Ott" w:date="2022-05-16T11:47:00Z">
              <w:r w:rsidRPr="00D14360">
                <w:rPr>
                  <w:rFonts w:ascii="Courier New" w:hAnsi="Courier New" w:cs="Courier New"/>
                  <w:color w:val="000000"/>
                  <w:sz w:val="16"/>
                  <w:szCs w:val="16"/>
                </w:rPr>
                <w:delText>”</w:delText>
              </w:r>
            </w:del>
            <w:ins w:id="540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09" w:author="Russell Ott" w:date="2022-05-16T11:47:00Z">
              <w:r w:rsidRPr="00D14360">
                <w:rPr>
                  <w:rFonts w:ascii="Courier New" w:hAnsi="Courier New" w:cs="Courier New"/>
                  <w:color w:val="000000"/>
                  <w:sz w:val="16"/>
                  <w:szCs w:val="16"/>
                </w:rPr>
                <w:delText>=”</w:delText>
              </w:r>
            </w:del>
            <w:ins w:id="541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20160414145050</w:t>
            </w:r>
            <w:del w:id="5411" w:author="Russell Ott" w:date="2022-05-16T11:47:00Z">
              <w:r w:rsidRPr="00D14360">
                <w:rPr>
                  <w:rFonts w:ascii="Courier New" w:hAnsi="Courier New" w:cs="Courier New"/>
                  <w:color w:val="000000"/>
                  <w:sz w:val="16"/>
                  <w:szCs w:val="16"/>
                </w:rPr>
                <w:delText>”&gt;</w:delText>
              </w:r>
            </w:del>
            <w:ins w:id="541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27BE6CA8" w14:textId="456E592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del w:id="5413" w:author="Russell Ott" w:date="2022-05-16T11:47:00Z">
              <w:r w:rsidRPr="00D14360">
                <w:rPr>
                  <w:rFonts w:ascii="Courier New" w:hAnsi="Courier New" w:cs="Courier New"/>
                  <w:color w:val="000000"/>
                  <w:sz w:val="16"/>
                  <w:szCs w:val="16"/>
                </w:rPr>
                <w:delText>=”</w:delText>
              </w:r>
            </w:del>
            <w:ins w:id="541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2.16.840.1.113883.6.1</w:t>
            </w:r>
            <w:del w:id="5415" w:author="Russell Ott" w:date="2022-05-16T11:47:00Z">
              <w:r w:rsidRPr="00D14360">
                <w:rPr>
                  <w:rFonts w:ascii="Courier New" w:hAnsi="Courier New" w:cs="Courier New"/>
                  <w:color w:val="000000"/>
                  <w:sz w:val="16"/>
                  <w:szCs w:val="16"/>
                </w:rPr>
                <w:delText>”</w:delText>
              </w:r>
            </w:del>
            <w:ins w:id="5416"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5417" w:author="Russell Ott" w:date="2022-05-16T11:47:00Z">
              <w:r w:rsidRPr="00D14360">
                <w:rPr>
                  <w:rFonts w:ascii="Courier New" w:hAnsi="Courier New" w:cs="Courier New"/>
                  <w:color w:val="000000"/>
                  <w:sz w:val="16"/>
                  <w:szCs w:val="16"/>
                </w:rPr>
                <w:delText>=”</w:delText>
              </w:r>
            </w:del>
            <w:ins w:id="541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LOINC</w:t>
            </w:r>
            <w:del w:id="5419" w:author="Russell Ott" w:date="2022-05-16T11:47:00Z">
              <w:r w:rsidRPr="00D14360">
                <w:rPr>
                  <w:rFonts w:ascii="Courier New" w:hAnsi="Courier New" w:cs="Courier New"/>
                  <w:color w:val="000000"/>
                  <w:sz w:val="16"/>
                  <w:szCs w:val="16"/>
                </w:rPr>
                <w:delText>”</w:delText>
              </w:r>
            </w:del>
            <w:ins w:id="5420"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b/>
                <w:color w:val="000000"/>
                <w:rPrChange w:id="5421" w:author="Russell Ott" w:date="2022-05-16T11:47:00Z">
                  <w:rPr>
                    <w:rFonts w:ascii="Calibri" w:hAnsi="Calibri"/>
                    <w:b/>
                    <w:color w:val="000000"/>
                  </w:rPr>
                </w:rPrChange>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b/>
          <w:color w:val="000000"/>
          <w:rPrChange w:id="5422" w:author="Russell Ott" w:date="2022-05-16T11:47:00Z">
            <w:rPr>
              <w:rFonts w:ascii="Calibri" w:hAnsi="Calibri"/>
              <w:b/>
              <w:color w:val="000000"/>
            </w:rPr>
          </w:rPrChange>
        </w:rPr>
      </w:pPr>
    </w:p>
    <w:p w14:paraId="56EF80F6" w14:textId="355E7A98" w:rsidR="00A10C4D" w:rsidRPr="00D14360" w:rsidRDefault="009456DE" w:rsidP="00B505D2">
      <w:pPr>
        <w:spacing w:after="120"/>
        <w:rPr>
          <w:rFonts w:ascii="Times New Roman" w:eastAsia="Times New Roman" w:hAnsi="Times New Roman"/>
          <w:color w:val="000000"/>
          <w:sz w:val="24"/>
          <w:szCs w:val="24"/>
          <w:rPrChange w:id="5423" w:author="Russell Ott" w:date="2022-05-16T11:47:00Z">
            <w:rPr>
              <w:rFonts w:ascii="Calibri" w:hAnsi="Calibri"/>
              <w:color w:val="000000"/>
            </w:rPr>
          </w:rPrChange>
        </w:rPr>
      </w:pPr>
      <w:r w:rsidRPr="00D14360">
        <w:rPr>
          <w:b/>
          <w:color w:val="000000"/>
          <w:rPrChange w:id="5424" w:author="Russell Ott" w:date="2022-05-16T11:47:00Z">
            <w:rPr>
              <w:rFonts w:ascii="Calibri" w:hAnsi="Calibri"/>
              <w:b/>
              <w:color w:val="000000"/>
            </w:rPr>
          </w:rPrChange>
        </w:rPr>
        <w:t>Reference:</w:t>
      </w:r>
      <w:r w:rsidR="00203749" w:rsidRPr="003A3D50">
        <w:rPr>
          <w:color w:val="000000"/>
          <w:rPrChange w:id="5425" w:author="Russell Ott" w:date="2022-05-16T11:47:00Z">
            <w:rPr>
              <w:rFonts w:ascii="Calibri" w:hAnsi="Calibri"/>
              <w:color w:val="000000"/>
            </w:rPr>
          </w:rPrChange>
        </w:rPr>
        <w:t xml:space="preserve"> </w:t>
      </w:r>
      <w:r w:rsidR="00203749" w:rsidRPr="007770C6">
        <w:rPr>
          <w:color w:val="0000FF"/>
          <w:u w:val="single"/>
          <w:rPrChange w:id="5426" w:author="Russell Ott" w:date="2022-05-16T11:47:00Z">
            <w:rPr>
              <w:rFonts w:ascii="Calibri" w:hAnsi="Calibri"/>
              <w:color w:val="000000"/>
            </w:rPr>
          </w:rPrChange>
        </w:rPr>
        <w:fldChar w:fldCharType="begin"/>
      </w:r>
      <w:r w:rsidR="00203749" w:rsidRPr="007770C6">
        <w:rPr>
          <w:color w:val="0000FF"/>
          <w:u w:val="single"/>
          <w:rPrChange w:id="5427" w:author="Russell Ott" w:date="2022-05-16T11:47:00Z">
            <w:rPr>
              <w:rFonts w:ascii="Calibri" w:hAnsi="Calibri"/>
              <w:color w:val="000000"/>
            </w:rPr>
          </w:rPrChange>
        </w:rPr>
        <w:instrText xml:space="preserve"> REF _Ref21897506 \w \h </w:instrText>
      </w:r>
      <w:r w:rsidR="00203749" w:rsidRPr="007770C6">
        <w:rPr>
          <w:color w:val="0000FF"/>
          <w:u w:val="single"/>
          <w:rPrChange w:id="5428" w:author="Russell Ott" w:date="2022-05-16T11:47:00Z">
            <w:rPr>
              <w:rFonts w:ascii="Calibri" w:hAnsi="Calibri"/>
              <w:color w:val="000000"/>
            </w:rPr>
          </w:rPrChange>
        </w:rPr>
      </w:r>
      <w:r w:rsidR="00203749" w:rsidRPr="007770C6">
        <w:rPr>
          <w:color w:val="0000FF"/>
          <w:u w:val="single"/>
          <w:rPrChange w:id="5429" w:author="Russell Ott" w:date="2022-05-16T11:47:00Z">
            <w:rPr>
              <w:rFonts w:ascii="Calibri" w:hAnsi="Calibri"/>
              <w:color w:val="000000"/>
            </w:rPr>
          </w:rPrChange>
        </w:rPr>
        <w:fldChar w:fldCharType="separate"/>
      </w:r>
      <w:r w:rsidR="00F10C7C">
        <w:rPr>
          <w:color w:val="0000FF"/>
          <w:u w:val="single"/>
          <w:rPrChange w:id="5430" w:author="Russell Ott" w:date="2022-05-16T11:47:00Z">
            <w:rPr>
              <w:rFonts w:ascii="Calibri" w:hAnsi="Calibri"/>
              <w:color w:val="000000"/>
            </w:rPr>
          </w:rPrChange>
        </w:rPr>
        <w:t>2.6.1</w:t>
      </w:r>
      <w:r w:rsidR="00203749" w:rsidRPr="007770C6">
        <w:rPr>
          <w:color w:val="0000FF"/>
          <w:u w:val="single"/>
          <w:rPrChange w:id="5431" w:author="Russell Ott" w:date="2022-05-16T11:47:00Z">
            <w:rPr>
              <w:rFonts w:ascii="Calibri" w:hAnsi="Calibri"/>
              <w:color w:val="000000"/>
            </w:rPr>
          </w:rPrChange>
        </w:rPr>
        <w:fldChar w:fldCharType="end"/>
      </w:r>
      <w:r w:rsidR="00203749" w:rsidRPr="007770C6">
        <w:rPr>
          <w:b/>
          <w:color w:val="0000FF"/>
          <w:u w:val="single"/>
          <w:rPrChange w:id="5432" w:author="Russell Ott" w:date="2022-05-16T11:47:00Z">
            <w:rPr>
              <w:rFonts w:ascii="Calibri" w:hAnsi="Calibri"/>
              <w:b/>
              <w:color w:val="000000"/>
            </w:rPr>
          </w:rPrChange>
        </w:rPr>
        <w:t xml:space="preserve"> </w:t>
      </w:r>
      <w:r w:rsidR="00203749" w:rsidRPr="007770C6">
        <w:rPr>
          <w:b/>
          <w:color w:val="0000FF"/>
          <w:u w:val="single"/>
          <w:rPrChange w:id="5433" w:author="Russell Ott" w:date="2022-05-16T11:47:00Z">
            <w:rPr>
              <w:rFonts w:ascii="Calibri" w:hAnsi="Calibri"/>
              <w:b/>
              <w:color w:val="000000"/>
            </w:rPr>
          </w:rPrChange>
        </w:rPr>
        <w:fldChar w:fldCharType="begin"/>
      </w:r>
      <w:r w:rsidR="00203749" w:rsidRPr="007770C6">
        <w:rPr>
          <w:b/>
          <w:color w:val="0000FF"/>
          <w:u w:val="single"/>
          <w:rPrChange w:id="5434" w:author="Russell Ott" w:date="2022-05-16T11:47:00Z">
            <w:rPr>
              <w:rFonts w:ascii="Calibri" w:hAnsi="Calibri"/>
              <w:b/>
              <w:color w:val="000000"/>
            </w:rPr>
          </w:rPrChange>
        </w:rPr>
        <w:instrText xml:space="preserve"> REF _Ref21897512 \h  \* MERGEFORMAT </w:instrText>
      </w:r>
      <w:r w:rsidR="00203749" w:rsidRPr="007770C6">
        <w:rPr>
          <w:b/>
          <w:color w:val="0000FF"/>
          <w:u w:val="single"/>
          <w:rPrChange w:id="5435" w:author="Russell Ott" w:date="2022-05-16T11:47:00Z">
            <w:rPr>
              <w:rFonts w:ascii="Calibri" w:hAnsi="Calibri"/>
              <w:b/>
              <w:color w:val="000000"/>
            </w:rPr>
          </w:rPrChange>
        </w:rPr>
      </w:r>
      <w:r w:rsidR="00203749" w:rsidRPr="007770C6">
        <w:rPr>
          <w:b/>
          <w:color w:val="0000FF"/>
          <w:u w:val="single"/>
          <w:rPrChange w:id="5436" w:author="Russell Ott" w:date="2022-05-16T11:47:00Z">
            <w:rPr>
              <w:rFonts w:ascii="Calibri" w:hAnsi="Calibri"/>
              <w:b/>
              <w:color w:val="000000"/>
            </w:rPr>
          </w:rPrChange>
        </w:rPr>
        <w:fldChar w:fldCharType="separate"/>
      </w:r>
      <w:r w:rsidR="00F10C7C" w:rsidRPr="00F10C7C">
        <w:rPr>
          <w:color w:val="0000FF"/>
          <w:u w:val="single"/>
          <w:rPrChange w:id="5437" w:author="Russell Ott" w:date="2022-05-16T11:47:00Z">
            <w:rPr>
              <w:rFonts w:ascii="Calibri" w:hAnsi="Calibri"/>
            </w:rPr>
          </w:rPrChange>
        </w:rPr>
        <w:t>Content Creator Responsibilities</w:t>
      </w:r>
      <w:r w:rsidR="00203749" w:rsidRPr="007770C6">
        <w:rPr>
          <w:b/>
          <w:color w:val="0000FF"/>
          <w:u w:val="single"/>
          <w:rPrChange w:id="5438" w:author="Russell Ott" w:date="2022-05-16T11:47:00Z">
            <w:rPr>
              <w:rFonts w:ascii="Calibri" w:hAnsi="Calibri"/>
              <w:b/>
              <w:color w:val="000000"/>
            </w:rPr>
          </w:rPrChange>
        </w:rPr>
        <w:fldChar w:fldCharType="end"/>
      </w:r>
      <w:del w:id="5439" w:author="Russell Ott" w:date="2022-05-16T11:47:00Z">
        <w:r w:rsidRPr="00D14360">
          <w:rPr>
            <w:rFonts w:cs="Calibri"/>
            <w:color w:val="000000"/>
          </w:rPr>
          <w:delText xml:space="preserve"> </w:delText>
        </w:r>
        <w:r w:rsidR="001A0138">
          <w:fldChar w:fldCharType="begin"/>
        </w:r>
        <w:r w:rsidR="001A0138">
          <w:delInstrText xml:space="preserve"> HYPERLINK \l "_Content_Creator_Responsibilities" </w:delInstrText>
        </w:r>
        <w:r w:rsidR="001A0138">
          <w:fldChar w:fldCharType="separate"/>
        </w:r>
        <w:r w:rsidR="00567AB0" w:rsidRPr="00D14360">
          <w:rPr>
            <w:rStyle w:val="Hyperlink"/>
            <w:rFonts w:cs="Calibri"/>
          </w:rPr>
          <w:delText xml:space="preserve"> </w:delText>
        </w:r>
        <w:r w:rsidR="001A0138">
          <w:rPr>
            <w:rStyle w:val="Hyperlink"/>
            <w:rFonts w:cs="Calibri"/>
          </w:rPr>
          <w:fldChar w:fldCharType="end"/>
        </w:r>
      </w:del>
    </w:p>
    <w:p w14:paraId="3D334F09" w14:textId="77777777" w:rsidR="00A10C4D" w:rsidRPr="00C64922" w:rsidRDefault="00A10C4D" w:rsidP="00F10C7C">
      <w:pPr>
        <w:pStyle w:val="Heading3"/>
      </w:pPr>
      <w:bookmarkStart w:id="5440" w:name="_C-CDA_R2.1_Document"/>
      <w:bookmarkStart w:id="5441" w:name="_Toc10690841"/>
      <w:bookmarkStart w:id="5442" w:name="_Toc11043584"/>
      <w:bookmarkStart w:id="5443" w:name="_Toc11045575"/>
      <w:bookmarkStart w:id="5444" w:name="_Toc11391245"/>
      <w:bookmarkStart w:id="5445" w:name="_Toc103262643"/>
      <w:bookmarkStart w:id="5446" w:name="_Toc22823388"/>
      <w:bookmarkEnd w:id="5440"/>
      <w:r w:rsidRPr="00C64922">
        <w:t>C-CDA R2.1 Document Templates</w:t>
      </w:r>
      <w:bookmarkEnd w:id="5441"/>
      <w:bookmarkEnd w:id="5442"/>
      <w:bookmarkEnd w:id="5443"/>
      <w:bookmarkEnd w:id="5444"/>
      <w:bookmarkEnd w:id="5445"/>
      <w:bookmarkEnd w:id="5446"/>
    </w:p>
    <w:p w14:paraId="746BD4CC" w14:textId="78DC143E" w:rsidR="00A10C4D" w:rsidRPr="007770C6" w:rsidRDefault="00A10C4D" w:rsidP="00B505D2">
      <w:pPr>
        <w:pStyle w:val="Default"/>
        <w:spacing w:after="120"/>
        <w:rPr>
          <w:sz w:val="20"/>
          <w:rPrChange w:id="5447" w:author="Russell Ott" w:date="2022-05-16T11:47:00Z">
            <w:rPr/>
          </w:rPrChange>
        </w:rPr>
      </w:pPr>
      <w:r w:rsidRPr="007770C6">
        <w:rPr>
          <w:sz w:val="20"/>
          <w:rPrChange w:id="5448" w:author="Russell Ott" w:date="2022-05-16T11:47:00Z">
            <w:rPr/>
          </w:rPrChange>
        </w:rPr>
        <w:t>While all C-CDA document</w:t>
      </w:r>
      <w:r w:rsidR="00C14E97" w:rsidRPr="007770C6">
        <w:rPr>
          <w:sz w:val="20"/>
          <w:rPrChange w:id="5449" w:author="Russell Ott" w:date="2022-05-16T11:47:00Z">
            <w:rPr/>
          </w:rPrChange>
        </w:rPr>
        <w:t>s</w:t>
      </w:r>
      <w:r w:rsidRPr="007770C6">
        <w:rPr>
          <w:sz w:val="20"/>
          <w:rPrChange w:id="5450" w:author="Russell Ott" w:date="2022-05-16T11:47:00Z">
            <w:rPr/>
          </w:rPrChange>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Change w:id="5451" w:author="Russell Ott" w:date="2022-05-16T11:47:00Z">
            <w:rPr/>
          </w:rPrChange>
        </w:rPr>
      </w:pPr>
      <w:r w:rsidRPr="007770C6">
        <w:rPr>
          <w:sz w:val="20"/>
          <w:rPrChange w:id="5452" w:author="Russell Ott" w:date="2022-05-16T11:47:00Z">
            <w:rPr/>
          </w:rPrChange>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ascii="Times New Roman" w:eastAsia="Times New Roman" w:hAnsi="Times New Roman"/>
          <w:color w:val="000000"/>
          <w:sz w:val="24"/>
          <w:szCs w:val="24"/>
          <w:rPrChange w:id="5453" w:author="Russell Ott" w:date="2022-05-16T11:47:00Z">
            <w:rPr>
              <w:rFonts w:ascii="Calibri" w:hAnsi="Calibri"/>
              <w:color w:val="000000"/>
            </w:rPr>
          </w:rPrChange>
        </w:rPr>
      </w:pPr>
      <w:r w:rsidRPr="009A2A86">
        <w:rPr>
          <w:color w:val="000000"/>
          <w:rPrChange w:id="5454" w:author="Russell Ott" w:date="2022-05-16T11:47:00Z">
            <w:rPr>
              <w:rFonts w:ascii="Calibri" w:hAnsi="Calibri"/>
              <w:color w:val="000000"/>
            </w:rPr>
          </w:rPrChange>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color w:val="000000"/>
          <w:rPrChange w:id="5455" w:author="Russell Ott" w:date="2022-05-16T11:47:00Z">
            <w:rPr>
              <w:color w:val="000000"/>
            </w:rPr>
          </w:rPrChange>
        </w:rPr>
      </w:pPr>
      <w:r w:rsidRPr="009A2A86">
        <w:rPr>
          <w:color w:val="000000"/>
          <w:rPrChange w:id="5456" w:author="Russell Ott" w:date="2022-05-16T11:47:00Z">
            <w:rPr>
              <w:color w:val="000000"/>
            </w:rPr>
          </w:rPrChange>
        </w:rPr>
        <w:t>Scope and intended use of the document type</w:t>
      </w:r>
      <w:r w:rsidR="001F7773" w:rsidRPr="009A2A86">
        <w:rPr>
          <w:color w:val="000000"/>
          <w:rPrChange w:id="5457" w:author="Russell Ott" w:date="2022-05-16T11:47:00Z">
            <w:rPr>
              <w:color w:val="000000"/>
            </w:rPr>
          </w:rPrChange>
        </w:rPr>
        <w:t>.</w:t>
      </w:r>
      <w:r w:rsidRPr="009A2A86">
        <w:rPr>
          <w:color w:val="000000"/>
          <w:rPrChange w:id="5458" w:author="Russell Ott" w:date="2022-05-16T11:47:00Z">
            <w:rPr>
              <w:color w:val="000000"/>
            </w:rPr>
          </w:rPrChange>
        </w:rPr>
        <w:t xml:space="preserve"> </w:t>
      </w:r>
    </w:p>
    <w:p w14:paraId="7AA48335" w14:textId="77777777" w:rsidR="00A10C4D" w:rsidRPr="009A2A86" w:rsidRDefault="00A10C4D" w:rsidP="0054522C">
      <w:pPr>
        <w:pStyle w:val="ListParagraph"/>
        <w:numPr>
          <w:ilvl w:val="0"/>
          <w:numId w:val="23"/>
        </w:numPr>
        <w:spacing w:after="120"/>
        <w:rPr>
          <w:color w:val="000000"/>
          <w:rPrChange w:id="5459" w:author="Russell Ott" w:date="2022-05-16T11:47:00Z">
            <w:rPr>
              <w:color w:val="000000"/>
            </w:rPr>
          </w:rPrChange>
        </w:rPr>
      </w:pPr>
      <w:r w:rsidRPr="009A2A86">
        <w:rPr>
          <w:color w:val="000000"/>
          <w:rPrChange w:id="5460" w:author="Russell Ott" w:date="2022-05-16T11:47:00Z">
            <w:rPr>
              <w:color w:val="000000"/>
            </w:rPr>
          </w:rPrChange>
        </w:rPr>
        <w:t>Description and explanatory narrative</w:t>
      </w:r>
      <w:r w:rsidR="001F7773" w:rsidRPr="009A2A86">
        <w:rPr>
          <w:color w:val="000000"/>
          <w:rPrChange w:id="5461" w:author="Russell Ott" w:date="2022-05-16T11:47:00Z">
            <w:rPr>
              <w:color w:val="000000"/>
            </w:rPr>
          </w:rPrChange>
        </w:rPr>
        <w:t>.</w:t>
      </w:r>
      <w:r w:rsidRPr="009A2A86">
        <w:rPr>
          <w:color w:val="000000"/>
          <w:rPrChange w:id="5462" w:author="Russell Ott" w:date="2022-05-16T11:47:00Z">
            <w:rPr>
              <w:color w:val="000000"/>
            </w:rPr>
          </w:rPrChange>
        </w:rPr>
        <w:t xml:space="preserve"> </w:t>
      </w:r>
    </w:p>
    <w:p w14:paraId="144A7DBF" w14:textId="77777777" w:rsidR="00A10C4D" w:rsidRPr="009A2A86" w:rsidRDefault="00A10C4D" w:rsidP="0054522C">
      <w:pPr>
        <w:pStyle w:val="ListParagraph"/>
        <w:numPr>
          <w:ilvl w:val="0"/>
          <w:numId w:val="23"/>
        </w:numPr>
        <w:spacing w:after="120"/>
        <w:rPr>
          <w:color w:val="000000"/>
          <w:rPrChange w:id="5463" w:author="Russell Ott" w:date="2022-05-16T11:47:00Z">
            <w:rPr>
              <w:color w:val="000000"/>
            </w:rPr>
          </w:rPrChange>
        </w:rPr>
      </w:pPr>
      <w:r w:rsidRPr="009A2A86">
        <w:rPr>
          <w:color w:val="000000"/>
          <w:rPrChange w:id="5464" w:author="Russell Ott" w:date="2022-05-16T11:47:00Z">
            <w:rPr>
              <w:color w:val="000000"/>
            </w:rPr>
          </w:rPrChange>
        </w:rPr>
        <w:t>Template metadata (</w:t>
      </w:r>
      <w:r w:rsidRPr="009A2A86">
        <w:rPr>
          <w:i/>
          <w:color w:val="000000"/>
          <w:rPrChange w:id="5465" w:author="Russell Ott" w:date="2022-05-16T11:47:00Z">
            <w:rPr>
              <w:i/>
              <w:color w:val="000000"/>
            </w:rPr>
          </w:rPrChange>
        </w:rPr>
        <w:t>e.g.,</w:t>
      </w:r>
      <w:r w:rsidRPr="009A2A86">
        <w:rPr>
          <w:color w:val="000000"/>
          <w:rPrChange w:id="5466" w:author="Russell Ott" w:date="2022-05-16T11:47:00Z">
            <w:rPr>
              <w:color w:val="000000"/>
            </w:rPr>
          </w:rPrChange>
        </w:rPr>
        <w:t xml:space="preserve"> templateId)</w:t>
      </w:r>
      <w:r w:rsidR="001F7773" w:rsidRPr="009A2A86">
        <w:rPr>
          <w:color w:val="000000"/>
          <w:rPrChange w:id="5467" w:author="Russell Ott" w:date="2022-05-16T11:47:00Z">
            <w:rPr>
              <w:color w:val="000000"/>
            </w:rPr>
          </w:rPrChange>
        </w:rPr>
        <w:t>.</w:t>
      </w:r>
      <w:r w:rsidRPr="009A2A86">
        <w:rPr>
          <w:color w:val="000000"/>
          <w:rPrChange w:id="5468" w:author="Russell Ott" w:date="2022-05-16T11:47:00Z">
            <w:rPr>
              <w:color w:val="000000"/>
            </w:rPr>
          </w:rPrChange>
        </w:rPr>
        <w:t xml:space="preserve"> </w:t>
      </w:r>
    </w:p>
    <w:p w14:paraId="08C6B4AC" w14:textId="77777777" w:rsidR="00A10C4D" w:rsidRPr="009A2A86" w:rsidRDefault="00A10C4D" w:rsidP="0054522C">
      <w:pPr>
        <w:pStyle w:val="ListParagraph"/>
        <w:numPr>
          <w:ilvl w:val="0"/>
          <w:numId w:val="23"/>
        </w:numPr>
        <w:spacing w:after="120"/>
        <w:rPr>
          <w:color w:val="000000"/>
          <w:rPrChange w:id="5469" w:author="Russell Ott" w:date="2022-05-16T11:47:00Z">
            <w:rPr>
              <w:color w:val="000000"/>
            </w:rPr>
          </w:rPrChange>
        </w:rPr>
      </w:pPr>
      <w:r w:rsidRPr="009A2A86">
        <w:rPr>
          <w:color w:val="000000"/>
          <w:rPrChange w:id="5470" w:author="Russell Ott" w:date="2022-05-16T11:47:00Z">
            <w:rPr>
              <w:color w:val="000000"/>
            </w:rPr>
          </w:rPrChange>
        </w:rPr>
        <w:t>Header constraints (</w:t>
      </w:r>
      <w:r w:rsidR="00BD526A" w:rsidRPr="009A2A86">
        <w:rPr>
          <w:i/>
          <w:color w:val="000000"/>
          <w:rPrChange w:id="5471" w:author="Russell Ott" w:date="2022-05-16T11:47:00Z">
            <w:rPr>
              <w:i/>
              <w:color w:val="000000"/>
            </w:rPr>
          </w:rPrChange>
        </w:rPr>
        <w:t>e.g.</w:t>
      </w:r>
      <w:r w:rsidRPr="009A2A86">
        <w:rPr>
          <w:color w:val="000000"/>
          <w:rPrChange w:id="5472" w:author="Russell Ott" w:date="2022-05-16T11:47:00Z">
            <w:rPr>
              <w:color w:val="000000"/>
            </w:rPr>
          </w:rPrChange>
        </w:rPr>
        <w:t xml:space="preserve">, document type, template id, participants) </w:t>
      </w:r>
    </w:p>
    <w:p w14:paraId="4A0DEB5F" w14:textId="77777777" w:rsidR="00A10C4D" w:rsidRPr="009A2A86" w:rsidRDefault="00A10C4D" w:rsidP="0054522C">
      <w:pPr>
        <w:pStyle w:val="ListParagraph"/>
        <w:numPr>
          <w:ilvl w:val="0"/>
          <w:numId w:val="23"/>
        </w:numPr>
        <w:spacing w:after="120"/>
        <w:rPr>
          <w:color w:val="000000"/>
          <w:rPrChange w:id="5473" w:author="Russell Ott" w:date="2022-05-16T11:47:00Z">
            <w:rPr>
              <w:color w:val="000000"/>
            </w:rPr>
          </w:rPrChange>
        </w:rPr>
      </w:pPr>
      <w:r w:rsidRPr="009A2A86">
        <w:rPr>
          <w:color w:val="000000"/>
          <w:rPrChange w:id="5474" w:author="Russell Ott" w:date="2022-05-16T11:47:00Z">
            <w:rPr>
              <w:color w:val="000000"/>
            </w:rPr>
          </w:rPrChange>
        </w:rPr>
        <w:t>Required and optional section-level templates.</w:t>
      </w:r>
    </w:p>
    <w:p w14:paraId="130B80E5" w14:textId="77777777" w:rsidR="00A10C4D" w:rsidRPr="009A2A86" w:rsidRDefault="00A10C4D" w:rsidP="00B505D2">
      <w:pPr>
        <w:spacing w:after="120"/>
        <w:rPr>
          <w:rFonts w:ascii="Times New Roman" w:eastAsia="Calibri" w:hAnsi="Times New Roman"/>
          <w:color w:val="000000"/>
          <w:sz w:val="24"/>
          <w:szCs w:val="24"/>
          <w:rPrChange w:id="5475" w:author="Russell Ott" w:date="2022-05-16T11:47:00Z">
            <w:rPr>
              <w:rFonts w:ascii="Calibri" w:eastAsia="Calibri" w:hAnsi="Calibri"/>
              <w:color w:val="000000"/>
            </w:rPr>
          </w:rPrChange>
        </w:rPr>
      </w:pPr>
      <w:r w:rsidRPr="009A2A86">
        <w:rPr>
          <w:color w:val="000000"/>
          <w:rPrChange w:id="5476" w:author="Russell Ott" w:date="2022-05-16T11:47:00Z">
            <w:rPr>
              <w:rFonts w:ascii="Calibri" w:eastAsia="Calibri" w:hAnsi="Calibri"/>
              <w:color w:val="000000"/>
            </w:rPr>
          </w:rPrChange>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ascii="Times New Roman" w:eastAsia="Calibri" w:hAnsi="Times New Roman"/>
          <w:color w:val="000000"/>
          <w:sz w:val="24"/>
          <w:szCs w:val="24"/>
          <w:rPrChange w:id="5477" w:author="Russell Ott" w:date="2022-05-16T11:47:00Z">
            <w:rPr>
              <w:rFonts w:ascii="Calibri" w:eastAsia="Calibri" w:hAnsi="Calibri"/>
              <w:color w:val="000000"/>
            </w:rPr>
          </w:rPrChange>
        </w:rPr>
      </w:pPr>
      <w:r w:rsidRPr="009A2A86">
        <w:rPr>
          <w:color w:val="000000"/>
          <w:rPrChange w:id="5478" w:author="Russell Ott" w:date="2022-05-16T11:47:00Z">
            <w:rPr>
              <w:rFonts w:ascii="Calibri" w:eastAsia="Calibri" w:hAnsi="Calibri"/>
              <w:color w:val="000000"/>
            </w:rPr>
          </w:rPrChange>
        </w:rPr>
        <w:t>All section-level templates include human readable narrative that conveys the information in that section. CDA calls this t</w:t>
      </w:r>
      <w:r w:rsidRPr="009A2A86">
        <w:rPr>
          <w:color w:val="000000"/>
          <w:rPrChange w:id="5479" w:author="Russell Ott" w:date="2022-05-16T11:47:00Z">
            <w:rPr>
              <w:rFonts w:ascii="Calibri" w:eastAsia="Calibri" w:hAnsi="Calibri"/>
              <w:color w:val="000000"/>
            </w:rPr>
          </w:rPrChange>
        </w:rPr>
        <w:t>he Narrative Block. Each section-level template also includes:</w:t>
      </w:r>
    </w:p>
    <w:p w14:paraId="65F8D5B3" w14:textId="77777777" w:rsidR="00A10C4D" w:rsidRPr="009A2A86" w:rsidRDefault="00A10C4D" w:rsidP="0054522C">
      <w:pPr>
        <w:pStyle w:val="ListParagraph"/>
        <w:numPr>
          <w:ilvl w:val="0"/>
          <w:numId w:val="24"/>
        </w:numPr>
        <w:spacing w:after="120"/>
        <w:rPr>
          <w:color w:val="000000"/>
          <w:rPrChange w:id="5480" w:author="Russell Ott" w:date="2022-05-16T11:47:00Z">
            <w:rPr>
              <w:color w:val="000000"/>
            </w:rPr>
          </w:rPrChange>
        </w:rPr>
      </w:pPr>
      <w:r w:rsidRPr="009A2A86">
        <w:rPr>
          <w:color w:val="000000"/>
          <w:rPrChange w:id="5481" w:author="Russell Ott" w:date="2022-05-16T11:47:00Z">
            <w:rPr>
              <w:color w:val="000000"/>
            </w:rPr>
          </w:rPrChange>
        </w:rPr>
        <w:t>Scope and intended use within a document</w:t>
      </w:r>
      <w:r w:rsidR="001F7773" w:rsidRPr="009A2A86">
        <w:rPr>
          <w:color w:val="000000"/>
          <w:rPrChange w:id="5482" w:author="Russell Ott" w:date="2022-05-16T11:47:00Z">
            <w:rPr>
              <w:color w:val="000000"/>
            </w:rPr>
          </w:rPrChange>
        </w:rPr>
        <w:t>.</w:t>
      </w:r>
      <w:r w:rsidRPr="009A2A86">
        <w:rPr>
          <w:color w:val="000000"/>
          <w:rPrChange w:id="5483" w:author="Russell Ott" w:date="2022-05-16T11:47:00Z">
            <w:rPr>
              <w:color w:val="000000"/>
            </w:rPr>
          </w:rPrChange>
        </w:rPr>
        <w:t xml:space="preserve"> </w:t>
      </w:r>
    </w:p>
    <w:p w14:paraId="162B1596" w14:textId="77777777" w:rsidR="00A10C4D" w:rsidRPr="009A2A86" w:rsidRDefault="00A10C4D" w:rsidP="0054522C">
      <w:pPr>
        <w:pStyle w:val="ListParagraph"/>
        <w:numPr>
          <w:ilvl w:val="0"/>
          <w:numId w:val="24"/>
        </w:numPr>
        <w:spacing w:after="120"/>
        <w:rPr>
          <w:color w:val="000000"/>
          <w:rPrChange w:id="5484" w:author="Russell Ott" w:date="2022-05-16T11:47:00Z">
            <w:rPr>
              <w:color w:val="000000"/>
            </w:rPr>
          </w:rPrChange>
        </w:rPr>
      </w:pPr>
      <w:r w:rsidRPr="009A2A86">
        <w:rPr>
          <w:color w:val="000000"/>
          <w:rPrChange w:id="5485" w:author="Russell Ott" w:date="2022-05-16T11:47:00Z">
            <w:rPr>
              <w:color w:val="000000"/>
            </w:rPr>
          </w:rPrChange>
        </w:rPr>
        <w:t>Description and explanatory narrative</w:t>
      </w:r>
      <w:r w:rsidR="001F7773" w:rsidRPr="009A2A86">
        <w:rPr>
          <w:color w:val="000000"/>
          <w:rPrChange w:id="5486" w:author="Russell Ott" w:date="2022-05-16T11:47:00Z">
            <w:rPr>
              <w:color w:val="000000"/>
            </w:rPr>
          </w:rPrChange>
        </w:rPr>
        <w:t>.</w:t>
      </w:r>
      <w:r w:rsidRPr="009A2A86">
        <w:rPr>
          <w:color w:val="000000"/>
          <w:rPrChange w:id="5487" w:author="Russell Ott" w:date="2022-05-16T11:47:00Z">
            <w:rPr>
              <w:color w:val="000000"/>
            </w:rPr>
          </w:rPrChange>
        </w:rPr>
        <w:t xml:space="preserve"> </w:t>
      </w:r>
    </w:p>
    <w:p w14:paraId="0DE7E201" w14:textId="77777777" w:rsidR="00A10C4D" w:rsidRPr="009A2A86" w:rsidRDefault="00A10C4D" w:rsidP="0054522C">
      <w:pPr>
        <w:pStyle w:val="ListParagraph"/>
        <w:numPr>
          <w:ilvl w:val="0"/>
          <w:numId w:val="24"/>
        </w:numPr>
        <w:spacing w:after="120"/>
        <w:rPr>
          <w:color w:val="000000"/>
          <w:rPrChange w:id="5488" w:author="Russell Ott" w:date="2022-05-16T11:47:00Z">
            <w:rPr>
              <w:color w:val="000000"/>
            </w:rPr>
          </w:rPrChange>
        </w:rPr>
      </w:pPr>
      <w:r w:rsidRPr="009A2A86">
        <w:rPr>
          <w:color w:val="000000"/>
          <w:rPrChange w:id="5489" w:author="Russell Ott" w:date="2022-05-16T11:47:00Z">
            <w:rPr>
              <w:color w:val="000000"/>
            </w:rPr>
          </w:rPrChange>
        </w:rPr>
        <w:t>Template metadata (</w:t>
      </w:r>
      <w:r w:rsidRPr="009A2A86">
        <w:rPr>
          <w:i/>
          <w:color w:val="000000"/>
          <w:rPrChange w:id="5490" w:author="Russell Ott" w:date="2022-05-16T11:47:00Z">
            <w:rPr>
              <w:i/>
              <w:color w:val="000000"/>
            </w:rPr>
          </w:rPrChange>
        </w:rPr>
        <w:t>e.g.,</w:t>
      </w:r>
      <w:r w:rsidRPr="009A2A86">
        <w:rPr>
          <w:color w:val="000000"/>
          <w:rPrChange w:id="5491" w:author="Russell Ott" w:date="2022-05-16T11:47:00Z">
            <w:rPr>
              <w:color w:val="000000"/>
            </w:rPr>
          </w:rPrChange>
        </w:rPr>
        <w:t xml:space="preserve"> templateId)</w:t>
      </w:r>
      <w:r w:rsidR="001F7773" w:rsidRPr="009A2A86">
        <w:rPr>
          <w:color w:val="000000"/>
          <w:rPrChange w:id="5492" w:author="Russell Ott" w:date="2022-05-16T11:47:00Z">
            <w:rPr>
              <w:color w:val="000000"/>
            </w:rPr>
          </w:rPrChange>
        </w:rPr>
        <w:t>.</w:t>
      </w:r>
      <w:r w:rsidRPr="009A2A86">
        <w:rPr>
          <w:color w:val="000000"/>
          <w:rPrChange w:id="5493" w:author="Russell Ott" w:date="2022-05-16T11:47:00Z">
            <w:rPr>
              <w:color w:val="000000"/>
            </w:rPr>
          </w:rPrChange>
        </w:rPr>
        <w:t xml:space="preserve"> </w:t>
      </w:r>
    </w:p>
    <w:p w14:paraId="13D5F0EB" w14:textId="77777777" w:rsidR="00A10C4D" w:rsidRPr="009A2A86" w:rsidRDefault="00A10C4D" w:rsidP="00B505D2">
      <w:pPr>
        <w:spacing w:after="120"/>
        <w:rPr>
          <w:rFonts w:ascii="Times New Roman" w:eastAsia="Calibri" w:hAnsi="Times New Roman"/>
          <w:color w:val="000000"/>
          <w:sz w:val="24"/>
          <w:szCs w:val="24"/>
          <w:rPrChange w:id="5494" w:author="Russell Ott" w:date="2022-05-16T11:47:00Z">
            <w:rPr>
              <w:rFonts w:ascii="Calibri" w:eastAsia="Calibri" w:hAnsi="Calibri"/>
              <w:color w:val="000000"/>
            </w:rPr>
          </w:rPrChange>
        </w:rPr>
      </w:pPr>
      <w:r w:rsidRPr="009A2A86">
        <w:rPr>
          <w:color w:val="000000"/>
          <w:rPrChange w:id="5495" w:author="Russell Ott" w:date="2022-05-16T11:47:00Z">
            <w:rPr>
              <w:rFonts w:ascii="Calibri" w:eastAsia="Calibri" w:hAnsi="Calibri"/>
              <w:color w:val="000000"/>
            </w:rPr>
          </w:rPrChange>
        </w:rPr>
        <w:t>The section may also define required and optional entry-level templates</w:t>
      </w:r>
      <w:r w:rsidRPr="009A2A86">
        <w:rPr>
          <w:color w:val="000000"/>
          <w:rPrChange w:id="5496" w:author="Russell Ott" w:date="2022-05-16T11:47:00Z">
            <w:rPr>
              <w:rFonts w:ascii="Calibri" w:eastAsia="Calibri" w:hAnsi="Calibri"/>
              <w:color w:val="000000"/>
            </w:rPr>
          </w:rPrChange>
        </w:rPr>
        <w:t xml:space="preserve">.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ascii="Times New Roman" w:eastAsia="Calibri" w:hAnsi="Times New Roman"/>
          <w:color w:val="000000"/>
          <w:sz w:val="24"/>
          <w:szCs w:val="24"/>
          <w:rPrChange w:id="5497" w:author="Russell Ott" w:date="2022-05-16T11:47:00Z">
            <w:rPr>
              <w:rFonts w:ascii="Calibri" w:eastAsia="Calibri" w:hAnsi="Calibri"/>
              <w:color w:val="000000"/>
            </w:rPr>
          </w:rPrChange>
        </w:rPr>
      </w:pPr>
      <w:r w:rsidRPr="009A2A86">
        <w:rPr>
          <w:color w:val="000000"/>
          <w:rPrChange w:id="5498" w:author="Russell Ott" w:date="2022-05-16T11:47:00Z">
            <w:rPr>
              <w:rFonts w:ascii="Calibri" w:hAnsi="Calibri"/>
              <w:color w:val="000000"/>
            </w:rPr>
          </w:rPrChange>
        </w:rPr>
        <w:t xml:space="preserve">The table below </w:t>
      </w:r>
      <w:r w:rsidR="00A10C4D" w:rsidRPr="009A2A86">
        <w:rPr>
          <w:color w:val="000000"/>
          <w:rPrChange w:id="5499" w:author="Russell Ott" w:date="2022-05-16T11:47:00Z">
            <w:rPr>
              <w:rFonts w:ascii="Calibri" w:eastAsia="Calibri" w:hAnsi="Calibri"/>
              <w:color w:val="000000"/>
            </w:rPr>
          </w:rPrChange>
        </w:rPr>
        <w:t>describes the various document types defined by C-CDA R2.1 f</w:t>
      </w:r>
      <w:r w:rsidR="00A10C4D" w:rsidRPr="009A2A86">
        <w:rPr>
          <w:rFonts w:eastAsia="Calibri"/>
          <w:color w:val="000000"/>
          <w:rPrChange w:id="5500" w:author="Russell Ott" w:date="2022-05-16T11:47:00Z">
            <w:rPr>
              <w:rFonts w:ascii="Calibri" w:eastAsia="Calibri" w:hAnsi="Calibri"/>
              <w:color w:val="000000"/>
            </w:rPr>
          </w:rPrChange>
        </w:rPr>
        <w:t xml:space="preserve">or use in representing clinical notes as structured documents that facilitate digital information exchange. </w:t>
      </w:r>
      <w:bookmarkStart w:id="5501" w:name="_lnxbz9" w:colFirst="0" w:colLast="0"/>
      <w:bookmarkEnd w:id="5501"/>
    </w:p>
    <w:p w14:paraId="318599F3" w14:textId="77777777" w:rsidR="00B3590A" w:rsidRPr="00D14360" w:rsidRDefault="00B3590A" w:rsidP="00293C53">
      <w:pPr>
        <w:spacing w:after="120"/>
        <w:rPr>
          <w:b/>
          <w:color w:val="000000"/>
          <w:rPrChange w:id="5502" w:author="Russell Ott" w:date="2022-05-16T11:47:00Z">
            <w:rPr>
              <w:rFonts w:ascii="Calibri" w:eastAsia="Calibri" w:hAnsi="Calibri"/>
              <w:b/>
              <w:color w:val="000000"/>
            </w:rPr>
          </w:rPrChange>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b/>
                <w:color w:val="FFFFFF"/>
                <w:rPrChange w:id="5503" w:author="Russell Ott" w:date="2022-05-16T11:47:00Z">
                  <w:rPr>
                    <w:rFonts w:ascii="Calibri" w:hAnsi="Calibri"/>
                    <w:b/>
                    <w:color w:val="FFFFFF"/>
                  </w:rPr>
                </w:rPrChange>
              </w:rPr>
            </w:pPr>
            <w:r w:rsidRPr="00D14360">
              <w:rPr>
                <w:b/>
                <w:color w:val="FFFFFF"/>
                <w:rPrChange w:id="5504" w:author="Russell Ott" w:date="2022-05-16T11:47:00Z">
                  <w:rPr>
                    <w:rFonts w:ascii="Calibri" w:eastAsia="Calibri" w:hAnsi="Calibri"/>
                    <w:b/>
                    <w:color w:val="FFFFFF"/>
                  </w:rPr>
                </w:rPrChange>
              </w:rPr>
              <w:t>Document-Level Templates for Representing Clinical Notes as Structured Documents</w:t>
            </w:r>
            <w:r w:rsidR="00E31F3B" w:rsidRPr="00D14360">
              <w:rPr>
                <w:b/>
                <w:color w:val="FFFFFF"/>
                <w:vertAlign w:val="superscript"/>
                <w:rPrChange w:id="5505" w:author="Russell Ott" w:date="2022-05-16T11:47:00Z">
                  <w:rPr>
                    <w:rFonts w:ascii="Calibri" w:hAnsi="Calibri"/>
                    <w:b/>
                    <w:color w:val="FFFFFF"/>
                    <w:sz w:val="20"/>
                    <w:vertAlign w:val="superscript"/>
                  </w:rPr>
                </w:rPrChange>
              </w:rPr>
              <w:footnoteReference w:id="78"/>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ascii="Times New Roman" w:eastAsia="Times New Roman" w:hAnsi="Times New Roman"/>
                <w:b/>
                <w:color w:val="FFFFFF"/>
                <w:sz w:val="24"/>
                <w:szCs w:val="24"/>
                <w:rPrChange w:id="5506" w:author="Russell Ott" w:date="2022-05-16T11:47:00Z">
                  <w:rPr>
                    <w:rFonts w:ascii="Calibri" w:hAnsi="Calibri"/>
                    <w:b/>
                    <w:color w:val="FFFFFF"/>
                  </w:rPr>
                </w:rPrChange>
              </w:rPr>
            </w:pPr>
            <w:r w:rsidRPr="00D14360">
              <w:rPr>
                <w:b/>
                <w:color w:val="FFFFFF"/>
                <w:rPrChange w:id="5507" w:author="Russell Ott" w:date="2022-05-16T11:47:00Z">
                  <w:rPr>
                    <w:rFonts w:ascii="Calibri" w:hAnsi="Calibri"/>
                    <w:b/>
                    <w:color w:val="FFFFFF"/>
                  </w:rPr>
                </w:rPrChange>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b/>
                <w:color w:val="000000"/>
                <w:rPrChange w:id="5508" w:author="Russell Ott" w:date="2022-05-16T11:47:00Z">
                  <w:rPr>
                    <w:rFonts w:ascii="Calibri" w:hAnsi="Calibri"/>
                    <w:b/>
                    <w:color w:val="000000"/>
                    <w:sz w:val="20"/>
                  </w:rPr>
                </w:rPrChange>
              </w:rPr>
            </w:pPr>
            <w:r w:rsidRPr="00D14360">
              <w:rPr>
                <w:b/>
                <w:color w:val="000000"/>
                <w:rPrChange w:id="5509" w:author="Russell Ott" w:date="2022-05-16T11:47:00Z">
                  <w:rPr>
                    <w:rFonts w:ascii="Calibri" w:hAnsi="Calibri"/>
                    <w:b/>
                    <w:color w:val="000000"/>
                    <w:sz w:val="20"/>
                  </w:rPr>
                </w:rPrChange>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eastAsia="Times New Roman" w:hAnsi="Calibri Light"/>
                <w:color w:val="000000"/>
                <w:sz w:val="24"/>
                <w:szCs w:val="24"/>
                <w:rPrChange w:id="5510" w:author="Russell Ott" w:date="2022-05-16T11:47:00Z">
                  <w:rPr>
                    <w:rFonts w:ascii="Calibri Light" w:hAnsi="Calibri Light"/>
                    <w:color w:val="000000"/>
                    <w:sz w:val="20"/>
                  </w:rPr>
                </w:rPrChange>
              </w:rPr>
            </w:pPr>
            <w:r w:rsidRPr="00D14360">
              <w:rPr>
                <w:rFonts w:ascii="Calibri Light" w:hAnsi="Calibri Light"/>
                <w:color w:val="000000"/>
                <w:rPrChange w:id="5511" w:author="Russell Ott" w:date="2022-05-16T11:47:00Z">
                  <w:rPr>
                    <w:rFonts w:ascii="Calibri Light" w:hAnsi="Calibri Light"/>
                    <w:color w:val="000000"/>
                    <w:sz w:val="20"/>
                  </w:rPr>
                </w:rPrChange>
              </w:rPr>
              <w:t xml:space="preserve">A Care Plan (including Home </w:t>
            </w:r>
            <w:r w:rsidRPr="00D14360">
              <w:rPr>
                <w:rFonts w:ascii="Calibri Light" w:hAnsi="Calibri Light"/>
                <w:color w:val="000000"/>
                <w:rPrChange w:id="5512" w:author="Russell Ott" w:date="2022-05-16T11:47:00Z">
                  <w:rPr>
                    <w:rFonts w:ascii="Calibri Light" w:hAnsi="Calibri Light"/>
                    <w:color w:val="000000"/>
                    <w:sz w:val="20"/>
                  </w:rPr>
                </w:rPrChange>
              </w:rPr>
              <w:t>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eastAsia="Times New Roman" w:hAnsi="Calibri Light"/>
                <w:color w:val="000000"/>
                <w:sz w:val="24"/>
                <w:szCs w:val="24"/>
                <w:rPrChange w:id="5513" w:author="Russell Ott" w:date="2022-05-16T11:47:00Z">
                  <w:rPr>
                    <w:rFonts w:ascii="Calibri Light" w:hAnsi="Calibri Light"/>
                    <w:color w:val="000000"/>
                    <w:sz w:val="20"/>
                  </w:rPr>
                </w:rPrChange>
              </w:rPr>
            </w:pPr>
            <w:r w:rsidRPr="00D14360">
              <w:rPr>
                <w:rFonts w:ascii="Calibri Light" w:hAnsi="Calibri Light"/>
                <w:color w:val="000000"/>
                <w:rPrChange w:id="5514" w:author="Russell Ott" w:date="2022-05-16T11:47:00Z">
                  <w:rPr>
                    <w:rFonts w:ascii="Calibri Light" w:hAnsi="Calibri Light"/>
                    <w:color w:val="000000"/>
                    <w:sz w:val="20"/>
                  </w:rPr>
                </w:rPrChange>
              </w:rPr>
              <w:t>The CDA Care Plan represents an instance of this dynamic Care Plan at a point in time</w:t>
            </w:r>
            <w:r w:rsidRPr="00D14360">
              <w:rPr>
                <w:rFonts w:ascii="Calibri Light" w:hAnsi="Calibri Light"/>
                <w:color w:val="000000"/>
                <w:rPrChange w:id="5515" w:author="Russell Ott" w:date="2022-05-16T11:47:00Z">
                  <w:rPr>
                    <w:rFonts w:ascii="Calibri Light" w:hAnsi="Calibri Light"/>
                    <w:color w:val="000000"/>
                    <w:sz w:val="20"/>
                  </w:rPr>
                </w:rPrChange>
              </w:rPr>
              <w:t>.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b/>
                <w:color w:val="000000"/>
                <w:rPrChange w:id="5516" w:author="Russell Ott" w:date="2022-05-16T11:47:00Z">
                  <w:rPr>
                    <w:rFonts w:ascii="Calibri" w:hAnsi="Calibri"/>
                    <w:b/>
                    <w:color w:val="000000"/>
                    <w:sz w:val="20"/>
                  </w:rPr>
                </w:rPrChange>
              </w:rPr>
            </w:pPr>
            <w:r w:rsidRPr="00D14360">
              <w:rPr>
                <w:b/>
                <w:color w:val="000000"/>
                <w:rPrChange w:id="5517" w:author="Russell Ott" w:date="2022-05-16T11:47:00Z">
                  <w:rPr>
                    <w:rFonts w:ascii="Calibri" w:hAnsi="Calibri"/>
                    <w:b/>
                    <w:color w:val="000000"/>
                    <w:sz w:val="20"/>
                  </w:rPr>
                </w:rPrChange>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eastAsia="Times New Roman" w:hAnsi="Calibri Light"/>
                <w:color w:val="000000"/>
                <w:sz w:val="24"/>
                <w:szCs w:val="24"/>
                <w:rPrChange w:id="5518" w:author="Russell Ott" w:date="2022-05-16T11:47:00Z">
                  <w:rPr>
                    <w:rFonts w:ascii="Calibri Light" w:hAnsi="Calibri Light"/>
                    <w:color w:val="000000"/>
                    <w:sz w:val="20"/>
                  </w:rPr>
                </w:rPrChange>
              </w:rPr>
            </w:pPr>
            <w:r w:rsidRPr="00D14360">
              <w:rPr>
                <w:rFonts w:ascii="Calibri Light" w:hAnsi="Calibri Light"/>
                <w:color w:val="000000"/>
                <w:rPrChange w:id="5519" w:author="Russell Ott" w:date="2022-05-16T11:47:00Z">
                  <w:rPr>
                    <w:rFonts w:ascii="Calibri Light" w:hAnsi="Calibri Light"/>
                    <w:color w:val="000000"/>
                    <w:sz w:val="20"/>
                  </w:rPr>
                </w:rPrChange>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b/>
                <w:color w:val="000000"/>
                <w:rPrChange w:id="5520" w:author="Russell Ott" w:date="2022-05-16T11:47:00Z">
                  <w:rPr>
                    <w:rFonts w:ascii="Calibri" w:hAnsi="Calibri"/>
                    <w:b/>
                    <w:color w:val="000000"/>
                    <w:sz w:val="20"/>
                  </w:rPr>
                </w:rPrChange>
              </w:rPr>
            </w:pPr>
            <w:r w:rsidRPr="00D14360">
              <w:rPr>
                <w:b/>
                <w:color w:val="000000"/>
                <w:rPrChange w:id="5521" w:author="Russell Ott" w:date="2022-05-16T11:47:00Z">
                  <w:rPr>
                    <w:rFonts w:ascii="Calibri" w:hAnsi="Calibri"/>
                    <w:b/>
                    <w:color w:val="000000"/>
                    <w:sz w:val="20"/>
                  </w:rPr>
                </w:rPrChange>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eastAsia="Times New Roman" w:hAnsi="Calibri Light"/>
                <w:color w:val="000000"/>
                <w:sz w:val="24"/>
                <w:szCs w:val="24"/>
                <w:rPrChange w:id="5522" w:author="Russell Ott" w:date="2022-05-16T11:47:00Z">
                  <w:rPr>
                    <w:rFonts w:ascii="Calibri Light" w:hAnsi="Calibri Light"/>
                    <w:color w:val="000000"/>
                    <w:sz w:val="20"/>
                  </w:rPr>
                </w:rPrChange>
              </w:rPr>
            </w:pPr>
            <w:r w:rsidRPr="00D14360">
              <w:rPr>
                <w:rFonts w:ascii="Calibri Light" w:hAnsi="Calibri Light"/>
                <w:color w:val="000000"/>
                <w:rPrChange w:id="5523" w:author="Russell Ott" w:date="2022-05-16T11:47:00Z">
                  <w:rPr>
                    <w:rFonts w:ascii="Calibri Light" w:hAnsi="Calibri Light"/>
                    <w:color w:val="000000"/>
                    <w:sz w:val="20"/>
                  </w:rPr>
                </w:rPrChange>
              </w:rPr>
              <w:t xml:space="preserve">The Continuity of Care Document (CCD) represents a core data set of the most relevant administrative, demographic, and clinical information facts </w:t>
            </w:r>
            <w:r w:rsidR="007D7146" w:rsidRPr="00D14360">
              <w:rPr>
                <w:rFonts w:ascii="Calibri Light" w:hAnsi="Calibri Light"/>
                <w:color w:val="000000"/>
                <w:rPrChange w:id="5524" w:author="Russell Ott" w:date="2022-05-16T11:47:00Z">
                  <w:rPr>
                    <w:rFonts w:ascii="Calibri Light" w:hAnsi="Calibri Light"/>
                    <w:color w:val="000000"/>
                    <w:sz w:val="20"/>
                  </w:rPr>
                </w:rPrChange>
              </w:rPr>
              <w:t>about</w:t>
            </w:r>
            <w:r w:rsidRPr="00D14360">
              <w:rPr>
                <w:rFonts w:ascii="Calibri Light" w:hAnsi="Calibri Light"/>
                <w:color w:val="000000"/>
                <w:rPrChange w:id="5525" w:author="Russell Ott" w:date="2022-05-16T11:47:00Z">
                  <w:rPr>
                    <w:rFonts w:ascii="Calibri Light" w:hAnsi="Calibri Light"/>
                    <w:color w:val="000000"/>
                    <w:sz w:val="20"/>
                  </w:rPr>
                </w:rPrChange>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b/>
                <w:color w:val="000000"/>
                <w:rPrChange w:id="5526" w:author="Russell Ott" w:date="2022-05-16T11:47:00Z">
                  <w:rPr>
                    <w:rFonts w:ascii="Calibri" w:hAnsi="Calibri"/>
                    <w:b/>
                    <w:color w:val="000000"/>
                    <w:sz w:val="20"/>
                  </w:rPr>
                </w:rPrChange>
              </w:rPr>
            </w:pPr>
            <w:r w:rsidRPr="00D14360">
              <w:rPr>
                <w:b/>
                <w:color w:val="000000"/>
                <w:rPrChange w:id="5527" w:author="Russell Ott" w:date="2022-05-16T11:47:00Z">
                  <w:rPr>
                    <w:rFonts w:ascii="Calibri" w:hAnsi="Calibri"/>
                    <w:b/>
                    <w:color w:val="000000"/>
                    <w:sz w:val="20"/>
                  </w:rPr>
                </w:rPrChange>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eastAsia="Times New Roman" w:hAnsi="Calibri Light"/>
                <w:color w:val="000000"/>
                <w:sz w:val="24"/>
                <w:szCs w:val="24"/>
                <w:rPrChange w:id="5528" w:author="Russell Ott" w:date="2022-05-16T11:47:00Z">
                  <w:rPr>
                    <w:rFonts w:ascii="Calibri Light" w:hAnsi="Calibri Light"/>
                    <w:color w:val="000000"/>
                    <w:sz w:val="20"/>
                  </w:rPr>
                </w:rPrChange>
              </w:rPr>
            </w:pPr>
            <w:r w:rsidRPr="00D14360">
              <w:rPr>
                <w:rFonts w:ascii="Calibri Light" w:hAnsi="Calibri Light"/>
                <w:color w:val="000000"/>
                <w:rPrChange w:id="5529" w:author="Russell Ott" w:date="2022-05-16T11:47:00Z">
                  <w:rPr>
                    <w:rFonts w:ascii="Calibri Light" w:hAnsi="Calibri Light"/>
                    <w:color w:val="000000"/>
                    <w:sz w:val="20"/>
                  </w:rPr>
                </w:rPrChange>
              </w:rPr>
              <w:t xml:space="preserve">A Diagnostic Imaging Report (DIR) is a document that contains a </w:t>
            </w:r>
            <w:r w:rsidRPr="00D14360">
              <w:rPr>
                <w:rFonts w:ascii="Calibri Light" w:hAnsi="Calibri Light"/>
                <w:color w:val="000000"/>
                <w:rPrChange w:id="5530" w:author="Russell Ott" w:date="2022-05-16T11:47:00Z">
                  <w:rPr>
                    <w:rFonts w:ascii="Calibri Light" w:hAnsi="Calibri Light"/>
                    <w:color w:val="000000"/>
                    <w:sz w:val="20"/>
                  </w:rPr>
                </w:rPrChange>
              </w:rPr>
              <w:t>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b/>
                <w:color w:val="000000"/>
                <w:rPrChange w:id="5531" w:author="Russell Ott" w:date="2022-05-16T11:47:00Z">
                  <w:rPr>
                    <w:rFonts w:ascii="Calibri" w:hAnsi="Calibri"/>
                    <w:b/>
                    <w:color w:val="000000"/>
                    <w:sz w:val="20"/>
                  </w:rPr>
                </w:rPrChange>
              </w:rPr>
            </w:pPr>
            <w:r w:rsidRPr="00D14360">
              <w:rPr>
                <w:b/>
                <w:color w:val="000000"/>
                <w:rPrChange w:id="5532" w:author="Russell Ott" w:date="2022-05-16T11:47:00Z">
                  <w:rPr>
                    <w:rFonts w:ascii="Calibri" w:hAnsi="Calibri"/>
                    <w:b/>
                    <w:color w:val="000000"/>
                    <w:sz w:val="20"/>
                  </w:rPr>
                </w:rPrChange>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eastAsia="Times New Roman" w:hAnsi="Calibri Light"/>
                <w:color w:val="000000"/>
                <w:sz w:val="24"/>
                <w:szCs w:val="24"/>
                <w:rPrChange w:id="5533" w:author="Russell Ott" w:date="2022-05-16T11:47:00Z">
                  <w:rPr>
                    <w:rFonts w:ascii="Calibri Light" w:hAnsi="Calibri Light"/>
                    <w:color w:val="000000"/>
                    <w:sz w:val="20"/>
                  </w:rPr>
                </w:rPrChange>
              </w:rPr>
            </w:pPr>
            <w:r w:rsidRPr="00D14360">
              <w:rPr>
                <w:rFonts w:ascii="Calibri Light" w:hAnsi="Calibri Light"/>
                <w:color w:val="000000"/>
                <w:rPrChange w:id="5534" w:author="Russell Ott" w:date="2022-05-16T11:47:00Z">
                  <w:rPr>
                    <w:rFonts w:ascii="Calibri Light" w:hAnsi="Calibri Light"/>
                    <w:color w:val="000000"/>
                    <w:sz w:val="20"/>
                  </w:rPr>
                </w:rPrChange>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b/>
                <w:color w:val="000000"/>
                <w:rPrChange w:id="5535" w:author="Russell Ott" w:date="2022-05-16T11:47:00Z">
                  <w:rPr>
                    <w:rFonts w:ascii="Calibri" w:hAnsi="Calibri"/>
                    <w:b/>
                    <w:color w:val="000000"/>
                    <w:sz w:val="20"/>
                  </w:rPr>
                </w:rPrChange>
              </w:rPr>
            </w:pPr>
            <w:r w:rsidRPr="00D14360">
              <w:rPr>
                <w:b/>
                <w:color w:val="000000"/>
                <w:rPrChange w:id="5536" w:author="Russell Ott" w:date="2022-05-16T11:47:00Z">
                  <w:rPr>
                    <w:rFonts w:ascii="Calibri" w:hAnsi="Calibri"/>
                    <w:b/>
                    <w:color w:val="000000"/>
                    <w:sz w:val="20"/>
                  </w:rPr>
                </w:rPrChange>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eastAsia="Times New Roman" w:hAnsi="Calibri Light"/>
                <w:color w:val="000000"/>
                <w:sz w:val="24"/>
                <w:szCs w:val="24"/>
                <w:rPrChange w:id="5537" w:author="Russell Ott" w:date="2022-05-16T11:47:00Z">
                  <w:rPr>
                    <w:rFonts w:ascii="Calibri Light" w:hAnsi="Calibri Light"/>
                    <w:color w:val="000000"/>
                    <w:sz w:val="20"/>
                  </w:rPr>
                </w:rPrChange>
              </w:rPr>
            </w:pPr>
            <w:r w:rsidRPr="00D14360">
              <w:rPr>
                <w:rFonts w:ascii="Calibri Light" w:hAnsi="Calibri Light"/>
                <w:color w:val="000000"/>
                <w:rPrChange w:id="5538" w:author="Russell Ott" w:date="2022-05-16T11:47:00Z">
                  <w:rPr>
                    <w:rFonts w:ascii="Calibri Light" w:hAnsi="Calibri Light"/>
                    <w:color w:val="000000"/>
                    <w:sz w:val="20"/>
                  </w:rPr>
                </w:rPrChange>
              </w:rPr>
              <w:t xml:space="preserve">A History and Physical (H&amp;P) </w:t>
            </w:r>
            <w:r w:rsidR="00237611" w:rsidRPr="00D14360">
              <w:rPr>
                <w:rFonts w:ascii="Calibri Light" w:hAnsi="Calibri Light"/>
                <w:color w:val="000000"/>
                <w:rPrChange w:id="5539" w:author="Russell Ott" w:date="2022-05-16T11:47:00Z">
                  <w:rPr>
                    <w:rFonts w:ascii="Calibri Light" w:hAnsi="Calibri Light"/>
                    <w:color w:val="000000"/>
                    <w:sz w:val="20"/>
                  </w:rPr>
                </w:rPrChange>
              </w:rPr>
              <w:t>N</w:t>
            </w:r>
            <w:r w:rsidRPr="00D14360">
              <w:rPr>
                <w:rFonts w:ascii="Calibri Light" w:hAnsi="Calibri Light"/>
                <w:color w:val="000000"/>
                <w:rPrChange w:id="5540" w:author="Russell Ott" w:date="2022-05-16T11:47:00Z">
                  <w:rPr>
                    <w:rFonts w:ascii="Calibri Light" w:hAnsi="Calibri Light"/>
                    <w:color w:val="000000"/>
                    <w:sz w:val="20"/>
                  </w:rPr>
                </w:rPrChange>
              </w:rPr>
              <w:t xml:space="preserve">ote is a medical report that documents the current and past conditions of the patient. It contains essential information that helps </w:t>
            </w:r>
            <w:r w:rsidR="007D7146" w:rsidRPr="00D14360">
              <w:rPr>
                <w:rFonts w:ascii="Calibri Light" w:hAnsi="Calibri Light"/>
                <w:color w:val="000000"/>
                <w:rPrChange w:id="5541" w:author="Russell Ott" w:date="2022-05-16T11:47:00Z">
                  <w:rPr>
                    <w:rFonts w:ascii="Calibri Light" w:hAnsi="Calibri Light"/>
                    <w:color w:val="000000"/>
                    <w:sz w:val="20"/>
                  </w:rPr>
                </w:rPrChange>
              </w:rPr>
              <w:t>determine</w:t>
            </w:r>
            <w:r w:rsidRPr="00D14360">
              <w:rPr>
                <w:rFonts w:ascii="Calibri Light" w:hAnsi="Calibri Light"/>
                <w:color w:val="000000"/>
                <w:rPrChange w:id="5542" w:author="Russell Ott" w:date="2022-05-16T11:47:00Z">
                  <w:rPr>
                    <w:rFonts w:ascii="Calibri Light" w:hAnsi="Calibri Light"/>
                    <w:color w:val="000000"/>
                    <w:sz w:val="20"/>
                  </w:rPr>
                </w:rPrChange>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b/>
                <w:color w:val="000000"/>
                <w:rPrChange w:id="5543" w:author="Russell Ott" w:date="2022-05-16T11:47:00Z">
                  <w:rPr>
                    <w:rFonts w:ascii="Calibri" w:hAnsi="Calibri"/>
                    <w:b/>
                    <w:color w:val="000000"/>
                    <w:sz w:val="20"/>
                  </w:rPr>
                </w:rPrChange>
              </w:rPr>
            </w:pPr>
            <w:r w:rsidRPr="00D14360">
              <w:rPr>
                <w:b/>
                <w:color w:val="000000"/>
                <w:rPrChange w:id="5544" w:author="Russell Ott" w:date="2022-05-16T11:47:00Z">
                  <w:rPr>
                    <w:rFonts w:ascii="Calibri" w:hAnsi="Calibri"/>
                    <w:b/>
                    <w:color w:val="000000"/>
                    <w:sz w:val="20"/>
                  </w:rPr>
                </w:rPrChange>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eastAsia="Times New Roman" w:hAnsi="Calibri Light"/>
                <w:color w:val="000000"/>
                <w:sz w:val="24"/>
                <w:szCs w:val="24"/>
                <w:rPrChange w:id="5545" w:author="Russell Ott" w:date="2022-05-16T11:47:00Z">
                  <w:rPr>
                    <w:rFonts w:ascii="Calibri Light" w:hAnsi="Calibri Light"/>
                    <w:color w:val="000000"/>
                    <w:sz w:val="20"/>
                  </w:rPr>
                </w:rPrChange>
              </w:rPr>
            </w:pPr>
            <w:r w:rsidRPr="00D14360">
              <w:rPr>
                <w:rFonts w:ascii="Calibri Light" w:hAnsi="Calibri Light"/>
                <w:color w:val="000000"/>
                <w:rPrChange w:id="5546" w:author="Russell Ott" w:date="2022-05-16T11:47:00Z">
                  <w:rPr>
                    <w:rFonts w:ascii="Calibri Light" w:hAnsi="Calibri Light"/>
                    <w:color w:val="000000"/>
                    <w:sz w:val="20"/>
                  </w:rPr>
                </w:rPrChange>
              </w:rPr>
              <w:t xml:space="preserve">The Operative Note is a </w:t>
            </w:r>
            <w:r w:rsidRPr="00D14360">
              <w:rPr>
                <w:rFonts w:ascii="Calibri Light" w:hAnsi="Calibri Light"/>
                <w:color w:val="000000"/>
                <w:rPrChange w:id="5547" w:author="Russell Ott" w:date="2022-05-16T11:47:00Z">
                  <w:rPr>
                    <w:rFonts w:ascii="Calibri Light" w:hAnsi="Calibri Light"/>
                    <w:color w:val="000000"/>
                    <w:sz w:val="20"/>
                  </w:rPr>
                </w:rPrChange>
              </w:rPr>
              <w:t>frequently used type of procedure note with specific requirements set forth by regulatory agencies.  The Operative Note is created immediately following a surgical or other high-risk procedure. It records the pre- and post-surgical diagnosis, pertinent eve</w:t>
            </w:r>
            <w:r w:rsidRPr="00D14360">
              <w:rPr>
                <w:rFonts w:ascii="Calibri Light" w:hAnsi="Calibri Light"/>
                <w:color w:val="000000"/>
                <w:rPrChange w:id="5548" w:author="Russell Ott" w:date="2022-05-16T11:47:00Z">
                  <w:rPr>
                    <w:rFonts w:ascii="Calibri Light" w:hAnsi="Calibri Light"/>
                    <w:color w:val="000000"/>
                    <w:sz w:val="20"/>
                  </w:rPr>
                </w:rPrChange>
              </w:rPr>
              <w:t>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b/>
                <w:color w:val="000000"/>
                <w:rPrChange w:id="5549" w:author="Russell Ott" w:date="2022-05-16T11:47:00Z">
                  <w:rPr>
                    <w:rFonts w:ascii="Calibri" w:hAnsi="Calibri"/>
                    <w:b/>
                    <w:color w:val="000000"/>
                    <w:sz w:val="20"/>
                  </w:rPr>
                </w:rPrChange>
              </w:rPr>
            </w:pPr>
            <w:r w:rsidRPr="00D14360">
              <w:rPr>
                <w:b/>
                <w:color w:val="000000"/>
                <w:rPrChange w:id="5550" w:author="Russell Ott" w:date="2022-05-16T11:47:00Z">
                  <w:rPr>
                    <w:rFonts w:ascii="Calibri" w:hAnsi="Calibri"/>
                    <w:b/>
                    <w:color w:val="000000"/>
                    <w:sz w:val="20"/>
                  </w:rPr>
                </w:rPrChange>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eastAsia="Times New Roman" w:hAnsi="Calibri Light"/>
                <w:color w:val="000000"/>
                <w:sz w:val="24"/>
                <w:szCs w:val="24"/>
                <w:rPrChange w:id="5551" w:author="Russell Ott" w:date="2022-05-16T11:47:00Z">
                  <w:rPr>
                    <w:rFonts w:ascii="Calibri Light" w:hAnsi="Calibri Light"/>
                    <w:color w:val="000000"/>
                    <w:sz w:val="20"/>
                  </w:rPr>
                </w:rPrChange>
              </w:rPr>
            </w:pPr>
            <w:r w:rsidRPr="00D14360">
              <w:rPr>
                <w:rFonts w:ascii="Calibri Light" w:hAnsi="Calibri Light"/>
                <w:color w:val="000000"/>
                <w:rPrChange w:id="5552" w:author="Russell Ott" w:date="2022-05-16T11:47:00Z">
                  <w:rPr>
                    <w:rFonts w:ascii="Calibri Light" w:hAnsi="Calibri Light"/>
                    <w:color w:val="000000"/>
                    <w:sz w:val="20"/>
                  </w:rPr>
                </w:rPrChange>
              </w:rPr>
              <w:t xml:space="preserve">This template represents a patient’s clinical status during a hospitalization, outpatient visit, treatment with a LTPAC provider, or other </w:t>
            </w:r>
            <w:r w:rsidRPr="00D14360">
              <w:rPr>
                <w:rFonts w:ascii="Calibri Light" w:hAnsi="Calibri Light"/>
                <w:color w:val="000000"/>
                <w:rPrChange w:id="5553" w:author="Russell Ott" w:date="2022-05-16T11:47:00Z">
                  <w:rPr>
                    <w:rFonts w:ascii="Calibri Light" w:hAnsi="Calibri Light"/>
                    <w:color w:val="000000"/>
                    <w:sz w:val="20"/>
                  </w:rPr>
                </w:rPrChange>
              </w:rPr>
              <w:t>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b/>
                <w:color w:val="000000"/>
                <w:rPrChange w:id="5554" w:author="Russell Ott" w:date="2022-05-16T11:47:00Z">
                  <w:rPr>
                    <w:rFonts w:ascii="Calibri" w:hAnsi="Calibri"/>
                    <w:b/>
                    <w:color w:val="000000"/>
                    <w:sz w:val="20"/>
                  </w:rPr>
                </w:rPrChange>
              </w:rPr>
            </w:pPr>
            <w:r w:rsidRPr="00D14360">
              <w:rPr>
                <w:b/>
                <w:color w:val="000000"/>
                <w:rPrChange w:id="5555" w:author="Russell Ott" w:date="2022-05-16T11:47:00Z">
                  <w:rPr>
                    <w:rFonts w:ascii="Calibri" w:hAnsi="Calibri"/>
                    <w:b/>
                    <w:color w:val="000000"/>
                    <w:sz w:val="20"/>
                  </w:rPr>
                </w:rPrChange>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eastAsia="Times New Roman" w:hAnsi="Calibri Light"/>
                <w:color w:val="000000"/>
                <w:sz w:val="24"/>
                <w:szCs w:val="24"/>
                <w:rPrChange w:id="5556" w:author="Russell Ott" w:date="2022-05-16T11:47:00Z">
                  <w:rPr>
                    <w:rFonts w:ascii="Calibri Light" w:hAnsi="Calibri Light"/>
                    <w:color w:val="000000"/>
                    <w:sz w:val="20"/>
                  </w:rPr>
                </w:rPrChange>
              </w:rPr>
            </w:pPr>
            <w:r w:rsidRPr="00D14360">
              <w:rPr>
                <w:rFonts w:ascii="Calibri Light" w:hAnsi="Calibri Light"/>
                <w:color w:val="000000"/>
                <w:rPrChange w:id="5557" w:author="Russell Ott" w:date="2022-05-16T11:47:00Z">
                  <w:rPr>
                    <w:rFonts w:ascii="Calibri Light" w:hAnsi="Calibri Light"/>
                    <w:color w:val="000000"/>
                    <w:sz w:val="20"/>
                  </w:rPr>
                </w:rPrChange>
              </w:rPr>
              <w:t xml:space="preserve">This template encompasses many types of non-operative procedures including interventional cardiology, gastrointestinal endoscopy, osteopathic manipulation, and many other specialty fields. Procedure Notes are </w:t>
            </w:r>
            <w:r w:rsidRPr="00D14360">
              <w:rPr>
                <w:rFonts w:ascii="Calibri Light" w:hAnsi="Calibri Light"/>
                <w:color w:val="000000"/>
                <w:rPrChange w:id="5558" w:author="Russell Ott" w:date="2022-05-16T11:47:00Z">
                  <w:rPr>
                    <w:rFonts w:ascii="Calibri Light" w:hAnsi="Calibri Light"/>
                    <w:color w:val="000000"/>
                    <w:sz w:val="20"/>
                  </w:rPr>
                </w:rPrChange>
              </w:rPr>
              <w:t>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b/>
                <w:color w:val="000000"/>
                <w:rPrChange w:id="5559" w:author="Russell Ott" w:date="2022-05-16T11:47:00Z">
                  <w:rPr>
                    <w:rFonts w:ascii="Calibri" w:hAnsi="Calibri"/>
                    <w:b/>
                    <w:color w:val="000000"/>
                    <w:sz w:val="20"/>
                  </w:rPr>
                </w:rPrChange>
              </w:rPr>
            </w:pPr>
            <w:r w:rsidRPr="00D14360">
              <w:rPr>
                <w:b/>
                <w:color w:val="000000"/>
                <w:rPrChange w:id="5560" w:author="Russell Ott" w:date="2022-05-16T11:47:00Z">
                  <w:rPr>
                    <w:rFonts w:ascii="Calibri" w:hAnsi="Calibri"/>
                    <w:b/>
                    <w:color w:val="000000"/>
                    <w:sz w:val="20"/>
                  </w:rPr>
                </w:rPrChange>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eastAsia="Times New Roman" w:hAnsi="Calibri Light"/>
                <w:color w:val="000000"/>
                <w:sz w:val="24"/>
                <w:szCs w:val="24"/>
                <w:rPrChange w:id="5561" w:author="Russell Ott" w:date="2022-05-16T11:47:00Z">
                  <w:rPr>
                    <w:rFonts w:ascii="Calibri Light" w:hAnsi="Calibri Light"/>
                    <w:color w:val="000000"/>
                    <w:sz w:val="20"/>
                  </w:rPr>
                </w:rPrChange>
              </w:rPr>
            </w:pPr>
            <w:r w:rsidRPr="00D14360">
              <w:rPr>
                <w:rFonts w:ascii="Calibri Light" w:hAnsi="Calibri Light"/>
                <w:color w:val="000000"/>
                <w:rPrChange w:id="5562" w:author="Russell Ott" w:date="2022-05-16T11:47:00Z">
                  <w:rPr>
                    <w:rFonts w:ascii="Calibri Light" w:hAnsi="Calibri Light"/>
                    <w:color w:val="000000"/>
                    <w:sz w:val="20"/>
                  </w:rPr>
                </w:rPrChange>
              </w:rPr>
              <w:t xml:space="preserve">A Referral Note communicates pertinent information from a provider who is requesting services of another provider of clinical or </w:t>
            </w:r>
            <w:r w:rsidRPr="00D14360">
              <w:rPr>
                <w:rFonts w:ascii="Calibri Light" w:hAnsi="Calibri Light"/>
                <w:color w:val="000000"/>
                <w:rPrChange w:id="5563" w:author="Russell Ott" w:date="2022-05-16T11:47:00Z">
                  <w:rPr>
                    <w:rFonts w:ascii="Calibri Light" w:hAnsi="Calibri Light"/>
                    <w:color w:val="000000"/>
                    <w:sz w:val="20"/>
                  </w:rPr>
                </w:rPrChange>
              </w:rPr>
              <w:t>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b/>
                <w:color w:val="000000"/>
                <w:rPrChange w:id="5564" w:author="Russell Ott" w:date="2022-05-16T11:47:00Z">
                  <w:rPr>
                    <w:rFonts w:ascii="Calibri" w:hAnsi="Calibri"/>
                    <w:b/>
                    <w:color w:val="000000"/>
                    <w:sz w:val="20"/>
                  </w:rPr>
                </w:rPrChange>
              </w:rPr>
            </w:pPr>
            <w:r w:rsidRPr="00D14360">
              <w:rPr>
                <w:b/>
                <w:color w:val="000000"/>
                <w:rPrChange w:id="5565" w:author="Russell Ott" w:date="2022-05-16T11:47:00Z">
                  <w:rPr>
                    <w:rFonts w:ascii="Calibri" w:hAnsi="Calibri"/>
                    <w:b/>
                    <w:color w:val="000000"/>
                    <w:sz w:val="20"/>
                  </w:rPr>
                </w:rPrChange>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eastAsia="Times New Roman" w:hAnsi="Calibri Light"/>
                <w:color w:val="000000"/>
                <w:sz w:val="24"/>
                <w:szCs w:val="24"/>
                <w:rPrChange w:id="5566" w:author="Russell Ott" w:date="2022-05-16T11:47:00Z">
                  <w:rPr>
                    <w:rFonts w:ascii="Calibri Light" w:hAnsi="Calibri Light"/>
                    <w:color w:val="000000"/>
                    <w:sz w:val="20"/>
                  </w:rPr>
                </w:rPrChange>
              </w:rPr>
            </w:pPr>
            <w:r w:rsidRPr="00D14360">
              <w:rPr>
                <w:rFonts w:ascii="Calibri Light" w:hAnsi="Calibri Light"/>
                <w:color w:val="000000"/>
                <w:rPrChange w:id="5567" w:author="Russell Ott" w:date="2022-05-16T11:47:00Z">
                  <w:rPr>
                    <w:rFonts w:ascii="Calibri Light" w:hAnsi="Calibri Light"/>
                    <w:color w:val="000000"/>
                    <w:sz w:val="20"/>
                  </w:rPr>
                </w:rPrChange>
              </w:rPr>
              <w:t>The Transfer Summary standardizes critical information for exchange of information between providers of care when a patient moves between health care settings.</w:t>
            </w:r>
          </w:p>
        </w:tc>
      </w:tr>
    </w:tbl>
    <w:p w14:paraId="4059F8F2" w14:textId="74FEE62B" w:rsidR="00293C53" w:rsidRPr="00C64922" w:rsidRDefault="00293C53" w:rsidP="00C65E25">
      <w:pPr>
        <w:pStyle w:val="Caption"/>
        <w:ind w:left="90"/>
      </w:pPr>
      <w:bookmarkStart w:id="5568" w:name="_Toc103262880"/>
      <w:bookmarkStart w:id="5569" w:name="_Toc10634836"/>
      <w:bookmarkStart w:id="5570" w:name="_Toc21926994"/>
      <w:r w:rsidRPr="00C64922">
        <w:t xml:space="preserve">Table </w:t>
      </w:r>
      <w:r w:rsidR="00132A94">
        <w:fldChar w:fldCharType="begin"/>
      </w:r>
      <w:r w:rsidR="00132A94">
        <w:instrText xml:space="preserve"> SEQ Table \* ARABIC </w:instrText>
      </w:r>
      <w:r w:rsidR="00132A94">
        <w:fldChar w:fldCharType="separate"/>
      </w:r>
      <w:r w:rsidR="00F10C7C">
        <w:rPr>
          <w:noProof/>
        </w:rPr>
        <w:t>13</w:t>
      </w:r>
      <w:r w:rsidR="00132A94">
        <w:rPr>
          <w:noProof/>
        </w:rPr>
        <w:fldChar w:fldCharType="end"/>
      </w:r>
      <w:r w:rsidRPr="00C64922">
        <w:t>: C-CDA R2.1 Document-Level Templates for Representing Clinical Notes as Structured Documents</w:t>
      </w:r>
      <w:bookmarkEnd w:id="5568"/>
      <w:bookmarkEnd w:id="5570"/>
    </w:p>
    <w:bookmarkEnd w:id="5569"/>
    <w:p w14:paraId="0491DBC2" w14:textId="77777777" w:rsidR="009456DE" w:rsidRPr="00D14360" w:rsidRDefault="009456DE" w:rsidP="00B505D2">
      <w:pPr>
        <w:spacing w:after="120"/>
        <w:rPr>
          <w:del w:id="5571" w:author="Russell Ott" w:date="2022-05-16T11:47:00Z"/>
          <w:rFonts w:eastAsia="Calibri" w:cs="Calibri"/>
          <w:color w:val="000000"/>
        </w:rPr>
      </w:pPr>
      <w:del w:id="5572" w:author="Russell Ott" w:date="2022-05-16T11:47:00Z">
        <w:r w:rsidRPr="00D14360">
          <w:rPr>
            <w:rFonts w:eastAsia="Calibri" w:cs="Calibri"/>
            <w:b/>
            <w:bCs/>
            <w:color w:val="000000"/>
          </w:rPr>
          <w:delText>Reference:</w:delText>
        </w:r>
        <w:r w:rsidRPr="00D14360">
          <w:rPr>
            <w:rFonts w:eastAsia="Calibri" w:cs="Calibri"/>
            <w:color w:val="000000"/>
          </w:rPr>
          <w:delText xml:space="preserve"> </w:delText>
        </w:r>
        <w:r w:rsidR="001A0138">
          <w:fldChar w:fldCharType="begin"/>
        </w:r>
        <w:r w:rsidR="001A0138">
          <w:delInstrText xml:space="preserve"> HYPERLINK \l "_Section_Level_Guidance" </w:delInstrText>
        </w:r>
        <w:r w:rsidR="001A0138">
          <w:fldChar w:fldCharType="separate"/>
        </w:r>
        <w:r w:rsidRPr="00AD08FB">
          <w:rPr>
            <w:rStyle w:val="Hyperlink"/>
            <w:rFonts w:eastAsia="Calibri" w:cs="Calibri"/>
            <w:color w:val="000000"/>
            <w:u w:val="none"/>
          </w:rPr>
          <w:delText>Chapter 4 Section Level Guidance</w:delText>
        </w:r>
        <w:r w:rsidR="001A0138">
          <w:rPr>
            <w:rStyle w:val="Hyperlink"/>
            <w:rFonts w:eastAsia="Calibri" w:cs="Calibri"/>
            <w:color w:val="000000"/>
            <w:u w:val="none"/>
          </w:rPr>
          <w:fldChar w:fldCharType="end"/>
        </w:r>
        <w:r w:rsidRPr="00AD08FB">
          <w:rPr>
            <w:rFonts w:eastAsia="Calibri" w:cs="Calibri"/>
            <w:color w:val="000000"/>
          </w:rPr>
          <w:delText xml:space="preserve"> and </w:delText>
        </w:r>
        <w:r w:rsidR="001A0138">
          <w:fldChar w:fldCharType="begin"/>
        </w:r>
        <w:r w:rsidR="001A0138">
          <w:delInstrText xml:space="preserve"> HYPERLINK \l "_Representation_of_Discrete" </w:delInstrText>
        </w:r>
        <w:r w:rsidR="001A0138">
          <w:fldChar w:fldCharType="separate"/>
        </w:r>
        <w:r w:rsidR="00161AA0" w:rsidRPr="00AD08FB">
          <w:rPr>
            <w:rStyle w:val="Hyperlink"/>
            <w:rFonts w:eastAsia="Calibri" w:cs="Calibri"/>
            <w:color w:val="000000"/>
            <w:u w:val="none"/>
          </w:rPr>
          <w:delText>Chapter 5 Representation of Discrete Data</w:delText>
        </w:r>
        <w:r w:rsidR="001A0138">
          <w:rPr>
            <w:rStyle w:val="Hyperlink"/>
            <w:rFonts w:eastAsia="Calibri" w:cs="Calibri"/>
            <w:color w:val="000000"/>
            <w:u w:val="none"/>
          </w:rPr>
          <w:fldChar w:fldCharType="end"/>
        </w:r>
      </w:del>
    </w:p>
    <w:p w14:paraId="56B0262B" w14:textId="758DFDF4" w:rsidR="009456DE" w:rsidRPr="00D14360" w:rsidRDefault="009456DE" w:rsidP="00B505D2">
      <w:pPr>
        <w:spacing w:after="120"/>
        <w:rPr>
          <w:ins w:id="5573" w:author="Russell Ott" w:date="2022-05-16T11:47:00Z"/>
          <w:rFonts w:eastAsia="Calibri" w:cs="Calibri"/>
          <w:color w:val="000000"/>
        </w:rPr>
      </w:pPr>
      <w:ins w:id="5574" w:author="Russell Ott" w:date="2022-05-16T11:47:00Z">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Representation of Discrete Data</w:t>
        </w:r>
        <w:r w:rsidR="005632F7" w:rsidRPr="007770C6">
          <w:rPr>
            <w:rFonts w:eastAsia="Calibri" w:cs="Calibri"/>
            <w:color w:val="0000FF"/>
            <w:u w:val="single"/>
          </w:rPr>
          <w:fldChar w:fldCharType="end"/>
        </w:r>
      </w:ins>
    </w:p>
    <w:p w14:paraId="3EB519AF" w14:textId="77777777" w:rsidR="00825CBB" w:rsidRPr="00D14360" w:rsidRDefault="00E35258" w:rsidP="00293C53">
      <w:pPr>
        <w:spacing w:after="240"/>
        <w:rPr>
          <w:rFonts w:ascii="Times New Roman" w:eastAsia="Calibri" w:hAnsi="Times New Roman"/>
          <w:color w:val="000000"/>
          <w:sz w:val="24"/>
          <w:szCs w:val="24"/>
          <w:rPrChange w:id="5575" w:author="Russell Ott" w:date="2022-05-16T11:47:00Z">
            <w:rPr>
              <w:rFonts w:ascii="Calibri" w:eastAsia="Calibri" w:hAnsi="Calibri"/>
              <w:color w:val="000000"/>
            </w:rPr>
          </w:rPrChange>
        </w:rPr>
      </w:pPr>
      <w:r w:rsidRPr="00D14360">
        <w:rPr>
          <w:color w:val="000000"/>
          <w:rPrChange w:id="5576" w:author="Russell Ott" w:date="2022-05-16T11:47:00Z">
            <w:rPr>
              <w:rFonts w:ascii="Calibri" w:hAnsi="Calibri"/>
              <w:color w:val="000000"/>
            </w:rPr>
          </w:rPrChange>
        </w:rPr>
        <w:t xml:space="preserve">The table below </w:t>
      </w:r>
      <w:r w:rsidR="00A10C4D" w:rsidRPr="00D14360">
        <w:rPr>
          <w:color w:val="000000"/>
          <w:rPrChange w:id="5577" w:author="Russell Ott" w:date="2022-05-16T11:47:00Z">
            <w:rPr>
              <w:rFonts w:ascii="Calibri" w:eastAsia="Calibri" w:hAnsi="Calibri"/>
              <w:color w:val="000000"/>
            </w:rPr>
          </w:rPrChange>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b/>
                <w:color w:val="FFFFFF"/>
                <w:rPrChange w:id="5578" w:author="Russell Ott" w:date="2022-05-16T11:47:00Z">
                  <w:rPr>
                    <w:rFonts w:ascii="Calibri" w:hAnsi="Calibri"/>
                    <w:b/>
                    <w:color w:val="FFFFFF"/>
                  </w:rPr>
                </w:rPrChange>
              </w:rPr>
            </w:pPr>
            <w:r w:rsidRPr="00D14360">
              <w:rPr>
                <w:b/>
                <w:color w:val="FFFFFF"/>
                <w:rPrChange w:id="5579" w:author="Russell Ott" w:date="2022-05-16T11:47:00Z">
                  <w:rPr>
                    <w:rFonts w:ascii="Calibri" w:hAnsi="Calibri"/>
                    <w:b/>
                    <w:color w:val="FFFFFF"/>
                  </w:rPr>
                </w:rPrChange>
              </w:rPr>
              <w:t>Document Templates for Unstructured Clinical Note</w:t>
            </w:r>
            <w:r w:rsidRPr="00D14360">
              <w:rPr>
                <w:b/>
                <w:color w:val="FFFFFF"/>
                <w:rPrChange w:id="5580" w:author="Russell Ott" w:date="2022-05-16T11:47:00Z">
                  <w:rPr>
                    <w:rFonts w:ascii="Calibri" w:hAnsi="Calibri"/>
                    <w:b/>
                    <w:color w:val="FFFFFF"/>
                  </w:rPr>
                </w:rPrChange>
              </w:rPr>
              <w:t>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ascii="Times New Roman" w:eastAsia="Times New Roman" w:hAnsi="Times New Roman"/>
                <w:b/>
                <w:color w:val="FFFFFF"/>
                <w:sz w:val="24"/>
                <w:szCs w:val="24"/>
                <w:rPrChange w:id="5581" w:author="Russell Ott" w:date="2022-05-16T11:47:00Z">
                  <w:rPr>
                    <w:rFonts w:ascii="Calibri" w:hAnsi="Calibri"/>
                    <w:b/>
                    <w:color w:val="FFFFFF"/>
                  </w:rPr>
                </w:rPrChange>
              </w:rPr>
            </w:pPr>
            <w:r w:rsidRPr="00D14360">
              <w:rPr>
                <w:b/>
                <w:color w:val="FFFFFF"/>
                <w:rPrChange w:id="5582" w:author="Russell Ott" w:date="2022-05-16T11:47:00Z">
                  <w:rPr>
                    <w:rFonts w:ascii="Calibri" w:hAnsi="Calibri"/>
                    <w:b/>
                    <w:color w:val="FFFFFF"/>
                  </w:rPr>
                </w:rPrChange>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b/>
                <w:color w:val="000000"/>
                <w:rPrChange w:id="5583" w:author="Russell Ott" w:date="2022-05-16T11:47:00Z">
                  <w:rPr>
                    <w:rFonts w:ascii="Calibri" w:hAnsi="Calibri"/>
                    <w:b/>
                    <w:color w:val="000000"/>
                    <w:sz w:val="20"/>
                  </w:rPr>
                </w:rPrChange>
              </w:rPr>
            </w:pPr>
            <w:r w:rsidRPr="00D14360">
              <w:rPr>
                <w:b/>
                <w:color w:val="000000"/>
                <w:rPrChange w:id="5584" w:author="Russell Ott" w:date="2022-05-16T11:47:00Z">
                  <w:rPr>
                    <w:rFonts w:ascii="Calibri" w:hAnsi="Calibri"/>
                    <w:b/>
                    <w:color w:val="000000"/>
                    <w:sz w:val="20"/>
                  </w:rPr>
                </w:rPrChange>
              </w:rPr>
              <w:t>Unstructured Document</w:t>
            </w:r>
          </w:p>
          <w:p w14:paraId="071DF7F8" w14:textId="77777777" w:rsidR="00A10C4D" w:rsidRPr="00D14360" w:rsidRDefault="00A10C4D" w:rsidP="00D14360">
            <w:pPr>
              <w:spacing w:after="120"/>
              <w:rPr>
                <w:b/>
                <w:color w:val="000000"/>
                <w:rPrChange w:id="5585" w:author="Russell Ott" w:date="2022-05-16T11:47:00Z">
                  <w:rPr>
                    <w:rFonts w:ascii="Calibri" w:hAnsi="Calibri"/>
                    <w:b/>
                    <w:color w:val="000000"/>
                  </w:rPr>
                </w:rPrChange>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eastAsia="Times New Roman" w:hAnsi="Calibri Light"/>
                <w:color w:val="000000"/>
                <w:sz w:val="24"/>
                <w:szCs w:val="24"/>
                <w:rPrChange w:id="5586" w:author="Russell Ott" w:date="2022-05-16T11:47:00Z">
                  <w:rPr>
                    <w:rFonts w:ascii="Calibri Light" w:hAnsi="Calibri Light"/>
                    <w:color w:val="000000"/>
                    <w:sz w:val="20"/>
                  </w:rPr>
                </w:rPrChange>
              </w:rPr>
            </w:pPr>
            <w:r w:rsidRPr="00D14360">
              <w:rPr>
                <w:rFonts w:ascii="Calibri Light" w:hAnsi="Calibri Light"/>
                <w:color w:val="000000"/>
                <w:rPrChange w:id="5587" w:author="Russell Ott" w:date="2022-05-16T11:47:00Z">
                  <w:rPr>
                    <w:rFonts w:ascii="Calibri Light" w:hAnsi="Calibri Light"/>
                    <w:color w:val="000000"/>
                    <w:sz w:val="20"/>
                  </w:rPr>
                </w:rPrChange>
              </w:rPr>
              <w:t xml:space="preserve">An Unstructured Document (UD) document type can </w:t>
            </w:r>
          </w:p>
          <w:p w14:paraId="63D5B4DA" w14:textId="77777777" w:rsidR="00196B23" w:rsidRPr="00D14360" w:rsidRDefault="00A10C4D" w:rsidP="00D14360">
            <w:pPr>
              <w:keepNext/>
              <w:rPr>
                <w:rFonts w:ascii="Calibri Light" w:eastAsia="Times New Roman" w:hAnsi="Calibri Light"/>
                <w:color w:val="000000"/>
                <w:sz w:val="24"/>
                <w:szCs w:val="24"/>
                <w:rPrChange w:id="5588" w:author="Russell Ott" w:date="2022-05-16T11:47:00Z">
                  <w:rPr>
                    <w:rFonts w:ascii="Calibri Light" w:hAnsi="Calibri Light"/>
                    <w:color w:val="000000"/>
                    <w:sz w:val="20"/>
                  </w:rPr>
                </w:rPrChange>
              </w:rPr>
            </w:pPr>
            <w:r w:rsidRPr="00D14360">
              <w:rPr>
                <w:rFonts w:ascii="Calibri Light" w:hAnsi="Calibri Light"/>
                <w:color w:val="000000"/>
                <w:rPrChange w:id="5589" w:author="Russell Ott" w:date="2022-05-16T11:47:00Z">
                  <w:rPr>
                    <w:rFonts w:ascii="Calibri Light" w:hAnsi="Calibri Light"/>
                    <w:color w:val="000000"/>
                    <w:sz w:val="20"/>
                  </w:rPr>
                </w:rPrChange>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eastAsia="Times New Roman" w:hAnsi="Calibri Light" w:cs="Calibri Light"/>
                <w:color w:val="000000"/>
                <w:sz w:val="24"/>
                <w:szCs w:val="24"/>
              </w:rPr>
            </w:pPr>
            <w:r w:rsidRPr="00D14360">
              <w:rPr>
                <w:rFonts w:ascii="Calibri Light" w:hAnsi="Calibri Light"/>
                <w:color w:val="000000"/>
                <w:rPrChange w:id="5590" w:author="Russell Ott" w:date="2022-05-16T11:47:00Z">
                  <w:rPr>
                    <w:rFonts w:ascii="Calibri Light" w:hAnsi="Calibri Light"/>
                    <w:color w:val="000000"/>
                    <w:sz w:val="20"/>
                  </w:rPr>
                </w:rPrChange>
              </w:rPr>
              <w:t>(2) reference a single document file, such as a word-processing document using a text/reference element.</w:t>
            </w:r>
          </w:p>
        </w:tc>
      </w:tr>
    </w:tbl>
    <w:p w14:paraId="69BFC940" w14:textId="6AA86057" w:rsidR="00293C53" w:rsidRPr="00C64922" w:rsidRDefault="00293C53" w:rsidP="00C65E25">
      <w:pPr>
        <w:pStyle w:val="Caption"/>
        <w:ind w:left="90"/>
      </w:pPr>
      <w:bookmarkStart w:id="5591" w:name="_Toc103262881"/>
      <w:bookmarkStart w:id="5592" w:name="_Toc10634837"/>
      <w:bookmarkStart w:id="5593" w:name="_Toc21926995"/>
      <w:r w:rsidRPr="00C64922">
        <w:t xml:space="preserve">Table </w:t>
      </w:r>
      <w:r w:rsidR="00132A94">
        <w:fldChar w:fldCharType="begin"/>
      </w:r>
      <w:r w:rsidR="00132A94">
        <w:instrText xml:space="preserve"> SEQ Table \* ARABIC </w:instrText>
      </w:r>
      <w:r w:rsidR="00132A94">
        <w:fldChar w:fldCharType="separate"/>
      </w:r>
      <w:r w:rsidR="00F10C7C">
        <w:rPr>
          <w:noProof/>
        </w:rPr>
        <w:t>14</w:t>
      </w:r>
      <w:r w:rsidR="00132A94">
        <w:rPr>
          <w:noProof/>
        </w:rPr>
        <w:fldChar w:fldCharType="end"/>
      </w:r>
      <w:r w:rsidRPr="00C64922">
        <w:t>:</w:t>
      </w:r>
      <w:del w:id="5594" w:author="Russell Ott" w:date="2022-05-16T11:47:00Z">
        <w:r w:rsidRPr="00C64922">
          <w:delText xml:space="preserve"> </w:delText>
        </w:r>
      </w:del>
      <w:r w:rsidRPr="00C64922">
        <w:t xml:space="preserve"> Document Templates of Unstructured Clinical Notes</w:t>
      </w:r>
      <w:bookmarkEnd w:id="5591"/>
      <w:bookmarkEnd w:id="5593"/>
    </w:p>
    <w:bookmarkEnd w:id="5592"/>
    <w:p w14:paraId="7D98975B" w14:textId="77777777" w:rsidR="00A10C4D" w:rsidRPr="00D14360" w:rsidRDefault="00A10C4D" w:rsidP="00B505D2">
      <w:pPr>
        <w:spacing w:after="120"/>
        <w:rPr>
          <w:rFonts w:ascii="Times New Roman" w:eastAsia="Calibri" w:hAnsi="Times New Roman"/>
          <w:color w:val="000000"/>
          <w:sz w:val="24"/>
          <w:szCs w:val="24"/>
          <w:rPrChange w:id="5595" w:author="Russell Ott" w:date="2022-05-16T11:47:00Z">
            <w:rPr>
              <w:rFonts w:ascii="Calibri" w:eastAsia="Calibri" w:hAnsi="Calibri"/>
              <w:color w:val="000000"/>
            </w:rPr>
          </w:rPrChange>
        </w:rPr>
      </w:pPr>
      <w:r w:rsidRPr="00D14360">
        <w:rPr>
          <w:color w:val="000000"/>
          <w:rPrChange w:id="5596" w:author="Russell Ott" w:date="2022-05-16T11:47:00Z">
            <w:rPr>
              <w:rFonts w:ascii="Calibri" w:eastAsia="Calibri" w:hAnsi="Calibri"/>
              <w:color w:val="000000"/>
            </w:rPr>
          </w:rPrChange>
        </w:rPr>
        <w:t>The C-CDA R2.1 Unstructured Document template defines a C-CDA document with a structured header and a non-</w:t>
      </w:r>
      <w:r w:rsidR="006A785F" w:rsidRPr="00D14360">
        <w:rPr>
          <w:color w:val="000000"/>
          <w:rPrChange w:id="5597" w:author="Russell Ott" w:date="2022-05-16T11:47:00Z">
            <w:rPr>
              <w:rFonts w:ascii="Calibri" w:eastAsia="Calibri" w:hAnsi="Calibri"/>
              <w:color w:val="000000"/>
            </w:rPr>
          </w:rPrChange>
        </w:rPr>
        <w:t>XML</w:t>
      </w:r>
      <w:r w:rsidRPr="00D14360">
        <w:rPr>
          <w:rFonts w:eastAsia="Calibri"/>
          <w:color w:val="000000"/>
          <w:rPrChange w:id="5598" w:author="Russell Ott" w:date="2022-05-16T11:47:00Z">
            <w:rPr>
              <w:rFonts w:ascii="Calibri" w:eastAsia="Calibri" w:hAnsi="Calibri"/>
              <w:color w:val="000000"/>
            </w:rPr>
          </w:rPrChange>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ascii="Times New Roman" w:eastAsia="Times New Roman" w:hAnsi="Times New Roman"/>
          <w:color w:val="000000"/>
          <w:sz w:val="24"/>
          <w:szCs w:val="24"/>
          <w:rPrChange w:id="5599" w:author="Russell Ott" w:date="2022-05-16T11:47:00Z">
            <w:rPr>
              <w:rFonts w:ascii="Calibri" w:hAnsi="Calibri"/>
              <w:color w:val="000000"/>
            </w:rPr>
          </w:rPrChange>
        </w:rPr>
      </w:pPr>
      <w:r w:rsidRPr="00D14360">
        <w:rPr>
          <w:color w:val="000000"/>
          <w:rPrChange w:id="5600" w:author="Russell Ott" w:date="2022-05-16T11:47:00Z">
            <w:rPr>
              <w:rFonts w:ascii="Calibri" w:hAnsi="Calibri"/>
              <w:color w:val="000000"/>
            </w:rPr>
          </w:rPrChange>
        </w:rPr>
        <w:t>Wh</w:t>
      </w:r>
      <w:r w:rsidRPr="00D14360">
        <w:rPr>
          <w:color w:val="000000"/>
          <w:rPrChange w:id="5601" w:author="Russell Ott" w:date="2022-05-16T11:47:00Z">
            <w:rPr>
              <w:rFonts w:ascii="Calibri" w:hAnsi="Calibri"/>
              <w:color w:val="000000"/>
            </w:rPr>
          </w:rPrChange>
        </w:rPr>
        <w:t>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5884D2A7" w:rsidR="00510672" w:rsidRPr="00C64922" w:rsidRDefault="00634398" w:rsidP="00510672">
            <w:pPr>
              <w:pStyle w:val="BodyText"/>
              <w:rPr>
                <w:noProof/>
              </w:rPr>
            </w:pPr>
            <w:bookmarkStart w:id="5602" w:name="_ez276qamviqc" w:colFirst="0" w:colLast="0"/>
            <w:bookmarkStart w:id="5603" w:name="_Toc10690842"/>
            <w:bookmarkStart w:id="5604" w:name="_Toc11043585"/>
            <w:bookmarkStart w:id="5605" w:name="_Toc11045576"/>
            <w:bookmarkStart w:id="5606" w:name="_Toc11391246"/>
            <w:bookmarkEnd w:id="5602"/>
            <w:del w:id="5607" w:author="Russell Ott" w:date="2022-05-16T11:47:00Z">
              <w:r>
                <w:rPr>
                  <w:noProof/>
                </w:rPr>
                <w:drawing>
                  <wp:anchor distT="0" distB="0" distL="114300" distR="114300" simplePos="0" relativeHeight="251858944" behindDoc="0" locked="0" layoutInCell="1" allowOverlap="1" wp14:anchorId="7A9243D4" wp14:editId="5841232F">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608" w:author="Russell Ott" w:date="2022-05-16T11:47:00Z">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10C7C">
      <w:pPr>
        <w:pStyle w:val="Heading3"/>
      </w:pPr>
      <w:bookmarkStart w:id="5609" w:name="_Toc103262644"/>
      <w:bookmarkStart w:id="5610" w:name="_Toc22823389"/>
      <w:r w:rsidRPr="00C64922">
        <w:t>Further Constraints on C-CDA Documents</w:t>
      </w:r>
      <w:bookmarkEnd w:id="5603"/>
      <w:bookmarkEnd w:id="5604"/>
      <w:bookmarkEnd w:id="5605"/>
      <w:bookmarkEnd w:id="5606"/>
      <w:bookmarkEnd w:id="5609"/>
      <w:bookmarkEnd w:id="5610"/>
    </w:p>
    <w:p w14:paraId="02DB33D0" w14:textId="77777777" w:rsidR="00CF032F" w:rsidRPr="00CF032F" w:rsidRDefault="00CF032F" w:rsidP="002E634A">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ascii="Times New Roman" w:eastAsia="Times New Roman" w:hAnsi="Times New Roman"/>
          <w:color w:val="000000"/>
          <w:sz w:val="24"/>
          <w:szCs w:val="24"/>
          <w:rPrChange w:id="5611" w:author="Russell Ott" w:date="2022-05-16T11:47:00Z">
            <w:rPr>
              <w:rFonts w:ascii="Calibri" w:hAnsi="Calibri"/>
              <w:color w:val="000000"/>
            </w:rPr>
          </w:rPrChange>
        </w:rPr>
      </w:pPr>
      <w:r w:rsidRPr="00D14360">
        <w:rPr>
          <w:color w:val="000000"/>
          <w:rPrChange w:id="5612" w:author="Russell Ott" w:date="2022-05-16T11:47:00Z">
            <w:rPr>
              <w:rFonts w:ascii="Calibri" w:hAnsi="Calibri"/>
              <w:color w:val="000000"/>
            </w:rPr>
          </w:rPrChange>
        </w:rPr>
        <w:t xml:space="preserve">Other stakeholders in the C-CDA Community have further </w:t>
      </w:r>
      <w:r w:rsidRPr="00D14360">
        <w:rPr>
          <w:color w:val="000000"/>
          <w:rPrChange w:id="5613" w:author="Russell Ott" w:date="2022-05-16T11:47:00Z">
            <w:rPr>
              <w:rFonts w:ascii="Calibri" w:hAnsi="Calibri"/>
              <w:color w:val="000000"/>
            </w:rPr>
          </w:rPrChange>
        </w:rPr>
        <w:t>constrained the document templates established by C-CDA in order to address specific use cases for information exchange.  For example, the Payer Community further constrains many of the C-CDA document templates to reduce optionality and clarify required in</w:t>
      </w:r>
      <w:r w:rsidRPr="00D14360">
        <w:rPr>
          <w:color w:val="000000"/>
          <w:rPrChange w:id="5614" w:author="Russell Ott" w:date="2022-05-16T11:47:00Z">
            <w:rPr>
              <w:rFonts w:ascii="Calibri" w:hAnsi="Calibri"/>
              <w:color w:val="000000"/>
            </w:rPr>
          </w:rPrChange>
        </w:rPr>
        <w:t>formation needed for their use cases.  Implementers interested in sharing clinical information with payers via C-CDA documents should consult the following specifications to determine where additional requirements exist.</w:t>
      </w:r>
    </w:p>
    <w:p w14:paraId="1CD77F70" w14:textId="77777777" w:rsidR="00A10C4D" w:rsidRPr="005A615D" w:rsidRDefault="00A10C4D" w:rsidP="00B505D2">
      <w:pPr>
        <w:spacing w:after="120"/>
        <w:rPr>
          <w:color w:val="000000"/>
          <w:rPrChange w:id="5615" w:author="Russell Ott" w:date="2022-05-16T11:47:00Z">
            <w:rPr>
              <w:rFonts w:ascii="Calibri" w:hAnsi="Calibri"/>
              <w:color w:val="000000"/>
            </w:rPr>
          </w:rPrChange>
        </w:rPr>
      </w:pPr>
      <w:r w:rsidRPr="00D14360">
        <w:rPr>
          <w:color w:val="000000"/>
          <w:rPrChange w:id="5616" w:author="Russell Ott" w:date="2022-05-16T11:47:00Z">
            <w:rPr>
              <w:rFonts w:ascii="Calibri" w:hAnsi="Calibri"/>
              <w:color w:val="000000"/>
            </w:rPr>
          </w:rPrChange>
        </w:rPr>
        <w:t>T</w:t>
      </w:r>
      <w:r w:rsidR="00E35258" w:rsidRPr="00D14360">
        <w:rPr>
          <w:color w:val="000000"/>
          <w:rPrChange w:id="5617" w:author="Russell Ott" w:date="2022-05-16T11:47:00Z">
            <w:rPr>
              <w:rFonts w:ascii="Calibri" w:hAnsi="Calibri"/>
              <w:color w:val="000000"/>
            </w:rPr>
          </w:rPrChange>
        </w:rPr>
        <w:t>he table below</w:t>
      </w:r>
      <w:r w:rsidR="00293C53" w:rsidRPr="00D14360">
        <w:rPr>
          <w:color w:val="000000"/>
          <w:rPrChange w:id="5618" w:author="Russell Ott" w:date="2022-05-16T11:47:00Z">
            <w:rPr>
              <w:rFonts w:ascii="Calibri" w:hAnsi="Calibri"/>
              <w:color w:val="000000"/>
            </w:rPr>
          </w:rPrChange>
        </w:rPr>
        <w:t xml:space="preserve"> provides a l</w:t>
      </w:r>
      <w:r w:rsidRPr="00D14360">
        <w:rPr>
          <w:color w:val="000000"/>
          <w:rPrChange w:id="5619" w:author="Russell Ott" w:date="2022-05-16T11:47:00Z">
            <w:rPr>
              <w:rFonts w:ascii="Calibri" w:hAnsi="Calibri"/>
              <w:color w:val="000000"/>
            </w:rPr>
          </w:rPrChange>
        </w:rPr>
        <w:t xml:space="preserve">ist of </w:t>
      </w:r>
      <w:r w:rsidR="00A01622" w:rsidRPr="00D14360">
        <w:rPr>
          <w:color w:val="000000"/>
          <w:rPrChange w:id="5620" w:author="Russell Ott" w:date="2022-05-16T11:47:00Z">
            <w:rPr>
              <w:rFonts w:ascii="Calibri" w:hAnsi="Calibri"/>
              <w:color w:val="000000"/>
            </w:rPr>
          </w:rPrChange>
        </w:rPr>
        <w:t xml:space="preserve">document templates that include </w:t>
      </w:r>
      <w:r w:rsidRPr="00D14360">
        <w:rPr>
          <w:color w:val="000000"/>
          <w:rPrChange w:id="5621" w:author="Russell Ott" w:date="2022-05-16T11:47:00Z">
            <w:rPr>
              <w:rFonts w:ascii="Calibri" w:hAnsi="Calibri"/>
              <w:color w:val="000000"/>
            </w:rPr>
          </w:rPrChange>
        </w:rPr>
        <w:t>additional content requirements when C-CDA Documents are used to exchange clinical information with Payers</w:t>
      </w:r>
      <w:r w:rsidR="009B30E1" w:rsidRPr="00D14360">
        <w:rPr>
          <w:color w:val="000000"/>
          <w:rPrChange w:id="5622" w:author="Russell Ott" w:date="2022-05-16T11:47:00Z">
            <w:rPr>
              <w:rFonts w:ascii="Calibri" w:hAnsi="Calibri"/>
              <w:color w:val="000000"/>
            </w:rPr>
          </w:rPrChange>
        </w:rPr>
        <w:t>.</w:t>
      </w:r>
      <w:r w:rsidRPr="00D14360">
        <w:rPr>
          <w:rStyle w:val="FootnoteReference"/>
          <w:color w:val="000000"/>
          <w:rPrChange w:id="5623" w:author="Russell Ott" w:date="2022-05-16T11:47:00Z">
            <w:rPr>
              <w:rStyle w:val="FootnoteReference"/>
              <w:rFonts w:ascii="Calibri" w:hAnsi="Calibri"/>
              <w:color w:val="000000"/>
            </w:rPr>
          </w:rPrChange>
        </w:rPr>
        <w:footnoteReference w:id="79"/>
      </w:r>
      <w:r w:rsidR="004A156E" w:rsidRPr="00D14360">
        <w:rPr>
          <w:color w:val="000000"/>
          <w:rPrChange w:id="5624" w:author="Russell Ott" w:date="2022-05-16T11:47:00Z">
            <w:rPr>
              <w:rFonts w:ascii="Calibri" w:hAnsi="Calibri"/>
              <w:color w:val="000000"/>
            </w:rPr>
          </w:rPrChange>
        </w:rPr>
        <w:t xml:space="preserve"> This list does not include every IG that further constrains C-CDA templates. The HL7 product page for C-CDA conta</w:t>
      </w:r>
      <w:r w:rsidR="00890FBD" w:rsidRPr="00D14360">
        <w:rPr>
          <w:color w:val="000000"/>
          <w:rPrChange w:id="5625" w:author="Russell Ott" w:date="2022-05-16T11:47:00Z">
            <w:rPr>
              <w:rFonts w:ascii="Calibri" w:hAnsi="Calibri"/>
              <w:color w:val="000000"/>
            </w:rPr>
          </w:rPrChange>
        </w:rPr>
        <w:t>i</w:t>
      </w:r>
      <w:r w:rsidR="004A156E" w:rsidRPr="00D14360">
        <w:rPr>
          <w:color w:val="000000"/>
          <w:rPrChange w:id="5626" w:author="Russell Ott" w:date="2022-05-16T11:47:00Z">
            <w:rPr>
              <w:rFonts w:ascii="Calibri" w:hAnsi="Calibri"/>
              <w:color w:val="000000"/>
            </w:rPr>
          </w:rPrChange>
        </w:rPr>
        <w:t>ns a list of IGs that are registered as further constraints on C-CDA.</w:t>
      </w:r>
      <w:r w:rsidR="001E1A3D">
        <w:rPr>
          <w:color w:val="000000"/>
          <w:rPrChange w:id="5627" w:author="Russell Ott" w:date="2022-05-16T11:47:00Z">
            <w:rPr>
              <w:rFonts w:ascii="Calibri" w:hAnsi="Calibri"/>
              <w:color w:val="000000"/>
            </w:rPr>
          </w:rPrChange>
        </w:rPr>
        <w:t xml:space="preserve"> 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PrChange w:id="5628" w:author="Russell Ott" w:date="2022-05-16T11:47:00Z">
            <w:rPr>
              <w:rFonts w:ascii="Calibri" w:hAnsi="Calibri"/>
            </w:rPr>
          </w:rPrChange>
        </w:rPr>
        <w:t>the H</w:t>
      </w:r>
      <w:r w:rsidR="001E1A3D" w:rsidRPr="003A3D50">
        <w:rPr>
          <w:rPrChange w:id="5629" w:author="Russell Ott" w:date="2022-05-16T11:47:00Z">
            <w:rPr>
              <w:rFonts w:ascii="Calibri" w:hAnsi="Calibri"/>
            </w:rPr>
          </w:rPrChange>
        </w:rPr>
        <w:t>L7 CDA Release 2 Implementation Guide: Additional CDA R2 Templates – Clinical Documents for Payers Set 1, Release 1 – US Realm</w:t>
      </w:r>
      <w:r w:rsidR="001E1A3D" w:rsidRPr="009F13BB">
        <w:rPr>
          <w:rPrChange w:id="5630" w:author="Russell Ott" w:date="2022-05-16T11:47:00Z">
            <w:rPr>
              <w:rFonts w:ascii="Calibri" w:hAnsi="Calibri"/>
            </w:rPr>
          </w:rPrChange>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b/>
                <w:color w:val="FFFFFF"/>
                <w:rPrChange w:id="5631" w:author="Russell Ott" w:date="2022-05-16T11:47:00Z">
                  <w:rPr>
                    <w:rFonts w:ascii="Calibri" w:hAnsi="Calibri"/>
                    <w:b/>
                    <w:color w:val="FFFFFF"/>
                  </w:rPr>
                </w:rPrChange>
              </w:rPr>
            </w:pPr>
            <w:bookmarkStart w:id="5632" w:name="_Toc10634838"/>
            <w:r w:rsidRPr="00D14360">
              <w:rPr>
                <w:b/>
                <w:color w:val="FFFFFF"/>
                <w:rPrChange w:id="5633" w:author="Russell Ott" w:date="2022-05-16T11:47:00Z">
                  <w:rPr>
                    <w:rFonts w:ascii="Calibri" w:hAnsi="Calibri"/>
                    <w:b/>
                    <w:color w:val="FFFFFF"/>
                  </w:rPr>
                </w:rPrChange>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ascii="Times New Roman" w:eastAsia="Times New Roman" w:hAnsi="Times New Roman"/>
                <w:b/>
                <w:color w:val="FFFFFF"/>
                <w:sz w:val="24"/>
                <w:szCs w:val="24"/>
                <w:rPrChange w:id="5634" w:author="Russell Ott" w:date="2022-05-16T11:47:00Z">
                  <w:rPr>
                    <w:rFonts w:ascii="Calibri" w:hAnsi="Calibri"/>
                    <w:b/>
                    <w:color w:val="FFFFFF"/>
                  </w:rPr>
                </w:rPrChange>
              </w:rPr>
            </w:pPr>
            <w:r w:rsidRPr="00D14360">
              <w:rPr>
                <w:b/>
                <w:color w:val="FFFFFF"/>
                <w:rPrChange w:id="5635" w:author="Russell Ott" w:date="2022-05-16T11:47:00Z">
                  <w:rPr>
                    <w:rFonts w:ascii="Calibri" w:hAnsi="Calibri"/>
                    <w:b/>
                    <w:color w:val="FFFFFF"/>
                  </w:rPr>
                </w:rPrChange>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b/>
                <w:color w:val="000000"/>
                <w:rPrChange w:id="5636" w:author="Russell Ott" w:date="2022-05-16T11:47:00Z">
                  <w:rPr>
                    <w:rFonts w:ascii="Calibri" w:hAnsi="Calibri"/>
                    <w:b/>
                    <w:color w:val="000000"/>
                    <w:sz w:val="20"/>
                  </w:rPr>
                </w:rPrChange>
              </w:rPr>
            </w:pPr>
            <w:r w:rsidRPr="00D14360">
              <w:rPr>
                <w:b/>
                <w:color w:val="000000"/>
                <w:rPrChange w:id="5637" w:author="Russell Ott" w:date="2022-05-16T11:47:00Z">
                  <w:rPr>
                    <w:rFonts w:ascii="Calibri" w:hAnsi="Calibri"/>
                    <w:b/>
                    <w:color w:val="000000"/>
                    <w:sz w:val="20"/>
                  </w:rPr>
                </w:rPrChange>
              </w:rPr>
              <w:t>Enhanced Discharge Document</w:t>
            </w:r>
            <w:r w:rsidR="004B3D32" w:rsidRPr="00D14360">
              <w:rPr>
                <w:b/>
                <w:color w:val="000000"/>
                <w:rPrChange w:id="5638" w:author="Russell Ott" w:date="2022-05-16T11:47:00Z">
                  <w:rPr>
                    <w:rFonts w:ascii="Calibri" w:hAnsi="Calibri"/>
                    <w:b/>
                    <w:color w:val="000000"/>
                    <w:sz w:val="20"/>
                  </w:rPr>
                </w:rPrChange>
              </w:rPr>
              <w:t xml:space="preserve"> (</w:t>
            </w:r>
            <w:r w:rsidRPr="00D14360">
              <w:rPr>
                <w:b/>
                <w:color w:val="000000"/>
                <w:rPrChange w:id="5639" w:author="Russell Ott" w:date="2022-05-16T11:47:00Z">
                  <w:rPr>
                    <w:rFonts w:ascii="Calibri" w:hAnsi="Calibri"/>
                    <w:b/>
                    <w:color w:val="000000"/>
                    <w:sz w:val="20"/>
                  </w:rPr>
                </w:rPrChange>
              </w:rPr>
              <w:t>CDP1)</w:t>
            </w:r>
            <w:r w:rsidRPr="00D14360">
              <w:rPr>
                <w:color w:val="000000"/>
                <w:rPrChange w:id="5640" w:author="Russell Ott" w:date="2022-05-16T11:47:00Z">
                  <w:rPr>
                    <w:rFonts w:ascii="Calibri" w:hAnsi="Calibri"/>
                    <w:color w:val="000000"/>
                    <w:sz w:val="20"/>
                  </w:rPr>
                </w:rPrChange>
              </w:rPr>
              <w:t xml:space="preserve"> </w:t>
            </w:r>
          </w:p>
          <w:p w14:paraId="290BA55A" w14:textId="77777777" w:rsidR="004B3D32" w:rsidRPr="00D14360" w:rsidRDefault="004B3D32" w:rsidP="004B3D32">
            <w:pPr>
              <w:rPr>
                <w:rFonts w:ascii="Calibri Light" w:eastAsia="Times New Roman" w:hAnsi="Calibri Light" w:cs="Calibri Light"/>
                <w:b/>
                <w:bCs/>
                <w:sz w:val="28"/>
                <w:szCs w:val="28"/>
              </w:rPr>
            </w:pPr>
            <w:r w:rsidRPr="00D14360">
              <w:rPr>
                <w:rFonts w:ascii="Calibri Light" w:hAnsi="Calibri Light"/>
                <w:color w:val="000000"/>
                <w:rPrChange w:id="5641" w:author="Russell Ott" w:date="2022-05-16T11:47:00Z">
                  <w:rPr>
                    <w:rFonts w:ascii="Calibri Light" w:hAnsi="Calibri Light"/>
                    <w:color w:val="000000"/>
                    <w:sz w:val="20"/>
                  </w:rPr>
                </w:rPrChange>
              </w:rPr>
              <w:t>2.16.840.1.113883.10.20.35.1.2</w:t>
            </w:r>
            <w:r w:rsidRPr="00D14360">
              <w:rPr>
                <w:rStyle w:val="apple-converted-space"/>
                <w:rFonts w:ascii="Calibri Light" w:hAnsi="Calibri Light"/>
                <w:color w:val="000000"/>
                <w:rPrChange w:id="5642" w:author="Russell Ott" w:date="2022-05-16T11:47:00Z">
                  <w:rPr>
                    <w:rStyle w:val="apple-converted-space"/>
                    <w:rFonts w:ascii="Calibri Light" w:hAnsi="Calibri Light"/>
                    <w:color w:val="000000"/>
                    <w:sz w:val="20"/>
                  </w:rPr>
                </w:rPrChange>
              </w:rPr>
              <w:t> </w:t>
            </w:r>
          </w:p>
          <w:p w14:paraId="3ED331A8" w14:textId="77777777" w:rsidR="00510672" w:rsidRPr="00D14360" w:rsidRDefault="00510672" w:rsidP="00510672">
            <w:pPr>
              <w:rPr>
                <w:b/>
                <w:color w:val="000000"/>
                <w:rPrChange w:id="5643" w:author="Russell Ott" w:date="2022-05-16T11:47:00Z">
                  <w:rPr>
                    <w:rFonts w:ascii="Calibri" w:hAnsi="Calibri"/>
                    <w:b/>
                    <w:color w:val="000000"/>
                    <w:sz w:val="20"/>
                  </w:rPr>
                </w:rPrChange>
              </w:rPr>
            </w:pPr>
          </w:p>
          <w:p w14:paraId="4724CA34" w14:textId="77777777" w:rsidR="00510672" w:rsidRPr="00D14360" w:rsidRDefault="00510672" w:rsidP="00510672">
            <w:pPr>
              <w:rPr>
                <w:b/>
                <w:color w:val="000000"/>
                <w:rPrChange w:id="5644" w:author="Russell Ott" w:date="2022-05-16T11:47:00Z">
                  <w:rPr>
                    <w:rFonts w:ascii="Calibri" w:hAnsi="Calibri"/>
                    <w:b/>
                    <w:color w:val="000000"/>
                    <w:sz w:val="20"/>
                  </w:rPr>
                </w:rPrChange>
              </w:rPr>
            </w:pPr>
          </w:p>
          <w:p w14:paraId="696E145D" w14:textId="77777777" w:rsidR="00510672" w:rsidRPr="00D14360" w:rsidRDefault="00510672" w:rsidP="00510672">
            <w:pPr>
              <w:rPr>
                <w:b/>
                <w:color w:val="000000"/>
                <w:rPrChange w:id="5645" w:author="Russell Ott" w:date="2022-05-16T11:47:00Z">
                  <w:rPr>
                    <w:rFonts w:ascii="Calibri" w:hAnsi="Calibri"/>
                    <w:b/>
                    <w:color w:val="000000"/>
                    <w:sz w:val="20"/>
                  </w:rPr>
                </w:rPrChange>
              </w:rPr>
            </w:pPr>
          </w:p>
          <w:p w14:paraId="3F102E12" w14:textId="77777777" w:rsidR="00510672" w:rsidRPr="00D14360" w:rsidRDefault="00510672" w:rsidP="00510672">
            <w:pPr>
              <w:rPr>
                <w:b/>
                <w:color w:val="000000"/>
                <w:rPrChange w:id="5646" w:author="Russell Ott" w:date="2022-05-16T11:47:00Z">
                  <w:rPr>
                    <w:rFonts w:ascii="Calibri" w:hAnsi="Calibri"/>
                    <w:b/>
                    <w:color w:val="000000"/>
                    <w:sz w:val="20"/>
                  </w:rPr>
                </w:rPrChange>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hAnsi="Calibri Light"/>
                <w:color w:val="000000"/>
                <w:rPrChange w:id="5647" w:author="Russell Ott" w:date="2022-05-16T11:47:00Z">
                  <w:rPr>
                    <w:rFonts w:ascii="Calibri Light" w:hAnsi="Calibri Light"/>
                    <w:color w:val="000000"/>
                    <w:sz w:val="20"/>
                  </w:rPr>
                </w:rPrChange>
              </w:rPr>
            </w:pPr>
          </w:p>
          <w:p w14:paraId="6B162785"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48" w:author="Russell Ott" w:date="2022-05-16T11:47:00Z">
                  <w:rPr>
                    <w:rFonts w:ascii="Calibri Light" w:hAnsi="Calibri Light"/>
                    <w:color w:val="000000"/>
                    <w:sz w:val="20"/>
                  </w:rPr>
                </w:rPrChange>
              </w:rPr>
            </w:pPr>
            <w:r w:rsidRPr="00D14360">
              <w:rPr>
                <w:rFonts w:ascii="Calibri Light" w:hAnsi="Calibri Light"/>
                <w:color w:val="000000"/>
                <w:rPrChange w:id="5649" w:author="Russell Ott" w:date="2022-05-16T11:47:00Z">
                  <w:rPr>
                    <w:rFonts w:ascii="Calibri Light" w:hAnsi="Calibri Light"/>
                    <w:color w:val="000000"/>
                    <w:sz w:val="20"/>
                  </w:rPr>
                </w:rPrChange>
              </w:rPr>
              <w:t>Any section for which data is not available (not collected, not relevant, not supported by the EHR technology, etc.) SHALL have the app</w:t>
            </w:r>
            <w:r w:rsidRPr="00D14360">
              <w:rPr>
                <w:rFonts w:ascii="Calibri Light" w:hAnsi="Calibri Light"/>
                <w:color w:val="000000"/>
                <w:rPrChange w:id="5650" w:author="Russell Ott" w:date="2022-05-16T11:47:00Z">
                  <w:rPr>
                    <w:rFonts w:ascii="Calibri Light" w:hAnsi="Calibri Light"/>
                    <w:color w:val="000000"/>
                    <w:sz w:val="20"/>
                  </w:rPr>
                </w:rPrChange>
              </w:rPr>
              <w:t>ropriate nullFlavor.</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color w:val="000000"/>
                <w:rPrChange w:id="5651" w:author="Russell Ott" w:date="2022-05-16T11:47:00Z">
                  <w:rPr>
                    <w:rFonts w:ascii="Calibri" w:hAnsi="Calibri"/>
                    <w:color w:val="000000"/>
                    <w:sz w:val="20"/>
                  </w:rPr>
                </w:rPrChange>
              </w:rPr>
            </w:pPr>
            <w:r w:rsidRPr="00D14360">
              <w:rPr>
                <w:b/>
                <w:color w:val="000000"/>
                <w:rPrChange w:id="5652" w:author="Russell Ott" w:date="2022-05-16T11:47:00Z">
                  <w:rPr>
                    <w:rFonts w:ascii="Calibri" w:hAnsi="Calibri"/>
                    <w:b/>
                    <w:color w:val="000000"/>
                    <w:sz w:val="20"/>
                  </w:rPr>
                </w:rPrChange>
              </w:rPr>
              <w:t xml:space="preserve">Enhanced Encounter Document (CDP1) </w:t>
            </w:r>
          </w:p>
          <w:p w14:paraId="2524B7EC" w14:textId="77777777" w:rsidR="004B3D32" w:rsidRPr="00D14360" w:rsidRDefault="004B3D32" w:rsidP="004B3D32">
            <w:pPr>
              <w:rPr>
                <w:rFonts w:ascii="Calibri Light" w:eastAsia="Times New Roman" w:hAnsi="Calibri Light" w:cs="Calibri Light"/>
                <w:b/>
                <w:bCs/>
                <w:sz w:val="28"/>
                <w:szCs w:val="28"/>
              </w:rPr>
            </w:pPr>
            <w:r w:rsidRPr="00D14360">
              <w:rPr>
                <w:rFonts w:ascii="Calibri Light" w:hAnsi="Calibri Light"/>
                <w:color w:val="000000"/>
                <w:rPrChange w:id="5653" w:author="Russell Ott" w:date="2022-05-16T11:47:00Z">
                  <w:rPr>
                    <w:rFonts w:ascii="Calibri Light" w:hAnsi="Calibri Light"/>
                    <w:color w:val="000000"/>
                    <w:sz w:val="20"/>
                  </w:rPr>
                </w:rPrChange>
              </w:rPr>
              <w:t>2.16.840.1.113883.10.20.35.1.1</w:t>
            </w:r>
            <w:r w:rsidRPr="00D14360">
              <w:rPr>
                <w:rStyle w:val="apple-converted-space"/>
                <w:rFonts w:ascii="Calibri Light" w:hAnsi="Calibri Light"/>
                <w:color w:val="000000"/>
                <w:rPrChange w:id="5654" w:author="Russell Ott" w:date="2022-05-16T11:47:00Z">
                  <w:rPr>
                    <w:rStyle w:val="apple-converted-space"/>
                    <w:rFonts w:ascii="Calibri Light" w:hAnsi="Calibri Light"/>
                    <w:color w:val="000000"/>
                    <w:sz w:val="20"/>
                  </w:rPr>
                </w:rPrChange>
              </w:rPr>
              <w:t> </w:t>
            </w:r>
          </w:p>
          <w:p w14:paraId="0CB08D90" w14:textId="77777777" w:rsidR="004B3D32" w:rsidRPr="00D14360" w:rsidRDefault="004B3D32" w:rsidP="00510672">
            <w:pPr>
              <w:rPr>
                <w:b/>
                <w:color w:val="000000"/>
                <w:rPrChange w:id="5655" w:author="Russell Ott" w:date="2022-05-16T11:47:00Z">
                  <w:rPr>
                    <w:rFonts w:ascii="Calibri" w:hAnsi="Calibri"/>
                    <w:b/>
                    <w:color w:val="000000"/>
                    <w:sz w:val="20"/>
                  </w:rPr>
                </w:rPrChange>
              </w:rPr>
            </w:pPr>
          </w:p>
          <w:p w14:paraId="6C3382F5" w14:textId="77777777" w:rsidR="00510672" w:rsidRPr="00D14360" w:rsidRDefault="00510672" w:rsidP="00510672">
            <w:pPr>
              <w:rPr>
                <w:b/>
                <w:color w:val="000000"/>
                <w:rPrChange w:id="5656" w:author="Russell Ott" w:date="2022-05-16T11:47:00Z">
                  <w:rPr>
                    <w:rFonts w:ascii="Calibri" w:hAnsi="Calibri"/>
                    <w:b/>
                    <w:color w:val="000000"/>
                    <w:sz w:val="20"/>
                  </w:rPr>
                </w:rPrChange>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57" w:author="Russell Ott" w:date="2022-05-16T11:47:00Z">
                  <w:rPr>
                    <w:rFonts w:ascii="Calibri Light" w:hAnsi="Calibri Light"/>
                    <w:color w:val="000000"/>
                    <w:sz w:val="20"/>
                  </w:rPr>
                </w:rPrChange>
              </w:rPr>
            </w:pPr>
            <w:r w:rsidRPr="00D14360">
              <w:rPr>
                <w:rFonts w:ascii="Calibri Light" w:hAnsi="Calibri Light"/>
                <w:color w:val="000000"/>
                <w:rPrChange w:id="5658" w:author="Russell Ott" w:date="2022-05-16T11:47:00Z">
                  <w:rPr>
                    <w:rFonts w:ascii="Calibri Light" w:hAnsi="Calibri Light"/>
                    <w:color w:val="000000"/>
                    <w:sz w:val="20"/>
                  </w:rPr>
                </w:rPrChange>
              </w:rPr>
              <w:t>An Enhanced Encounter Document includes all sections relevant to a single Office, Consult, or Home Health visit, except for details concerning procedures, operations or imaging performed during the encounter, which are included in different document types.</w:t>
            </w:r>
            <w:r w:rsidRPr="00D14360">
              <w:rPr>
                <w:rFonts w:ascii="Calibri Light" w:hAnsi="Calibri Light"/>
                <w:color w:val="000000"/>
                <w:rPrChange w:id="5659" w:author="Russell Ott" w:date="2022-05-16T11:47:00Z">
                  <w:rPr>
                    <w:rFonts w:ascii="Calibri Light" w:hAnsi="Calibri Light"/>
                    <w:color w:val="000000"/>
                    <w:sz w:val="20"/>
                  </w:rPr>
                </w:rPrChange>
              </w:rPr>
              <w:t xml:space="preserve">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hAnsi="Calibri Light"/>
                <w:color w:val="000000"/>
                <w:rPrChange w:id="5660" w:author="Russell Ott" w:date="2022-05-16T11:47:00Z">
                  <w:rPr>
                    <w:rFonts w:ascii="Calibri Light" w:hAnsi="Calibri Light"/>
                    <w:color w:val="000000"/>
                    <w:sz w:val="20"/>
                  </w:rPr>
                </w:rPrChange>
              </w:rPr>
            </w:pPr>
          </w:p>
          <w:p w14:paraId="2DF2854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61" w:author="Russell Ott" w:date="2022-05-16T11:47:00Z">
                  <w:rPr>
                    <w:rFonts w:ascii="Calibri Light" w:hAnsi="Calibri Light"/>
                    <w:color w:val="000000"/>
                    <w:sz w:val="20"/>
                  </w:rPr>
                </w:rPrChange>
              </w:rPr>
            </w:pPr>
            <w:r w:rsidRPr="00D14360">
              <w:rPr>
                <w:rFonts w:ascii="Calibri Light" w:hAnsi="Calibri Light"/>
                <w:color w:val="000000"/>
                <w:rPrChange w:id="5662" w:author="Russell Ott" w:date="2022-05-16T11:47:00Z">
                  <w:rPr>
                    <w:rFonts w:ascii="Calibri Light" w:hAnsi="Calibri Light"/>
                    <w:color w:val="000000"/>
                    <w:sz w:val="20"/>
                  </w:rPr>
                </w:rPrChange>
              </w:rPr>
              <w:t>Enhanced Encounter Document requires support by the EHR for a broader range of templates related to a patient visit for the admini</w:t>
            </w:r>
            <w:r w:rsidRPr="00D14360">
              <w:rPr>
                <w:rFonts w:ascii="Calibri Light" w:hAnsi="Calibri Light"/>
                <w:color w:val="000000"/>
                <w:rPrChange w:id="5663" w:author="Russell Ott" w:date="2022-05-16T11:47:00Z">
                  <w:rPr>
                    <w:rFonts w:ascii="Calibri Light" w:hAnsi="Calibri Light"/>
                    <w:color w:val="000000"/>
                    <w:sz w:val="20"/>
                  </w:rPr>
                </w:rPrChange>
              </w:rPr>
              <w:t xml:space="preserve">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b/>
                <w:color w:val="000000"/>
                <w:rPrChange w:id="5664" w:author="Russell Ott" w:date="2022-05-16T11:47:00Z">
                  <w:rPr>
                    <w:rFonts w:ascii="Calibri Light" w:hAnsi="Calibri Light"/>
                    <w:b/>
                    <w:color w:val="000000"/>
                    <w:sz w:val="20"/>
                  </w:rPr>
                </w:rPrChange>
              </w:rPr>
            </w:pPr>
            <w:r w:rsidRPr="00D14360">
              <w:rPr>
                <w:b/>
                <w:color w:val="000000"/>
                <w:rPrChange w:id="5665" w:author="Russell Ott" w:date="2022-05-16T11:47:00Z">
                  <w:rPr>
                    <w:rFonts w:ascii="Calibri" w:hAnsi="Calibri"/>
                    <w:b/>
                    <w:color w:val="000000"/>
                    <w:sz w:val="20"/>
                  </w:rPr>
                </w:rPrChange>
              </w:rPr>
              <w:t xml:space="preserve">Enhanced Operative Note Document </w:t>
            </w:r>
            <w:r w:rsidR="00DA02AA" w:rsidRPr="00D14360">
              <w:rPr>
                <w:b/>
                <w:color w:val="000000"/>
                <w:rPrChange w:id="5666" w:author="Russell Ott" w:date="2022-05-16T11:47:00Z">
                  <w:rPr>
                    <w:rFonts w:ascii="Calibri" w:hAnsi="Calibri"/>
                    <w:b/>
                    <w:color w:val="000000"/>
                    <w:sz w:val="20"/>
                  </w:rPr>
                </w:rPrChange>
              </w:rPr>
              <w:t>(</w:t>
            </w:r>
            <w:r w:rsidRPr="00D14360">
              <w:rPr>
                <w:b/>
                <w:color w:val="000000"/>
                <w:rPrChange w:id="5667" w:author="Russell Ott" w:date="2022-05-16T11:47:00Z">
                  <w:rPr>
                    <w:rFonts w:ascii="Calibri" w:hAnsi="Calibri"/>
                    <w:b/>
                    <w:color w:val="000000"/>
                    <w:sz w:val="20"/>
                  </w:rPr>
                </w:rPrChange>
              </w:rPr>
              <w:t xml:space="preserve">CDP1) </w:t>
            </w:r>
          </w:p>
          <w:p w14:paraId="6E6B57D1" w14:textId="77777777" w:rsidR="004B3D32" w:rsidRPr="00D14360" w:rsidRDefault="004B3D32" w:rsidP="004B3D32">
            <w:pPr>
              <w:rPr>
                <w:rFonts w:ascii="Times New Roman" w:eastAsia="Times New Roman" w:hAnsi="Times New Roman"/>
                <w:b/>
                <w:bCs/>
                <w:sz w:val="24"/>
                <w:szCs w:val="24"/>
              </w:rPr>
            </w:pPr>
            <w:r w:rsidRPr="00D14360">
              <w:rPr>
                <w:rFonts w:ascii="Calibri Light" w:hAnsi="Calibri Light"/>
                <w:color w:val="000000"/>
                <w:rPrChange w:id="5668" w:author="Russell Ott" w:date="2022-05-16T11:47:00Z">
                  <w:rPr>
                    <w:rFonts w:ascii="Calibri Light" w:hAnsi="Calibri Light"/>
                    <w:color w:val="000000"/>
                    <w:sz w:val="20"/>
                  </w:rPr>
                </w:rPrChange>
              </w:rPr>
              <w:t>2.16.840.1.113883.10.20.35.1.3</w:t>
            </w:r>
            <w:r w:rsidRPr="00D14360">
              <w:rPr>
                <w:rStyle w:val="apple-converted-space"/>
                <w:rFonts w:ascii="-apple-system" w:hAnsi="-apple-system"/>
                <w:b/>
                <w:color w:val="000000"/>
                <w:rPrChange w:id="5669" w:author="Russell Ott" w:date="2022-05-16T11:47:00Z">
                  <w:rPr>
                    <w:rStyle w:val="apple-converted-space"/>
                    <w:rFonts w:ascii="-apple-system" w:hAnsi="-apple-system"/>
                    <w:b/>
                    <w:color w:val="000000"/>
                    <w:sz w:val="20"/>
                  </w:rPr>
                </w:rPrChange>
              </w:rPr>
              <w:t> </w:t>
            </w:r>
          </w:p>
          <w:p w14:paraId="2714EDA8" w14:textId="77777777" w:rsidR="00510672" w:rsidRPr="00D14360" w:rsidRDefault="004B3D32" w:rsidP="004B3D32">
            <w:pPr>
              <w:rPr>
                <w:b/>
                <w:color w:val="000000"/>
                <w:rPrChange w:id="5670" w:author="Russell Ott" w:date="2022-05-16T11:47:00Z">
                  <w:rPr>
                    <w:rFonts w:ascii="Calibri" w:hAnsi="Calibri"/>
                    <w:b/>
                    <w:color w:val="000000"/>
                    <w:sz w:val="20"/>
                  </w:rPr>
                </w:rPrChange>
              </w:rPr>
            </w:pPr>
            <w:r w:rsidRPr="00D14360">
              <w:rPr>
                <w:color w:val="000000"/>
                <w:rPrChange w:id="5671" w:author="Russell Ott" w:date="2022-05-16T11:47:00Z">
                  <w:rPr>
                    <w:rFonts w:ascii="Calibri" w:hAnsi="Calibri"/>
                    <w:color w:val="000000"/>
                    <w:sz w:val="20"/>
                  </w:rPr>
                </w:rPrChange>
              </w:rPr>
              <w:t xml:space="preserve"> </w:t>
            </w:r>
          </w:p>
          <w:p w14:paraId="68EDFBE7" w14:textId="77777777" w:rsidR="00510672" w:rsidRPr="00D14360" w:rsidRDefault="00510672" w:rsidP="00510672">
            <w:pPr>
              <w:rPr>
                <w:b/>
                <w:color w:val="000000"/>
                <w:rPrChange w:id="5672" w:author="Russell Ott" w:date="2022-05-16T11:47:00Z">
                  <w:rPr>
                    <w:rFonts w:ascii="Calibri" w:hAnsi="Calibri"/>
                    <w:b/>
                    <w:color w:val="000000"/>
                    <w:sz w:val="20"/>
                  </w:rPr>
                </w:rPrChange>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73" w:author="Russell Ott" w:date="2022-05-16T11:47:00Z">
                  <w:rPr>
                    <w:rFonts w:ascii="Calibri Light" w:hAnsi="Calibri Light"/>
                    <w:color w:val="000000"/>
                    <w:sz w:val="20"/>
                  </w:rPr>
                </w:rPrChange>
              </w:rPr>
            </w:pPr>
            <w:r w:rsidRPr="00D14360">
              <w:rPr>
                <w:rFonts w:ascii="Calibri Light" w:hAnsi="Calibri Light"/>
                <w:color w:val="000000"/>
                <w:rPrChange w:id="5674" w:author="Russell Ott" w:date="2022-05-16T11:47:00Z">
                  <w:rPr>
                    <w:rFonts w:ascii="Calibri Light" w:hAnsi="Calibri Light"/>
                    <w:color w:val="000000"/>
                    <w:sz w:val="20"/>
                  </w:rPr>
                </w:rPrChange>
              </w:rPr>
              <w:t>The Enhanced Operative Note Document is created immediately following a surgical or other high-risk procedure. It records the pre- and post-surgical diagnosis, pertinent events of the procedure, as well as the condition of the patient following the procedu</w:t>
            </w:r>
            <w:r w:rsidRPr="00D14360">
              <w:rPr>
                <w:rFonts w:ascii="Calibri Light" w:hAnsi="Calibri Light"/>
                <w:color w:val="000000"/>
                <w:rPrChange w:id="5675" w:author="Russell Ott" w:date="2022-05-16T11:47:00Z">
                  <w:rPr>
                    <w:rFonts w:ascii="Calibri Light" w:hAnsi="Calibri Light"/>
                    <w:color w:val="000000"/>
                    <w:sz w:val="20"/>
                  </w:rPr>
                </w:rPrChange>
              </w:rPr>
              <w:t xml:space="preserve">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color w:val="000000"/>
                <w:rPrChange w:id="5676" w:author="Russell Ott" w:date="2022-05-16T11:47:00Z">
                  <w:rPr>
                    <w:rFonts w:ascii="Calibri" w:hAnsi="Calibri"/>
                    <w:color w:val="000000"/>
                    <w:sz w:val="20"/>
                  </w:rPr>
                </w:rPrChange>
              </w:rPr>
            </w:pPr>
            <w:r w:rsidRPr="00D14360">
              <w:rPr>
                <w:b/>
                <w:color w:val="000000"/>
                <w:rPrChange w:id="5677" w:author="Russell Ott" w:date="2022-05-16T11:47:00Z">
                  <w:rPr>
                    <w:rFonts w:ascii="Calibri" w:hAnsi="Calibri"/>
                    <w:b/>
                    <w:color w:val="000000"/>
                    <w:sz w:val="20"/>
                  </w:rPr>
                </w:rPrChange>
              </w:rPr>
              <w:t xml:space="preserve">Enhanced Procedure Note Document (CDP1) </w:t>
            </w:r>
          </w:p>
          <w:p w14:paraId="7F5B3BA3" w14:textId="77777777" w:rsidR="004B3D32" w:rsidRPr="00D14360" w:rsidRDefault="004B3D32" w:rsidP="004B3D32">
            <w:pPr>
              <w:rPr>
                <w:rFonts w:ascii="Calibri Light" w:eastAsia="Times New Roman" w:hAnsi="Calibri Light"/>
                <w:b/>
                <w:sz w:val="24"/>
                <w:szCs w:val="24"/>
                <w:rPrChange w:id="5678" w:author="Russell Ott" w:date="2022-05-16T11:47:00Z">
                  <w:rPr>
                    <w:rFonts w:ascii="Calibri Light" w:hAnsi="Calibri Light"/>
                    <w:b/>
                    <w:sz w:val="20"/>
                  </w:rPr>
                </w:rPrChange>
              </w:rPr>
            </w:pPr>
            <w:r w:rsidRPr="00D14360">
              <w:rPr>
                <w:rFonts w:ascii="Calibri Light" w:hAnsi="Calibri Light"/>
                <w:color w:val="000000"/>
                <w:rPrChange w:id="5679" w:author="Russell Ott" w:date="2022-05-16T11:47:00Z">
                  <w:rPr>
                    <w:rFonts w:ascii="Calibri Light" w:hAnsi="Calibri Light"/>
                    <w:color w:val="000000"/>
                    <w:sz w:val="20"/>
                  </w:rPr>
                </w:rPrChange>
              </w:rPr>
              <w:t>2.16.840.1.113883.10.20.35.1.4</w:t>
            </w:r>
          </w:p>
          <w:p w14:paraId="6A0BC76F" w14:textId="77777777" w:rsidR="004B3D32" w:rsidRPr="00D14360" w:rsidRDefault="004B3D32" w:rsidP="00510672">
            <w:pPr>
              <w:rPr>
                <w:b/>
                <w:color w:val="000000"/>
                <w:rPrChange w:id="5680" w:author="Russell Ott" w:date="2022-05-16T11:47:00Z">
                  <w:rPr>
                    <w:rFonts w:ascii="Calibri" w:hAnsi="Calibri"/>
                    <w:b/>
                    <w:color w:val="000000"/>
                    <w:sz w:val="20"/>
                  </w:rPr>
                </w:rPrChange>
              </w:rPr>
            </w:pPr>
          </w:p>
          <w:p w14:paraId="60EEEAD4" w14:textId="77777777" w:rsidR="00510672" w:rsidRPr="00D14360" w:rsidRDefault="00510672" w:rsidP="00510672">
            <w:pPr>
              <w:rPr>
                <w:b/>
                <w:color w:val="000000"/>
                <w:rPrChange w:id="5681" w:author="Russell Ott" w:date="2022-05-16T11:47:00Z">
                  <w:rPr>
                    <w:rFonts w:ascii="Calibri" w:hAnsi="Calibri"/>
                    <w:b/>
                    <w:color w:val="000000"/>
                    <w:sz w:val="20"/>
                  </w:rPr>
                </w:rPrChange>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82" w:author="Russell Ott" w:date="2022-05-16T11:47:00Z">
                  <w:rPr>
                    <w:rFonts w:ascii="Calibri Light" w:hAnsi="Calibri Light"/>
                    <w:color w:val="000000"/>
                    <w:sz w:val="20"/>
                  </w:rPr>
                </w:rPrChange>
              </w:rPr>
            </w:pPr>
            <w:r w:rsidRPr="00D14360">
              <w:rPr>
                <w:rFonts w:ascii="Calibri Light" w:hAnsi="Calibri Light"/>
                <w:color w:val="000000"/>
                <w:rPrChange w:id="5683" w:author="Russell Ott" w:date="2022-05-16T11:47:00Z">
                  <w:rPr>
                    <w:rFonts w:ascii="Calibri Light" w:hAnsi="Calibri Light"/>
                    <w:color w:val="000000"/>
                    <w:sz w:val="20"/>
                  </w:rPr>
                </w:rPrChange>
              </w:rPr>
              <w:t>The Enhanced Procedure Document is created immediately following a non-operative procedure. It records the indications for the procedure and, when applicable, post-procedure diagnosis, pertinent events of the procedure, and</w:t>
            </w:r>
            <w:r w:rsidRPr="00D14360">
              <w:rPr>
                <w:rFonts w:ascii="Calibri Light" w:hAnsi="Calibri Light"/>
                <w:color w:val="000000"/>
                <w:rPrChange w:id="5684" w:author="Russell Ott" w:date="2022-05-16T11:47:00Z">
                  <w:rPr>
                    <w:rFonts w:ascii="Calibri Light" w:hAnsi="Calibri Light"/>
                    <w:color w:val="000000"/>
                    <w:sz w:val="20"/>
                  </w:rPr>
                </w:rPrChange>
              </w:rPr>
              <w:t xml:space="preserve">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b/>
                <w:color w:val="FFFFFF"/>
                <w:rPrChange w:id="5685" w:author="Russell Ott" w:date="2022-05-16T11:47:00Z">
                  <w:rPr>
                    <w:rFonts w:ascii="Calibri" w:hAnsi="Calibri"/>
                    <w:b/>
                    <w:color w:val="FFFFFF"/>
                    <w:sz w:val="20"/>
                  </w:rPr>
                </w:rPrChange>
              </w:rPr>
            </w:pPr>
            <w:r w:rsidRPr="00D14360">
              <w:rPr>
                <w:b/>
                <w:color w:val="FFFFFF"/>
                <w:rPrChange w:id="5686" w:author="Russell Ott" w:date="2022-05-16T11:47:00Z">
                  <w:rPr>
                    <w:rFonts w:ascii="Calibri" w:hAnsi="Calibri"/>
                    <w:b/>
                    <w:color w:val="FFFFFF"/>
                    <w:sz w:val="20"/>
                  </w:rPr>
                </w:rPrChange>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olor w:val="FFFFFF"/>
                <w:rPrChange w:id="5687" w:author="Russell Ott" w:date="2022-05-16T11:47:00Z">
                  <w:rPr>
                    <w:rFonts w:ascii="Calibri Light" w:hAnsi="Calibri Light"/>
                    <w:color w:val="FFFFFF"/>
                    <w:sz w:val="20"/>
                  </w:rPr>
                </w:rPrChange>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olor w:val="FFFFFF"/>
                <w:rPrChange w:id="5688" w:author="Russell Ott" w:date="2022-05-16T11:47:00Z">
                  <w:rPr>
                    <w:rFonts w:ascii="Calibri Light" w:hAnsi="Calibri Light"/>
                    <w:color w:val="FFFFFF"/>
                    <w:sz w:val="20"/>
                  </w:rPr>
                </w:rPrChange>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b/>
                <w:color w:val="000000"/>
                <w:rPrChange w:id="5689" w:author="Russell Ott" w:date="2022-05-16T11:47:00Z">
                  <w:rPr>
                    <w:rFonts w:ascii="Calibri" w:hAnsi="Calibri"/>
                    <w:b/>
                    <w:color w:val="000000"/>
                    <w:sz w:val="20"/>
                  </w:rPr>
                </w:rPrChange>
              </w:rPr>
            </w:pPr>
            <w:r w:rsidRPr="00D14360">
              <w:rPr>
                <w:b/>
                <w:color w:val="000000"/>
                <w:rPrChange w:id="5690" w:author="Russell Ott" w:date="2022-05-16T11:47:00Z">
                  <w:rPr>
                    <w:rFonts w:ascii="Calibri" w:hAnsi="Calibri"/>
                    <w:b/>
                    <w:color w:val="000000"/>
                    <w:sz w:val="20"/>
                  </w:rPr>
                </w:rPrChange>
              </w:rPr>
              <w:t>Interval Document (CDP1)</w:t>
            </w:r>
            <w:r w:rsidRPr="00D14360">
              <w:rPr>
                <w:color w:val="000000"/>
                <w:rPrChange w:id="5691" w:author="Russell Ott" w:date="2022-05-16T11:47:00Z">
                  <w:rPr>
                    <w:rFonts w:ascii="Calibri" w:hAnsi="Calibri"/>
                    <w:color w:val="000000"/>
                    <w:sz w:val="20"/>
                  </w:rPr>
                </w:rPrChange>
              </w:rPr>
              <w:t xml:space="preserve"> </w:t>
            </w:r>
          </w:p>
          <w:p w14:paraId="7C96BD9A" w14:textId="77777777" w:rsidR="0051413C" w:rsidRPr="00D14360" w:rsidRDefault="0051413C" w:rsidP="0051413C">
            <w:pPr>
              <w:rPr>
                <w:rFonts w:ascii="Calibri Light" w:eastAsia="Times New Roman" w:hAnsi="Calibri Light"/>
                <w:b/>
                <w:sz w:val="24"/>
                <w:szCs w:val="24"/>
                <w:rPrChange w:id="5692" w:author="Russell Ott" w:date="2022-05-16T11:47:00Z">
                  <w:rPr>
                    <w:rFonts w:ascii="Calibri Light" w:hAnsi="Calibri Light"/>
                    <w:b/>
                    <w:sz w:val="20"/>
                  </w:rPr>
                </w:rPrChange>
              </w:rPr>
            </w:pPr>
            <w:r w:rsidRPr="00D14360">
              <w:rPr>
                <w:rFonts w:ascii="Calibri Light" w:hAnsi="Calibri Light"/>
                <w:color w:val="000000"/>
                <w:rPrChange w:id="5693" w:author="Russell Ott" w:date="2022-05-16T11:47:00Z">
                  <w:rPr>
                    <w:rFonts w:ascii="Calibri Light" w:hAnsi="Calibri Light"/>
                    <w:color w:val="000000"/>
                    <w:sz w:val="20"/>
                  </w:rPr>
                </w:rPrChange>
              </w:rPr>
              <w:t>2.16.840.1.113883.10.20.35.1.5</w:t>
            </w:r>
            <w:r w:rsidRPr="00D14360">
              <w:rPr>
                <w:rStyle w:val="apple-converted-space"/>
                <w:rFonts w:ascii="Calibri Light" w:hAnsi="Calibri Light"/>
                <w:color w:val="000000"/>
                <w:rPrChange w:id="5694" w:author="Russell Ott" w:date="2022-05-16T11:47:00Z">
                  <w:rPr>
                    <w:rStyle w:val="apple-converted-space"/>
                    <w:rFonts w:ascii="Calibri Light" w:hAnsi="Calibri Light"/>
                    <w:color w:val="000000"/>
                    <w:sz w:val="20"/>
                  </w:rPr>
                </w:rPrChange>
              </w:rPr>
              <w:t> </w:t>
            </w:r>
          </w:p>
          <w:p w14:paraId="3DF4B67B" w14:textId="77777777" w:rsidR="0051413C" w:rsidRPr="00D14360" w:rsidRDefault="0051413C" w:rsidP="00510672">
            <w:pPr>
              <w:rPr>
                <w:b/>
                <w:color w:val="000000"/>
                <w:rPrChange w:id="5695" w:author="Russell Ott" w:date="2022-05-16T11:47:00Z">
                  <w:rPr>
                    <w:rFonts w:ascii="Calibri" w:hAnsi="Calibri"/>
                    <w:b/>
                    <w:color w:val="000000"/>
                    <w:sz w:val="20"/>
                  </w:rPr>
                </w:rPrChange>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96" w:author="Russell Ott" w:date="2022-05-16T11:47:00Z">
                  <w:rPr>
                    <w:rFonts w:ascii="Calibri Light" w:hAnsi="Calibri Light"/>
                    <w:color w:val="000000"/>
                    <w:sz w:val="20"/>
                  </w:rPr>
                </w:rPrChange>
              </w:rPr>
            </w:pPr>
            <w:r w:rsidRPr="00D14360">
              <w:rPr>
                <w:rFonts w:ascii="Calibri Light" w:hAnsi="Calibri Light"/>
                <w:color w:val="000000"/>
                <w:rPrChange w:id="5697" w:author="Russell Ott" w:date="2022-05-16T11:47:00Z">
                  <w:rPr>
                    <w:rFonts w:ascii="Calibri Light" w:hAnsi="Calibri Light"/>
                    <w:color w:val="000000"/>
                    <w:sz w:val="20"/>
                  </w:rPr>
                </w:rPrChange>
              </w:rPr>
              <w:t xml:space="preserve">The Interval Document is generated by a provider at the end of a fixed period of time (shift, day, etc.) either: </w:t>
            </w:r>
          </w:p>
          <w:p w14:paraId="31870D2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698" w:author="Russell Ott" w:date="2022-05-16T11:47:00Z">
                  <w:rPr>
                    <w:rFonts w:ascii="Calibri Light" w:hAnsi="Calibri Light"/>
                    <w:color w:val="000000"/>
                    <w:sz w:val="20"/>
                  </w:rPr>
                </w:rPrChange>
              </w:rPr>
            </w:pPr>
            <w:r w:rsidRPr="00D14360">
              <w:rPr>
                <w:rFonts w:ascii="Calibri Light" w:hAnsi="Calibri Light"/>
                <w:color w:val="000000"/>
                <w:rPrChange w:id="5699" w:author="Russell Ott" w:date="2022-05-16T11:47:00Z">
                  <w:rPr>
                    <w:rFonts w:ascii="Calibri Light" w:hAnsi="Calibri Light"/>
                    <w:color w:val="000000"/>
                    <w:sz w:val="20"/>
                  </w:rPr>
                </w:rPrChange>
              </w:rPr>
              <w:t xml:space="preserve">1) within the context of a single encounter with a patient (e.g. Hospitalization) or </w:t>
            </w:r>
          </w:p>
          <w:p w14:paraId="25118F3B"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00" w:author="Russell Ott" w:date="2022-05-16T11:47:00Z">
                  <w:rPr>
                    <w:rFonts w:ascii="Calibri Light" w:hAnsi="Calibri Light"/>
                    <w:color w:val="000000"/>
                    <w:sz w:val="20"/>
                  </w:rPr>
                </w:rPrChange>
              </w:rPr>
            </w:pPr>
            <w:r w:rsidRPr="00D14360">
              <w:rPr>
                <w:rFonts w:ascii="Calibri Light" w:hAnsi="Calibri Light"/>
                <w:color w:val="000000"/>
                <w:rPrChange w:id="5701" w:author="Russell Ott" w:date="2022-05-16T11:47:00Z">
                  <w:rPr>
                    <w:rFonts w:ascii="Calibri Light" w:hAnsi="Calibri Light"/>
                    <w:color w:val="000000"/>
                    <w:sz w:val="20"/>
                  </w:rPr>
                </w:rPrChange>
              </w:rPr>
              <w:t>2) spanning multiple en</w:t>
            </w:r>
            <w:r w:rsidRPr="00D14360">
              <w:rPr>
                <w:rFonts w:ascii="Calibri Light" w:hAnsi="Calibri Light"/>
                <w:color w:val="000000"/>
                <w:rPrChange w:id="5702" w:author="Russell Ott" w:date="2022-05-16T11:47:00Z">
                  <w:rPr>
                    <w:rFonts w:ascii="Calibri Light" w:hAnsi="Calibri Light"/>
                    <w:color w:val="000000"/>
                    <w:sz w:val="20"/>
                  </w:rPr>
                </w:rPrChange>
              </w:rPr>
              <w:t xml:space="preserve">counters (e.g. a home health skilled service that is provided over several visits). </w:t>
            </w:r>
          </w:p>
          <w:p w14:paraId="2DB08507" w14:textId="77777777" w:rsidR="00863460" w:rsidRDefault="00863460" w:rsidP="00D14360">
            <w:pPr>
              <w:autoSpaceDE w:val="0"/>
              <w:autoSpaceDN w:val="0"/>
              <w:adjustRightInd w:val="0"/>
              <w:rPr>
                <w:rFonts w:ascii="Calibri Light" w:hAnsi="Calibri Light"/>
                <w:color w:val="000000"/>
                <w:rPrChange w:id="5703" w:author="Russell Ott" w:date="2022-05-16T11:47:00Z">
                  <w:rPr>
                    <w:rFonts w:ascii="Calibri Light" w:hAnsi="Calibri Light"/>
                    <w:color w:val="000000"/>
                    <w:sz w:val="20"/>
                  </w:rPr>
                </w:rPrChange>
              </w:rPr>
            </w:pPr>
          </w:p>
          <w:p w14:paraId="67EC3907"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04" w:author="Russell Ott" w:date="2022-05-16T11:47:00Z">
                  <w:rPr>
                    <w:rFonts w:ascii="Calibri Light" w:hAnsi="Calibri Light"/>
                    <w:color w:val="000000"/>
                    <w:sz w:val="20"/>
                  </w:rPr>
                </w:rPrChange>
              </w:rPr>
            </w:pPr>
            <w:r w:rsidRPr="00D14360">
              <w:rPr>
                <w:rFonts w:ascii="Calibri Light" w:hAnsi="Calibri Light"/>
                <w:color w:val="000000"/>
                <w:rPrChange w:id="5705" w:author="Russell Ott" w:date="2022-05-16T11:47:00Z">
                  <w:rPr>
                    <w:rFonts w:ascii="Calibri Light" w:hAnsi="Calibri Light"/>
                    <w:color w:val="000000"/>
                    <w:sz w:val="20"/>
                  </w:rPr>
                </w:rPrChange>
              </w:rPr>
              <w:t>The serviceEvent time shall specify the start (effectiveTime/low element) and end (effectiveTime/high element) of the period covered by the Interval Document. If the Inte</w:t>
            </w:r>
            <w:r w:rsidRPr="00D14360">
              <w:rPr>
                <w:rFonts w:ascii="Calibri Light" w:hAnsi="Calibri Light"/>
                <w:color w:val="000000"/>
                <w:rPrChange w:id="5706" w:author="Russell Ott" w:date="2022-05-16T11:47:00Z">
                  <w:rPr>
                    <w:rFonts w:ascii="Calibri Light" w:hAnsi="Calibri Light"/>
                    <w:color w:val="000000"/>
                    <w:sz w:val="20"/>
                  </w:rPr>
                </w:rPrChange>
              </w:rPr>
              <w:t>rval Document is used to describe activity within an encompassingEncounter, then the start and end date/time shall be contained within the date/time range of the encompassingEncounter unless the encompassingEncounter is not completed; in which case, the st</w:t>
            </w:r>
            <w:r w:rsidRPr="00D14360">
              <w:rPr>
                <w:rFonts w:ascii="Calibri Light" w:hAnsi="Calibri Light"/>
                <w:color w:val="000000"/>
                <w:rPrChange w:id="5707" w:author="Russell Ott" w:date="2022-05-16T11:47:00Z">
                  <w:rPr>
                    <w:rFonts w:ascii="Calibri Light" w:hAnsi="Calibri Light"/>
                    <w:color w:val="000000"/>
                    <w:sz w:val="20"/>
                  </w:rPr>
                </w:rPrChange>
              </w:rPr>
              <w:t xml:space="preserve">art time for the Interval shall be equal to or greater than the start of the encounter. If the Interval Document spans multiple encounters (e.g. for specific home health services), then there shall be no encompassingEncounter and the contributing encounter(s) shall be listed in the Encounters Section. The effectiveTime for all encounters should be within the low/high time for the Interval Document. </w:t>
            </w:r>
          </w:p>
        </w:tc>
      </w:tr>
    </w:tbl>
    <w:p w14:paraId="095A7C6B" w14:textId="6A7077A3" w:rsidR="00293C53" w:rsidRPr="00C64922" w:rsidRDefault="00C65E25">
      <w:pPr>
        <w:pStyle w:val="Caption"/>
      </w:pPr>
      <w:bookmarkStart w:id="5708" w:name="_Toc21926996"/>
      <w:r>
        <w:t xml:space="preserve"> </w:t>
      </w:r>
      <w:bookmarkStart w:id="5709" w:name="_Toc103262882"/>
      <w:r w:rsidR="00293C53" w:rsidRPr="00C64922">
        <w:t xml:space="preserve">Table </w:t>
      </w:r>
      <w:r w:rsidR="00132A94">
        <w:fldChar w:fldCharType="begin"/>
      </w:r>
      <w:r w:rsidR="00132A94">
        <w:instrText xml:space="preserve"> SEQ Table \* ARABIC </w:instrText>
      </w:r>
      <w:r w:rsidR="00132A94">
        <w:fldChar w:fldCharType="separate"/>
      </w:r>
      <w:r w:rsidR="00F10C7C">
        <w:rPr>
          <w:noProof/>
        </w:rPr>
        <w:t>15</w:t>
      </w:r>
      <w:r w:rsidR="00132A94">
        <w:rPr>
          <w:noProof/>
        </w:rPr>
        <w:fldChar w:fldCharType="end"/>
      </w:r>
      <w:r w:rsidR="00293C53" w:rsidRPr="00C64922">
        <w:t>: Payer additional content requirements</w:t>
      </w:r>
      <w:bookmarkEnd w:id="5709"/>
      <w:bookmarkEnd w:id="5708"/>
    </w:p>
    <w:bookmarkEnd w:id="5632"/>
    <w:p w14:paraId="6F63C50C" w14:textId="77777777" w:rsidR="00A10C4D" w:rsidRPr="00D14360" w:rsidRDefault="00A10C4D" w:rsidP="00B505D2">
      <w:pPr>
        <w:spacing w:after="120"/>
        <w:rPr>
          <w:rFonts w:ascii="Times New Roman" w:eastAsia="Times New Roman" w:hAnsi="Times New Roman"/>
          <w:color w:val="000000"/>
          <w:sz w:val="24"/>
          <w:szCs w:val="24"/>
          <w:rPrChange w:id="5710" w:author="Russell Ott" w:date="2022-05-16T11:47:00Z">
            <w:rPr>
              <w:rFonts w:ascii="Calibri" w:hAnsi="Calibri"/>
              <w:color w:val="000000"/>
            </w:rPr>
          </w:rPrChange>
        </w:rPr>
      </w:pPr>
      <w:r w:rsidRPr="00D14360">
        <w:rPr>
          <w:color w:val="000000"/>
          <w:rPrChange w:id="5711" w:author="Russell Ott" w:date="2022-05-16T11:47:00Z">
            <w:rPr>
              <w:rFonts w:ascii="Calibri" w:hAnsi="Calibri"/>
              <w:color w:val="000000"/>
            </w:rPr>
          </w:rPrChange>
        </w:rPr>
        <w:t xml:space="preserve">The documents types defined by </w:t>
      </w:r>
      <w:r w:rsidRPr="00D14360">
        <w:rPr>
          <w:color w:val="000000"/>
          <w:rPrChange w:id="5712" w:author="Russell Ott" w:date="2022-05-16T11:47:00Z">
            <w:rPr>
              <w:rFonts w:ascii="Calibri" w:hAnsi="Calibri"/>
              <w:color w:val="000000"/>
            </w:rPr>
          </w:rPrChange>
        </w:rPr>
        <w:t>Payors mirror several of the document types defined in Consolidated CDA. The document types defined by Payors further constrain the base C-CDA document, in some cases tightening existing constrain</w:t>
      </w:r>
      <w:r w:rsidR="000B6208" w:rsidRPr="00D14360">
        <w:rPr>
          <w:color w:val="000000"/>
          <w:rPrChange w:id="5713" w:author="Russell Ott" w:date="2022-05-16T11:47:00Z">
            <w:rPr>
              <w:rFonts w:ascii="Calibri" w:hAnsi="Calibri"/>
              <w:color w:val="000000"/>
            </w:rPr>
          </w:rPrChange>
        </w:rPr>
        <w:t>t</w:t>
      </w:r>
      <w:r w:rsidRPr="00D14360">
        <w:rPr>
          <w:color w:val="000000"/>
          <w:rPrChange w:id="5714" w:author="Russell Ott" w:date="2022-05-16T11:47:00Z">
            <w:rPr>
              <w:rFonts w:ascii="Calibri" w:hAnsi="Calibri"/>
              <w:color w:val="000000"/>
            </w:rPr>
          </w:rPrChange>
        </w:rPr>
        <w:t xml:space="preserve">s or in other places adding additional </w:t>
      </w:r>
      <w:r w:rsidR="00EB08F4" w:rsidRPr="00D14360">
        <w:rPr>
          <w:color w:val="000000"/>
          <w:rPrChange w:id="5715" w:author="Russell Ott" w:date="2022-05-16T11:47:00Z">
            <w:rPr>
              <w:rFonts w:ascii="Calibri" w:hAnsi="Calibri"/>
              <w:color w:val="000000"/>
            </w:rPr>
          </w:rPrChange>
        </w:rPr>
        <w:t>constraints</w:t>
      </w:r>
      <w:r w:rsidRPr="00D14360">
        <w:rPr>
          <w:color w:val="000000"/>
          <w:rPrChange w:id="5716" w:author="Russell Ott" w:date="2022-05-16T11:47:00Z">
            <w:rPr>
              <w:rFonts w:ascii="Calibri" w:hAnsi="Calibri"/>
              <w:color w:val="000000"/>
            </w:rPr>
          </w:rPrChange>
        </w:rPr>
        <w:t xml:space="preserve">.  </w:t>
      </w:r>
    </w:p>
    <w:p w14:paraId="618B55B1" w14:textId="77777777" w:rsidR="00CF032F" w:rsidRDefault="00CF032F" w:rsidP="002E634A">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color w:val="000000"/>
          <w:rPrChange w:id="5717" w:author="Russell Ott" w:date="2022-05-16T11:47:00Z">
            <w:rPr>
              <w:rFonts w:ascii="Calibri" w:hAnsi="Calibri"/>
              <w:color w:val="000000"/>
            </w:rPr>
          </w:rPrChange>
        </w:rPr>
      </w:pPr>
      <w:r w:rsidRPr="00D14360">
        <w:rPr>
          <w:color w:val="000000"/>
          <w:rPrChange w:id="5718" w:author="Russell Ott" w:date="2022-05-16T11:47:00Z">
            <w:rPr>
              <w:rFonts w:ascii="Calibri" w:hAnsi="Calibri"/>
              <w:color w:val="000000"/>
            </w:rPr>
          </w:rPrChange>
        </w:rPr>
        <w:t>The table below identifies a supplemental document template defined to further constrain the C-CDA Care Plan document template when exchanging nutrition care plan information.</w:t>
      </w:r>
      <w:r w:rsidRPr="00D14360">
        <w:rPr>
          <w:rStyle w:val="FootnoteReference"/>
          <w:color w:val="000000"/>
          <w:rPrChange w:id="5719" w:author="Russell Ott" w:date="2022-05-16T11:47:00Z">
            <w:rPr>
              <w:rStyle w:val="FootnoteReference"/>
              <w:rFonts w:ascii="Calibri" w:hAnsi="Calibri"/>
              <w:color w:val="000000"/>
            </w:rPr>
          </w:rPrChange>
        </w:rPr>
        <w:footnoteReference w:id="80"/>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b/>
                <w:color w:val="FFFFFF"/>
                <w:rPrChange w:id="5720" w:author="Russell Ott" w:date="2022-05-16T11:47:00Z">
                  <w:rPr>
                    <w:rFonts w:ascii="Calibri" w:hAnsi="Calibri"/>
                    <w:b/>
                    <w:color w:val="FFFFFF"/>
                  </w:rPr>
                </w:rPrChange>
              </w:rPr>
            </w:pPr>
            <w:r w:rsidRPr="00D14360">
              <w:rPr>
                <w:b/>
                <w:color w:val="FFFFFF"/>
                <w:rPrChange w:id="5721" w:author="Russell Ott" w:date="2022-05-16T11:47:00Z">
                  <w:rPr>
                    <w:rFonts w:ascii="Calibri" w:hAnsi="Calibri"/>
                    <w:b/>
                    <w:color w:val="FFFFFF"/>
                  </w:rPr>
                </w:rPrChange>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ascii="Times New Roman" w:eastAsia="Times New Roman" w:hAnsi="Times New Roman"/>
                <w:b/>
                <w:color w:val="FFFFFF"/>
                <w:sz w:val="24"/>
                <w:szCs w:val="24"/>
                <w:rPrChange w:id="5722" w:author="Russell Ott" w:date="2022-05-16T11:47:00Z">
                  <w:rPr>
                    <w:rFonts w:ascii="Calibri" w:hAnsi="Calibri"/>
                    <w:b/>
                    <w:color w:val="FFFFFF"/>
                  </w:rPr>
                </w:rPrChange>
              </w:rPr>
            </w:pPr>
            <w:r w:rsidRPr="00D14360">
              <w:rPr>
                <w:b/>
                <w:color w:val="FFFFFF"/>
                <w:rPrChange w:id="5723" w:author="Russell Ott" w:date="2022-05-16T11:47:00Z">
                  <w:rPr>
                    <w:rFonts w:ascii="Calibri" w:hAnsi="Calibri"/>
                    <w:b/>
                    <w:color w:val="FFFFFF"/>
                  </w:rPr>
                </w:rPrChange>
              </w:rPr>
              <w:t>Descr</w:t>
            </w:r>
            <w:r w:rsidRPr="00D14360">
              <w:rPr>
                <w:b/>
                <w:color w:val="FFFFFF"/>
                <w:rPrChange w:id="5724" w:author="Russell Ott" w:date="2022-05-16T11:47:00Z">
                  <w:rPr>
                    <w:rFonts w:ascii="Calibri" w:hAnsi="Calibri"/>
                    <w:b/>
                    <w:color w:val="FFFFFF"/>
                  </w:rPr>
                </w:rPrChange>
              </w:rPr>
              <w:t>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b/>
                <w:color w:val="000000"/>
                <w:rPrChange w:id="5725" w:author="Russell Ott" w:date="2022-05-16T11:47:00Z">
                  <w:rPr>
                    <w:rFonts w:ascii="Calibri" w:hAnsi="Calibri"/>
                    <w:b/>
                    <w:color w:val="000000"/>
                    <w:sz w:val="20"/>
                  </w:rPr>
                </w:rPrChange>
              </w:rPr>
            </w:pPr>
            <w:r w:rsidRPr="00D14360">
              <w:rPr>
                <w:b/>
                <w:rPrChange w:id="5726" w:author="Russell Ott" w:date="2022-05-16T11:47:00Z">
                  <w:rPr>
                    <w:rFonts w:ascii="Calibri" w:hAnsi="Calibri"/>
                    <w:b/>
                    <w:sz w:val="20"/>
                  </w:rPr>
                </w:rPrChange>
              </w:rPr>
              <w:t xml:space="preserve">Care Plan (Nutrition) </w:t>
            </w:r>
          </w:p>
          <w:p w14:paraId="5F8DE0E7" w14:textId="77777777" w:rsidR="00825BFA" w:rsidRPr="00AD08FB" w:rsidRDefault="00825BFA" w:rsidP="002B406D">
            <w:pPr>
              <w:rPr>
                <w:rFonts w:ascii="Calibri Light" w:eastAsia="Times New Roman" w:hAnsi="Calibri Light"/>
                <w:color w:val="000000"/>
                <w:sz w:val="24"/>
                <w:szCs w:val="24"/>
                <w:rPrChange w:id="5727" w:author="Russell Ott" w:date="2022-05-16T11:47:00Z">
                  <w:rPr>
                    <w:rFonts w:ascii="Calibri Light" w:hAnsi="Calibri Light"/>
                    <w:color w:val="000000"/>
                    <w:sz w:val="20"/>
                  </w:rPr>
                </w:rPrChange>
              </w:rPr>
            </w:pPr>
            <w:r w:rsidRPr="00AD08FB">
              <w:rPr>
                <w:rFonts w:ascii="Calibri Light" w:hAnsi="Calibri Light"/>
                <w:rPrChange w:id="5728" w:author="Russell Ott" w:date="2022-05-16T11:47:00Z">
                  <w:rPr>
                    <w:rFonts w:ascii="Calibri Light" w:hAnsi="Calibri Light"/>
                    <w:sz w:val="20"/>
                  </w:rPr>
                </w:rPrChange>
              </w:rPr>
              <w:t>2.16.840.1.113883.10.20.22.1.16:2017-12-01</w:t>
            </w:r>
          </w:p>
          <w:p w14:paraId="60F9DD9A" w14:textId="77777777" w:rsidR="00A01622" w:rsidRPr="00D14360" w:rsidRDefault="00A01622" w:rsidP="002B406D">
            <w:pPr>
              <w:rPr>
                <w:b/>
                <w:color w:val="000000"/>
                <w:rPrChange w:id="5729" w:author="Russell Ott" w:date="2022-05-16T11:47:00Z">
                  <w:rPr>
                    <w:rFonts w:ascii="Calibri" w:hAnsi="Calibri"/>
                    <w:b/>
                    <w:color w:val="000000"/>
                    <w:sz w:val="20"/>
                  </w:rPr>
                </w:rPrChange>
              </w:rPr>
            </w:pPr>
          </w:p>
          <w:p w14:paraId="6CB7350F" w14:textId="77777777" w:rsidR="00A01622" w:rsidRPr="00D14360" w:rsidRDefault="00A01622" w:rsidP="002B406D">
            <w:pPr>
              <w:rPr>
                <w:b/>
                <w:color w:val="000000"/>
                <w:rPrChange w:id="5730" w:author="Russell Ott" w:date="2022-05-16T11:47:00Z">
                  <w:rPr>
                    <w:rFonts w:ascii="Calibri" w:hAnsi="Calibri"/>
                    <w:b/>
                    <w:color w:val="000000"/>
                    <w:sz w:val="20"/>
                  </w:rPr>
                </w:rPrChange>
              </w:rPr>
            </w:pPr>
          </w:p>
          <w:p w14:paraId="4B7B71AA" w14:textId="77777777" w:rsidR="00A01622" w:rsidRPr="00D14360" w:rsidRDefault="00A01622" w:rsidP="002B406D">
            <w:pPr>
              <w:rPr>
                <w:b/>
                <w:color w:val="000000"/>
                <w:rPrChange w:id="5731" w:author="Russell Ott" w:date="2022-05-16T11:47:00Z">
                  <w:rPr>
                    <w:rFonts w:ascii="Calibri" w:hAnsi="Calibri"/>
                    <w:b/>
                    <w:color w:val="000000"/>
                    <w:sz w:val="20"/>
                  </w:rPr>
                </w:rPrChange>
              </w:rPr>
            </w:pPr>
          </w:p>
          <w:p w14:paraId="59C47247" w14:textId="77777777" w:rsidR="00A01622" w:rsidRPr="00D14360" w:rsidRDefault="00A01622" w:rsidP="002B406D">
            <w:pPr>
              <w:rPr>
                <w:b/>
                <w:color w:val="000000"/>
                <w:rPrChange w:id="5732" w:author="Russell Ott" w:date="2022-05-16T11:47:00Z">
                  <w:rPr>
                    <w:rFonts w:ascii="Calibri" w:hAnsi="Calibri"/>
                    <w:b/>
                    <w:color w:val="000000"/>
                    <w:sz w:val="20"/>
                  </w:rPr>
                </w:rPrChange>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eastAsia="Times New Roman" w:hAnsi="Calibri Light"/>
                <w:color w:val="000000"/>
                <w:sz w:val="24"/>
                <w:szCs w:val="24"/>
                <w:rPrChange w:id="5733" w:author="Russell Ott" w:date="2022-05-16T11:47:00Z">
                  <w:rPr>
                    <w:rFonts w:ascii="Calibri Light" w:hAnsi="Calibri Light"/>
                    <w:color w:val="000000"/>
                    <w:sz w:val="20"/>
                  </w:rPr>
                </w:rPrChange>
              </w:rPr>
            </w:pPr>
            <w:r w:rsidRPr="00D14360">
              <w:rPr>
                <w:rFonts w:ascii="Calibri Light" w:hAnsi="Calibri Light"/>
                <w:color w:val="000000"/>
                <w:rPrChange w:id="5734" w:author="Russell Ott" w:date="2022-05-16T11:47:00Z">
                  <w:rPr>
                    <w:rFonts w:ascii="Calibri Light" w:hAnsi="Calibri Light"/>
                    <w:color w:val="000000"/>
                    <w:sz w:val="20"/>
                  </w:rPr>
                </w:rPrChange>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olor w:val="000000"/>
                <w:rPrChange w:id="5735" w:author="Russell Ott" w:date="2022-05-16T11:47:00Z">
                  <w:rPr>
                    <w:rFonts w:ascii="Calibri Light" w:hAnsi="Calibri Light"/>
                    <w:color w:val="000000"/>
                    <w:sz w:val="20"/>
                  </w:rPr>
                </w:rPrChange>
              </w:rPr>
            </w:pPr>
          </w:p>
          <w:p w14:paraId="56EF9671" w14:textId="77777777" w:rsidR="00825BFA" w:rsidRPr="00D14360" w:rsidRDefault="00825BFA" w:rsidP="00D14360">
            <w:pPr>
              <w:autoSpaceDE w:val="0"/>
              <w:autoSpaceDN w:val="0"/>
              <w:adjustRightInd w:val="0"/>
              <w:rPr>
                <w:rFonts w:ascii="Calibri Light" w:eastAsia="Times New Roman" w:hAnsi="Calibri Light"/>
                <w:color w:val="000000"/>
                <w:sz w:val="24"/>
                <w:szCs w:val="24"/>
                <w:rPrChange w:id="5736" w:author="Russell Ott" w:date="2022-05-16T11:47:00Z">
                  <w:rPr>
                    <w:rFonts w:ascii="Calibri Light" w:hAnsi="Calibri Light"/>
                    <w:color w:val="000000"/>
                    <w:sz w:val="20"/>
                  </w:rPr>
                </w:rPrChange>
              </w:rPr>
            </w:pPr>
            <w:r w:rsidRPr="00D14360">
              <w:rPr>
                <w:rFonts w:ascii="Calibri Light" w:hAnsi="Calibri Light"/>
                <w:color w:val="000000"/>
                <w:rPrChange w:id="5737" w:author="Russell Ott" w:date="2022-05-16T11:47:00Z">
                  <w:rPr>
                    <w:rFonts w:ascii="Calibri Light" w:hAnsi="Calibri Light"/>
                    <w:color w:val="000000"/>
                    <w:sz w:val="20"/>
                  </w:rPr>
                </w:rPrChange>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ascii="Times New Roman" w:eastAsia="Times New Roman" w:hAnsi="Times New Roman"/>
                <w:color w:val="000000"/>
                <w:sz w:val="24"/>
                <w:szCs w:val="24"/>
                <w:rPrChange w:id="5738" w:author="Russell Ott" w:date="2022-05-16T11:47:00Z">
                  <w:rPr>
                    <w:rFonts w:ascii="Calibri" w:hAnsi="Calibri"/>
                    <w:color w:val="000000"/>
                    <w:sz w:val="20"/>
                  </w:rPr>
                </w:rPrChange>
              </w:rPr>
            </w:pPr>
            <w:r w:rsidRPr="00D14360">
              <w:rPr>
                <w:rFonts w:ascii="Calibri Light" w:hAnsi="Calibri Light"/>
                <w:color w:val="000000"/>
                <w:rPrChange w:id="5739" w:author="Russell Ott" w:date="2022-05-16T11:47:00Z">
                  <w:rPr>
                    <w:rFonts w:ascii="Calibri Light" w:hAnsi="Calibri Light"/>
                    <w:color w:val="000000"/>
                    <w:sz w:val="20"/>
                  </w:rPr>
                </w:rPrChange>
              </w:rPr>
              <w:t>This template further co</w:t>
            </w:r>
            <w:r w:rsidRPr="00D14360">
              <w:rPr>
                <w:rFonts w:ascii="Calibri Light" w:hAnsi="Calibri Light"/>
                <w:color w:val="000000"/>
                <w:rPrChange w:id="5740" w:author="Russell Ott" w:date="2022-05-16T11:47:00Z">
                  <w:rPr>
                    <w:rFonts w:ascii="Calibri Light" w:hAnsi="Calibri Light"/>
                    <w:color w:val="000000"/>
                    <w:sz w:val="20"/>
                  </w:rPr>
                </w:rPrChange>
              </w:rPr>
              <w:t>nstrains the C-CDA R2.1 Care Plan document-level template.</w:t>
            </w:r>
            <w:r w:rsidRPr="00D14360">
              <w:rPr>
                <w:color w:val="000000"/>
                <w:rPrChange w:id="5741" w:author="Russell Ott" w:date="2022-05-16T11:47:00Z">
                  <w:rPr>
                    <w:rFonts w:ascii="Calibri" w:hAnsi="Calibri"/>
                    <w:color w:val="000000"/>
                    <w:sz w:val="20"/>
                  </w:rPr>
                </w:rPrChange>
              </w:rPr>
              <w:t xml:space="preserve"> </w:t>
            </w:r>
          </w:p>
        </w:tc>
      </w:tr>
    </w:tbl>
    <w:p w14:paraId="111AEBA4" w14:textId="7C371130" w:rsidR="00A01622" w:rsidRPr="00D14360" w:rsidRDefault="00C65E25" w:rsidP="004B3D32">
      <w:pPr>
        <w:pStyle w:val="Caption"/>
        <w:rPr>
          <w:color w:val="000000"/>
          <w:rPrChange w:id="5742" w:author="Russell Ott" w:date="2022-05-16T11:47:00Z">
            <w:rPr>
              <w:color w:val="000000"/>
            </w:rPr>
          </w:rPrChange>
        </w:rPr>
      </w:pPr>
      <w:bookmarkStart w:id="5743" w:name="_Toc21926997"/>
      <w:r>
        <w:t xml:space="preserve"> </w:t>
      </w:r>
      <w:bookmarkStart w:id="5744" w:name="_Toc103262883"/>
      <w:r w:rsidR="004B3D32">
        <w:t xml:space="preserve">Table </w:t>
      </w:r>
      <w:r w:rsidR="00132A94">
        <w:fldChar w:fldCharType="begin"/>
      </w:r>
      <w:r w:rsidR="00132A94">
        <w:instrText xml:space="preserve"> SEQ Table \* ARABIC </w:instrText>
      </w:r>
      <w:r w:rsidR="00132A94">
        <w:fldChar w:fldCharType="separate"/>
      </w:r>
      <w:r w:rsidR="00F10C7C">
        <w:rPr>
          <w:noProof/>
        </w:rPr>
        <w:t>16</w:t>
      </w:r>
      <w:r w:rsidR="00132A94">
        <w:rPr>
          <w:noProof/>
        </w:rPr>
        <w:fldChar w:fldCharType="end"/>
      </w:r>
      <w:r w:rsidR="004B3D32">
        <w:t>: Care Plan (Nutrition)</w:t>
      </w:r>
      <w:bookmarkEnd w:id="5744"/>
      <w:bookmarkEnd w:id="5743"/>
    </w:p>
    <w:p w14:paraId="50CEBAE2" w14:textId="77777777" w:rsidR="00A10C4D" w:rsidRPr="00C64922" w:rsidRDefault="00A10C4D" w:rsidP="00943AA0">
      <w:pPr>
        <w:pStyle w:val="Heading2"/>
      </w:pPr>
      <w:bookmarkStart w:id="5745" w:name="_Toc10690844"/>
      <w:bookmarkStart w:id="5746" w:name="_Toc11043587"/>
      <w:bookmarkStart w:id="5747" w:name="_Toc11045578"/>
      <w:bookmarkStart w:id="5748" w:name="_Toc11391248"/>
      <w:bookmarkStart w:id="5749" w:name="_Toc103262645"/>
      <w:bookmarkStart w:id="5750" w:name="_Toc22823390"/>
      <w:r w:rsidRPr="00C64922">
        <w:t>Section Structure by Document Type</w:t>
      </w:r>
      <w:bookmarkEnd w:id="5745"/>
      <w:bookmarkEnd w:id="5746"/>
      <w:bookmarkEnd w:id="5747"/>
      <w:bookmarkEnd w:id="5748"/>
      <w:bookmarkEnd w:id="5749"/>
      <w:bookmarkEnd w:id="5750"/>
    </w:p>
    <w:p w14:paraId="25E454CF" w14:textId="77777777" w:rsidR="00A10C4D" w:rsidRPr="00D14360" w:rsidRDefault="00A10C4D" w:rsidP="00B505D2">
      <w:pPr>
        <w:spacing w:after="120"/>
        <w:rPr>
          <w:rFonts w:ascii="Times New Roman" w:eastAsia="Times New Roman" w:hAnsi="Times New Roman"/>
          <w:sz w:val="24"/>
          <w:szCs w:val="24"/>
          <w:rPrChange w:id="5751" w:author="Russell Ott" w:date="2022-05-16T11:47:00Z">
            <w:rPr>
              <w:rFonts w:ascii="Calibri" w:hAnsi="Calibri"/>
            </w:rPr>
          </w:rPrChange>
        </w:rPr>
      </w:pPr>
      <w:r w:rsidRPr="00D14360">
        <w:rPr>
          <w:rPrChange w:id="5752" w:author="Russell Ott" w:date="2022-05-16T11:47:00Z">
            <w:rPr>
              <w:rFonts w:ascii="Calibri" w:hAnsi="Calibri"/>
            </w:rPr>
          </w:rPrChange>
        </w:rPr>
        <w:t xml:space="preserve">The following tables describe the required and optional section templates for each document type </w:t>
      </w:r>
      <w:r w:rsidRPr="00D14360">
        <w:rPr>
          <w:rPrChange w:id="5753" w:author="Russell Ott" w:date="2022-05-16T11:47:00Z">
            <w:rPr>
              <w:rFonts w:ascii="Calibri" w:hAnsi="Calibri"/>
            </w:rPr>
          </w:rPrChange>
        </w:rPr>
        <w:t>defined in C-CDA</w:t>
      </w:r>
      <w:r w:rsidR="009B30E1" w:rsidRPr="00D14360">
        <w:rPr>
          <w:rPrChange w:id="5754" w:author="Russell Ott" w:date="2022-05-16T11:47:00Z">
            <w:rPr>
              <w:rFonts w:ascii="Calibri" w:hAnsi="Calibri"/>
            </w:rPr>
          </w:rPrChange>
        </w:rPr>
        <w:t>.</w:t>
      </w:r>
      <w:r w:rsidRPr="00D14360">
        <w:rPr>
          <w:rStyle w:val="FootnoteReference"/>
          <w:rPrChange w:id="5755" w:author="Russell Ott" w:date="2022-05-16T11:47:00Z">
            <w:rPr>
              <w:rStyle w:val="FootnoteReference"/>
              <w:rFonts w:ascii="Calibri" w:hAnsi="Calibri"/>
            </w:rPr>
          </w:rPrChange>
        </w:rPr>
        <w:footnoteReference w:id="81"/>
      </w:r>
      <w:r w:rsidR="001E1A3D">
        <w:rPr>
          <w:rPrChange w:id="5756" w:author="Russell Ott" w:date="2022-05-16T11:47:00Z">
            <w:rPr>
              <w:rFonts w:ascii="Calibri" w:hAnsi="Calibri"/>
            </w:rPr>
          </w:rPrChange>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23689" w14:paraId="094362B6" w14:textId="77777777" w:rsidTr="003A3D50">
        <w:trPr>
          <w:trHeight w:val="575"/>
        </w:trPr>
        <w:tc>
          <w:tcPr>
            <w:tcW w:w="805" w:type="dxa"/>
            <w:tcBorders>
              <w:right w:val="nil"/>
            </w:tcBorders>
            <w:shd w:val="clear" w:color="auto" w:fill="C6D9F1"/>
          </w:tcPr>
          <w:p w14:paraId="43964178" w14:textId="55EFB5FD" w:rsidR="00623689" w:rsidRPr="00D14360" w:rsidRDefault="00634398" w:rsidP="00D14360">
            <w:pPr>
              <w:spacing w:after="120"/>
              <w:rPr>
                <w:rPrChange w:id="5757" w:author="Russell Ott" w:date="2022-05-16T11:47:00Z">
                  <w:rPr>
                    <w:rFonts w:ascii="Calibri" w:hAnsi="Calibri"/>
                  </w:rPr>
                </w:rPrChange>
              </w:rPr>
            </w:pPr>
            <w:del w:id="5758" w:author="Russell Ott" w:date="2022-05-16T11:47:00Z">
              <w:r>
                <w:rPr>
                  <w:noProof/>
                </w:rPr>
                <w:drawing>
                  <wp:anchor distT="0" distB="0" distL="114300" distR="114300" simplePos="0" relativeHeight="251860992" behindDoc="0" locked="0" layoutInCell="1" allowOverlap="1" wp14:anchorId="682584AC" wp14:editId="025FAB8E">
                    <wp:simplePos x="0" y="0"/>
                    <wp:positionH relativeFrom="margin">
                      <wp:posOffset>47625</wp:posOffset>
                    </wp:positionH>
                    <wp:positionV relativeFrom="margin">
                      <wp:posOffset>24765</wp:posOffset>
                    </wp:positionV>
                    <wp:extent cx="323215" cy="323215"/>
                    <wp:effectExtent l="0" t="0" r="0" b="0"/>
                    <wp:wrapNone/>
                    <wp:docPr id="119"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5759" w:author="Russell Ott" w:date="2022-05-16T11:47:00Z">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45" w:type="dxa"/>
            <w:tcBorders>
              <w:left w:val="nil"/>
            </w:tcBorders>
            <w:shd w:val="clear" w:color="auto" w:fill="C6D9F1"/>
          </w:tcPr>
          <w:p w14:paraId="765A823D" w14:textId="77777777" w:rsidR="00623689" w:rsidRPr="00D14360" w:rsidRDefault="00CA5B48" w:rsidP="00D14360">
            <w:pPr>
              <w:spacing w:after="120"/>
              <w:rPr>
                <w:rFonts w:ascii="Times New Roman" w:eastAsia="Times New Roman" w:hAnsi="Times New Roman"/>
                <w:sz w:val="24"/>
                <w:szCs w:val="24"/>
                <w:rPrChange w:id="5760" w:author="Russell Ott" w:date="2022-05-16T11:47:00Z">
                  <w:rPr>
                    <w:rFonts w:ascii="Calibri" w:hAnsi="Calibri"/>
                  </w:rPr>
                </w:rPrChange>
              </w:rPr>
            </w:pPr>
            <w:r>
              <w:rPr>
                <w:rPrChange w:id="5761" w:author="Russell Ott" w:date="2022-05-16T11:47:00Z">
                  <w:rPr>
                    <w:rFonts w:ascii="Calibri" w:hAnsi="Calibri"/>
                  </w:rPr>
                </w:rPrChange>
              </w:rPr>
              <w:t>Transition of Care C-CDA Documents SHALL include a Health Concerns section and a Goals Section</w:t>
            </w:r>
            <w:r w:rsidR="00623689" w:rsidRPr="00D14360">
              <w:rPr>
                <w:rPrChange w:id="5762" w:author="Russell Ott" w:date="2022-05-16T11:47:00Z">
                  <w:rPr>
                    <w:rFonts w:ascii="Calibri" w:hAnsi="Calibri"/>
                  </w:rPr>
                </w:rPrChange>
              </w:rPr>
              <w:t xml:space="preserve">. </w:t>
            </w:r>
            <w:r w:rsidR="00B3590A">
              <w:rPr>
                <w:b/>
                <w:rPrChange w:id="5763" w:author="Russell Ott" w:date="2022-05-16T11:47:00Z">
                  <w:rPr>
                    <w:rFonts w:ascii="Calibri" w:hAnsi="Calibri"/>
                    <w:b/>
                  </w:rPr>
                </w:rPrChange>
              </w:rPr>
              <w:t>[CONF-051]</w:t>
            </w:r>
          </w:p>
        </w:tc>
      </w:tr>
    </w:tbl>
    <w:p w14:paraId="792EA007" w14:textId="77777777" w:rsidR="00A10C4D" w:rsidRPr="00C64922" w:rsidRDefault="00A10C4D" w:rsidP="00F10C7C">
      <w:pPr>
        <w:pStyle w:val="Heading3"/>
      </w:pPr>
      <w:bookmarkStart w:id="5764" w:name="_Toc21529440"/>
      <w:bookmarkStart w:id="5765" w:name="_Toc21691492"/>
      <w:bookmarkStart w:id="5766" w:name="_Toc21845676"/>
      <w:bookmarkStart w:id="5767" w:name="_Toc21851917"/>
      <w:bookmarkStart w:id="5768" w:name="_Toc21871879"/>
      <w:bookmarkStart w:id="5769" w:name="_Toc21872335"/>
      <w:bookmarkStart w:id="5770" w:name="_Toc21880106"/>
      <w:bookmarkStart w:id="5771" w:name="_Toc21889936"/>
      <w:bookmarkStart w:id="5772" w:name="_Toc21894079"/>
      <w:bookmarkStart w:id="5773" w:name="_Toc21898007"/>
      <w:bookmarkStart w:id="5774" w:name="_Toc21926754"/>
      <w:bookmarkStart w:id="5775" w:name="_Toc11391249"/>
      <w:bookmarkStart w:id="5776" w:name="_Toc103262646"/>
      <w:bookmarkStart w:id="5777" w:name="_Toc10690845"/>
      <w:bookmarkStart w:id="5778" w:name="_Toc11043588"/>
      <w:bookmarkStart w:id="5779" w:name="_Toc11045579"/>
      <w:bookmarkStart w:id="5780" w:name="_Toc22823391"/>
      <w:bookmarkEnd w:id="5764"/>
      <w:bookmarkEnd w:id="5765"/>
      <w:bookmarkEnd w:id="5766"/>
      <w:bookmarkEnd w:id="5767"/>
      <w:bookmarkEnd w:id="5768"/>
      <w:bookmarkEnd w:id="5769"/>
      <w:bookmarkEnd w:id="5770"/>
      <w:bookmarkEnd w:id="5771"/>
      <w:bookmarkEnd w:id="5772"/>
      <w:bookmarkEnd w:id="5773"/>
      <w:bookmarkEnd w:id="5774"/>
      <w:r w:rsidRPr="00C64922">
        <w:t xml:space="preserve">Care Plan: </w:t>
      </w:r>
      <w:r w:rsidR="005D764C" w:rsidRPr="00C64922">
        <w:t>Document Template</w:t>
      </w:r>
      <w:bookmarkEnd w:id="5775"/>
      <w:bookmarkEnd w:id="5776"/>
      <w:bookmarkEnd w:id="5780"/>
      <w:r w:rsidR="005D764C" w:rsidRPr="00C64922">
        <w:t xml:space="preserve"> </w:t>
      </w:r>
      <w:bookmarkEnd w:id="5777"/>
      <w:bookmarkEnd w:id="5778"/>
      <w:bookmarkEnd w:id="5779"/>
    </w:p>
    <w:p w14:paraId="0CBE2A6D"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781" w:author="Russell Ott" w:date="2022-05-16T11:47:00Z">
            <w:rPr>
              <w:rFonts w:ascii="Calibri" w:hAnsi="Calibri"/>
              <w:color w:val="000000"/>
            </w:rPr>
          </w:rPrChange>
        </w:rPr>
      </w:pPr>
      <w:r w:rsidRPr="00D14360">
        <w:rPr>
          <w:color w:val="000000"/>
          <w:rPrChange w:id="5782" w:author="Russell Ott" w:date="2022-05-16T11:47:00Z">
            <w:rPr>
              <w:rFonts w:ascii="Calibri" w:hAnsi="Calibri"/>
              <w:color w:val="000000"/>
            </w:rPr>
          </w:rPrChange>
        </w:rPr>
        <w:t xml:space="preserve">A Care Plan (including Home Health Plan of Care (HHPoC)) is a consensus-driven dynamic plan that represents a patient’s and Care Team Members’ prioritized concerns, goals, and planned interventions. It serves as a blueprint shared by all Care Team Members </w:t>
      </w:r>
      <w:r w:rsidRPr="00D14360">
        <w:rPr>
          <w:color w:val="000000"/>
          <w:rPrChange w:id="5783" w:author="Russell Ott" w:date="2022-05-16T11:47:00Z">
            <w:rPr>
              <w:rFonts w:ascii="Calibri" w:hAnsi="Calibri"/>
              <w:color w:val="000000"/>
            </w:rPr>
          </w:rPrChange>
        </w:rPr>
        <w:t xml:space="preserve">(including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784" w:author="Russell Ott" w:date="2022-05-16T11:47:00Z">
            <w:rPr>
              <w:rFonts w:ascii="Calibri" w:hAnsi="Calibri"/>
              <w:color w:val="000000"/>
            </w:rPr>
          </w:rPrChange>
        </w:rPr>
      </w:pPr>
      <w:r w:rsidRPr="00D14360">
        <w:rPr>
          <w:color w:val="000000"/>
          <w:rPrChange w:id="5785" w:author="Russell Ott" w:date="2022-05-16T11:47:00Z">
            <w:rPr>
              <w:rFonts w:ascii="Calibri" w:hAnsi="Calibri"/>
              <w:color w:val="000000"/>
            </w:rPr>
          </w:rPrChange>
        </w:rPr>
        <w:t xml:space="preserve">A Care Plan represents one or more Plan(s) of Care </w:t>
      </w:r>
      <w:r w:rsidRPr="00D14360">
        <w:rPr>
          <w:color w:val="000000"/>
          <w:rPrChange w:id="5786" w:author="Russell Ott" w:date="2022-05-16T11:47:00Z">
            <w:rPr>
              <w:rFonts w:ascii="Calibri" w:hAnsi="Calibri"/>
              <w:color w:val="000000"/>
            </w:rPr>
          </w:rPrChange>
        </w:rPr>
        <w:t>and serves to reconcile and resolve conflicts between the various Plans of Care developed for a specific patient by different providers. While both a plan of care and a care plan include the patient’s life goals and require Care Team Members (including pat</w:t>
      </w:r>
      <w:r w:rsidRPr="00D14360">
        <w:rPr>
          <w:color w:val="000000"/>
          <w:rPrChange w:id="5787" w:author="Russell Ott" w:date="2022-05-16T11:47:00Z">
            <w:rPr>
              <w:rFonts w:ascii="Calibri" w:hAnsi="Calibri"/>
              <w:color w:val="000000"/>
            </w:rPr>
          </w:rPrChange>
        </w:rPr>
        <w: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788" w:author="Russell Ott" w:date="2022-05-16T11:47:00Z">
            <w:rPr>
              <w:rFonts w:ascii="Calibri" w:hAnsi="Calibri"/>
              <w:color w:val="000000"/>
            </w:rPr>
          </w:rPrChange>
        </w:rPr>
      </w:pPr>
      <w:r w:rsidRPr="00D14360">
        <w:rPr>
          <w:color w:val="000000"/>
          <w:rPrChange w:id="5789" w:author="Russell Ott" w:date="2022-05-16T11:47:00Z">
            <w:rPr>
              <w:rFonts w:ascii="Calibri" w:hAnsi="Calibri"/>
              <w:color w:val="000000"/>
            </w:rPr>
          </w:rPrChange>
        </w:rPr>
        <w:t xml:space="preserve">The CDA Care Plan represents an instance of this </w:t>
      </w:r>
      <w:r w:rsidRPr="00D14360">
        <w:rPr>
          <w:color w:val="000000"/>
          <w:rPrChange w:id="5790" w:author="Russell Ott" w:date="2022-05-16T11:47:00Z">
            <w:rPr>
              <w:rFonts w:ascii="Calibri" w:hAnsi="Calibri"/>
              <w:color w:val="000000"/>
            </w:rPr>
          </w:rPrChange>
        </w:rPr>
        <w:t xml:space="preserve">dynamic Care Plan at a point in time. The CDA document itself is NOT dynamic. </w:t>
      </w:r>
    </w:p>
    <w:p w14:paraId="18089D33" w14:textId="77777777" w:rsidR="00A10C4D" w:rsidRPr="00D14360" w:rsidRDefault="00A10C4D" w:rsidP="003A3D50">
      <w:pPr>
        <w:ind w:left="720" w:hanging="720"/>
        <w:rPr>
          <w:rFonts w:ascii="Times New Roman" w:eastAsia="Times New Roman" w:hAnsi="Times New Roman"/>
          <w:color w:val="000000"/>
          <w:sz w:val="24"/>
          <w:szCs w:val="24"/>
          <w:rPrChange w:id="5791" w:author="Russell Ott" w:date="2022-05-16T11:47:00Z">
            <w:rPr>
              <w:rFonts w:ascii="Calibri" w:hAnsi="Calibri"/>
              <w:color w:val="000000"/>
            </w:rPr>
          </w:rPrChange>
        </w:rPr>
      </w:pPr>
      <w:r w:rsidRPr="00D14360">
        <w:rPr>
          <w:color w:val="000000"/>
          <w:rPrChange w:id="5792" w:author="Russell Ott" w:date="2022-05-16T11:47:00Z">
            <w:rPr>
              <w:rFonts w:ascii="Calibri" w:hAnsi="Calibri"/>
              <w:color w:val="000000"/>
            </w:rPr>
          </w:rPrChange>
        </w:rPr>
        <w:t xml:space="preserve">This document template enables </w:t>
      </w:r>
      <w:r w:rsidR="00196B23" w:rsidRPr="00D14360">
        <w:rPr>
          <w:color w:val="000000"/>
          <w:rPrChange w:id="5793" w:author="Russell Ott" w:date="2022-05-16T11:47:00Z">
            <w:rPr>
              <w:rFonts w:ascii="Calibri" w:hAnsi="Calibri"/>
              <w:color w:val="000000"/>
            </w:rPr>
          </w:rPrChange>
        </w:rPr>
        <w:t>C</w:t>
      </w:r>
      <w:r w:rsidRPr="00D14360">
        <w:rPr>
          <w:color w:val="000000"/>
          <w:rPrChange w:id="5794" w:author="Russell Ott" w:date="2022-05-16T11:47:00Z">
            <w:rPr>
              <w:rFonts w:ascii="Calibri" w:hAnsi="Calibri"/>
              <w:color w:val="000000"/>
            </w:rPr>
          </w:rPrChange>
        </w:rPr>
        <w:t xml:space="preserve">are </w:t>
      </w:r>
      <w:r w:rsidR="00196B23" w:rsidRPr="00D14360">
        <w:rPr>
          <w:color w:val="000000"/>
          <w:rPrChange w:id="5795" w:author="Russell Ott" w:date="2022-05-16T11:47:00Z">
            <w:rPr>
              <w:rFonts w:ascii="Calibri" w:hAnsi="Calibri"/>
              <w:color w:val="000000"/>
            </w:rPr>
          </w:rPrChange>
        </w:rPr>
        <w:t>P</w:t>
      </w:r>
      <w:r w:rsidRPr="00D14360">
        <w:rPr>
          <w:color w:val="000000"/>
          <w:rPrChange w:id="5796" w:author="Russell Ott" w:date="2022-05-16T11:47:00Z">
            <w:rPr>
              <w:rFonts w:ascii="Calibri" w:hAnsi="Calibri"/>
              <w:color w:val="000000"/>
            </w:rPr>
          </w:rPrChange>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color w:val="000000"/>
          <w:rPrChange w:id="5797" w:author="Russell Ott" w:date="2022-05-16T11:47:00Z">
            <w:rPr>
              <w:color w:val="000000"/>
            </w:rPr>
          </w:rPrChange>
        </w:rPr>
      </w:pPr>
      <w:r w:rsidRPr="00D14360">
        <w:rPr>
          <w:color w:val="000000"/>
          <w:rPrChange w:id="5798" w:author="Russell Ott" w:date="2022-05-16T11:47:00Z">
            <w:rPr>
              <w:color w:val="000000"/>
            </w:rPr>
          </w:rPrChange>
        </w:rPr>
        <w:t>T</w:t>
      </w:r>
      <w:r w:rsidR="00A10C4D" w:rsidRPr="00D14360">
        <w:rPr>
          <w:color w:val="000000"/>
          <w:rPrChange w:id="5799" w:author="Russell Ott" w:date="2022-05-16T11:47:00Z">
            <w:rPr>
              <w:color w:val="000000"/>
            </w:rPr>
          </w:rPrChange>
        </w:rPr>
        <w:t>he ability to identify patient and provider priorities with each act</w:t>
      </w:r>
      <w:r w:rsidRPr="00D14360">
        <w:rPr>
          <w:color w:val="000000"/>
          <w:rPrChange w:id="5800" w:author="Russell Ott" w:date="2022-05-16T11:47:00Z">
            <w:rPr>
              <w:color w:val="000000"/>
            </w:rPr>
          </w:rPrChange>
        </w:rPr>
        <w:t>.</w:t>
      </w:r>
      <w:r w:rsidR="00A10C4D" w:rsidRPr="00D14360">
        <w:rPr>
          <w:color w:val="000000"/>
          <w:rPrChange w:id="5801" w:author="Russell Ott" w:date="2022-05-16T11:47:00Z">
            <w:rPr>
              <w:color w:val="000000"/>
            </w:rPr>
          </w:rPrChange>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color w:val="000000"/>
          <w:rPrChange w:id="5802" w:author="Russell Ott" w:date="2022-05-16T11:47:00Z">
            <w:rPr>
              <w:color w:val="000000"/>
            </w:rPr>
          </w:rPrChange>
        </w:rPr>
      </w:pPr>
      <w:r w:rsidRPr="00D14360">
        <w:rPr>
          <w:color w:val="000000"/>
          <w:rPrChange w:id="5803" w:author="Russell Ott" w:date="2022-05-16T11:47:00Z">
            <w:rPr>
              <w:color w:val="000000"/>
            </w:rPr>
          </w:rPrChange>
        </w:rPr>
        <w:t>A</w:t>
      </w:r>
      <w:r w:rsidR="00A10C4D" w:rsidRPr="00D14360">
        <w:rPr>
          <w:color w:val="000000"/>
          <w:rPrChange w:id="5804" w:author="Russell Ott" w:date="2022-05-16T11:47:00Z">
            <w:rPr>
              <w:color w:val="000000"/>
            </w:rPr>
          </w:rPrChange>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ascii="Times New Roman" w:eastAsia="Times New Roman" w:hAnsi="Times New Roman"/>
          <w:color w:val="000000"/>
          <w:sz w:val="24"/>
          <w:szCs w:val="24"/>
          <w:rPrChange w:id="5805" w:author="Russell Ott" w:date="2022-05-16T11:47:00Z">
            <w:rPr>
              <w:rFonts w:ascii="Calibri" w:hAnsi="Calibri"/>
              <w:color w:val="000000"/>
            </w:rPr>
          </w:rPrChange>
        </w:rPr>
      </w:pPr>
      <w:r w:rsidRPr="00D14360">
        <w:rPr>
          <w:color w:val="000000"/>
          <w:rPrChange w:id="5806" w:author="Russell Ott" w:date="2022-05-16T11:47:00Z">
            <w:rPr>
              <w:rFonts w:ascii="Calibri" w:hAnsi="Calibri"/>
              <w:color w:val="000000"/>
            </w:rPr>
          </w:rPrChange>
        </w:rPr>
        <w:t xml:space="preserve">A </w:t>
      </w:r>
      <w:r w:rsidR="00196B23" w:rsidRPr="00D14360">
        <w:rPr>
          <w:color w:val="000000"/>
          <w:rPrChange w:id="5807" w:author="Russell Ott" w:date="2022-05-16T11:47:00Z">
            <w:rPr>
              <w:rFonts w:ascii="Calibri" w:hAnsi="Calibri"/>
              <w:color w:val="000000"/>
            </w:rPr>
          </w:rPrChange>
        </w:rPr>
        <w:t>C</w:t>
      </w:r>
      <w:r w:rsidRPr="00D14360">
        <w:rPr>
          <w:color w:val="000000"/>
          <w:rPrChange w:id="5808" w:author="Russell Ott" w:date="2022-05-16T11:47:00Z">
            <w:rPr>
              <w:rFonts w:ascii="Calibri" w:hAnsi="Calibri"/>
              <w:color w:val="000000"/>
            </w:rPr>
          </w:rPrChange>
        </w:rPr>
        <w:t>are</w:t>
      </w:r>
      <w:r w:rsidR="00196B23" w:rsidRPr="00D14360">
        <w:rPr>
          <w:color w:val="000000"/>
          <w:rPrChange w:id="5809" w:author="Russell Ott" w:date="2022-05-16T11:47:00Z">
            <w:rPr>
              <w:rFonts w:ascii="Calibri" w:hAnsi="Calibri"/>
              <w:color w:val="000000"/>
            </w:rPr>
          </w:rPrChange>
        </w:rPr>
        <w:t xml:space="preserve"> P</w:t>
      </w:r>
      <w:r w:rsidRPr="00D14360">
        <w:rPr>
          <w:color w:val="000000"/>
          <w:rPrChange w:id="5810" w:author="Russell Ott" w:date="2022-05-16T11:47:00Z">
            <w:rPr>
              <w:rFonts w:ascii="Calibri" w:hAnsi="Calibri"/>
              <w:color w:val="000000"/>
            </w:rPr>
          </w:rPrChange>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2E634A">
      <w:pPr>
        <w:pStyle w:val="Heading4"/>
      </w:pPr>
      <w:r>
        <w:t>Structured</w:t>
      </w:r>
      <w:r w:rsidR="00C117D5" w:rsidRPr="00C64922">
        <w:t xml:space="preserve"> Sections</w:t>
      </w:r>
    </w:p>
    <w:p w14:paraId="6E9A69D1" w14:textId="77777777" w:rsidR="00ED7EA1" w:rsidRPr="005E3D4B" w:rsidRDefault="00424FFA" w:rsidP="00ED7EA1">
      <w:pPr>
        <w:rPr>
          <w:rFonts w:ascii="Times New Roman" w:eastAsia="Times New Roman" w:hAnsi="Times New Roman"/>
          <w:sz w:val="24"/>
          <w:szCs w:val="24"/>
        </w:rPr>
      </w:pPr>
      <w:r w:rsidRPr="00D14360">
        <w:rPr>
          <w:rPrChange w:id="5811" w:author="Russell Ott" w:date="2022-05-16T11:47:00Z">
            <w:rPr>
              <w:rFonts w:ascii="Calibri" w:hAnsi="Calibri"/>
            </w:rPr>
          </w:rPrChange>
        </w:rPr>
        <w:t xml:space="preserve">The table </w:t>
      </w:r>
      <w:r w:rsidR="00CF2A15" w:rsidRPr="00D14360">
        <w:rPr>
          <w:rPrChange w:id="5812" w:author="Russell Ott" w:date="2022-05-16T11:47:00Z">
            <w:rPr>
              <w:rFonts w:ascii="Calibri" w:hAnsi="Calibri"/>
            </w:rPr>
          </w:rPrChange>
        </w:rPr>
        <w:t>below describes the required and optional sections in a Care Plan document template</w:t>
      </w:r>
      <w:r w:rsidR="00ED7EA1">
        <w:t xml:space="preserve">: </w:t>
      </w:r>
      <w:r w:rsidR="00ED7EA1" w:rsidRPr="003A3D50">
        <w:rPr>
          <w:rPrChange w:id="5813" w:author="Russell Ott" w:date="2022-05-16T11:47:00Z">
            <w:rPr>
              <w:rFonts w:ascii="Calibri" w:hAnsi="Calibri"/>
            </w:rPr>
          </w:rPrChange>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8"/>
        <w:gridCol w:w="3425"/>
        <w:gridCol w:w="4099"/>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b/>
                <w:color w:val="FFFFFF"/>
                <w:rPrChange w:id="5814" w:author="Russell Ott" w:date="2022-05-16T11:47:00Z">
                  <w:rPr>
                    <w:rFonts w:ascii="Calibri" w:hAnsi="Calibri"/>
                    <w:b/>
                    <w:color w:val="FFFFFF"/>
                  </w:rPr>
                </w:rPrChange>
              </w:rPr>
            </w:pPr>
            <w:r w:rsidRPr="00D14360">
              <w:rPr>
                <w:b/>
                <w:color w:val="FFFFFF"/>
                <w:rPrChange w:id="5815" w:author="Russell Ott" w:date="2022-05-16T11:47:00Z">
                  <w:rPr>
                    <w:rFonts w:ascii="Calibri" w:hAnsi="Calibri"/>
                    <w:b/>
                    <w:color w:val="FFFFFF"/>
                  </w:rPr>
                </w:rPrChange>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ascii="Times New Roman" w:eastAsia="Times New Roman" w:hAnsi="Times New Roman"/>
                <w:b/>
                <w:color w:val="FFFFFF"/>
                <w:sz w:val="24"/>
                <w:szCs w:val="24"/>
                <w:rPrChange w:id="5816" w:author="Russell Ott" w:date="2022-05-16T11:47:00Z">
                  <w:rPr>
                    <w:rFonts w:ascii="Calibri" w:hAnsi="Calibri"/>
                    <w:b/>
                    <w:color w:val="FFFFFF"/>
                  </w:rPr>
                </w:rPrChange>
              </w:rPr>
            </w:pPr>
            <w:r w:rsidRPr="00D14360">
              <w:rPr>
                <w:b/>
                <w:color w:val="FFFFFF"/>
                <w:rPrChange w:id="5817" w:author="Russell Ott" w:date="2022-05-16T11:47:00Z">
                  <w:rPr>
                    <w:rFonts w:ascii="Calibri" w:hAnsi="Calibri"/>
                    <w:b/>
                    <w:color w:val="FFFFFF"/>
                  </w:rPr>
                </w:rPrChange>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ascii="Times New Roman" w:eastAsia="Times New Roman" w:hAnsi="Times New Roman"/>
                <w:b/>
                <w:color w:val="FFFFFF"/>
                <w:sz w:val="24"/>
                <w:szCs w:val="24"/>
                <w:rPrChange w:id="5818" w:author="Russell Ott" w:date="2022-05-16T11:47:00Z">
                  <w:rPr>
                    <w:rFonts w:ascii="Calibri" w:hAnsi="Calibri"/>
                    <w:b/>
                    <w:color w:val="FFFFFF"/>
                  </w:rPr>
                </w:rPrChange>
              </w:rPr>
            </w:pPr>
            <w:r w:rsidRPr="00D14360">
              <w:rPr>
                <w:b/>
                <w:color w:val="FFFFFF"/>
                <w:rPrChange w:id="5819" w:author="Russell Ott" w:date="2022-05-16T11:47:00Z">
                  <w:rPr>
                    <w:rFonts w:ascii="Calibri" w:hAnsi="Calibri"/>
                    <w:b/>
                    <w:color w:val="FFFFFF"/>
                  </w:rPr>
                </w:rPrChange>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b/>
                <w:color w:val="000000"/>
                <w:rPrChange w:id="5820" w:author="Russell Ott" w:date="2022-05-16T11:47:00Z">
                  <w:rPr>
                    <w:rFonts w:ascii="Calibri" w:hAnsi="Calibri"/>
                    <w:b/>
                    <w:color w:val="000000"/>
                  </w:rPr>
                </w:rPrChange>
              </w:rPr>
            </w:pPr>
            <w:r w:rsidRPr="00D14360">
              <w:rPr>
                <w:b/>
                <w:color w:val="000000"/>
                <w:rPrChange w:id="5821" w:author="Russell Ott" w:date="2022-05-16T11:47:00Z">
                  <w:rPr>
                    <w:rFonts w:ascii="Calibri" w:hAnsi="Calibri"/>
                    <w:b/>
                    <w:color w:val="000000"/>
                    <w:sz w:val="20"/>
                  </w:rPr>
                </w:rPrChange>
              </w:rPr>
              <w:t>Care Plan</w:t>
            </w:r>
            <w:r w:rsidR="00237779" w:rsidRPr="00D14360">
              <w:rPr>
                <w:b/>
                <w:color w:val="000000"/>
                <w:rPrChange w:id="5822" w:author="Russell Ott" w:date="2022-05-16T11:47:00Z">
                  <w:rPr>
                    <w:rFonts w:ascii="Calibri" w:hAnsi="Calibri"/>
                    <w:b/>
                    <w:color w:val="000000"/>
                    <w:sz w:val="20"/>
                  </w:rPr>
                </w:rPrChange>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eastAsia="Times New Roman" w:hAnsi="Calibri Light"/>
                <w:color w:val="000000"/>
                <w:sz w:val="24"/>
                <w:szCs w:val="24"/>
                <w:rPrChange w:id="5823" w:author="Russell Ott" w:date="2022-05-16T11:47:00Z">
                  <w:rPr>
                    <w:rFonts w:ascii="Calibri Light" w:hAnsi="Calibri Light"/>
                    <w:color w:val="000000"/>
                    <w:sz w:val="20"/>
                  </w:rPr>
                </w:rPrChange>
              </w:rPr>
            </w:pPr>
            <w:r w:rsidRPr="00D14360">
              <w:rPr>
                <w:rFonts w:ascii="Calibri Light" w:hAnsi="Calibri Light"/>
                <w:color w:val="000000"/>
                <w:rPrChange w:id="5824" w:author="Russell Ott" w:date="2022-05-16T11:47:00Z">
                  <w:rPr>
                    <w:rFonts w:ascii="Calibri Light" w:hAnsi="Calibri Light"/>
                    <w:color w:val="000000"/>
                    <w:sz w:val="20"/>
                  </w:rPr>
                </w:rPrChange>
              </w:rPr>
              <w:t xml:space="preserve">Health Concerns Section (V2) </w:t>
            </w:r>
          </w:p>
          <w:p w14:paraId="40E47745" w14:textId="77777777" w:rsidR="00A10C4D" w:rsidRPr="00D14360" w:rsidRDefault="00A10C4D" w:rsidP="00D14360">
            <w:pPr>
              <w:autoSpaceDE w:val="0"/>
              <w:autoSpaceDN w:val="0"/>
              <w:adjustRightInd w:val="0"/>
              <w:rPr>
                <w:rFonts w:ascii="Calibri Light" w:eastAsia="Times New Roman" w:hAnsi="Calibri Light"/>
                <w:sz w:val="24"/>
                <w:szCs w:val="24"/>
                <w:rPrChange w:id="5825" w:author="Russell Ott" w:date="2022-05-16T11:47:00Z">
                  <w:rPr>
                    <w:rFonts w:ascii="Calibri Light" w:hAnsi="Calibri Light"/>
                    <w:sz w:val="20"/>
                  </w:rPr>
                </w:rPrChange>
              </w:rPr>
            </w:pPr>
            <w:r w:rsidRPr="00D14360">
              <w:rPr>
                <w:rFonts w:ascii="Calibri Light" w:hAnsi="Calibri Light"/>
                <w:color w:val="000000"/>
                <w:rPrChange w:id="5826" w:author="Russell Ott" w:date="2022-05-16T11:47:00Z">
                  <w:rPr>
                    <w:rFonts w:ascii="Calibri Light" w:hAnsi="Calibri Light"/>
                    <w:color w:val="000000"/>
                    <w:sz w:val="20"/>
                  </w:rPr>
                </w:rPrChange>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eastAsia="Times New Roman" w:hAnsi="Calibri Light"/>
                <w:color w:val="000000"/>
                <w:sz w:val="24"/>
                <w:szCs w:val="24"/>
                <w:rPrChange w:id="5827" w:author="Russell Ott" w:date="2022-05-16T11:47:00Z">
                  <w:rPr>
                    <w:rFonts w:ascii="Calibri Light" w:hAnsi="Calibri Light"/>
                    <w:color w:val="000000"/>
                    <w:sz w:val="20"/>
                  </w:rPr>
                </w:rPrChange>
              </w:rPr>
            </w:pPr>
            <w:r w:rsidRPr="00D14360">
              <w:rPr>
                <w:rFonts w:ascii="Calibri Light" w:hAnsi="Calibri Light"/>
                <w:color w:val="000000"/>
                <w:rPrChange w:id="5828" w:author="Russell Ott" w:date="2022-05-16T11:47:00Z">
                  <w:rPr>
                    <w:rFonts w:ascii="Calibri Light" w:hAnsi="Calibri Light"/>
                    <w:color w:val="000000"/>
                    <w:sz w:val="20"/>
                  </w:rPr>
                </w:rPrChange>
              </w:rPr>
              <w:t xml:space="preserve">Interventions Section (V3) </w:t>
            </w:r>
          </w:p>
          <w:p w14:paraId="4AB9634F" w14:textId="77777777" w:rsidR="00A10C4D" w:rsidRPr="00D14360" w:rsidRDefault="00A10C4D" w:rsidP="00D14360">
            <w:pPr>
              <w:keepNext/>
              <w:autoSpaceDE w:val="0"/>
              <w:autoSpaceDN w:val="0"/>
              <w:adjustRightInd w:val="0"/>
              <w:rPr>
                <w:rFonts w:ascii="Calibri Light" w:eastAsia="Times New Roman" w:hAnsi="Calibri Light"/>
                <w:sz w:val="24"/>
                <w:szCs w:val="24"/>
                <w:rPrChange w:id="5829" w:author="Russell Ott" w:date="2022-05-16T11:47:00Z">
                  <w:rPr>
                    <w:rFonts w:ascii="Calibri Light" w:hAnsi="Calibri Light"/>
                    <w:sz w:val="20"/>
                  </w:rPr>
                </w:rPrChange>
              </w:rPr>
            </w:pPr>
            <w:r w:rsidRPr="00D14360">
              <w:rPr>
                <w:rFonts w:ascii="Calibri Light" w:hAnsi="Calibri Light"/>
                <w:color w:val="000000"/>
                <w:rPrChange w:id="5830" w:author="Russell Ott" w:date="2022-05-16T11:47:00Z">
                  <w:rPr>
                    <w:rFonts w:ascii="Calibri Light" w:hAnsi="Calibri Light"/>
                    <w:color w:val="000000"/>
                    <w:sz w:val="20"/>
                  </w:rPr>
                </w:rPrChange>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b/>
                <w:color w:val="000000"/>
                <w:rPrChange w:id="5831" w:author="Russell Ott" w:date="2022-05-16T11:47:00Z">
                  <w:rPr>
                    <w:rFonts w:ascii="Calibri" w:hAnsi="Calibri"/>
                    <w:b/>
                    <w:color w:val="000000"/>
                    <w:sz w:val="20"/>
                  </w:rPr>
                </w:rPrChange>
              </w:rPr>
            </w:pPr>
            <w:r w:rsidRPr="00D14360">
              <w:rPr>
                <w:b/>
                <w:color w:val="000000"/>
                <w:rPrChange w:id="5832" w:author="Russell Ott" w:date="2022-05-16T11:47:00Z">
                  <w:rPr>
                    <w:rFonts w:ascii="Calibri" w:hAnsi="Calibri"/>
                    <w:b/>
                    <w:color w:val="000000"/>
                    <w:sz w:val="20"/>
                  </w:rPr>
                </w:rPrChange>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eastAsia="Times New Roman" w:hAnsi="Calibri Light"/>
                <w:color w:val="000000"/>
                <w:sz w:val="24"/>
                <w:szCs w:val="24"/>
                <w:rPrChange w:id="5833" w:author="Russell Ott" w:date="2022-05-16T11:47:00Z">
                  <w:rPr>
                    <w:rFonts w:ascii="Calibri Light" w:hAnsi="Calibri Light"/>
                    <w:color w:val="000000"/>
                    <w:sz w:val="20"/>
                  </w:rPr>
                </w:rPrChange>
              </w:rPr>
            </w:pPr>
            <w:r w:rsidRPr="00D14360">
              <w:rPr>
                <w:rFonts w:ascii="Calibri Light" w:hAnsi="Calibri Light"/>
                <w:color w:val="000000"/>
                <w:rPrChange w:id="5834" w:author="Russell Ott" w:date="2022-05-16T11:47:00Z">
                  <w:rPr>
                    <w:rFonts w:ascii="Calibri Light" w:hAnsi="Calibri Light"/>
                    <w:color w:val="000000"/>
                    <w:sz w:val="20"/>
                  </w:rPr>
                </w:rPrChange>
              </w:rPr>
              <w:t>CarePlan.xml</w:t>
            </w:r>
            <w:r w:rsidR="0044742A" w:rsidRPr="00D14360">
              <w:rPr>
                <w:rFonts w:ascii="Calibri Light" w:hAnsi="Calibri Light"/>
                <w:color w:val="000000"/>
                <w:rPrChange w:id="5835" w:author="Russell Ott" w:date="2022-05-16T11:47:00Z">
                  <w:rPr>
                    <w:rFonts w:ascii="Calibri Light" w:hAnsi="Calibri Light"/>
                    <w:color w:val="000000"/>
                    <w:sz w:val="20"/>
                  </w:rPr>
                </w:rPrChange>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eastAsia="Times New Roman" w:hAnsi="Calibri Light"/>
                <w:color w:val="000000"/>
                <w:sz w:val="24"/>
                <w:szCs w:val="24"/>
                <w:rPrChange w:id="5836" w:author="Russell Ott" w:date="2022-05-16T11:47:00Z">
                  <w:rPr>
                    <w:rFonts w:ascii="Calibri Light" w:hAnsi="Calibri Light"/>
                    <w:color w:val="000000"/>
                    <w:sz w:val="20"/>
                  </w:rPr>
                </w:rPrChange>
              </w:rPr>
            </w:pPr>
            <w:r w:rsidRPr="00D14360">
              <w:rPr>
                <w:rFonts w:ascii="Calibri Light" w:hAnsi="Calibri Light"/>
                <w:color w:val="000000"/>
                <w:rPrChange w:id="5837" w:author="Russell Ott" w:date="2022-05-16T11:47:00Z">
                  <w:rPr>
                    <w:rFonts w:ascii="Calibri Light" w:hAnsi="Calibri Light"/>
                    <w:color w:val="000000"/>
                    <w:sz w:val="20"/>
                  </w:rPr>
                </w:rPrChange>
              </w:rPr>
              <w:t>Included with this Companion Guide</w:t>
            </w:r>
          </w:p>
        </w:tc>
      </w:tr>
    </w:tbl>
    <w:p w14:paraId="3E39A4F9" w14:textId="6D75F7CC" w:rsidR="0009537F" w:rsidRDefault="00C65E25" w:rsidP="000D420E">
      <w:pPr>
        <w:pStyle w:val="Caption"/>
      </w:pPr>
      <w:bookmarkStart w:id="5838" w:name="_Toc10690846"/>
      <w:bookmarkStart w:id="5839" w:name="_Toc11043589"/>
      <w:bookmarkStart w:id="5840" w:name="_Toc11045580"/>
      <w:bookmarkStart w:id="5841" w:name="_Toc21926998"/>
      <w:r>
        <w:t xml:space="preserve"> </w:t>
      </w:r>
      <w:bookmarkStart w:id="5842" w:name="_Toc103262884"/>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17</w:t>
      </w:r>
      <w:r w:rsidR="00132A94">
        <w:rPr>
          <w:noProof/>
        </w:rPr>
        <w:fldChar w:fldCharType="end"/>
      </w:r>
      <w:r w:rsidR="00CF2A15" w:rsidRPr="00C64922">
        <w:t>: Care Plan: Document Template</w:t>
      </w:r>
      <w:r w:rsidR="0076314A">
        <w:t>.</w:t>
      </w:r>
      <w:bookmarkEnd w:id="5842"/>
      <w:bookmarkEnd w:id="5841"/>
      <w:r w:rsidR="0076314A">
        <w:t xml:space="preserve">  </w:t>
      </w:r>
    </w:p>
    <w:p w14:paraId="447ABDC6" w14:textId="77777777" w:rsidR="00A10C4D" w:rsidRPr="00C64922" w:rsidRDefault="00A10C4D" w:rsidP="00F10C7C">
      <w:pPr>
        <w:pStyle w:val="Heading3"/>
      </w:pPr>
      <w:bookmarkStart w:id="5843" w:name="_Toc21845678"/>
      <w:bookmarkStart w:id="5844" w:name="_Toc21851919"/>
      <w:bookmarkStart w:id="5845" w:name="_Toc21871881"/>
      <w:bookmarkStart w:id="5846" w:name="_Toc21872337"/>
      <w:bookmarkStart w:id="5847" w:name="_Toc21880108"/>
      <w:bookmarkStart w:id="5848" w:name="_Toc21889938"/>
      <w:bookmarkStart w:id="5849" w:name="_Toc21894081"/>
      <w:bookmarkStart w:id="5850" w:name="_Toc21898009"/>
      <w:bookmarkStart w:id="5851" w:name="_Toc21926756"/>
      <w:bookmarkStart w:id="5852" w:name="_Toc11391250"/>
      <w:bookmarkStart w:id="5853" w:name="_Toc103262647"/>
      <w:bookmarkStart w:id="5854" w:name="_Toc22823392"/>
      <w:bookmarkEnd w:id="5843"/>
      <w:bookmarkEnd w:id="5844"/>
      <w:bookmarkEnd w:id="5845"/>
      <w:bookmarkEnd w:id="5846"/>
      <w:bookmarkEnd w:id="5847"/>
      <w:bookmarkEnd w:id="5848"/>
      <w:bookmarkEnd w:id="5849"/>
      <w:bookmarkEnd w:id="5850"/>
      <w:bookmarkEnd w:id="5851"/>
      <w:r w:rsidRPr="00C64922">
        <w:t xml:space="preserve">Consultation Note: </w:t>
      </w:r>
      <w:r w:rsidR="005D764C" w:rsidRPr="00C64922">
        <w:t>Document Template</w:t>
      </w:r>
      <w:bookmarkEnd w:id="5852"/>
      <w:bookmarkEnd w:id="5853"/>
      <w:bookmarkEnd w:id="5854"/>
      <w:r w:rsidR="005D764C" w:rsidRPr="00C64922">
        <w:t xml:space="preserve"> </w:t>
      </w:r>
      <w:bookmarkEnd w:id="5838"/>
      <w:bookmarkEnd w:id="5839"/>
      <w:bookmarkEnd w:id="5840"/>
    </w:p>
    <w:p w14:paraId="33CF1C30" w14:textId="77777777" w:rsidR="00C117D5" w:rsidRPr="00D14360" w:rsidRDefault="00C117D5" w:rsidP="00C117D5">
      <w:pPr>
        <w:rPr>
          <w:rFonts w:ascii="Times New Roman" w:eastAsia="Times New Roman" w:hAnsi="Times New Roman"/>
          <w:sz w:val="24"/>
          <w:szCs w:val="24"/>
          <w:rPrChange w:id="5855" w:author="Russell Ott" w:date="2022-05-16T11:47:00Z">
            <w:rPr>
              <w:rFonts w:ascii="Calibri" w:hAnsi="Calibri"/>
            </w:rPr>
          </w:rPrChange>
        </w:rPr>
      </w:pPr>
      <w:r w:rsidRPr="00D14360">
        <w:rPr>
          <w:rPrChange w:id="5856" w:author="Russell Ott" w:date="2022-05-16T11:47:00Z">
            <w:rPr>
              <w:rFonts w:ascii="Calibri" w:hAnsi="Calibri"/>
            </w:rPr>
          </w:rPrChange>
        </w:rPr>
        <w:t xml:space="preserve">The Consultation Note is </w:t>
      </w:r>
      <w:r w:rsidRPr="00D14360">
        <w:rPr>
          <w:rPrChange w:id="5857" w:author="Russell Ott" w:date="2022-05-16T11:47:00Z">
            <w:rPr>
              <w:rFonts w:ascii="Calibri" w:hAnsi="Calibri"/>
            </w:rPr>
          </w:rPrChange>
        </w:rPr>
        <w:t>generated by a request from a clinician for an opinion or advice from another clinician. Consultations may involve face-to-face time with the patient or may fall under the auspices of telemedicine visits. Consultations may occur while the patient is inpati</w:t>
      </w:r>
      <w:r w:rsidRPr="00D14360">
        <w:rPr>
          <w:rPrChange w:id="5858" w:author="Russell Ott" w:date="2022-05-16T11:47:00Z">
            <w:rPr>
              <w:rFonts w:ascii="Calibri" w:hAnsi="Calibri"/>
            </w:rPr>
          </w:rPrChange>
        </w:rPr>
        <w:t>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2E634A">
      <w:pPr>
        <w:pStyle w:val="Heading4"/>
      </w:pPr>
      <w:r w:rsidRPr="00C64922">
        <w:t>Structured Sections</w:t>
      </w:r>
    </w:p>
    <w:p w14:paraId="62CC21AA" w14:textId="77777777" w:rsidR="00ED7EA1" w:rsidRPr="00C64922" w:rsidRDefault="00424FFA" w:rsidP="00ED7EA1">
      <w:pPr>
        <w:rPr>
          <w:rFonts w:ascii="Times New Roman" w:eastAsia="Times New Roman" w:hAnsi="Times New Roman"/>
          <w:sz w:val="24"/>
          <w:szCs w:val="24"/>
        </w:rPr>
      </w:pPr>
      <w:r w:rsidRPr="00D14360">
        <w:rPr>
          <w:rPrChange w:id="5859" w:author="Russell Ott" w:date="2022-05-16T11:47:00Z">
            <w:rPr>
              <w:rFonts w:ascii="Calibri" w:hAnsi="Calibri"/>
            </w:rPr>
          </w:rPrChange>
        </w:rPr>
        <w:t xml:space="preserve">The table </w:t>
      </w:r>
      <w:r w:rsidR="00CF2A15" w:rsidRPr="00D14360">
        <w:rPr>
          <w:rPrChange w:id="5860" w:author="Russell Ott" w:date="2022-05-16T11:47:00Z">
            <w:rPr>
              <w:rFonts w:ascii="Calibri" w:hAnsi="Calibri"/>
            </w:rPr>
          </w:rPrChange>
        </w:rPr>
        <w:t>below describes the required and optional sections in a Consultation Note document template</w:t>
      </w:r>
      <w:r w:rsidR="00ED7EA1">
        <w:rPr>
          <w:rPrChange w:id="5861" w:author="Russell Ott" w:date="2022-05-16T11:47:00Z">
            <w:rPr>
              <w:rFonts w:ascii="Calibri" w:hAnsi="Calibri"/>
            </w:rPr>
          </w:rPrChange>
        </w:rPr>
        <w:t xml:space="preserve">: </w:t>
      </w:r>
      <w:r w:rsidR="00ED7EA1" w:rsidRPr="003A3D50">
        <w:rPr>
          <w:rPrChange w:id="5862" w:author="Russell Ott" w:date="2022-05-16T11:47:00Z">
            <w:rPr>
              <w:rFonts w:ascii="Calibri" w:hAnsi="Calibri"/>
            </w:rPr>
          </w:rPrChange>
        </w:rPr>
        <w:t>Consultation Note (V3)[ClinicalDocument: identifier urn:hl7ii:2.16.840.1.113883.10.20.22.1.4:2015-08-01 (open)]</w:t>
      </w:r>
    </w:p>
    <w:p w14:paraId="4C345B29" w14:textId="77777777" w:rsidR="00C117D5" w:rsidRDefault="00C117D5" w:rsidP="00C117D5">
      <w:pPr>
        <w:rPr>
          <w:rPrChange w:id="5863" w:author="Russell Ott" w:date="2022-05-16T11:47:00Z">
            <w:rPr>
              <w:rFonts w:ascii="Calibri" w:hAnsi="Calibri"/>
            </w:rPr>
          </w:rPrChange>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b/>
                <w:color w:val="FFFFFF"/>
                <w:rPrChange w:id="5864" w:author="Russell Ott" w:date="2022-05-16T11:47:00Z">
                  <w:rPr>
                    <w:rFonts w:ascii="Calibri" w:hAnsi="Calibri"/>
                    <w:b/>
                    <w:color w:val="FFFFFF"/>
                  </w:rPr>
                </w:rPrChange>
              </w:rPr>
            </w:pPr>
            <w:r w:rsidRPr="00D14360">
              <w:rPr>
                <w:b/>
                <w:color w:val="FFFFFF"/>
                <w:rPrChange w:id="5865" w:author="Russell Ott" w:date="2022-05-16T11:47:00Z">
                  <w:rPr>
                    <w:rFonts w:ascii="Calibri" w:hAnsi="Calibri"/>
                    <w:b/>
                    <w:color w:val="FFFFFF"/>
                  </w:rPr>
                </w:rPrChange>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866" w:author="Russell Ott" w:date="2022-05-16T11:47:00Z">
                  <w:rPr>
                    <w:rFonts w:ascii="Calibri" w:hAnsi="Calibri"/>
                    <w:b/>
                    <w:color w:val="FFFFFF"/>
                  </w:rPr>
                </w:rPrChange>
              </w:rPr>
            </w:pPr>
            <w:r w:rsidRPr="00D14360">
              <w:rPr>
                <w:b/>
                <w:color w:val="FFFFFF"/>
                <w:rPrChange w:id="5867" w:author="Russell Ott" w:date="2022-05-16T11:47:00Z">
                  <w:rPr>
                    <w:rFonts w:ascii="Calibri" w:hAnsi="Calibri"/>
                    <w:b/>
                    <w:color w:val="FFFFFF"/>
                  </w:rPr>
                </w:rPrChange>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868" w:author="Russell Ott" w:date="2022-05-16T11:47:00Z">
                  <w:rPr>
                    <w:rFonts w:ascii="Calibri" w:hAnsi="Calibri"/>
                    <w:b/>
                    <w:color w:val="FFFFFF"/>
                  </w:rPr>
                </w:rPrChange>
              </w:rPr>
            </w:pPr>
            <w:r w:rsidRPr="00D14360">
              <w:rPr>
                <w:b/>
                <w:color w:val="FFFFFF"/>
                <w:rPrChange w:id="5869" w:author="Russell Ott" w:date="2022-05-16T11:47:00Z">
                  <w:rPr>
                    <w:rFonts w:ascii="Calibri" w:hAnsi="Calibri"/>
                    <w:b/>
                    <w:color w:val="FFFFFF"/>
                  </w:rPr>
                </w:rPrChange>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b/>
                <w:color w:val="000000"/>
                <w:rPrChange w:id="5870" w:author="Russell Ott" w:date="2022-05-16T11:47:00Z">
                  <w:rPr>
                    <w:rFonts w:ascii="Calibri" w:hAnsi="Calibri"/>
                    <w:b/>
                    <w:color w:val="000000"/>
                  </w:rPr>
                </w:rPrChange>
              </w:rPr>
            </w:pPr>
            <w:r w:rsidRPr="00D14360">
              <w:rPr>
                <w:b/>
                <w:color w:val="000000"/>
                <w:rPrChange w:id="5871" w:author="Russell Ott" w:date="2022-05-16T11:47:00Z">
                  <w:rPr>
                    <w:rFonts w:ascii="Calibri" w:hAnsi="Calibri"/>
                    <w:b/>
                    <w:color w:val="000000"/>
                    <w:sz w:val="20"/>
                  </w:rPr>
                </w:rPrChange>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eastAsia="Times New Roman" w:hAnsi="Calibri Light"/>
                <w:color w:val="000000"/>
                <w:sz w:val="24"/>
                <w:szCs w:val="24"/>
                <w:rPrChange w:id="5872" w:author="Russell Ott" w:date="2022-05-16T11:47:00Z">
                  <w:rPr>
                    <w:rFonts w:ascii="Calibri Light" w:hAnsi="Calibri Light"/>
                    <w:color w:val="000000"/>
                    <w:sz w:val="20"/>
                  </w:rPr>
                </w:rPrChange>
              </w:rPr>
            </w:pPr>
            <w:r w:rsidRPr="00D14360">
              <w:rPr>
                <w:rFonts w:ascii="Calibri Light" w:hAnsi="Calibri Light"/>
                <w:color w:val="000000"/>
                <w:rPrChange w:id="5873" w:author="Russell Ott" w:date="2022-05-16T11:47:00Z">
                  <w:rPr>
                    <w:rFonts w:ascii="Calibri Light" w:hAnsi="Calibri Light"/>
                    <w:color w:val="000000"/>
                    <w:sz w:val="20"/>
                  </w:rPr>
                </w:rPrChange>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eastAsia="Times New Roman" w:hAnsi="Calibri Light"/>
                <w:color w:val="000000"/>
                <w:sz w:val="24"/>
                <w:szCs w:val="24"/>
                <w:rPrChange w:id="5874" w:author="Russell Ott" w:date="2022-05-16T11:47:00Z">
                  <w:rPr>
                    <w:rFonts w:ascii="Calibri Light" w:hAnsi="Calibri Light"/>
                    <w:color w:val="000000"/>
                    <w:sz w:val="20"/>
                  </w:rPr>
                </w:rPrChange>
              </w:rPr>
            </w:pPr>
            <w:r w:rsidRPr="00D14360">
              <w:rPr>
                <w:rFonts w:ascii="Calibri Light" w:hAnsi="Calibri Light"/>
                <w:color w:val="000000"/>
                <w:rPrChange w:id="5875" w:author="Russell Ott" w:date="2022-05-16T11:47:00Z">
                  <w:rPr>
                    <w:rFonts w:ascii="Calibri Light" w:hAnsi="Calibri Light"/>
                    <w:color w:val="000000"/>
                    <w:sz w:val="20"/>
                  </w:rPr>
                </w:rPrChange>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eastAsia="Times New Roman" w:hAnsi="Calibri Light"/>
                <w:color w:val="000000"/>
                <w:sz w:val="24"/>
                <w:szCs w:val="24"/>
                <w:rPrChange w:id="5876" w:author="Russell Ott" w:date="2022-05-16T11:47:00Z">
                  <w:rPr>
                    <w:rFonts w:ascii="Calibri Light" w:hAnsi="Calibri Light"/>
                    <w:color w:val="000000"/>
                    <w:sz w:val="20"/>
                  </w:rPr>
                </w:rPrChange>
              </w:rPr>
            </w:pPr>
            <w:r w:rsidRPr="00D14360">
              <w:rPr>
                <w:rFonts w:ascii="Calibri Light" w:hAnsi="Calibri Light"/>
                <w:color w:val="000000"/>
                <w:rPrChange w:id="5877" w:author="Russell Ott" w:date="2022-05-16T11:47:00Z">
                  <w:rPr>
                    <w:rFonts w:ascii="Calibri Light" w:hAnsi="Calibri Light"/>
                    <w:color w:val="000000"/>
                    <w:sz w:val="20"/>
                  </w:rPr>
                </w:rPrChange>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rPrChange w:id="5878" w:author="Russell Ott" w:date="2022-05-16T11:47:00Z">
                  <w:rPr>
                    <w:rFonts w:ascii="Calibri Light" w:hAnsi="Calibri Light"/>
                    <w:sz w:val="20"/>
                  </w:rPr>
                </w:rPrChange>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eastAsia="Times New Roman" w:hAnsi="Calibri Light"/>
                <w:color w:val="000000"/>
                <w:sz w:val="24"/>
                <w:szCs w:val="24"/>
                <w:rPrChange w:id="5879" w:author="Russell Ott" w:date="2022-05-16T11:47:00Z">
                  <w:rPr>
                    <w:rFonts w:ascii="Calibri Light" w:hAnsi="Calibri Light"/>
                    <w:color w:val="000000"/>
                    <w:sz w:val="20"/>
                  </w:rPr>
                </w:rPrChange>
              </w:rPr>
            </w:pPr>
            <w:r w:rsidRPr="00D14360">
              <w:rPr>
                <w:rFonts w:ascii="Calibri Light" w:hAnsi="Calibri Light"/>
                <w:color w:val="000000"/>
                <w:rPrChange w:id="5880" w:author="Russell Ott" w:date="2022-05-16T11:47:00Z">
                  <w:rPr>
                    <w:rFonts w:ascii="Calibri Light" w:hAnsi="Calibri Light"/>
                    <w:color w:val="000000"/>
                    <w:sz w:val="20"/>
                  </w:rPr>
                </w:rPrChange>
              </w:rPr>
              <w:t xml:space="preserve">Assessment Section </w:t>
            </w:r>
          </w:p>
          <w:p w14:paraId="466A2E1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81" w:author="Russell Ott" w:date="2022-05-16T11:47:00Z">
                  <w:rPr>
                    <w:rFonts w:ascii="Calibri Light" w:hAnsi="Calibri Light"/>
                    <w:color w:val="000000"/>
                    <w:sz w:val="20"/>
                  </w:rPr>
                </w:rPrChange>
              </w:rPr>
            </w:pPr>
            <w:r w:rsidRPr="00D14360">
              <w:rPr>
                <w:rFonts w:ascii="Calibri Light" w:hAnsi="Calibri Light"/>
                <w:color w:val="000000"/>
                <w:rPrChange w:id="5882" w:author="Russell Ott" w:date="2022-05-16T11:47:00Z">
                  <w:rPr>
                    <w:rFonts w:ascii="Calibri Light" w:hAnsi="Calibri Light"/>
                    <w:color w:val="000000"/>
                    <w:sz w:val="20"/>
                  </w:rPr>
                </w:rPrChange>
              </w:rPr>
              <w:t xml:space="preserve">Assessment and Plan Section (V2) </w:t>
            </w:r>
          </w:p>
          <w:p w14:paraId="72763A2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83" w:author="Russell Ott" w:date="2022-05-16T11:47:00Z">
                  <w:rPr>
                    <w:rFonts w:ascii="Calibri Light" w:hAnsi="Calibri Light"/>
                    <w:color w:val="000000"/>
                    <w:sz w:val="20"/>
                  </w:rPr>
                </w:rPrChange>
              </w:rPr>
            </w:pPr>
            <w:r w:rsidRPr="00D14360">
              <w:rPr>
                <w:rFonts w:ascii="Calibri Light" w:hAnsi="Calibri Light"/>
                <w:color w:val="000000"/>
                <w:rPrChange w:id="5884" w:author="Russell Ott" w:date="2022-05-16T11:47:00Z">
                  <w:rPr>
                    <w:rFonts w:ascii="Calibri Light" w:hAnsi="Calibri Light"/>
                    <w:color w:val="000000"/>
                    <w:sz w:val="20"/>
                  </w:rPr>
                </w:rPrChange>
              </w:rPr>
              <w:t xml:space="preserve">Plan of Treatment Section (V2) </w:t>
            </w:r>
          </w:p>
          <w:p w14:paraId="3CA1232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85" w:author="Russell Ott" w:date="2022-05-16T11:47:00Z">
                  <w:rPr>
                    <w:rFonts w:ascii="Calibri Light" w:hAnsi="Calibri Light"/>
                    <w:color w:val="000000"/>
                    <w:sz w:val="20"/>
                  </w:rPr>
                </w:rPrChange>
              </w:rPr>
            </w:pPr>
            <w:r w:rsidRPr="00D14360">
              <w:rPr>
                <w:rFonts w:ascii="Calibri Light" w:hAnsi="Calibri Light"/>
                <w:color w:val="000000"/>
                <w:rPrChange w:id="5886" w:author="Russell Ott" w:date="2022-05-16T11:47:00Z">
                  <w:rPr>
                    <w:rFonts w:ascii="Calibri Light" w:hAnsi="Calibri Light"/>
                    <w:color w:val="000000"/>
                    <w:sz w:val="20"/>
                  </w:rPr>
                </w:rPrChange>
              </w:rPr>
              <w:t xml:space="preserve">Reason for Visit Section </w:t>
            </w:r>
          </w:p>
          <w:p w14:paraId="0CCDC81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87" w:author="Russell Ott" w:date="2022-05-16T11:47:00Z">
                  <w:rPr>
                    <w:rFonts w:ascii="Calibri Light" w:hAnsi="Calibri Light"/>
                    <w:color w:val="000000"/>
                    <w:sz w:val="20"/>
                  </w:rPr>
                </w:rPrChange>
              </w:rPr>
            </w:pPr>
            <w:r w:rsidRPr="00D14360">
              <w:rPr>
                <w:rFonts w:ascii="Calibri Light" w:hAnsi="Calibri Light"/>
                <w:color w:val="000000"/>
                <w:rPrChange w:id="5888" w:author="Russell Ott" w:date="2022-05-16T11:47:00Z">
                  <w:rPr>
                    <w:rFonts w:ascii="Calibri Light" w:hAnsi="Calibri Light"/>
                    <w:color w:val="000000"/>
                    <w:sz w:val="20"/>
                  </w:rPr>
                </w:rPrChange>
              </w:rPr>
              <w:t xml:space="preserve">Physical Exam Section (V3) </w:t>
            </w:r>
          </w:p>
          <w:p w14:paraId="4D80D93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89" w:author="Russell Ott" w:date="2022-05-16T11:47:00Z">
                  <w:rPr>
                    <w:rFonts w:ascii="Calibri Light" w:hAnsi="Calibri Light"/>
                    <w:color w:val="000000"/>
                    <w:sz w:val="20"/>
                  </w:rPr>
                </w:rPrChange>
              </w:rPr>
            </w:pPr>
            <w:r w:rsidRPr="00D14360">
              <w:rPr>
                <w:rFonts w:ascii="Calibri Light" w:hAnsi="Calibri Light"/>
                <w:color w:val="000000"/>
                <w:rPrChange w:id="5890" w:author="Russell Ott" w:date="2022-05-16T11:47:00Z">
                  <w:rPr>
                    <w:rFonts w:ascii="Calibri Light" w:hAnsi="Calibri Light"/>
                    <w:color w:val="000000"/>
                    <w:sz w:val="20"/>
                  </w:rPr>
                </w:rPrChange>
              </w:rPr>
              <w:t xml:space="preserve">Chief Complaint Section </w:t>
            </w:r>
          </w:p>
          <w:p w14:paraId="6318FC4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91" w:author="Russell Ott" w:date="2022-05-16T11:47:00Z">
                  <w:rPr>
                    <w:rFonts w:ascii="Calibri Light" w:hAnsi="Calibri Light"/>
                    <w:color w:val="000000"/>
                    <w:sz w:val="20"/>
                  </w:rPr>
                </w:rPrChange>
              </w:rPr>
            </w:pPr>
            <w:r w:rsidRPr="00D14360">
              <w:rPr>
                <w:rFonts w:ascii="Calibri Light" w:hAnsi="Calibri Light"/>
                <w:color w:val="000000"/>
                <w:rPrChange w:id="5892" w:author="Russell Ott" w:date="2022-05-16T11:47:00Z">
                  <w:rPr>
                    <w:rFonts w:ascii="Calibri Light" w:hAnsi="Calibri Light"/>
                    <w:color w:val="000000"/>
                    <w:sz w:val="20"/>
                  </w:rPr>
                </w:rPrChange>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93" w:author="Russell Ott" w:date="2022-05-16T11:47:00Z">
                  <w:rPr>
                    <w:rFonts w:ascii="Calibri Light" w:hAnsi="Calibri Light"/>
                    <w:color w:val="000000"/>
                    <w:sz w:val="20"/>
                  </w:rPr>
                </w:rPrChange>
              </w:rPr>
            </w:pPr>
            <w:r w:rsidRPr="00D14360">
              <w:rPr>
                <w:rFonts w:ascii="Calibri Light" w:hAnsi="Calibri Light"/>
                <w:color w:val="000000"/>
                <w:rPrChange w:id="5894" w:author="Russell Ott" w:date="2022-05-16T11:47:00Z">
                  <w:rPr>
                    <w:rFonts w:ascii="Calibri Light" w:hAnsi="Calibri Light"/>
                    <w:color w:val="000000"/>
                    <w:sz w:val="20"/>
                  </w:rPr>
                </w:rPrChange>
              </w:rPr>
              <w:t xml:space="preserve">Family History Section (V3) </w:t>
            </w:r>
          </w:p>
          <w:p w14:paraId="54C8C2BA"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95" w:author="Russell Ott" w:date="2022-05-16T11:47:00Z">
                  <w:rPr>
                    <w:rFonts w:ascii="Calibri Light" w:hAnsi="Calibri Light"/>
                    <w:color w:val="000000"/>
                    <w:sz w:val="20"/>
                  </w:rPr>
                </w:rPrChange>
              </w:rPr>
            </w:pPr>
            <w:r w:rsidRPr="00D14360">
              <w:rPr>
                <w:rFonts w:ascii="Calibri Light" w:hAnsi="Calibri Light"/>
                <w:color w:val="000000"/>
                <w:rPrChange w:id="5896" w:author="Russell Ott" w:date="2022-05-16T11:47:00Z">
                  <w:rPr>
                    <w:rFonts w:ascii="Calibri Light" w:hAnsi="Calibri Light"/>
                    <w:color w:val="000000"/>
                    <w:sz w:val="20"/>
                  </w:rPr>
                </w:rPrChange>
              </w:rPr>
              <w:t xml:space="preserve">General Status Section </w:t>
            </w:r>
          </w:p>
          <w:p w14:paraId="34E340D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897" w:author="Russell Ott" w:date="2022-05-16T11:47:00Z">
                  <w:rPr>
                    <w:rFonts w:ascii="Calibri Light" w:hAnsi="Calibri Light"/>
                    <w:color w:val="000000"/>
                    <w:sz w:val="20"/>
                  </w:rPr>
                </w:rPrChange>
              </w:rPr>
            </w:pPr>
            <w:r w:rsidRPr="00D14360">
              <w:rPr>
                <w:rFonts w:ascii="Calibri Light" w:hAnsi="Calibri Light"/>
                <w:color w:val="000000"/>
                <w:rPrChange w:id="5898" w:author="Russell Ott" w:date="2022-05-16T11:47:00Z">
                  <w:rPr>
                    <w:rFonts w:ascii="Calibri Light" w:hAnsi="Calibri Light"/>
                    <w:color w:val="000000"/>
                    <w:sz w:val="20"/>
                  </w:rPr>
                </w:rPrChange>
              </w:rPr>
              <w:t>Past Medical</w:t>
            </w:r>
            <w:r w:rsidRPr="00D14360">
              <w:rPr>
                <w:rFonts w:ascii="Calibri Light" w:hAnsi="Calibri Light"/>
                <w:color w:val="000000"/>
                <w:rPrChange w:id="5899" w:author="Russell Ott" w:date="2022-05-16T11:47:00Z">
                  <w:rPr>
                    <w:rFonts w:ascii="Calibri Light" w:hAnsi="Calibri Light"/>
                    <w:color w:val="000000"/>
                    <w:sz w:val="20"/>
                  </w:rPr>
                </w:rPrChange>
              </w:rPr>
              <w:t xml:space="preserve"> History (V3)</w:t>
            </w:r>
          </w:p>
          <w:p w14:paraId="0D3A9DA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00" w:author="Russell Ott" w:date="2022-05-16T11:47:00Z">
                  <w:rPr>
                    <w:rFonts w:ascii="Calibri Light" w:hAnsi="Calibri Light"/>
                    <w:color w:val="000000"/>
                    <w:sz w:val="20"/>
                  </w:rPr>
                </w:rPrChange>
              </w:rPr>
            </w:pPr>
            <w:r w:rsidRPr="00D14360">
              <w:rPr>
                <w:rFonts w:ascii="Calibri Light" w:hAnsi="Calibri Light"/>
                <w:color w:val="000000"/>
                <w:rPrChange w:id="5901" w:author="Russell Ott" w:date="2022-05-16T11:47:00Z">
                  <w:rPr>
                    <w:rFonts w:ascii="Calibri Light" w:hAnsi="Calibri Light"/>
                    <w:color w:val="000000"/>
                    <w:sz w:val="20"/>
                  </w:rPr>
                </w:rPrChange>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02" w:author="Russell Ott" w:date="2022-05-16T11:47:00Z">
                  <w:rPr>
                    <w:rFonts w:ascii="Calibri Light" w:hAnsi="Calibri Light"/>
                    <w:color w:val="000000"/>
                    <w:sz w:val="20"/>
                  </w:rPr>
                </w:rPrChange>
              </w:rPr>
            </w:pPr>
            <w:r w:rsidRPr="00D14360">
              <w:rPr>
                <w:rFonts w:ascii="Calibri Light" w:hAnsi="Calibri Light"/>
                <w:color w:val="000000"/>
                <w:rPrChange w:id="5903" w:author="Russell Ott" w:date="2022-05-16T11:47:00Z">
                  <w:rPr>
                    <w:rFonts w:ascii="Calibri Light" w:hAnsi="Calibri Light"/>
                    <w:color w:val="000000"/>
                    <w:sz w:val="20"/>
                  </w:rPr>
                </w:rPrChange>
              </w:rPr>
              <w:t xml:space="preserve">Results Section (entries required) (V3) </w:t>
            </w:r>
          </w:p>
          <w:p w14:paraId="78AE58F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04" w:author="Russell Ott" w:date="2022-05-16T11:47:00Z">
                  <w:rPr>
                    <w:rFonts w:ascii="Calibri Light" w:hAnsi="Calibri Light"/>
                    <w:color w:val="000000"/>
                    <w:sz w:val="20"/>
                  </w:rPr>
                </w:rPrChange>
              </w:rPr>
            </w:pPr>
            <w:r w:rsidRPr="00D14360">
              <w:rPr>
                <w:rFonts w:ascii="Calibri Light" w:hAnsi="Calibri Light"/>
                <w:color w:val="000000"/>
                <w:rPrChange w:id="5905" w:author="Russell Ott" w:date="2022-05-16T11:47:00Z">
                  <w:rPr>
                    <w:rFonts w:ascii="Calibri Light" w:hAnsi="Calibri Light"/>
                    <w:color w:val="000000"/>
                    <w:sz w:val="20"/>
                  </w:rPr>
                </w:rPrChange>
              </w:rPr>
              <w:t>Social History Section (V3)</w:t>
            </w:r>
          </w:p>
          <w:p w14:paraId="53971D78"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06" w:author="Russell Ott" w:date="2022-05-16T11:47:00Z">
                  <w:rPr>
                    <w:rFonts w:ascii="Calibri Light" w:hAnsi="Calibri Light"/>
                    <w:color w:val="000000"/>
                    <w:sz w:val="20"/>
                  </w:rPr>
                </w:rPrChange>
              </w:rPr>
            </w:pPr>
            <w:r w:rsidRPr="00D14360">
              <w:rPr>
                <w:rFonts w:ascii="Calibri Light" w:hAnsi="Calibri Light"/>
                <w:color w:val="000000"/>
                <w:rPrChange w:id="5907" w:author="Russell Ott" w:date="2022-05-16T11:47:00Z">
                  <w:rPr>
                    <w:rFonts w:ascii="Calibri Light" w:hAnsi="Calibri Light"/>
                    <w:color w:val="000000"/>
                    <w:sz w:val="20"/>
                  </w:rPr>
                </w:rPrChange>
              </w:rPr>
              <w:t xml:space="preserve">Vital Signs Section (entries required) </w:t>
            </w:r>
            <w:r w:rsidRPr="00D14360">
              <w:rPr>
                <w:rFonts w:ascii="Calibri Light" w:hAnsi="Calibri Light"/>
                <w:color w:val="000000"/>
                <w:rPrChange w:id="5908" w:author="Russell Ott" w:date="2022-05-16T11:47:00Z">
                  <w:rPr>
                    <w:rFonts w:ascii="Calibri Light" w:hAnsi="Calibri Light"/>
                    <w:color w:val="000000"/>
                    <w:sz w:val="20"/>
                  </w:rPr>
                </w:rPrChange>
              </w:rPr>
              <w:t xml:space="preserve">(V3) </w:t>
            </w:r>
          </w:p>
          <w:p w14:paraId="6752719D"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09" w:author="Russell Ott" w:date="2022-05-16T11:47:00Z">
                  <w:rPr>
                    <w:rFonts w:ascii="Calibri Light" w:hAnsi="Calibri Light"/>
                    <w:color w:val="000000"/>
                    <w:sz w:val="20"/>
                  </w:rPr>
                </w:rPrChange>
              </w:rPr>
            </w:pPr>
            <w:r w:rsidRPr="00D14360">
              <w:rPr>
                <w:rFonts w:ascii="Calibri Light" w:hAnsi="Calibri Light"/>
                <w:color w:val="000000"/>
                <w:rPrChange w:id="5910" w:author="Russell Ott" w:date="2022-05-16T11:47:00Z">
                  <w:rPr>
                    <w:rFonts w:ascii="Calibri Light" w:hAnsi="Calibri Light"/>
                    <w:color w:val="000000"/>
                    <w:sz w:val="20"/>
                  </w:rPr>
                </w:rPrChange>
              </w:rPr>
              <w:t xml:space="preserve">Functional Status Section (V2) </w:t>
            </w:r>
          </w:p>
          <w:p w14:paraId="60DD78E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11" w:author="Russell Ott" w:date="2022-05-16T11:47:00Z">
                  <w:rPr>
                    <w:rFonts w:ascii="Calibri Light" w:hAnsi="Calibri Light"/>
                    <w:color w:val="000000"/>
                    <w:sz w:val="20"/>
                  </w:rPr>
                </w:rPrChange>
              </w:rPr>
            </w:pPr>
            <w:r w:rsidRPr="00D14360">
              <w:rPr>
                <w:rFonts w:ascii="Calibri Light" w:hAnsi="Calibri Light"/>
                <w:color w:val="000000"/>
                <w:rPrChange w:id="5912" w:author="Russell Ott" w:date="2022-05-16T11:47:00Z">
                  <w:rPr>
                    <w:rFonts w:ascii="Calibri Light" w:hAnsi="Calibri Light"/>
                    <w:color w:val="000000"/>
                    <w:sz w:val="20"/>
                  </w:rPr>
                </w:rPrChange>
              </w:rPr>
              <w:t xml:space="preserve">Review of Systems Section </w:t>
            </w:r>
          </w:p>
          <w:p w14:paraId="2B73890A" w14:textId="77777777" w:rsidR="00510672" w:rsidRPr="00D14360" w:rsidRDefault="00510672" w:rsidP="00D14360">
            <w:pPr>
              <w:keepNext/>
              <w:autoSpaceDE w:val="0"/>
              <w:autoSpaceDN w:val="0"/>
              <w:adjustRightInd w:val="0"/>
              <w:rPr>
                <w:rFonts w:ascii="Calibri Light" w:eastAsia="Times New Roman" w:hAnsi="Calibri Light"/>
                <w:sz w:val="24"/>
                <w:szCs w:val="24"/>
                <w:rPrChange w:id="5913" w:author="Russell Ott" w:date="2022-05-16T11:47:00Z">
                  <w:rPr>
                    <w:rFonts w:ascii="Calibri Light" w:hAnsi="Calibri Light"/>
                    <w:sz w:val="20"/>
                  </w:rPr>
                </w:rPrChange>
              </w:rPr>
            </w:pPr>
            <w:r w:rsidRPr="00D14360">
              <w:rPr>
                <w:rFonts w:ascii="Calibri Light" w:hAnsi="Calibri Light"/>
                <w:color w:val="000000"/>
                <w:rPrChange w:id="5914" w:author="Russell Ott" w:date="2022-05-16T11:47:00Z">
                  <w:rPr>
                    <w:rFonts w:ascii="Calibri Light" w:hAnsi="Calibri Light"/>
                    <w:color w:val="000000"/>
                    <w:sz w:val="20"/>
                  </w:rPr>
                </w:rPrChange>
              </w:rPr>
              <w:t>Medical Equipment Section</w:t>
            </w:r>
          </w:p>
        </w:tc>
      </w:tr>
    </w:tbl>
    <w:p w14:paraId="0B029C7B" w14:textId="41702969" w:rsidR="00ED7EA1" w:rsidRDefault="00C65E25" w:rsidP="00A67903">
      <w:pPr>
        <w:pStyle w:val="Caption"/>
        <w:rPr>
          <w:rPrChange w:id="5915" w:author="Russell Ott" w:date="2022-05-16T11:47:00Z">
            <w:rPr/>
          </w:rPrChange>
        </w:rPr>
      </w:pPr>
      <w:bookmarkStart w:id="5916" w:name="_Toc10690847"/>
      <w:bookmarkStart w:id="5917" w:name="_Toc11043590"/>
      <w:bookmarkStart w:id="5918" w:name="_Toc11045581"/>
      <w:bookmarkStart w:id="5919" w:name="_Toc21926999"/>
      <w:r>
        <w:t xml:space="preserve"> </w:t>
      </w:r>
      <w:bookmarkStart w:id="5920" w:name="_Toc103262885"/>
      <w:r w:rsidR="00510672">
        <w:t>T</w:t>
      </w:r>
      <w:r w:rsidR="00CF2A15" w:rsidRPr="00C64922">
        <w:t xml:space="preserve">able </w:t>
      </w:r>
      <w:r w:rsidR="00132A94">
        <w:fldChar w:fldCharType="begin"/>
      </w:r>
      <w:r w:rsidR="00132A94">
        <w:instrText xml:space="preserve"> SEQ Table \* ARABIC </w:instrText>
      </w:r>
      <w:r w:rsidR="00132A94">
        <w:fldChar w:fldCharType="separate"/>
      </w:r>
      <w:r w:rsidR="00F10C7C">
        <w:rPr>
          <w:noProof/>
        </w:rPr>
        <w:t>18</w:t>
      </w:r>
      <w:r w:rsidR="00132A94">
        <w:rPr>
          <w:noProof/>
        </w:rPr>
        <w:fldChar w:fldCharType="end"/>
      </w:r>
      <w:r w:rsidR="00CF2A15" w:rsidRPr="00C64922">
        <w:t>: Consultation Note: Document Template</w:t>
      </w:r>
      <w:r w:rsidR="00A67903">
        <w:t>.</w:t>
      </w:r>
      <w:r w:rsidR="00A67903" w:rsidRPr="00A67903">
        <w:t xml:space="preserve"> </w:t>
      </w:r>
      <w:r w:rsidR="00A67903">
        <w:rPr>
          <w:rPrChange w:id="5921" w:author="Russell Ott" w:date="2022-05-16T11:47:00Z">
            <w:rPr/>
          </w:rPrChange>
        </w:rPr>
        <w:t>﻿</w:t>
      </w:r>
      <w:bookmarkEnd w:id="5920"/>
      <w:bookmarkEnd w:id="5919"/>
    </w:p>
    <w:p w14:paraId="7E39D294" w14:textId="77777777" w:rsidR="00A10C4D" w:rsidRPr="00C64922" w:rsidRDefault="00A10C4D" w:rsidP="00F10C7C">
      <w:pPr>
        <w:pStyle w:val="Heading3"/>
      </w:pPr>
      <w:bookmarkStart w:id="5922" w:name="_Toc21871883"/>
      <w:bookmarkStart w:id="5923" w:name="_Toc21872339"/>
      <w:bookmarkStart w:id="5924" w:name="_Toc21880110"/>
      <w:bookmarkStart w:id="5925" w:name="_Toc21889940"/>
      <w:bookmarkStart w:id="5926" w:name="_Toc21894083"/>
      <w:bookmarkStart w:id="5927" w:name="_Toc21898011"/>
      <w:bookmarkStart w:id="5928" w:name="_Toc21926758"/>
      <w:bookmarkStart w:id="5929" w:name="_Toc11391251"/>
      <w:bookmarkStart w:id="5930" w:name="_Toc103262648"/>
      <w:bookmarkStart w:id="5931" w:name="_Toc22823393"/>
      <w:bookmarkEnd w:id="5922"/>
      <w:bookmarkEnd w:id="5923"/>
      <w:bookmarkEnd w:id="5924"/>
      <w:bookmarkEnd w:id="5925"/>
      <w:bookmarkEnd w:id="5926"/>
      <w:bookmarkEnd w:id="5927"/>
      <w:bookmarkEnd w:id="5928"/>
      <w:r w:rsidRPr="00C64922">
        <w:t xml:space="preserve">Continuity of Care </w:t>
      </w:r>
      <w:r w:rsidR="00BA6903" w:rsidRPr="00C64922">
        <w:t xml:space="preserve">Document </w:t>
      </w:r>
      <w:r w:rsidRPr="00C64922">
        <w:t xml:space="preserve">(CCD): </w:t>
      </w:r>
      <w:bookmarkEnd w:id="5916"/>
      <w:bookmarkEnd w:id="5917"/>
      <w:bookmarkEnd w:id="5918"/>
      <w:r w:rsidR="005D764C" w:rsidRPr="00C64922">
        <w:t>Document Template</w:t>
      </w:r>
      <w:bookmarkEnd w:id="5929"/>
      <w:bookmarkEnd w:id="5930"/>
      <w:bookmarkEnd w:id="5931"/>
    </w:p>
    <w:p w14:paraId="0B5064F1" w14:textId="77777777" w:rsidR="004E5DF7" w:rsidRPr="00D14360" w:rsidRDefault="004E5DF7" w:rsidP="004E5DF7">
      <w:pPr>
        <w:rPr>
          <w:rFonts w:ascii="Times New Roman" w:eastAsia="Times New Roman" w:hAnsi="Times New Roman"/>
          <w:sz w:val="24"/>
          <w:szCs w:val="24"/>
          <w:rPrChange w:id="5932" w:author="Russell Ott" w:date="2022-05-16T11:47:00Z">
            <w:rPr>
              <w:rFonts w:ascii="Calibri" w:hAnsi="Calibri"/>
            </w:rPr>
          </w:rPrChange>
        </w:rPr>
      </w:pPr>
      <w:r w:rsidRPr="00D14360">
        <w:rPr>
          <w:rPrChange w:id="5933" w:author="Russell Ott" w:date="2022-05-16T11:47:00Z">
            <w:rPr>
              <w:rFonts w:ascii="Calibri" w:hAnsi="Calibri"/>
            </w:rPr>
          </w:rPrChange>
        </w:rPr>
        <w:t>Th</w:t>
      </w:r>
      <w:r w:rsidR="00085038" w:rsidRPr="00D14360">
        <w:rPr>
          <w:rPrChange w:id="5934" w:author="Russell Ott" w:date="2022-05-16T11:47:00Z">
            <w:rPr>
              <w:rFonts w:ascii="Calibri" w:hAnsi="Calibri"/>
            </w:rPr>
          </w:rPrChange>
        </w:rPr>
        <w:t xml:space="preserve">e Continuity of Care </w:t>
      </w:r>
      <w:r w:rsidR="00085038" w:rsidRPr="00D14360">
        <w:rPr>
          <w:rPrChange w:id="5935" w:author="Russell Ott" w:date="2022-05-16T11:47:00Z">
            <w:rPr>
              <w:rFonts w:ascii="Calibri" w:hAnsi="Calibri"/>
            </w:rPr>
          </w:rPrChange>
        </w:rPr>
        <w:t>Document (CCD)</w:t>
      </w:r>
      <w:r w:rsidRPr="00D14360">
        <w:rPr>
          <w:rPrChange w:id="5936" w:author="Russell Ott" w:date="2022-05-16T11:47:00Z">
            <w:rPr>
              <w:rFonts w:ascii="Calibri" w:hAnsi="Calibri"/>
            </w:rPr>
          </w:rPrChange>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PrChange w:id="5937" w:author="Russell Ott" w:date="2022-05-16T11:47:00Z">
            <w:rPr>
              <w:rFonts w:ascii="Calibri" w:hAnsi="Calibri"/>
            </w:rPr>
          </w:rPrChange>
        </w:rPr>
        <w:t xml:space="preserve"> </w:t>
      </w:r>
      <w:r w:rsidRPr="00D14360">
        <w:rPr>
          <w:rPrChange w:id="5938" w:author="Russell Ott" w:date="2022-05-16T11:47:00Z">
            <w:rPr>
              <w:rFonts w:ascii="Calibri" w:hAnsi="Calibri"/>
            </w:rPr>
          </w:rPrChange>
        </w:rPr>
        <w:t>constrained to "PCPR"</w:t>
      </w:r>
      <w:r w:rsidR="004C1CE1" w:rsidRPr="00D14360">
        <w:rPr>
          <w:rPrChange w:id="5939" w:author="Russell Ott" w:date="2022-05-16T11:47:00Z">
            <w:rPr>
              <w:rFonts w:ascii="Calibri" w:hAnsi="Calibri"/>
            </w:rPr>
          </w:rPrChange>
        </w:rPr>
        <w:t xml:space="preserve"> “care provision</w:t>
      </w:r>
      <w:r w:rsidR="00A81680">
        <w:rPr>
          <w:rPrChange w:id="5940" w:author="Russell Ott" w:date="2022-05-16T11:47:00Z">
            <w:rPr>
              <w:rFonts w:ascii="Calibri" w:hAnsi="Calibri"/>
            </w:rPr>
          </w:rPrChange>
        </w:rPr>
        <w:t>.</w:t>
      </w:r>
      <w:r w:rsidR="004C1CE1" w:rsidRPr="00D14360">
        <w:rPr>
          <w:rPrChange w:id="5941" w:author="Russell Ott" w:date="2022-05-16T11:47:00Z">
            <w:rPr>
              <w:rFonts w:ascii="Calibri" w:hAnsi="Calibri"/>
            </w:rPr>
          </w:rPrChange>
        </w:rPr>
        <w:t>”</w:t>
      </w:r>
      <w:r w:rsidRPr="00D14360">
        <w:rPr>
          <w:rPrChange w:id="5942" w:author="Russell Ott" w:date="2022-05-16T11:47:00Z">
            <w:rPr>
              <w:rFonts w:ascii="Calibri" w:hAnsi="Calibri"/>
            </w:rPr>
          </w:rPrChange>
        </w:rPr>
        <w:t xml:space="preserve"> </w:t>
      </w:r>
      <w:r w:rsidR="004C1CE1" w:rsidRPr="00D14360">
        <w:rPr>
          <w:rPrChange w:id="5943" w:author="Russell Ott" w:date="2022-05-16T11:47:00Z">
            <w:rPr>
              <w:rFonts w:ascii="Calibri" w:hAnsi="Calibri"/>
            </w:rPr>
          </w:rPrChange>
        </w:rPr>
        <w:t xml:space="preserve">This means that the contents of the document reflect the care that was actually provided within the time range indicated in serviceEvent.effectiveTime range. </w:t>
      </w:r>
      <w:r w:rsidRPr="00D14360">
        <w:rPr>
          <w:rPrChange w:id="5944" w:author="Russell Ott" w:date="2022-05-16T11:47:00Z">
            <w:rPr>
              <w:rFonts w:ascii="Calibri" w:hAnsi="Calibri"/>
            </w:rPr>
          </w:rPrChange>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2E634A">
      <w:pPr>
        <w:pStyle w:val="Heading4"/>
      </w:pPr>
      <w:r w:rsidRPr="00C64922">
        <w:t>Structured Sections</w:t>
      </w:r>
    </w:p>
    <w:p w14:paraId="10C2A63D" w14:textId="77777777" w:rsidR="00CF2A15" w:rsidRPr="00D14360" w:rsidRDefault="00424FFA" w:rsidP="00CF2A15">
      <w:pPr>
        <w:rPr>
          <w:rFonts w:ascii="Times New Roman" w:eastAsia="Times New Roman" w:hAnsi="Times New Roman"/>
          <w:sz w:val="24"/>
          <w:szCs w:val="24"/>
          <w:rPrChange w:id="5945" w:author="Russell Ott" w:date="2022-05-16T11:47:00Z">
            <w:rPr>
              <w:rFonts w:ascii="Calibri" w:hAnsi="Calibri"/>
            </w:rPr>
          </w:rPrChange>
        </w:rPr>
      </w:pPr>
      <w:r w:rsidRPr="00D14360">
        <w:rPr>
          <w:rPrChange w:id="5946" w:author="Russell Ott" w:date="2022-05-16T11:47:00Z">
            <w:rPr>
              <w:rFonts w:ascii="Calibri" w:hAnsi="Calibri"/>
            </w:rPr>
          </w:rPrChange>
        </w:rPr>
        <w:t xml:space="preserve">The table </w:t>
      </w:r>
      <w:r w:rsidR="00CF2A15" w:rsidRPr="00D14360">
        <w:rPr>
          <w:rPrChange w:id="5947" w:author="Russell Ott" w:date="2022-05-16T11:47:00Z">
            <w:rPr>
              <w:rFonts w:ascii="Calibri" w:hAnsi="Calibri"/>
            </w:rPr>
          </w:rPrChange>
        </w:rPr>
        <w:t>below describes the required and optional sections in a Continuity of Care Document document template</w:t>
      </w:r>
      <w:r w:rsidR="00ED7EA1">
        <w:rPr>
          <w:rPrChange w:id="5948" w:author="Russell Ott" w:date="2022-05-16T11:47:00Z">
            <w:rPr>
              <w:rFonts w:ascii="Calibri" w:hAnsi="Calibri"/>
            </w:rPr>
          </w:rPrChange>
        </w:rPr>
        <w:t xml:space="preserve">: </w:t>
      </w:r>
      <w:r w:rsidR="00ED7EA1" w:rsidRPr="003A3D50">
        <w:rPr>
          <w:rPrChange w:id="5949" w:author="Russell Ott" w:date="2022-05-16T11:47:00Z">
            <w:rPr>
              <w:rFonts w:ascii="Calibri" w:hAnsi="Calibri"/>
            </w:rPr>
          </w:rPrChange>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b/>
                <w:color w:val="FFFFFF"/>
                <w:rPrChange w:id="5950" w:author="Russell Ott" w:date="2022-05-16T11:47:00Z">
                  <w:rPr>
                    <w:rFonts w:ascii="Calibri" w:hAnsi="Calibri"/>
                    <w:b/>
                    <w:color w:val="FFFFFF"/>
                  </w:rPr>
                </w:rPrChange>
              </w:rPr>
            </w:pPr>
            <w:bookmarkStart w:id="5951" w:name="_Toc10690848"/>
            <w:bookmarkStart w:id="5952" w:name="_Toc11043591"/>
            <w:bookmarkStart w:id="5953" w:name="_Toc11045582"/>
            <w:r w:rsidRPr="00D14360">
              <w:rPr>
                <w:b/>
                <w:color w:val="FFFFFF"/>
                <w:rPrChange w:id="5954" w:author="Russell Ott" w:date="2022-05-16T11:47:00Z">
                  <w:rPr>
                    <w:rFonts w:ascii="Calibri" w:hAnsi="Calibri"/>
                    <w:b/>
                    <w:color w:val="FFFFFF"/>
                  </w:rPr>
                </w:rPrChange>
              </w:rPr>
              <w:t>Do</w:t>
            </w:r>
            <w:r w:rsidRPr="00D14360">
              <w:rPr>
                <w:b/>
                <w:color w:val="FFFFFF"/>
                <w:rPrChange w:id="5955" w:author="Russell Ott" w:date="2022-05-16T11:47:00Z">
                  <w:rPr>
                    <w:rFonts w:ascii="Calibri" w:hAnsi="Calibri"/>
                    <w:b/>
                    <w:color w:val="FFFFFF"/>
                  </w:rPr>
                </w:rPrChange>
              </w:rPr>
              <w:t xml:space="preserve">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956" w:author="Russell Ott" w:date="2022-05-16T11:47:00Z">
                  <w:rPr>
                    <w:rFonts w:ascii="Calibri" w:hAnsi="Calibri"/>
                    <w:b/>
                    <w:color w:val="FFFFFF"/>
                  </w:rPr>
                </w:rPrChange>
              </w:rPr>
            </w:pPr>
            <w:r w:rsidRPr="00D14360">
              <w:rPr>
                <w:b/>
                <w:color w:val="FFFFFF"/>
                <w:rPrChange w:id="5957" w:author="Russell Ott" w:date="2022-05-16T11:47:00Z">
                  <w:rPr>
                    <w:rFonts w:ascii="Calibri" w:hAnsi="Calibri"/>
                    <w:b/>
                    <w:color w:val="FFFFFF"/>
                  </w:rPr>
                </w:rPrChange>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958" w:author="Russell Ott" w:date="2022-05-16T11:47:00Z">
                  <w:rPr>
                    <w:rFonts w:ascii="Calibri" w:hAnsi="Calibri"/>
                    <w:b/>
                    <w:color w:val="FFFFFF"/>
                  </w:rPr>
                </w:rPrChange>
              </w:rPr>
            </w:pPr>
            <w:r w:rsidRPr="00D14360">
              <w:rPr>
                <w:b/>
                <w:color w:val="FFFFFF"/>
                <w:rPrChange w:id="5959" w:author="Russell Ott" w:date="2022-05-16T11:47:00Z">
                  <w:rPr>
                    <w:rFonts w:ascii="Calibri" w:hAnsi="Calibri"/>
                    <w:b/>
                    <w:color w:val="FFFFFF"/>
                  </w:rPr>
                </w:rPrChange>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b/>
                <w:color w:val="000000"/>
                <w:rPrChange w:id="5960" w:author="Russell Ott" w:date="2022-05-16T11:47:00Z">
                  <w:rPr>
                    <w:rFonts w:ascii="Calibri" w:hAnsi="Calibri"/>
                    <w:b/>
                    <w:color w:val="000000"/>
                  </w:rPr>
                </w:rPrChange>
              </w:rPr>
            </w:pPr>
            <w:r w:rsidRPr="00D14360">
              <w:rPr>
                <w:b/>
                <w:color w:val="000000"/>
                <w:rPrChange w:id="5961" w:author="Russell Ott" w:date="2022-05-16T11:47:00Z">
                  <w:rPr>
                    <w:rFonts w:ascii="Calibri" w:hAnsi="Calibri"/>
                    <w:b/>
                    <w:color w:val="000000"/>
                    <w:sz w:val="20"/>
                  </w:rPr>
                </w:rPrChange>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5962" w:author="Russell Ott" w:date="2022-05-16T11:47:00Z">
                  <w:rPr>
                    <w:rFonts w:ascii="Calibri Light" w:hAnsi="Calibri Light"/>
                    <w:color w:val="000000"/>
                    <w:sz w:val="20"/>
                  </w:rPr>
                </w:rPrChange>
              </w:rPr>
            </w:pPr>
            <w:r w:rsidRPr="00D14360">
              <w:rPr>
                <w:rFonts w:ascii="Calibri Light" w:hAnsi="Calibri Light"/>
                <w:color w:val="000000"/>
                <w:rPrChange w:id="5963" w:author="Russell Ott" w:date="2022-05-16T11:47:00Z">
                  <w:rPr>
                    <w:rFonts w:ascii="Calibri Light" w:hAnsi="Calibri Light"/>
                    <w:color w:val="000000"/>
                    <w:sz w:val="20"/>
                  </w:rPr>
                </w:rPrChange>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5964" w:author="Russell Ott" w:date="2022-05-16T11:47:00Z">
                  <w:rPr>
                    <w:rFonts w:ascii="Calibri Light" w:hAnsi="Calibri Light"/>
                    <w:color w:val="000000"/>
                    <w:sz w:val="20"/>
                  </w:rPr>
                </w:rPrChange>
              </w:rPr>
            </w:pPr>
            <w:r w:rsidRPr="00D14360">
              <w:rPr>
                <w:rFonts w:ascii="Calibri Light" w:hAnsi="Calibri Light"/>
                <w:color w:val="000000"/>
                <w:rPrChange w:id="5965" w:author="Russell Ott" w:date="2022-05-16T11:47:00Z">
                  <w:rPr>
                    <w:rFonts w:ascii="Calibri Light" w:hAnsi="Calibri Light"/>
                    <w:color w:val="000000"/>
                    <w:sz w:val="20"/>
                  </w:rPr>
                </w:rPrChange>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5966" w:author="Russell Ott" w:date="2022-05-16T11:47:00Z">
                  <w:rPr>
                    <w:rFonts w:ascii="Calibri Light" w:hAnsi="Calibri Light"/>
                    <w:color w:val="000000"/>
                    <w:sz w:val="20"/>
                  </w:rPr>
                </w:rPrChange>
              </w:rPr>
            </w:pPr>
            <w:r w:rsidRPr="00D14360">
              <w:rPr>
                <w:rFonts w:ascii="Calibri Light" w:hAnsi="Calibri Light"/>
                <w:color w:val="000000"/>
                <w:rPrChange w:id="5967" w:author="Russell Ott" w:date="2022-05-16T11:47:00Z">
                  <w:rPr>
                    <w:rFonts w:ascii="Calibri Light" w:hAnsi="Calibri Light"/>
                    <w:color w:val="000000"/>
                    <w:sz w:val="20"/>
                  </w:rPr>
                </w:rPrChange>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5968" w:author="Russell Ott" w:date="2022-05-16T11:47:00Z">
                  <w:rPr>
                    <w:rFonts w:ascii="Calibri Light" w:hAnsi="Calibri Light"/>
                    <w:color w:val="000000"/>
                    <w:sz w:val="20"/>
                  </w:rPr>
                </w:rPrChange>
              </w:rPr>
            </w:pPr>
            <w:r w:rsidRPr="00D14360">
              <w:rPr>
                <w:rFonts w:ascii="Calibri Light" w:hAnsi="Calibri Light"/>
                <w:color w:val="000000"/>
                <w:rPrChange w:id="5969" w:author="Russell Ott" w:date="2022-05-16T11:47:00Z">
                  <w:rPr>
                    <w:rFonts w:ascii="Calibri Light" w:hAnsi="Calibri Light"/>
                    <w:color w:val="000000"/>
                    <w:sz w:val="20"/>
                  </w:rPr>
                </w:rPrChange>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5970" w:author="Russell Ott" w:date="2022-05-16T11:47:00Z">
                  <w:rPr>
                    <w:rFonts w:ascii="Calibri Light" w:hAnsi="Calibri Light"/>
                    <w:color w:val="000000"/>
                    <w:sz w:val="20"/>
                  </w:rPr>
                </w:rPrChange>
              </w:rPr>
            </w:pPr>
            <w:r w:rsidRPr="00D14360">
              <w:rPr>
                <w:rFonts w:ascii="Calibri Light" w:hAnsi="Calibri Light"/>
                <w:color w:val="000000"/>
                <w:rPrChange w:id="5971" w:author="Russell Ott" w:date="2022-05-16T11:47:00Z">
                  <w:rPr>
                    <w:rFonts w:ascii="Calibri Light" w:hAnsi="Calibri Light"/>
                    <w:color w:val="000000"/>
                    <w:sz w:val="20"/>
                  </w:rPr>
                </w:rPrChange>
              </w:rPr>
              <w:t xml:space="preserve">Social History Section (V3) </w:t>
            </w:r>
          </w:p>
          <w:p w14:paraId="7BEEF6AC" w14:textId="77777777" w:rsidR="00510672" w:rsidRDefault="00510672" w:rsidP="00270135">
            <w:pPr>
              <w:autoSpaceDE w:val="0"/>
              <w:autoSpaceDN w:val="0"/>
              <w:adjustRightInd w:val="0"/>
              <w:ind w:left="165" w:hanging="180"/>
              <w:rPr>
                <w:rFonts w:ascii="Calibri Light" w:eastAsia="Times New Roman" w:hAnsi="Calibri Light"/>
                <w:color w:val="000000"/>
                <w:sz w:val="24"/>
                <w:szCs w:val="24"/>
                <w:rPrChange w:id="5972" w:author="Russell Ott" w:date="2022-05-16T11:47:00Z">
                  <w:rPr>
                    <w:rFonts w:ascii="Calibri Light" w:hAnsi="Calibri Light"/>
                    <w:color w:val="000000"/>
                    <w:sz w:val="20"/>
                  </w:rPr>
                </w:rPrChange>
              </w:rPr>
            </w:pPr>
            <w:r w:rsidRPr="00D14360">
              <w:rPr>
                <w:rFonts w:ascii="Calibri Light" w:hAnsi="Calibri Light"/>
                <w:color w:val="000000"/>
                <w:rPrChange w:id="5973" w:author="Russell Ott" w:date="2022-05-16T11:47:00Z">
                  <w:rPr>
                    <w:rFonts w:ascii="Calibri Light" w:hAnsi="Calibri Light"/>
                    <w:color w:val="000000"/>
                    <w:sz w:val="20"/>
                  </w:rPr>
                </w:rPrChange>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rPrChange w:id="5974" w:author="Russell Ott" w:date="2022-05-16T11:47:00Z">
                  <w:rPr>
                    <w:rFonts w:ascii="Calibri Light" w:hAnsi="Calibri Light"/>
                    <w:sz w:val="20"/>
                  </w:rPr>
                </w:rPrChange>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75" w:author="Russell Ott" w:date="2022-05-16T11:47:00Z">
                  <w:rPr>
                    <w:rFonts w:ascii="Calibri Light" w:hAnsi="Calibri Light"/>
                    <w:color w:val="000000"/>
                    <w:sz w:val="20"/>
                  </w:rPr>
                </w:rPrChange>
              </w:rPr>
            </w:pPr>
            <w:r w:rsidRPr="00D14360">
              <w:rPr>
                <w:rFonts w:ascii="Calibri Light" w:hAnsi="Calibri Light"/>
                <w:color w:val="000000"/>
                <w:rPrChange w:id="5976" w:author="Russell Ott" w:date="2022-05-16T11:47:00Z">
                  <w:rPr>
                    <w:rFonts w:ascii="Calibri Light" w:hAnsi="Calibri Light"/>
                    <w:color w:val="000000"/>
                    <w:sz w:val="20"/>
                  </w:rPr>
                </w:rPrChange>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77" w:author="Russell Ott" w:date="2022-05-16T11:47:00Z">
                  <w:rPr>
                    <w:rFonts w:ascii="Calibri Light" w:hAnsi="Calibri Light"/>
                    <w:color w:val="000000"/>
                    <w:sz w:val="20"/>
                  </w:rPr>
                </w:rPrChange>
              </w:rPr>
            </w:pPr>
            <w:r w:rsidRPr="00D14360">
              <w:rPr>
                <w:rFonts w:ascii="Calibri Light" w:hAnsi="Calibri Light"/>
                <w:color w:val="000000"/>
                <w:rPrChange w:id="5978" w:author="Russell Ott" w:date="2022-05-16T11:47:00Z">
                  <w:rPr>
                    <w:rFonts w:ascii="Calibri Light" w:hAnsi="Calibri Light"/>
                    <w:color w:val="000000"/>
                    <w:sz w:val="20"/>
                  </w:rPr>
                </w:rPrChange>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79" w:author="Russell Ott" w:date="2022-05-16T11:47:00Z">
                  <w:rPr>
                    <w:rFonts w:ascii="Calibri Light" w:hAnsi="Calibri Light"/>
                    <w:color w:val="000000"/>
                    <w:sz w:val="20"/>
                  </w:rPr>
                </w:rPrChange>
              </w:rPr>
            </w:pPr>
            <w:r w:rsidRPr="00D14360">
              <w:rPr>
                <w:rFonts w:ascii="Calibri Light" w:hAnsi="Calibri Light"/>
                <w:color w:val="000000"/>
                <w:rPrChange w:id="5980" w:author="Russell Ott" w:date="2022-05-16T11:47:00Z">
                  <w:rPr>
                    <w:rFonts w:ascii="Calibri Light" w:hAnsi="Calibri Light"/>
                    <w:color w:val="000000"/>
                    <w:sz w:val="20"/>
                  </w:rPr>
                </w:rPrChange>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81" w:author="Russell Ott" w:date="2022-05-16T11:47:00Z">
                  <w:rPr>
                    <w:rFonts w:ascii="Calibri Light" w:hAnsi="Calibri Light"/>
                    <w:color w:val="000000"/>
                    <w:sz w:val="20"/>
                  </w:rPr>
                </w:rPrChange>
              </w:rPr>
            </w:pPr>
            <w:r w:rsidRPr="00D14360">
              <w:rPr>
                <w:rFonts w:ascii="Calibri Light" w:hAnsi="Calibri Light"/>
                <w:color w:val="000000"/>
                <w:rPrChange w:id="5982" w:author="Russell Ott" w:date="2022-05-16T11:47:00Z">
                  <w:rPr>
                    <w:rFonts w:ascii="Calibri Light" w:hAnsi="Calibri Light"/>
                    <w:color w:val="000000"/>
                    <w:sz w:val="20"/>
                  </w:rPr>
                </w:rPrChange>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83" w:author="Russell Ott" w:date="2022-05-16T11:47:00Z">
                  <w:rPr>
                    <w:rFonts w:ascii="Calibri Light" w:hAnsi="Calibri Light"/>
                    <w:color w:val="000000"/>
                    <w:sz w:val="20"/>
                  </w:rPr>
                </w:rPrChange>
              </w:rPr>
            </w:pPr>
            <w:r w:rsidRPr="00D14360">
              <w:rPr>
                <w:rFonts w:ascii="Calibri Light" w:hAnsi="Calibri Light"/>
                <w:color w:val="000000"/>
                <w:rPrChange w:id="5984" w:author="Russell Ott" w:date="2022-05-16T11:47:00Z">
                  <w:rPr>
                    <w:rFonts w:ascii="Calibri Light" w:hAnsi="Calibri Light"/>
                    <w:color w:val="000000"/>
                    <w:sz w:val="20"/>
                  </w:rPr>
                </w:rPrChange>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85" w:author="Russell Ott" w:date="2022-05-16T11:47:00Z">
                  <w:rPr>
                    <w:rFonts w:ascii="Calibri Light" w:hAnsi="Calibri Light"/>
                    <w:color w:val="000000"/>
                    <w:sz w:val="20"/>
                  </w:rPr>
                </w:rPrChange>
              </w:rPr>
            </w:pPr>
            <w:r w:rsidRPr="00D14360">
              <w:rPr>
                <w:rFonts w:ascii="Calibri Light" w:hAnsi="Calibri Light"/>
                <w:color w:val="000000"/>
                <w:rPrChange w:id="5986" w:author="Russell Ott" w:date="2022-05-16T11:47:00Z">
                  <w:rPr>
                    <w:rFonts w:ascii="Calibri Light" w:hAnsi="Calibri Light"/>
                    <w:color w:val="000000"/>
                    <w:sz w:val="20"/>
                  </w:rPr>
                </w:rPrChange>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87" w:author="Russell Ott" w:date="2022-05-16T11:47:00Z">
                  <w:rPr>
                    <w:rFonts w:ascii="Calibri Light" w:hAnsi="Calibri Light"/>
                    <w:color w:val="000000"/>
                    <w:sz w:val="20"/>
                  </w:rPr>
                </w:rPrChange>
              </w:rPr>
            </w:pPr>
            <w:r w:rsidRPr="00D14360">
              <w:rPr>
                <w:rFonts w:ascii="Calibri Light" w:hAnsi="Calibri Light"/>
                <w:color w:val="000000"/>
                <w:rPrChange w:id="5988" w:author="Russell Ott" w:date="2022-05-16T11:47:00Z">
                  <w:rPr>
                    <w:rFonts w:ascii="Calibri Light" w:hAnsi="Calibri Light"/>
                    <w:color w:val="000000"/>
                    <w:sz w:val="20"/>
                  </w:rPr>
                </w:rPrChange>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89" w:author="Russell Ott" w:date="2022-05-16T11:47:00Z">
                  <w:rPr>
                    <w:rFonts w:ascii="Calibri Light" w:hAnsi="Calibri Light"/>
                    <w:color w:val="000000"/>
                    <w:sz w:val="20"/>
                  </w:rPr>
                </w:rPrChange>
              </w:rPr>
            </w:pPr>
            <w:r w:rsidRPr="00D14360">
              <w:rPr>
                <w:rFonts w:ascii="Calibri Light" w:hAnsi="Calibri Light"/>
                <w:color w:val="000000"/>
                <w:rPrChange w:id="5990" w:author="Russell Ott" w:date="2022-05-16T11:47:00Z">
                  <w:rPr>
                    <w:rFonts w:ascii="Calibri Light" w:hAnsi="Calibri Light"/>
                    <w:color w:val="000000"/>
                    <w:sz w:val="20"/>
                  </w:rPr>
                </w:rPrChange>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91" w:author="Russell Ott" w:date="2022-05-16T11:47:00Z">
                  <w:rPr>
                    <w:rFonts w:ascii="Calibri Light" w:hAnsi="Calibri Light"/>
                    <w:color w:val="000000"/>
                    <w:sz w:val="20"/>
                  </w:rPr>
                </w:rPrChange>
              </w:rPr>
            </w:pPr>
            <w:r w:rsidRPr="00D14360">
              <w:rPr>
                <w:rFonts w:ascii="Calibri Light" w:hAnsi="Calibri Light"/>
                <w:color w:val="000000"/>
                <w:rPrChange w:id="5992" w:author="Russell Ott" w:date="2022-05-16T11:47:00Z">
                  <w:rPr>
                    <w:rFonts w:ascii="Calibri Light" w:hAnsi="Calibri Light"/>
                    <w:color w:val="000000"/>
                    <w:sz w:val="20"/>
                  </w:rPr>
                </w:rPrChange>
              </w:rPr>
              <w:t>Mental Status Secti</w:t>
            </w:r>
            <w:r w:rsidRPr="00D14360">
              <w:rPr>
                <w:rFonts w:ascii="Calibri Light" w:hAnsi="Calibri Light"/>
                <w:color w:val="000000"/>
                <w:rPrChange w:id="5993" w:author="Russell Ott" w:date="2022-05-16T11:47:00Z">
                  <w:rPr>
                    <w:rFonts w:ascii="Calibri Light" w:hAnsi="Calibri Light"/>
                    <w:color w:val="000000"/>
                    <w:sz w:val="20"/>
                  </w:rPr>
                </w:rPrChange>
              </w:rPr>
              <w:t xml:space="preserve">on (V2) </w:t>
            </w:r>
          </w:p>
          <w:p w14:paraId="7CAE31C3"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5994" w:author="Russell Ott" w:date="2022-05-16T11:47:00Z">
                  <w:rPr>
                    <w:rFonts w:ascii="Calibri Light" w:hAnsi="Calibri Light"/>
                    <w:color w:val="000000"/>
                    <w:sz w:val="20"/>
                  </w:rPr>
                </w:rPrChange>
              </w:rPr>
            </w:pPr>
            <w:r w:rsidRPr="00D14360">
              <w:rPr>
                <w:rFonts w:ascii="Calibri Light" w:hAnsi="Calibri Light"/>
                <w:color w:val="000000"/>
                <w:rPrChange w:id="5995" w:author="Russell Ott" w:date="2022-05-16T11:47:00Z">
                  <w:rPr>
                    <w:rFonts w:ascii="Calibri Light" w:hAnsi="Calibri Light"/>
                    <w:color w:val="000000"/>
                    <w:sz w:val="20"/>
                  </w:rPr>
                </w:rPrChange>
              </w:rPr>
              <w:t xml:space="preserve">Nutrition Section </w:t>
            </w:r>
          </w:p>
          <w:p w14:paraId="41B7EEF7" w14:textId="77777777" w:rsidR="00510672" w:rsidRDefault="00510672" w:rsidP="00270135">
            <w:pPr>
              <w:keepNext/>
              <w:autoSpaceDE w:val="0"/>
              <w:autoSpaceDN w:val="0"/>
              <w:adjustRightInd w:val="0"/>
              <w:ind w:left="171" w:hanging="171"/>
              <w:rPr>
                <w:rFonts w:ascii="Calibri Light" w:eastAsia="Times New Roman" w:hAnsi="Calibri Light"/>
                <w:color w:val="000000"/>
                <w:sz w:val="24"/>
                <w:szCs w:val="24"/>
                <w:rPrChange w:id="5996" w:author="Russell Ott" w:date="2022-05-16T11:47:00Z">
                  <w:rPr>
                    <w:rFonts w:ascii="Calibri Light" w:hAnsi="Calibri Light"/>
                    <w:color w:val="000000"/>
                    <w:sz w:val="20"/>
                  </w:rPr>
                </w:rPrChange>
              </w:rPr>
            </w:pPr>
            <w:r w:rsidRPr="00D14360">
              <w:rPr>
                <w:rFonts w:ascii="Calibri Light" w:hAnsi="Calibri Light"/>
                <w:color w:val="000000"/>
                <w:rPrChange w:id="5997" w:author="Russell Ott" w:date="2022-05-16T11:47:00Z">
                  <w:rPr>
                    <w:rFonts w:ascii="Calibri Light" w:hAnsi="Calibri Light"/>
                    <w:color w:val="000000"/>
                    <w:sz w:val="20"/>
                  </w:rPr>
                </w:rPrChange>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eastAsia="Times New Roman" w:hAnsi="Calibri Light"/>
                <w:color w:val="000000"/>
                <w:sz w:val="24"/>
                <w:szCs w:val="24"/>
                <w:rPrChange w:id="5998" w:author="Russell Ott" w:date="2022-05-16T11:47:00Z">
                  <w:rPr>
                    <w:rFonts w:ascii="Calibri Light" w:hAnsi="Calibri Light"/>
                    <w:color w:val="000000"/>
                    <w:sz w:val="20"/>
                  </w:rPr>
                </w:rPrChange>
              </w:rPr>
            </w:pPr>
            <w:r>
              <w:rPr>
                <w:rFonts w:ascii="Calibri Light" w:hAnsi="Calibri Light"/>
                <w:color w:val="000000"/>
                <w:rPrChange w:id="5999" w:author="Russell Ott" w:date="2022-05-16T11:47:00Z">
                  <w:rPr>
                    <w:rFonts w:ascii="Calibri Light" w:hAnsi="Calibri Light"/>
                    <w:color w:val="000000"/>
                    <w:sz w:val="20"/>
                  </w:rPr>
                </w:rPrChange>
              </w:rPr>
              <w:t>Goals Section</w:t>
            </w:r>
          </w:p>
          <w:p w14:paraId="5A029024" w14:textId="77777777" w:rsidR="001E1A3D" w:rsidRPr="00D14360" w:rsidRDefault="001E1A3D" w:rsidP="003A3D50">
            <w:pPr>
              <w:autoSpaceDE w:val="0"/>
              <w:autoSpaceDN w:val="0"/>
              <w:adjustRightInd w:val="0"/>
              <w:rPr>
                <w:rFonts w:ascii="Calibri Light" w:eastAsia="Times New Roman" w:hAnsi="Calibri Light"/>
                <w:color w:val="000000"/>
                <w:sz w:val="24"/>
                <w:szCs w:val="24"/>
                <w:rPrChange w:id="6000" w:author="Russell Ott" w:date="2022-05-16T11:47:00Z">
                  <w:rPr>
                    <w:rFonts w:ascii="Calibri Light" w:hAnsi="Calibri Light"/>
                    <w:color w:val="000000"/>
                    <w:sz w:val="20"/>
                  </w:rPr>
                </w:rPrChange>
              </w:rPr>
            </w:pPr>
            <w:r w:rsidRPr="00D14360">
              <w:rPr>
                <w:rFonts w:ascii="Calibri Light" w:hAnsi="Calibri Light"/>
                <w:color w:val="000000"/>
                <w:rPrChange w:id="6001" w:author="Russell Ott" w:date="2022-05-16T11:47:00Z">
                  <w:rPr>
                    <w:rFonts w:ascii="Calibri Light" w:hAnsi="Calibri Light"/>
                    <w:color w:val="000000"/>
                    <w:sz w:val="20"/>
                  </w:rPr>
                </w:rPrChange>
              </w:rPr>
              <w:t xml:space="preserve">Health Concerns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b/>
                <w:color w:val="000000"/>
                <w:rPrChange w:id="6002" w:author="Russell Ott" w:date="2022-05-16T11:47:00Z">
                  <w:rPr>
                    <w:rFonts w:ascii="Calibri" w:hAnsi="Calibri"/>
                    <w:b/>
                    <w:color w:val="000000"/>
                    <w:sz w:val="20"/>
                  </w:rPr>
                </w:rPrChange>
              </w:rPr>
            </w:pPr>
            <w:r w:rsidRPr="00D14360">
              <w:rPr>
                <w:b/>
                <w:color w:val="000000"/>
                <w:rPrChange w:id="6003" w:author="Russell Ott" w:date="2022-05-16T11:47:00Z">
                  <w:rPr>
                    <w:rFonts w:ascii="Calibri" w:hAnsi="Calibri"/>
                    <w:b/>
                    <w:color w:val="000000"/>
                    <w:sz w:val="20"/>
                  </w:rPr>
                </w:rPrChange>
              </w:rPr>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eastAsia="Times New Roman" w:hAnsi="Calibri Light"/>
                <w:color w:val="000000"/>
                <w:sz w:val="24"/>
                <w:szCs w:val="24"/>
                <w:rPrChange w:id="6004" w:author="Russell Ott" w:date="2022-05-16T11:47:00Z">
                  <w:rPr>
                    <w:rFonts w:ascii="Calibri Light" w:hAnsi="Calibri Light"/>
                    <w:color w:val="000000"/>
                    <w:sz w:val="20"/>
                  </w:rPr>
                </w:rPrChange>
              </w:rPr>
            </w:pPr>
            <w:r w:rsidRPr="00D14360">
              <w:rPr>
                <w:rFonts w:ascii="Calibri Light" w:hAnsi="Calibri Light"/>
                <w:color w:val="000000"/>
                <w:rPrChange w:id="6005" w:author="Russell Ott" w:date="2022-05-16T11:47:00Z">
                  <w:rPr>
                    <w:rFonts w:ascii="Calibri Light" w:hAnsi="Calibri Light"/>
                    <w:color w:val="000000"/>
                    <w:sz w:val="20"/>
                  </w:rPr>
                </w:rPrChange>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6006" w:author="Russell Ott" w:date="2022-05-16T11:47:00Z">
                  <w:rPr>
                    <w:rFonts w:ascii="Calibri Light" w:hAnsi="Calibri Light"/>
                    <w:color w:val="000000"/>
                    <w:sz w:val="20"/>
                  </w:rPr>
                </w:rPrChange>
              </w:rPr>
            </w:pPr>
            <w:r w:rsidRPr="00D14360">
              <w:rPr>
                <w:rFonts w:ascii="Calibri Light" w:hAnsi="Calibri Light"/>
                <w:color w:val="000000"/>
                <w:rPrChange w:id="6007" w:author="Russell Ott" w:date="2022-05-16T11:47:00Z">
                  <w:rPr>
                    <w:rFonts w:ascii="Calibri Light" w:hAnsi="Calibri Light"/>
                    <w:color w:val="000000"/>
                    <w:sz w:val="20"/>
                  </w:rPr>
                </w:rPrChange>
              </w:rPr>
              <w:t>Included with this Companion Guide</w:t>
            </w:r>
          </w:p>
        </w:tc>
      </w:tr>
    </w:tbl>
    <w:p w14:paraId="196C12B2" w14:textId="3902F9BB" w:rsidR="00CF2A15" w:rsidRPr="00C64922" w:rsidRDefault="00C65E25" w:rsidP="00A67903">
      <w:pPr>
        <w:pStyle w:val="Caption"/>
      </w:pPr>
      <w:bookmarkStart w:id="6008" w:name="_Toc21927000"/>
      <w:r>
        <w:t xml:space="preserve"> </w:t>
      </w:r>
      <w:bookmarkStart w:id="6009" w:name="_Toc103262886"/>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19</w:t>
      </w:r>
      <w:r w:rsidR="00132A94">
        <w:rPr>
          <w:noProof/>
        </w:rPr>
        <w:fldChar w:fldCharType="end"/>
      </w:r>
      <w:r w:rsidR="00CF2A15" w:rsidRPr="00C64922">
        <w:t>: Continuity of Care Document: Document Template</w:t>
      </w:r>
      <w:r w:rsidR="00A67903">
        <w:t xml:space="preserve">. </w:t>
      </w:r>
      <w:r w:rsidR="00A67903">
        <w:rPr>
          <w:rPrChange w:id="6010" w:author="Russell Ott" w:date="2022-05-16T11:47:00Z">
            <w:rPr/>
          </w:rPrChange>
        </w:rPr>
        <w:t>﻿</w:t>
      </w:r>
      <w:bookmarkEnd w:id="6009"/>
      <w:bookmarkEnd w:id="6008"/>
    </w:p>
    <w:p w14:paraId="6215F048" w14:textId="77777777" w:rsidR="00A10C4D" w:rsidRPr="00C64922" w:rsidRDefault="00A10C4D" w:rsidP="00F10C7C">
      <w:pPr>
        <w:pStyle w:val="Heading3"/>
      </w:pPr>
      <w:bookmarkStart w:id="6011" w:name="_Toc11391252"/>
      <w:bookmarkStart w:id="6012" w:name="_Toc103262649"/>
      <w:bookmarkStart w:id="6013" w:name="_Toc22823394"/>
      <w:r w:rsidRPr="00C64922">
        <w:t xml:space="preserve">Diagnostic Imaging Report: </w:t>
      </w:r>
      <w:r w:rsidR="005D764C" w:rsidRPr="00C64922">
        <w:t>Document Template</w:t>
      </w:r>
      <w:bookmarkEnd w:id="6011"/>
      <w:bookmarkEnd w:id="6012"/>
      <w:bookmarkEnd w:id="6013"/>
      <w:r w:rsidRPr="00C64922">
        <w:t xml:space="preserve"> </w:t>
      </w:r>
      <w:bookmarkEnd w:id="5951"/>
      <w:bookmarkEnd w:id="5952"/>
      <w:bookmarkEnd w:id="5953"/>
    </w:p>
    <w:p w14:paraId="7EAFEE24" w14:textId="77777777" w:rsidR="004E5DF7" w:rsidRPr="00D14360" w:rsidRDefault="004E5DF7" w:rsidP="004E5DF7">
      <w:pPr>
        <w:rPr>
          <w:rFonts w:ascii="Times New Roman" w:eastAsia="Times New Roman" w:hAnsi="Times New Roman"/>
          <w:sz w:val="24"/>
          <w:szCs w:val="24"/>
          <w:rPrChange w:id="6014" w:author="Russell Ott" w:date="2022-05-16T11:47:00Z">
            <w:rPr>
              <w:rFonts w:ascii="Calibri" w:hAnsi="Calibri"/>
            </w:rPr>
          </w:rPrChange>
        </w:rPr>
      </w:pPr>
      <w:r w:rsidRPr="00D14360">
        <w:rPr>
          <w:rPrChange w:id="6015" w:author="Russell Ott" w:date="2022-05-16T11:47:00Z">
            <w:rPr>
              <w:rFonts w:ascii="Calibri" w:hAnsi="Calibri"/>
            </w:rPr>
          </w:rPrChange>
        </w:rPr>
        <w:t>A Diagnostic Imaging Report (DIR) is a document that contains a consulting specialist’s interpretation of image data. It conveys the interpretation to the referring (ordering) phy</w:t>
      </w:r>
      <w:r w:rsidRPr="00D14360">
        <w:rPr>
          <w:rPrChange w:id="6016" w:author="Russell Ott" w:date="2022-05-16T11:47:00Z">
            <w:rPr>
              <w:rFonts w:ascii="Calibri" w:hAnsi="Calibri"/>
            </w:rPr>
          </w:rPrChange>
        </w:rPr>
        <w:t>sician and becomes part of the patient’s medical record. It is for use in Radiology, Endoscopy, Cardiology, and other imaging specialties.</w:t>
      </w:r>
    </w:p>
    <w:p w14:paraId="3E4FE22D" w14:textId="77777777" w:rsidR="00C117D5" w:rsidRPr="00C64922" w:rsidRDefault="00C117D5" w:rsidP="002E634A">
      <w:pPr>
        <w:pStyle w:val="Heading4"/>
      </w:pPr>
      <w:r w:rsidRPr="00C64922">
        <w:t>Structured Sections</w:t>
      </w:r>
    </w:p>
    <w:p w14:paraId="19A49F02" w14:textId="77777777" w:rsidR="00CF2A15" w:rsidRPr="00D14360" w:rsidRDefault="00424FFA" w:rsidP="00CF2A15">
      <w:pPr>
        <w:rPr>
          <w:rFonts w:ascii="Times New Roman" w:eastAsia="Times New Roman" w:hAnsi="Times New Roman"/>
          <w:sz w:val="24"/>
          <w:szCs w:val="24"/>
          <w:rPrChange w:id="6017" w:author="Russell Ott" w:date="2022-05-16T11:47:00Z">
            <w:rPr>
              <w:rFonts w:ascii="Calibri" w:hAnsi="Calibri"/>
            </w:rPr>
          </w:rPrChange>
        </w:rPr>
      </w:pPr>
      <w:r w:rsidRPr="00D14360">
        <w:rPr>
          <w:rPrChange w:id="6018" w:author="Russell Ott" w:date="2022-05-16T11:47:00Z">
            <w:rPr>
              <w:rFonts w:ascii="Calibri" w:hAnsi="Calibri"/>
            </w:rPr>
          </w:rPrChange>
        </w:rPr>
        <w:t xml:space="preserve">The table </w:t>
      </w:r>
      <w:r w:rsidR="00CF2A15" w:rsidRPr="00D14360">
        <w:rPr>
          <w:rPrChange w:id="6019" w:author="Russell Ott" w:date="2022-05-16T11:47:00Z">
            <w:rPr>
              <w:rFonts w:ascii="Calibri" w:hAnsi="Calibri"/>
            </w:rPr>
          </w:rPrChange>
        </w:rPr>
        <w:t>below describes the required and optional sections in a Diagnostic Imaging Report docum</w:t>
      </w:r>
      <w:r w:rsidR="00CF2A15" w:rsidRPr="00D14360">
        <w:rPr>
          <w:rPrChange w:id="6020" w:author="Russell Ott" w:date="2022-05-16T11:47:00Z">
            <w:rPr>
              <w:rFonts w:ascii="Calibri" w:hAnsi="Calibri"/>
            </w:rPr>
          </w:rPrChange>
        </w:rPr>
        <w:t>ent template</w:t>
      </w:r>
      <w:r w:rsidR="00ED7EA1">
        <w:rPr>
          <w:rPrChange w:id="6021" w:author="Russell Ott" w:date="2022-05-16T11:47:00Z">
            <w:rPr>
              <w:rFonts w:ascii="Calibri" w:hAnsi="Calibri"/>
            </w:rPr>
          </w:rPrChange>
        </w:rPr>
        <w:t xml:space="preserve">: </w:t>
      </w:r>
      <w:r w:rsidR="00ED7EA1" w:rsidRPr="003A3D50">
        <w:rPr>
          <w:rPrChange w:id="6022" w:author="Russell Ott" w:date="2022-05-16T11:47:00Z">
            <w:rPr>
              <w:rFonts w:ascii="Calibri" w:hAnsi="Calibri"/>
            </w:rPr>
          </w:rPrChange>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b/>
                <w:color w:val="FFFFFF"/>
                <w:rPrChange w:id="6023" w:author="Russell Ott" w:date="2022-05-16T11:47:00Z">
                  <w:rPr>
                    <w:rFonts w:ascii="Calibri" w:hAnsi="Calibri"/>
                    <w:b/>
                    <w:color w:val="FFFFFF"/>
                  </w:rPr>
                </w:rPrChange>
              </w:rPr>
            </w:pPr>
            <w:bookmarkStart w:id="6024" w:name="_Toc10690849"/>
            <w:bookmarkStart w:id="6025" w:name="_Toc11043592"/>
            <w:bookmarkStart w:id="6026" w:name="_Toc11045583"/>
            <w:r w:rsidRPr="00D14360">
              <w:rPr>
                <w:b/>
                <w:color w:val="FFFFFF"/>
                <w:rPrChange w:id="6027" w:author="Russell Ott" w:date="2022-05-16T11:47:00Z">
                  <w:rPr>
                    <w:rFonts w:ascii="Calibri" w:hAnsi="Calibri"/>
                    <w:b/>
                    <w:color w:val="FFFFFF"/>
                  </w:rPr>
                </w:rPrChange>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28" w:author="Russell Ott" w:date="2022-05-16T11:47:00Z">
                  <w:rPr>
                    <w:rFonts w:ascii="Calibri" w:hAnsi="Calibri"/>
                    <w:b/>
                    <w:color w:val="FFFFFF"/>
                  </w:rPr>
                </w:rPrChange>
              </w:rPr>
            </w:pPr>
            <w:r w:rsidRPr="00D14360">
              <w:rPr>
                <w:b/>
                <w:color w:val="FFFFFF"/>
                <w:rPrChange w:id="6029" w:author="Russell Ott" w:date="2022-05-16T11:47:00Z">
                  <w:rPr>
                    <w:rFonts w:ascii="Calibri" w:hAnsi="Calibri"/>
                    <w:b/>
                    <w:color w:val="FFFFFF"/>
                  </w:rPr>
                </w:rPrChange>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30" w:author="Russell Ott" w:date="2022-05-16T11:47:00Z">
                  <w:rPr>
                    <w:rFonts w:ascii="Calibri" w:hAnsi="Calibri"/>
                    <w:b/>
                    <w:color w:val="FFFFFF"/>
                  </w:rPr>
                </w:rPrChange>
              </w:rPr>
            </w:pPr>
            <w:r w:rsidRPr="00D14360">
              <w:rPr>
                <w:b/>
                <w:color w:val="FFFFFF"/>
                <w:rPrChange w:id="6031" w:author="Russell Ott" w:date="2022-05-16T11:47:00Z">
                  <w:rPr>
                    <w:rFonts w:ascii="Calibri" w:hAnsi="Calibri"/>
                    <w:b/>
                    <w:color w:val="FFFFFF"/>
                  </w:rPr>
                </w:rPrChange>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b/>
                <w:color w:val="000000"/>
                <w:rPrChange w:id="6032" w:author="Russell Ott" w:date="2022-05-16T11:47:00Z">
                  <w:rPr>
                    <w:rFonts w:ascii="Calibri" w:hAnsi="Calibri"/>
                    <w:b/>
                    <w:color w:val="000000"/>
                  </w:rPr>
                </w:rPrChange>
              </w:rPr>
            </w:pPr>
            <w:r w:rsidRPr="00D14360">
              <w:rPr>
                <w:b/>
                <w:sz w:val="21"/>
                <w:rPrChange w:id="6033" w:author="Russell Ott" w:date="2022-05-16T11:47:00Z">
                  <w:rPr>
                    <w:rFonts w:ascii="Calibri" w:hAnsi="Calibri"/>
                    <w:b/>
                    <w:sz w:val="21"/>
                  </w:rPr>
                </w:rPrChange>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eastAsia="Times New Roman" w:hAnsi="Calibri Light"/>
                <w:sz w:val="24"/>
                <w:szCs w:val="24"/>
                <w:rPrChange w:id="6034" w:author="Russell Ott" w:date="2022-05-16T11:47:00Z">
                  <w:rPr>
                    <w:rFonts w:ascii="Calibri Light" w:hAnsi="Calibri Light"/>
                    <w:sz w:val="20"/>
                  </w:rPr>
                </w:rPrChange>
              </w:rPr>
            </w:pPr>
            <w:r w:rsidRPr="00D14360">
              <w:rPr>
                <w:rFonts w:ascii="Calibri Light" w:hAnsi="Calibri Light"/>
                <w:rPrChange w:id="6035" w:author="Russell Ott" w:date="2022-05-16T11:47:00Z">
                  <w:rPr>
                    <w:rFonts w:ascii="Calibri Light" w:hAnsi="Calibri Light"/>
                    <w:sz w:val="20"/>
                  </w:rPr>
                </w:rPrChange>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eastAsia="Times New Roman" w:hAnsi="Calibri Light"/>
                <w:sz w:val="24"/>
                <w:szCs w:val="24"/>
                <w:rPrChange w:id="6036" w:author="Russell Ott" w:date="2022-05-16T11:47:00Z">
                  <w:rPr>
                    <w:rFonts w:ascii="Calibri Light" w:hAnsi="Calibri Light"/>
                    <w:sz w:val="20"/>
                  </w:rPr>
                </w:rPrChange>
              </w:rPr>
            </w:pPr>
            <w:r w:rsidRPr="00D14360">
              <w:rPr>
                <w:rFonts w:ascii="Calibri Light" w:hAnsi="Calibri Light"/>
                <w:rPrChange w:id="6037" w:author="Russell Ott" w:date="2022-05-16T11:47:00Z">
                  <w:rPr>
                    <w:rFonts w:ascii="Calibri Light" w:hAnsi="Calibri Light"/>
                    <w:sz w:val="20"/>
                  </w:rPr>
                </w:rPrChange>
              </w:rPr>
              <w:t xml:space="preserve">DICOM Object </w:t>
            </w:r>
            <w:r w:rsidRPr="00D14360">
              <w:rPr>
                <w:rFonts w:ascii="Calibri Light" w:hAnsi="Calibri Light"/>
                <w:rPrChange w:id="6038" w:author="Russell Ott" w:date="2022-05-16T11:47:00Z">
                  <w:rPr>
                    <w:rFonts w:ascii="Calibri Light" w:hAnsi="Calibri Light"/>
                    <w:sz w:val="20"/>
                  </w:rPr>
                </w:rPrChange>
              </w:rPr>
              <w:t>Catalog Section – DCM 121181</w:t>
            </w:r>
          </w:p>
        </w:tc>
      </w:tr>
    </w:tbl>
    <w:p w14:paraId="22C73F3B" w14:textId="476CA146" w:rsidR="00CF2A15" w:rsidRPr="00C64922" w:rsidRDefault="00C65E25" w:rsidP="00A67903">
      <w:pPr>
        <w:pStyle w:val="Caption"/>
      </w:pPr>
      <w:bookmarkStart w:id="6039" w:name="_Toc21927001"/>
      <w:r>
        <w:t xml:space="preserve"> </w:t>
      </w:r>
      <w:bookmarkStart w:id="6040" w:name="_Toc103262887"/>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20</w:t>
      </w:r>
      <w:r w:rsidR="00132A94">
        <w:rPr>
          <w:noProof/>
        </w:rPr>
        <w:fldChar w:fldCharType="end"/>
      </w:r>
      <w:r w:rsidR="00CF2A15" w:rsidRPr="00C64922">
        <w:t>: Diagnostic Imaging Report: Document Templa</w:t>
      </w:r>
      <w:r w:rsidR="00A67903">
        <w:t xml:space="preserve">te. </w:t>
      </w:r>
      <w:r w:rsidR="00A67903">
        <w:rPr>
          <w:rPrChange w:id="6041" w:author="Russell Ott" w:date="2022-05-16T11:47:00Z">
            <w:rPr/>
          </w:rPrChange>
        </w:rPr>
        <w:t>﻿</w:t>
      </w:r>
      <w:bookmarkEnd w:id="6040"/>
      <w:bookmarkEnd w:id="6039"/>
      <w:r w:rsidR="00A67903" w:rsidRPr="00C64922">
        <w:t xml:space="preserve"> </w:t>
      </w:r>
    </w:p>
    <w:p w14:paraId="50D18A4E" w14:textId="77777777" w:rsidR="00A10C4D" w:rsidRPr="00C64922" w:rsidRDefault="00A10C4D" w:rsidP="00F10C7C">
      <w:pPr>
        <w:pStyle w:val="Heading3"/>
      </w:pPr>
      <w:bookmarkStart w:id="6042" w:name="_Toc11391253"/>
      <w:bookmarkStart w:id="6043" w:name="_Toc103262650"/>
      <w:bookmarkStart w:id="6044" w:name="_Toc22823395"/>
      <w:r w:rsidRPr="00C64922">
        <w:t xml:space="preserve">Discharge Summary: </w:t>
      </w:r>
      <w:bookmarkEnd w:id="6024"/>
      <w:bookmarkEnd w:id="6025"/>
      <w:bookmarkEnd w:id="6026"/>
      <w:r w:rsidR="005D764C" w:rsidRPr="00C64922">
        <w:t>Document Template</w:t>
      </w:r>
      <w:bookmarkEnd w:id="6042"/>
      <w:bookmarkEnd w:id="6043"/>
      <w:bookmarkEnd w:id="6044"/>
    </w:p>
    <w:p w14:paraId="11B3C44E" w14:textId="77777777" w:rsidR="00196B23" w:rsidRPr="00D14360" w:rsidRDefault="00BA06B2" w:rsidP="00BA06B2">
      <w:pPr>
        <w:rPr>
          <w:rFonts w:ascii="Times New Roman" w:eastAsia="Times New Roman" w:hAnsi="Times New Roman"/>
          <w:sz w:val="24"/>
          <w:szCs w:val="24"/>
          <w:rPrChange w:id="6045" w:author="Russell Ott" w:date="2022-05-16T11:47:00Z">
            <w:rPr>
              <w:rFonts w:ascii="Calibri" w:hAnsi="Calibri"/>
            </w:rPr>
          </w:rPrChange>
        </w:rPr>
      </w:pPr>
      <w:r w:rsidRPr="00D14360">
        <w:rPr>
          <w:rPrChange w:id="6046" w:author="Russell Ott" w:date="2022-05-16T11:47:00Z">
            <w:rPr>
              <w:rFonts w:ascii="Calibri" w:hAnsi="Calibri"/>
            </w:rPr>
          </w:rPrChange>
        </w:rPr>
        <w:t>The Discharge Summary is a document which</w:t>
      </w:r>
      <w:r w:rsidR="00DB6633" w:rsidRPr="00D14360">
        <w:rPr>
          <w:rPrChange w:id="6047" w:author="Russell Ott" w:date="2022-05-16T11:47:00Z">
            <w:rPr>
              <w:rFonts w:ascii="Calibri" w:hAnsi="Calibri"/>
            </w:rPr>
          </w:rPrChange>
        </w:rPr>
        <w:t xml:space="preserve"> </w:t>
      </w:r>
      <w:r w:rsidRPr="00D14360">
        <w:rPr>
          <w:rPrChange w:id="6048" w:author="Russell Ott" w:date="2022-05-16T11:47:00Z">
            <w:rPr>
              <w:rFonts w:ascii="Calibri" w:hAnsi="Calibri"/>
            </w:rPr>
          </w:rPrChange>
        </w:rPr>
        <w:t xml:space="preserve">synopsizes a patient's admission to a hospital, LTPAC </w:t>
      </w:r>
      <w:r w:rsidRPr="00D14360">
        <w:rPr>
          <w:rPrChange w:id="6049" w:author="Russell Ott" w:date="2022-05-16T11:47:00Z">
            <w:rPr>
              <w:rFonts w:ascii="Calibri" w:hAnsi="Calibri"/>
            </w:rPr>
          </w:rPrChange>
        </w:rPr>
        <w:t>provider, or other setting. It provides information for the continuation of care following discharge. The Joint Commission</w:t>
      </w:r>
      <w:r w:rsidR="00196B23" w:rsidRPr="00D14360">
        <w:rPr>
          <w:rStyle w:val="FootnoteReference"/>
          <w:rPrChange w:id="6050" w:author="Russell Ott" w:date="2022-05-16T11:47:00Z">
            <w:rPr>
              <w:rStyle w:val="FootnoteReference"/>
              <w:rFonts w:ascii="Calibri" w:hAnsi="Calibri"/>
            </w:rPr>
          </w:rPrChange>
        </w:rPr>
        <w:footnoteReference w:id="82"/>
      </w:r>
      <w:r w:rsidRPr="00D14360">
        <w:rPr>
          <w:rPrChange w:id="6051" w:author="Russell Ott" w:date="2022-05-16T11:47:00Z">
            <w:rPr>
              <w:rFonts w:ascii="Calibri" w:hAnsi="Calibri"/>
            </w:rPr>
          </w:rPrChange>
        </w:rPr>
        <w:t xml:space="preserve"> requires the following information to be included in the Discharge Summary</w:t>
      </w:r>
      <w:r w:rsidR="00196B23" w:rsidRPr="00D14360">
        <w:rPr>
          <w:rPrChange w:id="6052" w:author="Russell Ott" w:date="2022-05-16T11:47:00Z">
            <w:rPr>
              <w:rFonts w:ascii="Calibri" w:hAnsi="Calibri"/>
            </w:rPr>
          </w:rPrChange>
        </w:rPr>
        <w:t>:</w:t>
      </w:r>
      <w:r w:rsidRPr="00D14360">
        <w:rPr>
          <w:rPrChange w:id="6053" w:author="Russell Ott" w:date="2022-05-16T11:47:00Z">
            <w:rPr>
              <w:rFonts w:ascii="Calibri" w:hAnsi="Calibri"/>
            </w:rPr>
          </w:rPrChange>
        </w:rPr>
        <w:t xml:space="preserve"> </w:t>
      </w:r>
    </w:p>
    <w:p w14:paraId="387EA261" w14:textId="77777777" w:rsidR="00196B23" w:rsidRPr="00D14360" w:rsidRDefault="00085038" w:rsidP="0054522C">
      <w:pPr>
        <w:pStyle w:val="ListParagraph"/>
        <w:numPr>
          <w:ilvl w:val="0"/>
          <w:numId w:val="26"/>
        </w:numPr>
        <w:rPr>
          <w:rPrChange w:id="6054" w:author="Russell Ott" w:date="2022-05-16T11:47:00Z">
            <w:rPr/>
          </w:rPrChange>
        </w:rPr>
      </w:pPr>
      <w:r w:rsidRPr="00D14360">
        <w:rPr>
          <w:rPrChange w:id="6055" w:author="Russell Ott" w:date="2022-05-16T11:47:00Z">
            <w:rPr/>
          </w:rPrChange>
        </w:rPr>
        <w:t>R</w:t>
      </w:r>
      <w:r w:rsidR="00BA06B2" w:rsidRPr="00D14360">
        <w:rPr>
          <w:rPrChange w:id="6056" w:author="Russell Ott" w:date="2022-05-16T11:47:00Z">
            <w:rPr/>
          </w:rPrChange>
        </w:rPr>
        <w:t>eason for hospitalization (the admission)</w:t>
      </w:r>
    </w:p>
    <w:p w14:paraId="6D2825FF" w14:textId="77777777" w:rsidR="00196B23" w:rsidRPr="00D14360" w:rsidRDefault="00085038" w:rsidP="0054522C">
      <w:pPr>
        <w:pStyle w:val="ListParagraph"/>
        <w:numPr>
          <w:ilvl w:val="0"/>
          <w:numId w:val="26"/>
        </w:numPr>
        <w:rPr>
          <w:rPrChange w:id="6057" w:author="Russell Ott" w:date="2022-05-16T11:47:00Z">
            <w:rPr/>
          </w:rPrChange>
        </w:rPr>
      </w:pPr>
      <w:r w:rsidRPr="00D14360">
        <w:rPr>
          <w:rPrChange w:id="6058" w:author="Russell Ott" w:date="2022-05-16T11:47:00Z">
            <w:rPr/>
          </w:rPrChange>
        </w:rPr>
        <w:t>P</w:t>
      </w:r>
      <w:r w:rsidR="00BA06B2" w:rsidRPr="00D14360">
        <w:rPr>
          <w:rPrChange w:id="6059" w:author="Russell Ott" w:date="2022-05-16T11:47:00Z">
            <w:rPr/>
          </w:rPrChange>
        </w:rPr>
        <w:t>rocedures performed, as applicable</w:t>
      </w:r>
    </w:p>
    <w:p w14:paraId="3846A1C5" w14:textId="77777777" w:rsidR="00196B23" w:rsidRPr="00D14360" w:rsidRDefault="00085038" w:rsidP="0054522C">
      <w:pPr>
        <w:pStyle w:val="ListParagraph"/>
        <w:numPr>
          <w:ilvl w:val="0"/>
          <w:numId w:val="26"/>
        </w:numPr>
        <w:rPr>
          <w:rPrChange w:id="6060" w:author="Russell Ott" w:date="2022-05-16T11:47:00Z">
            <w:rPr/>
          </w:rPrChange>
        </w:rPr>
      </w:pPr>
      <w:r w:rsidRPr="00D14360">
        <w:rPr>
          <w:rPrChange w:id="6061" w:author="Russell Ott" w:date="2022-05-16T11:47:00Z">
            <w:rPr/>
          </w:rPrChange>
        </w:rPr>
        <w:t>C</w:t>
      </w:r>
      <w:r w:rsidR="00BA06B2" w:rsidRPr="00D14360">
        <w:rPr>
          <w:rPrChange w:id="6062" w:author="Russell Ott" w:date="2022-05-16T11:47:00Z">
            <w:rPr/>
          </w:rPrChange>
        </w:rPr>
        <w:t xml:space="preserve">are, treatment, and services provided </w:t>
      </w:r>
    </w:p>
    <w:p w14:paraId="08B8DF68" w14:textId="77777777" w:rsidR="00196B23" w:rsidRPr="00D14360" w:rsidRDefault="00085038" w:rsidP="0054522C">
      <w:pPr>
        <w:pStyle w:val="ListParagraph"/>
        <w:numPr>
          <w:ilvl w:val="0"/>
          <w:numId w:val="26"/>
        </w:numPr>
        <w:rPr>
          <w:rPrChange w:id="6063" w:author="Russell Ott" w:date="2022-05-16T11:47:00Z">
            <w:rPr/>
          </w:rPrChange>
        </w:rPr>
      </w:pPr>
      <w:r w:rsidRPr="00D14360">
        <w:rPr>
          <w:rPrChange w:id="6064" w:author="Russell Ott" w:date="2022-05-16T11:47:00Z">
            <w:rPr/>
          </w:rPrChange>
        </w:rPr>
        <w:t>P</w:t>
      </w:r>
      <w:r w:rsidR="00BA06B2" w:rsidRPr="00D14360">
        <w:rPr>
          <w:rPrChange w:id="6065" w:author="Russell Ott" w:date="2022-05-16T11:47:00Z">
            <w:rPr/>
          </w:rPrChange>
        </w:rPr>
        <w:t xml:space="preserve">atient’s condition and disposition at discharge </w:t>
      </w:r>
    </w:p>
    <w:p w14:paraId="375F4E48" w14:textId="77777777" w:rsidR="00196B23" w:rsidRPr="00D14360" w:rsidRDefault="00BA06B2" w:rsidP="0054522C">
      <w:pPr>
        <w:pStyle w:val="ListParagraph"/>
        <w:numPr>
          <w:ilvl w:val="0"/>
          <w:numId w:val="26"/>
        </w:numPr>
        <w:rPr>
          <w:rPrChange w:id="6066" w:author="Russell Ott" w:date="2022-05-16T11:47:00Z">
            <w:rPr/>
          </w:rPrChange>
        </w:rPr>
      </w:pPr>
      <w:r w:rsidRPr="00D14360">
        <w:rPr>
          <w:rPrChange w:id="6067" w:author="Russell Ott" w:date="2022-05-16T11:47:00Z">
            <w:rPr/>
          </w:rPrChange>
        </w:rPr>
        <w:t xml:space="preserve">Information provided to the patient and family </w:t>
      </w:r>
    </w:p>
    <w:p w14:paraId="5E4AEE28" w14:textId="77777777" w:rsidR="00196B23" w:rsidRPr="00D14360" w:rsidRDefault="00BA06B2" w:rsidP="0054522C">
      <w:pPr>
        <w:pStyle w:val="ListParagraph"/>
        <w:numPr>
          <w:ilvl w:val="0"/>
          <w:numId w:val="26"/>
        </w:numPr>
        <w:rPr>
          <w:rPrChange w:id="6068" w:author="Russell Ott" w:date="2022-05-16T11:47:00Z">
            <w:rPr/>
          </w:rPrChange>
        </w:rPr>
      </w:pPr>
      <w:r w:rsidRPr="00D14360">
        <w:rPr>
          <w:rPrChange w:id="6069" w:author="Russell Ott" w:date="2022-05-16T11:47:00Z">
            <w:rPr/>
          </w:rPrChange>
        </w:rPr>
        <w:t xml:space="preserve">Provisions for follow-up care </w:t>
      </w:r>
    </w:p>
    <w:p w14:paraId="7B9F51BD" w14:textId="77777777" w:rsidR="00196B23" w:rsidRPr="00D14360" w:rsidRDefault="00196B23" w:rsidP="00BA06B2">
      <w:pPr>
        <w:rPr>
          <w:rPrChange w:id="6070" w:author="Russell Ott" w:date="2022-05-16T11:47:00Z">
            <w:rPr>
              <w:rFonts w:ascii="Calibri" w:hAnsi="Calibri"/>
            </w:rPr>
          </w:rPrChange>
        </w:rPr>
      </w:pPr>
    </w:p>
    <w:p w14:paraId="2A0FBE5E" w14:textId="77777777" w:rsidR="00BA06B2" w:rsidRPr="00D14360" w:rsidRDefault="00BA06B2" w:rsidP="00BA06B2">
      <w:pPr>
        <w:rPr>
          <w:rFonts w:ascii="Times New Roman" w:eastAsia="Times New Roman" w:hAnsi="Times New Roman"/>
          <w:sz w:val="24"/>
          <w:szCs w:val="24"/>
          <w:rPrChange w:id="6071" w:author="Russell Ott" w:date="2022-05-16T11:47:00Z">
            <w:rPr>
              <w:rFonts w:ascii="Calibri" w:hAnsi="Calibri"/>
            </w:rPr>
          </w:rPrChange>
        </w:rPr>
      </w:pPr>
      <w:r w:rsidRPr="00D14360">
        <w:rPr>
          <w:rPrChange w:id="6072" w:author="Russell Ott" w:date="2022-05-16T11:47:00Z">
            <w:rPr>
              <w:rFonts w:ascii="Calibri" w:hAnsi="Calibri"/>
            </w:rPr>
          </w:rPrChange>
        </w:rPr>
        <w:t>The best practice for a Discharge Summary is to include the d</w:t>
      </w:r>
      <w:r w:rsidRPr="00D14360">
        <w:rPr>
          <w:rPrChange w:id="6073" w:author="Russell Ott" w:date="2022-05-16T11:47:00Z">
            <w:rPr>
              <w:rFonts w:ascii="Calibri" w:hAnsi="Calibri"/>
            </w:rPr>
          </w:rPrChange>
        </w:rPr>
        <w:t>ischarge disposition in the display of the header.</w:t>
      </w:r>
    </w:p>
    <w:p w14:paraId="3906D59F" w14:textId="77777777" w:rsidR="00C117D5" w:rsidRPr="00C64922" w:rsidRDefault="00C117D5" w:rsidP="002E634A">
      <w:pPr>
        <w:pStyle w:val="Heading4"/>
      </w:pPr>
      <w:r w:rsidRPr="00C64922">
        <w:t>Structured Sections</w:t>
      </w:r>
    </w:p>
    <w:p w14:paraId="563DF473" w14:textId="77777777" w:rsidR="00C117D5" w:rsidRPr="00D14360" w:rsidRDefault="00424FFA" w:rsidP="00C117D5">
      <w:pPr>
        <w:rPr>
          <w:rFonts w:ascii="Times New Roman" w:eastAsia="Times New Roman" w:hAnsi="Times New Roman"/>
          <w:sz w:val="24"/>
          <w:szCs w:val="24"/>
          <w:rPrChange w:id="6074" w:author="Russell Ott" w:date="2022-05-16T11:47:00Z">
            <w:rPr>
              <w:rFonts w:ascii="Calibri" w:hAnsi="Calibri"/>
            </w:rPr>
          </w:rPrChange>
        </w:rPr>
      </w:pPr>
      <w:r w:rsidRPr="00D14360">
        <w:rPr>
          <w:rPrChange w:id="6075" w:author="Russell Ott" w:date="2022-05-16T11:47:00Z">
            <w:rPr>
              <w:rFonts w:ascii="Calibri" w:hAnsi="Calibri"/>
            </w:rPr>
          </w:rPrChange>
        </w:rPr>
        <w:t xml:space="preserve">The table </w:t>
      </w:r>
      <w:r w:rsidR="00BA6903" w:rsidRPr="00D14360">
        <w:rPr>
          <w:rPrChange w:id="6076" w:author="Russell Ott" w:date="2022-05-16T11:47:00Z">
            <w:rPr>
              <w:rFonts w:ascii="Calibri" w:hAnsi="Calibri"/>
            </w:rPr>
          </w:rPrChange>
        </w:rPr>
        <w:t>below describes the required and optional sections in a Discharge Summary document template</w:t>
      </w:r>
      <w:r w:rsidR="00ED7EA1">
        <w:rPr>
          <w:rPrChange w:id="6077" w:author="Russell Ott" w:date="2022-05-16T11:47:00Z">
            <w:rPr>
              <w:rFonts w:ascii="Calibri" w:hAnsi="Calibri"/>
            </w:rPr>
          </w:rPrChange>
        </w:rPr>
        <w:t xml:space="preserve">: </w:t>
      </w:r>
      <w:r w:rsidR="00ED7EA1" w:rsidRPr="003A3D50">
        <w:rPr>
          <w:rPrChange w:id="6078" w:author="Russell Ott" w:date="2022-05-16T11:47:00Z">
            <w:rPr>
              <w:rFonts w:ascii="Calibri" w:hAnsi="Calibri"/>
            </w:rPr>
          </w:rPrChange>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b/>
                <w:color w:val="FFFFFF"/>
                <w:rPrChange w:id="6079" w:author="Russell Ott" w:date="2022-05-16T11:47:00Z">
                  <w:rPr>
                    <w:rFonts w:ascii="Calibri" w:hAnsi="Calibri"/>
                    <w:b/>
                    <w:color w:val="FFFFFF"/>
                  </w:rPr>
                </w:rPrChange>
              </w:rPr>
            </w:pPr>
            <w:bookmarkStart w:id="6080" w:name="_Toc10690850"/>
            <w:bookmarkStart w:id="6081" w:name="_Toc11043593"/>
            <w:bookmarkStart w:id="6082" w:name="_Toc11045584"/>
            <w:r w:rsidRPr="00D14360">
              <w:rPr>
                <w:b/>
                <w:color w:val="FFFFFF"/>
                <w:rPrChange w:id="6083" w:author="Russell Ott" w:date="2022-05-16T11:47:00Z">
                  <w:rPr>
                    <w:rFonts w:ascii="Calibri" w:hAnsi="Calibri"/>
                    <w:b/>
                    <w:color w:val="FFFFFF"/>
                  </w:rPr>
                </w:rPrChange>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84" w:author="Russell Ott" w:date="2022-05-16T11:47:00Z">
                  <w:rPr>
                    <w:rFonts w:ascii="Calibri" w:hAnsi="Calibri"/>
                    <w:b/>
                    <w:color w:val="FFFFFF"/>
                  </w:rPr>
                </w:rPrChange>
              </w:rPr>
            </w:pPr>
            <w:r w:rsidRPr="00D14360">
              <w:rPr>
                <w:b/>
                <w:color w:val="FFFFFF"/>
                <w:rPrChange w:id="6085" w:author="Russell Ott" w:date="2022-05-16T11:47:00Z">
                  <w:rPr>
                    <w:rFonts w:ascii="Calibri" w:hAnsi="Calibri"/>
                    <w:b/>
                    <w:color w:val="FFFFFF"/>
                  </w:rPr>
                </w:rPrChange>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86" w:author="Russell Ott" w:date="2022-05-16T11:47:00Z">
                  <w:rPr>
                    <w:rFonts w:ascii="Calibri" w:hAnsi="Calibri"/>
                    <w:b/>
                    <w:color w:val="FFFFFF"/>
                  </w:rPr>
                </w:rPrChange>
              </w:rPr>
            </w:pPr>
            <w:r w:rsidRPr="00D14360">
              <w:rPr>
                <w:b/>
                <w:color w:val="FFFFFF"/>
                <w:rPrChange w:id="6087" w:author="Russell Ott" w:date="2022-05-16T11:47:00Z">
                  <w:rPr>
                    <w:rFonts w:ascii="Calibri" w:hAnsi="Calibri"/>
                    <w:b/>
                    <w:color w:val="FFFFFF"/>
                  </w:rPr>
                </w:rPrChange>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b/>
                <w:color w:val="000000"/>
                <w:rPrChange w:id="6088" w:author="Russell Ott" w:date="2022-05-16T11:47:00Z">
                  <w:rPr>
                    <w:rFonts w:ascii="Calibri" w:hAnsi="Calibri"/>
                    <w:b/>
                    <w:color w:val="000000"/>
                  </w:rPr>
                </w:rPrChange>
              </w:rPr>
            </w:pPr>
            <w:r w:rsidRPr="00D14360">
              <w:rPr>
                <w:b/>
                <w:rPrChange w:id="6089" w:author="Russell Ott" w:date="2022-05-16T11:47:00Z">
                  <w:rPr>
                    <w:rFonts w:ascii="Calibri" w:hAnsi="Calibri"/>
                    <w:b/>
                    <w:sz w:val="20"/>
                  </w:rPr>
                </w:rPrChange>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eastAsia="Times New Roman" w:hAnsi="Calibri Light"/>
                <w:sz w:val="24"/>
                <w:szCs w:val="24"/>
                <w:rPrChange w:id="6090" w:author="Russell Ott" w:date="2022-05-16T11:47:00Z">
                  <w:rPr>
                    <w:rFonts w:ascii="Calibri Light" w:hAnsi="Calibri Light"/>
                    <w:sz w:val="20"/>
                  </w:rPr>
                </w:rPrChange>
              </w:rPr>
            </w:pPr>
            <w:r w:rsidRPr="00AE350D">
              <w:rPr>
                <w:rFonts w:ascii="Calibri Light" w:hAnsi="Calibri Light"/>
                <w:rPrChange w:id="6091" w:author="Russell Ott" w:date="2022-05-16T11:47:00Z">
                  <w:rPr>
                    <w:rFonts w:ascii="Calibri Light" w:hAnsi="Calibri Light"/>
                    <w:sz w:val="20"/>
                  </w:rPr>
                </w:rPrChange>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eastAsia="Times New Roman" w:hAnsi="Calibri Light"/>
                <w:sz w:val="24"/>
                <w:szCs w:val="24"/>
                <w:rPrChange w:id="6092" w:author="Russell Ott" w:date="2022-05-16T11:47:00Z">
                  <w:rPr>
                    <w:rFonts w:ascii="Calibri Light" w:hAnsi="Calibri Light"/>
                    <w:sz w:val="20"/>
                  </w:rPr>
                </w:rPrChange>
              </w:rPr>
            </w:pPr>
            <w:r w:rsidRPr="00AE350D">
              <w:rPr>
                <w:rFonts w:ascii="Calibri Light" w:hAnsi="Calibri Light"/>
                <w:rPrChange w:id="6093" w:author="Russell Ott" w:date="2022-05-16T11:47:00Z">
                  <w:rPr>
                    <w:rFonts w:ascii="Calibri Light" w:hAnsi="Calibri Light"/>
                    <w:sz w:val="20"/>
                  </w:rPr>
                </w:rPrChange>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eastAsia="Times New Roman" w:hAnsi="Calibri Light"/>
                <w:sz w:val="24"/>
                <w:szCs w:val="24"/>
                <w:rPrChange w:id="6094" w:author="Russell Ott" w:date="2022-05-16T11:47:00Z">
                  <w:rPr>
                    <w:rFonts w:ascii="Calibri Light" w:hAnsi="Calibri Light"/>
                    <w:sz w:val="20"/>
                  </w:rPr>
                </w:rPrChange>
              </w:rPr>
            </w:pPr>
            <w:r w:rsidRPr="00AE350D">
              <w:rPr>
                <w:rFonts w:ascii="Calibri Light" w:hAnsi="Calibri Light"/>
                <w:rPrChange w:id="6095" w:author="Russell Ott" w:date="2022-05-16T11:47:00Z">
                  <w:rPr>
                    <w:rFonts w:ascii="Calibri Light" w:hAnsi="Calibri Light"/>
                    <w:sz w:val="20"/>
                  </w:rPr>
                </w:rPrChange>
              </w:rPr>
              <w:t>Discharge Diagnosis Section (V3)</w:t>
            </w:r>
          </w:p>
          <w:p w14:paraId="6F77DF02" w14:textId="77777777" w:rsidR="00510672" w:rsidRDefault="00510672" w:rsidP="00270135">
            <w:pPr>
              <w:autoSpaceDE w:val="0"/>
              <w:autoSpaceDN w:val="0"/>
              <w:adjustRightInd w:val="0"/>
              <w:ind w:left="162" w:hanging="180"/>
              <w:rPr>
                <w:rFonts w:ascii="Calibri Light" w:eastAsia="Times New Roman" w:hAnsi="Calibri Light"/>
                <w:sz w:val="24"/>
                <w:szCs w:val="24"/>
                <w:rPrChange w:id="6096" w:author="Russell Ott" w:date="2022-05-16T11:47:00Z">
                  <w:rPr>
                    <w:rFonts w:ascii="Calibri Light" w:hAnsi="Calibri Light"/>
                    <w:sz w:val="20"/>
                  </w:rPr>
                </w:rPrChange>
              </w:rPr>
            </w:pPr>
            <w:r w:rsidRPr="00AE350D">
              <w:rPr>
                <w:rFonts w:ascii="Calibri Light" w:hAnsi="Calibri Light"/>
                <w:rPrChange w:id="6097" w:author="Russell Ott" w:date="2022-05-16T11:47:00Z">
                  <w:rPr>
                    <w:rFonts w:ascii="Calibri Light" w:hAnsi="Calibri Light"/>
                    <w:sz w:val="20"/>
                  </w:rPr>
                </w:rPrChange>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rPrChange w:id="6098" w:author="Russell Ott" w:date="2022-05-16T11:47:00Z">
                  <w:rPr>
                    <w:rFonts w:ascii="Calibri Light" w:hAnsi="Calibri Light"/>
                    <w:sz w:val="20"/>
                  </w:rPr>
                </w:rPrChange>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099" w:author="Russell Ott" w:date="2022-05-16T11:47:00Z">
                  <w:rPr>
                    <w:rFonts w:ascii="Calibri Light" w:hAnsi="Calibri Light"/>
                    <w:sz w:val="20"/>
                  </w:rPr>
                </w:rPrChange>
              </w:rPr>
            </w:pPr>
            <w:r w:rsidRPr="00AE350D">
              <w:rPr>
                <w:rFonts w:ascii="Calibri Light" w:hAnsi="Calibri Light"/>
                <w:rPrChange w:id="6100" w:author="Russell Ott" w:date="2022-05-16T11:47:00Z">
                  <w:rPr>
                    <w:rFonts w:ascii="Calibri Light" w:hAnsi="Calibri Light"/>
                    <w:sz w:val="20"/>
                  </w:rPr>
                </w:rPrChange>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01" w:author="Russell Ott" w:date="2022-05-16T11:47:00Z">
                  <w:rPr>
                    <w:rFonts w:ascii="Calibri Light" w:hAnsi="Calibri Light"/>
                    <w:sz w:val="20"/>
                  </w:rPr>
                </w:rPrChange>
              </w:rPr>
            </w:pPr>
            <w:r w:rsidRPr="00AE350D">
              <w:rPr>
                <w:rFonts w:ascii="Calibri Light" w:hAnsi="Calibri Light"/>
                <w:rPrChange w:id="6102" w:author="Russell Ott" w:date="2022-05-16T11:47:00Z">
                  <w:rPr>
                    <w:rFonts w:ascii="Calibri Light" w:hAnsi="Calibri Light"/>
                    <w:sz w:val="20"/>
                  </w:rPr>
                </w:rPrChange>
              </w:rPr>
              <w:t>Chief Complaint Section</w:t>
            </w:r>
          </w:p>
          <w:p w14:paraId="3BD10835"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03" w:author="Russell Ott" w:date="2022-05-16T11:47:00Z">
                  <w:rPr>
                    <w:rFonts w:ascii="Calibri Light" w:hAnsi="Calibri Light"/>
                    <w:sz w:val="20"/>
                  </w:rPr>
                </w:rPrChange>
              </w:rPr>
            </w:pPr>
            <w:r w:rsidRPr="00AE350D">
              <w:rPr>
                <w:rFonts w:ascii="Calibri Light" w:hAnsi="Calibri Light"/>
                <w:rPrChange w:id="6104" w:author="Russell Ott" w:date="2022-05-16T11:47:00Z">
                  <w:rPr>
                    <w:rFonts w:ascii="Calibri Light" w:hAnsi="Calibri Light"/>
                    <w:sz w:val="20"/>
                  </w:rPr>
                </w:rPrChange>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05" w:author="Russell Ott" w:date="2022-05-16T11:47:00Z">
                  <w:rPr>
                    <w:rFonts w:ascii="Calibri Light" w:hAnsi="Calibri Light"/>
                    <w:sz w:val="20"/>
                  </w:rPr>
                </w:rPrChange>
              </w:rPr>
            </w:pPr>
            <w:r w:rsidRPr="00AE350D">
              <w:rPr>
                <w:rFonts w:ascii="Calibri Light" w:hAnsi="Calibri Light"/>
                <w:rPrChange w:id="6106" w:author="Russell Ott" w:date="2022-05-16T11:47:00Z">
                  <w:rPr>
                    <w:rFonts w:ascii="Calibri Light" w:hAnsi="Calibri Light"/>
                    <w:sz w:val="20"/>
                  </w:rPr>
                </w:rPrChange>
              </w:rPr>
              <w:t>Nutrition Section</w:t>
            </w:r>
          </w:p>
          <w:p w14:paraId="49D5D0BE"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07" w:author="Russell Ott" w:date="2022-05-16T11:47:00Z">
                  <w:rPr>
                    <w:rFonts w:ascii="Calibri Light" w:hAnsi="Calibri Light"/>
                    <w:sz w:val="20"/>
                  </w:rPr>
                </w:rPrChange>
              </w:rPr>
            </w:pPr>
            <w:r w:rsidRPr="00AE350D">
              <w:rPr>
                <w:rFonts w:ascii="Calibri Light" w:hAnsi="Calibri Light"/>
                <w:rPrChange w:id="6108" w:author="Russell Ott" w:date="2022-05-16T11:47:00Z">
                  <w:rPr>
                    <w:rFonts w:ascii="Calibri Light" w:hAnsi="Calibri Light"/>
                    <w:sz w:val="20"/>
                  </w:rPr>
                </w:rPrChange>
              </w:rPr>
              <w:t>Family History Section (V3)</w:t>
            </w:r>
          </w:p>
          <w:p w14:paraId="2AB5F42C"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09" w:author="Russell Ott" w:date="2022-05-16T11:47:00Z">
                  <w:rPr>
                    <w:rFonts w:ascii="Calibri Light" w:hAnsi="Calibri Light"/>
                    <w:sz w:val="20"/>
                  </w:rPr>
                </w:rPrChange>
              </w:rPr>
            </w:pPr>
            <w:r w:rsidRPr="00AE350D">
              <w:rPr>
                <w:rFonts w:ascii="Calibri Light" w:hAnsi="Calibri Light"/>
                <w:rPrChange w:id="6110" w:author="Russell Ott" w:date="2022-05-16T11:47:00Z">
                  <w:rPr>
                    <w:rFonts w:ascii="Calibri Light" w:hAnsi="Calibri Light"/>
                    <w:sz w:val="20"/>
                  </w:rPr>
                </w:rPrChange>
              </w:rPr>
              <w:t>Functional Status Section (V2)</w:t>
            </w:r>
          </w:p>
          <w:p w14:paraId="21650C1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11" w:author="Russell Ott" w:date="2022-05-16T11:47:00Z">
                  <w:rPr>
                    <w:rFonts w:ascii="Calibri Light" w:hAnsi="Calibri Light"/>
                    <w:sz w:val="20"/>
                  </w:rPr>
                </w:rPrChange>
              </w:rPr>
            </w:pPr>
            <w:r w:rsidRPr="00AE350D">
              <w:rPr>
                <w:rFonts w:ascii="Calibri Light" w:hAnsi="Calibri Light"/>
                <w:rPrChange w:id="6112" w:author="Russell Ott" w:date="2022-05-16T11:47:00Z">
                  <w:rPr>
                    <w:rFonts w:ascii="Calibri Light" w:hAnsi="Calibri Light"/>
                    <w:sz w:val="20"/>
                  </w:rPr>
                </w:rPrChange>
              </w:rPr>
              <w:t>Past Medical History (V3</w:t>
            </w:r>
            <w:r w:rsidRPr="00AE350D">
              <w:rPr>
                <w:rFonts w:ascii="Calibri Light" w:hAnsi="Calibri Light"/>
                <w:rPrChange w:id="6113" w:author="Russell Ott" w:date="2022-05-16T11:47:00Z">
                  <w:rPr>
                    <w:rFonts w:ascii="Calibri Light" w:hAnsi="Calibri Light"/>
                    <w:sz w:val="20"/>
                  </w:rPr>
                </w:rPrChange>
              </w:rPr>
              <w:t xml:space="preserve">) </w:t>
            </w:r>
          </w:p>
          <w:p w14:paraId="3C8D6223"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14" w:author="Russell Ott" w:date="2022-05-16T11:47:00Z">
                  <w:rPr>
                    <w:rFonts w:ascii="Calibri Light" w:hAnsi="Calibri Light"/>
                    <w:sz w:val="20"/>
                  </w:rPr>
                </w:rPrChange>
              </w:rPr>
            </w:pPr>
            <w:r w:rsidRPr="00AE350D">
              <w:rPr>
                <w:rFonts w:ascii="Calibri Light" w:hAnsi="Calibri Light"/>
                <w:rPrChange w:id="6115" w:author="Russell Ott" w:date="2022-05-16T11:47:00Z">
                  <w:rPr>
                    <w:rFonts w:ascii="Calibri Light" w:hAnsi="Calibri Light"/>
                    <w:sz w:val="20"/>
                  </w:rPr>
                </w:rPrChange>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16" w:author="Russell Ott" w:date="2022-05-16T11:47:00Z">
                  <w:rPr>
                    <w:rFonts w:ascii="Calibri Light" w:hAnsi="Calibri Light"/>
                    <w:sz w:val="20"/>
                  </w:rPr>
                </w:rPrChange>
              </w:rPr>
            </w:pPr>
            <w:r w:rsidRPr="00AE350D">
              <w:rPr>
                <w:rFonts w:ascii="Calibri Light" w:hAnsi="Calibri Light"/>
                <w:rPrChange w:id="6117" w:author="Russell Ott" w:date="2022-05-16T11:47:00Z">
                  <w:rPr>
                    <w:rFonts w:ascii="Calibri Light" w:hAnsi="Calibri Light"/>
                    <w:sz w:val="20"/>
                  </w:rPr>
                </w:rPrChange>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18" w:author="Russell Ott" w:date="2022-05-16T11:47:00Z">
                  <w:rPr>
                    <w:rFonts w:ascii="Calibri Light" w:hAnsi="Calibri Light"/>
                    <w:sz w:val="20"/>
                  </w:rPr>
                </w:rPrChange>
              </w:rPr>
            </w:pPr>
            <w:r w:rsidRPr="00AE350D">
              <w:rPr>
                <w:rFonts w:ascii="Calibri Light" w:hAnsi="Calibri Light"/>
                <w:rPrChange w:id="6119" w:author="Russell Ott" w:date="2022-05-16T11:47:00Z">
                  <w:rPr>
                    <w:rFonts w:ascii="Calibri Light" w:hAnsi="Calibri Light"/>
                    <w:sz w:val="20"/>
                  </w:rPr>
                </w:rPrChange>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20" w:author="Russell Ott" w:date="2022-05-16T11:47:00Z">
                  <w:rPr>
                    <w:rFonts w:ascii="Calibri Light" w:hAnsi="Calibri Light"/>
                    <w:sz w:val="20"/>
                  </w:rPr>
                </w:rPrChange>
              </w:rPr>
            </w:pPr>
            <w:r w:rsidRPr="00AE350D">
              <w:rPr>
                <w:rFonts w:ascii="Calibri Light" w:hAnsi="Calibri Light"/>
                <w:rPrChange w:id="6121" w:author="Russell Ott" w:date="2022-05-16T11:47:00Z">
                  <w:rPr>
                    <w:rFonts w:ascii="Calibri Light" w:hAnsi="Calibri Light"/>
                    <w:sz w:val="20"/>
                  </w:rPr>
                </w:rPrChange>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22" w:author="Russell Ott" w:date="2022-05-16T11:47:00Z">
                  <w:rPr>
                    <w:rFonts w:ascii="Calibri Light" w:hAnsi="Calibri Light"/>
                    <w:sz w:val="20"/>
                  </w:rPr>
                </w:rPrChange>
              </w:rPr>
            </w:pPr>
            <w:r w:rsidRPr="00AE350D">
              <w:rPr>
                <w:rFonts w:ascii="Calibri Light" w:hAnsi="Calibri Light"/>
                <w:rPrChange w:id="6123" w:author="Russell Ott" w:date="2022-05-16T11:47:00Z">
                  <w:rPr>
                    <w:rFonts w:ascii="Calibri Light" w:hAnsi="Calibri Light"/>
                    <w:sz w:val="20"/>
                  </w:rPr>
                </w:rPrChange>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24" w:author="Russell Ott" w:date="2022-05-16T11:47:00Z">
                  <w:rPr>
                    <w:rFonts w:ascii="Calibri Light" w:hAnsi="Calibri Light"/>
                    <w:sz w:val="20"/>
                  </w:rPr>
                </w:rPrChange>
              </w:rPr>
            </w:pPr>
            <w:r w:rsidRPr="00AE350D">
              <w:rPr>
                <w:rFonts w:ascii="Calibri Light" w:hAnsi="Calibri Light"/>
                <w:rPrChange w:id="6125" w:author="Russell Ott" w:date="2022-05-16T11:47:00Z">
                  <w:rPr>
                    <w:rFonts w:ascii="Calibri Light" w:hAnsi="Calibri Light"/>
                    <w:sz w:val="20"/>
                  </w:rPr>
                </w:rPrChange>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26" w:author="Russell Ott" w:date="2022-05-16T11:47:00Z">
                  <w:rPr>
                    <w:rFonts w:ascii="Calibri Light" w:hAnsi="Calibri Light"/>
                    <w:sz w:val="20"/>
                  </w:rPr>
                </w:rPrChange>
              </w:rPr>
            </w:pPr>
            <w:r w:rsidRPr="00AE350D">
              <w:rPr>
                <w:rFonts w:ascii="Calibri Light" w:hAnsi="Calibri Light"/>
                <w:rPrChange w:id="6127" w:author="Russell Ott" w:date="2022-05-16T11:47:00Z">
                  <w:rPr>
                    <w:rFonts w:ascii="Calibri Light" w:hAnsi="Calibri Light"/>
                    <w:sz w:val="20"/>
                  </w:rPr>
                </w:rPrChange>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28" w:author="Russell Ott" w:date="2022-05-16T11:47:00Z">
                  <w:rPr>
                    <w:rFonts w:ascii="Calibri Light" w:hAnsi="Calibri Light"/>
                    <w:sz w:val="20"/>
                  </w:rPr>
                </w:rPrChange>
              </w:rPr>
            </w:pPr>
            <w:r w:rsidRPr="00AE350D">
              <w:rPr>
                <w:rFonts w:ascii="Calibri Light" w:hAnsi="Calibri Light"/>
                <w:rPrChange w:id="6129" w:author="Russell Ott" w:date="2022-05-16T11:47:00Z">
                  <w:rPr>
                    <w:rFonts w:ascii="Calibri Light" w:hAnsi="Calibri Light"/>
                    <w:sz w:val="20"/>
                  </w:rPr>
                </w:rPrChange>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30" w:author="Russell Ott" w:date="2022-05-16T11:47:00Z">
                  <w:rPr>
                    <w:rFonts w:ascii="Calibri Light" w:hAnsi="Calibri Light"/>
                    <w:sz w:val="20"/>
                  </w:rPr>
                </w:rPrChange>
              </w:rPr>
            </w:pPr>
            <w:r w:rsidRPr="00AE350D">
              <w:rPr>
                <w:rFonts w:ascii="Calibri Light" w:hAnsi="Calibri Light"/>
                <w:rPrChange w:id="6131" w:author="Russell Ott" w:date="2022-05-16T11:47:00Z">
                  <w:rPr>
                    <w:rFonts w:ascii="Calibri Light" w:hAnsi="Calibri Light"/>
                    <w:sz w:val="20"/>
                  </w:rPr>
                </w:rPrChange>
              </w:rPr>
              <w:t>Reason for Visit Section</w:t>
            </w:r>
          </w:p>
          <w:p w14:paraId="65055494"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32" w:author="Russell Ott" w:date="2022-05-16T11:47:00Z">
                  <w:rPr>
                    <w:rFonts w:ascii="Calibri Light" w:hAnsi="Calibri Light"/>
                    <w:sz w:val="20"/>
                  </w:rPr>
                </w:rPrChange>
              </w:rPr>
            </w:pPr>
            <w:r w:rsidRPr="00AE350D">
              <w:rPr>
                <w:rFonts w:ascii="Calibri Light" w:hAnsi="Calibri Light"/>
                <w:rPrChange w:id="6133" w:author="Russell Ott" w:date="2022-05-16T11:47:00Z">
                  <w:rPr>
                    <w:rFonts w:ascii="Calibri Light" w:hAnsi="Calibri Light"/>
                    <w:sz w:val="20"/>
                  </w:rPr>
                </w:rPrChange>
              </w:rPr>
              <w:t>Review of Systems Section</w:t>
            </w:r>
          </w:p>
          <w:p w14:paraId="188AA89B"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34" w:author="Russell Ott" w:date="2022-05-16T11:47:00Z">
                  <w:rPr>
                    <w:rFonts w:ascii="Calibri Light" w:hAnsi="Calibri Light"/>
                    <w:sz w:val="20"/>
                  </w:rPr>
                </w:rPrChange>
              </w:rPr>
            </w:pPr>
            <w:r w:rsidRPr="00AE350D">
              <w:rPr>
                <w:rFonts w:ascii="Calibri Light" w:hAnsi="Calibri Light"/>
                <w:rPrChange w:id="6135" w:author="Russell Ott" w:date="2022-05-16T11:47:00Z">
                  <w:rPr>
                    <w:rFonts w:ascii="Calibri Light" w:hAnsi="Calibri Light"/>
                    <w:sz w:val="20"/>
                  </w:rPr>
                </w:rPrChange>
              </w:rPr>
              <w:t>Social History Section (V3)</w:t>
            </w:r>
          </w:p>
          <w:p w14:paraId="1A72F8EF"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36" w:author="Russell Ott" w:date="2022-05-16T11:47:00Z">
                  <w:rPr>
                    <w:rFonts w:ascii="Calibri Light" w:hAnsi="Calibri Light"/>
                    <w:sz w:val="20"/>
                  </w:rPr>
                </w:rPrChange>
              </w:rPr>
            </w:pPr>
            <w:r w:rsidRPr="00AE350D">
              <w:rPr>
                <w:rFonts w:ascii="Calibri Light" w:hAnsi="Calibri Light"/>
                <w:rPrChange w:id="6137" w:author="Russell Ott" w:date="2022-05-16T11:47:00Z">
                  <w:rPr>
                    <w:rFonts w:ascii="Calibri Light" w:hAnsi="Calibri Light"/>
                    <w:sz w:val="20"/>
                  </w:rPr>
                </w:rPrChange>
              </w:rPr>
              <w:t>Vital Signs Section (entries optional) (V3)</w:t>
            </w:r>
          </w:p>
          <w:p w14:paraId="47C4AC42" w14:textId="77777777" w:rsidR="00510672" w:rsidRDefault="00510672" w:rsidP="00270135">
            <w:pPr>
              <w:autoSpaceDE w:val="0"/>
              <w:autoSpaceDN w:val="0"/>
              <w:adjustRightInd w:val="0"/>
              <w:ind w:left="887" w:hanging="810"/>
              <w:rPr>
                <w:rFonts w:ascii="Calibri Light" w:eastAsia="Times New Roman" w:hAnsi="Calibri Light"/>
                <w:sz w:val="24"/>
                <w:szCs w:val="24"/>
                <w:rPrChange w:id="6138" w:author="Russell Ott" w:date="2022-05-16T11:47:00Z">
                  <w:rPr>
                    <w:rFonts w:ascii="Calibri Light" w:hAnsi="Calibri Light"/>
                    <w:sz w:val="20"/>
                  </w:rPr>
                </w:rPrChange>
              </w:rPr>
            </w:pPr>
            <w:r w:rsidRPr="00AE350D">
              <w:rPr>
                <w:rFonts w:ascii="Calibri Light" w:hAnsi="Calibri Light"/>
                <w:rPrChange w:id="6139" w:author="Russell Ott" w:date="2022-05-16T11:47:00Z">
                  <w:rPr>
                    <w:rFonts w:ascii="Calibri Light" w:hAnsi="Calibri Light"/>
                    <w:sz w:val="20"/>
                  </w:rPr>
                </w:rPrChange>
              </w:rPr>
              <w:t>Discharge Medications Section (entries requi</w:t>
            </w:r>
            <w:r w:rsidRPr="00AE350D">
              <w:rPr>
                <w:rFonts w:ascii="Calibri Light" w:hAnsi="Calibri Light"/>
                <w:rPrChange w:id="6140" w:author="Russell Ott" w:date="2022-05-16T11:47:00Z">
                  <w:rPr>
                    <w:rFonts w:ascii="Calibri Light" w:hAnsi="Calibri Light"/>
                    <w:sz w:val="20"/>
                  </w:rPr>
                </w:rPrChange>
              </w:rPr>
              <w:t>red) (V3)</w:t>
            </w:r>
          </w:p>
          <w:p w14:paraId="5F114C19" w14:textId="77777777" w:rsidR="001E1A3D" w:rsidRDefault="001E1A3D" w:rsidP="00270135">
            <w:pPr>
              <w:autoSpaceDE w:val="0"/>
              <w:autoSpaceDN w:val="0"/>
              <w:adjustRightInd w:val="0"/>
              <w:ind w:left="887" w:hanging="810"/>
              <w:rPr>
                <w:rFonts w:ascii="Calibri Light" w:eastAsia="Times New Roman" w:hAnsi="Calibri Light"/>
                <w:sz w:val="24"/>
                <w:szCs w:val="24"/>
                <w:rPrChange w:id="6141" w:author="Russell Ott" w:date="2022-05-16T11:47:00Z">
                  <w:rPr>
                    <w:rFonts w:ascii="Calibri Light" w:hAnsi="Calibri Light"/>
                    <w:sz w:val="20"/>
                  </w:rPr>
                </w:rPrChange>
              </w:rPr>
            </w:pPr>
            <w:r>
              <w:rPr>
                <w:rFonts w:ascii="Calibri Light" w:hAnsi="Calibri Light"/>
                <w:rPrChange w:id="6142" w:author="Russell Ott" w:date="2022-05-16T11:47:00Z">
                  <w:rPr>
                    <w:rFonts w:ascii="Calibri Light" w:hAnsi="Calibri Light"/>
                    <w:sz w:val="20"/>
                  </w:rPr>
                </w:rPrChange>
              </w:rPr>
              <w:t>Goals Section</w:t>
            </w:r>
          </w:p>
          <w:p w14:paraId="35A1390B" w14:textId="77777777" w:rsidR="001E1A3D" w:rsidRPr="00AE350D" w:rsidRDefault="001E1A3D" w:rsidP="003A3D50">
            <w:pPr>
              <w:autoSpaceDE w:val="0"/>
              <w:autoSpaceDN w:val="0"/>
              <w:adjustRightInd w:val="0"/>
              <w:ind w:left="887" w:hanging="810"/>
              <w:rPr>
                <w:rFonts w:ascii="Calibri Light" w:eastAsia="Times New Roman" w:hAnsi="Calibri Light"/>
                <w:sz w:val="24"/>
                <w:szCs w:val="24"/>
                <w:rPrChange w:id="6143" w:author="Russell Ott" w:date="2022-05-16T11:47:00Z">
                  <w:rPr>
                    <w:rFonts w:ascii="Calibri Light" w:hAnsi="Calibri Light"/>
                    <w:sz w:val="20"/>
                  </w:rPr>
                </w:rPrChange>
              </w:rPr>
            </w:pPr>
            <w:r>
              <w:rPr>
                <w:rFonts w:ascii="Calibri Light" w:hAnsi="Calibri Light"/>
                <w:rPrChange w:id="6144" w:author="Russell Ott" w:date="2022-05-16T11:47:00Z">
                  <w:rPr>
                    <w:rFonts w:ascii="Calibri Light" w:hAnsi="Calibri Light"/>
                    <w:sz w:val="20"/>
                  </w:rPr>
                </w:rPrChange>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b/>
                <w:rPrChange w:id="6145" w:author="Russell Ott" w:date="2022-05-16T11:47:00Z">
                  <w:rPr>
                    <w:rFonts w:ascii="Calibri" w:hAnsi="Calibri"/>
                    <w:b/>
                    <w:sz w:val="20"/>
                  </w:rPr>
                </w:rPrChange>
              </w:rPr>
            </w:pPr>
            <w:r w:rsidRPr="00D14360">
              <w:rPr>
                <w:b/>
                <w:color w:val="000000"/>
                <w:rPrChange w:id="6146" w:author="Russell Ott" w:date="2022-05-16T11:47:00Z">
                  <w:rPr>
                    <w:rFonts w:ascii="Calibri" w:hAnsi="Calibri"/>
                    <w:b/>
                    <w:color w:val="000000"/>
                    <w:sz w:val="20"/>
                  </w:rPr>
                </w:rPrChange>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eastAsia="Times New Roman" w:hAnsi="Calibri Light"/>
                <w:i/>
                <w:sz w:val="24"/>
                <w:szCs w:val="24"/>
                <w:rPrChange w:id="6147" w:author="Russell Ott" w:date="2022-05-16T11:47:00Z">
                  <w:rPr>
                    <w:rFonts w:ascii="Calibri Light" w:hAnsi="Calibri Light"/>
                    <w:i/>
                    <w:sz w:val="20"/>
                  </w:rPr>
                </w:rPrChange>
              </w:rPr>
            </w:pPr>
            <w:r w:rsidRPr="00D14360">
              <w:rPr>
                <w:rFonts w:ascii="Calibri Light" w:hAnsi="Calibri Light"/>
                <w:color w:val="000000"/>
                <w:rPrChange w:id="6148" w:author="Russell Ott" w:date="2022-05-16T11:47:00Z">
                  <w:rPr>
                    <w:rFonts w:ascii="Calibri Light" w:hAnsi="Calibri Light"/>
                    <w:color w:val="000000"/>
                    <w:sz w:val="20"/>
                  </w:rPr>
                </w:rPrChange>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eastAsia="Times New Roman" w:hAnsi="Calibri Light"/>
                <w:i/>
                <w:sz w:val="24"/>
                <w:szCs w:val="24"/>
                <w:rPrChange w:id="6149" w:author="Russell Ott" w:date="2022-05-16T11:47:00Z">
                  <w:rPr>
                    <w:rFonts w:ascii="Calibri Light" w:hAnsi="Calibri Light"/>
                    <w:i/>
                    <w:sz w:val="20"/>
                  </w:rPr>
                </w:rPrChange>
              </w:rPr>
            </w:pPr>
            <w:r w:rsidRPr="00D14360">
              <w:rPr>
                <w:rFonts w:ascii="Calibri Light" w:hAnsi="Calibri Light"/>
                <w:color w:val="000000"/>
                <w:rPrChange w:id="6150" w:author="Russell Ott" w:date="2022-05-16T11:47:00Z">
                  <w:rPr>
                    <w:rFonts w:ascii="Calibri Light" w:hAnsi="Calibri Light"/>
                    <w:color w:val="000000"/>
                    <w:sz w:val="20"/>
                  </w:rPr>
                </w:rPrChange>
              </w:rPr>
              <w:t>Included with this Companion Guide</w:t>
            </w:r>
          </w:p>
        </w:tc>
      </w:tr>
    </w:tbl>
    <w:p w14:paraId="63A23BC9" w14:textId="524F8758" w:rsidR="00CF2A15" w:rsidRPr="00C64922" w:rsidRDefault="00C65E25" w:rsidP="00A67903">
      <w:pPr>
        <w:pStyle w:val="Caption"/>
      </w:pPr>
      <w:bookmarkStart w:id="6151" w:name="_Toc21927002"/>
      <w:r>
        <w:t xml:space="preserve"> </w:t>
      </w:r>
      <w:bookmarkStart w:id="6152" w:name="_Toc103262888"/>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21</w:t>
      </w:r>
      <w:r w:rsidR="00132A94">
        <w:rPr>
          <w:noProof/>
        </w:rPr>
        <w:fldChar w:fldCharType="end"/>
      </w:r>
      <w:r w:rsidR="00CF2A15" w:rsidRPr="00C64922">
        <w:t>: Discharge Summary: Document Template</w:t>
      </w:r>
      <w:r w:rsidR="00A67903">
        <w:t xml:space="preserve">. </w:t>
      </w:r>
      <w:r w:rsidR="00A67903">
        <w:rPr>
          <w:rPrChange w:id="6153" w:author="Russell Ott" w:date="2022-05-16T11:47:00Z">
            <w:rPr/>
          </w:rPrChange>
        </w:rPr>
        <w:t>﻿</w:t>
      </w:r>
      <w:bookmarkEnd w:id="6152"/>
      <w:bookmarkEnd w:id="6151"/>
    </w:p>
    <w:p w14:paraId="61DC7F89" w14:textId="77777777" w:rsidR="00A10C4D" w:rsidRPr="00C64922" w:rsidRDefault="00A10C4D" w:rsidP="00F10C7C">
      <w:pPr>
        <w:pStyle w:val="Heading3"/>
      </w:pPr>
      <w:bookmarkStart w:id="6154" w:name="_Toc11391254"/>
      <w:bookmarkStart w:id="6155" w:name="_Toc103262651"/>
      <w:bookmarkStart w:id="6156" w:name="_Toc22823396"/>
      <w:r w:rsidRPr="00C64922">
        <w:t xml:space="preserve">History and Physical: </w:t>
      </w:r>
      <w:bookmarkEnd w:id="6080"/>
      <w:bookmarkEnd w:id="6081"/>
      <w:bookmarkEnd w:id="6082"/>
      <w:r w:rsidR="005D764C" w:rsidRPr="00C64922">
        <w:t>Document Template</w:t>
      </w:r>
      <w:bookmarkEnd w:id="6154"/>
      <w:bookmarkEnd w:id="6155"/>
      <w:bookmarkEnd w:id="6156"/>
    </w:p>
    <w:p w14:paraId="63158BBA" w14:textId="77777777" w:rsidR="00BA06B2" w:rsidRPr="00D14360" w:rsidRDefault="00BA06B2" w:rsidP="00BA06B2">
      <w:pPr>
        <w:rPr>
          <w:rFonts w:ascii="Times New Roman" w:eastAsia="Times New Roman" w:hAnsi="Times New Roman"/>
          <w:sz w:val="24"/>
          <w:szCs w:val="24"/>
          <w:rPrChange w:id="6157" w:author="Russell Ott" w:date="2022-05-16T11:47:00Z">
            <w:rPr>
              <w:rFonts w:ascii="Calibri" w:hAnsi="Calibri"/>
            </w:rPr>
          </w:rPrChange>
        </w:rPr>
      </w:pPr>
      <w:r w:rsidRPr="00D14360">
        <w:rPr>
          <w:rPrChange w:id="6158" w:author="Russell Ott" w:date="2022-05-16T11:47:00Z">
            <w:rPr>
              <w:rFonts w:ascii="Calibri" w:hAnsi="Calibri"/>
            </w:rPr>
          </w:rPrChange>
        </w:rPr>
        <w:t xml:space="preserve">A History and Physical (H&amp;P) </w:t>
      </w:r>
      <w:r w:rsidR="00CF2A15" w:rsidRPr="00D14360">
        <w:rPr>
          <w:rPrChange w:id="6159" w:author="Russell Ott" w:date="2022-05-16T11:47:00Z">
            <w:rPr>
              <w:rFonts w:ascii="Calibri" w:hAnsi="Calibri"/>
            </w:rPr>
          </w:rPrChange>
        </w:rPr>
        <w:t>N</w:t>
      </w:r>
      <w:r w:rsidRPr="00D14360">
        <w:rPr>
          <w:rPrChange w:id="6160" w:author="Russell Ott" w:date="2022-05-16T11:47:00Z">
            <w:rPr>
              <w:rFonts w:ascii="Calibri" w:hAnsi="Calibri"/>
            </w:rPr>
          </w:rPrChange>
        </w:rPr>
        <w:t xml:space="preserve">ote is a medical report that documents the current and past conditions of the patient. It contains essential information that helps </w:t>
      </w:r>
      <w:r w:rsidR="005F349C" w:rsidRPr="00D14360">
        <w:rPr>
          <w:rPrChange w:id="6161" w:author="Russell Ott" w:date="2022-05-16T11:47:00Z">
            <w:rPr>
              <w:rFonts w:ascii="Calibri" w:hAnsi="Calibri"/>
            </w:rPr>
          </w:rPrChange>
        </w:rPr>
        <w:t>determine</w:t>
      </w:r>
      <w:r w:rsidRPr="00D14360">
        <w:rPr>
          <w:rPrChange w:id="6162" w:author="Russell Ott" w:date="2022-05-16T11:47:00Z">
            <w:rPr>
              <w:rFonts w:ascii="Calibri" w:hAnsi="Calibri"/>
            </w:rPr>
          </w:rPrChange>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PrChange w:id="6163" w:author="Russell Ott" w:date="2022-05-16T11:47:00Z">
            <w:rPr>
              <w:rFonts w:ascii="Calibri" w:hAnsi="Calibri"/>
            </w:rPr>
          </w:rPrChange>
        </w:rPr>
        <w:t>obtained</w:t>
      </w:r>
      <w:r w:rsidRPr="00D14360">
        <w:rPr>
          <w:rPrChange w:id="6164" w:author="Russell Ott" w:date="2022-05-16T11:47:00Z">
            <w:rPr>
              <w:rFonts w:ascii="Calibri" w:hAnsi="Calibri"/>
            </w:rPr>
          </w:rPrChange>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PrChange w:id="6165" w:author="Russell Ott" w:date="2022-05-16T11:47:00Z">
            <w:rPr>
              <w:rFonts w:ascii="Calibri" w:hAnsi="Calibri"/>
            </w:rPr>
          </w:rPrChange>
        </w:rPr>
        <w:t>ends</w:t>
      </w:r>
      <w:r w:rsidRPr="00D14360">
        <w:rPr>
          <w:rPrChange w:id="6166" w:author="Russell Ott" w:date="2022-05-16T11:47:00Z">
            <w:rPr>
              <w:rFonts w:ascii="Calibri" w:hAnsi="Calibri"/>
            </w:rPr>
          </w:rPrChange>
        </w:rPr>
        <w:t xml:space="preserve"> with the clinician's </w:t>
      </w:r>
      <w:r w:rsidR="005F349C" w:rsidRPr="00D14360">
        <w:rPr>
          <w:rPrChange w:id="6167" w:author="Russell Ott" w:date="2022-05-16T11:47:00Z">
            <w:rPr>
              <w:rFonts w:ascii="Calibri" w:hAnsi="Calibri"/>
            </w:rPr>
          </w:rPrChange>
        </w:rPr>
        <w:t>assessment</w:t>
      </w:r>
      <w:r w:rsidRPr="00D14360">
        <w:rPr>
          <w:rPrChange w:id="6168" w:author="Russell Ott" w:date="2022-05-16T11:47:00Z">
            <w:rPr>
              <w:rFonts w:ascii="Calibri" w:hAnsi="Calibri"/>
            </w:rPr>
          </w:rPrChange>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PrChange w:id="6169" w:author="Russell Ott" w:date="2022-05-16T11:47:00Z">
            <w:rPr>
              <w:rFonts w:ascii="Calibri" w:hAnsi="Calibri"/>
            </w:rPr>
          </w:rPrChange>
        </w:rPr>
        <w:t>N</w:t>
      </w:r>
      <w:r w:rsidRPr="00D14360">
        <w:rPr>
          <w:rPrChange w:id="6170" w:author="Russell Ott" w:date="2022-05-16T11:47:00Z">
            <w:rPr>
              <w:rFonts w:ascii="Calibri" w:hAnsi="Calibri"/>
            </w:rPr>
          </w:rPrChange>
        </w:rPr>
        <w:t>ote.</w:t>
      </w:r>
    </w:p>
    <w:p w14:paraId="4C9E3A0F" w14:textId="77777777" w:rsidR="00C117D5" w:rsidRPr="00C64922" w:rsidRDefault="00C117D5" w:rsidP="002E634A">
      <w:pPr>
        <w:pStyle w:val="Heading4"/>
      </w:pPr>
      <w:r w:rsidRPr="00C64922">
        <w:t>Structured Sections</w:t>
      </w:r>
    </w:p>
    <w:p w14:paraId="6D2622F8" w14:textId="77777777" w:rsidR="00237611" w:rsidRPr="00D14360" w:rsidRDefault="00424FFA" w:rsidP="00237611">
      <w:pPr>
        <w:rPr>
          <w:rFonts w:ascii="Times New Roman" w:eastAsia="Times New Roman" w:hAnsi="Times New Roman"/>
          <w:sz w:val="24"/>
          <w:szCs w:val="24"/>
          <w:rPrChange w:id="6171" w:author="Russell Ott" w:date="2022-05-16T11:47:00Z">
            <w:rPr>
              <w:rFonts w:ascii="Calibri" w:hAnsi="Calibri"/>
            </w:rPr>
          </w:rPrChange>
        </w:rPr>
      </w:pPr>
      <w:r w:rsidRPr="00D14360">
        <w:rPr>
          <w:rPrChange w:id="6172" w:author="Russell Ott" w:date="2022-05-16T11:47:00Z">
            <w:rPr>
              <w:rFonts w:ascii="Calibri" w:hAnsi="Calibri"/>
            </w:rPr>
          </w:rPrChange>
        </w:rPr>
        <w:t xml:space="preserve">The table </w:t>
      </w:r>
      <w:r w:rsidR="00237611" w:rsidRPr="00D14360">
        <w:rPr>
          <w:rPrChange w:id="6173" w:author="Russell Ott" w:date="2022-05-16T11:47:00Z">
            <w:rPr>
              <w:rFonts w:ascii="Calibri" w:hAnsi="Calibri"/>
            </w:rPr>
          </w:rPrChange>
        </w:rPr>
        <w:t>below describes the required and optional sections in a History and Physical document template</w:t>
      </w:r>
      <w:r w:rsidR="00ED7EA1">
        <w:rPr>
          <w:rPrChange w:id="6174" w:author="Russell Ott" w:date="2022-05-16T11:47:00Z">
            <w:rPr>
              <w:rFonts w:ascii="Calibri" w:hAnsi="Calibri"/>
            </w:rPr>
          </w:rPrChange>
        </w:rPr>
        <w:t xml:space="preserve">: </w:t>
      </w:r>
      <w:r w:rsidR="00ED7EA1" w:rsidRPr="0083506C">
        <w:rPr>
          <w:rPrChange w:id="6175" w:author="Russell Ott" w:date="2022-05-16T11:47:00Z">
            <w:rPr>
              <w:rFonts w:ascii="Calibri" w:hAnsi="Calibri"/>
            </w:rPr>
          </w:rPrChange>
        </w:rPr>
        <w:t>﻿</w:t>
      </w:r>
      <w:r w:rsidR="00ED7EA1" w:rsidRPr="003A3D50">
        <w:rPr>
          <w:rPrChange w:id="6176" w:author="Russell Ott" w:date="2022-05-16T11:47:00Z">
            <w:rPr>
              <w:rFonts w:ascii="Calibri" w:hAnsi="Calibri"/>
            </w:rPr>
          </w:rPrChange>
        </w:rPr>
        <w:t>History and Physical (V3)[ClinicalDocument: identifier urn:hl7ii:2.16.840.1.113883.10.20.22.1.3:2015-08-</w:t>
      </w:r>
      <w:r w:rsidR="00ED7EA1" w:rsidRPr="003A3D50">
        <w:rPr>
          <w:rPrChange w:id="6177" w:author="Russell Ott" w:date="2022-05-16T11:47:00Z">
            <w:rPr>
              <w:rFonts w:ascii="Calibri" w:hAnsi="Calibri"/>
            </w:rPr>
          </w:rPrChange>
        </w:rPr>
        <w:t>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b/>
                <w:color w:val="FFFFFF"/>
                <w:rPrChange w:id="6178" w:author="Russell Ott" w:date="2022-05-16T11:47:00Z">
                  <w:rPr>
                    <w:rFonts w:ascii="Calibri" w:hAnsi="Calibri"/>
                    <w:b/>
                    <w:color w:val="FFFFFF"/>
                  </w:rPr>
                </w:rPrChange>
              </w:rPr>
            </w:pPr>
            <w:bookmarkStart w:id="6179" w:name="_Toc10690851"/>
            <w:bookmarkStart w:id="6180" w:name="_Toc11043594"/>
            <w:bookmarkStart w:id="6181" w:name="_Toc11045585"/>
            <w:r w:rsidRPr="00D14360">
              <w:rPr>
                <w:b/>
                <w:color w:val="FFFFFF"/>
                <w:rPrChange w:id="6182" w:author="Russell Ott" w:date="2022-05-16T11:47:00Z">
                  <w:rPr>
                    <w:rFonts w:ascii="Calibri" w:hAnsi="Calibri"/>
                    <w:b/>
                    <w:color w:val="FFFFFF"/>
                  </w:rPr>
                </w:rPrChange>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83" w:author="Russell Ott" w:date="2022-05-16T11:47:00Z">
                  <w:rPr>
                    <w:rFonts w:ascii="Calibri" w:hAnsi="Calibri"/>
                    <w:b/>
                    <w:color w:val="FFFFFF"/>
                  </w:rPr>
                </w:rPrChange>
              </w:rPr>
            </w:pPr>
            <w:r w:rsidRPr="00D14360">
              <w:rPr>
                <w:b/>
                <w:color w:val="FFFFFF"/>
                <w:rPrChange w:id="6184" w:author="Russell Ott" w:date="2022-05-16T11:47:00Z">
                  <w:rPr>
                    <w:rFonts w:ascii="Calibri" w:hAnsi="Calibri"/>
                    <w:b/>
                    <w:color w:val="FFFFFF"/>
                  </w:rPr>
                </w:rPrChange>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85" w:author="Russell Ott" w:date="2022-05-16T11:47:00Z">
                  <w:rPr>
                    <w:rFonts w:ascii="Calibri" w:hAnsi="Calibri"/>
                    <w:b/>
                    <w:color w:val="FFFFFF"/>
                  </w:rPr>
                </w:rPrChange>
              </w:rPr>
            </w:pPr>
            <w:r w:rsidRPr="00D14360">
              <w:rPr>
                <w:b/>
                <w:color w:val="FFFFFF"/>
                <w:rPrChange w:id="6186" w:author="Russell Ott" w:date="2022-05-16T11:47:00Z">
                  <w:rPr>
                    <w:rFonts w:ascii="Calibri" w:hAnsi="Calibri"/>
                    <w:b/>
                    <w:color w:val="FFFFFF"/>
                  </w:rPr>
                </w:rPrChange>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b/>
                <w:color w:val="000000"/>
                <w:rPrChange w:id="6187" w:author="Russell Ott" w:date="2022-05-16T11:47:00Z">
                  <w:rPr>
                    <w:rFonts w:ascii="Calibri" w:hAnsi="Calibri"/>
                    <w:b/>
                    <w:color w:val="000000"/>
                  </w:rPr>
                </w:rPrChange>
              </w:rPr>
            </w:pPr>
            <w:r w:rsidRPr="00D14360">
              <w:rPr>
                <w:b/>
                <w:color w:val="000000"/>
                <w:rPrChange w:id="6188" w:author="Russell Ott" w:date="2022-05-16T11:47:00Z">
                  <w:rPr>
                    <w:rFonts w:ascii="Calibri" w:hAnsi="Calibri"/>
                    <w:b/>
                    <w:color w:val="000000"/>
                    <w:sz w:val="20"/>
                  </w:rPr>
                </w:rPrChange>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eastAsia="Times New Roman" w:hAnsi="Calibri Light"/>
                <w:sz w:val="24"/>
                <w:szCs w:val="24"/>
                <w:rPrChange w:id="6189" w:author="Russell Ott" w:date="2022-05-16T11:47:00Z">
                  <w:rPr>
                    <w:rFonts w:ascii="Calibri Light" w:hAnsi="Calibri Light"/>
                    <w:sz w:val="20"/>
                  </w:rPr>
                </w:rPrChange>
              </w:rPr>
            </w:pPr>
            <w:r w:rsidRPr="00D14360">
              <w:rPr>
                <w:rFonts w:ascii="Calibri Light" w:hAnsi="Calibri Light"/>
                <w:rPrChange w:id="6190" w:author="Russell Ott" w:date="2022-05-16T11:47:00Z">
                  <w:rPr>
                    <w:rFonts w:ascii="Calibri Light" w:hAnsi="Calibri Light"/>
                    <w:sz w:val="20"/>
                  </w:rPr>
                </w:rPrChange>
              </w:rPr>
              <w:t xml:space="preserve">Allergies and Intolerances Section (entries optional) (V3) </w:t>
            </w:r>
          </w:p>
          <w:p w14:paraId="1CB84BCC" w14:textId="77777777" w:rsidR="00510672" w:rsidRPr="00D14360" w:rsidRDefault="00510672" w:rsidP="003A3D50">
            <w:pPr>
              <w:ind w:left="162" w:hanging="162"/>
              <w:rPr>
                <w:rFonts w:ascii="Calibri Light" w:eastAsia="Times New Roman" w:hAnsi="Calibri Light"/>
                <w:sz w:val="24"/>
                <w:szCs w:val="24"/>
                <w:rPrChange w:id="6191" w:author="Russell Ott" w:date="2022-05-16T11:47:00Z">
                  <w:rPr>
                    <w:rFonts w:ascii="Calibri Light" w:hAnsi="Calibri Light"/>
                    <w:sz w:val="20"/>
                  </w:rPr>
                </w:rPrChange>
              </w:rPr>
            </w:pPr>
            <w:r w:rsidRPr="00D14360">
              <w:rPr>
                <w:rFonts w:ascii="Calibri Light" w:hAnsi="Calibri Light"/>
                <w:rPrChange w:id="6192" w:author="Russell Ott" w:date="2022-05-16T11:47:00Z">
                  <w:rPr>
                    <w:rFonts w:ascii="Calibri Light" w:hAnsi="Calibri Light"/>
                    <w:sz w:val="20"/>
                  </w:rPr>
                </w:rPrChange>
              </w:rPr>
              <w:t xml:space="preserve">Family History Section (V3) </w:t>
            </w:r>
          </w:p>
          <w:p w14:paraId="6540930B" w14:textId="77777777" w:rsidR="00510672" w:rsidRPr="00D14360" w:rsidRDefault="00510672" w:rsidP="003A3D50">
            <w:pPr>
              <w:ind w:left="162" w:hanging="162"/>
              <w:rPr>
                <w:rFonts w:ascii="Calibri Light" w:eastAsia="Times New Roman" w:hAnsi="Calibri Light"/>
                <w:sz w:val="24"/>
                <w:szCs w:val="24"/>
                <w:rPrChange w:id="6193" w:author="Russell Ott" w:date="2022-05-16T11:47:00Z">
                  <w:rPr>
                    <w:rFonts w:ascii="Calibri Light" w:hAnsi="Calibri Light"/>
                    <w:sz w:val="20"/>
                  </w:rPr>
                </w:rPrChange>
              </w:rPr>
            </w:pPr>
            <w:r w:rsidRPr="00D14360">
              <w:rPr>
                <w:rFonts w:ascii="Calibri Light" w:hAnsi="Calibri Light"/>
                <w:rPrChange w:id="6194" w:author="Russell Ott" w:date="2022-05-16T11:47:00Z">
                  <w:rPr>
                    <w:rFonts w:ascii="Calibri Light" w:hAnsi="Calibri Light"/>
                    <w:sz w:val="20"/>
                  </w:rPr>
                </w:rPrChange>
              </w:rPr>
              <w:t xml:space="preserve">General Status Section </w:t>
            </w:r>
          </w:p>
          <w:p w14:paraId="79560733" w14:textId="77777777" w:rsidR="00510672" w:rsidRPr="00D14360" w:rsidRDefault="00510672" w:rsidP="003A3D50">
            <w:pPr>
              <w:ind w:left="162" w:hanging="162"/>
              <w:rPr>
                <w:rFonts w:ascii="Calibri Light" w:eastAsia="Times New Roman" w:hAnsi="Calibri Light"/>
                <w:sz w:val="24"/>
                <w:szCs w:val="24"/>
                <w:rPrChange w:id="6195" w:author="Russell Ott" w:date="2022-05-16T11:47:00Z">
                  <w:rPr>
                    <w:rFonts w:ascii="Calibri Light" w:hAnsi="Calibri Light"/>
                    <w:sz w:val="20"/>
                  </w:rPr>
                </w:rPrChange>
              </w:rPr>
            </w:pPr>
            <w:r w:rsidRPr="00D14360">
              <w:rPr>
                <w:rFonts w:ascii="Calibri Light" w:hAnsi="Calibri Light"/>
                <w:rPrChange w:id="6196" w:author="Russell Ott" w:date="2022-05-16T11:47:00Z">
                  <w:rPr>
                    <w:rFonts w:ascii="Calibri Light" w:hAnsi="Calibri Light"/>
                    <w:sz w:val="20"/>
                  </w:rPr>
                </w:rPrChange>
              </w:rPr>
              <w:t xml:space="preserve">Past Medical History (V3) </w:t>
            </w:r>
          </w:p>
          <w:p w14:paraId="745F398B" w14:textId="77777777" w:rsidR="00510672" w:rsidRPr="00D14360" w:rsidRDefault="00510672" w:rsidP="003A3D50">
            <w:pPr>
              <w:ind w:left="162" w:hanging="162"/>
              <w:rPr>
                <w:rFonts w:ascii="Calibri Light" w:eastAsia="Times New Roman" w:hAnsi="Calibri Light"/>
                <w:sz w:val="24"/>
                <w:szCs w:val="24"/>
                <w:rPrChange w:id="6197" w:author="Russell Ott" w:date="2022-05-16T11:47:00Z">
                  <w:rPr>
                    <w:rFonts w:ascii="Calibri Light" w:hAnsi="Calibri Light"/>
                    <w:sz w:val="20"/>
                  </w:rPr>
                </w:rPrChange>
              </w:rPr>
            </w:pPr>
            <w:r w:rsidRPr="00D14360">
              <w:rPr>
                <w:rFonts w:ascii="Calibri Light" w:hAnsi="Calibri Light"/>
                <w:rPrChange w:id="6198" w:author="Russell Ott" w:date="2022-05-16T11:47:00Z">
                  <w:rPr>
                    <w:rFonts w:ascii="Calibri Light" w:hAnsi="Calibri Light"/>
                    <w:sz w:val="20"/>
                  </w:rPr>
                </w:rPrChange>
              </w:rPr>
              <w:t xml:space="preserve">Medications Section (entries optional) (V2) </w:t>
            </w:r>
          </w:p>
          <w:p w14:paraId="042F79D1" w14:textId="77777777" w:rsidR="00510672" w:rsidRPr="00D14360" w:rsidRDefault="00510672" w:rsidP="003A3D50">
            <w:pPr>
              <w:ind w:left="162" w:hanging="162"/>
              <w:rPr>
                <w:rFonts w:ascii="Calibri Light" w:eastAsia="Times New Roman" w:hAnsi="Calibri Light"/>
                <w:sz w:val="24"/>
                <w:szCs w:val="24"/>
                <w:rPrChange w:id="6199" w:author="Russell Ott" w:date="2022-05-16T11:47:00Z">
                  <w:rPr>
                    <w:rFonts w:ascii="Calibri Light" w:hAnsi="Calibri Light"/>
                    <w:sz w:val="20"/>
                  </w:rPr>
                </w:rPrChange>
              </w:rPr>
            </w:pPr>
            <w:r w:rsidRPr="00D14360">
              <w:rPr>
                <w:rFonts w:ascii="Calibri Light" w:hAnsi="Calibri Light"/>
                <w:rPrChange w:id="6200" w:author="Russell Ott" w:date="2022-05-16T11:47:00Z">
                  <w:rPr>
                    <w:rFonts w:ascii="Calibri Light" w:hAnsi="Calibri Light"/>
                    <w:sz w:val="20"/>
                  </w:rPr>
                </w:rPrChange>
              </w:rPr>
              <w:t xml:space="preserve">Physical Exam Section (V3) </w:t>
            </w:r>
          </w:p>
          <w:p w14:paraId="2C610531" w14:textId="77777777" w:rsidR="00510672" w:rsidRPr="00D14360" w:rsidRDefault="00510672" w:rsidP="003A3D50">
            <w:pPr>
              <w:ind w:left="162" w:hanging="162"/>
              <w:rPr>
                <w:rFonts w:ascii="Calibri Light" w:eastAsia="Times New Roman" w:hAnsi="Calibri Light"/>
                <w:sz w:val="24"/>
                <w:szCs w:val="24"/>
                <w:rPrChange w:id="6201" w:author="Russell Ott" w:date="2022-05-16T11:47:00Z">
                  <w:rPr>
                    <w:rFonts w:ascii="Calibri Light" w:hAnsi="Calibri Light"/>
                    <w:sz w:val="20"/>
                  </w:rPr>
                </w:rPrChange>
              </w:rPr>
            </w:pPr>
            <w:r w:rsidRPr="00D14360">
              <w:rPr>
                <w:rFonts w:ascii="Calibri Light" w:hAnsi="Calibri Light"/>
                <w:rPrChange w:id="6202" w:author="Russell Ott" w:date="2022-05-16T11:47:00Z">
                  <w:rPr>
                    <w:rFonts w:ascii="Calibri Light" w:hAnsi="Calibri Light"/>
                    <w:sz w:val="20"/>
                  </w:rPr>
                </w:rPrChange>
              </w:rPr>
              <w:t xml:space="preserve">Results Section (entries optional) (V3) Review of Systems Section </w:t>
            </w:r>
          </w:p>
          <w:p w14:paraId="21110078" w14:textId="77777777" w:rsidR="00510672" w:rsidRPr="00D14360" w:rsidRDefault="00510672" w:rsidP="003A3D50">
            <w:pPr>
              <w:ind w:left="162" w:hanging="162"/>
              <w:rPr>
                <w:rFonts w:ascii="Calibri Light" w:eastAsia="Times New Roman" w:hAnsi="Calibri Light"/>
                <w:sz w:val="24"/>
                <w:szCs w:val="24"/>
                <w:rPrChange w:id="6203" w:author="Russell Ott" w:date="2022-05-16T11:47:00Z">
                  <w:rPr>
                    <w:rFonts w:ascii="Calibri Light" w:hAnsi="Calibri Light"/>
                    <w:sz w:val="20"/>
                  </w:rPr>
                </w:rPrChange>
              </w:rPr>
            </w:pPr>
            <w:r w:rsidRPr="00D14360">
              <w:rPr>
                <w:rFonts w:ascii="Calibri Light" w:hAnsi="Calibri Light"/>
                <w:rPrChange w:id="6204" w:author="Russell Ott" w:date="2022-05-16T11:47:00Z">
                  <w:rPr>
                    <w:rFonts w:ascii="Calibri Light" w:hAnsi="Calibri Light"/>
                    <w:sz w:val="20"/>
                  </w:rPr>
                </w:rPrChange>
              </w:rPr>
              <w:t xml:space="preserve">Social History Section (V3) </w:t>
            </w:r>
          </w:p>
          <w:p w14:paraId="244BC301" w14:textId="77777777" w:rsidR="00AE4339" w:rsidRPr="00D14360" w:rsidRDefault="00510672" w:rsidP="003A3D50">
            <w:pPr>
              <w:ind w:left="162" w:hanging="162"/>
              <w:rPr>
                <w:rFonts w:ascii="Calibri Light" w:eastAsia="Times New Roman" w:hAnsi="Calibri Light"/>
                <w:sz w:val="24"/>
                <w:szCs w:val="24"/>
                <w:rPrChange w:id="6205" w:author="Russell Ott" w:date="2022-05-16T11:47:00Z">
                  <w:rPr>
                    <w:rFonts w:ascii="Calibri Light" w:hAnsi="Calibri Light"/>
                    <w:sz w:val="20"/>
                  </w:rPr>
                </w:rPrChange>
              </w:rPr>
            </w:pPr>
            <w:r w:rsidRPr="00D14360">
              <w:rPr>
                <w:rFonts w:ascii="Calibri Light" w:hAnsi="Calibri Light"/>
                <w:rPrChange w:id="6206" w:author="Russell Ott" w:date="2022-05-16T11:47:00Z">
                  <w:rPr>
                    <w:rFonts w:ascii="Calibri Light" w:hAnsi="Calibri Light"/>
                    <w:sz w:val="20"/>
                  </w:rPr>
                </w:rPrChange>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eastAsia="Times New Roman" w:hAnsi="Calibri Light"/>
                <w:sz w:val="24"/>
                <w:szCs w:val="24"/>
                <w:rPrChange w:id="6207" w:author="Russell Ott" w:date="2022-05-16T11:47:00Z">
                  <w:rPr>
                    <w:rFonts w:ascii="Calibri Light" w:hAnsi="Calibri Light"/>
                    <w:sz w:val="20"/>
                  </w:rPr>
                </w:rPrChange>
              </w:rPr>
            </w:pPr>
            <w:r w:rsidRPr="00D14360">
              <w:rPr>
                <w:rFonts w:ascii="Calibri Light" w:hAnsi="Calibri Light"/>
                <w:rPrChange w:id="6208" w:author="Russell Ott" w:date="2022-05-16T11:47:00Z">
                  <w:rPr>
                    <w:rFonts w:ascii="Calibri Light" w:hAnsi="Calibri Light"/>
                    <w:sz w:val="20"/>
                  </w:rPr>
                </w:rPrChange>
              </w:rPr>
              <w:t xml:space="preserve">Assessment Section </w:t>
            </w:r>
          </w:p>
          <w:p w14:paraId="431952EC" w14:textId="77777777" w:rsidR="00510672" w:rsidRPr="00D14360" w:rsidRDefault="00510672" w:rsidP="00510672">
            <w:pPr>
              <w:rPr>
                <w:rFonts w:ascii="Calibri Light" w:eastAsia="Times New Roman" w:hAnsi="Calibri Light"/>
                <w:sz w:val="24"/>
                <w:szCs w:val="24"/>
                <w:rPrChange w:id="6209" w:author="Russell Ott" w:date="2022-05-16T11:47:00Z">
                  <w:rPr>
                    <w:rFonts w:ascii="Calibri Light" w:hAnsi="Calibri Light"/>
                    <w:sz w:val="20"/>
                  </w:rPr>
                </w:rPrChange>
              </w:rPr>
            </w:pPr>
            <w:r w:rsidRPr="00D14360">
              <w:rPr>
                <w:rFonts w:ascii="Calibri Light" w:hAnsi="Calibri Light"/>
                <w:rPrChange w:id="6210" w:author="Russell Ott" w:date="2022-05-16T11:47:00Z">
                  <w:rPr>
                    <w:rFonts w:ascii="Calibri Light" w:hAnsi="Calibri Light"/>
                    <w:sz w:val="20"/>
                  </w:rPr>
                </w:rPrChange>
              </w:rPr>
              <w:t>Plan of Treatment Secti</w:t>
            </w:r>
            <w:r w:rsidRPr="00D14360">
              <w:rPr>
                <w:rFonts w:ascii="Calibri Light" w:hAnsi="Calibri Light"/>
                <w:rPrChange w:id="6211" w:author="Russell Ott" w:date="2022-05-16T11:47:00Z">
                  <w:rPr>
                    <w:rFonts w:ascii="Calibri Light" w:hAnsi="Calibri Light"/>
                    <w:sz w:val="20"/>
                  </w:rPr>
                </w:rPrChange>
              </w:rPr>
              <w:t xml:space="preserve">on (V2) </w:t>
            </w:r>
          </w:p>
          <w:p w14:paraId="3D8F0CE3" w14:textId="77777777" w:rsidR="00510672" w:rsidRPr="00D14360" w:rsidRDefault="00510672" w:rsidP="00510672">
            <w:pPr>
              <w:rPr>
                <w:rFonts w:ascii="Calibri Light" w:eastAsia="Times New Roman" w:hAnsi="Calibri Light"/>
                <w:sz w:val="24"/>
                <w:szCs w:val="24"/>
                <w:rPrChange w:id="6212" w:author="Russell Ott" w:date="2022-05-16T11:47:00Z">
                  <w:rPr>
                    <w:rFonts w:ascii="Calibri Light" w:hAnsi="Calibri Light"/>
                    <w:sz w:val="20"/>
                  </w:rPr>
                </w:rPrChange>
              </w:rPr>
            </w:pPr>
            <w:r w:rsidRPr="00D14360">
              <w:rPr>
                <w:rFonts w:ascii="Calibri Light" w:hAnsi="Calibri Light"/>
                <w:rPrChange w:id="6213" w:author="Russell Ott" w:date="2022-05-16T11:47:00Z">
                  <w:rPr>
                    <w:rFonts w:ascii="Calibri Light" w:hAnsi="Calibri Light"/>
                    <w:sz w:val="20"/>
                  </w:rPr>
                </w:rPrChange>
              </w:rPr>
              <w:t xml:space="preserve">Assessment and Plan Section (V2) </w:t>
            </w:r>
          </w:p>
          <w:p w14:paraId="33EE428C" w14:textId="77777777" w:rsidR="00510672" w:rsidRPr="00D14360" w:rsidRDefault="00510672" w:rsidP="00510672">
            <w:pPr>
              <w:rPr>
                <w:rFonts w:ascii="Calibri Light" w:eastAsia="Times New Roman" w:hAnsi="Calibri Light"/>
                <w:sz w:val="24"/>
                <w:szCs w:val="24"/>
                <w:rPrChange w:id="6214" w:author="Russell Ott" w:date="2022-05-16T11:47:00Z">
                  <w:rPr>
                    <w:rFonts w:ascii="Calibri Light" w:hAnsi="Calibri Light"/>
                    <w:sz w:val="20"/>
                  </w:rPr>
                </w:rPrChange>
              </w:rPr>
            </w:pPr>
            <w:r w:rsidRPr="00D14360">
              <w:rPr>
                <w:rFonts w:ascii="Calibri Light" w:hAnsi="Calibri Light"/>
                <w:rPrChange w:id="6215" w:author="Russell Ott" w:date="2022-05-16T11:47:00Z">
                  <w:rPr>
                    <w:rFonts w:ascii="Calibri Light" w:hAnsi="Calibri Light"/>
                    <w:sz w:val="20"/>
                  </w:rPr>
                </w:rPrChange>
              </w:rPr>
              <w:t xml:space="preserve">Chief Complaint Section </w:t>
            </w:r>
          </w:p>
          <w:p w14:paraId="567BC5C8" w14:textId="77777777" w:rsidR="00510672" w:rsidRPr="00D14360" w:rsidRDefault="00510672" w:rsidP="00510672">
            <w:pPr>
              <w:rPr>
                <w:rFonts w:ascii="Calibri Light" w:eastAsia="Times New Roman" w:hAnsi="Calibri Light"/>
                <w:sz w:val="24"/>
                <w:szCs w:val="24"/>
                <w:rPrChange w:id="6216" w:author="Russell Ott" w:date="2022-05-16T11:47:00Z">
                  <w:rPr>
                    <w:rFonts w:ascii="Calibri Light" w:hAnsi="Calibri Light"/>
                    <w:sz w:val="20"/>
                  </w:rPr>
                </w:rPrChange>
              </w:rPr>
            </w:pPr>
            <w:r w:rsidRPr="00D14360">
              <w:rPr>
                <w:rFonts w:ascii="Calibri Light" w:hAnsi="Calibri Light"/>
                <w:rPrChange w:id="6217" w:author="Russell Ott" w:date="2022-05-16T11:47:00Z">
                  <w:rPr>
                    <w:rFonts w:ascii="Calibri Light" w:hAnsi="Calibri Light"/>
                    <w:sz w:val="20"/>
                  </w:rPr>
                </w:rPrChange>
              </w:rPr>
              <w:t xml:space="preserve">Chief Complaint and Reason for Visit Section </w:t>
            </w:r>
          </w:p>
          <w:p w14:paraId="655F6A16" w14:textId="77777777" w:rsidR="00510672" w:rsidRPr="00D14360" w:rsidRDefault="00510672" w:rsidP="00510672">
            <w:pPr>
              <w:rPr>
                <w:rFonts w:ascii="Calibri Light" w:eastAsia="Times New Roman" w:hAnsi="Calibri Light"/>
                <w:sz w:val="24"/>
                <w:szCs w:val="24"/>
                <w:rPrChange w:id="6218" w:author="Russell Ott" w:date="2022-05-16T11:47:00Z">
                  <w:rPr>
                    <w:rFonts w:ascii="Calibri Light" w:hAnsi="Calibri Light"/>
                    <w:sz w:val="20"/>
                  </w:rPr>
                </w:rPrChange>
              </w:rPr>
            </w:pPr>
            <w:r w:rsidRPr="00D14360">
              <w:rPr>
                <w:rFonts w:ascii="Calibri Light" w:hAnsi="Calibri Light"/>
                <w:rPrChange w:id="6219" w:author="Russell Ott" w:date="2022-05-16T11:47:00Z">
                  <w:rPr>
                    <w:rFonts w:ascii="Calibri Light" w:hAnsi="Calibri Light"/>
                    <w:sz w:val="20"/>
                  </w:rPr>
                </w:rPrChange>
              </w:rPr>
              <w:t xml:space="preserve">History of Present Illness Section </w:t>
            </w:r>
          </w:p>
          <w:p w14:paraId="1875C56E" w14:textId="77777777" w:rsidR="00510672" w:rsidRPr="00D14360" w:rsidRDefault="00510672" w:rsidP="00510672">
            <w:pPr>
              <w:rPr>
                <w:rFonts w:ascii="Calibri Light" w:eastAsia="Times New Roman" w:hAnsi="Calibri Light"/>
                <w:sz w:val="24"/>
                <w:szCs w:val="24"/>
                <w:rPrChange w:id="6220" w:author="Russell Ott" w:date="2022-05-16T11:47:00Z">
                  <w:rPr>
                    <w:rFonts w:ascii="Calibri Light" w:hAnsi="Calibri Light"/>
                    <w:sz w:val="20"/>
                  </w:rPr>
                </w:rPrChange>
              </w:rPr>
            </w:pPr>
            <w:r w:rsidRPr="00D14360">
              <w:rPr>
                <w:rFonts w:ascii="Calibri Light" w:hAnsi="Calibri Light"/>
                <w:rPrChange w:id="6221" w:author="Russell Ott" w:date="2022-05-16T11:47:00Z">
                  <w:rPr>
                    <w:rFonts w:ascii="Calibri Light" w:hAnsi="Calibri Light"/>
                    <w:sz w:val="20"/>
                  </w:rPr>
                </w:rPrChange>
              </w:rPr>
              <w:t xml:space="preserve">Immunizations Section (entries optional) (V3) </w:t>
            </w:r>
          </w:p>
          <w:p w14:paraId="7923D4F7" w14:textId="77777777" w:rsidR="00510672" w:rsidRPr="00D14360" w:rsidRDefault="00510672" w:rsidP="00510672">
            <w:pPr>
              <w:rPr>
                <w:rFonts w:ascii="Calibri Light" w:eastAsia="Times New Roman" w:hAnsi="Calibri Light"/>
                <w:sz w:val="24"/>
                <w:szCs w:val="24"/>
                <w:rPrChange w:id="6222" w:author="Russell Ott" w:date="2022-05-16T11:47:00Z">
                  <w:rPr>
                    <w:rFonts w:ascii="Calibri Light" w:hAnsi="Calibri Light"/>
                    <w:sz w:val="20"/>
                  </w:rPr>
                </w:rPrChange>
              </w:rPr>
            </w:pPr>
            <w:r w:rsidRPr="00D14360">
              <w:rPr>
                <w:rFonts w:ascii="Calibri Light" w:hAnsi="Calibri Light"/>
                <w:rPrChange w:id="6223" w:author="Russell Ott" w:date="2022-05-16T11:47:00Z">
                  <w:rPr>
                    <w:rFonts w:ascii="Calibri Light" w:hAnsi="Calibri Light"/>
                    <w:sz w:val="20"/>
                  </w:rPr>
                </w:rPrChange>
              </w:rPr>
              <w:t xml:space="preserve">Instructions Section (V2) </w:t>
            </w:r>
          </w:p>
          <w:p w14:paraId="6EADF6EC" w14:textId="77777777" w:rsidR="00510672" w:rsidRPr="00D14360" w:rsidRDefault="00510672" w:rsidP="00510672">
            <w:pPr>
              <w:rPr>
                <w:rFonts w:ascii="Calibri Light" w:eastAsia="Times New Roman" w:hAnsi="Calibri Light"/>
                <w:sz w:val="24"/>
                <w:szCs w:val="24"/>
                <w:rPrChange w:id="6224" w:author="Russell Ott" w:date="2022-05-16T11:47:00Z">
                  <w:rPr>
                    <w:rFonts w:ascii="Calibri Light" w:hAnsi="Calibri Light"/>
                    <w:sz w:val="20"/>
                  </w:rPr>
                </w:rPrChange>
              </w:rPr>
            </w:pPr>
            <w:r w:rsidRPr="00D14360">
              <w:rPr>
                <w:rFonts w:ascii="Calibri Light" w:hAnsi="Calibri Light"/>
                <w:rPrChange w:id="6225" w:author="Russell Ott" w:date="2022-05-16T11:47:00Z">
                  <w:rPr>
                    <w:rFonts w:ascii="Calibri Light" w:hAnsi="Calibri Light"/>
                    <w:sz w:val="20"/>
                  </w:rPr>
                </w:rPrChange>
              </w:rPr>
              <w:t>Problem Section (entries optiona</w:t>
            </w:r>
            <w:r w:rsidRPr="00D14360">
              <w:rPr>
                <w:rFonts w:ascii="Calibri Light" w:hAnsi="Calibri Light"/>
                <w:rPrChange w:id="6226" w:author="Russell Ott" w:date="2022-05-16T11:47:00Z">
                  <w:rPr>
                    <w:rFonts w:ascii="Calibri Light" w:hAnsi="Calibri Light"/>
                    <w:sz w:val="20"/>
                  </w:rPr>
                </w:rPrChange>
              </w:rPr>
              <w:t xml:space="preserve">l) (V3) </w:t>
            </w:r>
          </w:p>
          <w:p w14:paraId="22E6AADB" w14:textId="77777777" w:rsidR="00510672" w:rsidRPr="00D14360" w:rsidRDefault="00510672" w:rsidP="00510672">
            <w:pPr>
              <w:rPr>
                <w:rFonts w:ascii="Calibri Light" w:eastAsia="Times New Roman" w:hAnsi="Calibri Light"/>
                <w:sz w:val="24"/>
                <w:szCs w:val="24"/>
                <w:rPrChange w:id="6227" w:author="Russell Ott" w:date="2022-05-16T11:47:00Z">
                  <w:rPr>
                    <w:rFonts w:ascii="Calibri Light" w:hAnsi="Calibri Light"/>
                    <w:sz w:val="20"/>
                  </w:rPr>
                </w:rPrChange>
              </w:rPr>
            </w:pPr>
            <w:r w:rsidRPr="00D14360">
              <w:rPr>
                <w:rFonts w:ascii="Calibri Light" w:hAnsi="Calibri Light"/>
                <w:rPrChange w:id="6228" w:author="Russell Ott" w:date="2022-05-16T11:47:00Z">
                  <w:rPr>
                    <w:rFonts w:ascii="Calibri Light" w:hAnsi="Calibri Light"/>
                    <w:sz w:val="20"/>
                  </w:rPr>
                </w:rPrChange>
              </w:rPr>
              <w:t xml:space="preserve">Procedures Section (entries optional) (V2) </w:t>
            </w:r>
          </w:p>
          <w:p w14:paraId="0635556D" w14:textId="77777777" w:rsidR="00510672" w:rsidRPr="00D14360" w:rsidRDefault="00510672" w:rsidP="00D14360">
            <w:pPr>
              <w:keepNext/>
              <w:rPr>
                <w:rFonts w:ascii="Calibri Light" w:eastAsia="Times New Roman" w:hAnsi="Calibri Light"/>
                <w:sz w:val="24"/>
                <w:szCs w:val="24"/>
                <w:rPrChange w:id="6229" w:author="Russell Ott" w:date="2022-05-16T11:47:00Z">
                  <w:rPr>
                    <w:rFonts w:ascii="Calibri Light" w:hAnsi="Calibri Light"/>
                    <w:sz w:val="20"/>
                  </w:rPr>
                </w:rPrChange>
              </w:rPr>
            </w:pPr>
            <w:r w:rsidRPr="00D14360">
              <w:rPr>
                <w:rFonts w:ascii="Calibri Light" w:hAnsi="Calibri Light"/>
                <w:rPrChange w:id="6230" w:author="Russell Ott" w:date="2022-05-16T11:47:00Z">
                  <w:rPr>
                    <w:rFonts w:ascii="Calibri Light" w:hAnsi="Calibri Light"/>
                    <w:sz w:val="20"/>
                  </w:rPr>
                </w:rPrChange>
              </w:rPr>
              <w:t>Reason for Visit Section</w:t>
            </w:r>
          </w:p>
        </w:tc>
      </w:tr>
    </w:tbl>
    <w:p w14:paraId="73FB65C7" w14:textId="53CAD79B" w:rsidR="00CF2A15" w:rsidRPr="00C64922" w:rsidRDefault="00C65E25" w:rsidP="00A67903">
      <w:pPr>
        <w:pStyle w:val="Caption"/>
      </w:pPr>
      <w:bookmarkStart w:id="6231" w:name="_Toc21927003"/>
      <w:r>
        <w:t xml:space="preserve"> </w:t>
      </w:r>
      <w:bookmarkStart w:id="6232" w:name="_Toc103262889"/>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22</w:t>
      </w:r>
      <w:r w:rsidR="00132A94">
        <w:rPr>
          <w:noProof/>
        </w:rPr>
        <w:fldChar w:fldCharType="end"/>
      </w:r>
      <w:r w:rsidR="00CF2A15" w:rsidRPr="00C64922">
        <w:t>: History and Physical: Document Template</w:t>
      </w:r>
      <w:r w:rsidR="00A67903">
        <w:t>.</w:t>
      </w:r>
      <w:bookmarkEnd w:id="6232"/>
      <w:bookmarkEnd w:id="6231"/>
    </w:p>
    <w:p w14:paraId="0E7C7962" w14:textId="77777777" w:rsidR="00A10C4D" w:rsidRPr="00C64922" w:rsidRDefault="00A10C4D" w:rsidP="00F10C7C">
      <w:pPr>
        <w:pStyle w:val="Heading3"/>
      </w:pPr>
      <w:bookmarkStart w:id="6233" w:name="_Toc11391255"/>
      <w:bookmarkStart w:id="6234" w:name="_Toc103262652"/>
      <w:bookmarkStart w:id="6235" w:name="_Toc22823397"/>
      <w:r w:rsidRPr="00C64922">
        <w:t xml:space="preserve">Operative Note: </w:t>
      </w:r>
      <w:bookmarkEnd w:id="6179"/>
      <w:bookmarkEnd w:id="6180"/>
      <w:bookmarkEnd w:id="6181"/>
      <w:r w:rsidR="005D764C" w:rsidRPr="00C64922">
        <w:t>Document Template</w:t>
      </w:r>
      <w:bookmarkEnd w:id="6233"/>
      <w:bookmarkEnd w:id="6234"/>
      <w:bookmarkEnd w:id="6235"/>
    </w:p>
    <w:p w14:paraId="58496244" w14:textId="77777777" w:rsidR="00BA06B2" w:rsidRPr="00D14360" w:rsidRDefault="00BA06B2" w:rsidP="00BA06B2">
      <w:pPr>
        <w:rPr>
          <w:rFonts w:ascii="Times New Roman" w:eastAsia="Times New Roman" w:hAnsi="Times New Roman"/>
          <w:sz w:val="24"/>
          <w:szCs w:val="24"/>
          <w:rPrChange w:id="6236" w:author="Russell Ott" w:date="2022-05-16T11:47:00Z">
            <w:rPr>
              <w:rFonts w:ascii="Calibri" w:hAnsi="Calibri"/>
            </w:rPr>
          </w:rPrChange>
        </w:rPr>
      </w:pPr>
      <w:r w:rsidRPr="00D14360">
        <w:rPr>
          <w:rPrChange w:id="6237" w:author="Russell Ott" w:date="2022-05-16T11:47:00Z">
            <w:rPr>
              <w:rFonts w:ascii="Calibri" w:hAnsi="Calibri"/>
            </w:rPr>
          </w:rPrChange>
        </w:rPr>
        <w:t xml:space="preserve">The Operative Note is a frequently used type of procedure note </w:t>
      </w:r>
      <w:r w:rsidRPr="00D14360">
        <w:rPr>
          <w:rPrChange w:id="6238" w:author="Russell Ott" w:date="2022-05-16T11:47:00Z">
            <w:rPr>
              <w:rFonts w:ascii="Calibri" w:hAnsi="Calibri"/>
            </w:rPr>
          </w:rPrChange>
        </w:rPr>
        <w:t>with specific requirements set forth by regulatory agencies. The Operative Note is created immediately following a surgical or other high-risk procedure. It records the pre- and post-surgical diagnosis, pertinent events of the procedure, as well as the con</w:t>
      </w:r>
      <w:r w:rsidRPr="00D14360">
        <w:rPr>
          <w:rPrChange w:id="6239" w:author="Russell Ott" w:date="2022-05-16T11:47:00Z">
            <w:rPr>
              <w:rFonts w:ascii="Calibri" w:hAnsi="Calibri"/>
            </w:rPr>
          </w:rPrChange>
        </w:rPr>
        <w:t>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2E634A">
      <w:pPr>
        <w:pStyle w:val="Heading4"/>
      </w:pPr>
      <w:r w:rsidRPr="00C64922">
        <w:t>Structured Sections</w:t>
      </w:r>
    </w:p>
    <w:p w14:paraId="7DC5B9B4" w14:textId="77777777" w:rsidR="00237611" w:rsidRPr="00D14360" w:rsidRDefault="00424FFA" w:rsidP="00237611">
      <w:pPr>
        <w:rPr>
          <w:rFonts w:ascii="Times New Roman" w:eastAsia="Times New Roman" w:hAnsi="Times New Roman"/>
          <w:sz w:val="24"/>
          <w:szCs w:val="24"/>
          <w:rPrChange w:id="6240" w:author="Russell Ott" w:date="2022-05-16T11:47:00Z">
            <w:rPr>
              <w:rFonts w:ascii="Calibri" w:hAnsi="Calibri"/>
            </w:rPr>
          </w:rPrChange>
        </w:rPr>
      </w:pPr>
      <w:r w:rsidRPr="00D14360">
        <w:rPr>
          <w:rPrChange w:id="6241" w:author="Russell Ott" w:date="2022-05-16T11:47:00Z">
            <w:rPr>
              <w:rFonts w:ascii="Calibri" w:hAnsi="Calibri"/>
            </w:rPr>
          </w:rPrChange>
        </w:rPr>
        <w:t xml:space="preserve">The table </w:t>
      </w:r>
      <w:r w:rsidR="00237611" w:rsidRPr="00D14360">
        <w:rPr>
          <w:rPrChange w:id="6242" w:author="Russell Ott" w:date="2022-05-16T11:47:00Z">
            <w:rPr>
              <w:rFonts w:ascii="Calibri" w:hAnsi="Calibri"/>
            </w:rPr>
          </w:rPrChange>
        </w:rPr>
        <w:t>below describes t</w:t>
      </w:r>
      <w:r w:rsidR="00237611" w:rsidRPr="00D14360">
        <w:rPr>
          <w:rPrChange w:id="6243" w:author="Russell Ott" w:date="2022-05-16T11:47:00Z">
            <w:rPr>
              <w:rFonts w:ascii="Calibri" w:hAnsi="Calibri"/>
            </w:rPr>
          </w:rPrChange>
        </w:rPr>
        <w:t>he required and optional sections in an Operative Note document template</w:t>
      </w:r>
      <w:r w:rsidR="00ED7EA1">
        <w:rPr>
          <w:rPrChange w:id="6244" w:author="Russell Ott" w:date="2022-05-16T11:47:00Z">
            <w:rPr>
              <w:rFonts w:ascii="Calibri" w:hAnsi="Calibri"/>
            </w:rPr>
          </w:rPrChange>
        </w:rPr>
        <w:t xml:space="preserve">: </w:t>
      </w:r>
      <w:r w:rsidR="00ED7EA1" w:rsidRPr="003A3D50">
        <w:rPr>
          <w:rPrChange w:id="6245" w:author="Russell Ott" w:date="2022-05-16T11:47:00Z">
            <w:rPr>
              <w:rFonts w:ascii="Calibri" w:hAnsi="Calibri"/>
            </w:rPr>
          </w:rPrChange>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69"/>
        <w:gridCol w:w="4060"/>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b/>
                <w:color w:val="FFFFFF"/>
                <w:rPrChange w:id="6246" w:author="Russell Ott" w:date="2022-05-16T11:47:00Z">
                  <w:rPr>
                    <w:rFonts w:ascii="Calibri" w:hAnsi="Calibri"/>
                    <w:b/>
                    <w:color w:val="FFFFFF"/>
                  </w:rPr>
                </w:rPrChange>
              </w:rPr>
            </w:pPr>
            <w:bookmarkStart w:id="6247" w:name="_Toc10690852"/>
            <w:bookmarkStart w:id="6248" w:name="_Toc11043595"/>
            <w:bookmarkStart w:id="6249" w:name="_Toc11045586"/>
            <w:r w:rsidRPr="00D14360">
              <w:rPr>
                <w:b/>
                <w:color w:val="FFFFFF"/>
                <w:rPrChange w:id="6250" w:author="Russell Ott" w:date="2022-05-16T11:47:00Z">
                  <w:rPr>
                    <w:rFonts w:ascii="Calibri" w:hAnsi="Calibri"/>
                    <w:b/>
                    <w:color w:val="FFFFFF"/>
                  </w:rPr>
                </w:rPrChange>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251" w:author="Russell Ott" w:date="2022-05-16T11:47:00Z">
                  <w:rPr>
                    <w:rFonts w:ascii="Calibri" w:hAnsi="Calibri"/>
                    <w:b/>
                    <w:color w:val="FFFFFF"/>
                  </w:rPr>
                </w:rPrChange>
              </w:rPr>
            </w:pPr>
            <w:r w:rsidRPr="00D14360">
              <w:rPr>
                <w:b/>
                <w:color w:val="FFFFFF"/>
                <w:rPrChange w:id="6252" w:author="Russell Ott" w:date="2022-05-16T11:47:00Z">
                  <w:rPr>
                    <w:rFonts w:ascii="Calibri" w:hAnsi="Calibri"/>
                    <w:b/>
                    <w:color w:val="FFFFFF"/>
                  </w:rPr>
                </w:rPrChange>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253" w:author="Russell Ott" w:date="2022-05-16T11:47:00Z">
                  <w:rPr>
                    <w:rFonts w:ascii="Calibri" w:hAnsi="Calibri"/>
                    <w:b/>
                    <w:color w:val="FFFFFF"/>
                  </w:rPr>
                </w:rPrChange>
              </w:rPr>
            </w:pPr>
            <w:r w:rsidRPr="00D14360">
              <w:rPr>
                <w:b/>
                <w:color w:val="FFFFFF"/>
                <w:rPrChange w:id="6254" w:author="Russell Ott" w:date="2022-05-16T11:47:00Z">
                  <w:rPr>
                    <w:rFonts w:ascii="Calibri" w:hAnsi="Calibri"/>
                    <w:b/>
                    <w:color w:val="FFFFFF"/>
                  </w:rPr>
                </w:rPrChange>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b/>
                <w:color w:val="000000"/>
                <w:rPrChange w:id="6255" w:author="Russell Ott" w:date="2022-05-16T11:47:00Z">
                  <w:rPr>
                    <w:rFonts w:ascii="Calibri" w:hAnsi="Calibri"/>
                    <w:b/>
                    <w:color w:val="000000"/>
                    <w:sz w:val="20"/>
                  </w:rPr>
                </w:rPrChange>
              </w:rPr>
            </w:pPr>
            <w:r w:rsidRPr="00D14360">
              <w:rPr>
                <w:b/>
                <w:color w:val="000000"/>
                <w:rPrChange w:id="6256" w:author="Russell Ott" w:date="2022-05-16T11:47:00Z">
                  <w:rPr>
                    <w:rFonts w:ascii="Calibri" w:hAnsi="Calibri"/>
                    <w:b/>
                    <w:color w:val="000000"/>
                    <w:sz w:val="20"/>
                  </w:rPr>
                </w:rPrChange>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eastAsia="Times New Roman" w:hAnsi="Calibri Light"/>
                <w:sz w:val="24"/>
                <w:szCs w:val="24"/>
                <w:rPrChange w:id="6257" w:author="Russell Ott" w:date="2022-05-16T11:47:00Z">
                  <w:rPr>
                    <w:rFonts w:ascii="Calibri Light" w:hAnsi="Calibri Light"/>
                    <w:sz w:val="20"/>
                  </w:rPr>
                </w:rPrChange>
              </w:rPr>
            </w:pPr>
            <w:r w:rsidRPr="00D14360">
              <w:rPr>
                <w:rFonts w:ascii="Calibri Light" w:hAnsi="Calibri Light"/>
                <w:rPrChange w:id="6258" w:author="Russell Ott" w:date="2022-05-16T11:47:00Z">
                  <w:rPr>
                    <w:rFonts w:ascii="Calibri Light" w:hAnsi="Calibri Light"/>
                    <w:sz w:val="20"/>
                  </w:rPr>
                </w:rPrChange>
              </w:rPr>
              <w:t xml:space="preserve">Anesthesia Section (V2) </w:t>
            </w:r>
          </w:p>
          <w:p w14:paraId="1C7AAFE1" w14:textId="77777777" w:rsidR="00510672" w:rsidRPr="00D14360" w:rsidRDefault="00510672" w:rsidP="00510672">
            <w:pPr>
              <w:rPr>
                <w:rFonts w:ascii="Calibri Light" w:eastAsia="Times New Roman" w:hAnsi="Calibri Light"/>
                <w:sz w:val="24"/>
                <w:szCs w:val="24"/>
                <w:rPrChange w:id="6259" w:author="Russell Ott" w:date="2022-05-16T11:47:00Z">
                  <w:rPr>
                    <w:rFonts w:ascii="Calibri Light" w:hAnsi="Calibri Light"/>
                    <w:sz w:val="20"/>
                  </w:rPr>
                </w:rPrChange>
              </w:rPr>
            </w:pPr>
            <w:r w:rsidRPr="00D14360">
              <w:rPr>
                <w:rFonts w:ascii="Calibri Light" w:hAnsi="Calibri Light"/>
                <w:rPrChange w:id="6260" w:author="Russell Ott" w:date="2022-05-16T11:47:00Z">
                  <w:rPr>
                    <w:rFonts w:ascii="Calibri Light" w:hAnsi="Calibri Light"/>
                    <w:sz w:val="20"/>
                  </w:rPr>
                </w:rPrChange>
              </w:rPr>
              <w:t xml:space="preserve">Complications Section (V3) </w:t>
            </w:r>
          </w:p>
          <w:p w14:paraId="29B9FD64" w14:textId="77777777" w:rsidR="00510672" w:rsidRPr="00D14360" w:rsidRDefault="00510672" w:rsidP="00510672">
            <w:pPr>
              <w:rPr>
                <w:rFonts w:ascii="Calibri Light" w:eastAsia="Times New Roman" w:hAnsi="Calibri Light"/>
                <w:sz w:val="24"/>
                <w:szCs w:val="24"/>
                <w:rPrChange w:id="6261" w:author="Russell Ott" w:date="2022-05-16T11:47:00Z">
                  <w:rPr>
                    <w:rFonts w:ascii="Calibri Light" w:hAnsi="Calibri Light"/>
                    <w:sz w:val="20"/>
                  </w:rPr>
                </w:rPrChange>
              </w:rPr>
            </w:pPr>
            <w:r w:rsidRPr="00D14360">
              <w:rPr>
                <w:rFonts w:ascii="Calibri Light" w:hAnsi="Calibri Light"/>
                <w:rPrChange w:id="6262" w:author="Russell Ott" w:date="2022-05-16T11:47:00Z">
                  <w:rPr>
                    <w:rFonts w:ascii="Calibri Light" w:hAnsi="Calibri Light"/>
                    <w:sz w:val="20"/>
                  </w:rPr>
                </w:rPrChange>
              </w:rPr>
              <w:t>Preoperative Diagnosis Section (V3)</w:t>
            </w:r>
          </w:p>
          <w:p w14:paraId="5F3AB713" w14:textId="77777777" w:rsidR="00510672" w:rsidRPr="00D14360" w:rsidRDefault="00510672" w:rsidP="00510672">
            <w:pPr>
              <w:rPr>
                <w:rFonts w:ascii="Calibri Light" w:eastAsia="Times New Roman" w:hAnsi="Calibri Light"/>
                <w:sz w:val="24"/>
                <w:szCs w:val="24"/>
                <w:rPrChange w:id="6263" w:author="Russell Ott" w:date="2022-05-16T11:47:00Z">
                  <w:rPr>
                    <w:rFonts w:ascii="Calibri Light" w:hAnsi="Calibri Light"/>
                    <w:sz w:val="20"/>
                  </w:rPr>
                </w:rPrChange>
              </w:rPr>
            </w:pPr>
            <w:r w:rsidRPr="00D14360">
              <w:rPr>
                <w:rFonts w:ascii="Calibri Light" w:hAnsi="Calibri Light"/>
                <w:rPrChange w:id="6264" w:author="Russell Ott" w:date="2022-05-16T11:47:00Z">
                  <w:rPr>
                    <w:rFonts w:ascii="Calibri Light" w:hAnsi="Calibri Light"/>
                    <w:sz w:val="20"/>
                  </w:rPr>
                </w:rPrChange>
              </w:rPr>
              <w:t xml:space="preserve">Procedure Estimated Blood Loss Section Procedure Findings Section (V3) </w:t>
            </w:r>
          </w:p>
          <w:p w14:paraId="6A8E3442" w14:textId="77777777" w:rsidR="00510672" w:rsidRPr="00D14360" w:rsidRDefault="00510672" w:rsidP="00510672">
            <w:pPr>
              <w:rPr>
                <w:rFonts w:ascii="Calibri Light" w:eastAsia="Times New Roman" w:hAnsi="Calibri Light"/>
                <w:sz w:val="24"/>
                <w:szCs w:val="24"/>
                <w:rPrChange w:id="6265" w:author="Russell Ott" w:date="2022-05-16T11:47:00Z">
                  <w:rPr>
                    <w:rFonts w:ascii="Calibri Light" w:hAnsi="Calibri Light"/>
                    <w:sz w:val="20"/>
                  </w:rPr>
                </w:rPrChange>
              </w:rPr>
            </w:pPr>
            <w:r w:rsidRPr="00D14360">
              <w:rPr>
                <w:rFonts w:ascii="Calibri Light" w:hAnsi="Calibri Light"/>
                <w:rPrChange w:id="6266" w:author="Russell Ott" w:date="2022-05-16T11:47:00Z">
                  <w:rPr>
                    <w:rFonts w:ascii="Calibri Light" w:hAnsi="Calibri Light"/>
                    <w:sz w:val="20"/>
                  </w:rPr>
                </w:rPrChange>
              </w:rPr>
              <w:t xml:space="preserve">Procedure Specimens Taken Section </w:t>
            </w:r>
          </w:p>
          <w:p w14:paraId="6C77B871" w14:textId="77777777" w:rsidR="00510672" w:rsidRPr="00D14360" w:rsidRDefault="00510672" w:rsidP="00510672">
            <w:pPr>
              <w:rPr>
                <w:rFonts w:ascii="Calibri Light" w:eastAsia="Times New Roman" w:hAnsi="Calibri Light"/>
                <w:sz w:val="24"/>
                <w:szCs w:val="24"/>
                <w:rPrChange w:id="6267" w:author="Russell Ott" w:date="2022-05-16T11:47:00Z">
                  <w:rPr>
                    <w:rFonts w:ascii="Calibri Light" w:hAnsi="Calibri Light"/>
                    <w:sz w:val="20"/>
                  </w:rPr>
                </w:rPrChange>
              </w:rPr>
            </w:pPr>
            <w:r w:rsidRPr="00D14360">
              <w:rPr>
                <w:rFonts w:ascii="Calibri Light" w:hAnsi="Calibri Light"/>
                <w:rPrChange w:id="6268" w:author="Russell Ott" w:date="2022-05-16T11:47:00Z">
                  <w:rPr>
                    <w:rFonts w:ascii="Calibri Light" w:hAnsi="Calibri Light"/>
                    <w:sz w:val="20"/>
                  </w:rPr>
                </w:rPrChange>
              </w:rPr>
              <w:t xml:space="preserve">Procedure Description Section </w:t>
            </w:r>
          </w:p>
          <w:p w14:paraId="47EBB98B" w14:textId="77777777" w:rsidR="00510672" w:rsidRDefault="00510672" w:rsidP="00510672">
            <w:pPr>
              <w:rPr>
                <w:rFonts w:ascii="Calibri Light" w:eastAsia="Times New Roman" w:hAnsi="Calibri Light"/>
                <w:sz w:val="24"/>
                <w:szCs w:val="24"/>
                <w:rPrChange w:id="6269" w:author="Russell Ott" w:date="2022-05-16T11:47:00Z">
                  <w:rPr>
                    <w:rFonts w:ascii="Calibri Light" w:hAnsi="Calibri Light"/>
                    <w:sz w:val="20"/>
                  </w:rPr>
                </w:rPrChange>
              </w:rPr>
            </w:pPr>
            <w:r w:rsidRPr="00D14360">
              <w:rPr>
                <w:rFonts w:ascii="Calibri Light" w:hAnsi="Calibri Light"/>
                <w:rPrChange w:id="6270" w:author="Russell Ott" w:date="2022-05-16T11:47:00Z">
                  <w:rPr>
                    <w:rFonts w:ascii="Calibri Light" w:hAnsi="Calibri Light"/>
                    <w:sz w:val="20"/>
                  </w:rPr>
                </w:rPrChange>
              </w:rPr>
              <w:t xml:space="preserve">Postoperative </w:t>
            </w:r>
            <w:r w:rsidRPr="00D14360">
              <w:rPr>
                <w:rFonts w:ascii="Calibri Light" w:hAnsi="Calibri Light"/>
                <w:rPrChange w:id="6271" w:author="Russell Ott" w:date="2022-05-16T11:47:00Z">
                  <w:rPr>
                    <w:rFonts w:ascii="Calibri Light" w:hAnsi="Calibri Light"/>
                    <w:sz w:val="20"/>
                  </w:rPr>
                </w:rPrChange>
              </w:rPr>
              <w:t>Diagnosis Section</w:t>
            </w:r>
          </w:p>
          <w:p w14:paraId="3939D1F4" w14:textId="77777777" w:rsidR="00AE4339" w:rsidRPr="00D14360" w:rsidRDefault="00AE4339" w:rsidP="00510672">
            <w:pPr>
              <w:rPr>
                <w:rFonts w:ascii="Calibri Light" w:hAnsi="Calibri Light"/>
                <w:rPrChange w:id="6272" w:author="Russell Ott" w:date="2022-05-16T11:47:00Z">
                  <w:rPr>
                    <w:rFonts w:ascii="Calibri Light" w:hAnsi="Calibri Light"/>
                    <w:sz w:val="20"/>
                  </w:rPr>
                </w:rPrChange>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eastAsia="Times New Roman" w:hAnsi="Calibri Light"/>
                <w:sz w:val="24"/>
                <w:szCs w:val="24"/>
                <w:rPrChange w:id="6273" w:author="Russell Ott" w:date="2022-05-16T11:47:00Z">
                  <w:rPr>
                    <w:rFonts w:ascii="Calibri Light" w:hAnsi="Calibri Light"/>
                    <w:sz w:val="20"/>
                  </w:rPr>
                </w:rPrChange>
              </w:rPr>
            </w:pPr>
            <w:r w:rsidRPr="00D14360">
              <w:rPr>
                <w:rFonts w:ascii="Calibri Light" w:hAnsi="Calibri Light"/>
                <w:rPrChange w:id="6274" w:author="Russell Ott" w:date="2022-05-16T11:47:00Z">
                  <w:rPr>
                    <w:rFonts w:ascii="Calibri Light" w:hAnsi="Calibri Light"/>
                    <w:sz w:val="20"/>
                  </w:rPr>
                </w:rPrChange>
              </w:rPr>
              <w:t xml:space="preserve">Procedure Implants Section </w:t>
            </w:r>
          </w:p>
          <w:p w14:paraId="5C7892C3" w14:textId="77777777" w:rsidR="00510672" w:rsidRPr="00D14360" w:rsidRDefault="00510672" w:rsidP="00510672">
            <w:pPr>
              <w:rPr>
                <w:rFonts w:ascii="Calibri Light" w:eastAsia="Times New Roman" w:hAnsi="Calibri Light"/>
                <w:sz w:val="24"/>
                <w:szCs w:val="24"/>
                <w:rPrChange w:id="6275" w:author="Russell Ott" w:date="2022-05-16T11:47:00Z">
                  <w:rPr>
                    <w:rFonts w:ascii="Calibri Light" w:hAnsi="Calibri Light"/>
                    <w:sz w:val="20"/>
                  </w:rPr>
                </w:rPrChange>
              </w:rPr>
            </w:pPr>
            <w:r w:rsidRPr="00D14360">
              <w:rPr>
                <w:rFonts w:ascii="Calibri Light" w:hAnsi="Calibri Light"/>
                <w:rPrChange w:id="6276" w:author="Russell Ott" w:date="2022-05-16T11:47:00Z">
                  <w:rPr>
                    <w:rFonts w:ascii="Calibri Light" w:hAnsi="Calibri Light"/>
                    <w:sz w:val="20"/>
                  </w:rPr>
                </w:rPrChange>
              </w:rPr>
              <w:t xml:space="preserve">Operative Note Fluids Section </w:t>
            </w:r>
          </w:p>
          <w:p w14:paraId="18A32D51" w14:textId="77777777" w:rsidR="00510672" w:rsidRPr="00D14360" w:rsidRDefault="00510672" w:rsidP="00510672">
            <w:pPr>
              <w:rPr>
                <w:rFonts w:ascii="Calibri Light" w:eastAsia="Times New Roman" w:hAnsi="Calibri Light"/>
                <w:sz w:val="24"/>
                <w:szCs w:val="24"/>
                <w:rPrChange w:id="6277" w:author="Russell Ott" w:date="2022-05-16T11:47:00Z">
                  <w:rPr>
                    <w:rFonts w:ascii="Calibri Light" w:hAnsi="Calibri Light"/>
                    <w:sz w:val="20"/>
                  </w:rPr>
                </w:rPrChange>
              </w:rPr>
            </w:pPr>
            <w:r w:rsidRPr="00D14360">
              <w:rPr>
                <w:rFonts w:ascii="Calibri Light" w:hAnsi="Calibri Light"/>
                <w:rPrChange w:id="6278" w:author="Russell Ott" w:date="2022-05-16T11:47:00Z">
                  <w:rPr>
                    <w:rFonts w:ascii="Calibri Light" w:hAnsi="Calibri Light"/>
                    <w:sz w:val="20"/>
                  </w:rPr>
                </w:rPrChange>
              </w:rPr>
              <w:t xml:space="preserve">Operative Note </w:t>
            </w:r>
          </w:p>
          <w:p w14:paraId="470E342C" w14:textId="77777777" w:rsidR="00510672" w:rsidRPr="00D14360" w:rsidRDefault="00510672" w:rsidP="00510672">
            <w:pPr>
              <w:rPr>
                <w:rFonts w:ascii="Calibri Light" w:eastAsia="Times New Roman" w:hAnsi="Calibri Light"/>
                <w:sz w:val="24"/>
                <w:szCs w:val="24"/>
                <w:rPrChange w:id="6279" w:author="Russell Ott" w:date="2022-05-16T11:47:00Z">
                  <w:rPr>
                    <w:rFonts w:ascii="Calibri Light" w:hAnsi="Calibri Light"/>
                    <w:sz w:val="20"/>
                  </w:rPr>
                </w:rPrChange>
              </w:rPr>
            </w:pPr>
            <w:r w:rsidRPr="00D14360">
              <w:rPr>
                <w:rFonts w:ascii="Calibri Light" w:hAnsi="Calibri Light"/>
                <w:rPrChange w:id="6280" w:author="Russell Ott" w:date="2022-05-16T11:47:00Z">
                  <w:rPr>
                    <w:rFonts w:ascii="Calibri Light" w:hAnsi="Calibri Light"/>
                    <w:sz w:val="20"/>
                  </w:rPr>
                </w:rPrChange>
              </w:rPr>
              <w:t xml:space="preserve">Surgical Procedure Section </w:t>
            </w:r>
          </w:p>
          <w:p w14:paraId="06F45B39" w14:textId="77777777" w:rsidR="00510672" w:rsidRPr="00D14360" w:rsidRDefault="00510672" w:rsidP="00510672">
            <w:pPr>
              <w:rPr>
                <w:rFonts w:ascii="Calibri Light" w:eastAsia="Times New Roman" w:hAnsi="Calibri Light"/>
                <w:sz w:val="24"/>
                <w:szCs w:val="24"/>
                <w:rPrChange w:id="6281" w:author="Russell Ott" w:date="2022-05-16T11:47:00Z">
                  <w:rPr>
                    <w:rFonts w:ascii="Calibri Light" w:hAnsi="Calibri Light"/>
                    <w:sz w:val="20"/>
                  </w:rPr>
                </w:rPrChange>
              </w:rPr>
            </w:pPr>
            <w:r w:rsidRPr="00D14360">
              <w:rPr>
                <w:rFonts w:ascii="Calibri Light" w:hAnsi="Calibri Light"/>
                <w:rPrChange w:id="6282" w:author="Russell Ott" w:date="2022-05-16T11:47:00Z">
                  <w:rPr>
                    <w:rFonts w:ascii="Calibri Light" w:hAnsi="Calibri Light"/>
                    <w:sz w:val="20"/>
                  </w:rPr>
                </w:rPrChange>
              </w:rPr>
              <w:t xml:space="preserve">Plan of Treatment Section (V2) </w:t>
            </w:r>
          </w:p>
          <w:p w14:paraId="675C4803" w14:textId="77777777" w:rsidR="00510672" w:rsidRPr="00D14360" w:rsidRDefault="00510672" w:rsidP="00510672">
            <w:pPr>
              <w:rPr>
                <w:rFonts w:ascii="Calibri Light" w:eastAsia="Times New Roman" w:hAnsi="Calibri Light"/>
                <w:sz w:val="24"/>
                <w:szCs w:val="24"/>
                <w:rPrChange w:id="6283" w:author="Russell Ott" w:date="2022-05-16T11:47:00Z">
                  <w:rPr>
                    <w:rFonts w:ascii="Calibri Light" w:hAnsi="Calibri Light"/>
                    <w:sz w:val="20"/>
                  </w:rPr>
                </w:rPrChange>
              </w:rPr>
            </w:pPr>
            <w:r w:rsidRPr="00D14360">
              <w:rPr>
                <w:rFonts w:ascii="Calibri Light" w:hAnsi="Calibri Light"/>
                <w:rPrChange w:id="6284" w:author="Russell Ott" w:date="2022-05-16T11:47:00Z">
                  <w:rPr>
                    <w:rFonts w:ascii="Calibri Light" w:hAnsi="Calibri Light"/>
                    <w:sz w:val="20"/>
                  </w:rPr>
                </w:rPrChange>
              </w:rPr>
              <w:t>Planned Procedure Section (V2)</w:t>
            </w:r>
          </w:p>
          <w:p w14:paraId="5A437EAB" w14:textId="77777777" w:rsidR="00510672" w:rsidRPr="00D14360" w:rsidRDefault="00510672" w:rsidP="00510672">
            <w:pPr>
              <w:rPr>
                <w:rFonts w:ascii="Calibri Light" w:eastAsia="Times New Roman" w:hAnsi="Calibri Light"/>
                <w:sz w:val="24"/>
                <w:szCs w:val="24"/>
                <w:rPrChange w:id="6285" w:author="Russell Ott" w:date="2022-05-16T11:47:00Z">
                  <w:rPr>
                    <w:rFonts w:ascii="Calibri Light" w:hAnsi="Calibri Light"/>
                    <w:sz w:val="20"/>
                  </w:rPr>
                </w:rPrChange>
              </w:rPr>
            </w:pPr>
            <w:r w:rsidRPr="00D14360">
              <w:rPr>
                <w:rFonts w:ascii="Calibri Light" w:hAnsi="Calibri Light"/>
                <w:rPrChange w:id="6286" w:author="Russell Ott" w:date="2022-05-16T11:47:00Z">
                  <w:rPr>
                    <w:rFonts w:ascii="Calibri Light" w:hAnsi="Calibri Light"/>
                    <w:sz w:val="20"/>
                  </w:rPr>
                </w:rPrChange>
              </w:rPr>
              <w:t xml:space="preserve">Procedure Disposition Section </w:t>
            </w:r>
          </w:p>
          <w:p w14:paraId="6A5F4F51" w14:textId="77777777" w:rsidR="00510672" w:rsidRPr="00D14360" w:rsidRDefault="00510672" w:rsidP="00510672">
            <w:pPr>
              <w:rPr>
                <w:rFonts w:ascii="Calibri Light" w:eastAsia="Times New Roman" w:hAnsi="Calibri Light"/>
                <w:sz w:val="24"/>
                <w:szCs w:val="24"/>
                <w:rPrChange w:id="6287" w:author="Russell Ott" w:date="2022-05-16T11:47:00Z">
                  <w:rPr>
                    <w:rFonts w:ascii="Calibri Light" w:hAnsi="Calibri Light"/>
                    <w:sz w:val="20"/>
                  </w:rPr>
                </w:rPrChange>
              </w:rPr>
            </w:pPr>
            <w:r w:rsidRPr="00D14360">
              <w:rPr>
                <w:rFonts w:ascii="Calibri Light" w:hAnsi="Calibri Light"/>
                <w:rPrChange w:id="6288" w:author="Russell Ott" w:date="2022-05-16T11:47:00Z">
                  <w:rPr>
                    <w:rFonts w:ascii="Calibri Light" w:hAnsi="Calibri Light"/>
                    <w:sz w:val="20"/>
                  </w:rPr>
                </w:rPrChange>
              </w:rPr>
              <w:t xml:space="preserve">Procedure Indications Section (V2) </w:t>
            </w:r>
          </w:p>
          <w:p w14:paraId="6572D786" w14:textId="77777777" w:rsidR="00510672" w:rsidRPr="00D14360" w:rsidRDefault="00510672" w:rsidP="00D14360">
            <w:pPr>
              <w:keepNext/>
              <w:rPr>
                <w:rFonts w:ascii="Calibri Light" w:eastAsia="Times New Roman" w:hAnsi="Calibri Light"/>
                <w:sz w:val="24"/>
                <w:szCs w:val="24"/>
                <w:rPrChange w:id="6289" w:author="Russell Ott" w:date="2022-05-16T11:47:00Z">
                  <w:rPr>
                    <w:rFonts w:ascii="Calibri Light" w:hAnsi="Calibri Light"/>
                    <w:sz w:val="20"/>
                  </w:rPr>
                </w:rPrChange>
              </w:rPr>
            </w:pPr>
            <w:r w:rsidRPr="00D14360">
              <w:rPr>
                <w:rFonts w:ascii="Calibri Light" w:hAnsi="Calibri Light"/>
                <w:rPrChange w:id="6290" w:author="Russell Ott" w:date="2022-05-16T11:47:00Z">
                  <w:rPr>
                    <w:rFonts w:ascii="Calibri Light" w:hAnsi="Calibri Light"/>
                    <w:sz w:val="20"/>
                  </w:rPr>
                </w:rPrChange>
              </w:rPr>
              <w:t>Surgical Drains Section</w:t>
            </w:r>
          </w:p>
        </w:tc>
      </w:tr>
    </w:tbl>
    <w:p w14:paraId="37DFE4F9" w14:textId="44229DD9" w:rsidR="00CF2A15" w:rsidRPr="00C64922" w:rsidRDefault="00C65E25" w:rsidP="00A67903">
      <w:pPr>
        <w:pStyle w:val="Caption"/>
      </w:pPr>
      <w:bookmarkStart w:id="6291" w:name="_Toc21927004"/>
      <w:r>
        <w:t xml:space="preserve"> </w:t>
      </w:r>
      <w:bookmarkStart w:id="6292" w:name="_Toc103262890"/>
      <w:r w:rsidR="00CF2A15" w:rsidRPr="00C64922">
        <w:t xml:space="preserve">Table </w:t>
      </w:r>
      <w:r w:rsidR="00132A94">
        <w:fldChar w:fldCharType="begin"/>
      </w:r>
      <w:r w:rsidR="00132A94">
        <w:instrText xml:space="preserve"> SEQ Table \* ARABIC </w:instrText>
      </w:r>
      <w:r w:rsidR="00132A94">
        <w:fldChar w:fldCharType="separate"/>
      </w:r>
      <w:r w:rsidR="00F10C7C">
        <w:rPr>
          <w:noProof/>
        </w:rPr>
        <w:t>23</w:t>
      </w:r>
      <w:r w:rsidR="00132A94">
        <w:rPr>
          <w:noProof/>
        </w:rPr>
        <w:fldChar w:fldCharType="end"/>
      </w:r>
      <w:r w:rsidR="00CF2A15" w:rsidRPr="00C64922">
        <w:t>: Operative Note: Document Template</w:t>
      </w:r>
      <w:r w:rsidR="00A67903">
        <w:t xml:space="preserve">. </w:t>
      </w:r>
      <w:r w:rsidR="00A67903">
        <w:rPr>
          <w:rPrChange w:id="6293" w:author="Russell Ott" w:date="2022-05-16T11:47:00Z">
            <w:rPr/>
          </w:rPrChange>
        </w:rPr>
        <w:t>﻿</w:t>
      </w:r>
      <w:bookmarkEnd w:id="6292"/>
      <w:bookmarkEnd w:id="6291"/>
    </w:p>
    <w:p w14:paraId="235FF72F" w14:textId="77777777" w:rsidR="00A10C4D" w:rsidRPr="00C64922" w:rsidRDefault="00A10C4D" w:rsidP="00F10C7C">
      <w:pPr>
        <w:pStyle w:val="Heading3"/>
      </w:pPr>
      <w:bookmarkStart w:id="6294" w:name="_Toc11391256"/>
      <w:bookmarkStart w:id="6295" w:name="_Toc103262653"/>
      <w:bookmarkStart w:id="6296" w:name="_Toc22823398"/>
      <w:r w:rsidRPr="00C64922">
        <w:t xml:space="preserve">Procedure Note: </w:t>
      </w:r>
      <w:bookmarkEnd w:id="6247"/>
      <w:bookmarkEnd w:id="6248"/>
      <w:bookmarkEnd w:id="6249"/>
      <w:r w:rsidR="005D764C" w:rsidRPr="00C64922">
        <w:t>Document Template</w:t>
      </w:r>
      <w:bookmarkEnd w:id="6294"/>
      <w:bookmarkEnd w:id="6295"/>
      <w:bookmarkEnd w:id="6296"/>
    </w:p>
    <w:p w14:paraId="339A7E92" w14:textId="77777777" w:rsidR="00BA06B2" w:rsidRPr="00D14360" w:rsidRDefault="00BA06B2" w:rsidP="00BA06B2">
      <w:pPr>
        <w:rPr>
          <w:rFonts w:ascii="Times New Roman" w:eastAsia="Times New Roman" w:hAnsi="Times New Roman"/>
          <w:sz w:val="24"/>
          <w:szCs w:val="24"/>
          <w:rPrChange w:id="6297" w:author="Russell Ott" w:date="2022-05-16T11:47:00Z">
            <w:rPr>
              <w:rFonts w:ascii="Calibri" w:hAnsi="Calibri"/>
            </w:rPr>
          </w:rPrChange>
        </w:rPr>
      </w:pPr>
      <w:r w:rsidRPr="00D14360">
        <w:rPr>
          <w:rPrChange w:id="6298" w:author="Russell Ott" w:date="2022-05-16T11:47:00Z">
            <w:rPr>
              <w:rFonts w:ascii="Calibri" w:hAnsi="Calibri"/>
            </w:rPr>
          </w:rPrChange>
        </w:rPr>
        <w:t>A Procedure Note encompasses many types of non-operative procedures including interventio</w:t>
      </w:r>
      <w:r w:rsidRPr="00D14360">
        <w:rPr>
          <w:rPrChange w:id="6299" w:author="Russell Ott" w:date="2022-05-16T11:47:00Z">
            <w:rPr>
              <w:rFonts w:ascii="Calibri" w:hAnsi="Calibri"/>
            </w:rPr>
          </w:rPrChange>
        </w:rPr>
        <w:t>nal cardiology, gastrointestinal endoscopy, osteopathic manipulation, and many other specialty fields. Procedure Notes are differentiated from Operative Notes because they do not involve incision or excision as the primary act. The Procedure Note is create</w:t>
      </w:r>
      <w:r w:rsidRPr="00D14360">
        <w:rPr>
          <w:rPrChange w:id="6300" w:author="Russell Ott" w:date="2022-05-16T11:47:00Z">
            <w:rPr>
              <w:rFonts w:ascii="Calibri" w:hAnsi="Calibri"/>
            </w:rPr>
          </w:rPrChange>
        </w:rPr>
        <w:t>d immediately following a non-operative procedure. It records the indications for the procedure and, when applicable, post</w:t>
      </w:r>
      <w:r w:rsidR="001F7773" w:rsidRPr="00D14360">
        <w:rPr>
          <w:rPrChange w:id="6301" w:author="Russell Ott" w:date="2022-05-16T11:47:00Z">
            <w:rPr>
              <w:rFonts w:ascii="Calibri" w:hAnsi="Calibri"/>
            </w:rPr>
          </w:rPrChange>
        </w:rPr>
        <w:t>-</w:t>
      </w:r>
      <w:r w:rsidRPr="00D14360">
        <w:rPr>
          <w:rPrChange w:id="6302" w:author="Russell Ott" w:date="2022-05-16T11:47:00Z">
            <w:rPr>
              <w:rFonts w:ascii="Calibri" w:hAnsi="Calibri"/>
            </w:rPr>
          </w:rPrChange>
        </w:rPr>
        <w:t>procedure diagnosis, pertinent events of the procedure, and the patient’s tolerance for the procedure. It should be detailed enough t</w:t>
      </w:r>
      <w:r w:rsidRPr="00D14360">
        <w:rPr>
          <w:rPrChange w:id="6303" w:author="Russell Ott" w:date="2022-05-16T11:47:00Z">
            <w:rPr>
              <w:rFonts w:ascii="Calibri" w:hAnsi="Calibri"/>
            </w:rPr>
          </w:rPrChange>
        </w:rPr>
        <w:t>o justify the procedure, describe the course of the procedure, and provide continuity of care.</w:t>
      </w:r>
    </w:p>
    <w:p w14:paraId="48F67F3B" w14:textId="77777777" w:rsidR="00C117D5" w:rsidRPr="00C64922" w:rsidRDefault="00C117D5" w:rsidP="002E634A">
      <w:pPr>
        <w:pStyle w:val="Heading4"/>
      </w:pPr>
      <w:r w:rsidRPr="00C64922">
        <w:t>Structured Sections</w:t>
      </w:r>
    </w:p>
    <w:p w14:paraId="337BCC42" w14:textId="77777777" w:rsidR="00237611" w:rsidRPr="00D14360" w:rsidRDefault="00424FFA" w:rsidP="00237611">
      <w:pPr>
        <w:rPr>
          <w:rFonts w:ascii="Times New Roman" w:eastAsia="Times New Roman" w:hAnsi="Times New Roman"/>
          <w:sz w:val="24"/>
          <w:szCs w:val="24"/>
          <w:rPrChange w:id="6304" w:author="Russell Ott" w:date="2022-05-16T11:47:00Z">
            <w:rPr>
              <w:rFonts w:ascii="Calibri" w:hAnsi="Calibri"/>
            </w:rPr>
          </w:rPrChange>
        </w:rPr>
      </w:pPr>
      <w:r w:rsidRPr="00D14360">
        <w:rPr>
          <w:rPrChange w:id="6305" w:author="Russell Ott" w:date="2022-05-16T11:47:00Z">
            <w:rPr>
              <w:rFonts w:ascii="Calibri" w:hAnsi="Calibri"/>
            </w:rPr>
          </w:rPrChange>
        </w:rPr>
        <w:t xml:space="preserve">The table </w:t>
      </w:r>
      <w:r w:rsidR="00237611" w:rsidRPr="00D14360">
        <w:rPr>
          <w:rPrChange w:id="6306" w:author="Russell Ott" w:date="2022-05-16T11:47:00Z">
            <w:rPr>
              <w:rFonts w:ascii="Calibri" w:hAnsi="Calibri"/>
            </w:rPr>
          </w:rPrChange>
        </w:rPr>
        <w:t>below describes the required and optional sections in a Procedure Note document template</w:t>
      </w:r>
      <w:r w:rsidR="00ED7EA1">
        <w:rPr>
          <w:rPrChange w:id="6307" w:author="Russell Ott" w:date="2022-05-16T11:47:00Z">
            <w:rPr>
              <w:rFonts w:ascii="Calibri" w:hAnsi="Calibri"/>
            </w:rPr>
          </w:rPrChange>
        </w:rPr>
        <w:t xml:space="preserve">: </w:t>
      </w:r>
      <w:r w:rsidR="00ED7EA1" w:rsidRPr="003A3D50">
        <w:rPr>
          <w:rPrChange w:id="6308" w:author="Russell Ott" w:date="2022-05-16T11:47:00Z">
            <w:rPr>
              <w:rFonts w:ascii="Calibri" w:hAnsi="Calibri"/>
            </w:rPr>
          </w:rPrChange>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b/>
                <w:color w:val="FFFFFF"/>
                <w:rPrChange w:id="6309" w:author="Russell Ott" w:date="2022-05-16T11:47:00Z">
                  <w:rPr>
                    <w:rFonts w:ascii="Calibri" w:hAnsi="Calibri"/>
                    <w:b/>
                    <w:color w:val="FFFFFF"/>
                  </w:rPr>
                </w:rPrChange>
              </w:rPr>
            </w:pPr>
            <w:bookmarkStart w:id="6310" w:name="_Toc10690853"/>
            <w:bookmarkStart w:id="6311" w:name="_Toc11043596"/>
            <w:bookmarkStart w:id="6312" w:name="_Toc11045587"/>
            <w:r w:rsidRPr="00D14360">
              <w:rPr>
                <w:b/>
                <w:color w:val="FFFFFF"/>
                <w:rPrChange w:id="6313" w:author="Russell Ott" w:date="2022-05-16T11:47:00Z">
                  <w:rPr>
                    <w:rFonts w:ascii="Calibri" w:hAnsi="Calibri"/>
                    <w:b/>
                    <w:color w:val="FFFFFF"/>
                  </w:rPr>
                </w:rPrChange>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14" w:author="Russell Ott" w:date="2022-05-16T11:47:00Z">
                  <w:rPr>
                    <w:rFonts w:ascii="Calibri" w:hAnsi="Calibri"/>
                    <w:b/>
                    <w:color w:val="FFFFFF"/>
                  </w:rPr>
                </w:rPrChange>
              </w:rPr>
            </w:pPr>
            <w:r w:rsidRPr="00D14360">
              <w:rPr>
                <w:b/>
                <w:color w:val="FFFFFF"/>
                <w:rPrChange w:id="6315" w:author="Russell Ott" w:date="2022-05-16T11:47:00Z">
                  <w:rPr>
                    <w:rFonts w:ascii="Calibri" w:hAnsi="Calibri"/>
                    <w:b/>
                    <w:color w:val="FFFFFF"/>
                  </w:rPr>
                </w:rPrChange>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16" w:author="Russell Ott" w:date="2022-05-16T11:47:00Z">
                  <w:rPr>
                    <w:rFonts w:ascii="Calibri" w:hAnsi="Calibri"/>
                    <w:b/>
                    <w:color w:val="FFFFFF"/>
                  </w:rPr>
                </w:rPrChange>
              </w:rPr>
            </w:pPr>
            <w:r w:rsidRPr="00D14360">
              <w:rPr>
                <w:b/>
                <w:color w:val="FFFFFF"/>
                <w:rPrChange w:id="6317" w:author="Russell Ott" w:date="2022-05-16T11:47:00Z">
                  <w:rPr>
                    <w:rFonts w:ascii="Calibri" w:hAnsi="Calibri"/>
                    <w:b/>
                    <w:color w:val="FFFFFF"/>
                  </w:rPr>
                </w:rPrChange>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b/>
                <w:color w:val="000000"/>
                <w:rPrChange w:id="6318" w:author="Russell Ott" w:date="2022-05-16T11:47:00Z">
                  <w:rPr>
                    <w:rFonts w:ascii="Calibri" w:hAnsi="Calibri"/>
                    <w:b/>
                    <w:color w:val="000000"/>
                  </w:rPr>
                </w:rPrChange>
              </w:rPr>
            </w:pPr>
            <w:r w:rsidRPr="00D14360">
              <w:rPr>
                <w:b/>
                <w:color w:val="000000"/>
                <w:rPrChange w:id="6319" w:author="Russell Ott" w:date="2022-05-16T11:47:00Z">
                  <w:rPr>
                    <w:rFonts w:ascii="Calibri" w:hAnsi="Calibri"/>
                    <w:b/>
                    <w:color w:val="000000"/>
                    <w:sz w:val="20"/>
                  </w:rPr>
                </w:rPrChange>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eastAsia="Times New Roman" w:hAnsi="Calibri Light"/>
                <w:sz w:val="24"/>
                <w:szCs w:val="24"/>
                <w:rPrChange w:id="6320" w:author="Russell Ott" w:date="2022-05-16T11:47:00Z">
                  <w:rPr>
                    <w:rFonts w:ascii="Calibri Light" w:hAnsi="Calibri Light"/>
                    <w:sz w:val="20"/>
                  </w:rPr>
                </w:rPrChange>
              </w:rPr>
            </w:pPr>
            <w:r w:rsidRPr="00D14360">
              <w:rPr>
                <w:rFonts w:ascii="Calibri Light" w:hAnsi="Calibri Light"/>
                <w:rPrChange w:id="6321" w:author="Russell Ott" w:date="2022-05-16T11:47:00Z">
                  <w:rPr>
                    <w:rFonts w:ascii="Calibri Light" w:hAnsi="Calibri Light"/>
                    <w:sz w:val="20"/>
                  </w:rPr>
                </w:rPrChange>
              </w:rPr>
              <w:t xml:space="preserve">Complications Section (V3) </w:t>
            </w:r>
          </w:p>
          <w:p w14:paraId="4FCEB21F" w14:textId="77777777" w:rsidR="00510672" w:rsidRPr="00D14360" w:rsidRDefault="00510672" w:rsidP="00510672">
            <w:pPr>
              <w:rPr>
                <w:rFonts w:ascii="Calibri Light" w:eastAsia="Times New Roman" w:hAnsi="Calibri Light"/>
                <w:sz w:val="24"/>
                <w:szCs w:val="24"/>
                <w:rPrChange w:id="6322" w:author="Russell Ott" w:date="2022-05-16T11:47:00Z">
                  <w:rPr>
                    <w:rFonts w:ascii="Calibri Light" w:hAnsi="Calibri Light"/>
                    <w:sz w:val="20"/>
                  </w:rPr>
                </w:rPrChange>
              </w:rPr>
            </w:pPr>
            <w:r w:rsidRPr="00D14360">
              <w:rPr>
                <w:rFonts w:ascii="Calibri Light" w:hAnsi="Calibri Light"/>
                <w:rPrChange w:id="6323" w:author="Russell Ott" w:date="2022-05-16T11:47:00Z">
                  <w:rPr>
                    <w:rFonts w:ascii="Calibri Light" w:hAnsi="Calibri Light"/>
                    <w:sz w:val="20"/>
                  </w:rPr>
                </w:rPrChange>
              </w:rPr>
              <w:t xml:space="preserve">Procedure Description Section </w:t>
            </w:r>
          </w:p>
          <w:p w14:paraId="479423EE" w14:textId="77777777" w:rsidR="00510672" w:rsidRPr="00D14360" w:rsidRDefault="00510672" w:rsidP="00510672">
            <w:pPr>
              <w:rPr>
                <w:rFonts w:ascii="Calibri Light" w:eastAsia="Times New Roman" w:hAnsi="Calibri Light"/>
                <w:sz w:val="24"/>
                <w:szCs w:val="24"/>
                <w:rPrChange w:id="6324" w:author="Russell Ott" w:date="2022-05-16T11:47:00Z">
                  <w:rPr>
                    <w:rFonts w:ascii="Calibri Light" w:hAnsi="Calibri Light"/>
                    <w:sz w:val="20"/>
                  </w:rPr>
                </w:rPrChange>
              </w:rPr>
            </w:pPr>
            <w:r w:rsidRPr="00D14360">
              <w:rPr>
                <w:rFonts w:ascii="Calibri Light" w:hAnsi="Calibri Light"/>
                <w:rPrChange w:id="6325" w:author="Russell Ott" w:date="2022-05-16T11:47:00Z">
                  <w:rPr>
                    <w:rFonts w:ascii="Calibri Light" w:hAnsi="Calibri Light"/>
                    <w:sz w:val="20"/>
                  </w:rPr>
                </w:rPrChange>
              </w:rPr>
              <w:t xml:space="preserve">Procedure Indications Section (V2) </w:t>
            </w:r>
          </w:p>
          <w:p w14:paraId="1933450B" w14:textId="77777777" w:rsidR="00510672" w:rsidRDefault="00510672" w:rsidP="00510672">
            <w:pPr>
              <w:rPr>
                <w:rFonts w:ascii="Calibri Light" w:eastAsia="Times New Roman" w:hAnsi="Calibri Light"/>
                <w:sz w:val="24"/>
                <w:szCs w:val="24"/>
                <w:rPrChange w:id="6326" w:author="Russell Ott" w:date="2022-05-16T11:47:00Z">
                  <w:rPr>
                    <w:rFonts w:ascii="Calibri Light" w:hAnsi="Calibri Light"/>
                    <w:sz w:val="20"/>
                  </w:rPr>
                </w:rPrChange>
              </w:rPr>
            </w:pPr>
            <w:r w:rsidRPr="00D14360">
              <w:rPr>
                <w:rFonts w:ascii="Calibri Light" w:hAnsi="Calibri Light"/>
                <w:rPrChange w:id="6327" w:author="Russell Ott" w:date="2022-05-16T11:47:00Z">
                  <w:rPr>
                    <w:rFonts w:ascii="Calibri Light" w:hAnsi="Calibri Light"/>
                    <w:sz w:val="20"/>
                  </w:rPr>
                </w:rPrChange>
              </w:rPr>
              <w:t>Postprocedure Diagnosis Section (V3)</w:t>
            </w:r>
          </w:p>
          <w:p w14:paraId="5EEC79D5" w14:textId="77777777" w:rsidR="00510672" w:rsidRPr="00D14360" w:rsidRDefault="00510672" w:rsidP="003A3D50">
            <w:pPr>
              <w:rPr>
                <w:rFonts w:ascii="Calibri Light" w:hAnsi="Calibri Light"/>
                <w:rPrChange w:id="6328" w:author="Russell Ott" w:date="2022-05-16T11:47:00Z">
                  <w:rPr>
                    <w:rFonts w:ascii="Calibri Light" w:hAnsi="Calibri Light"/>
                    <w:sz w:val="20"/>
                  </w:rPr>
                </w:rPrChange>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eastAsia="Times New Roman" w:hAnsi="Calibri Light"/>
                <w:sz w:val="24"/>
                <w:szCs w:val="24"/>
                <w:rPrChange w:id="6329" w:author="Russell Ott" w:date="2022-05-16T11:47:00Z">
                  <w:rPr>
                    <w:rFonts w:ascii="Calibri Light" w:hAnsi="Calibri Light"/>
                    <w:sz w:val="20"/>
                  </w:rPr>
                </w:rPrChange>
              </w:rPr>
            </w:pPr>
            <w:r w:rsidRPr="00D14360">
              <w:rPr>
                <w:rFonts w:ascii="Calibri Light" w:hAnsi="Calibri Light"/>
                <w:rPrChange w:id="6330" w:author="Russell Ott" w:date="2022-05-16T11:47:00Z">
                  <w:rPr>
                    <w:rFonts w:ascii="Calibri Light" w:hAnsi="Calibri Light"/>
                    <w:sz w:val="20"/>
                  </w:rPr>
                </w:rPrChange>
              </w:rPr>
              <w:t xml:space="preserve">Assessment Section </w:t>
            </w:r>
          </w:p>
          <w:p w14:paraId="03B94678" w14:textId="77777777" w:rsidR="00510672" w:rsidRPr="00D14360" w:rsidRDefault="00510672" w:rsidP="003A3D50">
            <w:pPr>
              <w:ind w:left="184" w:hanging="184"/>
              <w:rPr>
                <w:rFonts w:ascii="Calibri Light" w:eastAsia="Times New Roman" w:hAnsi="Calibri Light"/>
                <w:sz w:val="24"/>
                <w:szCs w:val="24"/>
                <w:rPrChange w:id="6331" w:author="Russell Ott" w:date="2022-05-16T11:47:00Z">
                  <w:rPr>
                    <w:rFonts w:ascii="Calibri Light" w:hAnsi="Calibri Light"/>
                    <w:sz w:val="20"/>
                  </w:rPr>
                </w:rPrChange>
              </w:rPr>
            </w:pPr>
            <w:r w:rsidRPr="00D14360">
              <w:rPr>
                <w:rFonts w:ascii="Calibri Light" w:hAnsi="Calibri Light"/>
                <w:rPrChange w:id="6332" w:author="Russell Ott" w:date="2022-05-16T11:47:00Z">
                  <w:rPr>
                    <w:rFonts w:ascii="Calibri Light" w:hAnsi="Calibri Light"/>
                    <w:sz w:val="20"/>
                  </w:rPr>
                </w:rPrChange>
              </w:rPr>
              <w:t xml:space="preserve">Assessment and Plan Section (V2) </w:t>
            </w:r>
          </w:p>
          <w:p w14:paraId="75D11187" w14:textId="77777777" w:rsidR="00510672" w:rsidRPr="00D14360" w:rsidRDefault="00510672" w:rsidP="003A3D50">
            <w:pPr>
              <w:ind w:left="184" w:hanging="184"/>
              <w:rPr>
                <w:rFonts w:ascii="Calibri Light" w:eastAsia="Times New Roman" w:hAnsi="Calibri Light"/>
                <w:sz w:val="24"/>
                <w:szCs w:val="24"/>
                <w:rPrChange w:id="6333" w:author="Russell Ott" w:date="2022-05-16T11:47:00Z">
                  <w:rPr>
                    <w:rFonts w:ascii="Calibri Light" w:hAnsi="Calibri Light"/>
                    <w:sz w:val="20"/>
                  </w:rPr>
                </w:rPrChange>
              </w:rPr>
            </w:pPr>
            <w:r w:rsidRPr="00D14360">
              <w:rPr>
                <w:rFonts w:ascii="Calibri Light" w:hAnsi="Calibri Light"/>
                <w:rPrChange w:id="6334" w:author="Russell Ott" w:date="2022-05-16T11:47:00Z">
                  <w:rPr>
                    <w:rFonts w:ascii="Calibri Light" w:hAnsi="Calibri Light"/>
                    <w:sz w:val="20"/>
                  </w:rPr>
                </w:rPrChange>
              </w:rPr>
              <w:t xml:space="preserve">Plan of Treatment Section (V2) </w:t>
            </w:r>
          </w:p>
          <w:p w14:paraId="709A6120" w14:textId="77777777" w:rsidR="00510672" w:rsidRPr="00D14360" w:rsidRDefault="00510672" w:rsidP="003A3D50">
            <w:pPr>
              <w:ind w:left="184" w:hanging="184"/>
              <w:rPr>
                <w:rFonts w:ascii="Calibri Light" w:eastAsia="Times New Roman" w:hAnsi="Calibri Light"/>
                <w:sz w:val="24"/>
                <w:szCs w:val="24"/>
                <w:rPrChange w:id="6335" w:author="Russell Ott" w:date="2022-05-16T11:47:00Z">
                  <w:rPr>
                    <w:rFonts w:ascii="Calibri Light" w:hAnsi="Calibri Light"/>
                    <w:sz w:val="20"/>
                  </w:rPr>
                </w:rPrChange>
              </w:rPr>
            </w:pPr>
            <w:r w:rsidRPr="00D14360">
              <w:rPr>
                <w:rFonts w:ascii="Calibri Light" w:hAnsi="Calibri Light"/>
                <w:rPrChange w:id="6336" w:author="Russell Ott" w:date="2022-05-16T11:47:00Z">
                  <w:rPr>
                    <w:rFonts w:ascii="Calibri Light" w:hAnsi="Calibri Light"/>
                    <w:sz w:val="20"/>
                  </w:rPr>
                </w:rPrChange>
              </w:rPr>
              <w:t xml:space="preserve">Allergies and Intolerances Section (entries optional) (V3) </w:t>
            </w:r>
          </w:p>
          <w:p w14:paraId="6D8CF6D8" w14:textId="77777777" w:rsidR="00510672" w:rsidRPr="00D14360" w:rsidRDefault="00510672" w:rsidP="003A3D50">
            <w:pPr>
              <w:ind w:left="184" w:hanging="184"/>
              <w:rPr>
                <w:rFonts w:ascii="Calibri Light" w:eastAsia="Times New Roman" w:hAnsi="Calibri Light"/>
                <w:sz w:val="24"/>
                <w:szCs w:val="24"/>
                <w:rPrChange w:id="6337" w:author="Russell Ott" w:date="2022-05-16T11:47:00Z">
                  <w:rPr>
                    <w:rFonts w:ascii="Calibri Light" w:hAnsi="Calibri Light"/>
                    <w:sz w:val="20"/>
                  </w:rPr>
                </w:rPrChange>
              </w:rPr>
            </w:pPr>
            <w:r w:rsidRPr="00D14360">
              <w:rPr>
                <w:rFonts w:ascii="Calibri Light" w:hAnsi="Calibri Light"/>
                <w:rPrChange w:id="6338" w:author="Russell Ott" w:date="2022-05-16T11:47:00Z">
                  <w:rPr>
                    <w:rFonts w:ascii="Calibri Light" w:hAnsi="Calibri Light"/>
                    <w:sz w:val="20"/>
                  </w:rPr>
                </w:rPrChange>
              </w:rPr>
              <w:t xml:space="preserve">Anesthesia Section (V2) </w:t>
            </w:r>
          </w:p>
          <w:p w14:paraId="53E69DCD" w14:textId="77777777" w:rsidR="00510672" w:rsidRPr="00D14360" w:rsidRDefault="00510672" w:rsidP="003A3D50">
            <w:pPr>
              <w:ind w:left="184" w:right="-106" w:hanging="184"/>
              <w:rPr>
                <w:rFonts w:ascii="Calibri Light" w:eastAsia="Times New Roman" w:hAnsi="Calibri Light"/>
                <w:sz w:val="24"/>
                <w:szCs w:val="24"/>
                <w:rPrChange w:id="6339" w:author="Russell Ott" w:date="2022-05-16T11:47:00Z">
                  <w:rPr>
                    <w:rFonts w:ascii="Calibri Light" w:hAnsi="Calibri Light"/>
                    <w:sz w:val="20"/>
                  </w:rPr>
                </w:rPrChange>
              </w:rPr>
            </w:pPr>
            <w:r w:rsidRPr="00D14360">
              <w:rPr>
                <w:rFonts w:ascii="Calibri Light" w:hAnsi="Calibri Light"/>
                <w:rPrChange w:id="6340" w:author="Russell Ott" w:date="2022-05-16T11:47:00Z">
                  <w:rPr>
                    <w:rFonts w:ascii="Calibri Light" w:hAnsi="Calibri Light"/>
                    <w:sz w:val="20"/>
                  </w:rPr>
                </w:rPrChange>
              </w:rPr>
              <w:t xml:space="preserve">Chief Complaint Section </w:t>
            </w:r>
          </w:p>
          <w:p w14:paraId="51409983" w14:textId="77777777" w:rsidR="00510672" w:rsidRPr="00D14360" w:rsidRDefault="00510672" w:rsidP="003A3D50">
            <w:pPr>
              <w:ind w:left="184" w:hanging="184"/>
              <w:rPr>
                <w:rFonts w:ascii="Calibri Light" w:eastAsia="Times New Roman" w:hAnsi="Calibri Light"/>
                <w:sz w:val="24"/>
                <w:szCs w:val="24"/>
                <w:rPrChange w:id="6341" w:author="Russell Ott" w:date="2022-05-16T11:47:00Z">
                  <w:rPr>
                    <w:rFonts w:ascii="Calibri Light" w:hAnsi="Calibri Light"/>
                    <w:sz w:val="20"/>
                  </w:rPr>
                </w:rPrChange>
              </w:rPr>
            </w:pPr>
            <w:r w:rsidRPr="00D14360">
              <w:rPr>
                <w:rFonts w:ascii="Calibri Light" w:hAnsi="Calibri Light"/>
                <w:rPrChange w:id="6342" w:author="Russell Ott" w:date="2022-05-16T11:47:00Z">
                  <w:rPr>
                    <w:rFonts w:ascii="Calibri Light" w:hAnsi="Calibri Light"/>
                    <w:sz w:val="20"/>
                  </w:rPr>
                </w:rPrChange>
              </w:rPr>
              <w:t xml:space="preserve">Chief Complaint and Reason for Visit Section </w:t>
            </w:r>
          </w:p>
          <w:p w14:paraId="364E20D7" w14:textId="77777777" w:rsidR="00510672" w:rsidRPr="00D14360" w:rsidRDefault="00510672" w:rsidP="003A3D50">
            <w:pPr>
              <w:ind w:left="184" w:hanging="184"/>
              <w:rPr>
                <w:rFonts w:ascii="Calibri Light" w:eastAsia="Times New Roman" w:hAnsi="Calibri Light"/>
                <w:sz w:val="24"/>
                <w:szCs w:val="24"/>
                <w:rPrChange w:id="6343" w:author="Russell Ott" w:date="2022-05-16T11:47:00Z">
                  <w:rPr>
                    <w:rFonts w:ascii="Calibri Light" w:hAnsi="Calibri Light"/>
                    <w:sz w:val="20"/>
                  </w:rPr>
                </w:rPrChange>
              </w:rPr>
            </w:pPr>
            <w:r w:rsidRPr="00D14360">
              <w:rPr>
                <w:rFonts w:ascii="Calibri Light" w:hAnsi="Calibri Light"/>
                <w:rPrChange w:id="6344" w:author="Russell Ott" w:date="2022-05-16T11:47:00Z">
                  <w:rPr>
                    <w:rFonts w:ascii="Calibri Light" w:hAnsi="Calibri Light"/>
                    <w:sz w:val="20"/>
                  </w:rPr>
                </w:rPrChange>
              </w:rPr>
              <w:t xml:space="preserve">Family History Section (V3) </w:t>
            </w:r>
          </w:p>
          <w:p w14:paraId="6E4EA14F" w14:textId="77777777" w:rsidR="00510672" w:rsidRPr="00D14360" w:rsidRDefault="00510672" w:rsidP="003A3D50">
            <w:pPr>
              <w:ind w:left="184" w:hanging="184"/>
              <w:rPr>
                <w:rFonts w:ascii="Calibri Light" w:eastAsia="Times New Roman" w:hAnsi="Calibri Light"/>
                <w:sz w:val="24"/>
                <w:szCs w:val="24"/>
                <w:rPrChange w:id="6345" w:author="Russell Ott" w:date="2022-05-16T11:47:00Z">
                  <w:rPr>
                    <w:rFonts w:ascii="Calibri Light" w:hAnsi="Calibri Light"/>
                    <w:sz w:val="20"/>
                  </w:rPr>
                </w:rPrChange>
              </w:rPr>
            </w:pPr>
            <w:r w:rsidRPr="00D14360">
              <w:rPr>
                <w:rFonts w:ascii="Calibri Light" w:hAnsi="Calibri Light"/>
                <w:rPrChange w:id="6346" w:author="Russell Ott" w:date="2022-05-16T11:47:00Z">
                  <w:rPr>
                    <w:rFonts w:ascii="Calibri Light" w:hAnsi="Calibri Light"/>
                    <w:sz w:val="20"/>
                  </w:rPr>
                </w:rPrChange>
              </w:rPr>
              <w:t xml:space="preserve">Past Medical History (V3) </w:t>
            </w:r>
          </w:p>
          <w:p w14:paraId="598F3F4C" w14:textId="77777777" w:rsidR="00510672" w:rsidRPr="00D14360" w:rsidRDefault="00510672" w:rsidP="003A3D50">
            <w:pPr>
              <w:ind w:left="184" w:hanging="184"/>
              <w:rPr>
                <w:rFonts w:ascii="Calibri Light" w:eastAsia="Times New Roman" w:hAnsi="Calibri Light"/>
                <w:sz w:val="24"/>
                <w:szCs w:val="24"/>
                <w:rPrChange w:id="6347" w:author="Russell Ott" w:date="2022-05-16T11:47:00Z">
                  <w:rPr>
                    <w:rFonts w:ascii="Calibri Light" w:hAnsi="Calibri Light"/>
                    <w:sz w:val="20"/>
                  </w:rPr>
                </w:rPrChange>
              </w:rPr>
            </w:pPr>
            <w:r w:rsidRPr="00D14360">
              <w:rPr>
                <w:rFonts w:ascii="Calibri Light" w:hAnsi="Calibri Light"/>
                <w:rPrChange w:id="6348" w:author="Russell Ott" w:date="2022-05-16T11:47:00Z">
                  <w:rPr>
                    <w:rFonts w:ascii="Calibri Light" w:hAnsi="Calibri Light"/>
                    <w:sz w:val="20"/>
                  </w:rPr>
                </w:rPrChange>
              </w:rPr>
              <w:t xml:space="preserve">History of Present Illness Section </w:t>
            </w:r>
          </w:p>
          <w:p w14:paraId="677C1A27" w14:textId="77777777" w:rsidR="00510672" w:rsidRPr="00D14360" w:rsidRDefault="00510672" w:rsidP="003A3D50">
            <w:pPr>
              <w:ind w:left="184" w:hanging="184"/>
              <w:rPr>
                <w:rFonts w:ascii="Calibri Light" w:eastAsia="Times New Roman" w:hAnsi="Calibri Light"/>
                <w:sz w:val="24"/>
                <w:szCs w:val="24"/>
                <w:rPrChange w:id="6349" w:author="Russell Ott" w:date="2022-05-16T11:47:00Z">
                  <w:rPr>
                    <w:rFonts w:ascii="Calibri Light" w:hAnsi="Calibri Light"/>
                    <w:sz w:val="20"/>
                  </w:rPr>
                </w:rPrChange>
              </w:rPr>
            </w:pPr>
            <w:r w:rsidRPr="00D14360">
              <w:rPr>
                <w:rFonts w:ascii="Calibri Light" w:hAnsi="Calibri Light"/>
                <w:rPrChange w:id="6350" w:author="Russell Ott" w:date="2022-05-16T11:47:00Z">
                  <w:rPr>
                    <w:rFonts w:ascii="Calibri Light" w:hAnsi="Calibri Light"/>
                    <w:sz w:val="20"/>
                  </w:rPr>
                </w:rPrChange>
              </w:rPr>
              <w:t xml:space="preserve">Medical </w:t>
            </w:r>
            <w:r w:rsidRPr="00D14360">
              <w:rPr>
                <w:rFonts w:ascii="Calibri Light" w:hAnsi="Calibri Light"/>
                <w:rPrChange w:id="6351" w:author="Russell Ott" w:date="2022-05-16T11:47:00Z">
                  <w:rPr>
                    <w:rFonts w:ascii="Calibri Light" w:hAnsi="Calibri Light"/>
                    <w:sz w:val="20"/>
                  </w:rPr>
                </w:rPrChange>
              </w:rPr>
              <w:t xml:space="preserve">(General) History Section </w:t>
            </w:r>
          </w:p>
          <w:p w14:paraId="1F043851" w14:textId="77777777" w:rsidR="00510672" w:rsidRPr="00D14360" w:rsidRDefault="00510672" w:rsidP="003A3D50">
            <w:pPr>
              <w:ind w:left="184" w:hanging="184"/>
              <w:rPr>
                <w:rFonts w:ascii="Calibri Light" w:eastAsia="Times New Roman" w:hAnsi="Calibri Light"/>
                <w:sz w:val="24"/>
                <w:szCs w:val="24"/>
                <w:rPrChange w:id="6352" w:author="Russell Ott" w:date="2022-05-16T11:47:00Z">
                  <w:rPr>
                    <w:rFonts w:ascii="Calibri Light" w:hAnsi="Calibri Light"/>
                    <w:sz w:val="20"/>
                  </w:rPr>
                </w:rPrChange>
              </w:rPr>
            </w:pPr>
            <w:r w:rsidRPr="00D14360">
              <w:rPr>
                <w:rFonts w:ascii="Calibri Light" w:hAnsi="Calibri Light"/>
                <w:rPrChange w:id="6353" w:author="Russell Ott" w:date="2022-05-16T11:47:00Z">
                  <w:rPr>
                    <w:rFonts w:ascii="Calibri Light" w:hAnsi="Calibri Light"/>
                    <w:sz w:val="20"/>
                  </w:rPr>
                </w:rPrChange>
              </w:rPr>
              <w:t xml:space="preserve">Medications Section (entries optional) (V2) </w:t>
            </w:r>
          </w:p>
          <w:p w14:paraId="7FF12F59" w14:textId="77777777" w:rsidR="00510672" w:rsidRPr="00D14360" w:rsidRDefault="00510672" w:rsidP="003A3D50">
            <w:pPr>
              <w:ind w:left="184" w:hanging="184"/>
              <w:rPr>
                <w:rFonts w:ascii="Calibri Light" w:eastAsia="Times New Roman" w:hAnsi="Calibri Light"/>
                <w:sz w:val="24"/>
                <w:szCs w:val="24"/>
                <w:rPrChange w:id="6354" w:author="Russell Ott" w:date="2022-05-16T11:47:00Z">
                  <w:rPr>
                    <w:rFonts w:ascii="Calibri Light" w:hAnsi="Calibri Light"/>
                    <w:sz w:val="20"/>
                  </w:rPr>
                </w:rPrChange>
              </w:rPr>
            </w:pPr>
            <w:r w:rsidRPr="00D14360">
              <w:rPr>
                <w:rFonts w:ascii="Calibri Light" w:hAnsi="Calibri Light"/>
                <w:rPrChange w:id="6355" w:author="Russell Ott" w:date="2022-05-16T11:47:00Z">
                  <w:rPr>
                    <w:rFonts w:ascii="Calibri Light" w:hAnsi="Calibri Light"/>
                    <w:sz w:val="20"/>
                  </w:rPr>
                </w:rPrChange>
              </w:rPr>
              <w:t xml:space="preserve">Medications Administered Section (V2) </w:t>
            </w:r>
          </w:p>
          <w:p w14:paraId="62B264D0" w14:textId="77777777" w:rsidR="00510672" w:rsidRPr="00D14360" w:rsidRDefault="00510672" w:rsidP="003A3D50">
            <w:pPr>
              <w:ind w:left="184" w:hanging="184"/>
              <w:rPr>
                <w:rFonts w:ascii="Calibri Light" w:eastAsia="Times New Roman" w:hAnsi="Calibri Light"/>
                <w:sz w:val="24"/>
                <w:szCs w:val="24"/>
                <w:rPrChange w:id="6356" w:author="Russell Ott" w:date="2022-05-16T11:47:00Z">
                  <w:rPr>
                    <w:rFonts w:ascii="Calibri Light" w:hAnsi="Calibri Light"/>
                    <w:sz w:val="20"/>
                  </w:rPr>
                </w:rPrChange>
              </w:rPr>
            </w:pPr>
            <w:r w:rsidRPr="00D14360">
              <w:rPr>
                <w:rFonts w:ascii="Calibri Light" w:hAnsi="Calibri Light"/>
                <w:rPrChange w:id="6357" w:author="Russell Ott" w:date="2022-05-16T11:47:00Z">
                  <w:rPr>
                    <w:rFonts w:ascii="Calibri Light" w:hAnsi="Calibri Light"/>
                    <w:sz w:val="20"/>
                  </w:rPr>
                </w:rPrChange>
              </w:rPr>
              <w:t xml:space="preserve">Physical Exam Section (V3) </w:t>
            </w:r>
          </w:p>
          <w:p w14:paraId="70D26696" w14:textId="77777777" w:rsidR="00510672" w:rsidRPr="00D14360" w:rsidRDefault="00510672" w:rsidP="003A3D50">
            <w:pPr>
              <w:ind w:left="184" w:hanging="184"/>
              <w:rPr>
                <w:rFonts w:ascii="Calibri Light" w:eastAsia="Times New Roman" w:hAnsi="Calibri Light"/>
                <w:sz w:val="24"/>
                <w:szCs w:val="24"/>
                <w:rPrChange w:id="6358" w:author="Russell Ott" w:date="2022-05-16T11:47:00Z">
                  <w:rPr>
                    <w:rFonts w:ascii="Calibri Light" w:hAnsi="Calibri Light"/>
                    <w:sz w:val="20"/>
                  </w:rPr>
                </w:rPrChange>
              </w:rPr>
            </w:pPr>
            <w:r w:rsidRPr="00D14360">
              <w:rPr>
                <w:rFonts w:ascii="Calibri Light" w:hAnsi="Calibri Light"/>
                <w:rPrChange w:id="6359" w:author="Russell Ott" w:date="2022-05-16T11:47:00Z">
                  <w:rPr>
                    <w:rFonts w:ascii="Calibri Light" w:hAnsi="Calibri Light"/>
                    <w:sz w:val="20"/>
                  </w:rPr>
                </w:rPrChange>
              </w:rPr>
              <w:t xml:space="preserve">Planned Procedure Section (V2) </w:t>
            </w:r>
          </w:p>
          <w:p w14:paraId="52B67F54" w14:textId="77777777" w:rsidR="00510672" w:rsidRPr="00D14360" w:rsidRDefault="00510672" w:rsidP="003A3D50">
            <w:pPr>
              <w:ind w:left="184" w:hanging="184"/>
              <w:rPr>
                <w:rFonts w:ascii="Calibri Light" w:eastAsia="Times New Roman" w:hAnsi="Calibri Light"/>
                <w:sz w:val="24"/>
                <w:szCs w:val="24"/>
                <w:rPrChange w:id="6360" w:author="Russell Ott" w:date="2022-05-16T11:47:00Z">
                  <w:rPr>
                    <w:rFonts w:ascii="Calibri Light" w:hAnsi="Calibri Light"/>
                    <w:sz w:val="20"/>
                  </w:rPr>
                </w:rPrChange>
              </w:rPr>
            </w:pPr>
            <w:r w:rsidRPr="00D14360">
              <w:rPr>
                <w:rFonts w:ascii="Calibri Light" w:hAnsi="Calibri Light"/>
                <w:rPrChange w:id="6361" w:author="Russell Ott" w:date="2022-05-16T11:47:00Z">
                  <w:rPr>
                    <w:rFonts w:ascii="Calibri Light" w:hAnsi="Calibri Light"/>
                    <w:sz w:val="20"/>
                  </w:rPr>
                </w:rPrChange>
              </w:rPr>
              <w:t xml:space="preserve">Procedure Disposition Section </w:t>
            </w:r>
          </w:p>
          <w:p w14:paraId="3E3F96A7" w14:textId="77777777" w:rsidR="00510672" w:rsidRPr="00D14360" w:rsidRDefault="00510672" w:rsidP="003A3D50">
            <w:pPr>
              <w:ind w:left="184" w:hanging="184"/>
              <w:rPr>
                <w:rFonts w:ascii="Calibri Light" w:eastAsia="Times New Roman" w:hAnsi="Calibri Light"/>
                <w:sz w:val="24"/>
                <w:szCs w:val="24"/>
                <w:rPrChange w:id="6362" w:author="Russell Ott" w:date="2022-05-16T11:47:00Z">
                  <w:rPr>
                    <w:rFonts w:ascii="Calibri Light" w:hAnsi="Calibri Light"/>
                    <w:sz w:val="20"/>
                  </w:rPr>
                </w:rPrChange>
              </w:rPr>
            </w:pPr>
            <w:r w:rsidRPr="00D14360">
              <w:rPr>
                <w:rFonts w:ascii="Calibri Light" w:hAnsi="Calibri Light"/>
                <w:rPrChange w:id="6363" w:author="Russell Ott" w:date="2022-05-16T11:47:00Z">
                  <w:rPr>
                    <w:rFonts w:ascii="Calibri Light" w:hAnsi="Calibri Light"/>
                    <w:sz w:val="20"/>
                  </w:rPr>
                </w:rPrChange>
              </w:rPr>
              <w:t xml:space="preserve">Procedure Estimated Blood Loss Section </w:t>
            </w:r>
          </w:p>
          <w:p w14:paraId="2883560B" w14:textId="77777777" w:rsidR="00510672" w:rsidRPr="00D14360" w:rsidRDefault="00510672" w:rsidP="003A3D50">
            <w:pPr>
              <w:ind w:left="184" w:hanging="184"/>
              <w:rPr>
                <w:rFonts w:ascii="Calibri Light" w:eastAsia="Times New Roman" w:hAnsi="Calibri Light"/>
                <w:sz w:val="24"/>
                <w:szCs w:val="24"/>
                <w:rPrChange w:id="6364" w:author="Russell Ott" w:date="2022-05-16T11:47:00Z">
                  <w:rPr>
                    <w:rFonts w:ascii="Calibri Light" w:hAnsi="Calibri Light"/>
                    <w:sz w:val="20"/>
                  </w:rPr>
                </w:rPrChange>
              </w:rPr>
            </w:pPr>
            <w:r w:rsidRPr="00D14360">
              <w:rPr>
                <w:rFonts w:ascii="Calibri Light" w:hAnsi="Calibri Light"/>
                <w:rPrChange w:id="6365" w:author="Russell Ott" w:date="2022-05-16T11:47:00Z">
                  <w:rPr>
                    <w:rFonts w:ascii="Calibri Light" w:hAnsi="Calibri Light"/>
                    <w:sz w:val="20"/>
                  </w:rPr>
                </w:rPrChange>
              </w:rPr>
              <w:t>Procedure Find</w:t>
            </w:r>
            <w:r w:rsidRPr="00D14360">
              <w:rPr>
                <w:rFonts w:ascii="Calibri Light" w:hAnsi="Calibri Light"/>
                <w:rPrChange w:id="6366" w:author="Russell Ott" w:date="2022-05-16T11:47:00Z">
                  <w:rPr>
                    <w:rFonts w:ascii="Calibri Light" w:hAnsi="Calibri Light"/>
                    <w:sz w:val="20"/>
                  </w:rPr>
                </w:rPrChange>
              </w:rPr>
              <w:t xml:space="preserve">ings Section (V3) </w:t>
            </w:r>
          </w:p>
          <w:p w14:paraId="5188A183" w14:textId="77777777" w:rsidR="00510672" w:rsidRPr="00D14360" w:rsidRDefault="00510672" w:rsidP="003A3D50">
            <w:pPr>
              <w:ind w:left="184" w:hanging="184"/>
              <w:rPr>
                <w:rFonts w:ascii="Calibri Light" w:eastAsia="Times New Roman" w:hAnsi="Calibri Light"/>
                <w:sz w:val="24"/>
                <w:szCs w:val="24"/>
                <w:rPrChange w:id="6367" w:author="Russell Ott" w:date="2022-05-16T11:47:00Z">
                  <w:rPr>
                    <w:rFonts w:ascii="Calibri Light" w:hAnsi="Calibri Light"/>
                    <w:sz w:val="20"/>
                  </w:rPr>
                </w:rPrChange>
              </w:rPr>
            </w:pPr>
            <w:r w:rsidRPr="00D14360">
              <w:rPr>
                <w:rFonts w:ascii="Calibri Light" w:hAnsi="Calibri Light"/>
                <w:rPrChange w:id="6368" w:author="Russell Ott" w:date="2022-05-16T11:47:00Z">
                  <w:rPr>
                    <w:rFonts w:ascii="Calibri Light" w:hAnsi="Calibri Light"/>
                    <w:sz w:val="20"/>
                  </w:rPr>
                </w:rPrChange>
              </w:rPr>
              <w:t xml:space="preserve">Procedure Implants Section </w:t>
            </w:r>
          </w:p>
          <w:p w14:paraId="01A8FD4E" w14:textId="77777777" w:rsidR="00510672" w:rsidRPr="00D14360" w:rsidRDefault="00510672" w:rsidP="003A3D50">
            <w:pPr>
              <w:ind w:left="184" w:hanging="184"/>
              <w:rPr>
                <w:rFonts w:ascii="Calibri Light" w:eastAsia="Times New Roman" w:hAnsi="Calibri Light"/>
                <w:sz w:val="24"/>
                <w:szCs w:val="24"/>
                <w:rPrChange w:id="6369" w:author="Russell Ott" w:date="2022-05-16T11:47:00Z">
                  <w:rPr>
                    <w:rFonts w:ascii="Calibri Light" w:hAnsi="Calibri Light"/>
                    <w:sz w:val="20"/>
                  </w:rPr>
                </w:rPrChange>
              </w:rPr>
            </w:pPr>
            <w:r w:rsidRPr="00D14360">
              <w:rPr>
                <w:rFonts w:ascii="Calibri Light" w:hAnsi="Calibri Light"/>
                <w:rPrChange w:id="6370" w:author="Russell Ott" w:date="2022-05-16T11:47:00Z">
                  <w:rPr>
                    <w:rFonts w:ascii="Calibri Light" w:hAnsi="Calibri Light"/>
                    <w:sz w:val="20"/>
                  </w:rPr>
                </w:rPrChange>
              </w:rPr>
              <w:t xml:space="preserve">Procedure Specimens Taken Section </w:t>
            </w:r>
          </w:p>
          <w:p w14:paraId="4B0A3D3A" w14:textId="77777777" w:rsidR="00510672" w:rsidRPr="00D14360" w:rsidRDefault="00510672" w:rsidP="003A3D50">
            <w:pPr>
              <w:ind w:left="184" w:hanging="184"/>
              <w:rPr>
                <w:rFonts w:ascii="Calibri Light" w:eastAsia="Times New Roman" w:hAnsi="Calibri Light"/>
                <w:sz w:val="24"/>
                <w:szCs w:val="24"/>
                <w:rPrChange w:id="6371" w:author="Russell Ott" w:date="2022-05-16T11:47:00Z">
                  <w:rPr>
                    <w:rFonts w:ascii="Calibri Light" w:hAnsi="Calibri Light"/>
                    <w:sz w:val="20"/>
                  </w:rPr>
                </w:rPrChange>
              </w:rPr>
            </w:pPr>
            <w:r w:rsidRPr="00D14360">
              <w:rPr>
                <w:rFonts w:ascii="Calibri Light" w:hAnsi="Calibri Light"/>
                <w:rPrChange w:id="6372" w:author="Russell Ott" w:date="2022-05-16T11:47:00Z">
                  <w:rPr>
                    <w:rFonts w:ascii="Calibri Light" w:hAnsi="Calibri Light"/>
                    <w:sz w:val="20"/>
                  </w:rPr>
                </w:rPrChange>
              </w:rPr>
              <w:t>Procedures Section (entries optional) (V2)</w:t>
            </w:r>
          </w:p>
          <w:p w14:paraId="62DBB422" w14:textId="77777777" w:rsidR="00510672" w:rsidRPr="00D14360" w:rsidRDefault="00510672" w:rsidP="003A3D50">
            <w:pPr>
              <w:keepNext/>
              <w:ind w:left="184" w:hanging="184"/>
              <w:rPr>
                <w:rFonts w:ascii="Calibri Light" w:eastAsia="Times New Roman" w:hAnsi="Calibri Light"/>
                <w:sz w:val="24"/>
                <w:szCs w:val="24"/>
                <w:rPrChange w:id="6373" w:author="Russell Ott" w:date="2022-05-16T11:47:00Z">
                  <w:rPr>
                    <w:rFonts w:ascii="Calibri Light" w:hAnsi="Calibri Light"/>
                    <w:sz w:val="20"/>
                  </w:rPr>
                </w:rPrChange>
              </w:rPr>
            </w:pPr>
            <w:r w:rsidRPr="00D14360">
              <w:rPr>
                <w:rFonts w:ascii="Calibri Light" w:hAnsi="Calibri Light"/>
                <w:rPrChange w:id="6374" w:author="Russell Ott" w:date="2022-05-16T11:47:00Z">
                  <w:rPr>
                    <w:rFonts w:ascii="Calibri Light" w:hAnsi="Calibri Light"/>
                    <w:sz w:val="20"/>
                  </w:rPr>
                </w:rPrChange>
              </w:rPr>
              <w:t xml:space="preserve">Reason for Visit Section </w:t>
            </w:r>
          </w:p>
          <w:p w14:paraId="219A6E65" w14:textId="77777777" w:rsidR="00510672" w:rsidRPr="00D14360" w:rsidRDefault="00510672" w:rsidP="003A3D50">
            <w:pPr>
              <w:keepNext/>
              <w:ind w:left="184" w:hanging="184"/>
              <w:rPr>
                <w:rFonts w:ascii="Calibri Light" w:eastAsia="Times New Roman" w:hAnsi="Calibri Light"/>
                <w:sz w:val="24"/>
                <w:szCs w:val="24"/>
                <w:rPrChange w:id="6375" w:author="Russell Ott" w:date="2022-05-16T11:47:00Z">
                  <w:rPr>
                    <w:rFonts w:ascii="Calibri Light" w:hAnsi="Calibri Light"/>
                    <w:sz w:val="20"/>
                  </w:rPr>
                </w:rPrChange>
              </w:rPr>
            </w:pPr>
            <w:r w:rsidRPr="00D14360">
              <w:rPr>
                <w:rFonts w:ascii="Calibri Light" w:hAnsi="Calibri Light"/>
                <w:rPrChange w:id="6376" w:author="Russell Ott" w:date="2022-05-16T11:47:00Z">
                  <w:rPr>
                    <w:rFonts w:ascii="Calibri Light" w:hAnsi="Calibri Light"/>
                    <w:sz w:val="20"/>
                  </w:rPr>
                </w:rPrChange>
              </w:rPr>
              <w:t xml:space="preserve">Review of Systems Section </w:t>
            </w:r>
          </w:p>
          <w:p w14:paraId="3C89DDB3" w14:textId="77777777" w:rsidR="00510672" w:rsidRPr="00D14360" w:rsidRDefault="00510672" w:rsidP="003A3D50">
            <w:pPr>
              <w:keepNext/>
              <w:ind w:left="184" w:hanging="184"/>
              <w:rPr>
                <w:rFonts w:ascii="Calibri Light" w:eastAsia="Times New Roman" w:hAnsi="Calibri Light"/>
                <w:sz w:val="24"/>
                <w:szCs w:val="24"/>
                <w:rPrChange w:id="6377" w:author="Russell Ott" w:date="2022-05-16T11:47:00Z">
                  <w:rPr>
                    <w:rFonts w:ascii="Calibri Light" w:hAnsi="Calibri Light"/>
                    <w:sz w:val="20"/>
                  </w:rPr>
                </w:rPrChange>
              </w:rPr>
            </w:pPr>
            <w:r w:rsidRPr="00D14360">
              <w:rPr>
                <w:rFonts w:ascii="Calibri Light" w:hAnsi="Calibri Light"/>
                <w:rPrChange w:id="6378" w:author="Russell Ott" w:date="2022-05-16T11:47:00Z">
                  <w:rPr>
                    <w:rFonts w:ascii="Calibri Light" w:hAnsi="Calibri Light"/>
                    <w:sz w:val="20"/>
                  </w:rPr>
                </w:rPrChange>
              </w:rPr>
              <w:t>Social History Section (V3)</w:t>
            </w:r>
          </w:p>
        </w:tc>
      </w:tr>
    </w:tbl>
    <w:p w14:paraId="1133640E" w14:textId="01E59FDD" w:rsidR="00CF2A15" w:rsidRPr="00C64922" w:rsidRDefault="00CF2A15" w:rsidP="00A67903">
      <w:pPr>
        <w:pStyle w:val="Caption"/>
      </w:pPr>
      <w:bookmarkStart w:id="6379" w:name="_Toc103262891"/>
      <w:bookmarkStart w:id="6380" w:name="_Toc21927005"/>
      <w:r w:rsidRPr="00C64922">
        <w:t xml:space="preserve">Table </w:t>
      </w:r>
      <w:r w:rsidR="00132A94">
        <w:fldChar w:fldCharType="begin"/>
      </w:r>
      <w:r w:rsidR="00132A94">
        <w:instrText xml:space="preserve"> SEQ Table \* ARABIC </w:instrText>
      </w:r>
      <w:r w:rsidR="00132A94">
        <w:fldChar w:fldCharType="separate"/>
      </w:r>
      <w:r w:rsidR="00F10C7C">
        <w:rPr>
          <w:noProof/>
        </w:rPr>
        <w:t>24</w:t>
      </w:r>
      <w:r w:rsidR="00132A94">
        <w:rPr>
          <w:noProof/>
        </w:rPr>
        <w:fldChar w:fldCharType="end"/>
      </w:r>
      <w:r w:rsidRPr="00C64922">
        <w:t>: Procedure Note: Document Template</w:t>
      </w:r>
      <w:r w:rsidR="00A67903">
        <w:t xml:space="preserve">. </w:t>
      </w:r>
      <w:r w:rsidR="00A67903">
        <w:rPr>
          <w:rPrChange w:id="6381" w:author="Russell Ott" w:date="2022-05-16T11:47:00Z">
            <w:rPr/>
          </w:rPrChange>
        </w:rPr>
        <w:t>﻿</w:t>
      </w:r>
      <w:bookmarkEnd w:id="6379"/>
      <w:bookmarkEnd w:id="6380"/>
    </w:p>
    <w:p w14:paraId="7B921FE2" w14:textId="77777777" w:rsidR="00A10C4D" w:rsidRPr="00C64922" w:rsidRDefault="00A10C4D" w:rsidP="00F10C7C">
      <w:pPr>
        <w:pStyle w:val="Heading3"/>
      </w:pPr>
      <w:bookmarkStart w:id="6382" w:name="_Toc11391257"/>
      <w:bookmarkStart w:id="6383" w:name="_Toc103262654"/>
      <w:bookmarkStart w:id="6384" w:name="_Toc22823399"/>
      <w:r w:rsidRPr="00C64922">
        <w:t xml:space="preserve">Progress Note: </w:t>
      </w:r>
      <w:bookmarkEnd w:id="6310"/>
      <w:bookmarkEnd w:id="6311"/>
      <w:bookmarkEnd w:id="6312"/>
      <w:r w:rsidR="005D764C" w:rsidRPr="00C64922">
        <w:t>Document Template</w:t>
      </w:r>
      <w:bookmarkEnd w:id="6382"/>
      <w:bookmarkEnd w:id="6383"/>
      <w:bookmarkEnd w:id="6384"/>
    </w:p>
    <w:p w14:paraId="2FDE2726" w14:textId="77777777" w:rsidR="00BA06B2" w:rsidRPr="00D14360" w:rsidRDefault="00085038" w:rsidP="00BA06B2">
      <w:pPr>
        <w:rPr>
          <w:rFonts w:ascii="Times New Roman" w:eastAsia="Times New Roman" w:hAnsi="Times New Roman"/>
          <w:sz w:val="24"/>
          <w:szCs w:val="24"/>
          <w:rPrChange w:id="6385" w:author="Russell Ott" w:date="2022-05-16T11:47:00Z">
            <w:rPr>
              <w:rFonts w:ascii="Calibri" w:hAnsi="Calibri"/>
            </w:rPr>
          </w:rPrChange>
        </w:rPr>
      </w:pPr>
      <w:r w:rsidRPr="00D14360">
        <w:rPr>
          <w:rPrChange w:id="6386" w:author="Russell Ott" w:date="2022-05-16T11:47:00Z">
            <w:rPr>
              <w:rFonts w:ascii="Calibri" w:hAnsi="Calibri"/>
            </w:rPr>
          </w:rPrChange>
        </w:rPr>
        <w:t xml:space="preserve">The Progress Note </w:t>
      </w:r>
      <w:r w:rsidR="00BA06B2" w:rsidRPr="00D14360">
        <w:rPr>
          <w:rPrChange w:id="6387" w:author="Russell Ott" w:date="2022-05-16T11:47:00Z">
            <w:rPr>
              <w:rFonts w:ascii="Calibri" w:hAnsi="Calibri"/>
            </w:rPr>
          </w:rPrChange>
        </w:rPr>
        <w:t>represents a patient’s clinical status during a hospitalization, outpatient visit, treatment with a LTPAC provider, or other healthcare encounter. Taber’s medical dicti</w:t>
      </w:r>
      <w:r w:rsidR="00BA06B2" w:rsidRPr="00D14360">
        <w:rPr>
          <w:rPrChange w:id="6388" w:author="Russell Ott" w:date="2022-05-16T11:47:00Z">
            <w:rPr>
              <w:rFonts w:ascii="Calibri" w:hAnsi="Calibri"/>
            </w:rPr>
          </w:rPrChange>
        </w:rPr>
        <w:t>onary defines a Progress Note as “An ongoin</w:t>
      </w:r>
      <w:r w:rsidR="00231549" w:rsidRPr="00D14360">
        <w:rPr>
          <w:rPrChange w:id="6389" w:author="Russell Ott" w:date="2022-05-16T11:47:00Z">
            <w:rPr>
              <w:rFonts w:ascii="Calibri" w:hAnsi="Calibri"/>
            </w:rPr>
          </w:rPrChange>
        </w:rPr>
        <w:t>g</w:t>
      </w:r>
      <w:r w:rsidR="00BA06B2" w:rsidRPr="00D14360">
        <w:rPr>
          <w:rPrChange w:id="6390" w:author="Russell Ott" w:date="2022-05-16T11:47:00Z">
            <w:rPr>
              <w:rFonts w:ascii="Calibri" w:hAnsi="Calibri"/>
            </w:rPr>
          </w:rPrChange>
        </w:rPr>
        <w:t xml:space="preserve"> record of a patient's illness and treatment. Physicians, nurses, consultants, and therapists record their notes concerning the progress or lack of progress made by the patient between the time of the previous no</w:t>
      </w:r>
      <w:r w:rsidR="00BA06B2" w:rsidRPr="00D14360">
        <w:rPr>
          <w:rPrChange w:id="6391" w:author="Russell Ott" w:date="2022-05-16T11:47:00Z">
            <w:rPr>
              <w:rFonts w:ascii="Calibri" w:hAnsi="Calibri"/>
            </w:rPr>
          </w:rPrChange>
        </w:rPr>
        <w:t>te and the most recent note.”</w:t>
      </w:r>
      <w:r w:rsidR="00766A1C" w:rsidRPr="00D14360">
        <w:rPr>
          <w:rStyle w:val="FootnoteReference"/>
          <w:rPrChange w:id="6392" w:author="Russell Ott" w:date="2022-05-16T11:47:00Z">
            <w:rPr>
              <w:rStyle w:val="FootnoteReference"/>
              <w:rFonts w:ascii="Calibri" w:hAnsi="Calibri"/>
            </w:rPr>
          </w:rPrChange>
        </w:rPr>
        <w:footnoteReference w:id="83"/>
      </w:r>
      <w:r w:rsidR="00BA06B2" w:rsidRPr="00D14360">
        <w:rPr>
          <w:rPrChange w:id="6393" w:author="Russell Ott" w:date="2022-05-16T11:47:00Z">
            <w:rPr>
              <w:rFonts w:ascii="Calibri" w:hAnsi="Calibri"/>
            </w:rPr>
          </w:rPrChange>
        </w:rPr>
        <w:t xml:space="preserve"> Mosby’s medical dictionary defines a Progress Note as “Notes made by a nurse, physician, social worker, physical therapist, and other health care professionals that</w:t>
      </w:r>
      <w:r w:rsidR="00231549" w:rsidRPr="00D14360">
        <w:rPr>
          <w:rPrChange w:id="6394" w:author="Russell Ott" w:date="2022-05-16T11:47:00Z">
            <w:rPr>
              <w:rFonts w:ascii="Calibri" w:hAnsi="Calibri"/>
            </w:rPr>
          </w:rPrChange>
        </w:rPr>
        <w:t xml:space="preserve"> </w:t>
      </w:r>
      <w:r w:rsidR="00BA06B2" w:rsidRPr="00D14360">
        <w:rPr>
          <w:rPrChange w:id="6395" w:author="Russell Ott" w:date="2022-05-16T11:47:00Z">
            <w:rPr>
              <w:rFonts w:ascii="Calibri" w:hAnsi="Calibri"/>
            </w:rPr>
          </w:rPrChange>
        </w:rPr>
        <w:t>describe the patient's condition and the treatment given or planned.”</w:t>
      </w:r>
      <w:r w:rsidR="00766A1C" w:rsidRPr="00D14360">
        <w:rPr>
          <w:rStyle w:val="FootnoteReference"/>
          <w:rPrChange w:id="6396" w:author="Russell Ott" w:date="2022-05-16T11:47:00Z">
            <w:rPr>
              <w:rStyle w:val="FootnoteReference"/>
              <w:rFonts w:ascii="Calibri" w:hAnsi="Calibri"/>
            </w:rPr>
          </w:rPrChange>
        </w:rPr>
        <w:footnoteReference w:id="84"/>
      </w:r>
      <w:r w:rsidR="00BA06B2" w:rsidRPr="00D14360">
        <w:rPr>
          <w:rPrChange w:id="6397" w:author="Russell Ott" w:date="2022-05-16T11:47:00Z">
            <w:rPr>
              <w:rFonts w:ascii="Calibri" w:hAnsi="Calibri"/>
            </w:rPr>
          </w:rPrChange>
        </w:rPr>
        <w:t xml:space="preserve"> A Progress Note is</w:t>
      </w:r>
      <w:r w:rsidR="00BA06B2" w:rsidRPr="00D14360">
        <w:rPr>
          <w:rPrChange w:id="6398" w:author="Russell Ott" w:date="2022-05-16T11:47:00Z">
            <w:rPr>
              <w:rFonts w:ascii="Calibri" w:hAnsi="Calibri"/>
            </w:rPr>
          </w:rPrChange>
        </w:rPr>
        <w:t xml:space="preserve"> not a re-evaluation note. A Progress Note is not intended to be a Progress Report for Medicare. Me</w:t>
      </w:r>
      <w:r w:rsidR="00231549" w:rsidRPr="00D14360">
        <w:rPr>
          <w:rPrChange w:id="6399" w:author="Russell Ott" w:date="2022-05-16T11:47:00Z">
            <w:rPr>
              <w:rFonts w:ascii="Calibri" w:hAnsi="Calibri"/>
            </w:rPr>
          </w:rPrChange>
        </w:rPr>
        <w:t>dic</w:t>
      </w:r>
      <w:r w:rsidR="00BA06B2" w:rsidRPr="00D14360">
        <w:rPr>
          <w:rPrChange w:id="6400" w:author="Russell Ott" w:date="2022-05-16T11:47:00Z">
            <w:rPr>
              <w:rFonts w:ascii="Calibri" w:hAnsi="Calibri"/>
            </w:rPr>
          </w:rPrChange>
        </w:rPr>
        <w:t>are B Section 1833(e) defines the requirements of a Medicare Progress Report.</w:t>
      </w:r>
    </w:p>
    <w:p w14:paraId="7890B4FE" w14:textId="77777777" w:rsidR="00C117D5" w:rsidRPr="00C64922" w:rsidRDefault="00C117D5" w:rsidP="002E634A">
      <w:pPr>
        <w:pStyle w:val="Heading4"/>
      </w:pPr>
      <w:r w:rsidRPr="00C64922">
        <w:t>Structured Sections</w:t>
      </w:r>
    </w:p>
    <w:p w14:paraId="627C6C75" w14:textId="77777777" w:rsidR="00237611" w:rsidRPr="00D14360" w:rsidRDefault="005E4A1B" w:rsidP="00237611">
      <w:pPr>
        <w:rPr>
          <w:rFonts w:ascii="Times New Roman" w:eastAsia="Times New Roman" w:hAnsi="Times New Roman"/>
          <w:sz w:val="24"/>
          <w:szCs w:val="24"/>
          <w:rPrChange w:id="6401" w:author="Russell Ott" w:date="2022-05-16T11:47:00Z">
            <w:rPr>
              <w:rFonts w:ascii="Calibri" w:hAnsi="Calibri"/>
            </w:rPr>
          </w:rPrChange>
        </w:rPr>
      </w:pPr>
      <w:r w:rsidRPr="00D14360">
        <w:rPr>
          <w:rPrChange w:id="6402" w:author="Russell Ott" w:date="2022-05-16T11:47:00Z">
            <w:rPr>
              <w:rFonts w:ascii="Calibri" w:hAnsi="Calibri"/>
            </w:rPr>
          </w:rPrChange>
        </w:rPr>
        <w:t xml:space="preserve">The table </w:t>
      </w:r>
      <w:r w:rsidR="00237611" w:rsidRPr="00D14360">
        <w:rPr>
          <w:rPrChange w:id="6403" w:author="Russell Ott" w:date="2022-05-16T11:47:00Z">
            <w:rPr>
              <w:rFonts w:ascii="Calibri" w:hAnsi="Calibri"/>
            </w:rPr>
          </w:rPrChange>
        </w:rPr>
        <w:t>below describes the required and optional sect</w:t>
      </w:r>
      <w:r w:rsidR="00237611" w:rsidRPr="00D14360">
        <w:rPr>
          <w:rPrChange w:id="6404" w:author="Russell Ott" w:date="2022-05-16T11:47:00Z">
            <w:rPr>
              <w:rFonts w:ascii="Calibri" w:hAnsi="Calibri"/>
            </w:rPr>
          </w:rPrChange>
        </w:rPr>
        <w:t xml:space="preserve">ions in a Progress Note document </w:t>
      </w:r>
      <w:r w:rsidR="00237611" w:rsidRPr="0083506C">
        <w:rPr>
          <w:rPrChange w:id="6405" w:author="Russell Ott" w:date="2022-05-16T11:47:00Z">
            <w:rPr>
              <w:rFonts w:ascii="Calibri" w:hAnsi="Calibri"/>
            </w:rPr>
          </w:rPrChange>
        </w:rPr>
        <w:t>tem</w:t>
      </w:r>
      <w:r w:rsidR="00237611" w:rsidRPr="005A615D">
        <w:rPr>
          <w:rPrChange w:id="6406" w:author="Russell Ott" w:date="2022-05-16T11:47:00Z">
            <w:rPr>
              <w:rFonts w:ascii="Calibri" w:hAnsi="Calibri"/>
            </w:rPr>
          </w:rPrChange>
        </w:rPr>
        <w:t>plate</w:t>
      </w:r>
      <w:r w:rsidR="00ED7EA1" w:rsidRPr="005A615D">
        <w:rPr>
          <w:rPrChange w:id="6407" w:author="Russell Ott" w:date="2022-05-16T11:47:00Z">
            <w:rPr>
              <w:rFonts w:ascii="Calibri" w:hAnsi="Calibri"/>
            </w:rPr>
          </w:rPrChange>
        </w:rPr>
        <w:t xml:space="preserve">: </w:t>
      </w:r>
      <w:r w:rsidR="00ED7EA1" w:rsidRPr="003A3D50">
        <w:rPr>
          <w:rPrChange w:id="6408" w:author="Russell Ott" w:date="2022-05-16T11:47:00Z">
            <w:rPr>
              <w:rFonts w:ascii="Calibri" w:hAnsi="Calibri"/>
            </w:rPr>
          </w:rPrChange>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b/>
                <w:color w:val="FFFFFF"/>
                <w:rPrChange w:id="6409" w:author="Russell Ott" w:date="2022-05-16T11:47:00Z">
                  <w:rPr>
                    <w:rFonts w:ascii="Calibri" w:hAnsi="Calibri"/>
                    <w:b/>
                    <w:color w:val="FFFFFF"/>
                  </w:rPr>
                </w:rPrChange>
              </w:rPr>
            </w:pPr>
            <w:bookmarkStart w:id="6410" w:name="_Toc10690854"/>
            <w:r w:rsidRPr="00D14360">
              <w:rPr>
                <w:b/>
                <w:color w:val="FFFFFF"/>
                <w:rPrChange w:id="6411" w:author="Russell Ott" w:date="2022-05-16T11:47:00Z">
                  <w:rPr>
                    <w:rFonts w:ascii="Calibri" w:hAnsi="Calibri"/>
                    <w:b/>
                    <w:color w:val="FFFFFF"/>
                  </w:rPr>
                </w:rPrChange>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412" w:author="Russell Ott" w:date="2022-05-16T11:47:00Z">
                  <w:rPr>
                    <w:rFonts w:ascii="Calibri" w:hAnsi="Calibri"/>
                    <w:b/>
                    <w:color w:val="FFFFFF"/>
                  </w:rPr>
                </w:rPrChange>
              </w:rPr>
            </w:pPr>
            <w:r w:rsidRPr="00D14360">
              <w:rPr>
                <w:b/>
                <w:color w:val="FFFFFF"/>
                <w:rPrChange w:id="6413" w:author="Russell Ott" w:date="2022-05-16T11:47:00Z">
                  <w:rPr>
                    <w:rFonts w:ascii="Calibri" w:hAnsi="Calibri"/>
                    <w:b/>
                    <w:color w:val="FFFFFF"/>
                  </w:rPr>
                </w:rPrChange>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414" w:author="Russell Ott" w:date="2022-05-16T11:47:00Z">
                  <w:rPr>
                    <w:rFonts w:ascii="Calibri" w:hAnsi="Calibri"/>
                    <w:b/>
                    <w:color w:val="FFFFFF"/>
                  </w:rPr>
                </w:rPrChange>
              </w:rPr>
            </w:pPr>
            <w:r w:rsidRPr="00D14360">
              <w:rPr>
                <w:b/>
                <w:color w:val="FFFFFF"/>
                <w:rPrChange w:id="6415" w:author="Russell Ott" w:date="2022-05-16T11:47:00Z">
                  <w:rPr>
                    <w:rFonts w:ascii="Calibri" w:hAnsi="Calibri"/>
                    <w:b/>
                    <w:color w:val="FFFFFF"/>
                  </w:rPr>
                </w:rPrChange>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b/>
                <w:color w:val="000000"/>
                <w:rPrChange w:id="6416" w:author="Russell Ott" w:date="2022-05-16T11:47:00Z">
                  <w:rPr>
                    <w:rFonts w:ascii="Calibri" w:hAnsi="Calibri"/>
                    <w:b/>
                    <w:color w:val="000000"/>
                  </w:rPr>
                </w:rPrChange>
              </w:rPr>
            </w:pPr>
            <w:r w:rsidRPr="00D14360">
              <w:rPr>
                <w:b/>
                <w:color w:val="000000"/>
                <w:rPrChange w:id="6417" w:author="Russell Ott" w:date="2022-05-16T11:47:00Z">
                  <w:rPr>
                    <w:rFonts w:ascii="Calibri" w:hAnsi="Calibri"/>
                    <w:b/>
                    <w:color w:val="000000"/>
                    <w:sz w:val="20"/>
                  </w:rPr>
                </w:rPrChange>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rPrChange w:id="6418" w:author="Russell Ott" w:date="2022-05-16T11:47:00Z">
                  <w:rPr>
                    <w:rFonts w:ascii="Calibri Light" w:hAnsi="Calibri Light"/>
                    <w:sz w:val="20"/>
                  </w:rPr>
                </w:rPrChange>
              </w:rPr>
            </w:pPr>
            <w:r w:rsidRPr="00D14360" w:rsidDel="00AE4339">
              <w:rPr>
                <w:rFonts w:ascii="Calibri Light" w:hAnsi="Calibri Light"/>
                <w:rPrChange w:id="6419" w:author="Russell Ott" w:date="2022-05-16T11:47:00Z">
                  <w:rPr>
                    <w:rFonts w:ascii="Calibri Light" w:hAnsi="Calibri Light"/>
                    <w:sz w:val="20"/>
                  </w:rPr>
                </w:rPrChange>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eastAsia="Times New Roman" w:hAnsi="Calibri Light"/>
                <w:sz w:val="24"/>
                <w:szCs w:val="24"/>
                <w:rPrChange w:id="6420" w:author="Russell Ott" w:date="2022-05-16T11:47:00Z">
                  <w:rPr>
                    <w:rFonts w:ascii="Calibri Light" w:hAnsi="Calibri Light"/>
                    <w:sz w:val="20"/>
                  </w:rPr>
                </w:rPrChange>
              </w:rPr>
            </w:pPr>
            <w:r w:rsidRPr="00D14360">
              <w:rPr>
                <w:rFonts w:ascii="Calibri Light" w:hAnsi="Calibri Light"/>
                <w:rPrChange w:id="6421" w:author="Russell Ott" w:date="2022-05-16T11:47:00Z">
                  <w:rPr>
                    <w:rFonts w:ascii="Calibri Light" w:hAnsi="Calibri Light"/>
                    <w:sz w:val="20"/>
                  </w:rPr>
                </w:rPrChange>
              </w:rPr>
              <w:t xml:space="preserve">Assessment Section </w:t>
            </w:r>
          </w:p>
          <w:p w14:paraId="33EB2D61" w14:textId="77777777" w:rsidR="00510672" w:rsidRPr="00D14360" w:rsidRDefault="00510672" w:rsidP="00510672">
            <w:pPr>
              <w:rPr>
                <w:rFonts w:ascii="Calibri Light" w:eastAsia="Times New Roman" w:hAnsi="Calibri Light"/>
                <w:sz w:val="24"/>
                <w:szCs w:val="24"/>
                <w:rPrChange w:id="6422" w:author="Russell Ott" w:date="2022-05-16T11:47:00Z">
                  <w:rPr>
                    <w:rFonts w:ascii="Calibri Light" w:hAnsi="Calibri Light"/>
                    <w:sz w:val="20"/>
                  </w:rPr>
                </w:rPrChange>
              </w:rPr>
            </w:pPr>
            <w:r w:rsidRPr="00D14360">
              <w:rPr>
                <w:rFonts w:ascii="Calibri Light" w:hAnsi="Calibri Light"/>
                <w:rPrChange w:id="6423" w:author="Russell Ott" w:date="2022-05-16T11:47:00Z">
                  <w:rPr>
                    <w:rFonts w:ascii="Calibri Light" w:hAnsi="Calibri Light"/>
                    <w:sz w:val="20"/>
                  </w:rPr>
                </w:rPrChange>
              </w:rPr>
              <w:t xml:space="preserve">Plan of Treatment Section (V2) </w:t>
            </w:r>
          </w:p>
          <w:p w14:paraId="6038AB4B" w14:textId="77777777" w:rsidR="00510672" w:rsidRPr="00D14360" w:rsidRDefault="00510672" w:rsidP="00510672">
            <w:pPr>
              <w:rPr>
                <w:rFonts w:ascii="Calibri Light" w:eastAsia="Times New Roman" w:hAnsi="Calibri Light"/>
                <w:sz w:val="24"/>
                <w:szCs w:val="24"/>
                <w:rPrChange w:id="6424" w:author="Russell Ott" w:date="2022-05-16T11:47:00Z">
                  <w:rPr>
                    <w:rFonts w:ascii="Calibri Light" w:hAnsi="Calibri Light"/>
                    <w:sz w:val="20"/>
                  </w:rPr>
                </w:rPrChange>
              </w:rPr>
            </w:pPr>
            <w:r w:rsidRPr="00D14360">
              <w:rPr>
                <w:rFonts w:ascii="Calibri Light" w:hAnsi="Calibri Light"/>
                <w:rPrChange w:id="6425" w:author="Russell Ott" w:date="2022-05-16T11:47:00Z">
                  <w:rPr>
                    <w:rFonts w:ascii="Calibri Light" w:hAnsi="Calibri Light"/>
                    <w:sz w:val="20"/>
                  </w:rPr>
                </w:rPrChange>
              </w:rPr>
              <w:t xml:space="preserve">Assessment and Plan Section (V2) </w:t>
            </w:r>
          </w:p>
          <w:p w14:paraId="791039E7" w14:textId="77777777" w:rsidR="00510672" w:rsidRPr="00D14360" w:rsidRDefault="00510672" w:rsidP="00510672">
            <w:pPr>
              <w:rPr>
                <w:rFonts w:ascii="Calibri Light" w:eastAsia="Times New Roman" w:hAnsi="Calibri Light"/>
                <w:sz w:val="24"/>
                <w:szCs w:val="24"/>
                <w:rPrChange w:id="6426" w:author="Russell Ott" w:date="2022-05-16T11:47:00Z">
                  <w:rPr>
                    <w:rFonts w:ascii="Calibri Light" w:hAnsi="Calibri Light"/>
                    <w:sz w:val="20"/>
                  </w:rPr>
                </w:rPrChange>
              </w:rPr>
            </w:pPr>
            <w:r w:rsidRPr="00D14360">
              <w:rPr>
                <w:rFonts w:ascii="Calibri Light" w:hAnsi="Calibri Light"/>
                <w:rPrChange w:id="6427" w:author="Russell Ott" w:date="2022-05-16T11:47:00Z">
                  <w:rPr>
                    <w:rFonts w:ascii="Calibri Light" w:hAnsi="Calibri Light"/>
                    <w:sz w:val="20"/>
                  </w:rPr>
                </w:rPrChange>
              </w:rPr>
              <w:t xml:space="preserve">Allergies and Intolerances Section (entries optional) (V3) </w:t>
            </w:r>
          </w:p>
          <w:p w14:paraId="7E8A5511" w14:textId="77777777" w:rsidR="00510672" w:rsidRPr="00D14360" w:rsidRDefault="00510672" w:rsidP="00510672">
            <w:pPr>
              <w:rPr>
                <w:rFonts w:ascii="Calibri Light" w:eastAsia="Times New Roman" w:hAnsi="Calibri Light"/>
                <w:sz w:val="24"/>
                <w:szCs w:val="24"/>
                <w:rPrChange w:id="6428" w:author="Russell Ott" w:date="2022-05-16T11:47:00Z">
                  <w:rPr>
                    <w:rFonts w:ascii="Calibri Light" w:hAnsi="Calibri Light"/>
                    <w:sz w:val="20"/>
                  </w:rPr>
                </w:rPrChange>
              </w:rPr>
            </w:pPr>
            <w:r w:rsidRPr="00D14360">
              <w:rPr>
                <w:rFonts w:ascii="Calibri Light" w:hAnsi="Calibri Light"/>
                <w:rPrChange w:id="6429" w:author="Russell Ott" w:date="2022-05-16T11:47:00Z">
                  <w:rPr>
                    <w:rFonts w:ascii="Calibri Light" w:hAnsi="Calibri Light"/>
                    <w:sz w:val="20"/>
                  </w:rPr>
                </w:rPrChange>
              </w:rPr>
              <w:t xml:space="preserve">Chief Complaint Section </w:t>
            </w:r>
          </w:p>
          <w:p w14:paraId="1BEE5AA6" w14:textId="77777777" w:rsidR="00510672" w:rsidRPr="00D14360" w:rsidRDefault="00510672" w:rsidP="00510672">
            <w:pPr>
              <w:rPr>
                <w:rFonts w:ascii="Calibri Light" w:eastAsia="Times New Roman" w:hAnsi="Calibri Light"/>
                <w:sz w:val="24"/>
                <w:szCs w:val="24"/>
                <w:rPrChange w:id="6430" w:author="Russell Ott" w:date="2022-05-16T11:47:00Z">
                  <w:rPr>
                    <w:rFonts w:ascii="Calibri Light" w:hAnsi="Calibri Light"/>
                    <w:sz w:val="20"/>
                  </w:rPr>
                </w:rPrChange>
              </w:rPr>
            </w:pPr>
            <w:r w:rsidRPr="00D14360">
              <w:rPr>
                <w:rFonts w:ascii="Calibri Light" w:hAnsi="Calibri Light"/>
                <w:rPrChange w:id="6431" w:author="Russell Ott" w:date="2022-05-16T11:47:00Z">
                  <w:rPr>
                    <w:rFonts w:ascii="Calibri Light" w:hAnsi="Calibri Light"/>
                    <w:sz w:val="20"/>
                  </w:rPr>
                </w:rPrChange>
              </w:rPr>
              <w:t xml:space="preserve">Interventions Section (V3) </w:t>
            </w:r>
          </w:p>
          <w:p w14:paraId="22185452" w14:textId="77777777" w:rsidR="00510672" w:rsidRPr="00D14360" w:rsidRDefault="00510672" w:rsidP="00510672">
            <w:pPr>
              <w:rPr>
                <w:rFonts w:ascii="Calibri Light" w:eastAsia="Times New Roman" w:hAnsi="Calibri Light"/>
                <w:sz w:val="24"/>
                <w:szCs w:val="24"/>
                <w:rPrChange w:id="6432" w:author="Russell Ott" w:date="2022-05-16T11:47:00Z">
                  <w:rPr>
                    <w:rFonts w:ascii="Calibri Light" w:hAnsi="Calibri Light"/>
                    <w:sz w:val="20"/>
                  </w:rPr>
                </w:rPrChange>
              </w:rPr>
            </w:pPr>
            <w:r w:rsidRPr="00D14360">
              <w:rPr>
                <w:rFonts w:ascii="Calibri Light" w:hAnsi="Calibri Light"/>
                <w:rPrChange w:id="6433" w:author="Russell Ott" w:date="2022-05-16T11:47:00Z">
                  <w:rPr>
                    <w:rFonts w:ascii="Calibri Light" w:hAnsi="Calibri Light"/>
                    <w:sz w:val="20"/>
                  </w:rPr>
                </w:rPrChange>
              </w:rPr>
              <w:t xml:space="preserve">Instructions Section (V2) </w:t>
            </w:r>
          </w:p>
          <w:p w14:paraId="1A67823E" w14:textId="77777777" w:rsidR="00510672" w:rsidRPr="00D14360" w:rsidRDefault="00510672" w:rsidP="00510672">
            <w:pPr>
              <w:rPr>
                <w:rFonts w:ascii="Calibri Light" w:eastAsia="Times New Roman" w:hAnsi="Calibri Light"/>
                <w:sz w:val="24"/>
                <w:szCs w:val="24"/>
                <w:rPrChange w:id="6434" w:author="Russell Ott" w:date="2022-05-16T11:47:00Z">
                  <w:rPr>
                    <w:rFonts w:ascii="Calibri Light" w:hAnsi="Calibri Light"/>
                    <w:sz w:val="20"/>
                  </w:rPr>
                </w:rPrChange>
              </w:rPr>
            </w:pPr>
            <w:r w:rsidRPr="00D14360">
              <w:rPr>
                <w:rFonts w:ascii="Calibri Light" w:hAnsi="Calibri Light"/>
                <w:rPrChange w:id="6435" w:author="Russell Ott" w:date="2022-05-16T11:47:00Z">
                  <w:rPr>
                    <w:rFonts w:ascii="Calibri Light" w:hAnsi="Calibri Light"/>
                    <w:sz w:val="20"/>
                  </w:rPr>
                </w:rPrChange>
              </w:rPr>
              <w:t xml:space="preserve">Medications Section (entries optional) (V2) </w:t>
            </w:r>
          </w:p>
          <w:p w14:paraId="0FFC3DB2" w14:textId="77777777" w:rsidR="00510672" w:rsidRPr="00D14360" w:rsidRDefault="00510672" w:rsidP="00510672">
            <w:pPr>
              <w:rPr>
                <w:rFonts w:ascii="Calibri Light" w:eastAsia="Times New Roman" w:hAnsi="Calibri Light"/>
                <w:sz w:val="24"/>
                <w:szCs w:val="24"/>
                <w:rPrChange w:id="6436" w:author="Russell Ott" w:date="2022-05-16T11:47:00Z">
                  <w:rPr>
                    <w:rFonts w:ascii="Calibri Light" w:hAnsi="Calibri Light"/>
                    <w:sz w:val="20"/>
                  </w:rPr>
                </w:rPrChange>
              </w:rPr>
            </w:pPr>
            <w:r w:rsidRPr="00D14360">
              <w:rPr>
                <w:rFonts w:ascii="Calibri Light" w:hAnsi="Calibri Light"/>
                <w:rPrChange w:id="6437" w:author="Russell Ott" w:date="2022-05-16T11:47:00Z">
                  <w:rPr>
                    <w:rFonts w:ascii="Calibri Light" w:hAnsi="Calibri Light"/>
                    <w:sz w:val="20"/>
                  </w:rPr>
                </w:rPrChange>
              </w:rPr>
              <w:t xml:space="preserve">Objective Section </w:t>
            </w:r>
          </w:p>
          <w:p w14:paraId="5AD79FD7" w14:textId="77777777" w:rsidR="00510672" w:rsidRPr="00D14360" w:rsidRDefault="00510672" w:rsidP="00510672">
            <w:pPr>
              <w:rPr>
                <w:rFonts w:ascii="Calibri Light" w:eastAsia="Times New Roman" w:hAnsi="Calibri Light"/>
                <w:sz w:val="24"/>
                <w:szCs w:val="24"/>
                <w:rPrChange w:id="6438" w:author="Russell Ott" w:date="2022-05-16T11:47:00Z">
                  <w:rPr>
                    <w:rFonts w:ascii="Calibri Light" w:hAnsi="Calibri Light"/>
                    <w:sz w:val="20"/>
                  </w:rPr>
                </w:rPrChange>
              </w:rPr>
            </w:pPr>
            <w:r w:rsidRPr="00D14360">
              <w:rPr>
                <w:rFonts w:ascii="Calibri Light" w:hAnsi="Calibri Light"/>
                <w:rPrChange w:id="6439" w:author="Russell Ott" w:date="2022-05-16T11:47:00Z">
                  <w:rPr>
                    <w:rFonts w:ascii="Calibri Light" w:hAnsi="Calibri Light"/>
                    <w:sz w:val="20"/>
                  </w:rPr>
                </w:rPrChange>
              </w:rPr>
              <w:t xml:space="preserve">Physical Exam Section (V3) </w:t>
            </w:r>
          </w:p>
          <w:p w14:paraId="1D1BF491" w14:textId="77777777" w:rsidR="00510672" w:rsidRPr="00D14360" w:rsidRDefault="00510672" w:rsidP="00510672">
            <w:pPr>
              <w:rPr>
                <w:rFonts w:ascii="Calibri Light" w:eastAsia="Times New Roman" w:hAnsi="Calibri Light"/>
                <w:sz w:val="24"/>
                <w:szCs w:val="24"/>
                <w:rPrChange w:id="6440" w:author="Russell Ott" w:date="2022-05-16T11:47:00Z">
                  <w:rPr>
                    <w:rFonts w:ascii="Calibri Light" w:hAnsi="Calibri Light"/>
                    <w:sz w:val="20"/>
                  </w:rPr>
                </w:rPrChange>
              </w:rPr>
            </w:pPr>
            <w:r w:rsidRPr="00D14360">
              <w:rPr>
                <w:rFonts w:ascii="Calibri Light" w:hAnsi="Calibri Light"/>
                <w:rPrChange w:id="6441" w:author="Russell Ott" w:date="2022-05-16T11:47:00Z">
                  <w:rPr>
                    <w:rFonts w:ascii="Calibri Light" w:hAnsi="Calibri Light"/>
                    <w:sz w:val="20"/>
                  </w:rPr>
                </w:rPrChange>
              </w:rPr>
              <w:t xml:space="preserve">Problem Section (entries optional) (V3) </w:t>
            </w:r>
          </w:p>
          <w:p w14:paraId="54822302" w14:textId="77777777" w:rsidR="00510672" w:rsidRPr="00D14360" w:rsidRDefault="00510672" w:rsidP="00510672">
            <w:pPr>
              <w:rPr>
                <w:rFonts w:ascii="Calibri Light" w:eastAsia="Times New Roman" w:hAnsi="Calibri Light"/>
                <w:sz w:val="24"/>
                <w:szCs w:val="24"/>
                <w:rPrChange w:id="6442" w:author="Russell Ott" w:date="2022-05-16T11:47:00Z">
                  <w:rPr>
                    <w:rFonts w:ascii="Calibri Light" w:hAnsi="Calibri Light"/>
                    <w:sz w:val="20"/>
                  </w:rPr>
                </w:rPrChange>
              </w:rPr>
            </w:pPr>
            <w:r w:rsidRPr="00D14360">
              <w:rPr>
                <w:rFonts w:ascii="Calibri Light" w:hAnsi="Calibri Light"/>
                <w:rPrChange w:id="6443" w:author="Russell Ott" w:date="2022-05-16T11:47:00Z">
                  <w:rPr>
                    <w:rFonts w:ascii="Calibri Light" w:hAnsi="Calibri Light"/>
                    <w:sz w:val="20"/>
                  </w:rPr>
                </w:rPrChange>
              </w:rPr>
              <w:t xml:space="preserve">Results Section (entries optional) (V3) </w:t>
            </w:r>
          </w:p>
          <w:p w14:paraId="1F85F6BE" w14:textId="77777777" w:rsidR="00510672" w:rsidRPr="00D14360" w:rsidRDefault="00510672" w:rsidP="00510672">
            <w:pPr>
              <w:rPr>
                <w:rFonts w:ascii="Calibri Light" w:eastAsia="Times New Roman" w:hAnsi="Calibri Light"/>
                <w:sz w:val="24"/>
                <w:szCs w:val="24"/>
                <w:rPrChange w:id="6444" w:author="Russell Ott" w:date="2022-05-16T11:47:00Z">
                  <w:rPr>
                    <w:rFonts w:ascii="Calibri Light" w:hAnsi="Calibri Light"/>
                    <w:sz w:val="20"/>
                  </w:rPr>
                </w:rPrChange>
              </w:rPr>
            </w:pPr>
            <w:r w:rsidRPr="00D14360">
              <w:rPr>
                <w:rFonts w:ascii="Calibri Light" w:hAnsi="Calibri Light"/>
                <w:rPrChange w:id="6445" w:author="Russell Ott" w:date="2022-05-16T11:47:00Z">
                  <w:rPr>
                    <w:rFonts w:ascii="Calibri Light" w:hAnsi="Calibri Light"/>
                    <w:sz w:val="20"/>
                  </w:rPr>
                </w:rPrChange>
              </w:rPr>
              <w:t xml:space="preserve">Review of Systems Section </w:t>
            </w:r>
          </w:p>
          <w:p w14:paraId="7157A9E4" w14:textId="77777777" w:rsidR="00510672" w:rsidRPr="00D14360" w:rsidRDefault="00510672" w:rsidP="00510672">
            <w:pPr>
              <w:rPr>
                <w:rFonts w:ascii="Calibri Light" w:eastAsia="Times New Roman" w:hAnsi="Calibri Light"/>
                <w:sz w:val="24"/>
                <w:szCs w:val="24"/>
                <w:rPrChange w:id="6446" w:author="Russell Ott" w:date="2022-05-16T11:47:00Z">
                  <w:rPr>
                    <w:rFonts w:ascii="Calibri Light" w:hAnsi="Calibri Light"/>
                    <w:sz w:val="20"/>
                  </w:rPr>
                </w:rPrChange>
              </w:rPr>
            </w:pPr>
            <w:r w:rsidRPr="00D14360">
              <w:rPr>
                <w:rFonts w:ascii="Calibri Light" w:hAnsi="Calibri Light"/>
                <w:rPrChange w:id="6447" w:author="Russell Ott" w:date="2022-05-16T11:47:00Z">
                  <w:rPr>
                    <w:rFonts w:ascii="Calibri Light" w:hAnsi="Calibri Light"/>
                    <w:sz w:val="20"/>
                  </w:rPr>
                </w:rPrChange>
              </w:rPr>
              <w:t xml:space="preserve">Subjective Section </w:t>
            </w:r>
          </w:p>
          <w:p w14:paraId="4B1D8BFC" w14:textId="77777777" w:rsidR="00510672" w:rsidRPr="00D14360" w:rsidRDefault="00510672" w:rsidP="00510672">
            <w:pPr>
              <w:rPr>
                <w:rFonts w:ascii="Calibri Light" w:eastAsia="Times New Roman" w:hAnsi="Calibri Light"/>
                <w:sz w:val="24"/>
                <w:szCs w:val="24"/>
                <w:rPrChange w:id="6448" w:author="Russell Ott" w:date="2022-05-16T11:47:00Z">
                  <w:rPr>
                    <w:rFonts w:ascii="Calibri Light" w:hAnsi="Calibri Light"/>
                    <w:sz w:val="20"/>
                  </w:rPr>
                </w:rPrChange>
              </w:rPr>
            </w:pPr>
            <w:r w:rsidRPr="00D14360">
              <w:rPr>
                <w:rFonts w:ascii="Calibri Light" w:hAnsi="Calibri Light"/>
                <w:rPrChange w:id="6449" w:author="Russell Ott" w:date="2022-05-16T11:47:00Z">
                  <w:rPr>
                    <w:rFonts w:ascii="Calibri Light" w:hAnsi="Calibri Light"/>
                    <w:sz w:val="20"/>
                  </w:rPr>
                </w:rPrChange>
              </w:rPr>
              <w:t>Vital Signs Section (entries option</w:t>
            </w:r>
            <w:r w:rsidRPr="00D14360">
              <w:rPr>
                <w:rFonts w:ascii="Calibri Light" w:hAnsi="Calibri Light"/>
                <w:rPrChange w:id="6450" w:author="Russell Ott" w:date="2022-05-16T11:47:00Z">
                  <w:rPr>
                    <w:rFonts w:ascii="Calibri Light" w:hAnsi="Calibri Light"/>
                    <w:sz w:val="20"/>
                  </w:rPr>
                </w:rPrChange>
              </w:rPr>
              <w:t>al) (V3)</w:t>
            </w:r>
          </w:p>
          <w:p w14:paraId="47901BA3" w14:textId="77777777" w:rsidR="00510672" w:rsidRPr="00D14360" w:rsidRDefault="00510672" w:rsidP="00D14360">
            <w:pPr>
              <w:keepNext/>
              <w:rPr>
                <w:rFonts w:ascii="Calibri Light" w:eastAsia="Times New Roman" w:hAnsi="Calibri Light"/>
                <w:sz w:val="24"/>
                <w:szCs w:val="24"/>
                <w:rPrChange w:id="6451" w:author="Russell Ott" w:date="2022-05-16T11:47:00Z">
                  <w:rPr>
                    <w:rFonts w:ascii="Calibri Light" w:hAnsi="Calibri Light"/>
                    <w:sz w:val="20"/>
                  </w:rPr>
                </w:rPrChange>
              </w:rPr>
            </w:pPr>
            <w:r w:rsidRPr="00D14360">
              <w:rPr>
                <w:rFonts w:ascii="Calibri Light" w:hAnsi="Calibri Light"/>
                <w:rPrChange w:id="6452" w:author="Russell Ott" w:date="2022-05-16T11:47:00Z">
                  <w:rPr>
                    <w:rFonts w:ascii="Calibri Light" w:hAnsi="Calibri Light"/>
                    <w:sz w:val="20"/>
                  </w:rPr>
                </w:rPrChange>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b/>
                <w:color w:val="000000"/>
                <w:rPrChange w:id="6453" w:author="Russell Ott" w:date="2022-05-16T11:47:00Z">
                  <w:rPr>
                    <w:rFonts w:ascii="Calibri" w:hAnsi="Calibri"/>
                    <w:b/>
                    <w:color w:val="000000"/>
                    <w:sz w:val="20"/>
                  </w:rPr>
                </w:rPrChange>
              </w:rPr>
            </w:pPr>
            <w:r w:rsidRPr="00D14360">
              <w:rPr>
                <w:b/>
                <w:color w:val="000000"/>
                <w:rPrChange w:id="6454" w:author="Russell Ott" w:date="2022-05-16T11:47:00Z">
                  <w:rPr>
                    <w:rFonts w:ascii="Calibri" w:hAnsi="Calibri"/>
                    <w:b/>
                    <w:color w:val="000000"/>
                    <w:sz w:val="20"/>
                  </w:rPr>
                </w:rPrChange>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eastAsia="Times New Roman" w:hAnsi="Calibri Light"/>
                <w:sz w:val="24"/>
                <w:szCs w:val="24"/>
                <w:rPrChange w:id="6455" w:author="Russell Ott" w:date="2022-05-16T11:47:00Z">
                  <w:rPr>
                    <w:rFonts w:ascii="Calibri Light" w:hAnsi="Calibri Light"/>
                    <w:sz w:val="20"/>
                  </w:rPr>
                </w:rPrChange>
              </w:rPr>
            </w:pPr>
            <w:r w:rsidRPr="00D14360">
              <w:rPr>
                <w:rFonts w:ascii="Calibri Light" w:hAnsi="Calibri Light"/>
                <w:color w:val="000000"/>
                <w:rPrChange w:id="6456" w:author="Russell Ott" w:date="2022-05-16T11:47:00Z">
                  <w:rPr>
                    <w:rFonts w:ascii="Calibri Light" w:hAnsi="Calibri Light"/>
                    <w:color w:val="000000"/>
                    <w:sz w:val="20"/>
                  </w:rPr>
                </w:rPrChange>
              </w:rPr>
              <w:t xml:space="preserve">ProgressNote.xml </w:t>
            </w:r>
            <w:r w:rsidR="00825BFA" w:rsidRPr="00D14360">
              <w:rPr>
                <w:rFonts w:ascii="Calibri Light" w:hAnsi="Calibri Light"/>
                <w:color w:val="000000"/>
                <w:rPrChange w:id="6457" w:author="Russell Ott" w:date="2022-05-16T11:47:00Z">
                  <w:rPr>
                    <w:rFonts w:ascii="Calibri Light" w:hAnsi="Calibri Light"/>
                    <w:color w:val="000000"/>
                    <w:sz w:val="20"/>
                  </w:rPr>
                </w:rPrChange>
              </w:rPr>
              <w:t>Sample</w:t>
            </w:r>
          </w:p>
        </w:tc>
        <w:tc>
          <w:tcPr>
            <w:tcW w:w="5499" w:type="dxa"/>
            <w:shd w:val="clear" w:color="auto" w:fill="auto"/>
          </w:tcPr>
          <w:p w14:paraId="4C01C6B4" w14:textId="77777777" w:rsidR="00510672" w:rsidRPr="00D14360" w:rsidRDefault="00510672" w:rsidP="00510672">
            <w:pPr>
              <w:rPr>
                <w:rFonts w:ascii="Calibri Light" w:eastAsia="Times New Roman" w:hAnsi="Calibri Light"/>
                <w:sz w:val="24"/>
                <w:szCs w:val="24"/>
                <w:rPrChange w:id="6458" w:author="Russell Ott" w:date="2022-05-16T11:47:00Z">
                  <w:rPr>
                    <w:rFonts w:ascii="Calibri Light" w:hAnsi="Calibri Light"/>
                    <w:sz w:val="20"/>
                  </w:rPr>
                </w:rPrChange>
              </w:rPr>
            </w:pPr>
            <w:r w:rsidRPr="00D14360">
              <w:rPr>
                <w:rFonts w:ascii="Calibri Light" w:hAnsi="Calibri Light"/>
                <w:color w:val="000000"/>
                <w:rPrChange w:id="6459" w:author="Russell Ott" w:date="2022-05-16T11:47:00Z">
                  <w:rPr>
                    <w:rFonts w:ascii="Calibri Light" w:hAnsi="Calibri Light"/>
                    <w:color w:val="000000"/>
                    <w:sz w:val="20"/>
                  </w:rPr>
                </w:rPrChange>
              </w:rPr>
              <w:t>Included with this Companion Guide</w:t>
            </w:r>
          </w:p>
        </w:tc>
      </w:tr>
    </w:tbl>
    <w:p w14:paraId="17E20C93" w14:textId="74DBD343" w:rsidR="00CF2A15" w:rsidRPr="00C64922" w:rsidRDefault="00CF2A15" w:rsidP="00A67903">
      <w:pPr>
        <w:pStyle w:val="Caption"/>
      </w:pPr>
      <w:bookmarkStart w:id="6460" w:name="_Toc103262892"/>
      <w:bookmarkStart w:id="6461" w:name="_Toc21927006"/>
      <w:r w:rsidRPr="00C64922">
        <w:t xml:space="preserve">Table </w:t>
      </w:r>
      <w:r w:rsidR="00132A94">
        <w:fldChar w:fldCharType="begin"/>
      </w:r>
      <w:r w:rsidR="00132A94">
        <w:instrText xml:space="preserve"> SEQ Table \* ARABIC </w:instrText>
      </w:r>
      <w:r w:rsidR="00132A94">
        <w:fldChar w:fldCharType="separate"/>
      </w:r>
      <w:r w:rsidR="00F10C7C">
        <w:rPr>
          <w:noProof/>
        </w:rPr>
        <w:t>25</w:t>
      </w:r>
      <w:r w:rsidR="00132A94">
        <w:rPr>
          <w:noProof/>
        </w:rPr>
        <w:fldChar w:fldCharType="end"/>
      </w:r>
      <w:r w:rsidRPr="00C64922">
        <w:t>: Progress Note: Document Template</w:t>
      </w:r>
      <w:r w:rsidR="00A67903">
        <w:t xml:space="preserve">. </w:t>
      </w:r>
      <w:r w:rsidR="00A67903">
        <w:rPr>
          <w:rPrChange w:id="6462" w:author="Russell Ott" w:date="2022-05-16T11:47:00Z">
            <w:rPr/>
          </w:rPrChange>
        </w:rPr>
        <w:t>﻿</w:t>
      </w:r>
      <w:bookmarkEnd w:id="6460"/>
      <w:bookmarkEnd w:id="6461"/>
    </w:p>
    <w:p w14:paraId="560924AA" w14:textId="77777777" w:rsidR="00A10C4D" w:rsidRPr="00C64922" w:rsidRDefault="00A10C4D" w:rsidP="00F10C7C">
      <w:pPr>
        <w:pStyle w:val="Heading3"/>
      </w:pPr>
      <w:r w:rsidRPr="00C64922">
        <w:t xml:space="preserve"> </w:t>
      </w:r>
      <w:bookmarkStart w:id="6463" w:name="_Toc11043597"/>
      <w:bookmarkStart w:id="6464" w:name="_Toc11045588"/>
      <w:bookmarkStart w:id="6465" w:name="_Toc11391258"/>
      <w:bookmarkStart w:id="6466" w:name="_Toc103262655"/>
      <w:bookmarkStart w:id="6467" w:name="_Toc22823400"/>
      <w:r w:rsidRPr="00C64922">
        <w:t xml:space="preserve">Referral Note: </w:t>
      </w:r>
      <w:bookmarkEnd w:id="6410"/>
      <w:bookmarkEnd w:id="6463"/>
      <w:bookmarkEnd w:id="6464"/>
      <w:r w:rsidR="005D764C" w:rsidRPr="00C64922">
        <w:t>Document Template</w:t>
      </w:r>
      <w:bookmarkEnd w:id="6465"/>
      <w:bookmarkEnd w:id="6466"/>
      <w:bookmarkEnd w:id="6467"/>
    </w:p>
    <w:p w14:paraId="37D06F9D" w14:textId="77777777" w:rsidR="00870B0B" w:rsidRPr="00D14360" w:rsidRDefault="00BA06B2" w:rsidP="00BA06B2">
      <w:pPr>
        <w:rPr>
          <w:rFonts w:ascii="Times New Roman" w:eastAsia="Times New Roman" w:hAnsi="Times New Roman"/>
          <w:sz w:val="24"/>
          <w:szCs w:val="24"/>
          <w:rPrChange w:id="6468" w:author="Russell Ott" w:date="2022-05-16T11:47:00Z">
            <w:rPr>
              <w:rFonts w:ascii="Calibri" w:hAnsi="Calibri"/>
            </w:rPr>
          </w:rPrChange>
        </w:rPr>
      </w:pPr>
      <w:r w:rsidRPr="00D14360">
        <w:rPr>
          <w:rPrChange w:id="6469" w:author="Russell Ott" w:date="2022-05-16T11:47:00Z">
            <w:rPr>
              <w:rFonts w:ascii="Calibri" w:hAnsi="Calibri"/>
            </w:rPr>
          </w:rPrChange>
        </w:rPr>
        <w:t xml:space="preserve">A Referral Note communicates pertinent </w:t>
      </w:r>
      <w:r w:rsidRPr="00D14360">
        <w:rPr>
          <w:rPrChange w:id="6470" w:author="Russell Ott" w:date="2022-05-16T11:47:00Z">
            <w:rPr>
              <w:rFonts w:ascii="Calibri" w:hAnsi="Calibri"/>
            </w:rPr>
          </w:rPrChange>
        </w:rPr>
        <w:t>information from a provider who is requesting services of another provider of clinical or non-clinical services</w:t>
      </w:r>
      <w:r w:rsidR="00870B0B" w:rsidRPr="00D14360">
        <w:rPr>
          <w:rPrChange w:id="6471" w:author="Russell Ott" w:date="2022-05-16T11:47:00Z">
            <w:rPr>
              <w:rFonts w:ascii="Calibri" w:hAnsi="Calibri"/>
            </w:rPr>
          </w:rPrChange>
        </w:rPr>
        <w:t xml:space="preserve"> which </w:t>
      </w:r>
      <w:r w:rsidRPr="00D14360">
        <w:rPr>
          <w:rPrChange w:id="6472" w:author="Russell Ott" w:date="2022-05-16T11:47:00Z">
            <w:rPr>
              <w:rFonts w:ascii="Calibri" w:hAnsi="Calibri"/>
            </w:rPr>
          </w:rPrChange>
        </w:rPr>
        <w:t>includes the reason for the referral and additional information that would augment decision making and care delivery. Examples of referral situations</w:t>
      </w:r>
      <w:r w:rsidR="00870B0B" w:rsidRPr="00D14360">
        <w:rPr>
          <w:rPrChange w:id="6473" w:author="Russell Ott" w:date="2022-05-16T11:47:00Z">
            <w:rPr>
              <w:rFonts w:ascii="Calibri" w:hAnsi="Calibri"/>
            </w:rPr>
          </w:rPrChange>
        </w:rPr>
        <w:t xml:space="preserve"> include when a patient is:</w:t>
      </w:r>
    </w:p>
    <w:p w14:paraId="5256BC6A" w14:textId="77777777" w:rsidR="00870B0B" w:rsidRPr="003A3D50" w:rsidRDefault="001F7773" w:rsidP="0054522C">
      <w:pPr>
        <w:pStyle w:val="ListParagraph"/>
        <w:numPr>
          <w:ilvl w:val="0"/>
          <w:numId w:val="32"/>
        </w:numPr>
        <w:rPr>
          <w:rPrChange w:id="6474" w:author="Russell Ott" w:date="2022-05-16T11:47:00Z">
            <w:rPr/>
          </w:rPrChange>
        </w:rPr>
      </w:pPr>
      <w:r w:rsidRPr="00D14360">
        <w:rPr>
          <w:rPrChange w:id="6475" w:author="Russell Ott" w:date="2022-05-16T11:47:00Z">
            <w:rPr/>
          </w:rPrChange>
        </w:rPr>
        <w:t>R</w:t>
      </w:r>
      <w:r w:rsidR="00BA06B2" w:rsidRPr="003A3D50">
        <w:rPr>
          <w:rPrChange w:id="6476" w:author="Russell Ott" w:date="2022-05-16T11:47:00Z">
            <w:rPr/>
          </w:rPrChange>
        </w:rPr>
        <w:t>eferred from a family physician to a cardiologist for cardiac evaluation</w:t>
      </w:r>
      <w:r w:rsidRPr="00D14360">
        <w:rPr>
          <w:rPrChange w:id="6477" w:author="Russell Ott" w:date="2022-05-16T11:47:00Z">
            <w:rPr/>
          </w:rPrChange>
        </w:rPr>
        <w:t>.</w:t>
      </w:r>
      <w:r w:rsidR="00BA06B2" w:rsidRPr="003A3D50">
        <w:rPr>
          <w:rPrChange w:id="6478" w:author="Russell Ott" w:date="2022-05-16T11:47:00Z">
            <w:rPr/>
          </w:rPrChange>
        </w:rPr>
        <w:t xml:space="preserve">  </w:t>
      </w:r>
    </w:p>
    <w:p w14:paraId="64871B4D" w14:textId="77777777" w:rsidR="00870B0B" w:rsidRPr="003A3D50" w:rsidRDefault="001F7773" w:rsidP="0054522C">
      <w:pPr>
        <w:pStyle w:val="ListParagraph"/>
        <w:numPr>
          <w:ilvl w:val="0"/>
          <w:numId w:val="32"/>
        </w:numPr>
        <w:rPr>
          <w:rPrChange w:id="6479" w:author="Russell Ott" w:date="2022-05-16T11:47:00Z">
            <w:rPr/>
          </w:rPrChange>
        </w:rPr>
      </w:pPr>
      <w:r w:rsidRPr="00D14360">
        <w:rPr>
          <w:rPrChange w:id="6480" w:author="Russell Ott" w:date="2022-05-16T11:47:00Z">
            <w:rPr/>
          </w:rPrChange>
        </w:rPr>
        <w:t>S</w:t>
      </w:r>
      <w:r w:rsidR="00BA06B2" w:rsidRPr="003A3D50">
        <w:rPr>
          <w:rPrChange w:id="6481" w:author="Russell Ott" w:date="2022-05-16T11:47:00Z">
            <w:rPr/>
          </w:rPrChange>
        </w:rPr>
        <w:t>ent by a cardiologist to an emergency department for angina</w:t>
      </w:r>
      <w:r w:rsidRPr="00D14360">
        <w:rPr>
          <w:rPrChange w:id="6482" w:author="Russell Ott" w:date="2022-05-16T11:47:00Z">
            <w:rPr/>
          </w:rPrChange>
        </w:rPr>
        <w:t>.</w:t>
      </w:r>
    </w:p>
    <w:p w14:paraId="2E2F4F49" w14:textId="77777777" w:rsidR="00870B0B" w:rsidRPr="003A3D50" w:rsidRDefault="001F7773" w:rsidP="0054522C">
      <w:pPr>
        <w:pStyle w:val="ListParagraph"/>
        <w:numPr>
          <w:ilvl w:val="0"/>
          <w:numId w:val="32"/>
        </w:numPr>
        <w:rPr>
          <w:rPrChange w:id="6483" w:author="Russell Ott" w:date="2022-05-16T11:47:00Z">
            <w:rPr/>
          </w:rPrChange>
        </w:rPr>
      </w:pPr>
      <w:r w:rsidRPr="00D14360">
        <w:rPr>
          <w:rPrChange w:id="6484" w:author="Russell Ott" w:date="2022-05-16T11:47:00Z">
            <w:rPr/>
          </w:rPrChange>
        </w:rPr>
        <w:t>R</w:t>
      </w:r>
      <w:r w:rsidR="00BA06B2" w:rsidRPr="003A3D50">
        <w:rPr>
          <w:rPrChange w:id="6485" w:author="Russell Ott" w:date="2022-05-16T11:47:00Z">
            <w:rPr/>
          </w:rPrChange>
        </w:rPr>
        <w:t>eferred by a nurse practitioner to an audiologist for hearing screening</w:t>
      </w:r>
      <w:r w:rsidRPr="00D14360">
        <w:rPr>
          <w:rPrChange w:id="6486" w:author="Russell Ott" w:date="2022-05-16T11:47:00Z">
            <w:rPr/>
          </w:rPrChange>
        </w:rPr>
        <w:t>.</w:t>
      </w:r>
      <w:r w:rsidR="00BA06B2" w:rsidRPr="003A3D50">
        <w:rPr>
          <w:rPrChange w:id="6487" w:author="Russell Ott" w:date="2022-05-16T11:47:00Z">
            <w:rPr/>
          </w:rPrChange>
        </w:rPr>
        <w:t xml:space="preserve"> </w:t>
      </w:r>
    </w:p>
    <w:p w14:paraId="68017617" w14:textId="77777777" w:rsidR="00BA06B2" w:rsidRPr="003A3D50" w:rsidRDefault="001F7773" w:rsidP="0054522C">
      <w:pPr>
        <w:pStyle w:val="ListParagraph"/>
        <w:numPr>
          <w:ilvl w:val="0"/>
          <w:numId w:val="32"/>
        </w:numPr>
        <w:rPr>
          <w:rPrChange w:id="6488" w:author="Russell Ott" w:date="2022-05-16T11:47:00Z">
            <w:rPr/>
          </w:rPrChange>
        </w:rPr>
      </w:pPr>
      <w:r w:rsidRPr="00D14360">
        <w:rPr>
          <w:rPrChange w:id="6489" w:author="Russell Ott" w:date="2022-05-16T11:47:00Z">
            <w:rPr/>
          </w:rPrChange>
        </w:rPr>
        <w:t>Re</w:t>
      </w:r>
      <w:r w:rsidR="00BA06B2" w:rsidRPr="003A3D50">
        <w:rPr>
          <w:rPrChange w:id="6490" w:author="Russell Ott" w:date="2022-05-16T11:47:00Z">
            <w:rPr/>
          </w:rPrChange>
        </w:rPr>
        <w:t>ferred by a hospitalist to social services.</w:t>
      </w:r>
    </w:p>
    <w:p w14:paraId="1B1C30A4" w14:textId="77777777" w:rsidR="00C117D5" w:rsidRPr="00C64922" w:rsidRDefault="00C117D5" w:rsidP="002E634A">
      <w:pPr>
        <w:pStyle w:val="Heading4"/>
      </w:pPr>
      <w:r w:rsidRPr="00C64922">
        <w:t>Structured Sections</w:t>
      </w:r>
    </w:p>
    <w:p w14:paraId="2382C6B7" w14:textId="77777777" w:rsidR="00237611" w:rsidRPr="00D14360" w:rsidRDefault="005E4A1B" w:rsidP="00237611">
      <w:pPr>
        <w:rPr>
          <w:rFonts w:ascii="Times New Roman" w:eastAsia="Times New Roman" w:hAnsi="Times New Roman"/>
          <w:sz w:val="24"/>
          <w:szCs w:val="24"/>
          <w:rPrChange w:id="6491" w:author="Russell Ott" w:date="2022-05-16T11:47:00Z">
            <w:rPr>
              <w:rFonts w:ascii="Calibri" w:hAnsi="Calibri"/>
            </w:rPr>
          </w:rPrChange>
        </w:rPr>
      </w:pPr>
      <w:r w:rsidRPr="00D14360">
        <w:rPr>
          <w:rPrChange w:id="6492" w:author="Russell Ott" w:date="2022-05-16T11:47:00Z">
            <w:rPr>
              <w:rFonts w:ascii="Calibri" w:hAnsi="Calibri"/>
            </w:rPr>
          </w:rPrChange>
        </w:rPr>
        <w:t>The t</w:t>
      </w:r>
      <w:r w:rsidR="00237611" w:rsidRPr="00D14360">
        <w:rPr>
          <w:rPrChange w:id="6493" w:author="Russell Ott" w:date="2022-05-16T11:47:00Z">
            <w:rPr>
              <w:rFonts w:ascii="Calibri" w:hAnsi="Calibri"/>
            </w:rPr>
          </w:rPrChange>
        </w:rPr>
        <w:t>able below describes the required and optional sections in a Referral Note document template</w:t>
      </w:r>
      <w:r w:rsidR="00ED7EA1">
        <w:rPr>
          <w:rPrChange w:id="6494" w:author="Russell Ott" w:date="2022-05-16T11:47:00Z">
            <w:rPr>
              <w:rFonts w:ascii="Calibri" w:hAnsi="Calibri"/>
            </w:rPr>
          </w:rPrChange>
        </w:rPr>
        <w:t xml:space="preserve">: </w:t>
      </w:r>
      <w:r w:rsidR="00ED7EA1" w:rsidRPr="003A3D50">
        <w:rPr>
          <w:rPrChange w:id="6495" w:author="Russell Ott" w:date="2022-05-16T11:47:00Z">
            <w:rPr>
              <w:rFonts w:ascii="Calibri" w:hAnsi="Calibri"/>
            </w:rPr>
          </w:rPrChange>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0"/>
        <w:gridCol w:w="3447"/>
        <w:gridCol w:w="4085"/>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b/>
                <w:color w:val="FFFFFF"/>
                <w:rPrChange w:id="6496" w:author="Russell Ott" w:date="2022-05-16T11:47:00Z">
                  <w:rPr>
                    <w:rFonts w:ascii="Calibri" w:hAnsi="Calibri"/>
                    <w:b/>
                    <w:color w:val="FFFFFF"/>
                  </w:rPr>
                </w:rPrChange>
              </w:rPr>
            </w:pPr>
            <w:r w:rsidRPr="00D14360">
              <w:rPr>
                <w:b/>
                <w:color w:val="FFFFFF"/>
                <w:rPrChange w:id="6497" w:author="Russell Ott" w:date="2022-05-16T11:47:00Z">
                  <w:rPr>
                    <w:rFonts w:ascii="Calibri" w:hAnsi="Calibri"/>
                    <w:b/>
                    <w:color w:val="FFFFFF"/>
                  </w:rPr>
                </w:rPrChange>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498" w:author="Russell Ott" w:date="2022-05-16T11:47:00Z">
                  <w:rPr>
                    <w:rFonts w:ascii="Calibri" w:hAnsi="Calibri"/>
                    <w:b/>
                    <w:color w:val="FFFFFF"/>
                  </w:rPr>
                </w:rPrChange>
              </w:rPr>
            </w:pPr>
            <w:r w:rsidRPr="00D14360">
              <w:rPr>
                <w:b/>
                <w:color w:val="FFFFFF"/>
                <w:rPrChange w:id="6499" w:author="Russell Ott" w:date="2022-05-16T11:47:00Z">
                  <w:rPr>
                    <w:rFonts w:ascii="Calibri" w:hAnsi="Calibri"/>
                    <w:b/>
                    <w:color w:val="FFFFFF"/>
                  </w:rPr>
                </w:rPrChange>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500" w:author="Russell Ott" w:date="2022-05-16T11:47:00Z">
                  <w:rPr>
                    <w:rFonts w:ascii="Calibri" w:hAnsi="Calibri"/>
                    <w:b/>
                    <w:color w:val="FFFFFF"/>
                  </w:rPr>
                </w:rPrChange>
              </w:rPr>
            </w:pPr>
            <w:r w:rsidRPr="00D14360">
              <w:rPr>
                <w:b/>
                <w:color w:val="FFFFFF"/>
                <w:rPrChange w:id="6501" w:author="Russell Ott" w:date="2022-05-16T11:47:00Z">
                  <w:rPr>
                    <w:rFonts w:ascii="Calibri" w:hAnsi="Calibri"/>
                    <w:b/>
                    <w:color w:val="FFFFFF"/>
                  </w:rPr>
                </w:rPrChange>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b/>
                <w:color w:val="000000"/>
                <w:rPrChange w:id="6502" w:author="Russell Ott" w:date="2022-05-16T11:47:00Z">
                  <w:rPr>
                    <w:rFonts w:ascii="Calibri" w:hAnsi="Calibri"/>
                    <w:b/>
                    <w:color w:val="000000"/>
                  </w:rPr>
                </w:rPrChange>
              </w:rPr>
            </w:pPr>
            <w:r w:rsidRPr="00D14360">
              <w:rPr>
                <w:b/>
                <w:color w:val="000000"/>
                <w:rPrChange w:id="6503" w:author="Russell Ott" w:date="2022-05-16T11:47:00Z">
                  <w:rPr>
                    <w:rFonts w:ascii="Calibri" w:hAnsi="Calibri"/>
                    <w:b/>
                    <w:color w:val="000000"/>
                    <w:sz w:val="20"/>
                  </w:rPr>
                </w:rPrChange>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eastAsia="Times New Roman" w:hAnsi="Calibri Light"/>
                <w:sz w:val="24"/>
                <w:szCs w:val="24"/>
                <w:rPrChange w:id="6504" w:author="Russell Ott" w:date="2022-05-16T11:47:00Z">
                  <w:rPr>
                    <w:rFonts w:ascii="Calibri Light" w:hAnsi="Calibri Light"/>
                    <w:sz w:val="20"/>
                  </w:rPr>
                </w:rPrChange>
              </w:rPr>
            </w:pPr>
            <w:r w:rsidRPr="00D14360">
              <w:rPr>
                <w:rFonts w:ascii="Calibri Light" w:hAnsi="Calibri Light"/>
                <w:rPrChange w:id="6505" w:author="Russell Ott" w:date="2022-05-16T11:47:00Z">
                  <w:rPr>
                    <w:rFonts w:ascii="Calibri Light" w:hAnsi="Calibri Light"/>
                    <w:sz w:val="20"/>
                  </w:rPr>
                </w:rPrChange>
              </w:rPr>
              <w:t xml:space="preserve">Problem Section (entries required) (V3) </w:t>
            </w:r>
          </w:p>
          <w:p w14:paraId="5835D5C9" w14:textId="77777777" w:rsidR="00510672" w:rsidRPr="00D14360" w:rsidRDefault="00510672" w:rsidP="003A3D50">
            <w:pPr>
              <w:ind w:left="162" w:hanging="162"/>
              <w:rPr>
                <w:rFonts w:ascii="Calibri Light" w:eastAsia="Times New Roman" w:hAnsi="Calibri Light"/>
                <w:sz w:val="24"/>
                <w:szCs w:val="24"/>
                <w:rPrChange w:id="6506" w:author="Russell Ott" w:date="2022-05-16T11:47:00Z">
                  <w:rPr>
                    <w:rFonts w:ascii="Calibri Light" w:hAnsi="Calibri Light"/>
                    <w:sz w:val="20"/>
                  </w:rPr>
                </w:rPrChange>
              </w:rPr>
            </w:pPr>
            <w:r w:rsidRPr="00D14360">
              <w:rPr>
                <w:rFonts w:ascii="Calibri Light" w:hAnsi="Calibri Light"/>
                <w:rPrChange w:id="6507" w:author="Russell Ott" w:date="2022-05-16T11:47:00Z">
                  <w:rPr>
                    <w:rFonts w:ascii="Calibri Light" w:hAnsi="Calibri Light"/>
                    <w:sz w:val="20"/>
                  </w:rPr>
                </w:rPrChange>
              </w:rPr>
              <w:t>Allergies and Intolerances Section (entries required) (V3)</w:t>
            </w:r>
          </w:p>
          <w:p w14:paraId="2457762F" w14:textId="77777777" w:rsidR="00510672" w:rsidRPr="00D14360" w:rsidRDefault="00510672" w:rsidP="003A3D50">
            <w:pPr>
              <w:ind w:left="162" w:hanging="162"/>
              <w:rPr>
                <w:rFonts w:ascii="Calibri Light" w:eastAsia="Times New Roman" w:hAnsi="Calibri Light"/>
                <w:sz w:val="24"/>
                <w:szCs w:val="24"/>
                <w:rPrChange w:id="6508" w:author="Russell Ott" w:date="2022-05-16T11:47:00Z">
                  <w:rPr>
                    <w:rFonts w:ascii="Calibri Light" w:hAnsi="Calibri Light"/>
                    <w:sz w:val="20"/>
                  </w:rPr>
                </w:rPrChange>
              </w:rPr>
            </w:pPr>
            <w:r w:rsidRPr="00D14360">
              <w:rPr>
                <w:rFonts w:ascii="Calibri Light" w:hAnsi="Calibri Light"/>
                <w:rPrChange w:id="6509" w:author="Russell Ott" w:date="2022-05-16T11:47:00Z">
                  <w:rPr>
                    <w:rFonts w:ascii="Calibri Light" w:hAnsi="Calibri Light"/>
                    <w:sz w:val="20"/>
                  </w:rPr>
                </w:rPrChange>
              </w:rPr>
              <w:t>Medications Section (entries required) (V2)</w:t>
            </w:r>
          </w:p>
          <w:p w14:paraId="4A5DADB5" w14:textId="77777777" w:rsidR="00510672" w:rsidRDefault="00510672" w:rsidP="00270135">
            <w:pPr>
              <w:ind w:left="162" w:hanging="162"/>
              <w:rPr>
                <w:rFonts w:ascii="Calibri Light" w:eastAsia="Times New Roman" w:hAnsi="Calibri Light"/>
                <w:sz w:val="24"/>
                <w:szCs w:val="24"/>
                <w:rPrChange w:id="6510" w:author="Russell Ott" w:date="2022-05-16T11:47:00Z">
                  <w:rPr>
                    <w:rFonts w:ascii="Calibri Light" w:hAnsi="Calibri Light"/>
                    <w:sz w:val="20"/>
                  </w:rPr>
                </w:rPrChange>
              </w:rPr>
            </w:pPr>
            <w:r w:rsidRPr="00D14360">
              <w:rPr>
                <w:rFonts w:ascii="Calibri Light" w:hAnsi="Calibri Light"/>
                <w:rPrChange w:id="6511" w:author="Russell Ott" w:date="2022-05-16T11:47:00Z">
                  <w:rPr>
                    <w:rFonts w:ascii="Calibri Light" w:hAnsi="Calibri Light"/>
                    <w:sz w:val="20"/>
                  </w:rPr>
                </w:rPrChange>
              </w:rPr>
              <w:t xml:space="preserve">Reason for </w:t>
            </w:r>
            <w:r w:rsidRPr="00D14360">
              <w:rPr>
                <w:rFonts w:ascii="Calibri Light" w:hAnsi="Calibri Light"/>
                <w:rPrChange w:id="6512" w:author="Russell Ott" w:date="2022-05-16T11:47:00Z">
                  <w:rPr>
                    <w:rFonts w:ascii="Calibri Light" w:hAnsi="Calibri Light"/>
                    <w:sz w:val="20"/>
                  </w:rPr>
                </w:rPrChange>
              </w:rPr>
              <w:t>Referral Section (V2)</w:t>
            </w:r>
          </w:p>
          <w:p w14:paraId="06DDE148" w14:textId="77777777" w:rsidR="00510672" w:rsidRPr="00D14360" w:rsidRDefault="00510672" w:rsidP="003A3D50">
            <w:pPr>
              <w:ind w:left="162" w:hanging="162"/>
              <w:rPr>
                <w:rFonts w:ascii="Calibri Light" w:hAnsi="Calibri Light"/>
                <w:rPrChange w:id="6513" w:author="Russell Ott" w:date="2022-05-16T11:47:00Z">
                  <w:rPr>
                    <w:rFonts w:ascii="Calibri Light" w:hAnsi="Calibri Light"/>
                    <w:sz w:val="20"/>
                  </w:rPr>
                </w:rPrChange>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eastAsia="Times New Roman" w:hAnsi="Calibri Light"/>
                <w:sz w:val="24"/>
                <w:szCs w:val="24"/>
                <w:rPrChange w:id="6514" w:author="Russell Ott" w:date="2022-05-16T11:47:00Z">
                  <w:rPr>
                    <w:rFonts w:ascii="Calibri Light" w:hAnsi="Calibri Light"/>
                    <w:sz w:val="20"/>
                  </w:rPr>
                </w:rPrChange>
              </w:rPr>
            </w:pPr>
            <w:r w:rsidRPr="00D14360">
              <w:rPr>
                <w:rFonts w:ascii="Calibri Light" w:hAnsi="Calibri Light"/>
                <w:rPrChange w:id="6515" w:author="Russell Ott" w:date="2022-05-16T11:47:00Z">
                  <w:rPr>
                    <w:rFonts w:ascii="Calibri Light" w:hAnsi="Calibri Light"/>
                    <w:sz w:val="20"/>
                  </w:rPr>
                </w:rPrChange>
              </w:rPr>
              <w:t xml:space="preserve">Plan of Treatment Section (V2) </w:t>
            </w:r>
          </w:p>
          <w:p w14:paraId="03CA30CB" w14:textId="77777777" w:rsidR="00510672" w:rsidRPr="00D14360" w:rsidRDefault="00510672" w:rsidP="00510672">
            <w:pPr>
              <w:rPr>
                <w:rFonts w:ascii="Calibri Light" w:eastAsia="Times New Roman" w:hAnsi="Calibri Light"/>
                <w:sz w:val="24"/>
                <w:szCs w:val="24"/>
                <w:rPrChange w:id="6516" w:author="Russell Ott" w:date="2022-05-16T11:47:00Z">
                  <w:rPr>
                    <w:rFonts w:ascii="Calibri Light" w:hAnsi="Calibri Light"/>
                    <w:sz w:val="20"/>
                  </w:rPr>
                </w:rPrChange>
              </w:rPr>
            </w:pPr>
            <w:r w:rsidRPr="00D14360">
              <w:rPr>
                <w:rFonts w:ascii="Calibri Light" w:hAnsi="Calibri Light"/>
                <w:rPrChange w:id="6517" w:author="Russell Ott" w:date="2022-05-16T11:47:00Z">
                  <w:rPr>
                    <w:rFonts w:ascii="Calibri Light" w:hAnsi="Calibri Light"/>
                    <w:sz w:val="20"/>
                  </w:rPr>
                </w:rPrChange>
              </w:rPr>
              <w:t xml:space="preserve">History of Present Illness Section </w:t>
            </w:r>
          </w:p>
          <w:p w14:paraId="7EBE804F" w14:textId="77777777" w:rsidR="00510672" w:rsidRPr="00D14360" w:rsidRDefault="00510672" w:rsidP="00510672">
            <w:pPr>
              <w:rPr>
                <w:rFonts w:ascii="Calibri Light" w:eastAsia="Times New Roman" w:hAnsi="Calibri Light"/>
                <w:sz w:val="24"/>
                <w:szCs w:val="24"/>
                <w:rPrChange w:id="6518" w:author="Russell Ott" w:date="2022-05-16T11:47:00Z">
                  <w:rPr>
                    <w:rFonts w:ascii="Calibri Light" w:hAnsi="Calibri Light"/>
                    <w:sz w:val="20"/>
                  </w:rPr>
                </w:rPrChange>
              </w:rPr>
            </w:pPr>
            <w:r w:rsidRPr="00D14360">
              <w:rPr>
                <w:rFonts w:ascii="Calibri Light" w:hAnsi="Calibri Light"/>
                <w:rPrChange w:id="6519" w:author="Russell Ott" w:date="2022-05-16T11:47:00Z">
                  <w:rPr>
                    <w:rFonts w:ascii="Calibri Light" w:hAnsi="Calibri Light"/>
                    <w:sz w:val="20"/>
                  </w:rPr>
                </w:rPrChange>
              </w:rPr>
              <w:t xml:space="preserve">Family History Section (V3) </w:t>
            </w:r>
          </w:p>
          <w:p w14:paraId="6D4D491D" w14:textId="77777777" w:rsidR="00510672" w:rsidRPr="00D14360" w:rsidRDefault="00510672" w:rsidP="00510672">
            <w:pPr>
              <w:rPr>
                <w:rFonts w:ascii="Calibri Light" w:eastAsia="Times New Roman" w:hAnsi="Calibri Light"/>
                <w:sz w:val="24"/>
                <w:szCs w:val="24"/>
                <w:rPrChange w:id="6520" w:author="Russell Ott" w:date="2022-05-16T11:47:00Z">
                  <w:rPr>
                    <w:rFonts w:ascii="Calibri Light" w:hAnsi="Calibri Light"/>
                    <w:sz w:val="20"/>
                  </w:rPr>
                </w:rPrChange>
              </w:rPr>
            </w:pPr>
            <w:r w:rsidRPr="00D14360">
              <w:rPr>
                <w:rFonts w:ascii="Calibri Light" w:hAnsi="Calibri Light"/>
                <w:rPrChange w:id="6521" w:author="Russell Ott" w:date="2022-05-16T11:47:00Z">
                  <w:rPr>
                    <w:rFonts w:ascii="Calibri Light" w:hAnsi="Calibri Light"/>
                    <w:sz w:val="20"/>
                  </w:rPr>
                </w:rPrChange>
              </w:rPr>
              <w:t xml:space="preserve">Immunizations Section (entries required) (V3) </w:t>
            </w:r>
          </w:p>
          <w:p w14:paraId="48FAC576" w14:textId="77777777" w:rsidR="00510672" w:rsidRPr="00D14360" w:rsidRDefault="00510672" w:rsidP="00510672">
            <w:pPr>
              <w:rPr>
                <w:rFonts w:ascii="Calibri Light" w:eastAsia="Times New Roman" w:hAnsi="Calibri Light"/>
                <w:sz w:val="24"/>
                <w:szCs w:val="24"/>
                <w:rPrChange w:id="6522" w:author="Russell Ott" w:date="2022-05-16T11:47:00Z">
                  <w:rPr>
                    <w:rFonts w:ascii="Calibri Light" w:hAnsi="Calibri Light"/>
                    <w:sz w:val="20"/>
                  </w:rPr>
                </w:rPrChange>
              </w:rPr>
            </w:pPr>
            <w:r w:rsidRPr="00D14360">
              <w:rPr>
                <w:rFonts w:ascii="Calibri Light" w:hAnsi="Calibri Light"/>
                <w:rPrChange w:id="6523" w:author="Russell Ott" w:date="2022-05-16T11:47:00Z">
                  <w:rPr>
                    <w:rFonts w:ascii="Calibri Light" w:hAnsi="Calibri Light"/>
                    <w:sz w:val="20"/>
                  </w:rPr>
                </w:rPrChange>
              </w:rPr>
              <w:t xml:space="preserve">Procedures Section (entries optional) (V2) </w:t>
            </w:r>
          </w:p>
          <w:p w14:paraId="5776174F" w14:textId="77777777" w:rsidR="00510672" w:rsidRPr="00D14360" w:rsidRDefault="00510672" w:rsidP="00510672">
            <w:pPr>
              <w:rPr>
                <w:rFonts w:ascii="Calibri Light" w:eastAsia="Times New Roman" w:hAnsi="Calibri Light"/>
                <w:sz w:val="24"/>
                <w:szCs w:val="24"/>
                <w:rPrChange w:id="6524" w:author="Russell Ott" w:date="2022-05-16T11:47:00Z">
                  <w:rPr>
                    <w:rFonts w:ascii="Calibri Light" w:hAnsi="Calibri Light"/>
                    <w:sz w:val="20"/>
                  </w:rPr>
                </w:rPrChange>
              </w:rPr>
            </w:pPr>
            <w:r w:rsidRPr="00D14360">
              <w:rPr>
                <w:rFonts w:ascii="Calibri Light" w:hAnsi="Calibri Light"/>
                <w:rPrChange w:id="6525" w:author="Russell Ott" w:date="2022-05-16T11:47:00Z">
                  <w:rPr>
                    <w:rFonts w:ascii="Calibri Light" w:hAnsi="Calibri Light"/>
                    <w:sz w:val="20"/>
                  </w:rPr>
                </w:rPrChange>
              </w:rPr>
              <w:t xml:space="preserve">Results Section (entries required) (V3) </w:t>
            </w:r>
          </w:p>
          <w:p w14:paraId="68690A90" w14:textId="77777777" w:rsidR="00510672" w:rsidRPr="00D14360" w:rsidRDefault="00510672" w:rsidP="00510672">
            <w:pPr>
              <w:rPr>
                <w:rFonts w:ascii="Calibri Light" w:eastAsia="Times New Roman" w:hAnsi="Calibri Light"/>
                <w:sz w:val="24"/>
                <w:szCs w:val="24"/>
                <w:rPrChange w:id="6526" w:author="Russell Ott" w:date="2022-05-16T11:47:00Z">
                  <w:rPr>
                    <w:rFonts w:ascii="Calibri Light" w:hAnsi="Calibri Light"/>
                    <w:sz w:val="20"/>
                  </w:rPr>
                </w:rPrChange>
              </w:rPr>
            </w:pPr>
            <w:r w:rsidRPr="00D14360">
              <w:rPr>
                <w:rFonts w:ascii="Calibri Light" w:hAnsi="Calibri Light"/>
                <w:rPrChange w:id="6527" w:author="Russell Ott" w:date="2022-05-16T11:47:00Z">
                  <w:rPr>
                    <w:rFonts w:ascii="Calibri Light" w:hAnsi="Calibri Light"/>
                    <w:sz w:val="20"/>
                  </w:rPr>
                </w:rPrChange>
              </w:rPr>
              <w:t xml:space="preserve">Review of Systems Section </w:t>
            </w:r>
          </w:p>
          <w:p w14:paraId="20C7207D" w14:textId="77777777" w:rsidR="00510672" w:rsidRPr="00D14360" w:rsidRDefault="00510672" w:rsidP="00510672">
            <w:pPr>
              <w:rPr>
                <w:rFonts w:ascii="Calibri Light" w:eastAsia="Times New Roman" w:hAnsi="Calibri Light"/>
                <w:sz w:val="24"/>
                <w:szCs w:val="24"/>
                <w:rPrChange w:id="6528" w:author="Russell Ott" w:date="2022-05-16T11:47:00Z">
                  <w:rPr>
                    <w:rFonts w:ascii="Calibri Light" w:hAnsi="Calibri Light"/>
                    <w:sz w:val="20"/>
                  </w:rPr>
                </w:rPrChange>
              </w:rPr>
            </w:pPr>
            <w:r w:rsidRPr="00D14360">
              <w:rPr>
                <w:rFonts w:ascii="Calibri Light" w:hAnsi="Calibri Light"/>
                <w:rPrChange w:id="6529" w:author="Russell Ott" w:date="2022-05-16T11:47:00Z">
                  <w:rPr>
                    <w:rFonts w:ascii="Calibri Light" w:hAnsi="Calibri Light"/>
                    <w:sz w:val="20"/>
                  </w:rPr>
                </w:rPrChange>
              </w:rPr>
              <w:t xml:space="preserve">Social History Section (V3) </w:t>
            </w:r>
          </w:p>
          <w:p w14:paraId="12361DA6" w14:textId="77777777" w:rsidR="00510672" w:rsidRPr="00D14360" w:rsidRDefault="00510672" w:rsidP="00510672">
            <w:pPr>
              <w:rPr>
                <w:rFonts w:ascii="Calibri Light" w:eastAsia="Times New Roman" w:hAnsi="Calibri Light"/>
                <w:sz w:val="24"/>
                <w:szCs w:val="24"/>
                <w:rPrChange w:id="6530" w:author="Russell Ott" w:date="2022-05-16T11:47:00Z">
                  <w:rPr>
                    <w:rFonts w:ascii="Calibri Light" w:hAnsi="Calibri Light"/>
                    <w:sz w:val="20"/>
                  </w:rPr>
                </w:rPrChange>
              </w:rPr>
            </w:pPr>
            <w:r w:rsidRPr="00D14360">
              <w:rPr>
                <w:rFonts w:ascii="Calibri Light" w:hAnsi="Calibri Light"/>
                <w:rPrChange w:id="6531" w:author="Russell Ott" w:date="2022-05-16T11:47:00Z">
                  <w:rPr>
                    <w:rFonts w:ascii="Calibri Light" w:hAnsi="Calibri Light"/>
                    <w:sz w:val="20"/>
                  </w:rPr>
                </w:rPrChange>
              </w:rPr>
              <w:t xml:space="preserve">Vital Signs Section (entries required) (V3) </w:t>
            </w:r>
          </w:p>
          <w:p w14:paraId="411C32A9" w14:textId="77777777" w:rsidR="00510672" w:rsidRPr="00D14360" w:rsidRDefault="00510672" w:rsidP="00510672">
            <w:pPr>
              <w:rPr>
                <w:rFonts w:ascii="Calibri Light" w:eastAsia="Times New Roman" w:hAnsi="Calibri Light"/>
                <w:sz w:val="24"/>
                <w:szCs w:val="24"/>
                <w:rPrChange w:id="6532" w:author="Russell Ott" w:date="2022-05-16T11:47:00Z">
                  <w:rPr>
                    <w:rFonts w:ascii="Calibri Light" w:hAnsi="Calibri Light"/>
                    <w:sz w:val="20"/>
                  </w:rPr>
                </w:rPrChange>
              </w:rPr>
            </w:pPr>
            <w:r w:rsidRPr="00D14360">
              <w:rPr>
                <w:rFonts w:ascii="Calibri Light" w:hAnsi="Calibri Light"/>
                <w:rPrChange w:id="6533" w:author="Russell Ott" w:date="2022-05-16T11:47:00Z">
                  <w:rPr>
                    <w:rFonts w:ascii="Calibri Light" w:hAnsi="Calibri Light"/>
                    <w:sz w:val="20"/>
                  </w:rPr>
                </w:rPrChange>
              </w:rPr>
              <w:t xml:space="preserve">Functional Status Section (V2) </w:t>
            </w:r>
          </w:p>
          <w:p w14:paraId="71D05090" w14:textId="77777777" w:rsidR="00510672" w:rsidRPr="00D14360" w:rsidRDefault="00510672" w:rsidP="00510672">
            <w:pPr>
              <w:rPr>
                <w:rFonts w:ascii="Calibri Light" w:eastAsia="Times New Roman" w:hAnsi="Calibri Light"/>
                <w:sz w:val="24"/>
                <w:szCs w:val="24"/>
                <w:rPrChange w:id="6534" w:author="Russell Ott" w:date="2022-05-16T11:47:00Z">
                  <w:rPr>
                    <w:rFonts w:ascii="Calibri Light" w:hAnsi="Calibri Light"/>
                    <w:sz w:val="20"/>
                  </w:rPr>
                </w:rPrChange>
              </w:rPr>
            </w:pPr>
            <w:r w:rsidRPr="00D14360">
              <w:rPr>
                <w:rFonts w:ascii="Calibri Light" w:hAnsi="Calibri Light"/>
                <w:rPrChange w:id="6535" w:author="Russell Ott" w:date="2022-05-16T11:47:00Z">
                  <w:rPr>
                    <w:rFonts w:ascii="Calibri Light" w:hAnsi="Calibri Light"/>
                    <w:sz w:val="20"/>
                  </w:rPr>
                </w:rPrChange>
              </w:rPr>
              <w:t xml:space="preserve">Physical Exam Section (V3) </w:t>
            </w:r>
          </w:p>
          <w:p w14:paraId="5FAF95FA" w14:textId="77777777" w:rsidR="00510672" w:rsidRPr="00D14360" w:rsidRDefault="00510672" w:rsidP="00510672">
            <w:pPr>
              <w:rPr>
                <w:rFonts w:ascii="Calibri Light" w:eastAsia="Times New Roman" w:hAnsi="Calibri Light"/>
                <w:sz w:val="24"/>
                <w:szCs w:val="24"/>
                <w:rPrChange w:id="6536" w:author="Russell Ott" w:date="2022-05-16T11:47:00Z">
                  <w:rPr>
                    <w:rFonts w:ascii="Calibri Light" w:hAnsi="Calibri Light"/>
                    <w:sz w:val="20"/>
                  </w:rPr>
                </w:rPrChange>
              </w:rPr>
            </w:pPr>
            <w:r w:rsidRPr="00D14360">
              <w:rPr>
                <w:rFonts w:ascii="Calibri Light" w:hAnsi="Calibri Light"/>
                <w:rPrChange w:id="6537" w:author="Russell Ott" w:date="2022-05-16T11:47:00Z">
                  <w:rPr>
                    <w:rFonts w:ascii="Calibri Light" w:hAnsi="Calibri Light"/>
                    <w:sz w:val="20"/>
                  </w:rPr>
                </w:rPrChange>
              </w:rPr>
              <w:t xml:space="preserve">Nutrition Section </w:t>
            </w:r>
          </w:p>
          <w:p w14:paraId="6E1986C9" w14:textId="77777777" w:rsidR="00510672" w:rsidRPr="00D14360" w:rsidRDefault="00510672" w:rsidP="00510672">
            <w:pPr>
              <w:rPr>
                <w:rFonts w:ascii="Calibri Light" w:eastAsia="Times New Roman" w:hAnsi="Calibri Light"/>
                <w:sz w:val="24"/>
                <w:szCs w:val="24"/>
                <w:rPrChange w:id="6538" w:author="Russell Ott" w:date="2022-05-16T11:47:00Z">
                  <w:rPr>
                    <w:rFonts w:ascii="Calibri Light" w:hAnsi="Calibri Light"/>
                    <w:sz w:val="20"/>
                  </w:rPr>
                </w:rPrChange>
              </w:rPr>
            </w:pPr>
            <w:r w:rsidRPr="00D14360">
              <w:rPr>
                <w:rFonts w:ascii="Calibri Light" w:hAnsi="Calibri Light"/>
                <w:rPrChange w:id="6539" w:author="Russell Ott" w:date="2022-05-16T11:47:00Z">
                  <w:rPr>
                    <w:rFonts w:ascii="Calibri Light" w:hAnsi="Calibri Light"/>
                    <w:sz w:val="20"/>
                  </w:rPr>
                </w:rPrChange>
              </w:rPr>
              <w:t xml:space="preserve">Mental Status Section (V2) </w:t>
            </w:r>
          </w:p>
          <w:p w14:paraId="6454CD98" w14:textId="77777777" w:rsidR="00510672" w:rsidRPr="00D14360" w:rsidRDefault="00510672" w:rsidP="00510672">
            <w:pPr>
              <w:rPr>
                <w:rFonts w:ascii="Calibri Light" w:eastAsia="Times New Roman" w:hAnsi="Calibri Light"/>
                <w:sz w:val="24"/>
                <w:szCs w:val="24"/>
                <w:rPrChange w:id="6540" w:author="Russell Ott" w:date="2022-05-16T11:47:00Z">
                  <w:rPr>
                    <w:rFonts w:ascii="Calibri Light" w:hAnsi="Calibri Light"/>
                    <w:sz w:val="20"/>
                  </w:rPr>
                </w:rPrChange>
              </w:rPr>
            </w:pPr>
            <w:r w:rsidRPr="00D14360">
              <w:rPr>
                <w:rFonts w:ascii="Calibri Light" w:hAnsi="Calibri Light"/>
                <w:rPrChange w:id="6541" w:author="Russell Ott" w:date="2022-05-16T11:47:00Z">
                  <w:rPr>
                    <w:rFonts w:ascii="Calibri Light" w:hAnsi="Calibri Light"/>
                    <w:sz w:val="20"/>
                  </w:rPr>
                </w:rPrChange>
              </w:rPr>
              <w:t>Medical</w:t>
            </w:r>
            <w:r w:rsidRPr="00D14360">
              <w:rPr>
                <w:rFonts w:ascii="Calibri Light" w:hAnsi="Calibri Light"/>
                <w:rPrChange w:id="6542" w:author="Russell Ott" w:date="2022-05-16T11:47:00Z">
                  <w:rPr>
                    <w:rFonts w:ascii="Calibri Light" w:hAnsi="Calibri Light"/>
                    <w:sz w:val="20"/>
                  </w:rPr>
                </w:rPrChange>
              </w:rPr>
              <w:t xml:space="preserve"> Equipment Section (V2) </w:t>
            </w:r>
          </w:p>
          <w:p w14:paraId="246034BC" w14:textId="77777777" w:rsidR="00510672" w:rsidRPr="00D14360" w:rsidRDefault="00510672" w:rsidP="00510672">
            <w:pPr>
              <w:rPr>
                <w:rFonts w:ascii="Calibri Light" w:eastAsia="Times New Roman" w:hAnsi="Calibri Light"/>
                <w:sz w:val="24"/>
                <w:szCs w:val="24"/>
                <w:rPrChange w:id="6543" w:author="Russell Ott" w:date="2022-05-16T11:47:00Z">
                  <w:rPr>
                    <w:rFonts w:ascii="Calibri Light" w:hAnsi="Calibri Light"/>
                    <w:sz w:val="20"/>
                  </w:rPr>
                </w:rPrChange>
              </w:rPr>
            </w:pPr>
            <w:r w:rsidRPr="00D14360">
              <w:rPr>
                <w:rFonts w:ascii="Calibri Light" w:hAnsi="Calibri Light"/>
                <w:rPrChange w:id="6544" w:author="Russell Ott" w:date="2022-05-16T11:47:00Z">
                  <w:rPr>
                    <w:rFonts w:ascii="Calibri Light" w:hAnsi="Calibri Light"/>
                    <w:sz w:val="20"/>
                  </w:rPr>
                </w:rPrChange>
              </w:rPr>
              <w:t xml:space="preserve">Assessment Section </w:t>
            </w:r>
          </w:p>
          <w:p w14:paraId="19D3D515" w14:textId="77777777" w:rsidR="00510672" w:rsidRPr="00D14360" w:rsidRDefault="00510672" w:rsidP="00510672">
            <w:pPr>
              <w:rPr>
                <w:rFonts w:ascii="Calibri Light" w:eastAsia="Times New Roman" w:hAnsi="Calibri Light"/>
                <w:sz w:val="24"/>
                <w:szCs w:val="24"/>
                <w:rPrChange w:id="6545" w:author="Russell Ott" w:date="2022-05-16T11:47:00Z">
                  <w:rPr>
                    <w:rFonts w:ascii="Calibri Light" w:hAnsi="Calibri Light"/>
                    <w:sz w:val="20"/>
                  </w:rPr>
                </w:rPrChange>
              </w:rPr>
            </w:pPr>
            <w:r w:rsidRPr="00D14360">
              <w:rPr>
                <w:rFonts w:ascii="Calibri Light" w:hAnsi="Calibri Light"/>
                <w:rPrChange w:id="6546" w:author="Russell Ott" w:date="2022-05-16T11:47:00Z">
                  <w:rPr>
                    <w:rFonts w:ascii="Calibri Light" w:hAnsi="Calibri Light"/>
                    <w:sz w:val="20"/>
                  </w:rPr>
                </w:rPrChange>
              </w:rPr>
              <w:t xml:space="preserve">Assessment and Plan Section (V2) </w:t>
            </w:r>
          </w:p>
          <w:p w14:paraId="6EA256BA" w14:textId="77777777" w:rsidR="00510672" w:rsidRPr="00D14360" w:rsidRDefault="00510672" w:rsidP="00510672">
            <w:pPr>
              <w:rPr>
                <w:rFonts w:ascii="Calibri Light" w:eastAsia="Times New Roman" w:hAnsi="Calibri Light"/>
                <w:sz w:val="24"/>
                <w:szCs w:val="24"/>
                <w:rPrChange w:id="6547" w:author="Russell Ott" w:date="2022-05-16T11:47:00Z">
                  <w:rPr>
                    <w:rFonts w:ascii="Calibri Light" w:hAnsi="Calibri Light"/>
                    <w:sz w:val="20"/>
                  </w:rPr>
                </w:rPrChange>
              </w:rPr>
            </w:pPr>
            <w:r w:rsidRPr="00D14360">
              <w:rPr>
                <w:rFonts w:ascii="Calibri Light" w:hAnsi="Calibri Light"/>
                <w:rPrChange w:id="6548" w:author="Russell Ott" w:date="2022-05-16T11:47:00Z">
                  <w:rPr>
                    <w:rFonts w:ascii="Calibri Light" w:hAnsi="Calibri Light"/>
                    <w:sz w:val="20"/>
                  </w:rPr>
                </w:rPrChange>
              </w:rPr>
              <w:t xml:space="preserve">Past Medical History (V3) </w:t>
            </w:r>
          </w:p>
          <w:p w14:paraId="64E5FE13" w14:textId="77777777" w:rsidR="00510672" w:rsidRPr="00D14360" w:rsidRDefault="00510672" w:rsidP="00510672">
            <w:pPr>
              <w:rPr>
                <w:rFonts w:ascii="Calibri Light" w:eastAsia="Times New Roman" w:hAnsi="Calibri Light"/>
                <w:sz w:val="24"/>
                <w:szCs w:val="24"/>
                <w:rPrChange w:id="6549" w:author="Russell Ott" w:date="2022-05-16T11:47:00Z">
                  <w:rPr>
                    <w:rFonts w:ascii="Calibri Light" w:hAnsi="Calibri Light"/>
                    <w:sz w:val="20"/>
                  </w:rPr>
                </w:rPrChange>
              </w:rPr>
            </w:pPr>
            <w:r w:rsidRPr="00D14360">
              <w:rPr>
                <w:rFonts w:ascii="Calibri Light" w:hAnsi="Calibri Light"/>
                <w:rPrChange w:id="6550" w:author="Russell Ott" w:date="2022-05-16T11:47:00Z">
                  <w:rPr>
                    <w:rFonts w:ascii="Calibri Light" w:hAnsi="Calibri Light"/>
                    <w:sz w:val="20"/>
                  </w:rPr>
                </w:rPrChange>
              </w:rPr>
              <w:t xml:space="preserve">General Status Section </w:t>
            </w:r>
          </w:p>
          <w:p w14:paraId="66511D4E" w14:textId="77777777" w:rsidR="00510672" w:rsidRDefault="00510672" w:rsidP="00D14360">
            <w:pPr>
              <w:keepNext/>
              <w:rPr>
                <w:rFonts w:ascii="Calibri Light" w:eastAsia="Times New Roman" w:hAnsi="Calibri Light"/>
                <w:sz w:val="24"/>
                <w:szCs w:val="24"/>
                <w:rPrChange w:id="6551" w:author="Russell Ott" w:date="2022-05-16T11:47:00Z">
                  <w:rPr>
                    <w:rFonts w:ascii="Calibri Light" w:hAnsi="Calibri Light"/>
                    <w:sz w:val="20"/>
                  </w:rPr>
                </w:rPrChange>
              </w:rPr>
            </w:pPr>
            <w:r w:rsidRPr="00D14360">
              <w:rPr>
                <w:rFonts w:ascii="Calibri Light" w:hAnsi="Calibri Light"/>
                <w:rPrChange w:id="6552" w:author="Russell Ott" w:date="2022-05-16T11:47:00Z">
                  <w:rPr>
                    <w:rFonts w:ascii="Calibri Light" w:hAnsi="Calibri Light"/>
                    <w:sz w:val="20"/>
                  </w:rPr>
                </w:rPrChange>
              </w:rPr>
              <w:t>Advance Directives Section</w:t>
            </w:r>
          </w:p>
          <w:p w14:paraId="50DE2395" w14:textId="77777777" w:rsidR="001E1A3D" w:rsidRPr="00D14360" w:rsidRDefault="001E1A3D" w:rsidP="001E1A3D">
            <w:pPr>
              <w:autoSpaceDE w:val="0"/>
              <w:autoSpaceDN w:val="0"/>
              <w:adjustRightInd w:val="0"/>
              <w:rPr>
                <w:rFonts w:ascii="Calibri Light" w:eastAsia="Times New Roman" w:hAnsi="Calibri Light"/>
                <w:color w:val="000000"/>
                <w:sz w:val="24"/>
                <w:szCs w:val="24"/>
                <w:rPrChange w:id="6553" w:author="Russell Ott" w:date="2022-05-16T11:47:00Z">
                  <w:rPr>
                    <w:rFonts w:ascii="Calibri Light" w:hAnsi="Calibri Light"/>
                    <w:color w:val="000000"/>
                    <w:sz w:val="20"/>
                  </w:rPr>
                </w:rPrChange>
              </w:rPr>
            </w:pPr>
            <w:r w:rsidRPr="00D14360">
              <w:rPr>
                <w:rFonts w:ascii="Calibri Light" w:hAnsi="Calibri Light"/>
                <w:color w:val="000000"/>
                <w:rPrChange w:id="6554" w:author="Russell Ott" w:date="2022-05-16T11:47:00Z">
                  <w:rPr>
                    <w:rFonts w:ascii="Calibri Light" w:hAnsi="Calibri Light"/>
                    <w:color w:val="000000"/>
                    <w:sz w:val="20"/>
                  </w:rPr>
                </w:rPrChange>
              </w:rPr>
              <w:t xml:space="preserve">Health Concerns Section (V2) </w:t>
            </w:r>
          </w:p>
          <w:p w14:paraId="7507FAB2" w14:textId="77777777" w:rsidR="001E1A3D" w:rsidRPr="00D14360" w:rsidRDefault="001E1A3D" w:rsidP="001E1A3D">
            <w:pPr>
              <w:keepNext/>
              <w:rPr>
                <w:rFonts w:ascii="Calibri Light" w:eastAsia="Times New Roman" w:hAnsi="Calibri Light"/>
                <w:sz w:val="24"/>
                <w:szCs w:val="24"/>
                <w:rPrChange w:id="6555" w:author="Russell Ott" w:date="2022-05-16T11:47:00Z">
                  <w:rPr>
                    <w:rFonts w:ascii="Calibri Light" w:hAnsi="Calibri Light"/>
                    <w:sz w:val="20"/>
                  </w:rPr>
                </w:rPrChange>
              </w:rPr>
            </w:pPr>
            <w:r w:rsidRPr="00D14360">
              <w:rPr>
                <w:rFonts w:ascii="Calibri Light" w:hAnsi="Calibri Light"/>
                <w:color w:val="000000"/>
                <w:rPrChange w:id="6556" w:author="Russell Ott" w:date="2022-05-16T11:47:00Z">
                  <w:rPr>
                    <w:rFonts w:ascii="Calibri Light" w:hAnsi="Calibri Light"/>
                    <w:color w:val="000000"/>
                    <w:sz w:val="20"/>
                  </w:rPr>
                </w:rPrChange>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b/>
                <w:color w:val="000000"/>
                <w:rPrChange w:id="6557" w:author="Russell Ott" w:date="2022-05-16T11:47:00Z">
                  <w:rPr>
                    <w:rFonts w:ascii="Calibri" w:hAnsi="Calibri"/>
                    <w:b/>
                    <w:color w:val="000000"/>
                    <w:sz w:val="20"/>
                  </w:rPr>
                </w:rPrChange>
              </w:rPr>
            </w:pPr>
            <w:r w:rsidRPr="00D14360">
              <w:rPr>
                <w:b/>
                <w:color w:val="000000"/>
                <w:rPrChange w:id="6558" w:author="Russell Ott" w:date="2022-05-16T11:47:00Z">
                  <w:rPr>
                    <w:rFonts w:ascii="Calibri" w:hAnsi="Calibri"/>
                    <w:b/>
                    <w:color w:val="000000"/>
                    <w:sz w:val="20"/>
                  </w:rPr>
                </w:rPrChange>
              </w:rPr>
              <w:t>Example</w:t>
            </w:r>
          </w:p>
        </w:tc>
        <w:tc>
          <w:tcPr>
            <w:tcW w:w="3486" w:type="dxa"/>
            <w:shd w:val="clear" w:color="auto" w:fill="auto"/>
          </w:tcPr>
          <w:p w14:paraId="5F114F3F" w14:textId="77777777" w:rsidR="00510672" w:rsidRPr="00D14360" w:rsidRDefault="00825BFA" w:rsidP="00510672">
            <w:pPr>
              <w:rPr>
                <w:rFonts w:ascii="Calibri Light" w:eastAsia="Times New Roman" w:hAnsi="Calibri Light"/>
                <w:sz w:val="24"/>
                <w:szCs w:val="24"/>
                <w:rPrChange w:id="6559" w:author="Russell Ott" w:date="2022-05-16T11:47:00Z">
                  <w:rPr>
                    <w:rFonts w:ascii="Calibri Light" w:hAnsi="Calibri Light"/>
                    <w:sz w:val="20"/>
                  </w:rPr>
                </w:rPrChange>
              </w:rPr>
            </w:pPr>
            <w:r w:rsidRPr="00D14360">
              <w:rPr>
                <w:rFonts w:ascii="Calibri Light" w:hAnsi="Calibri Light"/>
                <w:color w:val="000000"/>
                <w:rPrChange w:id="6560" w:author="Russell Ott" w:date="2022-05-16T11:47:00Z">
                  <w:rPr>
                    <w:rFonts w:ascii="Calibri Light" w:hAnsi="Calibri Light"/>
                    <w:color w:val="000000"/>
                    <w:sz w:val="20"/>
                  </w:rPr>
                </w:rPrChange>
              </w:rPr>
              <w:t>ReferralNote</w:t>
            </w:r>
            <w:r w:rsidR="0051413C" w:rsidRPr="00D14360">
              <w:rPr>
                <w:rFonts w:ascii="Calibri Light" w:hAnsi="Calibri Light"/>
                <w:color w:val="000000"/>
                <w:rPrChange w:id="6561" w:author="Russell Ott" w:date="2022-05-16T11:47:00Z">
                  <w:rPr>
                    <w:rFonts w:ascii="Calibri Light" w:hAnsi="Calibri Light"/>
                    <w:color w:val="000000"/>
                    <w:sz w:val="20"/>
                  </w:rPr>
                </w:rPrChange>
              </w:rPr>
              <w:t>.xml</w:t>
            </w:r>
            <w:r w:rsidRPr="00D14360">
              <w:rPr>
                <w:rFonts w:ascii="Calibri Light" w:hAnsi="Calibri Light"/>
                <w:color w:val="000000"/>
                <w:rPrChange w:id="6562" w:author="Russell Ott" w:date="2022-05-16T11:47:00Z">
                  <w:rPr>
                    <w:rFonts w:ascii="Calibri Light" w:hAnsi="Calibri Light"/>
                    <w:color w:val="000000"/>
                    <w:sz w:val="20"/>
                  </w:rPr>
                </w:rPrChange>
              </w:rPr>
              <w:t xml:space="preserve"> Sample</w:t>
            </w:r>
          </w:p>
        </w:tc>
        <w:tc>
          <w:tcPr>
            <w:tcW w:w="4141" w:type="dxa"/>
            <w:shd w:val="clear" w:color="auto" w:fill="auto"/>
          </w:tcPr>
          <w:p w14:paraId="3619FE2D" w14:textId="77777777" w:rsidR="00510672" w:rsidRPr="00D14360" w:rsidRDefault="00510672" w:rsidP="00510672">
            <w:pPr>
              <w:rPr>
                <w:rFonts w:ascii="Calibri Light" w:eastAsia="Times New Roman" w:hAnsi="Calibri Light"/>
                <w:sz w:val="24"/>
                <w:szCs w:val="24"/>
                <w:rPrChange w:id="6563" w:author="Russell Ott" w:date="2022-05-16T11:47:00Z">
                  <w:rPr>
                    <w:rFonts w:ascii="Calibri Light" w:hAnsi="Calibri Light"/>
                    <w:sz w:val="20"/>
                  </w:rPr>
                </w:rPrChange>
              </w:rPr>
            </w:pPr>
            <w:r w:rsidRPr="00D14360">
              <w:rPr>
                <w:rFonts w:ascii="Calibri Light" w:hAnsi="Calibri Light"/>
                <w:color w:val="000000"/>
                <w:rPrChange w:id="6564" w:author="Russell Ott" w:date="2022-05-16T11:47:00Z">
                  <w:rPr>
                    <w:rFonts w:ascii="Calibri Light" w:hAnsi="Calibri Light"/>
                    <w:color w:val="000000"/>
                    <w:sz w:val="20"/>
                  </w:rPr>
                </w:rPrChange>
              </w:rPr>
              <w:t xml:space="preserve">Included with this </w:t>
            </w:r>
            <w:r w:rsidRPr="00D14360">
              <w:rPr>
                <w:rFonts w:ascii="Calibri Light" w:hAnsi="Calibri Light"/>
                <w:color w:val="000000"/>
                <w:rPrChange w:id="6565" w:author="Russell Ott" w:date="2022-05-16T11:47:00Z">
                  <w:rPr>
                    <w:rFonts w:ascii="Calibri Light" w:hAnsi="Calibri Light"/>
                    <w:color w:val="000000"/>
                    <w:sz w:val="20"/>
                  </w:rPr>
                </w:rPrChange>
              </w:rPr>
              <w:t>Companion Guide</w:t>
            </w:r>
          </w:p>
        </w:tc>
      </w:tr>
    </w:tbl>
    <w:p w14:paraId="05FB9143" w14:textId="50E18AC3" w:rsidR="00A10C4D" w:rsidRPr="00D14360" w:rsidRDefault="00CF2A15" w:rsidP="00A67903">
      <w:pPr>
        <w:pStyle w:val="Caption"/>
        <w:rPr>
          <w:rPrChange w:id="6566" w:author="Russell Ott" w:date="2022-05-16T11:47:00Z">
            <w:rPr/>
          </w:rPrChange>
        </w:rPr>
      </w:pPr>
      <w:bookmarkStart w:id="6567" w:name="_Toc103262893"/>
      <w:bookmarkStart w:id="6568" w:name="_Toc21927007"/>
      <w:r w:rsidRPr="00C64922">
        <w:t xml:space="preserve">Table </w:t>
      </w:r>
      <w:r w:rsidR="00132A94">
        <w:fldChar w:fldCharType="begin"/>
      </w:r>
      <w:r w:rsidR="00132A94">
        <w:instrText xml:space="preserve"> SEQ Table \* ARABIC </w:instrText>
      </w:r>
      <w:r w:rsidR="00132A94">
        <w:fldChar w:fldCharType="separate"/>
      </w:r>
      <w:r w:rsidR="00F10C7C">
        <w:rPr>
          <w:noProof/>
        </w:rPr>
        <w:t>26</w:t>
      </w:r>
      <w:r w:rsidR="00132A94">
        <w:rPr>
          <w:noProof/>
        </w:rPr>
        <w:fldChar w:fldCharType="end"/>
      </w:r>
      <w:r w:rsidRPr="00C64922">
        <w:t>: Referral Note: Document Template</w:t>
      </w:r>
      <w:r w:rsidR="00A67903">
        <w:t xml:space="preserve">. </w:t>
      </w:r>
      <w:r w:rsidR="00A67903">
        <w:rPr>
          <w:rPrChange w:id="6569" w:author="Russell Ott" w:date="2022-05-16T11:47:00Z">
            <w:rPr/>
          </w:rPrChange>
        </w:rPr>
        <w:t>﻿</w:t>
      </w:r>
      <w:bookmarkEnd w:id="6567"/>
      <w:bookmarkEnd w:id="6568"/>
    </w:p>
    <w:p w14:paraId="1F006174" w14:textId="77777777" w:rsidR="00A10C4D" w:rsidRPr="00C64922" w:rsidRDefault="00A10C4D" w:rsidP="00F10C7C">
      <w:pPr>
        <w:pStyle w:val="Heading3"/>
      </w:pPr>
      <w:bookmarkStart w:id="6570" w:name="_Toc10690855"/>
      <w:r w:rsidRPr="00C64922">
        <w:t xml:space="preserve"> </w:t>
      </w:r>
      <w:bookmarkStart w:id="6571" w:name="_Toc11043598"/>
      <w:bookmarkStart w:id="6572" w:name="_Toc11045589"/>
      <w:bookmarkStart w:id="6573" w:name="_Toc11391259"/>
      <w:bookmarkStart w:id="6574" w:name="_Toc103262656"/>
      <w:bookmarkStart w:id="6575" w:name="_Toc22823401"/>
      <w:r w:rsidRPr="00C64922">
        <w:t xml:space="preserve">Transfer Summary: </w:t>
      </w:r>
      <w:bookmarkEnd w:id="6570"/>
      <w:bookmarkEnd w:id="6571"/>
      <w:bookmarkEnd w:id="6572"/>
      <w:r w:rsidR="005D764C" w:rsidRPr="00C64922">
        <w:t>Document Template</w:t>
      </w:r>
      <w:bookmarkEnd w:id="6573"/>
      <w:bookmarkEnd w:id="6574"/>
      <w:bookmarkEnd w:id="6575"/>
    </w:p>
    <w:p w14:paraId="6CA755C3" w14:textId="77777777" w:rsidR="00BA06B2" w:rsidRPr="00D14360" w:rsidRDefault="00870B0B" w:rsidP="00BA06B2">
      <w:pPr>
        <w:rPr>
          <w:rFonts w:ascii="Times New Roman" w:eastAsia="Times New Roman" w:hAnsi="Times New Roman"/>
          <w:sz w:val="24"/>
          <w:szCs w:val="24"/>
          <w:rPrChange w:id="6576" w:author="Russell Ott" w:date="2022-05-16T11:47:00Z">
            <w:rPr>
              <w:rFonts w:ascii="Calibri" w:hAnsi="Calibri"/>
            </w:rPr>
          </w:rPrChange>
        </w:rPr>
      </w:pPr>
      <w:r w:rsidRPr="00D14360">
        <w:rPr>
          <w:rPrChange w:id="6577" w:author="Russell Ott" w:date="2022-05-16T11:47:00Z">
            <w:rPr>
              <w:rFonts w:ascii="Calibri" w:hAnsi="Calibri"/>
            </w:rPr>
          </w:rPrChange>
        </w:rPr>
        <w:t>Th</w:t>
      </w:r>
      <w:r w:rsidR="005E367F" w:rsidRPr="00D14360">
        <w:rPr>
          <w:rPrChange w:id="6578" w:author="Russell Ott" w:date="2022-05-16T11:47:00Z">
            <w:rPr>
              <w:rFonts w:ascii="Calibri" w:hAnsi="Calibri"/>
            </w:rPr>
          </w:rPrChange>
        </w:rPr>
        <w:t>e Transfer Summary</w:t>
      </w:r>
      <w:r w:rsidR="00BC17FA" w:rsidRPr="00D14360">
        <w:rPr>
          <w:rPrChange w:id="6579" w:author="Russell Ott" w:date="2022-05-16T11:47:00Z">
            <w:rPr>
              <w:rFonts w:ascii="Calibri" w:hAnsi="Calibri"/>
            </w:rPr>
          </w:rPrChange>
        </w:rPr>
        <w:t xml:space="preserve"> template </w:t>
      </w:r>
      <w:r w:rsidR="00BA06B2" w:rsidRPr="00D14360">
        <w:rPr>
          <w:rPrChange w:id="6580" w:author="Russell Ott" w:date="2022-05-16T11:47:00Z">
            <w:rPr>
              <w:rFonts w:ascii="Calibri" w:hAnsi="Calibri"/>
            </w:rPr>
          </w:rPrChange>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2E634A">
      <w:pPr>
        <w:pStyle w:val="Heading4"/>
      </w:pPr>
      <w:r w:rsidRPr="00C64922">
        <w:t>Structured Sections</w:t>
      </w:r>
    </w:p>
    <w:p w14:paraId="7EA27055" w14:textId="77777777" w:rsidR="00237611" w:rsidRPr="005A615D" w:rsidRDefault="005E4A1B" w:rsidP="00237611">
      <w:pPr>
        <w:rPr>
          <w:rFonts w:ascii="Times New Roman" w:eastAsia="Times New Roman" w:hAnsi="Times New Roman"/>
          <w:sz w:val="24"/>
          <w:szCs w:val="24"/>
          <w:rPrChange w:id="6581" w:author="Russell Ott" w:date="2022-05-16T11:47:00Z">
            <w:rPr>
              <w:rFonts w:ascii="Calibri" w:hAnsi="Calibri"/>
            </w:rPr>
          </w:rPrChange>
        </w:rPr>
      </w:pPr>
      <w:r w:rsidRPr="00D14360">
        <w:rPr>
          <w:rPrChange w:id="6582" w:author="Russell Ott" w:date="2022-05-16T11:47:00Z">
            <w:rPr>
              <w:rFonts w:ascii="Calibri" w:hAnsi="Calibri"/>
            </w:rPr>
          </w:rPrChange>
        </w:rPr>
        <w:t xml:space="preserve">The table </w:t>
      </w:r>
      <w:r w:rsidR="00237611" w:rsidRPr="00D14360">
        <w:rPr>
          <w:rPrChange w:id="6583" w:author="Russell Ott" w:date="2022-05-16T11:47:00Z">
            <w:rPr>
              <w:rFonts w:ascii="Calibri" w:hAnsi="Calibri"/>
            </w:rPr>
          </w:rPrChange>
        </w:rPr>
        <w:t xml:space="preserve">below </w:t>
      </w:r>
      <w:r w:rsidR="00237611" w:rsidRPr="0083506C">
        <w:rPr>
          <w:rPrChange w:id="6584" w:author="Russell Ott" w:date="2022-05-16T11:47:00Z">
            <w:rPr>
              <w:rFonts w:ascii="Calibri" w:hAnsi="Calibri"/>
            </w:rPr>
          </w:rPrChange>
        </w:rPr>
        <w:t>describe</w:t>
      </w:r>
      <w:r w:rsidR="00237611" w:rsidRPr="005A615D">
        <w:rPr>
          <w:rPrChange w:id="6585" w:author="Russell Ott" w:date="2022-05-16T11:47:00Z">
            <w:rPr>
              <w:rFonts w:ascii="Calibri" w:hAnsi="Calibri"/>
            </w:rPr>
          </w:rPrChange>
        </w:rPr>
        <w:t>s the required and optional sections in a Transfer Summary document template</w:t>
      </w:r>
      <w:r w:rsidR="00ED7EA1" w:rsidRPr="003A3D50">
        <w:rPr>
          <w:rPrChange w:id="6586" w:author="Russell Ott" w:date="2022-05-16T11:47:00Z">
            <w:rPr>
              <w:rFonts w:ascii="Calibri" w:hAnsi="Calibri"/>
            </w:rPr>
          </w:rPrChange>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b/>
                <w:color w:val="FFFFFF"/>
                <w:rPrChange w:id="6587" w:author="Russell Ott" w:date="2022-05-16T11:47:00Z">
                  <w:rPr>
                    <w:rFonts w:ascii="Calibri" w:hAnsi="Calibri"/>
                    <w:b/>
                    <w:color w:val="FFFFFF"/>
                  </w:rPr>
                </w:rPrChange>
              </w:rPr>
            </w:pPr>
            <w:r w:rsidRPr="00D14360">
              <w:rPr>
                <w:b/>
                <w:color w:val="FFFFFF"/>
                <w:rPrChange w:id="6588" w:author="Russell Ott" w:date="2022-05-16T11:47:00Z">
                  <w:rPr>
                    <w:rFonts w:ascii="Calibri" w:hAnsi="Calibri"/>
                    <w:b/>
                    <w:color w:val="FFFFFF"/>
                  </w:rPr>
                </w:rPrChange>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589" w:author="Russell Ott" w:date="2022-05-16T11:47:00Z">
                  <w:rPr>
                    <w:rFonts w:ascii="Calibri" w:hAnsi="Calibri"/>
                    <w:b/>
                    <w:color w:val="FFFFFF"/>
                  </w:rPr>
                </w:rPrChange>
              </w:rPr>
            </w:pPr>
            <w:r w:rsidRPr="00D14360">
              <w:rPr>
                <w:b/>
                <w:color w:val="FFFFFF"/>
                <w:rPrChange w:id="6590" w:author="Russell Ott" w:date="2022-05-16T11:47:00Z">
                  <w:rPr>
                    <w:rFonts w:ascii="Calibri" w:hAnsi="Calibri"/>
                    <w:b/>
                    <w:color w:val="FFFFFF"/>
                  </w:rPr>
                </w:rPrChange>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591" w:author="Russell Ott" w:date="2022-05-16T11:47:00Z">
                  <w:rPr>
                    <w:rFonts w:ascii="Calibri" w:hAnsi="Calibri"/>
                    <w:b/>
                    <w:color w:val="FFFFFF"/>
                  </w:rPr>
                </w:rPrChange>
              </w:rPr>
            </w:pPr>
            <w:r w:rsidRPr="00D14360">
              <w:rPr>
                <w:b/>
                <w:color w:val="FFFFFF"/>
                <w:rPrChange w:id="6592" w:author="Russell Ott" w:date="2022-05-16T11:47:00Z">
                  <w:rPr>
                    <w:rFonts w:ascii="Calibri" w:hAnsi="Calibri"/>
                    <w:b/>
                    <w:color w:val="FFFFFF"/>
                  </w:rPr>
                </w:rPrChange>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b/>
                <w:color w:val="000000"/>
                <w:rPrChange w:id="6593" w:author="Russell Ott" w:date="2022-05-16T11:47:00Z">
                  <w:rPr>
                    <w:rFonts w:ascii="Calibri" w:hAnsi="Calibri"/>
                    <w:b/>
                    <w:color w:val="000000"/>
                  </w:rPr>
                </w:rPrChange>
              </w:rPr>
            </w:pPr>
            <w:r w:rsidRPr="00D14360">
              <w:rPr>
                <w:b/>
                <w:rPrChange w:id="6594" w:author="Russell Ott" w:date="2022-05-16T11:47:00Z">
                  <w:rPr>
                    <w:rFonts w:ascii="Calibri" w:hAnsi="Calibri"/>
                    <w:b/>
                    <w:sz w:val="20"/>
                  </w:rPr>
                </w:rPrChange>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eastAsia="Times New Roman" w:hAnsi="Calibri Light"/>
                <w:sz w:val="24"/>
                <w:szCs w:val="24"/>
                <w:rPrChange w:id="6595" w:author="Russell Ott" w:date="2022-05-16T11:47:00Z">
                  <w:rPr>
                    <w:rFonts w:ascii="Calibri Light" w:hAnsi="Calibri Light"/>
                    <w:sz w:val="20"/>
                  </w:rPr>
                </w:rPrChange>
              </w:rPr>
            </w:pPr>
            <w:r w:rsidRPr="00D14360">
              <w:rPr>
                <w:rFonts w:ascii="Calibri Light" w:hAnsi="Calibri Light"/>
                <w:rPrChange w:id="6596" w:author="Russell Ott" w:date="2022-05-16T11:47:00Z">
                  <w:rPr>
                    <w:rFonts w:ascii="Calibri Light" w:hAnsi="Calibri Light"/>
                    <w:sz w:val="20"/>
                  </w:rPr>
                </w:rPrChange>
              </w:rPr>
              <w:t xml:space="preserve">Allergies and Intolerances Section (entries required) (V3) </w:t>
            </w:r>
          </w:p>
          <w:p w14:paraId="2862926A" w14:textId="77777777" w:rsidR="00510672" w:rsidRPr="00D14360" w:rsidRDefault="00510672" w:rsidP="003A3D50">
            <w:pPr>
              <w:ind w:left="167" w:hanging="167"/>
              <w:rPr>
                <w:rFonts w:ascii="Calibri Light" w:eastAsia="Times New Roman" w:hAnsi="Calibri Light"/>
                <w:sz w:val="24"/>
                <w:szCs w:val="24"/>
                <w:rPrChange w:id="6597" w:author="Russell Ott" w:date="2022-05-16T11:47:00Z">
                  <w:rPr>
                    <w:rFonts w:ascii="Calibri Light" w:hAnsi="Calibri Light"/>
                    <w:sz w:val="20"/>
                  </w:rPr>
                </w:rPrChange>
              </w:rPr>
            </w:pPr>
            <w:r w:rsidRPr="00D14360">
              <w:rPr>
                <w:rFonts w:ascii="Calibri Light" w:hAnsi="Calibri Light"/>
                <w:rPrChange w:id="6598" w:author="Russell Ott" w:date="2022-05-16T11:47:00Z">
                  <w:rPr>
                    <w:rFonts w:ascii="Calibri Light" w:hAnsi="Calibri Light"/>
                    <w:sz w:val="20"/>
                  </w:rPr>
                </w:rPrChange>
              </w:rPr>
              <w:t xml:space="preserve">Medications Section (entries required) (V2) </w:t>
            </w:r>
          </w:p>
          <w:p w14:paraId="6897A6BA" w14:textId="77777777" w:rsidR="00510672" w:rsidRPr="00D14360" w:rsidRDefault="00510672" w:rsidP="003A3D50">
            <w:pPr>
              <w:ind w:left="167" w:hanging="167"/>
              <w:rPr>
                <w:rFonts w:ascii="Calibri Light" w:eastAsia="Times New Roman" w:hAnsi="Calibri Light"/>
                <w:sz w:val="24"/>
                <w:szCs w:val="24"/>
                <w:rPrChange w:id="6599" w:author="Russell Ott" w:date="2022-05-16T11:47:00Z">
                  <w:rPr>
                    <w:rFonts w:ascii="Calibri Light" w:hAnsi="Calibri Light"/>
                    <w:sz w:val="20"/>
                  </w:rPr>
                </w:rPrChange>
              </w:rPr>
            </w:pPr>
            <w:r w:rsidRPr="00D14360">
              <w:rPr>
                <w:rFonts w:ascii="Calibri Light" w:hAnsi="Calibri Light"/>
                <w:rPrChange w:id="6600" w:author="Russell Ott" w:date="2022-05-16T11:47:00Z">
                  <w:rPr>
                    <w:rFonts w:ascii="Calibri Light" w:hAnsi="Calibri Light"/>
                    <w:sz w:val="20"/>
                  </w:rPr>
                </w:rPrChange>
              </w:rPr>
              <w:t xml:space="preserve">Problem Section (entries required) (V3) </w:t>
            </w:r>
          </w:p>
          <w:p w14:paraId="1CE40C95" w14:textId="77777777" w:rsidR="00510672" w:rsidRPr="00D14360" w:rsidRDefault="00510672" w:rsidP="003A3D50">
            <w:pPr>
              <w:ind w:left="167" w:hanging="167"/>
              <w:rPr>
                <w:rFonts w:ascii="Calibri Light" w:eastAsia="Times New Roman" w:hAnsi="Calibri Light"/>
                <w:sz w:val="24"/>
                <w:szCs w:val="24"/>
                <w:rPrChange w:id="6601" w:author="Russell Ott" w:date="2022-05-16T11:47:00Z">
                  <w:rPr>
                    <w:rFonts w:ascii="Calibri Light" w:hAnsi="Calibri Light"/>
                    <w:sz w:val="20"/>
                  </w:rPr>
                </w:rPrChange>
              </w:rPr>
            </w:pPr>
            <w:r w:rsidRPr="00D14360">
              <w:rPr>
                <w:rFonts w:ascii="Calibri Light" w:hAnsi="Calibri Light"/>
                <w:rPrChange w:id="6602" w:author="Russell Ott" w:date="2022-05-16T11:47:00Z">
                  <w:rPr>
                    <w:rFonts w:ascii="Calibri Light" w:hAnsi="Calibri Light"/>
                    <w:sz w:val="20"/>
                  </w:rPr>
                </w:rPrChange>
              </w:rPr>
              <w:t xml:space="preserve">Results Section (entries required) (V3) </w:t>
            </w:r>
          </w:p>
          <w:p w14:paraId="73C36FE4" w14:textId="77777777" w:rsidR="00510672" w:rsidRPr="00D14360" w:rsidRDefault="00510672" w:rsidP="003A3D50">
            <w:pPr>
              <w:ind w:left="167" w:hanging="167"/>
              <w:rPr>
                <w:rFonts w:ascii="Calibri Light" w:eastAsia="Times New Roman" w:hAnsi="Calibri Light"/>
                <w:sz w:val="24"/>
                <w:szCs w:val="24"/>
                <w:rPrChange w:id="6603" w:author="Russell Ott" w:date="2022-05-16T11:47:00Z">
                  <w:rPr>
                    <w:rFonts w:ascii="Calibri Light" w:hAnsi="Calibri Light"/>
                    <w:sz w:val="20"/>
                  </w:rPr>
                </w:rPrChange>
              </w:rPr>
            </w:pPr>
            <w:r w:rsidRPr="00D14360">
              <w:rPr>
                <w:rFonts w:ascii="Calibri Light" w:hAnsi="Calibri Light"/>
                <w:rPrChange w:id="6604" w:author="Russell Ott" w:date="2022-05-16T11:47:00Z">
                  <w:rPr>
                    <w:rFonts w:ascii="Calibri Light" w:hAnsi="Calibri Light"/>
                    <w:sz w:val="20"/>
                  </w:rPr>
                </w:rPrChange>
              </w:rPr>
              <w:t xml:space="preserve">Vital Signs Section (entries required) (V3) </w:t>
            </w:r>
          </w:p>
          <w:p w14:paraId="2BA86DC6" w14:textId="77777777" w:rsidR="00510672" w:rsidRDefault="00510672" w:rsidP="00270135">
            <w:pPr>
              <w:ind w:left="167" w:hanging="167"/>
              <w:rPr>
                <w:rFonts w:ascii="Calibri Light" w:eastAsia="Times New Roman" w:hAnsi="Calibri Light"/>
                <w:sz w:val="24"/>
                <w:szCs w:val="24"/>
                <w:rPrChange w:id="6605" w:author="Russell Ott" w:date="2022-05-16T11:47:00Z">
                  <w:rPr>
                    <w:rFonts w:ascii="Calibri Light" w:hAnsi="Calibri Light"/>
                    <w:sz w:val="20"/>
                  </w:rPr>
                </w:rPrChange>
              </w:rPr>
            </w:pPr>
            <w:r w:rsidRPr="00D14360">
              <w:rPr>
                <w:rFonts w:ascii="Calibri Light" w:hAnsi="Calibri Light"/>
                <w:rPrChange w:id="6606" w:author="Russell Ott" w:date="2022-05-16T11:47:00Z">
                  <w:rPr>
                    <w:rFonts w:ascii="Calibri Light" w:hAnsi="Calibri Light"/>
                    <w:sz w:val="20"/>
                  </w:rPr>
                </w:rPrChange>
              </w:rPr>
              <w:t>Reason for Referral Sect</w:t>
            </w:r>
            <w:r w:rsidRPr="00D14360">
              <w:rPr>
                <w:rFonts w:ascii="Calibri Light" w:hAnsi="Calibri Light"/>
                <w:rPrChange w:id="6607" w:author="Russell Ott" w:date="2022-05-16T11:47:00Z">
                  <w:rPr>
                    <w:rFonts w:ascii="Calibri Light" w:hAnsi="Calibri Light"/>
                    <w:sz w:val="20"/>
                  </w:rPr>
                </w:rPrChange>
              </w:rPr>
              <w:t>ion (V2)</w:t>
            </w:r>
          </w:p>
          <w:p w14:paraId="778806CA" w14:textId="77777777" w:rsidR="00510672" w:rsidRPr="00D14360" w:rsidRDefault="00510672" w:rsidP="003A3D50">
            <w:pPr>
              <w:ind w:left="167" w:hanging="167"/>
              <w:rPr>
                <w:rFonts w:ascii="Calibri Light" w:hAnsi="Calibri Light"/>
                <w:rPrChange w:id="6608" w:author="Russell Ott" w:date="2022-05-16T11:47:00Z">
                  <w:rPr>
                    <w:rFonts w:ascii="Calibri Light" w:hAnsi="Calibri Light"/>
                    <w:sz w:val="20"/>
                  </w:rPr>
                </w:rPrChange>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eastAsia="Times New Roman" w:hAnsi="Calibri Light"/>
                <w:sz w:val="24"/>
                <w:szCs w:val="24"/>
                <w:rPrChange w:id="6609" w:author="Russell Ott" w:date="2022-05-16T11:47:00Z">
                  <w:rPr>
                    <w:rFonts w:ascii="Calibri Light" w:hAnsi="Calibri Light"/>
                    <w:sz w:val="20"/>
                  </w:rPr>
                </w:rPrChange>
              </w:rPr>
            </w:pPr>
            <w:r w:rsidRPr="00D14360">
              <w:rPr>
                <w:rFonts w:ascii="Calibri Light" w:hAnsi="Calibri Light"/>
                <w:rPrChange w:id="6610" w:author="Russell Ott" w:date="2022-05-16T11:47:00Z">
                  <w:rPr>
                    <w:rFonts w:ascii="Calibri Light" w:hAnsi="Calibri Light"/>
                    <w:sz w:val="20"/>
                  </w:rPr>
                </w:rPrChange>
              </w:rPr>
              <w:t xml:space="preserve">Physical Exam Section (V3) </w:t>
            </w:r>
          </w:p>
          <w:p w14:paraId="2462C9B0" w14:textId="77777777" w:rsidR="00510672" w:rsidRPr="00D14360" w:rsidRDefault="00510672" w:rsidP="00510672">
            <w:pPr>
              <w:rPr>
                <w:rFonts w:ascii="Calibri Light" w:eastAsia="Times New Roman" w:hAnsi="Calibri Light"/>
                <w:sz w:val="24"/>
                <w:szCs w:val="24"/>
                <w:rPrChange w:id="6611" w:author="Russell Ott" w:date="2022-05-16T11:47:00Z">
                  <w:rPr>
                    <w:rFonts w:ascii="Calibri Light" w:hAnsi="Calibri Light"/>
                    <w:sz w:val="20"/>
                  </w:rPr>
                </w:rPrChange>
              </w:rPr>
            </w:pPr>
            <w:r w:rsidRPr="00D14360">
              <w:rPr>
                <w:rFonts w:ascii="Calibri Light" w:hAnsi="Calibri Light"/>
                <w:rPrChange w:id="6612" w:author="Russell Ott" w:date="2022-05-16T11:47:00Z">
                  <w:rPr>
                    <w:rFonts w:ascii="Calibri Light" w:hAnsi="Calibri Light"/>
                    <w:sz w:val="20"/>
                  </w:rPr>
                </w:rPrChange>
              </w:rPr>
              <w:t xml:space="preserve">Encounters Section (entries required) (V3) </w:t>
            </w:r>
          </w:p>
          <w:p w14:paraId="7CE03C4D" w14:textId="77777777" w:rsidR="00510672" w:rsidRPr="00D14360" w:rsidRDefault="00510672" w:rsidP="00510672">
            <w:pPr>
              <w:rPr>
                <w:rFonts w:ascii="Calibri Light" w:eastAsia="Times New Roman" w:hAnsi="Calibri Light"/>
                <w:sz w:val="24"/>
                <w:szCs w:val="24"/>
                <w:rPrChange w:id="6613" w:author="Russell Ott" w:date="2022-05-16T11:47:00Z">
                  <w:rPr>
                    <w:rFonts w:ascii="Calibri Light" w:hAnsi="Calibri Light"/>
                    <w:sz w:val="20"/>
                  </w:rPr>
                </w:rPrChange>
              </w:rPr>
            </w:pPr>
            <w:r w:rsidRPr="00D14360">
              <w:rPr>
                <w:rFonts w:ascii="Calibri Light" w:hAnsi="Calibri Light"/>
                <w:rPrChange w:id="6614" w:author="Russell Ott" w:date="2022-05-16T11:47:00Z">
                  <w:rPr>
                    <w:rFonts w:ascii="Calibri Light" w:hAnsi="Calibri Light"/>
                    <w:sz w:val="20"/>
                  </w:rPr>
                </w:rPrChange>
              </w:rPr>
              <w:t xml:space="preserve">Family History Section (V3) </w:t>
            </w:r>
          </w:p>
          <w:p w14:paraId="41764E3C" w14:textId="77777777" w:rsidR="00510672" w:rsidRPr="00D14360" w:rsidRDefault="00510672" w:rsidP="00510672">
            <w:pPr>
              <w:rPr>
                <w:rFonts w:ascii="Calibri Light" w:eastAsia="Times New Roman" w:hAnsi="Calibri Light"/>
                <w:sz w:val="24"/>
                <w:szCs w:val="24"/>
                <w:rPrChange w:id="6615" w:author="Russell Ott" w:date="2022-05-16T11:47:00Z">
                  <w:rPr>
                    <w:rFonts w:ascii="Calibri Light" w:hAnsi="Calibri Light"/>
                    <w:sz w:val="20"/>
                  </w:rPr>
                </w:rPrChange>
              </w:rPr>
            </w:pPr>
            <w:r w:rsidRPr="00D14360">
              <w:rPr>
                <w:rFonts w:ascii="Calibri Light" w:hAnsi="Calibri Light"/>
                <w:rPrChange w:id="6616" w:author="Russell Ott" w:date="2022-05-16T11:47:00Z">
                  <w:rPr>
                    <w:rFonts w:ascii="Calibri Light" w:hAnsi="Calibri Light"/>
                    <w:sz w:val="20"/>
                  </w:rPr>
                </w:rPrChange>
              </w:rPr>
              <w:t xml:space="preserve">Functional Status Section (V2) </w:t>
            </w:r>
          </w:p>
          <w:p w14:paraId="72A41BCD" w14:textId="77777777" w:rsidR="00510672" w:rsidRPr="00D14360" w:rsidRDefault="00510672" w:rsidP="00D14360">
            <w:pPr>
              <w:ind w:left="75" w:right="-106" w:hanging="65"/>
              <w:rPr>
                <w:rFonts w:ascii="Calibri Light" w:eastAsia="Times New Roman" w:hAnsi="Calibri Light"/>
                <w:sz w:val="24"/>
                <w:szCs w:val="24"/>
                <w:rPrChange w:id="6617" w:author="Russell Ott" w:date="2022-05-16T11:47:00Z">
                  <w:rPr>
                    <w:rFonts w:ascii="Calibri Light" w:hAnsi="Calibri Light"/>
                    <w:sz w:val="20"/>
                  </w:rPr>
                </w:rPrChange>
              </w:rPr>
            </w:pPr>
            <w:r w:rsidRPr="00D14360">
              <w:rPr>
                <w:rFonts w:ascii="Calibri Light" w:hAnsi="Calibri Light"/>
                <w:rPrChange w:id="6618" w:author="Russell Ott" w:date="2022-05-16T11:47:00Z">
                  <w:rPr>
                    <w:rFonts w:ascii="Calibri Light" w:hAnsi="Calibri Light"/>
                    <w:sz w:val="20"/>
                  </w:rPr>
                </w:rPrChange>
              </w:rPr>
              <w:t xml:space="preserve">Discharge </w:t>
            </w:r>
            <w:r w:rsidR="00623689" w:rsidRPr="00D14360">
              <w:rPr>
                <w:rFonts w:ascii="Calibri Light" w:hAnsi="Calibri Light"/>
                <w:rPrChange w:id="6619" w:author="Russell Ott" w:date="2022-05-16T11:47:00Z">
                  <w:rPr>
                    <w:rFonts w:ascii="Calibri Light" w:hAnsi="Calibri Light"/>
                    <w:sz w:val="20"/>
                  </w:rPr>
                </w:rPrChange>
              </w:rPr>
              <w:t>D</w:t>
            </w:r>
            <w:r w:rsidRPr="00D14360">
              <w:rPr>
                <w:rFonts w:ascii="Calibri Light" w:hAnsi="Calibri Light"/>
                <w:rPrChange w:id="6620" w:author="Russell Ott" w:date="2022-05-16T11:47:00Z">
                  <w:rPr>
                    <w:rFonts w:ascii="Calibri Light" w:hAnsi="Calibri Light"/>
                    <w:sz w:val="20"/>
                  </w:rPr>
                </w:rPrChange>
              </w:rPr>
              <w:t xml:space="preserve">iagnosis Section (V3) </w:t>
            </w:r>
          </w:p>
          <w:p w14:paraId="1CCB76AB" w14:textId="77777777" w:rsidR="00510672" w:rsidRPr="00D14360" w:rsidRDefault="00510672" w:rsidP="00510672">
            <w:pPr>
              <w:rPr>
                <w:rFonts w:ascii="Calibri Light" w:eastAsia="Times New Roman" w:hAnsi="Calibri Light"/>
                <w:sz w:val="24"/>
                <w:szCs w:val="24"/>
                <w:rPrChange w:id="6621" w:author="Russell Ott" w:date="2022-05-16T11:47:00Z">
                  <w:rPr>
                    <w:rFonts w:ascii="Calibri Light" w:hAnsi="Calibri Light"/>
                    <w:sz w:val="20"/>
                  </w:rPr>
                </w:rPrChange>
              </w:rPr>
            </w:pPr>
            <w:r w:rsidRPr="00D14360">
              <w:rPr>
                <w:rFonts w:ascii="Calibri Light" w:hAnsi="Calibri Light"/>
                <w:rPrChange w:id="6622" w:author="Russell Ott" w:date="2022-05-16T11:47:00Z">
                  <w:rPr>
                    <w:rFonts w:ascii="Calibri Light" w:hAnsi="Calibri Light"/>
                    <w:sz w:val="20"/>
                  </w:rPr>
                </w:rPrChange>
              </w:rPr>
              <w:t xml:space="preserve">Immunizations Section (entries optional) (V3) </w:t>
            </w:r>
          </w:p>
          <w:p w14:paraId="449446E0" w14:textId="77777777" w:rsidR="00510672" w:rsidRPr="00D14360" w:rsidRDefault="00510672" w:rsidP="00510672">
            <w:pPr>
              <w:rPr>
                <w:rFonts w:ascii="Calibri Light" w:eastAsia="Times New Roman" w:hAnsi="Calibri Light"/>
                <w:sz w:val="24"/>
                <w:szCs w:val="24"/>
                <w:rPrChange w:id="6623" w:author="Russell Ott" w:date="2022-05-16T11:47:00Z">
                  <w:rPr>
                    <w:rFonts w:ascii="Calibri Light" w:hAnsi="Calibri Light"/>
                    <w:sz w:val="20"/>
                  </w:rPr>
                </w:rPrChange>
              </w:rPr>
            </w:pPr>
            <w:r w:rsidRPr="00D14360">
              <w:rPr>
                <w:rFonts w:ascii="Calibri Light" w:hAnsi="Calibri Light"/>
                <w:rPrChange w:id="6624" w:author="Russell Ott" w:date="2022-05-16T11:47:00Z">
                  <w:rPr>
                    <w:rFonts w:ascii="Calibri Light" w:hAnsi="Calibri Light"/>
                    <w:sz w:val="20"/>
                  </w:rPr>
                </w:rPrChange>
              </w:rPr>
              <w:t xml:space="preserve">Medical Equipment Section (V2) </w:t>
            </w:r>
          </w:p>
          <w:p w14:paraId="076FE787" w14:textId="77777777" w:rsidR="00510672" w:rsidRPr="00D14360" w:rsidRDefault="00510672" w:rsidP="00510672">
            <w:pPr>
              <w:rPr>
                <w:rFonts w:ascii="Calibri Light" w:eastAsia="Times New Roman" w:hAnsi="Calibri Light"/>
                <w:sz w:val="24"/>
                <w:szCs w:val="24"/>
                <w:rPrChange w:id="6625" w:author="Russell Ott" w:date="2022-05-16T11:47:00Z">
                  <w:rPr>
                    <w:rFonts w:ascii="Calibri Light" w:hAnsi="Calibri Light"/>
                    <w:sz w:val="20"/>
                  </w:rPr>
                </w:rPrChange>
              </w:rPr>
            </w:pPr>
            <w:r w:rsidRPr="00D14360">
              <w:rPr>
                <w:rFonts w:ascii="Calibri Light" w:hAnsi="Calibri Light"/>
                <w:rPrChange w:id="6626" w:author="Russell Ott" w:date="2022-05-16T11:47:00Z">
                  <w:rPr>
                    <w:rFonts w:ascii="Calibri Light" w:hAnsi="Calibri Light"/>
                    <w:sz w:val="20"/>
                  </w:rPr>
                </w:rPrChange>
              </w:rPr>
              <w:t xml:space="preserve">Payers Section (V3) </w:t>
            </w:r>
          </w:p>
          <w:p w14:paraId="6B11EBF3" w14:textId="77777777" w:rsidR="00510672" w:rsidRPr="00D14360" w:rsidRDefault="00510672" w:rsidP="00D14360">
            <w:pPr>
              <w:ind w:firstLine="8"/>
              <w:rPr>
                <w:rFonts w:ascii="Calibri Light" w:eastAsia="Times New Roman" w:hAnsi="Calibri Light"/>
                <w:sz w:val="24"/>
                <w:szCs w:val="24"/>
                <w:rPrChange w:id="6627" w:author="Russell Ott" w:date="2022-05-16T11:47:00Z">
                  <w:rPr>
                    <w:rFonts w:ascii="Calibri Light" w:hAnsi="Calibri Light"/>
                    <w:sz w:val="20"/>
                  </w:rPr>
                </w:rPrChange>
              </w:rPr>
            </w:pPr>
            <w:r w:rsidRPr="00D14360">
              <w:rPr>
                <w:rFonts w:ascii="Calibri Light" w:hAnsi="Calibri Light"/>
                <w:rPrChange w:id="6628" w:author="Russell Ott" w:date="2022-05-16T11:47:00Z">
                  <w:rPr>
                    <w:rFonts w:ascii="Calibri Light" w:hAnsi="Calibri Light"/>
                    <w:sz w:val="20"/>
                  </w:rPr>
                </w:rPrChange>
              </w:rPr>
              <w:t xml:space="preserve">Plan of Treatment Section (V2) </w:t>
            </w:r>
          </w:p>
          <w:p w14:paraId="2995B52D" w14:textId="77777777" w:rsidR="00510672" w:rsidRPr="00D14360" w:rsidRDefault="00510672" w:rsidP="00510672">
            <w:pPr>
              <w:rPr>
                <w:rFonts w:ascii="Calibri Light" w:eastAsia="Times New Roman" w:hAnsi="Calibri Light"/>
                <w:sz w:val="24"/>
                <w:szCs w:val="24"/>
                <w:rPrChange w:id="6629" w:author="Russell Ott" w:date="2022-05-16T11:47:00Z">
                  <w:rPr>
                    <w:rFonts w:ascii="Calibri Light" w:hAnsi="Calibri Light"/>
                    <w:sz w:val="20"/>
                  </w:rPr>
                </w:rPrChange>
              </w:rPr>
            </w:pPr>
            <w:r w:rsidRPr="00D14360">
              <w:rPr>
                <w:rFonts w:ascii="Calibri Light" w:hAnsi="Calibri Light"/>
                <w:rPrChange w:id="6630" w:author="Russell Ott" w:date="2022-05-16T11:47:00Z">
                  <w:rPr>
                    <w:rFonts w:ascii="Calibri Light" w:hAnsi="Calibri Light"/>
                    <w:sz w:val="20"/>
                  </w:rPr>
                </w:rPrChange>
              </w:rPr>
              <w:t xml:space="preserve">Procedures Section (entries required) (V2) </w:t>
            </w:r>
          </w:p>
          <w:p w14:paraId="6F544866" w14:textId="77777777" w:rsidR="00510672" w:rsidRPr="00D14360" w:rsidRDefault="00510672" w:rsidP="00450F37">
            <w:pPr>
              <w:rPr>
                <w:rFonts w:ascii="Calibri Light" w:eastAsia="Times New Roman" w:hAnsi="Calibri Light"/>
                <w:sz w:val="24"/>
                <w:szCs w:val="24"/>
                <w:rPrChange w:id="6631" w:author="Russell Ott" w:date="2022-05-16T11:47:00Z">
                  <w:rPr>
                    <w:rFonts w:ascii="Calibri Light" w:hAnsi="Calibri Light"/>
                    <w:sz w:val="20"/>
                  </w:rPr>
                </w:rPrChange>
              </w:rPr>
            </w:pPr>
            <w:r w:rsidRPr="00D14360">
              <w:rPr>
                <w:rFonts w:ascii="Calibri Light" w:hAnsi="Calibri Light"/>
                <w:rPrChange w:id="6632" w:author="Russell Ott" w:date="2022-05-16T11:47:00Z">
                  <w:rPr>
                    <w:rFonts w:ascii="Calibri Light" w:hAnsi="Calibri Light"/>
                    <w:sz w:val="20"/>
                  </w:rPr>
                </w:rPrChange>
              </w:rPr>
              <w:t xml:space="preserve">Social History Section (V3) </w:t>
            </w:r>
          </w:p>
          <w:p w14:paraId="0F6A7515" w14:textId="77777777" w:rsidR="00510672" w:rsidRPr="00D14360" w:rsidRDefault="00510672" w:rsidP="00510672">
            <w:pPr>
              <w:rPr>
                <w:rFonts w:ascii="Calibri Light" w:eastAsia="Times New Roman" w:hAnsi="Calibri Light"/>
                <w:sz w:val="24"/>
                <w:szCs w:val="24"/>
                <w:rPrChange w:id="6633" w:author="Russell Ott" w:date="2022-05-16T11:47:00Z">
                  <w:rPr>
                    <w:rFonts w:ascii="Calibri Light" w:hAnsi="Calibri Light"/>
                    <w:sz w:val="20"/>
                  </w:rPr>
                </w:rPrChange>
              </w:rPr>
            </w:pPr>
            <w:r w:rsidRPr="00D14360">
              <w:rPr>
                <w:rFonts w:ascii="Calibri Light" w:hAnsi="Calibri Light"/>
                <w:rPrChange w:id="6634" w:author="Russell Ott" w:date="2022-05-16T11:47:00Z">
                  <w:rPr>
                    <w:rFonts w:ascii="Calibri Light" w:hAnsi="Calibri Light"/>
                    <w:sz w:val="20"/>
                  </w:rPr>
                </w:rPrChange>
              </w:rPr>
              <w:t xml:space="preserve">Mental Status Section (V2) </w:t>
            </w:r>
          </w:p>
          <w:p w14:paraId="021A5C35" w14:textId="77777777" w:rsidR="00510672" w:rsidRPr="00D14360" w:rsidRDefault="00510672" w:rsidP="00510672">
            <w:pPr>
              <w:rPr>
                <w:rFonts w:ascii="Calibri Light" w:eastAsia="Times New Roman" w:hAnsi="Calibri Light"/>
                <w:sz w:val="24"/>
                <w:szCs w:val="24"/>
                <w:rPrChange w:id="6635" w:author="Russell Ott" w:date="2022-05-16T11:47:00Z">
                  <w:rPr>
                    <w:rFonts w:ascii="Calibri Light" w:hAnsi="Calibri Light"/>
                    <w:sz w:val="20"/>
                  </w:rPr>
                </w:rPrChange>
              </w:rPr>
            </w:pPr>
            <w:r w:rsidRPr="00D14360">
              <w:rPr>
                <w:rFonts w:ascii="Calibri Light" w:hAnsi="Calibri Light"/>
                <w:rPrChange w:id="6636" w:author="Russell Ott" w:date="2022-05-16T11:47:00Z">
                  <w:rPr>
                    <w:rFonts w:ascii="Calibri Light" w:hAnsi="Calibri Light"/>
                    <w:sz w:val="20"/>
                  </w:rPr>
                </w:rPrChange>
              </w:rPr>
              <w:t xml:space="preserve">General Status Section </w:t>
            </w:r>
          </w:p>
          <w:p w14:paraId="48500BDC" w14:textId="77777777" w:rsidR="00510672" w:rsidRPr="00D14360" w:rsidRDefault="00510672" w:rsidP="00510672">
            <w:pPr>
              <w:rPr>
                <w:rFonts w:ascii="Calibri Light" w:eastAsia="Times New Roman" w:hAnsi="Calibri Light"/>
                <w:sz w:val="24"/>
                <w:szCs w:val="24"/>
                <w:rPrChange w:id="6637" w:author="Russell Ott" w:date="2022-05-16T11:47:00Z">
                  <w:rPr>
                    <w:rFonts w:ascii="Calibri Light" w:hAnsi="Calibri Light"/>
                    <w:sz w:val="20"/>
                  </w:rPr>
                </w:rPrChange>
              </w:rPr>
            </w:pPr>
            <w:r w:rsidRPr="00D14360">
              <w:rPr>
                <w:rFonts w:ascii="Calibri Light" w:hAnsi="Calibri Light"/>
                <w:rPrChange w:id="6638" w:author="Russell Ott" w:date="2022-05-16T11:47:00Z">
                  <w:rPr>
                    <w:rFonts w:ascii="Calibri Light" w:hAnsi="Calibri Light"/>
                    <w:sz w:val="20"/>
                  </w:rPr>
                </w:rPrChange>
              </w:rPr>
              <w:t xml:space="preserve">Review of Systems Section </w:t>
            </w:r>
          </w:p>
          <w:p w14:paraId="41E3D004" w14:textId="77777777" w:rsidR="00510672" w:rsidRPr="00D14360" w:rsidRDefault="00510672" w:rsidP="00510672">
            <w:pPr>
              <w:rPr>
                <w:rFonts w:ascii="Calibri Light" w:eastAsia="Times New Roman" w:hAnsi="Calibri Light"/>
                <w:sz w:val="24"/>
                <w:szCs w:val="24"/>
                <w:rPrChange w:id="6639" w:author="Russell Ott" w:date="2022-05-16T11:47:00Z">
                  <w:rPr>
                    <w:rFonts w:ascii="Calibri Light" w:hAnsi="Calibri Light"/>
                    <w:sz w:val="20"/>
                  </w:rPr>
                </w:rPrChange>
              </w:rPr>
            </w:pPr>
            <w:r w:rsidRPr="00D14360">
              <w:rPr>
                <w:rFonts w:ascii="Calibri Light" w:hAnsi="Calibri Light"/>
                <w:rPrChange w:id="6640" w:author="Russell Ott" w:date="2022-05-16T11:47:00Z">
                  <w:rPr>
                    <w:rFonts w:ascii="Calibri Light" w:hAnsi="Calibri Light"/>
                    <w:sz w:val="20"/>
                  </w:rPr>
                </w:rPrChange>
              </w:rPr>
              <w:t xml:space="preserve">Nutrition Section </w:t>
            </w:r>
          </w:p>
          <w:p w14:paraId="5BAFF2CE" w14:textId="77777777" w:rsidR="00510672" w:rsidRPr="00D14360" w:rsidRDefault="00510672" w:rsidP="00510672">
            <w:pPr>
              <w:rPr>
                <w:rFonts w:ascii="Calibri Light" w:eastAsia="Times New Roman" w:hAnsi="Calibri Light"/>
                <w:sz w:val="24"/>
                <w:szCs w:val="24"/>
                <w:rPrChange w:id="6641" w:author="Russell Ott" w:date="2022-05-16T11:47:00Z">
                  <w:rPr>
                    <w:rFonts w:ascii="Calibri Light" w:hAnsi="Calibri Light"/>
                    <w:sz w:val="20"/>
                  </w:rPr>
                </w:rPrChange>
              </w:rPr>
            </w:pPr>
            <w:r w:rsidRPr="00D14360">
              <w:rPr>
                <w:rFonts w:ascii="Calibri Light" w:hAnsi="Calibri Light"/>
                <w:rPrChange w:id="6642" w:author="Russell Ott" w:date="2022-05-16T11:47:00Z">
                  <w:rPr>
                    <w:rFonts w:ascii="Calibri Light" w:hAnsi="Calibri Light"/>
                    <w:sz w:val="20"/>
                  </w:rPr>
                </w:rPrChange>
              </w:rPr>
              <w:t xml:space="preserve">Past Medical History (V3) </w:t>
            </w:r>
          </w:p>
          <w:p w14:paraId="0802C260" w14:textId="77777777" w:rsidR="00510672" w:rsidRPr="00D14360" w:rsidRDefault="00510672" w:rsidP="00510672">
            <w:pPr>
              <w:rPr>
                <w:rFonts w:ascii="Calibri Light" w:eastAsia="Times New Roman" w:hAnsi="Calibri Light"/>
                <w:sz w:val="24"/>
                <w:szCs w:val="24"/>
                <w:rPrChange w:id="6643" w:author="Russell Ott" w:date="2022-05-16T11:47:00Z">
                  <w:rPr>
                    <w:rFonts w:ascii="Calibri Light" w:hAnsi="Calibri Light"/>
                    <w:sz w:val="20"/>
                  </w:rPr>
                </w:rPrChange>
              </w:rPr>
            </w:pPr>
            <w:r w:rsidRPr="00D14360">
              <w:rPr>
                <w:rFonts w:ascii="Calibri Light" w:hAnsi="Calibri Light"/>
                <w:rPrChange w:id="6644" w:author="Russell Ott" w:date="2022-05-16T11:47:00Z">
                  <w:rPr>
                    <w:rFonts w:ascii="Calibri Light" w:hAnsi="Calibri Light"/>
                    <w:sz w:val="20"/>
                  </w:rPr>
                </w:rPrChange>
              </w:rPr>
              <w:t>History of Present Illness Section</w:t>
            </w:r>
          </w:p>
          <w:p w14:paraId="6CE781D0" w14:textId="77777777" w:rsidR="00510672" w:rsidRPr="00D14360" w:rsidRDefault="00510672" w:rsidP="00510672">
            <w:pPr>
              <w:rPr>
                <w:rFonts w:ascii="Calibri Light" w:eastAsia="Times New Roman" w:hAnsi="Calibri Light"/>
                <w:sz w:val="24"/>
                <w:szCs w:val="24"/>
                <w:rPrChange w:id="6645" w:author="Russell Ott" w:date="2022-05-16T11:47:00Z">
                  <w:rPr>
                    <w:rFonts w:ascii="Calibri Light" w:hAnsi="Calibri Light"/>
                    <w:sz w:val="20"/>
                  </w:rPr>
                </w:rPrChange>
              </w:rPr>
            </w:pPr>
            <w:r w:rsidRPr="00D14360">
              <w:rPr>
                <w:rFonts w:ascii="Calibri Light" w:hAnsi="Calibri Light"/>
                <w:rPrChange w:id="6646" w:author="Russell Ott" w:date="2022-05-16T11:47:00Z">
                  <w:rPr>
                    <w:rFonts w:ascii="Calibri Light" w:hAnsi="Calibri Light"/>
                    <w:sz w:val="20"/>
                  </w:rPr>
                </w:rPrChange>
              </w:rPr>
              <w:t xml:space="preserve">Assessment and Plan Section (V2) </w:t>
            </w:r>
          </w:p>
          <w:p w14:paraId="086BF776" w14:textId="77777777" w:rsidR="00510672" w:rsidRPr="00D14360" w:rsidRDefault="00510672" w:rsidP="00510672">
            <w:pPr>
              <w:rPr>
                <w:rFonts w:ascii="Calibri Light" w:eastAsia="Times New Roman" w:hAnsi="Calibri Light"/>
                <w:sz w:val="24"/>
                <w:szCs w:val="24"/>
                <w:rPrChange w:id="6647" w:author="Russell Ott" w:date="2022-05-16T11:47:00Z">
                  <w:rPr>
                    <w:rFonts w:ascii="Calibri Light" w:hAnsi="Calibri Light"/>
                    <w:sz w:val="20"/>
                  </w:rPr>
                </w:rPrChange>
              </w:rPr>
            </w:pPr>
            <w:r w:rsidRPr="00D14360">
              <w:rPr>
                <w:rFonts w:ascii="Calibri Light" w:hAnsi="Calibri Light"/>
                <w:rPrChange w:id="6648" w:author="Russell Ott" w:date="2022-05-16T11:47:00Z">
                  <w:rPr>
                    <w:rFonts w:ascii="Calibri Light" w:hAnsi="Calibri Light"/>
                    <w:sz w:val="20"/>
                  </w:rPr>
                </w:rPrChange>
              </w:rPr>
              <w:t xml:space="preserve">Assessment Section </w:t>
            </w:r>
          </w:p>
          <w:p w14:paraId="310116C0" w14:textId="77777777" w:rsidR="00510672" w:rsidRPr="00D14360" w:rsidRDefault="00510672" w:rsidP="003A3D50">
            <w:pPr>
              <w:ind w:left="254" w:hanging="254"/>
              <w:rPr>
                <w:rFonts w:ascii="Calibri Light" w:eastAsia="Times New Roman" w:hAnsi="Calibri Light"/>
                <w:sz w:val="24"/>
                <w:szCs w:val="24"/>
                <w:rPrChange w:id="6649" w:author="Russell Ott" w:date="2022-05-16T11:47:00Z">
                  <w:rPr>
                    <w:rFonts w:ascii="Calibri Light" w:hAnsi="Calibri Light"/>
                    <w:sz w:val="20"/>
                  </w:rPr>
                </w:rPrChange>
              </w:rPr>
            </w:pPr>
            <w:r w:rsidRPr="00D14360">
              <w:rPr>
                <w:rFonts w:ascii="Calibri Light" w:hAnsi="Calibri Light"/>
                <w:rPrChange w:id="6650" w:author="Russell Ott" w:date="2022-05-16T11:47:00Z">
                  <w:rPr>
                    <w:rFonts w:ascii="Calibri Light" w:hAnsi="Calibri Light"/>
                    <w:sz w:val="20"/>
                  </w:rPr>
                </w:rPrChange>
              </w:rPr>
              <w:t xml:space="preserve">Admission Medications Section (entries optional) (V3) </w:t>
            </w:r>
          </w:p>
          <w:p w14:paraId="11D29606" w14:textId="77777777" w:rsidR="00510672" w:rsidRPr="00D14360" w:rsidRDefault="00510672" w:rsidP="00510672">
            <w:pPr>
              <w:rPr>
                <w:rFonts w:ascii="Calibri Light" w:eastAsia="Times New Roman" w:hAnsi="Calibri Light"/>
                <w:sz w:val="24"/>
                <w:szCs w:val="24"/>
                <w:rPrChange w:id="6651" w:author="Russell Ott" w:date="2022-05-16T11:47:00Z">
                  <w:rPr>
                    <w:rFonts w:ascii="Calibri Light" w:hAnsi="Calibri Light"/>
                    <w:sz w:val="20"/>
                  </w:rPr>
                </w:rPrChange>
              </w:rPr>
            </w:pPr>
            <w:r w:rsidRPr="00D14360">
              <w:rPr>
                <w:rFonts w:ascii="Calibri Light" w:hAnsi="Calibri Light"/>
                <w:rPrChange w:id="6652" w:author="Russell Ott" w:date="2022-05-16T11:47:00Z">
                  <w:rPr>
                    <w:rFonts w:ascii="Calibri Light" w:hAnsi="Calibri Light"/>
                    <w:sz w:val="20"/>
                  </w:rPr>
                </w:rPrChange>
              </w:rPr>
              <w:t xml:space="preserve">Admission Diagnosis Section (V3) </w:t>
            </w:r>
          </w:p>
          <w:p w14:paraId="56D22897" w14:textId="77777777" w:rsidR="00510672" w:rsidRPr="00D14360" w:rsidRDefault="00510672" w:rsidP="00510672">
            <w:pPr>
              <w:rPr>
                <w:rFonts w:ascii="Calibri Light" w:eastAsia="Times New Roman" w:hAnsi="Calibri Light"/>
                <w:sz w:val="24"/>
                <w:szCs w:val="24"/>
                <w:rPrChange w:id="6653" w:author="Russell Ott" w:date="2022-05-16T11:47:00Z">
                  <w:rPr>
                    <w:rFonts w:ascii="Calibri Light" w:hAnsi="Calibri Light"/>
                    <w:sz w:val="20"/>
                  </w:rPr>
                </w:rPrChange>
              </w:rPr>
            </w:pPr>
            <w:r w:rsidRPr="00D14360">
              <w:rPr>
                <w:rFonts w:ascii="Calibri Light" w:hAnsi="Calibri Light"/>
                <w:rPrChange w:id="6654" w:author="Russell Ott" w:date="2022-05-16T11:47:00Z">
                  <w:rPr>
                    <w:rFonts w:ascii="Calibri Light" w:hAnsi="Calibri Light"/>
                    <w:sz w:val="20"/>
                  </w:rPr>
                </w:rPrChange>
              </w:rPr>
              <w:t xml:space="preserve">Course of Care Section </w:t>
            </w:r>
          </w:p>
          <w:p w14:paraId="576BFC79" w14:textId="77777777" w:rsidR="00510672" w:rsidRPr="00D14360" w:rsidRDefault="00510672" w:rsidP="00D14360">
            <w:pPr>
              <w:keepNext/>
              <w:rPr>
                <w:rFonts w:ascii="Calibri Light" w:eastAsia="Times New Roman" w:hAnsi="Calibri Light"/>
                <w:sz w:val="24"/>
                <w:szCs w:val="24"/>
                <w:rPrChange w:id="6655" w:author="Russell Ott" w:date="2022-05-16T11:47:00Z">
                  <w:rPr>
                    <w:rFonts w:ascii="Calibri Light" w:hAnsi="Calibri Light"/>
                    <w:sz w:val="20"/>
                  </w:rPr>
                </w:rPrChange>
              </w:rPr>
            </w:pPr>
            <w:r w:rsidRPr="00D14360">
              <w:rPr>
                <w:rFonts w:ascii="Calibri Light" w:hAnsi="Calibri Light"/>
                <w:rPrChange w:id="6656" w:author="Russell Ott" w:date="2022-05-16T11:47:00Z">
                  <w:rPr>
                    <w:rFonts w:ascii="Calibri Light" w:hAnsi="Calibri Light"/>
                    <w:sz w:val="20"/>
                  </w:rPr>
                </w:rPrChange>
              </w:rPr>
              <w:t>Advance Directives Section (entries required) (V3)</w:t>
            </w:r>
          </w:p>
        </w:tc>
      </w:tr>
    </w:tbl>
    <w:p w14:paraId="7399BFB4" w14:textId="34AFD03C" w:rsidR="00A10C4D" w:rsidRPr="00D14360" w:rsidRDefault="00CF2A15" w:rsidP="00A67903">
      <w:pPr>
        <w:pStyle w:val="Caption"/>
        <w:rPr>
          <w:rPrChange w:id="6657" w:author="Russell Ott" w:date="2022-05-16T11:47:00Z">
            <w:rPr/>
          </w:rPrChange>
        </w:rPr>
      </w:pPr>
      <w:bookmarkStart w:id="6658" w:name="_Toc103262894"/>
      <w:bookmarkStart w:id="6659" w:name="_Toc21927008"/>
      <w:r w:rsidRPr="00C64922">
        <w:t xml:space="preserve">Table </w:t>
      </w:r>
      <w:r w:rsidR="00132A94">
        <w:fldChar w:fldCharType="begin"/>
      </w:r>
      <w:r w:rsidR="00132A94">
        <w:instrText xml:space="preserve"> SEQ Table \* ARABIC </w:instrText>
      </w:r>
      <w:r w:rsidR="00132A94">
        <w:fldChar w:fldCharType="separate"/>
      </w:r>
      <w:r w:rsidR="00F10C7C">
        <w:rPr>
          <w:noProof/>
        </w:rPr>
        <w:t>27</w:t>
      </w:r>
      <w:r w:rsidR="00132A94">
        <w:rPr>
          <w:noProof/>
        </w:rPr>
        <w:fldChar w:fldCharType="end"/>
      </w:r>
      <w:r w:rsidRPr="00C64922">
        <w:t>: Transfer Summary: Document Template</w:t>
      </w:r>
      <w:r w:rsidR="00A67903">
        <w:t xml:space="preserve">. </w:t>
      </w:r>
      <w:r w:rsidR="00A67903">
        <w:rPr>
          <w:rPrChange w:id="6660" w:author="Russell Ott" w:date="2022-05-16T11:47:00Z">
            <w:rPr/>
          </w:rPrChange>
        </w:rPr>
        <w:t>﻿</w:t>
      </w:r>
      <w:bookmarkEnd w:id="6658"/>
      <w:bookmarkEnd w:id="6659"/>
    </w:p>
    <w:p w14:paraId="6C5C583F" w14:textId="77777777" w:rsidR="00513E9F" w:rsidRPr="00C64922" w:rsidRDefault="00EF4804" w:rsidP="00F10C7C">
      <w:pPr>
        <w:pStyle w:val="Heading3"/>
      </w:pPr>
      <w:r>
        <w:t xml:space="preserve"> </w:t>
      </w:r>
      <w:bookmarkStart w:id="6661" w:name="_Toc103262657"/>
      <w:bookmarkStart w:id="6662" w:name="_Toc22823402"/>
      <w:r w:rsidR="00513E9F" w:rsidRPr="00C64922">
        <w:t>Other Section-Level Templates Available for Use in C-CDA Documents</w:t>
      </w:r>
      <w:bookmarkEnd w:id="6661"/>
      <w:bookmarkEnd w:id="6662"/>
    </w:p>
    <w:p w14:paraId="2DB24C78" w14:textId="6B16534B" w:rsidR="00513E9F" w:rsidRDefault="00513E9F" w:rsidP="00513E9F">
      <w:pPr>
        <w:spacing w:after="240"/>
        <w:rPr>
          <w:rFonts w:ascii="Times New Roman" w:eastAsia="Times New Roman" w:hAnsi="Times New Roman"/>
          <w:color w:val="000000"/>
          <w:sz w:val="24"/>
          <w:szCs w:val="24"/>
          <w:rPrChange w:id="6663" w:author="Russell Ott" w:date="2022-05-16T11:47:00Z">
            <w:rPr>
              <w:rFonts w:ascii="Calibri" w:hAnsi="Calibri"/>
              <w:color w:val="000000"/>
            </w:rPr>
          </w:rPrChange>
        </w:rPr>
      </w:pPr>
      <w:r w:rsidRPr="00D14360">
        <w:rPr>
          <w:color w:val="000000"/>
          <w:rPrChange w:id="6664" w:author="Russell Ott" w:date="2022-05-16T11:47:00Z">
            <w:rPr>
              <w:rFonts w:ascii="Calibri" w:hAnsi="Calibri"/>
              <w:color w:val="000000"/>
            </w:rPr>
          </w:rPrChange>
        </w:rPr>
        <w:t xml:space="preserve">As the library of available CDA templates grows and implementers become more experienced using the standard, implementers may use templates developed in other CDA implementation guides which are compatible </w:t>
      </w:r>
      <w:r w:rsidRPr="00D14360">
        <w:rPr>
          <w:color w:val="000000"/>
          <w:rPrChange w:id="6665" w:author="Russell Ott" w:date="2022-05-16T11:47:00Z">
            <w:rPr>
              <w:rFonts w:ascii="Calibri" w:hAnsi="Calibri"/>
              <w:color w:val="000000"/>
            </w:rPr>
          </w:rPrChange>
        </w:rPr>
        <w:t xml:space="preserve">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Change w:id="6666">
          <w:tblGrid>
            <w:gridCol w:w="804"/>
            <w:gridCol w:w="8438"/>
          </w:tblGrid>
        </w:tblGridChange>
      </w:tblGrid>
      <w:tr w:rsidR="001A0138" w14:paraId="1A727D66" w14:textId="77777777" w:rsidTr="007770C6">
        <w:trPr>
          <w:trHeight w:val="575"/>
        </w:trPr>
        <w:tc>
          <w:tcPr>
            <w:tcW w:w="804" w:type="dxa"/>
            <w:tcBorders>
              <w:right w:val="nil"/>
            </w:tcBorders>
            <w:shd w:val="clear" w:color="auto" w:fill="C6D9F1"/>
            <w:cellIns w:id="6667" w:author="Russell Ott" w:date="2022-05-16T11:47:00Z"/>
          </w:tcPr>
          <w:p w14:paraId="05C60430" w14:textId="77777777" w:rsidR="00644C41" w:rsidRPr="00D14360" w:rsidRDefault="00644C41" w:rsidP="0007159E">
            <w:pPr>
              <w:spacing w:after="120"/>
              <w:rPr>
                <w:rFonts w:cs="Calibri"/>
              </w:rPr>
            </w:pPr>
            <w:ins w:id="6668" w:author="Russell Ott" w:date="2022-05-16T11:47:00Z">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438" w:type="dxa"/>
            <w:tcBorders>
              <w:left w:val="nil"/>
            </w:tcBorders>
            <w:shd w:val="clear" w:color="auto" w:fill="C6D9F1"/>
          </w:tcPr>
          <w:p w14:paraId="189B5758" w14:textId="2B451DBC" w:rsidR="00644C41" w:rsidRPr="00D14360" w:rsidRDefault="00634398" w:rsidP="0007159E">
            <w:pPr>
              <w:spacing w:after="120"/>
              <w:rPr>
                <w:rFonts w:cs="Calibri"/>
              </w:rPr>
              <w:pPrChange w:id="6669" w:author="Russell Ott" w:date="2022-05-16T11:47:00Z">
                <w:pPr>
                  <w:pStyle w:val="BodyText"/>
                  <w:ind w:left="699"/>
                </w:pPr>
              </w:pPrChange>
            </w:pPr>
            <w:del w:id="6670" w:author="Russell Ott" w:date="2022-05-16T11:47:00Z">
              <w:r>
                <w:rPr>
                  <w:noProof/>
                </w:rPr>
                <w:drawing>
                  <wp:anchor distT="0" distB="0" distL="114300" distR="114300" simplePos="0" relativeHeight="251863040" behindDoc="0" locked="0" layoutInCell="1" allowOverlap="1" wp14:anchorId="15928327" wp14:editId="30BE2F15">
                    <wp:simplePos x="0" y="0"/>
                    <wp:positionH relativeFrom="margin">
                      <wp:posOffset>-34925</wp:posOffset>
                    </wp:positionH>
                    <wp:positionV relativeFrom="margin">
                      <wp:posOffset>34290</wp:posOffset>
                    </wp:positionV>
                    <wp:extent cx="323215" cy="323215"/>
                    <wp:effectExtent l="0" t="0" r="0" b="0"/>
                    <wp:wrapSquare wrapText="bothSides"/>
                    <wp:docPr id="120" name="Graphic 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4C41" w:rsidRPr="00C64922">
              <w:t xml:space="preserve">C-CDA Content Creators MAY include in existing C-CDA documents, other C-CDA compatible section-level templates defined in other implementation guides. </w:t>
            </w:r>
            <w:r w:rsidR="00644C41" w:rsidRPr="00D14360">
              <w:rPr>
                <w:b/>
              </w:rPr>
              <w:t>[</w:t>
            </w:r>
            <w:r w:rsidR="00644C41">
              <w:rPr>
                <w:b/>
              </w:rPr>
              <w:t>BP-052</w:t>
            </w:r>
            <w:r w:rsidR="00644C41" w:rsidRPr="00D14360">
              <w:rPr>
                <w:b/>
              </w:rPr>
              <w:t>]</w:t>
            </w:r>
          </w:p>
        </w:tc>
      </w:tr>
    </w:tbl>
    <w:p w14:paraId="511EFD7C" w14:textId="2F5E8B6B" w:rsidR="00513E9F" w:rsidRPr="00D14360" w:rsidRDefault="00513E9F" w:rsidP="00513E9F">
      <w:pPr>
        <w:spacing w:before="240" w:after="120"/>
        <w:rPr>
          <w:rFonts w:ascii="Times New Roman" w:eastAsia="Times New Roman" w:hAnsi="Times New Roman"/>
          <w:color w:val="000000"/>
          <w:sz w:val="24"/>
          <w:szCs w:val="24"/>
          <w:rPrChange w:id="6671" w:author="Russell Ott" w:date="2022-05-16T11:47:00Z">
            <w:rPr>
              <w:rFonts w:ascii="Calibri" w:hAnsi="Calibri"/>
              <w:color w:val="000000"/>
            </w:rPr>
          </w:rPrChange>
        </w:rPr>
      </w:pPr>
      <w:r w:rsidRPr="00D14360">
        <w:rPr>
          <w:color w:val="000000"/>
          <w:rPrChange w:id="6672" w:author="Russell Ott" w:date="2022-05-16T11:47:00Z">
            <w:rPr>
              <w:rFonts w:ascii="Calibri" w:hAnsi="Calibri"/>
              <w:color w:val="000000"/>
            </w:rPr>
          </w:rPrChange>
        </w:rPr>
        <w:t xml:space="preserve">A C-CDA compatible template is a template that further constrains a template defined in </w:t>
      </w:r>
      <w:r w:rsidRPr="00D14360">
        <w:rPr>
          <w:color w:val="000000"/>
          <w:rPrChange w:id="6673" w:author="Russell Ott" w:date="2022-05-16T11:47:00Z">
            <w:rPr>
              <w:rFonts w:ascii="Calibri" w:hAnsi="Calibri"/>
              <w:color w:val="000000"/>
            </w:rPr>
          </w:rPrChange>
        </w:rPr>
        <w:t>C-CDA R2.1 or a template that does not conflict with templates defined in C-CDA. Determining if a template is C-CDA compliant may require human discernment and consensus building within the C-CDA implementer community.</w:t>
      </w:r>
      <w:ins w:id="6674" w:author="Russell Ott" w:date="2022-05-16T11:47:00Z">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ins>
    </w:p>
    <w:p w14:paraId="2CEF4CB9" w14:textId="77777777" w:rsidR="00513E9F" w:rsidRPr="00D14360" w:rsidRDefault="00513E9F" w:rsidP="00513E9F">
      <w:pPr>
        <w:spacing w:after="120"/>
        <w:rPr>
          <w:rFonts w:ascii="Times New Roman" w:eastAsia="Times New Roman" w:hAnsi="Times New Roman"/>
          <w:color w:val="000000"/>
          <w:sz w:val="24"/>
          <w:szCs w:val="24"/>
          <w:rPrChange w:id="6675" w:author="Russell Ott" w:date="2022-05-16T11:47:00Z">
            <w:rPr>
              <w:rFonts w:ascii="Calibri" w:hAnsi="Calibri"/>
              <w:color w:val="000000"/>
            </w:rPr>
          </w:rPrChange>
        </w:rPr>
      </w:pPr>
      <w:r w:rsidRPr="00D14360">
        <w:rPr>
          <w:color w:val="000000"/>
          <w:rPrChange w:id="6676" w:author="Russell Ott" w:date="2022-05-16T11:47:00Z">
            <w:rPr>
              <w:rFonts w:ascii="Calibri" w:hAnsi="Calibri"/>
              <w:color w:val="000000"/>
            </w:rPr>
          </w:rPrChange>
        </w:rPr>
        <w:t>The Joint Document Content Work Group recommends all sections include the Section Time Range Observation to describe the range of time used to limit the range of information contained in a section</w:t>
      </w:r>
      <w:r w:rsidRPr="00D14360">
        <w:rPr>
          <w:color w:val="000000"/>
          <w:rPrChange w:id="6677" w:author="Russell Ott" w:date="2022-05-16T11:47:00Z">
            <w:rPr>
              <w:rFonts w:ascii="Calibri" w:hAnsi="Calibri"/>
              <w:color w:val="000000"/>
            </w:rPr>
          </w:rPrChange>
        </w:rPr>
        <w:t>.</w:t>
      </w:r>
      <w:r w:rsidRPr="00D14360">
        <w:rPr>
          <w:rStyle w:val="FootnoteReference"/>
          <w:color w:val="000000"/>
          <w:rPrChange w:id="6678" w:author="Russell Ott" w:date="2022-05-16T11:47:00Z">
            <w:rPr>
              <w:rStyle w:val="FootnoteReference"/>
              <w:rFonts w:ascii="Calibri" w:hAnsi="Calibri"/>
              <w:color w:val="000000"/>
            </w:rPr>
          </w:rPrChange>
        </w:rPr>
        <w:footnoteReference w:id="85"/>
      </w:r>
    </w:p>
    <w:p w14:paraId="0B211026" w14:textId="77777777" w:rsidR="00513E9F" w:rsidRPr="00D14360" w:rsidRDefault="00513E9F" w:rsidP="00513E9F">
      <w:pPr>
        <w:spacing w:after="120"/>
        <w:rPr>
          <w:del w:id="6679" w:author="Russell Ott" w:date="2022-05-16T11:47:00Z"/>
          <w:rFonts w:cs="Calibri"/>
          <w:b/>
          <w:bCs/>
          <w:color w:val="000000"/>
        </w:rPr>
      </w:pPr>
      <w:del w:id="6680" w:author="Russell Ott" w:date="2022-05-16T11:47:00Z">
        <w:r w:rsidRPr="00D14360">
          <w:rPr>
            <w:rFonts w:cs="Calibri"/>
            <w:b/>
            <w:bCs/>
            <w:color w:val="000000"/>
          </w:rPr>
          <w:delText>Reference:</w:delText>
        </w:r>
        <w:r w:rsidRPr="00D14360">
          <w:rPr>
            <w:rFonts w:cs="Calibri"/>
            <w:color w:val="000000"/>
          </w:rPr>
          <w:delText xml:space="preserve"> </w:delText>
        </w:r>
        <w:r w:rsidR="001A0138">
          <w:fldChar w:fldCharType="begin"/>
        </w:r>
        <w:r w:rsidR="001A0138">
          <w:delInstrText xml:space="preserve"> HYPERLINK \l "_Declaring_Business_Rules" </w:delInstrText>
        </w:r>
        <w:r w:rsidR="001A0138">
          <w:fldChar w:fldCharType="separate"/>
        </w:r>
        <w:r w:rsidR="00693FC4" w:rsidRPr="00AD08FB">
          <w:rPr>
            <w:rStyle w:val="Hyperlink"/>
            <w:rFonts w:cs="Calibri"/>
            <w:color w:val="000000"/>
            <w:u w:val="none"/>
          </w:rPr>
          <w:delText>Chapter 4.2.8 Declaring Business Rules that Limit Section Content</w:delText>
        </w:r>
        <w:r w:rsidR="001A0138">
          <w:rPr>
            <w:rStyle w:val="Hyperlink"/>
            <w:rFonts w:cs="Calibri"/>
            <w:color w:val="000000"/>
            <w:u w:val="none"/>
          </w:rPr>
          <w:fldChar w:fldCharType="end"/>
        </w:r>
        <w:r w:rsidRPr="00AD08FB">
          <w:rPr>
            <w:rFonts w:cs="Calibri"/>
            <w:color w:val="000000"/>
          </w:rPr>
          <w:delText xml:space="preserve">; </w:delText>
        </w:r>
        <w:r w:rsidR="001A0138">
          <w:fldChar w:fldCharType="begin"/>
        </w:r>
        <w:r w:rsidR="001A0138">
          <w:delInstrText xml:space="preserve"> HYPERLINK \l "_Specifying_Time_Intervals" </w:delInstrText>
        </w:r>
        <w:r w:rsidR="001A0138">
          <w:fldChar w:fldCharType="separate"/>
        </w:r>
        <w:r w:rsidRPr="00AD08FB">
          <w:rPr>
            <w:rStyle w:val="Hyperlink"/>
            <w:rFonts w:cs="Calibri"/>
            <w:color w:val="000000"/>
            <w:u w:val="none"/>
          </w:rPr>
          <w:delText>5.1.8 Specifying Time Intervals for Sections with Limits</w:delText>
        </w:r>
        <w:r w:rsidR="001A0138">
          <w:rPr>
            <w:rStyle w:val="Hyperlink"/>
            <w:rFonts w:cs="Calibri"/>
            <w:color w:val="000000"/>
            <w:u w:val="none"/>
          </w:rPr>
          <w:fldChar w:fldCharType="end"/>
        </w:r>
        <w:r w:rsidR="00203749">
          <w:rPr>
            <w:rStyle w:val="Hyperlink"/>
            <w:rFonts w:cs="Calibri"/>
          </w:rPr>
          <w:delText xml:space="preserve"> </w:delText>
        </w:r>
      </w:del>
    </w:p>
    <w:p w14:paraId="735F2467" w14:textId="6C92148F" w:rsidR="00513E9F" w:rsidRPr="00D14360" w:rsidRDefault="00513E9F" w:rsidP="00513E9F">
      <w:pPr>
        <w:spacing w:after="120"/>
        <w:rPr>
          <w:ins w:id="6681" w:author="Russell Ott" w:date="2022-05-16T11:47:00Z"/>
          <w:rFonts w:cs="Calibri"/>
          <w:b/>
          <w:bCs/>
          <w:color w:val="000000"/>
        </w:rPr>
      </w:pPr>
      <w:ins w:id="6682" w:author="Russell Ott" w:date="2022-05-16T11:47:00Z">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4.2.8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Specifying Time Intervals for Sections with Limits on the Included Discrete Data</w:t>
        </w:r>
        <w:r w:rsidR="005632F7" w:rsidRPr="007770C6">
          <w:rPr>
            <w:rFonts w:cs="Calibri"/>
            <w:color w:val="0000FF"/>
            <w:u w:val="single"/>
          </w:rPr>
          <w:fldChar w:fldCharType="end"/>
        </w:r>
      </w:ins>
    </w:p>
    <w:p w14:paraId="24048366" w14:textId="5F07CC59" w:rsidR="00513E9F" w:rsidRPr="00D14360" w:rsidRDefault="00513E9F" w:rsidP="00EF4804">
      <w:pPr>
        <w:spacing w:after="240"/>
        <w:rPr>
          <w:color w:val="000000"/>
          <w:rPrChange w:id="6683" w:author="Russell Ott" w:date="2022-05-16T11:47:00Z">
            <w:rPr>
              <w:rFonts w:ascii="Calibri" w:hAnsi="Calibri"/>
              <w:color w:val="000000"/>
            </w:rPr>
          </w:rPrChange>
        </w:rPr>
      </w:pPr>
      <w:r w:rsidRPr="00D14360">
        <w:rPr>
          <w:color w:val="000000"/>
          <w:rPrChange w:id="6684" w:author="Russell Ott" w:date="2022-05-16T11:47:00Z">
            <w:rPr>
              <w:rFonts w:ascii="Calibri" w:hAnsi="Calibri"/>
              <w:color w:val="000000"/>
            </w:rPr>
          </w:rPrChange>
        </w:rPr>
        <w:t>The Joint Document Content Work Group also recommends use of the Progress Note document template to represent an encounter summary for a non-inpatient setting.</w:t>
      </w:r>
      <w:r w:rsidRPr="00D14360">
        <w:rPr>
          <w:rStyle w:val="FootnoteReference"/>
          <w:color w:val="000000"/>
          <w:rPrChange w:id="6685" w:author="Russell Ott" w:date="2022-05-16T11:47:00Z">
            <w:rPr>
              <w:rStyle w:val="FootnoteReference"/>
              <w:rFonts w:ascii="Calibri" w:hAnsi="Calibri"/>
              <w:color w:val="000000"/>
            </w:rPr>
          </w:rPrChange>
        </w:rPr>
        <w:footnoteReference w:id="86"/>
      </w:r>
      <w:r w:rsidRPr="00D14360">
        <w:rPr>
          <w:color w:val="000000"/>
          <w:rPrChange w:id="6686" w:author="Russell Ott" w:date="2022-05-16T11:47:00Z">
            <w:rPr>
              <w:rFonts w:ascii="Calibri" w:hAnsi="Calibri"/>
              <w:color w:val="000000"/>
            </w:rPr>
          </w:rPrChange>
        </w:rPr>
        <w:t xml:space="preserve"> The Progress Note do</w:t>
      </w:r>
      <w:r w:rsidRPr="00D14360">
        <w:rPr>
          <w:color w:val="000000"/>
          <w:rPrChange w:id="6687" w:author="Russell Ott" w:date="2022-05-16T11:47:00Z">
            <w:rPr>
              <w:rFonts w:ascii="Calibri" w:hAnsi="Calibri"/>
              <w:color w:val="000000"/>
            </w:rPr>
          </w:rPrChange>
        </w:rPr>
        <w:t>cument template does not include any required sections and the open nature of the template enables Content C</w:t>
      </w:r>
      <w:r w:rsidR="004249C0">
        <w:rPr>
          <w:color w:val="000000"/>
          <w:rPrChange w:id="6688" w:author="Russell Ott" w:date="2022-05-16T11:47:00Z">
            <w:rPr>
              <w:rFonts w:ascii="Calibri" w:hAnsi="Calibri"/>
              <w:color w:val="000000"/>
            </w:rPr>
          </w:rPrChange>
        </w:rPr>
        <w:t>reators</w:t>
      </w:r>
      <w:r w:rsidRPr="00D14360">
        <w:rPr>
          <w:color w:val="000000"/>
          <w:rPrChange w:id="6689" w:author="Russell Ott" w:date="2022-05-16T11:47:00Z">
            <w:rPr>
              <w:rFonts w:ascii="Calibri" w:hAnsi="Calibri"/>
              <w:color w:val="000000"/>
            </w:rPr>
          </w:rPrChange>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3A3D50">
        <w:tc>
          <w:tcPr>
            <w:tcW w:w="683" w:type="dxa"/>
            <w:tcBorders>
              <w:right w:val="nil"/>
            </w:tcBorders>
            <w:shd w:val="clear" w:color="auto" w:fill="C6D9F1"/>
          </w:tcPr>
          <w:p w14:paraId="5C319CD2" w14:textId="0E753B47" w:rsidR="00513E9F" w:rsidRPr="00C64922" w:rsidRDefault="00634398" w:rsidP="002B406D">
            <w:pPr>
              <w:pStyle w:val="BodyText"/>
              <w:rPr>
                <w:noProof/>
              </w:rPr>
            </w:pPr>
            <w:del w:id="6690" w:author="Russell Ott" w:date="2022-05-16T11:47:00Z">
              <w:r>
                <w:rPr>
                  <w:noProof/>
                </w:rPr>
                <w:drawing>
                  <wp:anchor distT="0" distB="0" distL="114300" distR="114300" simplePos="0" relativeHeight="251865088" behindDoc="0" locked="0" layoutInCell="1" allowOverlap="1" wp14:anchorId="426FD27B" wp14:editId="56EAA1A8">
                    <wp:simplePos x="0" y="0"/>
                    <wp:positionH relativeFrom="column">
                      <wp:posOffset>-64770</wp:posOffset>
                    </wp:positionH>
                    <wp:positionV relativeFrom="paragraph">
                      <wp:posOffset>0</wp:posOffset>
                    </wp:positionV>
                    <wp:extent cx="323215" cy="323215"/>
                    <wp:effectExtent l="0" t="0" r="0" b="0"/>
                    <wp:wrapNone/>
                    <wp:docPr id="121"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691" w:author="Russell Ott" w:date="2022-05-16T11:47:00Z">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color w:val="000000"/>
          <w:rPrChange w:id="6692" w:author="Russell Ott" w:date="2022-05-16T11:47:00Z">
            <w:rPr>
              <w:rFonts w:ascii="Calibri" w:hAnsi="Calibri"/>
              <w:color w:val="000000"/>
            </w:rPr>
          </w:rPrChange>
        </w:rPr>
      </w:pPr>
      <w:r w:rsidRPr="00D14360">
        <w:rPr>
          <w:color w:val="000000"/>
          <w:rPrChange w:id="6693" w:author="Russell Ott" w:date="2022-05-16T11:47:00Z">
            <w:rPr>
              <w:rFonts w:ascii="Calibri" w:hAnsi="Calibri"/>
              <w:color w:val="000000"/>
            </w:rPr>
          </w:rPrChange>
        </w:rPr>
        <w:br w:type="page"/>
      </w:r>
    </w:p>
    <w:p w14:paraId="0214AA6F" w14:textId="77777777" w:rsidR="00A10C4D" w:rsidRPr="00C64922" w:rsidRDefault="00A10C4D" w:rsidP="005C79A1">
      <w:pPr>
        <w:pStyle w:val="Heading1"/>
      </w:pPr>
      <w:bookmarkStart w:id="6694" w:name="_ihv636" w:colFirst="0" w:colLast="0"/>
      <w:bookmarkStart w:id="6695" w:name="_Section_Level_Guidance"/>
      <w:bookmarkStart w:id="6696" w:name="_Toc10702517"/>
      <w:bookmarkStart w:id="6697" w:name="_Toc11043599"/>
      <w:bookmarkStart w:id="6698" w:name="_Toc11045590"/>
      <w:bookmarkStart w:id="6699" w:name="_Toc11391260"/>
      <w:bookmarkStart w:id="6700" w:name="_Ref98770127"/>
      <w:bookmarkStart w:id="6701" w:name="_Ref98770134"/>
      <w:bookmarkStart w:id="6702" w:name="_Toc103262658"/>
      <w:bookmarkStart w:id="6703" w:name="_Toc22823403"/>
      <w:bookmarkEnd w:id="6694"/>
      <w:bookmarkEnd w:id="6695"/>
      <w:r w:rsidRPr="00C64922">
        <w:t>Section Level Guidance</w:t>
      </w:r>
      <w:bookmarkEnd w:id="6696"/>
      <w:bookmarkEnd w:id="6697"/>
      <w:bookmarkEnd w:id="6698"/>
      <w:bookmarkEnd w:id="6699"/>
      <w:bookmarkEnd w:id="6700"/>
      <w:bookmarkEnd w:id="6701"/>
      <w:bookmarkEnd w:id="6702"/>
      <w:bookmarkEnd w:id="6703"/>
    </w:p>
    <w:p w14:paraId="6DDB1C25" w14:textId="77777777" w:rsidR="00A10C4D" w:rsidRPr="00D14360" w:rsidRDefault="00A10C4D" w:rsidP="00B505D2">
      <w:pPr>
        <w:spacing w:after="120"/>
        <w:rPr>
          <w:rFonts w:ascii="Times New Roman" w:eastAsia="Times New Roman" w:hAnsi="Times New Roman"/>
          <w:color w:val="000000"/>
          <w:sz w:val="24"/>
          <w:szCs w:val="24"/>
          <w:rPrChange w:id="6704" w:author="Russell Ott" w:date="2022-05-16T11:47:00Z">
            <w:rPr>
              <w:rFonts w:ascii="Calibri" w:hAnsi="Calibri"/>
              <w:color w:val="000000"/>
            </w:rPr>
          </w:rPrChange>
        </w:rPr>
      </w:pPr>
      <w:r w:rsidRPr="00D14360">
        <w:rPr>
          <w:color w:val="000000"/>
          <w:rPrChange w:id="6705" w:author="Russell Ott" w:date="2022-05-16T11:47:00Z">
            <w:rPr>
              <w:rFonts w:ascii="Calibri" w:hAnsi="Calibri"/>
              <w:color w:val="000000"/>
            </w:rPr>
          </w:rPrChange>
        </w:rPr>
        <w:t xml:space="preserve">The C-CDA Companion Guide provides additional guidance aimed at increasing consistency in the way content in structured C-CDA documents is represented and used across all implementations. The goal is to raise awareness about why and how to use the section </w:t>
      </w:r>
      <w:r w:rsidRPr="00D14360">
        <w:rPr>
          <w:color w:val="000000"/>
          <w:rPrChange w:id="6706" w:author="Russell Ott" w:date="2022-05-16T11:47:00Z">
            <w:rPr>
              <w:rFonts w:ascii="Calibri" w:hAnsi="Calibri"/>
              <w:color w:val="000000"/>
            </w:rPr>
          </w:rPrChange>
        </w:rPr>
        <w:t xml:space="preserve">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ascii="Times New Roman" w:eastAsia="Times New Roman" w:hAnsi="Times New Roman"/>
          <w:color w:val="000000"/>
          <w:sz w:val="24"/>
          <w:szCs w:val="24"/>
          <w:rPrChange w:id="6707" w:author="Russell Ott" w:date="2022-05-16T11:47:00Z">
            <w:rPr>
              <w:rFonts w:ascii="Calibri" w:hAnsi="Calibri"/>
              <w:color w:val="000000"/>
            </w:rPr>
          </w:rPrChange>
        </w:rPr>
      </w:pPr>
      <w:r w:rsidRPr="00D14360">
        <w:rPr>
          <w:color w:val="000000"/>
          <w:rPrChange w:id="6708" w:author="Russell Ott" w:date="2022-05-16T11:47:00Z">
            <w:rPr>
              <w:rFonts w:ascii="Calibri" w:hAnsi="Calibri"/>
              <w:color w:val="000000"/>
            </w:rPr>
          </w:rPrChange>
        </w:rPr>
        <w:t>This chapter provides general guidance relevant when representing clinical</w:t>
      </w:r>
      <w:r w:rsidRPr="00D14360">
        <w:rPr>
          <w:color w:val="000000"/>
          <w:rPrChange w:id="6709" w:author="Russell Ott" w:date="2022-05-16T11:47:00Z">
            <w:rPr>
              <w:rFonts w:ascii="Calibri" w:hAnsi="Calibri"/>
              <w:color w:val="000000"/>
            </w:rPr>
          </w:rPrChange>
        </w:rPr>
        <w:t xml:space="preserve"> information as structured C-CDA documents. It explains the purpose of structured sections and supplies background on how the section templates in C-CDA were originally developed. It summarizes the set of sections defined by Consolidate CDA and explains ho</w:t>
      </w:r>
      <w:r w:rsidRPr="00D14360">
        <w:rPr>
          <w:color w:val="000000"/>
          <w:rPrChange w:id="6710" w:author="Russell Ott" w:date="2022-05-16T11:47:00Z">
            <w:rPr>
              <w:rFonts w:ascii="Calibri" w:hAnsi="Calibri"/>
              <w:color w:val="000000"/>
            </w:rPr>
          </w:rPrChange>
        </w:rPr>
        <w:t>w each type of document template uses different section templates to represent</w:t>
      </w:r>
      <w:r w:rsidR="00231549" w:rsidRPr="00D14360">
        <w:rPr>
          <w:color w:val="000000"/>
          <w:rPrChange w:id="6711" w:author="Russell Ott" w:date="2022-05-16T11:47:00Z">
            <w:rPr>
              <w:rFonts w:ascii="Calibri" w:hAnsi="Calibri"/>
              <w:color w:val="000000"/>
            </w:rPr>
          </w:rPrChange>
        </w:rPr>
        <w:t xml:space="preserve"> </w:t>
      </w:r>
      <w:r w:rsidRPr="00D14360">
        <w:rPr>
          <w:color w:val="000000"/>
          <w:rPrChange w:id="6712" w:author="Russell Ott" w:date="2022-05-16T11:47:00Z">
            <w:rPr>
              <w:rFonts w:ascii="Calibri" w:hAnsi="Calibri"/>
              <w:color w:val="000000"/>
            </w:rPr>
          </w:rPrChange>
        </w:rPr>
        <w:t>—in human readable form--</w:t>
      </w:r>
      <w:r w:rsidR="00231549" w:rsidRPr="00D14360">
        <w:rPr>
          <w:color w:val="000000"/>
          <w:rPrChange w:id="6713" w:author="Russell Ott" w:date="2022-05-16T11:47:00Z">
            <w:rPr>
              <w:rFonts w:ascii="Calibri" w:hAnsi="Calibri"/>
              <w:color w:val="000000"/>
            </w:rPr>
          </w:rPrChange>
        </w:rPr>
        <w:t xml:space="preserve"> </w:t>
      </w:r>
      <w:r w:rsidRPr="00D14360">
        <w:rPr>
          <w:color w:val="000000"/>
          <w:rPrChange w:id="6714" w:author="Russell Ott" w:date="2022-05-16T11:47:00Z">
            <w:rPr>
              <w:rFonts w:ascii="Calibri" w:hAnsi="Calibri"/>
              <w:color w:val="000000"/>
            </w:rPr>
          </w:rPrChange>
        </w:rPr>
        <w:t>the information commonly contained in each specific type of clinical note. It introduces the section templates which require machine processable “discr</w:t>
      </w:r>
      <w:r w:rsidRPr="00D14360">
        <w:rPr>
          <w:color w:val="000000"/>
          <w:rPrChange w:id="6715" w:author="Russell Ott" w:date="2022-05-16T11:47:00Z">
            <w:rPr>
              <w:rFonts w:ascii="Calibri" w:hAnsi="Calibri"/>
              <w:color w:val="000000"/>
            </w:rPr>
          </w:rPrChange>
        </w:rPr>
        <w:t>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943AA0">
      <w:pPr>
        <w:pStyle w:val="Heading2"/>
      </w:pPr>
      <w:bookmarkStart w:id="6716" w:name="_Toc10702518"/>
      <w:bookmarkStart w:id="6717" w:name="_Toc11043600"/>
      <w:bookmarkStart w:id="6718" w:name="_Toc11045591"/>
      <w:bookmarkStart w:id="6719" w:name="_Toc11391261"/>
      <w:bookmarkStart w:id="6720" w:name="_Toc103262659"/>
      <w:bookmarkStart w:id="6721" w:name="_Toc22823404"/>
      <w:r w:rsidRPr="00C64922">
        <w:t>Understanding Content Sections in Structured Documents</w:t>
      </w:r>
      <w:bookmarkEnd w:id="6716"/>
      <w:bookmarkEnd w:id="6717"/>
      <w:bookmarkEnd w:id="6718"/>
      <w:bookmarkEnd w:id="6719"/>
      <w:bookmarkEnd w:id="6720"/>
      <w:bookmarkEnd w:id="6721"/>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722" w:author="Russell Ott" w:date="2022-05-16T11:47:00Z">
            <w:rPr>
              <w:rFonts w:ascii="Calibri" w:hAnsi="Calibri"/>
              <w:color w:val="000000"/>
              <w:shd w:val="clear" w:color="auto" w:fill="FFFFFF"/>
            </w:rPr>
          </w:rPrChange>
        </w:rPr>
      </w:pPr>
      <w:r w:rsidRPr="00D14360">
        <w:rPr>
          <w:color w:val="000000"/>
          <w:shd w:val="clear" w:color="auto" w:fill="FFFFFF"/>
          <w:rPrChange w:id="6723" w:author="Russell Ott" w:date="2022-05-16T11:47:00Z">
            <w:rPr>
              <w:rFonts w:ascii="Calibri" w:hAnsi="Calibri"/>
              <w:color w:val="000000"/>
              <w:shd w:val="clear" w:color="auto" w:fill="FFFFFF"/>
            </w:rPr>
          </w:rPrChange>
        </w:rPr>
        <w:t>The idea of improving the communication of information contained in clinical notes has been around for decades.  Long before C-CDA, a documentation methodology called “SOAP</w:t>
      </w:r>
      <w:r w:rsidRPr="00D14360">
        <w:rPr>
          <w:color w:val="000000"/>
          <w:shd w:val="clear" w:color="auto" w:fill="FFFFFF"/>
          <w:rPrChange w:id="6724" w:author="Russell Ott" w:date="2022-05-16T11:47:00Z">
            <w:rPr>
              <w:rFonts w:ascii="Calibri" w:hAnsi="Calibri"/>
              <w:color w:val="000000"/>
              <w:shd w:val="clear" w:color="auto" w:fill="FFFFFF"/>
            </w:rPr>
          </w:rPrChange>
        </w:rPr>
        <w:t xml:space="preserve"> (Subjective, Objective, Assessment, and Plan) notes” was invented. The birth of the problem-oriented medical record (POMR) and SOAP note marked an epoch in the history of health care. </w:t>
      </w:r>
      <w:r w:rsidR="00A10C4D" w:rsidRPr="00D14360">
        <w:rPr>
          <w:color w:val="000000"/>
          <w:shd w:val="clear" w:color="auto" w:fill="FFFFFF"/>
          <w:rPrChange w:id="6725" w:author="Russell Ott" w:date="2022-05-16T11:47:00Z">
            <w:rPr>
              <w:rFonts w:ascii="Calibri" w:hAnsi="Calibri"/>
              <w:color w:val="000000"/>
              <w:shd w:val="clear" w:color="auto" w:fill="FFFFFF"/>
            </w:rPr>
          </w:rPrChange>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color w:val="000000"/>
          <w:shd w:val="clear" w:color="auto" w:fill="FFFFFF"/>
          <w:rPrChange w:id="6726" w:author="Russell Ott" w:date="2022-05-16T11:47:00Z">
            <w:rPr>
              <w:rStyle w:val="FootnoteReference"/>
              <w:rFonts w:ascii="Calibri" w:hAnsi="Calibri"/>
              <w:color w:val="000000"/>
              <w:shd w:val="clear" w:color="auto" w:fill="FFFFFF"/>
            </w:rPr>
          </w:rPrChange>
        </w:rPr>
        <w:footnoteReference w:id="87"/>
      </w:r>
      <w:r w:rsidR="00A10C4D" w:rsidRPr="00D14360">
        <w:rPr>
          <w:color w:val="000000"/>
          <w:rPrChange w:id="6727" w:author="Russell Ott" w:date="2022-05-16T11:47:00Z">
            <w:rPr>
              <w:rFonts w:ascii="Calibri" w:eastAsia="Calibri" w:hAnsi="Calibri"/>
              <w:color w:val="000000"/>
            </w:rPr>
          </w:rPrChange>
        </w:rPr>
        <w:t xml:space="preserve"> Today, the SOAP note is the most common method of documentation used by providers to in</w:t>
      </w:r>
      <w:r w:rsidR="00A10C4D" w:rsidRPr="00D14360">
        <w:rPr>
          <w:rFonts w:eastAsia="Calibri"/>
          <w:color w:val="000000"/>
          <w:rPrChange w:id="6728" w:author="Russell Ott" w:date="2022-05-16T11:47:00Z">
            <w:rPr>
              <w:rFonts w:ascii="Calibri" w:eastAsia="Calibri" w:hAnsi="Calibri"/>
              <w:color w:val="000000"/>
            </w:rPr>
          </w:rPrChange>
        </w:rPr>
        <w:t>put notes into patients’ medical records. They allow providers to record and share information in a universal, systematic and easy to read format.</w:t>
      </w:r>
      <w:r w:rsidR="00A10C4D" w:rsidRPr="00D14360">
        <w:rPr>
          <w:rStyle w:val="FootnoteReference"/>
          <w:color w:val="000000"/>
          <w:rPrChange w:id="6729" w:author="Russell Ott" w:date="2022-05-16T11:47:00Z">
            <w:rPr>
              <w:rStyle w:val="FootnoteReference"/>
              <w:rFonts w:ascii="Calibri" w:eastAsia="Calibri" w:hAnsi="Calibri"/>
              <w:color w:val="000000"/>
            </w:rPr>
          </w:rPrChange>
        </w:rPr>
        <w:footnoteReference w:id="88"/>
      </w:r>
      <w:r w:rsidR="00A10C4D" w:rsidRPr="00D14360">
        <w:rPr>
          <w:color w:val="000000"/>
          <w:rPrChange w:id="6730" w:author="Russell Ott" w:date="2022-05-16T11:47:00Z">
            <w:rPr>
              <w:rFonts w:ascii="Calibri" w:eastAsia="Calibri" w:hAnsi="Calibri"/>
              <w:color w:val="000000"/>
            </w:rPr>
          </w:rPrChange>
        </w:rPr>
        <w:t xml:space="preserve"> </w:t>
      </w:r>
      <w:r w:rsidR="00A10C4D" w:rsidRPr="00D14360">
        <w:rPr>
          <w:color w:val="000000"/>
          <w:shd w:val="clear" w:color="auto" w:fill="FFFFFF"/>
          <w:rPrChange w:id="6731" w:author="Russell Ott" w:date="2022-05-16T11:47:00Z">
            <w:rPr>
              <w:rFonts w:ascii="Calibri" w:hAnsi="Calibri"/>
              <w:color w:val="000000"/>
              <w:shd w:val="clear" w:color="auto" w:fill="FFFFFF"/>
            </w:rPr>
          </w:rPrChange>
        </w:rPr>
        <w:t xml:space="preserve">Ineffective communication contributes to the top causes of sentinel events and continues to be an </w:t>
      </w:r>
      <w:r w:rsidR="00A10C4D" w:rsidRPr="00D14360">
        <w:rPr>
          <w:color w:val="000000"/>
          <w:shd w:val="clear" w:color="auto" w:fill="FFFFFF"/>
          <w:rPrChange w:id="6732" w:author="Russell Ott" w:date="2022-05-16T11:47:00Z">
            <w:rPr>
              <w:rFonts w:ascii="Calibri" w:hAnsi="Calibri"/>
              <w:color w:val="000000"/>
              <w:shd w:val="clear" w:color="auto" w:fill="FFFFFF"/>
            </w:rPr>
          </w:rPrChange>
        </w:rPr>
        <w:t>unremitting area for refinement.</w:t>
      </w:r>
      <w:r w:rsidR="00A10C4D" w:rsidRPr="00D14360">
        <w:rPr>
          <w:rStyle w:val="FootnoteReference"/>
          <w:color w:val="000000"/>
          <w:shd w:val="clear" w:color="auto" w:fill="FFFFFF"/>
          <w:rPrChange w:id="6733" w:author="Russell Ott" w:date="2022-05-16T11:47:00Z">
            <w:rPr>
              <w:rStyle w:val="FootnoteReference"/>
              <w:rFonts w:ascii="Calibri" w:hAnsi="Calibri"/>
              <w:color w:val="000000"/>
              <w:shd w:val="clear" w:color="auto" w:fill="FFFFFF"/>
            </w:rPr>
          </w:rPrChange>
        </w:rPr>
        <w:footnoteReference w:id="89"/>
      </w:r>
      <w:r w:rsidR="00A10C4D" w:rsidRPr="00D14360">
        <w:rPr>
          <w:color w:val="000000"/>
          <w:shd w:val="clear" w:color="auto" w:fill="FFFFFF"/>
          <w:rPrChange w:id="6736" w:author="Russell Ott" w:date="2022-05-16T11:47:00Z">
            <w:rPr>
              <w:rFonts w:ascii="Calibri" w:hAnsi="Calibri"/>
              <w:color w:val="000000"/>
              <w:shd w:val="clear" w:color="auto" w:fill="FFFFFF"/>
            </w:rPr>
          </w:rPrChange>
        </w:rPr>
        <w:t> </w:t>
      </w:r>
    </w:p>
    <w:p w14:paraId="3C0E69CA" w14:textId="59574675" w:rsidR="00A10C4D" w:rsidRPr="00D14360" w:rsidRDefault="00A10C4D"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737" w:author="Russell Ott" w:date="2022-05-16T11:47:00Z">
            <w:rPr>
              <w:rFonts w:ascii="Calibri" w:hAnsi="Calibri"/>
              <w:color w:val="000000"/>
              <w:shd w:val="clear" w:color="auto" w:fill="FFFFFF"/>
            </w:rPr>
          </w:rPrChange>
        </w:rPr>
      </w:pPr>
      <w:r w:rsidRPr="00D14360">
        <w:rPr>
          <w:color w:val="000000"/>
          <w:shd w:val="clear" w:color="auto" w:fill="FFFFFF"/>
          <w:rPrChange w:id="6738" w:author="Russell Ott" w:date="2022-05-16T11:47:00Z">
            <w:rPr>
              <w:rFonts w:ascii="Calibri" w:hAnsi="Calibri"/>
              <w:color w:val="000000"/>
              <w:shd w:val="clear" w:color="auto" w:fill="FFFFFF"/>
            </w:rPr>
          </w:rPrChange>
        </w:rPr>
        <w:t>After the development of the HL7 Clinical Document Architecture R2 standard in 2005, an alliance of healthcare vendors, providers and associations pooled resources in a rapid-development initiative. In a span of three years, the Health Story Project produc</w:t>
      </w:r>
      <w:r w:rsidRPr="00D14360">
        <w:rPr>
          <w:color w:val="000000"/>
          <w:shd w:val="clear" w:color="auto" w:fill="FFFFFF"/>
          <w:rPrChange w:id="6739" w:author="Russell Ott" w:date="2022-05-16T11:47:00Z">
            <w:rPr>
              <w:rFonts w:ascii="Calibri" w:hAnsi="Calibri"/>
              <w:color w:val="000000"/>
              <w:shd w:val="clear" w:color="auto" w:fill="FFFFFF"/>
            </w:rPr>
          </w:rPrChange>
        </w:rPr>
        <w:t>ed eight Health Level Seven (HL7) data standards for the flow of information using common types of healthcare documents.</w:t>
      </w:r>
      <w:del w:id="6740" w:author="Russell Ott" w:date="2022-05-16T11:47:00Z">
        <w:r w:rsidR="00BC17FA" w:rsidRPr="00D14360">
          <w:rPr>
            <w:rStyle w:val="FootnoteReference"/>
            <w:rFonts w:cs="Calibri"/>
            <w:color w:val="000000"/>
            <w:shd w:val="clear" w:color="auto" w:fill="FFFFFF"/>
          </w:rPr>
          <w:footnoteReference w:id="90"/>
        </w:r>
      </w:del>
      <w:r w:rsidRPr="00D14360">
        <w:rPr>
          <w:color w:val="000000"/>
          <w:shd w:val="clear" w:color="auto" w:fill="FFFFFF"/>
          <w:rPrChange w:id="6743" w:author="Russell Ott" w:date="2022-05-16T11:47:00Z">
            <w:rPr>
              <w:rFonts w:ascii="Calibri" w:hAnsi="Calibri"/>
              <w:color w:val="000000"/>
              <w:shd w:val="clear" w:color="auto" w:fill="FFFFFF"/>
            </w:rPr>
          </w:rPrChange>
        </w:rPr>
        <w:t xml:space="preserve"> </w:t>
      </w:r>
      <w:r w:rsidR="00BC17FA" w:rsidRPr="00D14360">
        <w:rPr>
          <w:color w:val="000000"/>
          <w:shd w:val="clear" w:color="auto" w:fill="FFFFFF"/>
          <w:rPrChange w:id="6744" w:author="Russell Ott" w:date="2022-05-16T11:47:00Z">
            <w:rPr>
              <w:rFonts w:ascii="Calibri" w:hAnsi="Calibri"/>
              <w:color w:val="000000"/>
              <w:shd w:val="clear" w:color="auto" w:fill="FFFFFF"/>
            </w:rPr>
          </w:rPrChange>
        </w:rPr>
        <w:t xml:space="preserve">The alliance examined thousands of common clinical notes generated by a variety of medical transcription solutions and </w:t>
      </w:r>
      <w:del w:id="6745" w:author="Russell Ott" w:date="2022-05-16T11:47:00Z">
        <w:r w:rsidR="00BC17FA" w:rsidRPr="00D14360">
          <w:rPr>
            <w:rFonts w:ascii="Calibri" w:hAnsi="Calibri" w:cs="Calibri"/>
            <w:color w:val="000000"/>
            <w:shd w:val="clear" w:color="auto" w:fill="FFFFFF"/>
          </w:rPr>
          <w:delText xml:space="preserve"> </w:delText>
        </w:r>
      </w:del>
      <w:r w:rsidR="00BC17FA" w:rsidRPr="00D14360">
        <w:rPr>
          <w:color w:val="000000"/>
          <w:shd w:val="clear" w:color="auto" w:fill="FFFFFF"/>
          <w:rPrChange w:id="6746" w:author="Russell Ott" w:date="2022-05-16T11:47:00Z">
            <w:rPr>
              <w:rFonts w:ascii="Calibri" w:hAnsi="Calibri"/>
              <w:color w:val="000000"/>
              <w:shd w:val="clear" w:color="auto" w:fill="FFFFFF"/>
            </w:rPr>
          </w:rPrChange>
        </w:rPr>
        <w:t xml:space="preserve">identified what structured sections were needed to represent the SOAP notes commonly generated by current-day clinicians. </w:t>
      </w:r>
      <w:r w:rsidRPr="00D14360">
        <w:rPr>
          <w:color w:val="000000"/>
          <w:shd w:val="clear" w:color="auto" w:fill="FFFFFF"/>
          <w:rPrChange w:id="6747" w:author="Russell Ott" w:date="2022-05-16T11:47:00Z">
            <w:rPr>
              <w:rFonts w:ascii="Calibri" w:hAnsi="Calibri"/>
              <w:color w:val="000000"/>
              <w:shd w:val="clear" w:color="auto" w:fill="FFFFFF"/>
            </w:rPr>
          </w:rPrChange>
        </w:rPr>
        <w:t>The “Health Story Guides,” as they were originally named, defined the initial set of section templates based on this analysis.</w:t>
      </w:r>
      <w:del w:id="6748" w:author="Russell Ott" w:date="2022-05-16T11:47:00Z">
        <w:r w:rsidRPr="00D14360">
          <w:rPr>
            <w:rStyle w:val="FootnoteReference"/>
            <w:rFonts w:cs="Calibri"/>
            <w:color w:val="000000"/>
            <w:shd w:val="clear" w:color="auto" w:fill="FFFFFF"/>
          </w:rPr>
          <w:footnoteReference w:id="91"/>
        </w:r>
      </w:del>
      <w:r w:rsidRPr="00D14360">
        <w:rPr>
          <w:color w:val="000000"/>
          <w:shd w:val="clear" w:color="auto" w:fill="FFFFFF"/>
          <w:rPrChange w:id="6750" w:author="Russell Ott" w:date="2022-05-16T11:47:00Z">
            <w:rPr>
              <w:rFonts w:ascii="Calibri" w:hAnsi="Calibri"/>
              <w:color w:val="000000"/>
              <w:shd w:val="clear" w:color="auto" w:fill="FFFFFF"/>
            </w:rPr>
          </w:rPrChange>
        </w:rPr>
        <w:t xml:space="preserve"> Every section template </w:t>
      </w:r>
      <w:r w:rsidRPr="00D14360">
        <w:rPr>
          <w:color w:val="000000"/>
          <w:shd w:val="clear" w:color="auto" w:fill="FFFFFF"/>
          <w:rPrChange w:id="6751" w:author="Russell Ott" w:date="2022-05-16T11:47:00Z">
            <w:rPr>
              <w:rFonts w:ascii="Calibri" w:hAnsi="Calibri"/>
              <w:color w:val="000000"/>
              <w:shd w:val="clear" w:color="auto" w:fill="FFFFFF"/>
            </w:rPr>
          </w:rPrChange>
        </w:rPr>
        <w:t>includes a section.text element designed to hold the human readable narrative of that section of the structured document.</w:t>
      </w:r>
    </w:p>
    <w:p w14:paraId="0FFD30D2" w14:textId="09FB046B" w:rsidR="00A10C4D" w:rsidRPr="00D14360" w:rsidRDefault="00A10C4D" w:rsidP="00B505D2">
      <w:pPr>
        <w:pBdr>
          <w:top w:val="nil"/>
          <w:left w:val="nil"/>
          <w:bottom w:val="nil"/>
          <w:right w:val="nil"/>
          <w:between w:val="nil"/>
        </w:pBdr>
        <w:spacing w:after="120"/>
        <w:rPr>
          <w:color w:val="000000"/>
          <w:shd w:val="clear" w:color="auto" w:fill="FFFFFF"/>
          <w:rPrChange w:id="6752" w:author="Russell Ott" w:date="2022-05-16T11:47:00Z">
            <w:rPr>
              <w:rFonts w:ascii="Calibri" w:hAnsi="Calibri"/>
              <w:color w:val="000000"/>
              <w:shd w:val="clear" w:color="auto" w:fill="FFFFFF"/>
            </w:rPr>
          </w:rPrChange>
        </w:rPr>
      </w:pPr>
      <w:del w:id="6753" w:author="Russell Ott" w:date="2022-05-16T11:47:00Z">
        <w:r w:rsidRPr="00D14360">
          <w:rPr>
            <w:rFonts w:cs="Calibri"/>
            <w:color w:val="000000"/>
            <w:shd w:val="clear" w:color="auto" w:fill="FFFFFF"/>
          </w:rPr>
          <w:delText>The</w:delText>
        </w:r>
      </w:del>
      <w:ins w:id="6754" w:author="Russell Ott" w:date="2022-05-16T11:47:00Z">
        <w:r w:rsidR="00AE0D5A">
          <w:rPr>
            <w:rFonts w:cs="Calibri"/>
            <w:color w:val="000000"/>
            <w:shd w:val="clear" w:color="auto" w:fill="FFFFFF"/>
          </w:rPr>
          <w:t>While no longer active today, t</w:t>
        </w:r>
        <w:r w:rsidRPr="00D14360">
          <w:rPr>
            <w:rFonts w:cs="Calibri"/>
            <w:color w:val="000000"/>
            <w:shd w:val="clear" w:color="auto" w:fill="FFFFFF"/>
          </w:rPr>
          <w:t>he</w:t>
        </w:r>
      </w:ins>
      <w:r w:rsidRPr="00D14360">
        <w:rPr>
          <w:color w:val="000000"/>
          <w:shd w:val="clear" w:color="auto" w:fill="FFFFFF"/>
          <w:rPrChange w:id="6755" w:author="Russell Ott" w:date="2022-05-16T11:47:00Z">
            <w:rPr>
              <w:rFonts w:ascii="Calibri" w:hAnsi="Calibri"/>
              <w:color w:val="000000"/>
              <w:shd w:val="clear" w:color="auto" w:fill="FFFFFF"/>
            </w:rPr>
          </w:rPrChange>
        </w:rPr>
        <w:t xml:space="preserve"> HIMSS Health Story Project </w:t>
      </w:r>
      <w:del w:id="6756" w:author="Russell Ott" w:date="2022-05-16T11:47:00Z">
        <w:r w:rsidRPr="00D14360">
          <w:rPr>
            <w:rFonts w:ascii="Calibri" w:hAnsi="Calibri" w:cs="Calibri"/>
            <w:color w:val="000000"/>
            <w:shd w:val="clear" w:color="auto" w:fill="FFFFFF"/>
          </w:rPr>
          <w:delText>continues to provide</w:delText>
        </w:r>
      </w:del>
      <w:ins w:id="6757" w:author="Russell Ott" w:date="2022-05-16T11:47:00Z">
        <w:r w:rsidRPr="00D14360">
          <w:rPr>
            <w:rFonts w:cs="Calibri"/>
            <w:color w:val="000000"/>
            <w:shd w:val="clear" w:color="auto" w:fill="FFFFFF"/>
          </w:rPr>
          <w:t>provide</w:t>
        </w:r>
        <w:r w:rsidR="00AE0D5A">
          <w:rPr>
            <w:rFonts w:cs="Calibri"/>
            <w:color w:val="000000"/>
            <w:shd w:val="clear" w:color="auto" w:fill="FFFFFF"/>
          </w:rPr>
          <w:t>d</w:t>
        </w:r>
      </w:ins>
      <w:r w:rsidRPr="00D14360">
        <w:rPr>
          <w:color w:val="000000"/>
          <w:shd w:val="clear" w:color="auto" w:fill="FFFFFF"/>
          <w:rPrChange w:id="6758" w:author="Russell Ott" w:date="2022-05-16T11:47:00Z">
            <w:rPr>
              <w:rFonts w:ascii="Calibri" w:hAnsi="Calibri"/>
              <w:color w:val="000000"/>
              <w:shd w:val="clear" w:color="auto" w:fill="FFFFFF"/>
            </w:rPr>
          </w:rPrChange>
        </w:rPr>
        <w:t xml:space="preserve"> education to the health IT community on tools and resources to aid in the creation of comprehensive electronic </w:t>
      </w:r>
      <w:r w:rsidR="005F349C" w:rsidRPr="00D14360">
        <w:rPr>
          <w:color w:val="000000"/>
          <w:shd w:val="clear" w:color="auto" w:fill="FFFFFF"/>
          <w:rPrChange w:id="6759" w:author="Russell Ott" w:date="2022-05-16T11:47:00Z">
            <w:rPr>
              <w:rFonts w:ascii="Calibri" w:hAnsi="Calibri"/>
              <w:color w:val="000000"/>
              <w:shd w:val="clear" w:color="auto" w:fill="FFFFFF"/>
            </w:rPr>
          </w:rPrChange>
        </w:rPr>
        <w:t>records</w:t>
      </w:r>
      <w:r w:rsidRPr="00D14360">
        <w:rPr>
          <w:color w:val="000000"/>
          <w:shd w:val="clear" w:color="auto" w:fill="FFFFFF"/>
          <w:rPrChange w:id="6760" w:author="Russell Ott" w:date="2022-05-16T11:47:00Z">
            <w:rPr>
              <w:rFonts w:ascii="Calibri" w:hAnsi="Calibri"/>
              <w:color w:val="000000"/>
              <w:shd w:val="clear" w:color="auto" w:fill="FFFFFF"/>
            </w:rPr>
          </w:rPrChange>
        </w:rPr>
        <w:t xml:space="preserve"> that tell a patient's </w:t>
      </w:r>
      <w:r w:rsidRPr="00D14360">
        <w:rPr>
          <w:i/>
          <w:color w:val="000000"/>
          <w:shd w:val="clear" w:color="auto" w:fill="FFFFFF"/>
          <w:rPrChange w:id="6761" w:author="Russell Ott" w:date="2022-05-16T11:47:00Z">
            <w:rPr>
              <w:rFonts w:ascii="Calibri" w:hAnsi="Calibri"/>
              <w:i/>
              <w:color w:val="000000"/>
              <w:shd w:val="clear" w:color="auto" w:fill="FFFFFF"/>
            </w:rPr>
          </w:rPrChange>
        </w:rPr>
        <w:t>complete health story.</w:t>
      </w:r>
      <w:r w:rsidRPr="00D14360">
        <w:rPr>
          <w:color w:val="000000"/>
          <w:shd w:val="clear" w:color="auto" w:fill="FFFFFF"/>
          <w:rPrChange w:id="6762" w:author="Russell Ott" w:date="2022-05-16T11:47:00Z">
            <w:rPr>
              <w:rFonts w:ascii="Calibri" w:hAnsi="Calibri"/>
              <w:i/>
              <w:color w:val="000000"/>
              <w:shd w:val="clear" w:color="auto" w:fill="FFFFFF"/>
            </w:rPr>
          </w:rPrChange>
        </w:rPr>
        <w:t xml:space="preserve"> </w:t>
      </w:r>
      <w:del w:id="6763" w:author="Russell Ott" w:date="2022-05-16T11:47:00Z">
        <w:r w:rsidRPr="00D14360">
          <w:rPr>
            <w:rFonts w:cs="Calibri"/>
            <w:color w:val="000000"/>
            <w:shd w:val="clear" w:color="auto" w:fill="FFFFFF"/>
          </w:rPr>
          <w:delText>The quarter</w:delText>
        </w:r>
        <w:r w:rsidR="00C14E97">
          <w:rPr>
            <w:rFonts w:cs="Calibri"/>
            <w:color w:val="000000"/>
            <w:shd w:val="clear" w:color="auto" w:fill="FFFFFF"/>
          </w:rPr>
          <w:delText>ly</w:delText>
        </w:r>
        <w:r w:rsidRPr="00D14360">
          <w:rPr>
            <w:rFonts w:cs="Calibri"/>
            <w:color w:val="000000"/>
            <w:shd w:val="clear" w:color="auto" w:fill="FFFFFF"/>
          </w:rPr>
          <w:delText xml:space="preserve"> roundtable presentations are recorded and posted for public access on the HIMSS Health Story website.</w:delText>
        </w:r>
        <w:r w:rsidRPr="00D14360">
          <w:rPr>
            <w:rStyle w:val="FootnoteReference"/>
            <w:rFonts w:cs="Calibri"/>
            <w:color w:val="000000"/>
            <w:shd w:val="clear" w:color="auto" w:fill="FFFFFF"/>
          </w:rPr>
          <w:footnoteReference w:id="92"/>
        </w:r>
        <w:r w:rsidRPr="00D14360">
          <w:rPr>
            <w:rFonts w:cs="Calibri"/>
            <w:color w:val="000000"/>
            <w:shd w:val="clear" w:color="auto" w:fill="FFFFFF"/>
          </w:rPr>
          <w:delText xml:space="preserve"> Many of these presentations provide general background information that helps implement</w:delText>
        </w:r>
        <w:r w:rsidR="00C14E97">
          <w:rPr>
            <w:rFonts w:cs="Calibri"/>
            <w:color w:val="000000"/>
            <w:shd w:val="clear" w:color="auto" w:fill="FFFFFF"/>
          </w:rPr>
          <w:delText>er</w:delText>
        </w:r>
        <w:r w:rsidRPr="00D14360">
          <w:rPr>
            <w:rFonts w:cs="Calibri"/>
            <w:color w:val="000000"/>
            <w:shd w:val="clear" w:color="auto" w:fill="FFFFFF"/>
          </w:rPr>
          <w:delText>s understand the vision for the use of the C-CDA standard.  Some especially educational Roundtables include</w:delText>
        </w:r>
      </w:del>
      <w:ins w:id="6765" w:author="Russell Ott" w:date="2022-05-16T11:47:00Z">
        <w:r w:rsidRPr="00D14360">
          <w:rPr>
            <w:rFonts w:cs="Calibri"/>
            <w:color w:val="000000"/>
            <w:shd w:val="clear" w:color="auto" w:fill="FFFFFF"/>
          </w:rPr>
          <w:t xml:space="preserve">Some especially educational </w:t>
        </w:r>
        <w:r w:rsidR="001A68E4">
          <w:rPr>
            <w:rFonts w:cs="Calibri"/>
            <w:color w:val="000000"/>
            <w:shd w:val="clear" w:color="auto" w:fill="FFFFFF"/>
          </w:rPr>
          <w:t>concepts from this initiative</w:t>
        </w:r>
      </w:ins>
      <w:r w:rsidR="001A68E4">
        <w:rPr>
          <w:color w:val="000000"/>
          <w:shd w:val="clear" w:color="auto" w:fill="FFFFFF"/>
          <w:rPrChange w:id="6766" w:author="Russell Ott" w:date="2022-05-16T11:47:00Z">
            <w:rPr>
              <w:rFonts w:ascii="Calibri" w:hAnsi="Calibri"/>
              <w:color w:val="000000"/>
              <w:shd w:val="clear" w:color="auto" w:fill="FFFFFF"/>
            </w:rPr>
          </w:rPrChange>
        </w:rPr>
        <w:t xml:space="preserve"> </w:t>
      </w:r>
      <w:r w:rsidR="0047412F" w:rsidRPr="00D14360">
        <w:rPr>
          <w:color w:val="000000"/>
          <w:shd w:val="clear" w:color="auto" w:fill="FFFFFF"/>
          <w:rPrChange w:id="6767" w:author="Russell Ott" w:date="2022-05-16T11:47:00Z">
            <w:rPr>
              <w:rFonts w:ascii="Calibri" w:hAnsi="Calibri"/>
              <w:color w:val="000000"/>
              <w:shd w:val="clear" w:color="auto" w:fill="FFFFFF"/>
            </w:rPr>
          </w:rPrChange>
        </w:rPr>
        <w:t>are summarized in the following chapters.</w:t>
      </w:r>
    </w:p>
    <w:p w14:paraId="7F4691DF" w14:textId="5EE69C32" w:rsidR="00B74AF5" w:rsidRPr="00B74AF5" w:rsidRDefault="00A10C4D" w:rsidP="00F10C7C">
      <w:pPr>
        <w:pStyle w:val="Heading3"/>
        <w:rPr>
          <w:shd w:val="clear" w:color="auto" w:fill="FFFFFF"/>
        </w:rPr>
      </w:pPr>
      <w:bookmarkStart w:id="6768" w:name="_Toc103262660"/>
      <w:bookmarkStart w:id="6769" w:name="_Toc22823405"/>
      <w:r w:rsidRPr="00B74AF5">
        <w:rPr>
          <w:shd w:val="clear" w:color="auto" w:fill="FFFFFF"/>
        </w:rPr>
        <w:t>The Storytelling Power of C-CDA</w:t>
      </w:r>
      <w:bookmarkEnd w:id="6768"/>
      <w:del w:id="6770" w:author="Russell Ott" w:date="2022-05-16T11:47:00Z">
        <w:r w:rsidR="0090786E" w:rsidRPr="00C64922">
          <w:rPr>
            <w:rStyle w:val="FootnoteReference"/>
            <w:shd w:val="clear" w:color="auto" w:fill="FFFFFF"/>
          </w:rPr>
          <w:footnoteReference w:id="93"/>
        </w:r>
      </w:del>
      <w:bookmarkEnd w:id="6769"/>
    </w:p>
    <w:p w14:paraId="515710F2" w14:textId="27B91915" w:rsidR="00A10C4D" w:rsidRPr="00D14360" w:rsidRDefault="00A10C4D" w:rsidP="00CF4CB1">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773" w:author="Russell Ott" w:date="2022-05-16T11:47:00Z">
            <w:rPr>
              <w:rFonts w:ascii="Calibri" w:hAnsi="Calibri"/>
              <w:color w:val="000000"/>
              <w:shd w:val="clear" w:color="auto" w:fill="FFFFFF"/>
            </w:rPr>
          </w:rPrChange>
        </w:rPr>
      </w:pPr>
      <w:r w:rsidRPr="00D14360">
        <w:rPr>
          <w:color w:val="000000"/>
          <w:shd w:val="clear" w:color="auto" w:fill="FFFFFF"/>
          <w:rPrChange w:id="6774" w:author="Russell Ott" w:date="2022-05-16T11:47:00Z">
            <w:rPr>
              <w:rFonts w:ascii="Calibri" w:hAnsi="Calibri"/>
              <w:color w:val="000000"/>
              <w:shd w:val="clear" w:color="auto" w:fill="FFFFFF"/>
            </w:rPr>
          </w:rPrChange>
        </w:rPr>
        <w:t xml:space="preserve">This </w:t>
      </w:r>
      <w:del w:id="6775" w:author="Russell Ott" w:date="2022-05-16T11:47:00Z">
        <w:r w:rsidRPr="00D14360">
          <w:rPr>
            <w:rFonts w:cs="Calibri"/>
            <w:color w:val="000000"/>
            <w:shd w:val="clear" w:color="auto" w:fill="FFFFFF"/>
          </w:rPr>
          <w:delText>Roundtable</w:delText>
        </w:r>
      </w:del>
      <w:ins w:id="6776" w:author="Russell Ott" w:date="2022-05-16T11:47:00Z">
        <w:r w:rsidR="001A68E4">
          <w:rPr>
            <w:rFonts w:cs="Calibri"/>
            <w:color w:val="000000"/>
            <w:shd w:val="clear" w:color="auto" w:fill="FFFFFF"/>
          </w:rPr>
          <w:t>r</w:t>
        </w:r>
        <w:r w:rsidRPr="00D14360">
          <w:rPr>
            <w:rFonts w:cs="Calibri"/>
            <w:color w:val="000000"/>
            <w:shd w:val="clear" w:color="auto" w:fill="FFFFFF"/>
          </w:rPr>
          <w:t>oundtable</w:t>
        </w:r>
      </w:ins>
      <w:r w:rsidRPr="00D14360">
        <w:rPr>
          <w:color w:val="000000"/>
          <w:shd w:val="clear" w:color="auto" w:fill="FFFFFF"/>
          <w:rPrChange w:id="6777" w:author="Russell Ott" w:date="2022-05-16T11:47:00Z">
            <w:rPr>
              <w:rFonts w:ascii="Calibri" w:hAnsi="Calibri"/>
              <w:color w:val="000000"/>
              <w:shd w:val="clear" w:color="auto" w:fill="FFFFFF"/>
            </w:rPr>
          </w:rPrChange>
        </w:rPr>
        <w:t xml:space="preserve"> presentation </w:t>
      </w:r>
      <w:del w:id="6778" w:author="Russell Ott" w:date="2022-05-16T11:47:00Z">
        <w:r w:rsidRPr="00D14360">
          <w:rPr>
            <w:rFonts w:ascii="Calibri" w:hAnsi="Calibri" w:cs="Calibri"/>
            <w:color w:val="000000"/>
            <w:shd w:val="clear" w:color="auto" w:fill="FFFFFF"/>
          </w:rPr>
          <w:delText>explains</w:delText>
        </w:r>
      </w:del>
      <w:ins w:id="6779" w:author="Russell Ott" w:date="2022-05-16T11:47:00Z">
        <w:r w:rsidRPr="00D14360">
          <w:rPr>
            <w:rFonts w:cs="Calibri"/>
            <w:color w:val="000000"/>
            <w:shd w:val="clear" w:color="auto" w:fill="FFFFFF"/>
          </w:rPr>
          <w:t>explain</w:t>
        </w:r>
        <w:r w:rsidR="001A68E4">
          <w:rPr>
            <w:rFonts w:cs="Calibri"/>
            <w:color w:val="000000"/>
            <w:shd w:val="clear" w:color="auto" w:fill="FFFFFF"/>
          </w:rPr>
          <w:t>ed</w:t>
        </w:r>
      </w:ins>
      <w:r w:rsidRPr="00D14360">
        <w:rPr>
          <w:color w:val="000000"/>
          <w:shd w:val="clear" w:color="auto" w:fill="FFFFFF"/>
          <w:rPrChange w:id="6780" w:author="Russell Ott" w:date="2022-05-16T11:47:00Z">
            <w:rPr>
              <w:rFonts w:ascii="Calibri" w:hAnsi="Calibri"/>
              <w:color w:val="000000"/>
              <w:shd w:val="clear" w:color="auto" w:fill="FFFFFF"/>
            </w:rPr>
          </w:rPrChange>
        </w:rPr>
        <w:t xml:space="preserve"> the twelve common clinical document types that are defined in Consolidated CDA (C-CDA) and </w:t>
      </w:r>
      <w:del w:id="6781" w:author="Russell Ott" w:date="2022-05-16T11:47:00Z">
        <w:r w:rsidRPr="00D14360">
          <w:rPr>
            <w:rFonts w:ascii="Calibri" w:hAnsi="Calibri" w:cs="Calibri"/>
            <w:color w:val="000000"/>
            <w:shd w:val="clear" w:color="auto" w:fill="FFFFFF"/>
          </w:rPr>
          <w:delText>describes</w:delText>
        </w:r>
      </w:del>
      <w:ins w:id="6782" w:author="Russell Ott" w:date="2022-05-16T11:47:00Z">
        <w:r w:rsidRPr="00D14360">
          <w:rPr>
            <w:rFonts w:cs="Calibri"/>
            <w:color w:val="000000"/>
            <w:shd w:val="clear" w:color="auto" w:fill="FFFFFF"/>
          </w:rPr>
          <w:t>describe</w:t>
        </w:r>
        <w:r w:rsidR="001A68E4">
          <w:rPr>
            <w:rFonts w:cs="Calibri"/>
            <w:color w:val="000000"/>
            <w:shd w:val="clear" w:color="auto" w:fill="FFFFFF"/>
          </w:rPr>
          <w:t>d</w:t>
        </w:r>
      </w:ins>
      <w:r w:rsidRPr="00D14360">
        <w:rPr>
          <w:color w:val="000000"/>
          <w:shd w:val="clear" w:color="auto" w:fill="FFFFFF"/>
          <w:rPrChange w:id="6783" w:author="Russell Ott" w:date="2022-05-16T11:47:00Z">
            <w:rPr>
              <w:rFonts w:ascii="Calibri" w:hAnsi="Calibri"/>
              <w:color w:val="000000"/>
              <w:shd w:val="clear" w:color="auto" w:fill="FFFFFF"/>
            </w:rPr>
          </w:rPrChange>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The Roundtable </w:t>
      </w:r>
      <w:del w:id="6784" w:author="Russell Ott" w:date="2022-05-16T11:47:00Z">
        <w:r w:rsidRPr="00D14360">
          <w:rPr>
            <w:rFonts w:ascii="Calibri" w:hAnsi="Calibri" w:cs="Calibri"/>
            <w:color w:val="000000"/>
            <w:shd w:val="clear" w:color="auto" w:fill="FFFFFF"/>
          </w:rPr>
          <w:delText>shows</w:delText>
        </w:r>
      </w:del>
      <w:ins w:id="6785" w:author="Russell Ott" w:date="2022-05-16T11:47:00Z">
        <w:r w:rsidRPr="00D14360">
          <w:rPr>
            <w:rFonts w:cs="Calibri"/>
            <w:color w:val="000000"/>
            <w:shd w:val="clear" w:color="auto" w:fill="FFFFFF"/>
          </w:rPr>
          <w:t>show</w:t>
        </w:r>
        <w:r w:rsidR="001A68E4">
          <w:rPr>
            <w:rFonts w:cs="Calibri"/>
            <w:color w:val="000000"/>
            <w:shd w:val="clear" w:color="auto" w:fill="FFFFFF"/>
          </w:rPr>
          <w:t>ed</w:t>
        </w:r>
      </w:ins>
      <w:r w:rsidRPr="00D14360">
        <w:rPr>
          <w:color w:val="000000"/>
          <w:shd w:val="clear" w:color="auto" w:fill="FFFFFF"/>
          <w:rPrChange w:id="6786" w:author="Russell Ott" w:date="2022-05-16T11:47:00Z">
            <w:rPr>
              <w:rFonts w:ascii="Calibri" w:hAnsi="Calibri"/>
              <w:color w:val="000000"/>
              <w:shd w:val="clear" w:color="auto" w:fill="FFFFFF"/>
            </w:rPr>
          </w:rPrChange>
        </w:rPr>
        <w:t xml:space="preserve"> how to apply the SOAP framework to reveal the storytelling power of C</w:t>
      </w:r>
      <w:r w:rsidR="004C1CE1" w:rsidRPr="00D14360">
        <w:rPr>
          <w:color w:val="000000"/>
          <w:shd w:val="clear" w:color="auto" w:fill="FFFFFF"/>
          <w:rPrChange w:id="6787" w:author="Russell Ott" w:date="2022-05-16T11:47:00Z">
            <w:rPr>
              <w:rFonts w:ascii="Calibri" w:hAnsi="Calibri"/>
              <w:color w:val="000000"/>
              <w:shd w:val="clear" w:color="auto" w:fill="FFFFFF"/>
            </w:rPr>
          </w:rPrChange>
        </w:rPr>
        <w:t>-</w:t>
      </w:r>
      <w:r w:rsidRPr="00D14360">
        <w:rPr>
          <w:color w:val="000000"/>
          <w:shd w:val="clear" w:color="auto" w:fill="FFFFFF"/>
          <w:rPrChange w:id="6788" w:author="Russell Ott" w:date="2022-05-16T11:47:00Z">
            <w:rPr>
              <w:rFonts w:ascii="Calibri" w:hAnsi="Calibri"/>
              <w:color w:val="000000"/>
              <w:shd w:val="clear" w:color="auto" w:fill="FFFFFF"/>
            </w:rPr>
          </w:rPrChange>
        </w:rPr>
        <w:t xml:space="preserve">CDA by </w:t>
      </w:r>
      <w:r w:rsidRPr="00D14360">
        <w:rPr>
          <w:color w:val="000000"/>
          <w:shd w:val="clear" w:color="auto" w:fill="FFFFFF"/>
          <w:rPrChange w:id="6789" w:author="Russell Ott" w:date="2022-05-16T11:47:00Z">
            <w:rPr>
              <w:rFonts w:ascii="Calibri" w:hAnsi="Calibri"/>
              <w:color w:val="000000"/>
              <w:shd w:val="clear" w:color="auto" w:fill="FFFFFF"/>
            </w:rPr>
          </w:rPrChange>
        </w:rPr>
        <w:t>thinking of the section templates in terms of the subjective, objective, assessment, and plan information each contains.</w:t>
      </w:r>
      <w:r w:rsidR="004C1CE1" w:rsidRPr="00D14360">
        <w:rPr>
          <w:color w:val="000000"/>
          <w:shd w:val="clear" w:color="auto" w:fill="FFFFFF"/>
          <w:rPrChange w:id="6790" w:author="Russell Ott" w:date="2022-05-16T11:47:00Z">
            <w:rPr>
              <w:rFonts w:ascii="Calibri" w:hAnsi="Calibri"/>
              <w:color w:val="000000"/>
              <w:shd w:val="clear" w:color="auto" w:fill="FFFFFF"/>
            </w:rPr>
          </w:rPrChange>
        </w:rPr>
        <w:t xml:space="preserve"> In some cases</w:t>
      </w:r>
      <w:r w:rsidR="00890FBD" w:rsidRPr="00D14360">
        <w:rPr>
          <w:color w:val="000000"/>
          <w:shd w:val="clear" w:color="auto" w:fill="FFFFFF"/>
          <w:rPrChange w:id="6791" w:author="Russell Ott" w:date="2022-05-16T11:47:00Z">
            <w:rPr>
              <w:rFonts w:ascii="Calibri" w:hAnsi="Calibri"/>
              <w:color w:val="000000"/>
              <w:shd w:val="clear" w:color="auto" w:fill="FFFFFF"/>
            </w:rPr>
          </w:rPrChange>
        </w:rPr>
        <w:t>,</w:t>
      </w:r>
      <w:r w:rsidR="004C1CE1" w:rsidRPr="00D14360">
        <w:rPr>
          <w:color w:val="000000"/>
          <w:shd w:val="clear" w:color="auto" w:fill="FFFFFF"/>
          <w:rPrChange w:id="6792" w:author="Russell Ott" w:date="2022-05-16T11:47:00Z">
            <w:rPr>
              <w:rFonts w:ascii="Calibri" w:hAnsi="Calibri"/>
              <w:color w:val="000000"/>
              <w:shd w:val="clear" w:color="auto" w:fill="FFFFFF"/>
            </w:rPr>
          </w:rPrChange>
        </w:rPr>
        <w:t xml:space="preserve"> the information in one section may be classified in multiple SOAP categories.  The </w:t>
      </w:r>
      <w:r w:rsidR="005F349C" w:rsidRPr="00D14360">
        <w:rPr>
          <w:color w:val="000000"/>
          <w:shd w:val="clear" w:color="auto" w:fill="FFFFFF"/>
          <w:rPrChange w:id="6793" w:author="Russell Ott" w:date="2022-05-16T11:47:00Z">
            <w:rPr>
              <w:rFonts w:ascii="Calibri" w:hAnsi="Calibri"/>
              <w:color w:val="000000"/>
              <w:shd w:val="clear" w:color="auto" w:fill="FFFFFF"/>
            </w:rPr>
          </w:rPrChange>
        </w:rPr>
        <w:t>categorization</w:t>
      </w:r>
      <w:r w:rsidR="004C1CE1" w:rsidRPr="00D14360">
        <w:rPr>
          <w:color w:val="000000"/>
          <w:shd w:val="clear" w:color="auto" w:fill="FFFFFF"/>
          <w:rPrChange w:id="6794" w:author="Russell Ott" w:date="2022-05-16T11:47:00Z">
            <w:rPr>
              <w:rFonts w:ascii="Calibri" w:hAnsi="Calibri"/>
              <w:color w:val="000000"/>
              <w:shd w:val="clear" w:color="auto" w:fill="FFFFFF"/>
            </w:rPr>
          </w:rPrChange>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color w:val="000000"/>
          <w:shd w:val="clear" w:color="auto" w:fill="FFFFFF"/>
          <w:rPrChange w:id="6795" w:author="Russell Ott" w:date="2022-05-16T11:47:00Z">
            <w:rPr>
              <w:color w:val="000000"/>
              <w:shd w:val="clear" w:color="auto" w:fill="FFFFFF"/>
            </w:rPr>
          </w:rPrChange>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9B9A871"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mc:Fallback>
        </mc:AlternateContent>
      </w:r>
    </w:p>
    <w:p w14:paraId="1DC31CCA" w14:textId="03040E97" w:rsidR="00A10C4D" w:rsidRPr="003A3D50" w:rsidRDefault="005D2A56" w:rsidP="00510672">
      <w:pPr>
        <w:pStyle w:val="Caption"/>
        <w:spacing w:before="240"/>
        <w:rPr>
          <w:rPrChange w:id="6796" w:author="Russell Ott" w:date="2022-05-16T11:47:00Z">
            <w:rPr/>
          </w:rPrChange>
        </w:rPr>
      </w:pPr>
      <w:bookmarkStart w:id="6797" w:name="_Toc103262840"/>
      <w:bookmarkStart w:id="6798" w:name="_Toc21926913"/>
      <w:r w:rsidRPr="003A3D50">
        <w:rPr>
          <w:rPrChange w:id="6799" w:author="Russell Ott" w:date="2022-05-16T11:47:00Z">
            <w:rPr/>
          </w:rPrChange>
        </w:rPr>
        <w:t xml:space="preserve">Figure </w:t>
      </w:r>
      <w:r w:rsidR="00B852E7">
        <w:rPr>
          <w:rPrChange w:id="6800" w:author="Russell Ott" w:date="2022-05-16T11:47:00Z">
            <w:rPr/>
          </w:rPrChange>
        </w:rPr>
        <w:fldChar w:fldCharType="begin"/>
      </w:r>
      <w:r w:rsidR="00B852E7">
        <w:rPr>
          <w:rFonts w:cs="Calibri"/>
        </w:rPr>
        <w:instrText xml:space="preserve"> SEQ Figure \* ARABIC </w:instrText>
      </w:r>
      <w:r w:rsidR="00B852E7">
        <w:rPr>
          <w:rPrChange w:id="6801" w:author="Russell Ott" w:date="2022-05-16T11:47:00Z">
            <w:rPr/>
          </w:rPrChange>
        </w:rPr>
        <w:fldChar w:fldCharType="separate"/>
      </w:r>
      <w:del w:id="6802" w:author="Russell Ott" w:date="2022-05-16T11:47:00Z">
        <w:r w:rsidR="00DE0DA7">
          <w:rPr>
            <w:rFonts w:cs="Calibri"/>
            <w:noProof/>
          </w:rPr>
          <w:delText>7</w:delText>
        </w:r>
      </w:del>
      <w:ins w:id="6803" w:author="Russell Ott" w:date="2022-05-16T11:47:00Z">
        <w:r w:rsidR="00F10C7C">
          <w:rPr>
            <w:rFonts w:cs="Calibri"/>
            <w:noProof/>
          </w:rPr>
          <w:t>5</w:t>
        </w:r>
      </w:ins>
      <w:r w:rsidR="00B852E7">
        <w:rPr>
          <w:rPrChange w:id="6804" w:author="Russell Ott" w:date="2022-05-16T11:47:00Z">
            <w:rPr/>
          </w:rPrChange>
        </w:rPr>
        <w:fldChar w:fldCharType="end"/>
      </w:r>
      <w:r w:rsidRPr="003A3D50">
        <w:rPr>
          <w:rPrChange w:id="6805" w:author="Russell Ott" w:date="2022-05-16T11:47:00Z">
            <w:rPr/>
          </w:rPrChange>
        </w:rPr>
        <w:t>: Visualizing C-CDA section templates by applying the SOAP framework</w:t>
      </w:r>
      <w:bookmarkEnd w:id="6797"/>
      <w:bookmarkEnd w:id="6798"/>
    </w:p>
    <w:p w14:paraId="61343A36" w14:textId="4DB06B6B" w:rsidR="00A10C4D" w:rsidRPr="00B74AF5" w:rsidRDefault="00A10C4D" w:rsidP="00F10C7C">
      <w:pPr>
        <w:pStyle w:val="Heading3"/>
        <w:rPr>
          <w:shd w:val="clear" w:color="auto" w:fill="FFFFFF"/>
        </w:rPr>
      </w:pPr>
      <w:bookmarkStart w:id="6806" w:name="_Toc103262661"/>
      <w:bookmarkStart w:id="6807" w:name="_Toc22823406"/>
      <w:r w:rsidRPr="00B74AF5">
        <w:rPr>
          <w:shd w:val="clear" w:color="auto" w:fill="FFFFFF"/>
        </w:rPr>
        <w:t>A More Meaningful Patient Story Using C-CDA: Tell it. Use it. Share it.</w:t>
      </w:r>
      <w:bookmarkEnd w:id="6806"/>
      <w:del w:id="6808" w:author="Russell Ott" w:date="2022-05-16T11:47:00Z">
        <w:r w:rsidR="0090786E" w:rsidRPr="00C64922">
          <w:rPr>
            <w:rStyle w:val="FootnoteReference"/>
            <w:shd w:val="clear" w:color="auto" w:fill="FFFFFF"/>
          </w:rPr>
          <w:footnoteReference w:id="94"/>
        </w:r>
        <w:bookmarkEnd w:id="6807"/>
        <w:r w:rsidRPr="00B74AF5">
          <w:rPr>
            <w:shd w:val="clear" w:color="auto" w:fill="FFFFFF"/>
          </w:rPr>
          <w:delText xml:space="preserve"> </w:delText>
        </w:r>
      </w:del>
    </w:p>
    <w:p w14:paraId="2BAA18BD" w14:textId="5140E0FE" w:rsidR="00A10C4D" w:rsidRPr="00D14360" w:rsidRDefault="00A10C4D" w:rsidP="00CF4CB1">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10" w:author="Russell Ott" w:date="2022-05-16T11:47:00Z">
            <w:rPr>
              <w:rFonts w:ascii="Calibri" w:hAnsi="Calibri"/>
              <w:color w:val="000000"/>
              <w:shd w:val="clear" w:color="auto" w:fill="FFFFFF"/>
            </w:rPr>
          </w:rPrChange>
        </w:rPr>
      </w:pPr>
      <w:r w:rsidRPr="00D14360">
        <w:rPr>
          <w:color w:val="000000"/>
          <w:shd w:val="clear" w:color="auto" w:fill="FFFFFF"/>
          <w:rPrChange w:id="6811" w:author="Russell Ott" w:date="2022-05-16T11:47:00Z">
            <w:rPr>
              <w:rFonts w:ascii="Calibri" w:hAnsi="Calibri"/>
              <w:color w:val="000000"/>
              <w:shd w:val="clear" w:color="auto" w:fill="FFFFFF"/>
            </w:rPr>
          </w:rPrChange>
        </w:rPr>
        <w:t>Th</w:t>
      </w:r>
      <w:r w:rsidR="00B74AF5" w:rsidRPr="00D14360">
        <w:rPr>
          <w:color w:val="000000"/>
          <w:shd w:val="clear" w:color="auto" w:fill="FFFFFF"/>
          <w:rPrChange w:id="6812" w:author="Russell Ott" w:date="2022-05-16T11:47:00Z">
            <w:rPr>
              <w:rFonts w:ascii="Calibri" w:hAnsi="Calibri"/>
              <w:color w:val="000000"/>
              <w:shd w:val="clear" w:color="auto" w:fill="FFFFFF"/>
            </w:rPr>
          </w:rPrChange>
        </w:rPr>
        <w:t>is</w:t>
      </w:r>
      <w:r w:rsidRPr="00D14360">
        <w:rPr>
          <w:color w:val="000000"/>
          <w:shd w:val="clear" w:color="auto" w:fill="FFFFFF"/>
          <w:rPrChange w:id="6813" w:author="Russell Ott" w:date="2022-05-16T11:47:00Z">
            <w:rPr>
              <w:rFonts w:ascii="Calibri" w:hAnsi="Calibri"/>
              <w:color w:val="000000"/>
              <w:shd w:val="clear" w:color="auto" w:fill="FFFFFF"/>
            </w:rPr>
          </w:rPrChange>
        </w:rPr>
        <w:t xml:space="preserve"> presentation </w:t>
      </w:r>
      <w:del w:id="6814" w:author="Russell Ott" w:date="2022-05-16T11:47:00Z">
        <w:r w:rsidRPr="00D14360">
          <w:rPr>
            <w:rFonts w:ascii="Calibri" w:hAnsi="Calibri" w:cs="Calibri"/>
            <w:color w:val="000000"/>
            <w:shd w:val="clear" w:color="auto" w:fill="FFFFFF"/>
          </w:rPr>
          <w:delText>explains</w:delText>
        </w:r>
      </w:del>
      <w:ins w:id="6815" w:author="Russell Ott" w:date="2022-05-16T11:47:00Z">
        <w:r w:rsidRPr="00D14360">
          <w:rPr>
            <w:rFonts w:cs="Calibri"/>
            <w:color w:val="000000"/>
            <w:shd w:val="clear" w:color="auto" w:fill="FFFFFF"/>
          </w:rPr>
          <w:t>explain</w:t>
        </w:r>
        <w:r w:rsidR="001A68E4">
          <w:rPr>
            <w:rFonts w:cs="Calibri"/>
            <w:color w:val="000000"/>
            <w:shd w:val="clear" w:color="auto" w:fill="FFFFFF"/>
          </w:rPr>
          <w:t>ed</w:t>
        </w:r>
      </w:ins>
      <w:r w:rsidRPr="00D14360">
        <w:rPr>
          <w:color w:val="000000"/>
          <w:shd w:val="clear" w:color="auto" w:fill="FFFFFF"/>
          <w:rPrChange w:id="6816" w:author="Russell Ott" w:date="2022-05-16T11:47:00Z">
            <w:rPr>
              <w:rFonts w:ascii="Calibri" w:hAnsi="Calibri"/>
              <w:color w:val="000000"/>
              <w:shd w:val="clear" w:color="auto" w:fill="FFFFFF"/>
            </w:rPr>
          </w:rPrChange>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17" w:author="Russell Ott" w:date="2022-05-16T11:47:00Z">
            <w:rPr>
              <w:rFonts w:ascii="Calibri" w:hAnsi="Calibri"/>
              <w:color w:val="000000"/>
              <w:shd w:val="clear" w:color="auto" w:fill="FFFFFF"/>
            </w:rPr>
          </w:rPrChange>
        </w:rPr>
      </w:pPr>
      <w:r w:rsidRPr="00D14360">
        <w:rPr>
          <w:color w:val="000000"/>
          <w:shd w:val="clear" w:color="auto" w:fill="FFFFFF"/>
          <w:rPrChange w:id="6818" w:author="Russell Ott" w:date="2022-05-16T11:47:00Z">
            <w:rPr>
              <w:rFonts w:ascii="Calibri" w:hAnsi="Calibri"/>
              <w:color w:val="000000"/>
              <w:shd w:val="clear" w:color="auto" w:fill="FFFFFF"/>
            </w:rPr>
          </w:rPrChange>
        </w:rPr>
        <w:t xml:space="preserve">By 2011, when C-CDA R1.0 was first published, a larger industry effort brought together CDA templates for clinical SOAP notes that had been defined by several organizations including Integrating the Healthcare Enterprise (IHE), HITSP, and HL7. The </w:t>
      </w:r>
      <w:r w:rsidRPr="00D14360">
        <w:rPr>
          <w:color w:val="000000"/>
          <w:shd w:val="clear" w:color="auto" w:fill="FFFFFF"/>
          <w:rPrChange w:id="6819" w:author="Russell Ott" w:date="2022-05-16T11:47:00Z">
            <w:rPr>
              <w:rFonts w:ascii="Calibri" w:hAnsi="Calibri"/>
              <w:color w:val="000000"/>
              <w:shd w:val="clear" w:color="auto" w:fill="FFFFFF"/>
            </w:rPr>
          </w:rPrChange>
        </w:rPr>
        <w:t>harmonized work included not only definitions for section templates needed to structure common clinical note types, but also included entry templates that defined how to represent the human readable section information using machine processable “clinical s</w:t>
      </w:r>
      <w:r w:rsidRPr="00D14360">
        <w:rPr>
          <w:color w:val="000000"/>
          <w:shd w:val="clear" w:color="auto" w:fill="FFFFFF"/>
          <w:rPrChange w:id="6820" w:author="Russell Ott" w:date="2022-05-16T11:47:00Z">
            <w:rPr>
              <w:rFonts w:ascii="Calibri" w:hAnsi="Calibri"/>
              <w:color w:val="000000"/>
              <w:shd w:val="clear" w:color="auto" w:fill="FFFFFF"/>
            </w:rPr>
          </w:rPrChange>
        </w:rPr>
        <w:t>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color w:val="000000"/>
          <w:shd w:val="clear" w:color="auto" w:fill="FFFFFF"/>
          <w:rPrChange w:id="6821" w:author="Russell Ott" w:date="2022-05-16T11:47:00Z">
            <w:rPr>
              <w:rStyle w:val="FootnoteReference"/>
              <w:rFonts w:ascii="Calibri" w:hAnsi="Calibri"/>
              <w:color w:val="000000"/>
              <w:shd w:val="clear" w:color="auto" w:fill="FFFFFF"/>
            </w:rPr>
          </w:rPrChange>
        </w:rPr>
        <w:footnoteReference w:id="95"/>
      </w:r>
    </w:p>
    <w:p w14:paraId="56471DAF" w14:textId="7F33A1FC" w:rsidR="00A10C4D" w:rsidRPr="00D14360" w:rsidRDefault="00A10C4D" w:rsidP="0090786E">
      <w:pPr>
        <w:pBdr>
          <w:top w:val="nil"/>
          <w:left w:val="nil"/>
          <w:bottom w:val="nil"/>
          <w:right w:val="nil"/>
          <w:between w:val="nil"/>
        </w:pBdr>
        <w:spacing w:after="240"/>
        <w:rPr>
          <w:rFonts w:ascii="Times New Roman" w:eastAsia="Calibri" w:hAnsi="Times New Roman"/>
          <w:color w:val="000000"/>
          <w:sz w:val="24"/>
          <w:szCs w:val="24"/>
          <w:rPrChange w:id="6822" w:author="Russell Ott" w:date="2022-05-16T11:47:00Z">
            <w:rPr>
              <w:rFonts w:ascii="Calibri" w:eastAsia="Calibri" w:hAnsi="Calibri"/>
              <w:color w:val="000000"/>
            </w:rPr>
          </w:rPrChange>
        </w:rPr>
      </w:pPr>
      <w:r w:rsidRPr="00D14360">
        <w:rPr>
          <w:color w:val="000000"/>
          <w:shd w:val="clear" w:color="auto" w:fill="FFFFFF"/>
          <w:rPrChange w:id="6823" w:author="Russell Ott" w:date="2022-05-16T11:47:00Z">
            <w:rPr>
              <w:rFonts w:ascii="Calibri" w:hAnsi="Calibri"/>
              <w:color w:val="000000"/>
              <w:shd w:val="clear" w:color="auto" w:fill="FFFFFF"/>
            </w:rPr>
          </w:rPrChange>
        </w:rPr>
        <w:t xml:space="preserve">Today in C-CDA </w:t>
      </w:r>
      <w:del w:id="6824" w:author="Russell Ott" w:date="2022-05-16T11:47:00Z">
        <w:r w:rsidRPr="00D14360">
          <w:rPr>
            <w:rFonts w:cs="Calibri"/>
            <w:color w:val="000000"/>
            <w:shd w:val="clear" w:color="auto" w:fill="FFFFFF"/>
          </w:rPr>
          <w:delText xml:space="preserve">R2.1 </w:delText>
        </w:r>
      </w:del>
      <w:r w:rsidRPr="00D14360">
        <w:rPr>
          <w:color w:val="000000"/>
          <w:shd w:val="clear" w:color="auto" w:fill="FFFFFF"/>
          <w:rPrChange w:id="6825" w:author="Russell Ott" w:date="2022-05-16T11:47:00Z">
            <w:rPr>
              <w:rFonts w:ascii="Calibri" w:hAnsi="Calibri"/>
              <w:color w:val="000000"/>
              <w:shd w:val="clear" w:color="auto" w:fill="FFFFFF"/>
            </w:rPr>
          </w:rPrChange>
        </w:rPr>
        <w:t xml:space="preserve">and in </w:t>
      </w:r>
      <w:del w:id="6826" w:author="Russell Ott" w:date="2022-05-16T11:47:00Z">
        <w:r w:rsidRPr="00D14360">
          <w:rPr>
            <w:rFonts w:ascii="Calibri" w:hAnsi="Calibri" w:cs="Calibri"/>
            <w:color w:val="000000"/>
            <w:shd w:val="clear" w:color="auto" w:fill="FFFFFF"/>
          </w:rPr>
          <w:delText>other supplemental implementation guides</w:delText>
        </w:r>
      </w:del>
      <w:ins w:id="6827" w:author="Russell Ott" w:date="2022-05-16T11:47:00Z">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w:t>
        </w:r>
      </w:ins>
      <w:r w:rsidRPr="00D14360">
        <w:rPr>
          <w:color w:val="000000"/>
          <w:shd w:val="clear" w:color="auto" w:fill="FFFFFF"/>
          <w:rPrChange w:id="6828" w:author="Russell Ott" w:date="2022-05-16T11:47:00Z">
            <w:rPr>
              <w:rFonts w:ascii="Calibri" w:hAnsi="Calibri"/>
              <w:color w:val="000000"/>
              <w:shd w:val="clear" w:color="auto" w:fill="FFFFFF"/>
            </w:rPr>
          </w:rPrChange>
        </w:rPr>
        <w:t>,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del w:id="6829" w:author="Russell Ott" w:date="2022-05-16T11:47:00Z">
        <w:r w:rsidR="0090786E" w:rsidRPr="00D14360">
          <w:rPr>
            <w:rFonts w:ascii="Calibri" w:hAnsi="Calibri" w:cs="Calibri"/>
            <w:color w:val="000000"/>
            <w:shd w:val="clear" w:color="auto" w:fill="FFFFFF"/>
          </w:rPr>
          <w:delText xml:space="preserve"> </w:delText>
        </w:r>
      </w:del>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ADA3761" w:rsidR="00510672" w:rsidRPr="00C64922" w:rsidRDefault="00634398" w:rsidP="00510672">
            <w:pPr>
              <w:pStyle w:val="BodyText"/>
              <w:rPr>
                <w:noProof/>
              </w:rPr>
            </w:pPr>
            <w:bookmarkStart w:id="6830" w:name="_32hioqz" w:colFirst="0" w:colLast="0"/>
            <w:bookmarkStart w:id="6831" w:name="_Toc10702519"/>
            <w:bookmarkStart w:id="6832" w:name="_Toc11043601"/>
            <w:bookmarkStart w:id="6833" w:name="_Toc11045592"/>
            <w:bookmarkStart w:id="6834" w:name="_Toc11391262"/>
            <w:bookmarkEnd w:id="6830"/>
            <w:del w:id="6835" w:author="Russell Ott" w:date="2022-05-16T11:47:00Z">
              <w:r>
                <w:rPr>
                  <w:noProof/>
                </w:rPr>
                <w:drawing>
                  <wp:anchor distT="0" distB="0" distL="114300" distR="114300" simplePos="0" relativeHeight="251867136" behindDoc="0" locked="0" layoutInCell="1" allowOverlap="1" wp14:anchorId="208B87BD" wp14:editId="23E32F1C">
                    <wp:simplePos x="0" y="0"/>
                    <wp:positionH relativeFrom="column">
                      <wp:posOffset>-635</wp:posOffset>
                    </wp:positionH>
                    <wp:positionV relativeFrom="paragraph">
                      <wp:posOffset>71120</wp:posOffset>
                    </wp:positionV>
                    <wp:extent cx="323215" cy="323215"/>
                    <wp:effectExtent l="0" t="0" r="0" b="0"/>
                    <wp:wrapNone/>
                    <wp:docPr id="122"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836" w:author="Russell Ott" w:date="2022-05-16T11:47:00Z">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943AA0">
      <w:pPr>
        <w:pStyle w:val="Heading2"/>
      </w:pPr>
      <w:bookmarkStart w:id="6837" w:name="_Toc103262662"/>
      <w:bookmarkStart w:id="6838" w:name="_Toc22823407"/>
      <w:r w:rsidRPr="00C64922">
        <w:t>General Section-Level Guidance</w:t>
      </w:r>
      <w:bookmarkEnd w:id="6831"/>
      <w:bookmarkEnd w:id="6832"/>
      <w:bookmarkEnd w:id="6833"/>
      <w:bookmarkEnd w:id="6834"/>
      <w:bookmarkEnd w:id="6837"/>
      <w:bookmarkEnd w:id="6838"/>
    </w:p>
    <w:p w14:paraId="2490A351" w14:textId="77777777"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6839" w:author="Russell Ott" w:date="2022-05-16T11:47:00Z">
            <w:rPr>
              <w:rFonts w:ascii="Calibri" w:eastAsia="Calibri" w:hAnsi="Calibri"/>
              <w:color w:val="000000"/>
            </w:rPr>
          </w:rPrChange>
        </w:rPr>
      </w:pPr>
      <w:r w:rsidRPr="00D14360">
        <w:rPr>
          <w:color w:val="000000"/>
          <w:rPrChange w:id="6840" w:author="Russell Ott" w:date="2022-05-16T11:47:00Z">
            <w:rPr>
              <w:rFonts w:ascii="Calibri" w:eastAsia="Calibri" w:hAnsi="Calibri"/>
              <w:color w:val="000000"/>
            </w:rPr>
          </w:rPrChange>
        </w:rPr>
        <w:t xml:space="preserve">The following guidance </w:t>
      </w:r>
      <w:r w:rsidRPr="00D14360">
        <w:rPr>
          <w:color w:val="000000"/>
          <w:rPrChange w:id="6841" w:author="Russell Ott" w:date="2022-05-16T11:47:00Z">
            <w:rPr>
              <w:rFonts w:ascii="Calibri" w:eastAsia="Calibri" w:hAnsi="Calibri"/>
              <w:color w:val="000000"/>
            </w:rPr>
          </w:rPrChange>
        </w:rPr>
        <w:t>elements are not specific to any one C-CDA template but rather are overarching guidance elements that apply to an entire C-CDA document.</w:t>
      </w:r>
    </w:p>
    <w:p w14:paraId="5BD615CE" w14:textId="77777777" w:rsidR="00742982" w:rsidRDefault="00742982" w:rsidP="00F10C7C">
      <w:pPr>
        <w:pStyle w:val="Heading3"/>
      </w:pPr>
      <w:bookmarkStart w:id="6842" w:name="_1hmsyys" w:colFirst="0" w:colLast="0"/>
      <w:bookmarkStart w:id="6843" w:name="_Declaring_Section_Template"/>
      <w:bookmarkStart w:id="6844" w:name="_Toc103262663"/>
      <w:bookmarkStart w:id="6845" w:name="_Toc10702520"/>
      <w:bookmarkStart w:id="6846" w:name="_Toc11043602"/>
      <w:bookmarkStart w:id="6847" w:name="_Toc11045593"/>
      <w:bookmarkStart w:id="6848" w:name="_Toc11391263"/>
      <w:bookmarkStart w:id="6849" w:name="_Toc22823408"/>
      <w:bookmarkEnd w:id="6842"/>
      <w:bookmarkEnd w:id="6843"/>
      <w:r>
        <w:t>Data Provenance for a Section</w:t>
      </w:r>
      <w:bookmarkEnd w:id="6844"/>
      <w:bookmarkEnd w:id="6849"/>
    </w:p>
    <w:p w14:paraId="3F0F6AF2" w14:textId="77777777" w:rsidR="00630186" w:rsidRPr="00D14360" w:rsidRDefault="00630186" w:rsidP="00630186">
      <w:pPr>
        <w:rPr>
          <w:rFonts w:ascii="Times New Roman" w:eastAsia="Times New Roman" w:hAnsi="Times New Roman"/>
          <w:sz w:val="24"/>
          <w:szCs w:val="24"/>
          <w:rPrChange w:id="6850" w:author="Russell Ott" w:date="2022-05-16T11:47:00Z">
            <w:rPr>
              <w:rFonts w:ascii="Calibri" w:hAnsi="Calibri"/>
            </w:rPr>
          </w:rPrChange>
        </w:rPr>
      </w:pPr>
      <w:r w:rsidRPr="00D14360">
        <w:rPr>
          <w:rPrChange w:id="6851" w:author="Russell Ott" w:date="2022-05-16T11:47:00Z">
            <w:rPr>
              <w:rFonts w:ascii="Calibri" w:hAnsi="Calibri"/>
            </w:rPr>
          </w:rPrChange>
        </w:rPr>
        <w:t xml:space="preserve">The author role is key to understanding the provenance of the information. </w:t>
      </w:r>
    </w:p>
    <w:p w14:paraId="4D86A5AC" w14:textId="77777777" w:rsidR="00630186" w:rsidRPr="00D14360" w:rsidRDefault="00630186" w:rsidP="00630186">
      <w:pPr>
        <w:rPr>
          <w:rPrChange w:id="6852" w:author="Russell Ott" w:date="2022-05-16T11:47:00Z">
            <w:rPr>
              <w:rFonts w:ascii="Calibri" w:hAnsi="Calibri"/>
            </w:rPr>
          </w:rPrChange>
        </w:rPr>
      </w:pPr>
    </w:p>
    <w:p w14:paraId="418E9692" w14:textId="77777777" w:rsidR="00630186" w:rsidRPr="00D14360" w:rsidRDefault="00630186" w:rsidP="00630186">
      <w:pPr>
        <w:rPr>
          <w:rFonts w:ascii="Times New Roman" w:eastAsia="Times New Roman" w:hAnsi="Times New Roman"/>
          <w:sz w:val="24"/>
          <w:szCs w:val="24"/>
          <w:rPrChange w:id="6853" w:author="Russell Ott" w:date="2022-05-16T11:47:00Z">
            <w:rPr>
              <w:rFonts w:ascii="Calibri" w:hAnsi="Calibri"/>
            </w:rPr>
          </w:rPrChange>
        </w:rPr>
      </w:pPr>
      <w:r w:rsidRPr="00D14360">
        <w:rPr>
          <w:rPrChange w:id="6854" w:author="Russell Ott" w:date="2022-05-16T11:47:00Z">
            <w:rPr>
              <w:rFonts w:ascii="Calibri" w:hAnsi="Calibri"/>
            </w:rPr>
          </w:rPrChange>
        </w:rPr>
        <w:t>The roles po</w:t>
      </w:r>
      <w:r w:rsidRPr="00D14360">
        <w:rPr>
          <w:rPrChange w:id="6855" w:author="Russell Ott" w:date="2022-05-16T11:47:00Z">
            <w:rPr>
              <w:rFonts w:ascii="Calibri" w:hAnsi="Calibri"/>
            </w:rPr>
          </w:rPrChange>
        </w:rPr>
        <w:t xml:space="preserve">pulated in the header of the document apply to each section of content as well, unless explicitly indicated otherwise. If the author information for a section is not explicitly declared, then the author of the information in that section can be assumed to </w:t>
      </w:r>
      <w:r w:rsidRPr="00D14360">
        <w:rPr>
          <w:rPrChange w:id="6856" w:author="Russell Ott" w:date="2022-05-16T11:47:00Z">
            <w:rPr>
              <w:rFonts w:ascii="Calibri" w:hAnsi="Calibri"/>
            </w:rPr>
          </w:rPrChange>
        </w:rPr>
        <w:t>be the author contained in the document header. This is behavior within a CDA document is called context conduction.</w:t>
      </w:r>
    </w:p>
    <w:p w14:paraId="163325C6" w14:textId="77777777" w:rsidR="00630186" w:rsidRPr="00D14360" w:rsidRDefault="00630186" w:rsidP="00630186">
      <w:pPr>
        <w:rPr>
          <w:rPrChange w:id="6857" w:author="Russell Ott" w:date="2022-05-16T11:47:00Z">
            <w:rPr>
              <w:rFonts w:ascii="Calibri" w:hAnsi="Calibri"/>
            </w:rPr>
          </w:rPrChange>
        </w:rPr>
      </w:pPr>
    </w:p>
    <w:p w14:paraId="433CE263" w14:textId="77777777" w:rsidR="00630186" w:rsidRPr="00D14360" w:rsidRDefault="00630186" w:rsidP="00630186">
      <w:pPr>
        <w:rPr>
          <w:rFonts w:ascii="Times New Roman" w:eastAsia="Times New Roman" w:hAnsi="Times New Roman"/>
          <w:sz w:val="24"/>
          <w:szCs w:val="24"/>
          <w:rPrChange w:id="6858" w:author="Russell Ott" w:date="2022-05-16T11:47:00Z">
            <w:rPr>
              <w:rFonts w:ascii="Calibri" w:hAnsi="Calibri"/>
            </w:rPr>
          </w:rPrChange>
        </w:rPr>
      </w:pPr>
      <w:r w:rsidRPr="00D14360">
        <w:rPr>
          <w:rPrChange w:id="6859" w:author="Russell Ott" w:date="2022-05-16T11:47:00Z">
            <w:rPr>
              <w:rFonts w:ascii="Calibri" w:hAnsi="Calibri"/>
            </w:rPr>
          </w:rPrChange>
        </w:rPr>
        <w:t>This assumption extends to entries contained in the section as well. If the author information for an entry is not explicitly declared, th</w:t>
      </w:r>
      <w:r w:rsidRPr="00D14360">
        <w:rPr>
          <w:rPrChange w:id="6860" w:author="Russell Ott" w:date="2022-05-16T11:47:00Z">
            <w:rPr>
              <w:rFonts w:ascii="Calibri" w:hAnsi="Calibri"/>
            </w:rPr>
          </w:rPrChange>
        </w:rPr>
        <w:t xml:space="preserve">en the author of the information in that entry can be assumed to be the author contained in the encompassing section. </w:t>
      </w:r>
    </w:p>
    <w:p w14:paraId="11C5D86B" w14:textId="77777777" w:rsidR="00630186" w:rsidRPr="00D14360" w:rsidRDefault="00630186" w:rsidP="00630186">
      <w:pPr>
        <w:rPr>
          <w:rPrChange w:id="6861" w:author="Russell Ott" w:date="2022-05-16T11:47:00Z">
            <w:rPr>
              <w:rFonts w:ascii="Calibri" w:hAnsi="Calibri"/>
            </w:rPr>
          </w:rPrChange>
        </w:rPr>
      </w:pPr>
    </w:p>
    <w:p w14:paraId="6E0C3C49" w14:textId="77777777" w:rsidR="00630186" w:rsidRPr="00D14360" w:rsidRDefault="00630186" w:rsidP="00630186">
      <w:pPr>
        <w:rPr>
          <w:rFonts w:ascii="Times New Roman" w:eastAsia="Times New Roman" w:hAnsi="Times New Roman"/>
          <w:sz w:val="24"/>
          <w:szCs w:val="24"/>
          <w:rPrChange w:id="6862" w:author="Russell Ott" w:date="2022-05-16T11:47:00Z">
            <w:rPr>
              <w:rFonts w:ascii="Calibri" w:hAnsi="Calibri"/>
            </w:rPr>
          </w:rPrChange>
        </w:rPr>
      </w:pPr>
      <w:r w:rsidRPr="00D14360">
        <w:rPr>
          <w:rPrChange w:id="6863" w:author="Russell Ott" w:date="2022-05-16T11:47:00Z">
            <w:rPr>
              <w:rFonts w:ascii="Calibri" w:hAnsi="Calibri"/>
            </w:rPr>
          </w:rPrChange>
        </w:rPr>
        <w:t>While it is generally preferred that provenance be conveyed either at the document level, or at the entry level, it is possible for prov</w:t>
      </w:r>
      <w:r w:rsidRPr="00D14360">
        <w:rPr>
          <w:rPrChange w:id="6864" w:author="Russell Ott" w:date="2022-05-16T11:47:00Z">
            <w:rPr>
              <w:rFonts w:ascii="Calibri" w:hAnsi="Calibri"/>
            </w:rPr>
          </w:rPrChange>
        </w:rPr>
        <w:t>enance to be conveyed at the section level when the default context conduction does not apply.</w:t>
      </w:r>
    </w:p>
    <w:p w14:paraId="6671BE4B" w14:textId="77777777" w:rsidR="00630186" w:rsidRPr="003A3D50" w:rsidRDefault="00630186" w:rsidP="00B94885">
      <w:pPr>
        <w:rPr>
          <w:rPrChange w:id="6865" w:author="Russell Ott" w:date="2022-05-16T11:47:00Z">
            <w:rPr>
              <w:rFonts w:ascii="Calibri" w:hAnsi="Calibri"/>
            </w:rPr>
          </w:rPrChange>
        </w:rPr>
      </w:pPr>
    </w:p>
    <w:p w14:paraId="349E342A" w14:textId="77777777" w:rsidR="00B94885" w:rsidRPr="003A3D50" w:rsidRDefault="00B94885" w:rsidP="00B94885">
      <w:pPr>
        <w:rPr>
          <w:rFonts w:ascii="Times New Roman" w:eastAsia="Times New Roman" w:hAnsi="Times New Roman"/>
          <w:sz w:val="24"/>
          <w:szCs w:val="24"/>
          <w:rPrChange w:id="6866" w:author="Russell Ott" w:date="2022-05-16T11:47:00Z">
            <w:rPr>
              <w:rFonts w:ascii="Calibri" w:hAnsi="Calibri"/>
            </w:rPr>
          </w:rPrChange>
        </w:rPr>
      </w:pPr>
      <w:r w:rsidRPr="003A3D50">
        <w:rPr>
          <w:rPrChange w:id="6867" w:author="Russell Ott" w:date="2022-05-16T11:47:00Z">
            <w:rPr>
              <w:rFonts w:ascii="Calibri" w:hAnsi="Calibri"/>
            </w:rPr>
          </w:rPrChange>
        </w:rPr>
        <w:t xml:space="preserve">When representing a clinical note using structured sections, each section of information receives its context from the document’s header. If author information </w:t>
      </w:r>
      <w:r w:rsidRPr="003A3D50">
        <w:rPr>
          <w:rPrChange w:id="6868" w:author="Russell Ott" w:date="2022-05-16T11:47:00Z">
            <w:rPr>
              <w:rFonts w:ascii="Calibri" w:hAnsi="Calibri"/>
            </w:rPr>
          </w:rPrChange>
        </w:rPr>
        <w:t xml:space="preserve">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ascii="Times New Roman" w:eastAsia="Times New Roman" w:hAnsi="Times New Roman"/>
          <w:sz w:val="24"/>
          <w:szCs w:val="24"/>
          <w:rPrChange w:id="6869" w:author="Russell Ott" w:date="2022-05-16T11:47:00Z">
            <w:rPr>
              <w:rFonts w:ascii="Calibri" w:hAnsi="Calibri"/>
            </w:rPr>
          </w:rPrChange>
        </w:rPr>
      </w:pPr>
      <w:r w:rsidRPr="003A3D50">
        <w:rPr>
          <w:rPrChange w:id="6870" w:author="Russell Ott" w:date="2022-05-16T11:47:00Z">
            <w:rPr>
              <w:rFonts w:ascii="Calibri" w:hAnsi="Calibri"/>
            </w:rPr>
          </w:rPrChange>
        </w:rPr>
        <w:t>The recordTarget, author, and informant roles populated in the header of t</w:t>
      </w:r>
      <w:r w:rsidRPr="003A3D50">
        <w:rPr>
          <w:rPrChange w:id="6871" w:author="Russell Ott" w:date="2022-05-16T11:47:00Z">
            <w:rPr>
              <w:rFonts w:ascii="Calibri" w:hAnsi="Calibri"/>
            </w:rPr>
          </w:rPrChange>
        </w:rPr>
        <w:t>he document apply to each section of content as well, unless explicitly indicated otherwise. The author role is key to understanding the provenance of the information in the document.  If the author information for a section is not explicitly declared, the</w:t>
      </w:r>
      <w:r w:rsidRPr="003A3D50">
        <w:rPr>
          <w:rPrChange w:id="6872" w:author="Russell Ott" w:date="2022-05-16T11:47:00Z">
            <w:rPr>
              <w:rFonts w:ascii="Calibri" w:hAnsi="Calibri"/>
            </w:rPr>
          </w:rPrChange>
        </w:rPr>
        <w:t xml:space="preserve">n the author of that section of information can be assumed to be the same as the author information contained in the header. </w:t>
      </w:r>
    </w:p>
    <w:p w14:paraId="5CEF7B7B" w14:textId="77777777" w:rsidR="00B94885" w:rsidRPr="003A3D50" w:rsidRDefault="00B94885" w:rsidP="00B94885">
      <w:pPr>
        <w:rPr>
          <w:rPrChange w:id="6873" w:author="Russell Ott" w:date="2022-05-16T11:47:00Z">
            <w:rPr>
              <w:rFonts w:ascii="Calibri" w:hAnsi="Calibri"/>
            </w:rPr>
          </w:rPrChange>
        </w:rPr>
      </w:pPr>
    </w:p>
    <w:p w14:paraId="6A61054F" w14:textId="77777777" w:rsidR="00B94885" w:rsidRPr="00014007" w:rsidRDefault="00B94885" w:rsidP="003A3D50">
      <w:pPr>
        <w:rPr>
          <w:rFonts w:ascii="Times New Roman" w:eastAsia="Times New Roman" w:hAnsi="Times New Roman"/>
          <w:sz w:val="24"/>
          <w:szCs w:val="24"/>
        </w:rPr>
      </w:pPr>
      <w:r w:rsidRPr="003A3D50">
        <w:rPr>
          <w:rPrChange w:id="6874" w:author="Russell Ott" w:date="2022-05-16T11:47:00Z">
            <w:rPr>
              <w:rFonts w:ascii="Calibri" w:hAnsi="Calibri"/>
            </w:rPr>
          </w:rPrChange>
        </w:rPr>
        <w:t xml:space="preserve">This assumption extends to entries contained in the section as well, unless the author information is explicitly declared at the </w:t>
      </w:r>
      <w:r w:rsidRPr="003A3D50">
        <w:rPr>
          <w:rPrChange w:id="6875" w:author="Russell Ott" w:date="2022-05-16T11:47:00Z">
            <w:rPr>
              <w:rFonts w:ascii="Calibri" w:hAnsi="Calibri"/>
            </w:rPr>
          </w:rPrChange>
        </w:rPr>
        <w:t>entry level.</w:t>
      </w:r>
      <w:r w:rsidR="00631459" w:rsidRPr="003A3D50">
        <w:rPr>
          <w:rPrChange w:id="6876" w:author="Russell Ott" w:date="2022-05-16T11:47:00Z">
            <w:rPr>
              <w:rFonts w:ascii="Calibri" w:hAnsi="Calibri"/>
            </w:rPr>
          </w:rPrChange>
        </w:rPr>
        <w:t xml:space="preserve"> </w:t>
      </w:r>
      <w:r w:rsidRPr="003A3D50">
        <w:rPr>
          <w:rPrChange w:id="6877" w:author="Russell Ott" w:date="2022-05-16T11:47:00Z">
            <w:rPr>
              <w:rFonts w:ascii="Calibri" w:hAnsi="Calibri"/>
            </w:rPr>
          </w:rPrChange>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F10C7C">
      <w:pPr>
        <w:pStyle w:val="Heading3"/>
      </w:pPr>
      <w:bookmarkStart w:id="6878" w:name="_Toc18495044"/>
      <w:bookmarkStart w:id="6879" w:name="_Toc19870240"/>
      <w:bookmarkStart w:id="6880" w:name="_Toc20480929"/>
      <w:bookmarkStart w:id="6881" w:name="_Toc21529459"/>
      <w:bookmarkStart w:id="6882" w:name="_Toc21691511"/>
      <w:bookmarkStart w:id="6883" w:name="_Toc21845696"/>
      <w:bookmarkStart w:id="6884" w:name="_Toc21851937"/>
      <w:bookmarkStart w:id="6885" w:name="_Toc21871900"/>
      <w:bookmarkStart w:id="6886" w:name="_Toc21872356"/>
      <w:bookmarkStart w:id="6887" w:name="_Toc21880127"/>
      <w:bookmarkStart w:id="6888" w:name="_Toc21889957"/>
      <w:bookmarkStart w:id="6889" w:name="_Toc21894100"/>
      <w:bookmarkStart w:id="6890" w:name="_Toc21898028"/>
      <w:bookmarkStart w:id="6891" w:name="_Toc21926775"/>
      <w:bookmarkStart w:id="6892" w:name="_Toc18495045"/>
      <w:bookmarkStart w:id="6893" w:name="_Toc19870241"/>
      <w:bookmarkStart w:id="6894" w:name="_Toc20480930"/>
      <w:bookmarkStart w:id="6895" w:name="_Toc21529460"/>
      <w:bookmarkStart w:id="6896" w:name="_Toc21691512"/>
      <w:bookmarkStart w:id="6897" w:name="_Toc21845697"/>
      <w:bookmarkStart w:id="6898" w:name="_Toc21851938"/>
      <w:bookmarkStart w:id="6899" w:name="_Toc21871901"/>
      <w:bookmarkStart w:id="6900" w:name="_Toc21872357"/>
      <w:bookmarkStart w:id="6901" w:name="_Toc21880128"/>
      <w:bookmarkStart w:id="6902" w:name="_Toc21889958"/>
      <w:bookmarkStart w:id="6903" w:name="_Toc21894101"/>
      <w:bookmarkStart w:id="6904" w:name="_Toc21898029"/>
      <w:bookmarkStart w:id="6905" w:name="_Toc21926776"/>
      <w:bookmarkStart w:id="6906" w:name="_Ref88215152"/>
      <w:bookmarkStart w:id="6907" w:name="_Ref88215157"/>
      <w:bookmarkStart w:id="6908" w:name="_Toc103262664"/>
      <w:bookmarkStart w:id="6909" w:name="_Toc22823409"/>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r w:rsidRPr="00C64922">
        <w:t>Declaring Section Template Conformance</w:t>
      </w:r>
      <w:bookmarkEnd w:id="6845"/>
      <w:bookmarkEnd w:id="6846"/>
      <w:bookmarkEnd w:id="6847"/>
      <w:bookmarkEnd w:id="6848"/>
      <w:bookmarkEnd w:id="6906"/>
      <w:bookmarkEnd w:id="6907"/>
      <w:bookmarkEnd w:id="6908"/>
      <w:bookmarkEnd w:id="6909"/>
      <w:r w:rsidRPr="00C64922">
        <w:t xml:space="preserve"> </w:t>
      </w:r>
    </w:p>
    <w:p w14:paraId="004AEEF9" w14:textId="77777777" w:rsidR="00A10C4D" w:rsidRPr="00D14360" w:rsidRDefault="00A10C4D" w:rsidP="00B505D2">
      <w:pPr>
        <w:spacing w:after="120"/>
        <w:rPr>
          <w:rFonts w:ascii="Times New Roman" w:eastAsia="Calibri" w:hAnsi="Times New Roman"/>
          <w:color w:val="000000"/>
          <w:sz w:val="24"/>
          <w:szCs w:val="24"/>
          <w:rPrChange w:id="6910" w:author="Russell Ott" w:date="2022-05-16T11:47:00Z">
            <w:rPr>
              <w:rFonts w:ascii="Calibri" w:eastAsia="Calibri" w:hAnsi="Calibri"/>
              <w:color w:val="000000"/>
            </w:rPr>
          </w:rPrChange>
        </w:rPr>
      </w:pPr>
      <w:r w:rsidRPr="00D14360">
        <w:rPr>
          <w:color w:val="000000"/>
          <w:rPrChange w:id="6911" w:author="Russell Ott" w:date="2022-05-16T11:47:00Z">
            <w:rPr>
              <w:rFonts w:ascii="Calibri" w:eastAsia="Calibri" w:hAnsi="Calibri"/>
              <w:color w:val="000000"/>
            </w:rPr>
          </w:rPrChange>
        </w:rPr>
        <w:t>As explained in Chapter 2.</w:t>
      </w:r>
      <w:r w:rsidR="0070419A" w:rsidRPr="00D14360">
        <w:rPr>
          <w:color w:val="000000"/>
          <w:rPrChange w:id="6912" w:author="Russell Ott" w:date="2022-05-16T11:47:00Z">
            <w:rPr>
              <w:rFonts w:ascii="Calibri" w:eastAsia="Calibri" w:hAnsi="Calibri"/>
              <w:color w:val="000000"/>
            </w:rPr>
          </w:rPrChange>
        </w:rPr>
        <w:t>3.1</w:t>
      </w:r>
      <w:r w:rsidR="00E77336" w:rsidRPr="00D14360">
        <w:rPr>
          <w:rFonts w:eastAsia="Calibri"/>
          <w:color w:val="000000"/>
          <w:rPrChange w:id="6913" w:author="Russell Ott" w:date="2022-05-16T11:47:00Z">
            <w:rPr>
              <w:rFonts w:ascii="Calibri" w:eastAsia="Calibri" w:hAnsi="Calibri"/>
              <w:color w:val="000000"/>
            </w:rPr>
          </w:rPrChange>
        </w:rPr>
        <w:t xml:space="preserve"> Declaring Template Conformance</w:t>
      </w:r>
      <w:r w:rsidRPr="00D14360">
        <w:rPr>
          <w:rFonts w:eastAsia="Calibri"/>
          <w:color w:val="000000"/>
          <w:rPrChange w:id="6914" w:author="Russell Ott" w:date="2022-05-16T11:47:00Z">
            <w:rPr>
              <w:rFonts w:ascii="Calibri" w:eastAsia="Calibri" w:hAnsi="Calibri"/>
              <w:color w:val="000000"/>
            </w:rPr>
          </w:rPrChange>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ascii="Times New Roman" w:eastAsia="Calibri" w:hAnsi="Times New Roman"/>
          <w:color w:val="000000"/>
          <w:sz w:val="24"/>
          <w:szCs w:val="24"/>
          <w:rPrChange w:id="6915" w:author="Russell Ott" w:date="2022-05-16T11:47:00Z">
            <w:rPr>
              <w:rFonts w:ascii="Calibri" w:eastAsia="Calibri" w:hAnsi="Calibri"/>
              <w:color w:val="000000"/>
            </w:rPr>
          </w:rPrChange>
        </w:rPr>
      </w:pPr>
      <w:r w:rsidRPr="00D14360">
        <w:rPr>
          <w:color w:val="000000"/>
          <w:rPrChange w:id="6916" w:author="Russell Ott" w:date="2022-05-16T11:47:00Z">
            <w:rPr>
              <w:rFonts w:ascii="Calibri" w:eastAsia="Calibri" w:hAnsi="Calibri"/>
              <w:color w:val="000000"/>
            </w:rPr>
          </w:rPrChange>
        </w:rPr>
        <w:t>A template de</w:t>
      </w:r>
      <w:r w:rsidRPr="00D14360">
        <w:rPr>
          <w:color w:val="000000"/>
          <w:rPrChange w:id="6917" w:author="Russell Ott" w:date="2022-05-16T11:47:00Z">
            <w:rPr>
              <w:rFonts w:ascii="Calibri" w:eastAsia="Calibri" w:hAnsi="Calibri"/>
              <w:color w:val="000000"/>
            </w:rPr>
          </w:rPrChange>
        </w:rPr>
        <w:t xml:space="preserve">claration in a C-CDA section asserts the constraints applicable for that section of </w:t>
      </w:r>
      <w:r w:rsidR="009967FD" w:rsidRPr="00D14360">
        <w:rPr>
          <w:rFonts w:eastAsia="Calibri"/>
          <w:color w:val="000000"/>
          <w:rPrChange w:id="6918" w:author="Russell Ott" w:date="2022-05-16T11:47:00Z">
            <w:rPr>
              <w:rFonts w:ascii="Calibri" w:eastAsia="Calibri" w:hAnsi="Calibri"/>
              <w:color w:val="000000"/>
            </w:rPr>
          </w:rPrChange>
        </w:rPr>
        <w:t>XML</w:t>
      </w:r>
      <w:r w:rsidRPr="00D14360">
        <w:rPr>
          <w:rFonts w:eastAsia="Calibri"/>
          <w:color w:val="000000"/>
          <w:rPrChange w:id="6919" w:author="Russell Ott" w:date="2022-05-16T11:47:00Z">
            <w:rPr>
              <w:rFonts w:ascii="Calibri" w:eastAsia="Calibri" w:hAnsi="Calibri"/>
              <w:color w:val="000000"/>
            </w:rPr>
          </w:rPrChange>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ascii="Times New Roman" w:eastAsia="Calibri" w:hAnsi="Times New Roman"/>
          <w:color w:val="000000"/>
          <w:sz w:val="24"/>
          <w:szCs w:val="24"/>
          <w:rPrChange w:id="6920" w:author="Russell Ott" w:date="2022-05-16T11:47:00Z">
            <w:rPr>
              <w:rFonts w:ascii="Calibri" w:eastAsia="Calibri" w:hAnsi="Calibri"/>
              <w:color w:val="000000"/>
            </w:rPr>
          </w:rPrChange>
        </w:rPr>
      </w:pPr>
      <w:bookmarkStart w:id="6921" w:name="_3fwokq0" w:colFirst="0" w:colLast="0"/>
      <w:bookmarkEnd w:id="6921"/>
      <w:r w:rsidRPr="00D14360">
        <w:rPr>
          <w:color w:val="000000"/>
          <w:rPrChange w:id="6922" w:author="Russell Ott" w:date="2022-05-16T11:47:00Z">
            <w:rPr>
              <w:rFonts w:ascii="Calibri" w:eastAsia="Calibri" w:hAnsi="Calibri"/>
              <w:color w:val="000000"/>
            </w:rPr>
          </w:rPrChange>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color w:val="000000"/>
          <w:rPrChange w:id="6923" w:author="Russell Ott" w:date="2022-05-16T11:47:00Z">
            <w:rPr>
              <w:rFonts w:ascii="Calibri" w:eastAsia="Calibri" w:hAnsi="Calibri"/>
              <w:color w:val="000000"/>
            </w:rPr>
          </w:rPrChange>
        </w:rPr>
        <w:t>Initia</w:t>
      </w:r>
      <w:r w:rsidR="004A156E" w:rsidRPr="00D14360">
        <w:rPr>
          <w:rFonts w:eastAsia="Calibri"/>
          <w:color w:val="000000"/>
          <w:rPrChange w:id="6924" w:author="Russell Ott" w:date="2022-05-16T11:47:00Z">
            <w:rPr>
              <w:rFonts w:ascii="Calibri" w:eastAsia="Calibri" w:hAnsi="Calibri"/>
              <w:color w:val="000000"/>
            </w:rPr>
          </w:rPrChange>
        </w:rPr>
        <w:t xml:space="preserve">lly C-CDA templates did not include versions. The templateId/@extension attribute was not used. </w:t>
      </w:r>
      <w:r w:rsidRPr="00D14360">
        <w:rPr>
          <w:rFonts w:eastAsia="Calibri"/>
          <w:color w:val="000000"/>
          <w:rPrChange w:id="6925" w:author="Russell Ott" w:date="2022-05-16T11:47:00Z">
            <w:rPr>
              <w:rFonts w:ascii="Calibri" w:eastAsia="Calibri" w:hAnsi="Calibri"/>
              <w:color w:val="000000"/>
            </w:rPr>
          </w:rPrChange>
        </w:rPr>
        <w:t xml:space="preserve">Many of those original template versions are still used in C-CDA R2.1. </w:t>
      </w:r>
    </w:p>
    <w:p w14:paraId="5B7BA93B" w14:textId="77777777" w:rsidR="00A10C4D" w:rsidRPr="007770C6" w:rsidRDefault="000A1700" w:rsidP="00B505D2">
      <w:pPr>
        <w:pStyle w:val="Default"/>
        <w:spacing w:after="120"/>
        <w:rPr>
          <w:sz w:val="20"/>
          <w:rPrChange w:id="6926" w:author="Russell Ott" w:date="2022-05-16T11:47:00Z">
            <w:rPr/>
          </w:rPrChange>
        </w:rPr>
      </w:pPr>
      <w:r w:rsidRPr="007770C6">
        <w:rPr>
          <w:sz w:val="20"/>
          <w:rPrChange w:id="6927" w:author="Russell Ott" w:date="2022-05-16T11:47:00Z">
            <w:rPr/>
          </w:rPrChange>
        </w:rPr>
        <w:t>Chapter</w:t>
      </w:r>
      <w:r w:rsidR="00A10C4D" w:rsidRPr="007770C6">
        <w:rPr>
          <w:sz w:val="20"/>
          <w:rPrChange w:id="6928" w:author="Russell Ott" w:date="2022-05-16T11:47:00Z">
            <w:rPr/>
          </w:rPrChange>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Change w:id="6929" w:author="Russell Ott" w:date="2022-05-16T11:47:00Z">
            <w:rPr/>
          </w:rPrChange>
        </w:rPr>
      </w:pPr>
      <w:r w:rsidRPr="007770C6">
        <w:rPr>
          <w:sz w:val="20"/>
          <w:rPrChange w:id="6930" w:author="Russell Ott" w:date="2022-05-16T11:47:00Z">
            <w:rPr/>
          </w:rPrChange>
        </w:rPr>
        <w:t>To assert conformance with C-CDA R2.1, declare the templateId of the version of the template defined in C-CDA R2.1</w:t>
      </w:r>
      <w:r w:rsidR="00450F37" w:rsidRPr="007770C6">
        <w:rPr>
          <w:sz w:val="20"/>
          <w:rPrChange w:id="6931" w:author="Russell Ott" w:date="2022-05-16T11:47:00Z">
            <w:rPr/>
          </w:rPrChange>
        </w:rPr>
        <w:t>.</w:t>
      </w:r>
      <w:r w:rsidRPr="007770C6">
        <w:rPr>
          <w:sz w:val="20"/>
          <w:rPrChange w:id="6932" w:author="Russell Ott" w:date="2022-05-16T11:47:00Z">
            <w:rPr/>
          </w:rPrChange>
        </w:rPr>
        <w:t xml:space="preserve">  </w:t>
      </w:r>
    </w:p>
    <w:p w14:paraId="615A8A41" w14:textId="77777777" w:rsidR="00A10C4D" w:rsidRPr="007770C6" w:rsidRDefault="00A10C4D" w:rsidP="0054522C">
      <w:pPr>
        <w:pStyle w:val="Default"/>
        <w:numPr>
          <w:ilvl w:val="0"/>
          <w:numId w:val="27"/>
        </w:numPr>
        <w:spacing w:after="120"/>
        <w:rPr>
          <w:sz w:val="20"/>
          <w:rPrChange w:id="6933" w:author="Russell Ott" w:date="2022-05-16T11:47:00Z">
            <w:rPr/>
          </w:rPrChange>
        </w:rPr>
      </w:pPr>
      <w:r w:rsidRPr="007770C6">
        <w:rPr>
          <w:sz w:val="20"/>
          <w:rPrChange w:id="6934" w:author="Russell Ott" w:date="2022-05-16T11:47:00Z">
            <w:rPr/>
          </w:rPrChange>
        </w:rPr>
        <w:t>To assert conformance with C-CDA R1.1, declare the templateId of the version of the template defined in C-CDA R1.1</w:t>
      </w:r>
      <w:r w:rsidR="00450F37" w:rsidRPr="007770C6">
        <w:rPr>
          <w:sz w:val="20"/>
          <w:rPrChange w:id="6935" w:author="Russell Ott" w:date="2022-05-16T11:47:00Z">
            <w:rPr/>
          </w:rPrChange>
        </w:rPr>
        <w:t>.</w:t>
      </w:r>
      <w:r w:rsidRPr="007770C6">
        <w:rPr>
          <w:sz w:val="20"/>
          <w:rPrChange w:id="6936" w:author="Russell Ott" w:date="2022-05-16T11:47:00Z">
            <w:rPr/>
          </w:rPrChange>
        </w:rPr>
        <w:t xml:space="preserve"> </w:t>
      </w:r>
    </w:p>
    <w:p w14:paraId="6976D16D" w14:textId="77777777" w:rsidR="00A10C4D" w:rsidRPr="007770C6" w:rsidRDefault="00A10C4D" w:rsidP="0090786E">
      <w:pPr>
        <w:pStyle w:val="Default"/>
        <w:spacing w:after="240"/>
        <w:rPr>
          <w:sz w:val="20"/>
          <w:rPrChange w:id="6937" w:author="Russell Ott" w:date="2022-05-16T11:47:00Z">
            <w:rPr/>
          </w:rPrChange>
        </w:rPr>
      </w:pPr>
      <w:r w:rsidRPr="007770C6">
        <w:rPr>
          <w:sz w:val="20"/>
          <w:rPrChange w:id="6938" w:author="Russell Ott" w:date="2022-05-16T11:47:00Z">
            <w:rPr/>
          </w:rPrChange>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061BBC1" w14:textId="77777777" w:rsidTr="003A3D50">
        <w:trPr>
          <w:cantSplit/>
        </w:trPr>
        <w:tc>
          <w:tcPr>
            <w:tcW w:w="683" w:type="dxa"/>
            <w:tcBorders>
              <w:right w:val="nil"/>
            </w:tcBorders>
            <w:shd w:val="clear" w:color="auto" w:fill="C6D9F1"/>
          </w:tcPr>
          <w:p w14:paraId="0E4D3F6E" w14:textId="5D9309A8" w:rsidR="00510672" w:rsidRPr="00C64922" w:rsidRDefault="00634398" w:rsidP="00510672">
            <w:pPr>
              <w:pStyle w:val="BodyText"/>
              <w:rPr>
                <w:noProof/>
              </w:rPr>
            </w:pPr>
            <w:del w:id="6939" w:author="Russell Ott" w:date="2022-05-16T11:47:00Z">
              <w:r>
                <w:rPr>
                  <w:noProof/>
                </w:rPr>
                <w:drawing>
                  <wp:anchor distT="0" distB="0" distL="114300" distR="114300" simplePos="0" relativeHeight="251869184" behindDoc="0" locked="0" layoutInCell="1" allowOverlap="1" wp14:anchorId="6CE64C9E" wp14:editId="5A163A64">
                    <wp:simplePos x="0" y="0"/>
                    <wp:positionH relativeFrom="column">
                      <wp:posOffset>-20955</wp:posOffset>
                    </wp:positionH>
                    <wp:positionV relativeFrom="paragraph">
                      <wp:posOffset>14605</wp:posOffset>
                    </wp:positionV>
                    <wp:extent cx="323215" cy="323215"/>
                    <wp:effectExtent l="0" t="0" r="0" b="0"/>
                    <wp:wrapNone/>
                    <wp:docPr id="124"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940" w:author="Russell Ott" w:date="2022-05-16T11:47:00Z">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21CAE4DF" w:rsidR="00510672" w:rsidRPr="00C64922" w:rsidRDefault="00634398" w:rsidP="00510672">
            <w:pPr>
              <w:pStyle w:val="BodyText"/>
              <w:rPr>
                <w:noProof/>
              </w:rPr>
            </w:pPr>
            <w:del w:id="6941" w:author="Russell Ott" w:date="2022-05-16T11:47:00Z">
              <w:r>
                <w:rPr>
                  <w:noProof/>
                </w:rPr>
                <w:drawing>
                  <wp:anchor distT="0" distB="0" distL="114300" distR="114300" simplePos="0" relativeHeight="251871232" behindDoc="0" locked="0" layoutInCell="1" allowOverlap="1" wp14:anchorId="7FBB10FB" wp14:editId="46876272">
                    <wp:simplePos x="0" y="0"/>
                    <wp:positionH relativeFrom="column">
                      <wp:posOffset>-6985</wp:posOffset>
                    </wp:positionH>
                    <wp:positionV relativeFrom="paragraph">
                      <wp:posOffset>29210</wp:posOffset>
                    </wp:positionV>
                    <wp:extent cx="323215" cy="323215"/>
                    <wp:effectExtent l="0" t="0" r="0" b="0"/>
                    <wp:wrapNone/>
                    <wp:docPr id="125"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942" w:author="Russell Ott" w:date="2022-05-16T11:47:00Z">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Change w:id="6943" w:author="Russell Ott" w:date="2022-05-16T11:47:00Z">
            <w:rPr/>
          </w:rPrChange>
        </w:rPr>
      </w:pPr>
      <w:r w:rsidRPr="007770C6">
        <w:rPr>
          <w:sz w:val="20"/>
          <w:rPrChange w:id="6944" w:author="Russell Ott" w:date="2022-05-16T11:47:00Z">
            <w:rPr/>
          </w:rPrChange>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Change w:id="6945" w:author="Russell Ott" w:date="2022-05-16T11:47:00Z">
            <w:rPr/>
          </w:rPrChange>
        </w:rPr>
      </w:pPr>
      <w:r w:rsidRPr="007770C6">
        <w:rPr>
          <w:sz w:val="20"/>
          <w:rPrChange w:id="6946" w:author="Russell Ott" w:date="2022-05-16T11:47:00Z">
            <w:rPr/>
          </w:rPrChange>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Change w:id="6947" w:author="Russell Ott" w:date="2022-05-16T11:47:00Z">
            <w:rPr/>
          </w:rPrChange>
        </w:rPr>
      </w:pPr>
      <w:r w:rsidRPr="007770C6">
        <w:rPr>
          <w:sz w:val="20"/>
          <w:rPrChange w:id="6948" w:author="Russell Ott" w:date="2022-05-16T11:47:00Z">
            <w:rPr/>
          </w:rPrChange>
        </w:rPr>
        <w:t>It is important to note that including the 2.1 templateid and the 1.1 template id is no duplication and is valid to describe the content as conformant to both the 1.1 and 2.1 versions of C-CDA.</w:t>
      </w:r>
    </w:p>
    <w:p w14:paraId="596DB961" w14:textId="52D89398" w:rsidR="00A10C4D" w:rsidRPr="007770C6" w:rsidRDefault="00A10C4D" w:rsidP="0090786E">
      <w:pPr>
        <w:pStyle w:val="Default"/>
        <w:spacing w:after="240"/>
        <w:rPr>
          <w:sz w:val="20"/>
          <w:rPrChange w:id="6949" w:author="Russell Ott" w:date="2022-05-16T11:47:00Z">
            <w:rPr/>
          </w:rPrChange>
        </w:rPr>
      </w:pPr>
      <w:r w:rsidRPr="007770C6">
        <w:rPr>
          <w:sz w:val="20"/>
          <w:rPrChange w:id="6950" w:author="Russell Ott" w:date="2022-05-16T11:47:00Z">
            <w:rPr/>
          </w:rPrChange>
        </w:rPr>
        <w:t xml:space="preserve">As standards evolve an implementer community may decide to deprecate a version of a template or a </w:t>
      </w:r>
      <w:del w:id="6951" w:author="Russell Ott" w:date="2022-05-16T11:47:00Z">
        <w:r w:rsidRPr="00D14360">
          <w:rPr>
            <w:szCs w:val="22"/>
          </w:rPr>
          <w:delText>collected</w:delText>
        </w:r>
      </w:del>
      <w:ins w:id="6952" w:author="Russell Ott" w:date="2022-05-16T11:47:00Z">
        <w:r w:rsidRPr="007770C6">
          <w:rPr>
            <w:sz w:val="20"/>
          </w:rPr>
          <w:t>collect</w:t>
        </w:r>
        <w:r w:rsidR="00726C77" w:rsidRPr="007770C6">
          <w:rPr>
            <w:sz w:val="20"/>
          </w:rPr>
          <w:t>ion</w:t>
        </w:r>
      </w:ins>
      <w:r w:rsidRPr="007770C6">
        <w:rPr>
          <w:sz w:val="20"/>
          <w:rPrChange w:id="6953" w:author="Russell Ott" w:date="2022-05-16T11:47:00Z">
            <w:rPr/>
          </w:rPrChange>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5DC0B29" w14:textId="77777777" w:rsidTr="003A3D50">
        <w:trPr>
          <w:cantSplit/>
        </w:trPr>
        <w:tc>
          <w:tcPr>
            <w:tcW w:w="683" w:type="dxa"/>
            <w:tcBorders>
              <w:right w:val="nil"/>
            </w:tcBorders>
            <w:shd w:val="clear" w:color="auto" w:fill="C6D9F1"/>
          </w:tcPr>
          <w:p w14:paraId="616DA2A4" w14:textId="59A30270" w:rsidR="00510672" w:rsidRPr="00C64922" w:rsidRDefault="00634398" w:rsidP="00510672">
            <w:pPr>
              <w:pStyle w:val="BodyText"/>
              <w:rPr>
                <w:noProof/>
              </w:rPr>
            </w:pPr>
            <w:del w:id="6954" w:author="Russell Ott" w:date="2022-05-16T11:47:00Z">
              <w:r>
                <w:rPr>
                  <w:noProof/>
                </w:rPr>
                <w:drawing>
                  <wp:anchor distT="0" distB="0" distL="114300" distR="114300" simplePos="0" relativeHeight="251873280" behindDoc="0" locked="0" layoutInCell="1" allowOverlap="1" wp14:anchorId="5DA162D2" wp14:editId="1358EDDB">
                    <wp:simplePos x="0" y="0"/>
                    <wp:positionH relativeFrom="column">
                      <wp:posOffset>-50165</wp:posOffset>
                    </wp:positionH>
                    <wp:positionV relativeFrom="paragraph">
                      <wp:posOffset>43815</wp:posOffset>
                    </wp:positionV>
                    <wp:extent cx="323215" cy="323215"/>
                    <wp:effectExtent l="0" t="0" r="0" b="0"/>
                    <wp:wrapNone/>
                    <wp:docPr id="126"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955" w:author="Russell Ott" w:date="2022-05-16T11:47:00Z">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55A99CAF" w:rsidR="00510672" w:rsidRPr="00C64922" w:rsidRDefault="00634398" w:rsidP="00510672">
            <w:pPr>
              <w:pStyle w:val="BodyText"/>
              <w:rPr>
                <w:noProof/>
              </w:rPr>
            </w:pPr>
            <w:del w:id="6956" w:author="Russell Ott" w:date="2022-05-16T11:47:00Z">
              <w:r>
                <w:rPr>
                  <w:noProof/>
                </w:rPr>
                <w:drawing>
                  <wp:anchor distT="0" distB="0" distL="114300" distR="114300" simplePos="0" relativeHeight="251875328" behindDoc="0" locked="0" layoutInCell="1" allowOverlap="1" wp14:anchorId="66ECD344" wp14:editId="2671D4E9">
                    <wp:simplePos x="0" y="0"/>
                    <wp:positionH relativeFrom="column">
                      <wp:posOffset>-50165</wp:posOffset>
                    </wp:positionH>
                    <wp:positionV relativeFrom="paragraph">
                      <wp:posOffset>72390</wp:posOffset>
                    </wp:positionV>
                    <wp:extent cx="323215" cy="323215"/>
                    <wp:effectExtent l="0" t="0" r="0" b="0"/>
                    <wp:wrapNone/>
                    <wp:docPr id="127"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957" w:author="Russell Ott" w:date="2022-05-16T11:47:00Z">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08828575" w:rsidR="0090786E" w:rsidRPr="00C64922" w:rsidRDefault="005C79A1" w:rsidP="00510672">
      <w:pPr>
        <w:pStyle w:val="Caption"/>
        <w:keepNext/>
        <w:spacing w:after="0"/>
      </w:pPr>
      <w:bookmarkStart w:id="6958" w:name="_Toc21927468"/>
      <w:r>
        <w:t xml:space="preserve">   </w:t>
      </w:r>
      <w:bookmarkStart w:id="6959" w:name="_Toc101449269"/>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16</w:t>
      </w:r>
      <w:r w:rsidR="00132A94">
        <w:rPr>
          <w:noProof/>
        </w:rPr>
        <w:fldChar w:fldCharType="end"/>
      </w:r>
      <w:r w:rsidR="0090786E" w:rsidRPr="00C64922">
        <w:t>: Declaring template conformance at the section level.</w:t>
      </w:r>
      <w:bookmarkEnd w:id="6959"/>
      <w:bookmarkEnd w:id="69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b/>
                <w:color w:val="000000"/>
                <w:rPrChange w:id="6960" w:author="Russell Ott" w:date="2022-05-16T11:47:00Z">
                  <w:rPr>
                    <w:rFonts w:ascii="Calibri" w:eastAsia="Calibri" w:hAnsi="Calibri"/>
                    <w:b/>
                    <w:color w:val="000000"/>
                  </w:rPr>
                </w:rPrChange>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87C4DFF" w:rsidR="0090786E" w:rsidRPr="00C64922" w:rsidRDefault="005C79A1" w:rsidP="00510672">
      <w:pPr>
        <w:pStyle w:val="Caption"/>
        <w:keepNext/>
        <w:spacing w:after="0"/>
      </w:pPr>
      <w:bookmarkStart w:id="6961" w:name="_Toc21927469"/>
      <w:r>
        <w:t xml:space="preserve">  </w:t>
      </w:r>
      <w:bookmarkStart w:id="6962" w:name="_Toc101449270"/>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17</w:t>
      </w:r>
      <w:r w:rsidR="00132A94">
        <w:rPr>
          <w:noProof/>
        </w:rPr>
        <w:fldChar w:fldCharType="end"/>
      </w:r>
      <w:r w:rsidR="0090786E" w:rsidRPr="00C64922">
        <w:t>: Declaring conformance to multiple templates.</w:t>
      </w:r>
      <w:bookmarkEnd w:id="6962"/>
      <w:bookmarkEnd w:id="69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3EF3888" w:rsidR="0090786E" w:rsidRPr="00C64922" w:rsidRDefault="005C79A1" w:rsidP="00510672">
      <w:pPr>
        <w:pStyle w:val="Caption"/>
        <w:keepNext/>
        <w:spacing w:after="0"/>
      </w:pPr>
      <w:bookmarkStart w:id="6963" w:name="_Toc21927470"/>
      <w:r>
        <w:t xml:space="preserve">  </w:t>
      </w:r>
      <w:bookmarkStart w:id="6964" w:name="_Toc101449271"/>
      <w:r w:rsidR="0090786E" w:rsidRPr="00C64922">
        <w:t xml:space="preserve">Example </w:t>
      </w:r>
      <w:r w:rsidR="00132A94">
        <w:fldChar w:fldCharType="begin"/>
      </w:r>
      <w:r w:rsidR="00132A94">
        <w:instrText xml:space="preserve"> SEQ Example \* ARABIC </w:instrText>
      </w:r>
      <w:r w:rsidR="00132A94">
        <w:fldChar w:fldCharType="separate"/>
      </w:r>
      <w:r w:rsidR="00F10C7C">
        <w:rPr>
          <w:noProof/>
        </w:rPr>
        <w:t>18</w:t>
      </w:r>
      <w:r w:rsidR="00132A94">
        <w:rPr>
          <w:noProof/>
        </w:rPr>
        <w:fldChar w:fldCharType="end"/>
      </w:r>
      <w:r w:rsidR="0090786E" w:rsidRPr="00C64922">
        <w:t>: (Wrong) Duplicate template declarations at the section level.</w:t>
      </w:r>
      <w:bookmarkEnd w:id="6964"/>
      <w:bookmarkEnd w:id="69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965" w:author="Russell Ott" w:date="2022-05-16T11:47: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242"/>
        <w:tblGridChange w:id="6966">
          <w:tblGrid>
            <w:gridCol w:w="9242"/>
          </w:tblGrid>
        </w:tblGridChange>
      </w:tblGrid>
      <w:tr w:rsidR="00A10C4D" w:rsidRPr="00C64922" w14:paraId="2EB66D5F" w14:textId="77777777" w:rsidTr="00FE0A60">
        <w:tc>
          <w:tcPr>
            <w:tcW w:w="9242" w:type="dxa"/>
            <w:shd w:val="clear" w:color="auto" w:fill="auto"/>
            <w:tcPrChange w:id="6967" w:author="Russell Ott" w:date="2022-05-16T11:47:00Z">
              <w:tcPr>
                <w:tcW w:w="9350" w:type="dxa"/>
                <w:shd w:val="clear" w:color="auto" w:fill="auto"/>
              </w:tcPr>
            </w:tcPrChange>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color w:val="000000"/>
                <w:rPrChange w:id="6968" w:author="Russell Ott" w:date="2022-05-16T11:47:00Z">
                  <w:rPr>
                    <w:rFonts w:ascii="Calibri" w:eastAsia="Calibri" w:hAnsi="Calibri"/>
                    <w:color w:val="000000"/>
                  </w:rPr>
                </w:rPrChange>
              </w:rPr>
            </w:pPr>
            <w:r w:rsidRPr="00D14360">
              <w:rPr>
                <w:rFonts w:ascii="Courier New" w:eastAsia="Courier New" w:hAnsi="Courier New" w:cs="Courier New"/>
                <w:color w:val="000000"/>
                <w:sz w:val="16"/>
                <w:szCs w:val="18"/>
              </w:rPr>
              <w:t>&lt;/component&gt;</w:t>
            </w:r>
          </w:p>
        </w:tc>
      </w:tr>
    </w:tbl>
    <w:p w14:paraId="17DE7FEB" w14:textId="2A7FB231" w:rsidR="00FE0A60" w:rsidRPr="003E45C2" w:rsidRDefault="00FE0A60" w:rsidP="002E634A">
      <w:pPr>
        <w:pStyle w:val="Heading4"/>
        <w:rPr>
          <w:ins w:id="6969" w:author="Russell Ott" w:date="2022-05-16T11:47:00Z"/>
        </w:rPr>
      </w:pPr>
      <w:bookmarkStart w:id="6970" w:name="_te2d4mt6txr7" w:colFirst="0" w:colLast="0"/>
      <w:bookmarkStart w:id="6971" w:name="_Toc10702521"/>
      <w:bookmarkStart w:id="6972" w:name="_Toc11043603"/>
      <w:bookmarkStart w:id="6973" w:name="_Toc11045594"/>
      <w:bookmarkStart w:id="6974" w:name="_Toc11391264"/>
      <w:bookmarkEnd w:id="6970"/>
      <w:ins w:id="6975" w:author="Russell Ott" w:date="2022-05-16T11:47:00Z">
        <w:r w:rsidRPr="003E45C2">
          <w:t>Best Practices for Implementing Templates revised to support USCDI v2</w:t>
        </w:r>
      </w:ins>
    </w:p>
    <w:p w14:paraId="6D42253A" w14:textId="065A8862" w:rsidR="00FE0A60" w:rsidRPr="00B944C2" w:rsidRDefault="00FE0A60" w:rsidP="00FE0A60">
      <w:pPr>
        <w:rPr>
          <w:ins w:id="6976" w:author="Russell Ott" w:date="2022-05-16T11:47:00Z"/>
        </w:rPr>
      </w:pPr>
      <w:ins w:id="6977" w:author="Russell Ott" w:date="2022-05-16T11:47:00Z">
        <w:r w:rsidRPr="00B944C2">
          <w:t xml:space="preserve">To support backwards compatibility, and in alignment with best practices documented in </w:t>
        </w:r>
        <w:r w:rsidR="001A0138">
          <w:fldChar w:fldCharType="begin"/>
        </w:r>
        <w:r w:rsidR="001A0138">
          <w:instrText xml:space="preserve"> HYPERLINK "https://www.hl7.org/implement/standards/product_brief.cfm?product_id=492" </w:instrText>
        </w:r>
        <w:r w:rsidR="001A0138">
          <w:fldChar w:fldCharType="separate"/>
        </w:r>
        <w:r w:rsidRPr="00B944C2">
          <w:rPr>
            <w:rStyle w:val="Hyperlink"/>
          </w:rPr>
          <w:t>C-CDA 2.1</w:t>
        </w:r>
        <w:r w:rsidR="001A0138">
          <w:rPr>
            <w:rStyle w:val="Hyperlink"/>
          </w:rPr>
          <w:fldChar w:fldCharType="end"/>
        </w:r>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ins>
    </w:p>
    <w:p w14:paraId="1D9B085A" w14:textId="77777777" w:rsidR="00FE0A60" w:rsidRPr="00B944C2" w:rsidRDefault="00FE0A60" w:rsidP="00FE0A60">
      <w:pPr>
        <w:rPr>
          <w:ins w:id="6978" w:author="Russell Ott" w:date="2022-05-16T11:47:00Z"/>
        </w:rPr>
      </w:pPr>
    </w:p>
    <w:p w14:paraId="5F9C15EC" w14:textId="3BC82269" w:rsidR="00FE0A60" w:rsidRPr="00B944C2" w:rsidRDefault="00FE0A60" w:rsidP="00FE0A60">
      <w:pPr>
        <w:pStyle w:val="Caption"/>
        <w:keepNext/>
        <w:rPr>
          <w:ins w:id="6979" w:author="Russell Ott" w:date="2022-05-16T11:47:00Z"/>
        </w:rPr>
      </w:pPr>
      <w:bookmarkStart w:id="6980" w:name="_Toc103262841"/>
      <w:ins w:id="6981" w:author="Russell Ott" w:date="2022-05-16T11:47:00Z">
        <w:r w:rsidRPr="00B944C2">
          <w:t xml:space="preserve">Figure </w:t>
        </w:r>
        <w:r w:rsidR="00132A94">
          <w:fldChar w:fldCharType="begin"/>
        </w:r>
        <w:r w:rsidR="00132A94">
          <w:instrText xml:space="preserve"> SEQ Figure \* ARABIC </w:instrText>
        </w:r>
        <w:r w:rsidR="00132A94">
          <w:fldChar w:fldCharType="separate"/>
        </w:r>
        <w:r w:rsidR="00F10C7C">
          <w:rPr>
            <w:noProof/>
          </w:rPr>
          <w:t>6</w:t>
        </w:r>
        <w:r w:rsidR="00132A94">
          <w:rPr>
            <w:noProof/>
          </w:rPr>
          <w:fldChar w:fldCharType="end"/>
        </w:r>
        <w:r w:rsidRPr="00B944C2">
          <w:t>: Example of how to include templateIds for Companion Guide templates</w:t>
        </w:r>
        <w:bookmarkEnd w:id="6980"/>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E518B4">
        <w:trPr>
          <w:ins w:id="6982" w:author="Russell Ott" w:date="2022-05-16T11:47:00Z"/>
        </w:trPr>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83" w:author="Russell Ott" w:date="2022-05-16T11:47:00Z"/>
                <w:rFonts w:ascii="Courier New" w:hAnsi="Courier New" w:cs="Courier New"/>
                <w:color w:val="000000"/>
                <w:sz w:val="16"/>
                <w:szCs w:val="16"/>
              </w:rPr>
            </w:pPr>
            <w:ins w:id="6984" w:author="Russell Ott" w:date="2022-05-16T11:47:00Z">
              <w:r w:rsidRPr="00B944C2">
                <w:rPr>
                  <w:rFonts w:ascii="Courier New" w:hAnsi="Courier New" w:cs="Courier New"/>
                  <w:color w:val="000000"/>
                  <w:sz w:val="16"/>
                  <w:szCs w:val="16"/>
                </w:rPr>
                <w:t>&lt;observation classCode="OBS" moodCode="EVN"&gt;</w:t>
              </w:r>
            </w:ins>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85" w:author="Russell Ott" w:date="2022-05-16T11:47:00Z"/>
                <w:rFonts w:ascii="Courier New" w:hAnsi="Courier New" w:cs="Courier New"/>
                <w:color w:val="000000"/>
                <w:sz w:val="16"/>
                <w:szCs w:val="16"/>
              </w:rPr>
            </w:pPr>
            <w:ins w:id="6986" w:author="Russell Ott" w:date="2022-05-16T11:47:00Z">
              <w:r w:rsidRPr="00B944C2">
                <w:rPr>
                  <w:rFonts w:ascii="Courier New" w:hAnsi="Courier New" w:cs="Courier New"/>
                  <w:color w:val="000000"/>
                  <w:sz w:val="16"/>
                  <w:szCs w:val="16"/>
                </w:rPr>
                <w:t xml:space="preserve">    &lt;!-- ** Problem Observation ** --&gt;</w:t>
              </w:r>
            </w:ins>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87" w:author="Russell Ott" w:date="2022-05-16T11:47:00Z"/>
                <w:rFonts w:ascii="Courier New" w:hAnsi="Courier New" w:cs="Courier New"/>
                <w:color w:val="000000"/>
                <w:sz w:val="16"/>
                <w:szCs w:val="16"/>
              </w:rPr>
            </w:pPr>
            <w:ins w:id="6988" w:author="Russell Ott" w:date="2022-05-16T11:47:00Z">
              <w:r w:rsidRPr="00B944C2">
                <w:rPr>
                  <w:rFonts w:ascii="Courier New" w:hAnsi="Courier New" w:cs="Courier New"/>
                  <w:color w:val="000000"/>
                  <w:sz w:val="16"/>
                  <w:szCs w:val="16"/>
                </w:rPr>
                <w:t xml:space="preserve">    &lt;!-- Problem Observation (C-CDA 1.1) --&gt;</w:t>
              </w:r>
            </w:ins>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89" w:author="Russell Ott" w:date="2022-05-16T11:47:00Z"/>
                <w:rFonts w:ascii="Courier New" w:hAnsi="Courier New" w:cs="Courier New"/>
                <w:color w:val="000000"/>
                <w:sz w:val="16"/>
                <w:szCs w:val="16"/>
              </w:rPr>
            </w:pPr>
            <w:ins w:id="6990" w:author="Russell Ott" w:date="2022-05-16T11:47:00Z">
              <w:r w:rsidRPr="00B944C2">
                <w:rPr>
                  <w:rFonts w:ascii="Courier New" w:hAnsi="Courier New" w:cs="Courier New"/>
                  <w:color w:val="000000"/>
                  <w:sz w:val="16"/>
                  <w:szCs w:val="16"/>
                </w:rPr>
                <w:t xml:space="preserve">    &lt;templateId root="2.16.840.1.113883.10.20.22.4.4" /&gt;</w:t>
              </w:r>
            </w:ins>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91" w:author="Russell Ott" w:date="2022-05-16T11:47:00Z"/>
                <w:rFonts w:ascii="Courier New" w:hAnsi="Courier New" w:cs="Courier New"/>
                <w:color w:val="000000"/>
                <w:sz w:val="16"/>
                <w:szCs w:val="16"/>
              </w:rPr>
            </w:pPr>
            <w:ins w:id="6992" w:author="Russell Ott" w:date="2022-05-16T11:47:00Z">
              <w:r w:rsidRPr="00B944C2">
                <w:rPr>
                  <w:rFonts w:ascii="Courier New" w:hAnsi="Courier New" w:cs="Courier New"/>
                  <w:color w:val="000000"/>
                  <w:sz w:val="16"/>
                  <w:szCs w:val="16"/>
                </w:rPr>
                <w:t xml:space="preserve">    &lt;!-- Problem Observation (C-CDA 2.1) --&gt;</w:t>
              </w:r>
            </w:ins>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93" w:author="Russell Ott" w:date="2022-05-16T11:47:00Z"/>
                <w:rFonts w:ascii="Courier New" w:hAnsi="Courier New" w:cs="Courier New"/>
                <w:color w:val="000000"/>
                <w:sz w:val="16"/>
                <w:szCs w:val="16"/>
              </w:rPr>
            </w:pPr>
            <w:ins w:id="6994" w:author="Russell Ott" w:date="2022-05-16T11:47:00Z">
              <w:r w:rsidRPr="00B944C2">
                <w:rPr>
                  <w:rFonts w:ascii="Courier New" w:hAnsi="Courier New" w:cs="Courier New"/>
                  <w:color w:val="000000"/>
                  <w:sz w:val="16"/>
                  <w:szCs w:val="16"/>
                </w:rPr>
                <w:t xml:space="preserve">    &lt;templateId root="2.16.840.1.113883.10.20.22.4.4" extension="2015-08-01" /&gt;</w:t>
              </w:r>
            </w:ins>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95" w:author="Russell Ott" w:date="2022-05-16T11:47:00Z"/>
                <w:rFonts w:ascii="Courier New" w:hAnsi="Courier New" w:cs="Courier New"/>
                <w:color w:val="000000"/>
                <w:sz w:val="16"/>
                <w:szCs w:val="16"/>
              </w:rPr>
            </w:pPr>
            <w:ins w:id="6996" w:author="Russell Ott" w:date="2022-05-16T11:47:00Z">
              <w:r w:rsidRPr="00B944C2">
                <w:rPr>
                  <w:rFonts w:ascii="Courier New" w:hAnsi="Courier New" w:cs="Courier New"/>
                  <w:color w:val="000000"/>
                  <w:sz w:val="16"/>
                  <w:szCs w:val="16"/>
                </w:rPr>
                <w:t xml:space="preserve">    &lt;!-- Problem Observation (C-CDA Companion Guide R3) --&gt;</w:t>
              </w:r>
            </w:ins>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97" w:author="Russell Ott" w:date="2022-05-16T11:47:00Z"/>
                <w:rFonts w:ascii="Courier New" w:hAnsi="Courier New" w:cs="Courier New"/>
                <w:color w:val="000000"/>
                <w:sz w:val="16"/>
                <w:szCs w:val="16"/>
              </w:rPr>
            </w:pPr>
            <w:ins w:id="6998" w:author="Russell Ott" w:date="2022-05-16T11:47:00Z">
              <w:r w:rsidRPr="00B944C2">
                <w:rPr>
                  <w:rFonts w:ascii="Courier New" w:hAnsi="Courier New" w:cs="Courier New"/>
                  <w:color w:val="000000"/>
                  <w:sz w:val="16"/>
                  <w:szCs w:val="16"/>
                </w:rPr>
                <w:t xml:space="preserve">    &lt;templateId root="2.16.840.1.113883.10.20.22.4.4" extension="2022-06-01" /&gt;</w:t>
              </w:r>
            </w:ins>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999" w:author="Russell Ott" w:date="2022-05-16T11:47:00Z"/>
                <w:rFonts w:ascii="Courier New" w:hAnsi="Courier New" w:cs="Courier New"/>
                <w:color w:val="000000"/>
                <w:sz w:val="16"/>
                <w:szCs w:val="16"/>
              </w:rPr>
            </w:pPr>
            <w:ins w:id="7000" w:author="Russell Ott" w:date="2022-05-16T11:47:00Z">
              <w:r w:rsidRPr="00B944C2">
                <w:rPr>
                  <w:rFonts w:ascii="Courier New" w:hAnsi="Courier New" w:cs="Courier New"/>
                  <w:color w:val="000000"/>
                  <w:sz w:val="16"/>
                  <w:szCs w:val="16"/>
                </w:rPr>
                <w:t xml:space="preserve">    &lt;id root="ab1791b0-5c71-11db-b0de-0800200c9a66" /&gt;</w:t>
              </w:r>
            </w:ins>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01" w:author="Russell Ott" w:date="2022-05-16T11:47:00Z"/>
                <w:rFonts w:ascii="Courier New" w:hAnsi="Courier New" w:cs="Courier New"/>
                <w:color w:val="000000"/>
                <w:sz w:val="16"/>
                <w:szCs w:val="16"/>
              </w:rPr>
            </w:pPr>
            <w:ins w:id="7002" w:author="Russell Ott" w:date="2022-05-16T11:47:00Z">
              <w:r w:rsidRPr="00B944C2">
                <w:rPr>
                  <w:rFonts w:ascii="Courier New" w:hAnsi="Courier New" w:cs="Courier New"/>
                  <w:color w:val="000000"/>
                  <w:sz w:val="16"/>
                  <w:szCs w:val="16"/>
                </w:rPr>
                <w:t xml:space="preserve">    …</w:t>
              </w:r>
            </w:ins>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03" w:author="Russell Ott" w:date="2022-05-16T11:47:00Z"/>
                <w:rFonts w:ascii="Courier New" w:hAnsi="Courier New" w:cs="Courier New"/>
                <w:color w:val="000000"/>
                <w:sz w:val="16"/>
                <w:szCs w:val="16"/>
              </w:rPr>
            </w:pPr>
            <w:ins w:id="7004" w:author="Russell Ott" w:date="2022-05-16T11:47:00Z">
              <w:r w:rsidRPr="00B944C2">
                <w:rPr>
                  <w:rFonts w:ascii="Courier New" w:hAnsi="Courier New" w:cs="Courier New"/>
                  <w:color w:val="000000"/>
                  <w:sz w:val="16"/>
                  <w:szCs w:val="16"/>
                </w:rPr>
                <w:t>&lt;/observation&gt;</w:t>
              </w:r>
            </w:ins>
          </w:p>
        </w:tc>
      </w:tr>
    </w:tbl>
    <w:p w14:paraId="50266D76" w14:textId="77777777" w:rsidR="00FE0A60" w:rsidRPr="00FE0A60" w:rsidRDefault="00FE0A60" w:rsidP="00FE0A60">
      <w:pPr>
        <w:rPr>
          <w:ins w:id="7005" w:author="Russell Ott" w:date="2022-05-16T11:47:00Z"/>
        </w:rPr>
      </w:pPr>
    </w:p>
    <w:p w14:paraId="278EB1E6" w14:textId="408F8335" w:rsidR="00A10C4D" w:rsidRPr="00C64922" w:rsidRDefault="00A10C4D" w:rsidP="00F10C7C">
      <w:pPr>
        <w:pStyle w:val="Heading3"/>
      </w:pPr>
      <w:bookmarkStart w:id="7006" w:name="_Toc103262665"/>
      <w:bookmarkStart w:id="7007" w:name="_Toc22823410"/>
      <w:r w:rsidRPr="00C64922">
        <w:t xml:space="preserve">Narrative </w:t>
      </w:r>
      <w:r w:rsidR="00995A87" w:rsidRPr="00C64922">
        <w:t>Block</w:t>
      </w:r>
      <w:r w:rsidRPr="00C64922">
        <w:t xml:space="preserve"> </w:t>
      </w:r>
      <w:bookmarkEnd w:id="6971"/>
      <w:bookmarkEnd w:id="6972"/>
      <w:bookmarkEnd w:id="6973"/>
      <w:r w:rsidR="00995A87" w:rsidRPr="00C64922">
        <w:t>Formatting</w:t>
      </w:r>
      <w:bookmarkEnd w:id="6974"/>
      <w:bookmarkEnd w:id="7006"/>
      <w:bookmarkEnd w:id="7007"/>
    </w:p>
    <w:p w14:paraId="284B9CF9" w14:textId="77777777" w:rsidR="00995A87" w:rsidRPr="00D14360" w:rsidRDefault="00995A87" w:rsidP="00B505D2">
      <w:pPr>
        <w:spacing w:after="120"/>
        <w:rPr>
          <w:rFonts w:ascii="Times New Roman" w:eastAsia="Times New Roman" w:hAnsi="Times New Roman"/>
          <w:color w:val="000000"/>
          <w:sz w:val="24"/>
          <w:szCs w:val="24"/>
          <w:shd w:val="clear" w:color="auto" w:fill="FFFFFF"/>
          <w:rPrChange w:id="7008" w:author="Russell Ott" w:date="2022-05-16T11:47:00Z">
            <w:rPr>
              <w:rFonts w:ascii="Calibri" w:hAnsi="Calibri"/>
              <w:color w:val="000000"/>
              <w:shd w:val="clear" w:color="auto" w:fill="FFFFFF"/>
            </w:rPr>
          </w:rPrChange>
        </w:rPr>
      </w:pPr>
      <w:r w:rsidRPr="00D14360">
        <w:rPr>
          <w:color w:val="000000"/>
          <w:shd w:val="clear" w:color="auto" w:fill="FFFFFF"/>
          <w:rPrChange w:id="7009" w:author="Russell Ott" w:date="2022-05-16T11:47:00Z">
            <w:rPr>
              <w:rFonts w:ascii="Calibri" w:hAnsi="Calibri"/>
              <w:color w:val="000000"/>
              <w:shd w:val="clear" w:color="auto" w:fill="FFFFFF"/>
            </w:rPr>
          </w:rPrChange>
        </w:rPr>
        <w:t xml:space="preserve">The CDA requirement for human readability guarantees that a receiver of a CDA </w:t>
      </w:r>
      <w:r w:rsidRPr="00D14360">
        <w:rPr>
          <w:color w:val="000000"/>
          <w:shd w:val="clear" w:color="auto" w:fill="FFFFFF"/>
          <w:rPrChange w:id="7010" w:author="Russell Ott" w:date="2022-05-16T11:47:00Z">
            <w:rPr>
              <w:rFonts w:ascii="Calibri" w:hAnsi="Calibri"/>
              <w:color w:val="000000"/>
              <w:shd w:val="clear" w:color="auto" w:fill="FFFFFF"/>
            </w:rPr>
          </w:rPrChange>
        </w:rPr>
        <w:t>document can algorithmically display the clinical content of the note on a standard Web browser.</w:t>
      </w:r>
      <w:r w:rsidRPr="00D14360">
        <w:rPr>
          <w:rStyle w:val="FootnoteReference"/>
          <w:color w:val="000000"/>
          <w:shd w:val="clear" w:color="auto" w:fill="FFFFFF"/>
          <w:rPrChange w:id="7011" w:author="Russell Ott" w:date="2022-05-16T11:47:00Z">
            <w:rPr>
              <w:rStyle w:val="FootnoteReference"/>
              <w:rFonts w:ascii="Calibri" w:hAnsi="Calibri"/>
              <w:color w:val="000000"/>
              <w:shd w:val="clear" w:color="auto" w:fill="FFFFFF"/>
            </w:rPr>
          </w:rPrChange>
        </w:rPr>
        <w:footnoteReference w:id="96"/>
      </w:r>
      <w:r w:rsidRPr="00D14360">
        <w:rPr>
          <w:color w:val="000000"/>
          <w:shd w:val="clear" w:color="auto" w:fill="FFFFFF"/>
          <w:rPrChange w:id="7012" w:author="Russell Ott" w:date="2022-05-16T11:47:00Z">
            <w:rPr>
              <w:rFonts w:ascii="Calibri" w:hAnsi="Calibri"/>
              <w:color w:val="000000"/>
              <w:shd w:val="clear" w:color="auto" w:fill="FFFFFF"/>
            </w:rPr>
          </w:rPrChange>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color w:val="000000"/>
          <w:rPrChange w:id="7013" w:author="Russell Ott" w:date="2022-05-16T11:47:00Z">
            <w:rPr>
              <w:color w:val="000000"/>
            </w:rPr>
          </w:rPrChange>
        </w:rPr>
      </w:pPr>
      <w:r w:rsidRPr="00D14360">
        <w:rPr>
          <w:color w:val="000000"/>
          <w:rPrChange w:id="7014" w:author="Russell Ott" w:date="2022-05-16T11:47:00Z">
            <w:rPr>
              <w:color w:val="000000"/>
            </w:rPr>
          </w:rPrChange>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color w:val="000000"/>
          <w:rPrChange w:id="7015" w:author="Russell Ott" w:date="2022-05-16T11:47:00Z">
            <w:rPr>
              <w:color w:val="000000"/>
            </w:rPr>
          </w:rPrChange>
        </w:rPr>
      </w:pPr>
      <w:r w:rsidRPr="00D14360">
        <w:rPr>
          <w:color w:val="000000"/>
          <w:rPrChange w:id="7016" w:author="Russell Ott" w:date="2022-05-16T11:47:00Z">
            <w:rPr>
              <w:color w:val="000000"/>
            </w:rPr>
          </w:rPrChange>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color w:val="000000"/>
          <w:rPrChange w:id="7017" w:author="Russell Ott" w:date="2022-05-16T11:47:00Z">
            <w:rPr>
              <w:color w:val="000000"/>
            </w:rPr>
          </w:rPrChange>
        </w:rPr>
      </w:pPr>
      <w:r w:rsidRPr="00D14360">
        <w:rPr>
          <w:color w:val="000000"/>
          <w:rPrChange w:id="7018" w:author="Russell Ott" w:date="2022-05-16T11:47:00Z">
            <w:rPr>
              <w:color w:val="000000"/>
            </w:rPr>
          </w:rPrChange>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color w:val="000000"/>
          <w:rPrChange w:id="7019" w:author="Russell Ott" w:date="2022-05-16T11:47:00Z">
            <w:rPr>
              <w:color w:val="000000"/>
            </w:rPr>
          </w:rPrChange>
        </w:rPr>
      </w:pPr>
      <w:r w:rsidRPr="00D14360">
        <w:rPr>
          <w:color w:val="000000"/>
          <w:rPrChange w:id="7020" w:author="Russell Ott" w:date="2022-05-16T11:47:00Z">
            <w:rPr>
              <w:color w:val="000000"/>
            </w:rPr>
          </w:rPrChange>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color w:val="000000"/>
          <w:rPrChange w:id="7021" w:author="Russell Ott" w:date="2022-05-16T11:47:00Z">
            <w:rPr>
              <w:color w:val="000000"/>
            </w:rPr>
          </w:rPrChange>
        </w:rPr>
      </w:pPr>
      <w:r w:rsidRPr="00D14360">
        <w:rPr>
          <w:color w:val="000000"/>
          <w:rPrChange w:id="7022" w:author="Russell Ott" w:date="2022-05-16T11:47:00Z">
            <w:rPr>
              <w:color w:val="000000"/>
            </w:rPr>
          </w:rPrChange>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ascii="Times New Roman" w:eastAsia="Times New Roman" w:hAnsi="Times New Roman"/>
          <w:color w:val="000000"/>
          <w:sz w:val="24"/>
          <w:szCs w:val="24"/>
          <w:rPrChange w:id="7023" w:author="Russell Ott" w:date="2022-05-16T11:47:00Z">
            <w:rPr>
              <w:rFonts w:ascii="Calibri" w:hAnsi="Calibri"/>
              <w:color w:val="000000"/>
            </w:rPr>
          </w:rPrChange>
        </w:rPr>
      </w:pPr>
      <w:r w:rsidRPr="00D14360">
        <w:rPr>
          <w:color w:val="000000"/>
          <w:rPrChange w:id="7024" w:author="Russell Ott" w:date="2022-05-16T11:47:00Z">
            <w:rPr>
              <w:rFonts w:ascii="Calibri" w:hAnsi="Calibri"/>
              <w:color w:val="000000"/>
            </w:rPr>
          </w:rPrChange>
        </w:rPr>
        <w:t>These principles and requirements have led to the current</w:t>
      </w:r>
      <w:r w:rsidRPr="00D14360">
        <w:rPr>
          <w:color w:val="000000"/>
          <w:rPrChange w:id="7025" w:author="Russell Ott" w:date="2022-05-16T11:47:00Z">
            <w:rPr>
              <w:rFonts w:ascii="Calibri" w:hAnsi="Calibri"/>
              <w:color w:val="000000"/>
            </w:rPr>
          </w:rPrChange>
        </w:rPr>
        <w:t xml:space="preserve"> approach, where the material to be rendered is placed into the </w:t>
      </w:r>
      <w:r w:rsidR="00650BA9" w:rsidRPr="00D14360">
        <w:rPr>
          <w:color w:val="000000"/>
          <w:rPrChange w:id="7026" w:author="Russell Ott" w:date="2022-05-16T11:47:00Z">
            <w:rPr>
              <w:rFonts w:ascii="Calibri" w:hAnsi="Calibri"/>
              <w:color w:val="000000"/>
            </w:rPr>
          </w:rPrChange>
        </w:rPr>
        <w:t>s</w:t>
      </w:r>
      <w:r w:rsidRPr="00D14360">
        <w:rPr>
          <w:color w:val="000000"/>
          <w:rPrChange w:id="7027" w:author="Russell Ott" w:date="2022-05-16T11:47:00Z">
            <w:rPr>
              <w:rFonts w:ascii="Calibri" w:hAnsi="Calibri"/>
              <w:color w:val="000000"/>
            </w:rPr>
          </w:rPrChange>
        </w:rPr>
        <w:t xml:space="preserve">ection.text field. </w:t>
      </w:r>
      <w:r w:rsidR="00C03387" w:rsidRPr="00D14360">
        <w:rPr>
          <w:color w:val="000000"/>
          <w:rPrChange w:id="7028" w:author="Russell Ott" w:date="2022-05-16T11:47:00Z">
            <w:rPr>
              <w:rFonts w:ascii="Calibri" w:hAnsi="Calibri"/>
              <w:color w:val="000000"/>
            </w:rPr>
          </w:rPrChange>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ascii="Times New Roman" w:eastAsia="Times New Roman" w:hAnsi="Times New Roman"/>
          <w:color w:val="000000"/>
          <w:sz w:val="24"/>
          <w:szCs w:val="24"/>
          <w:rPrChange w:id="7029" w:author="Russell Ott" w:date="2022-05-16T11:47:00Z">
            <w:rPr>
              <w:rFonts w:ascii="Calibri" w:hAnsi="Calibri"/>
              <w:color w:val="000000"/>
            </w:rPr>
          </w:rPrChange>
        </w:rPr>
      </w:pPr>
      <w:r w:rsidRPr="00D14360">
        <w:rPr>
          <w:color w:val="000000"/>
          <w:rPrChange w:id="7030" w:author="Russell Ott" w:date="2022-05-16T11:47:00Z">
            <w:rPr>
              <w:rFonts w:ascii="Calibri" w:hAnsi="Calibri"/>
              <w:color w:val="000000"/>
            </w:rPr>
          </w:rPrChange>
        </w:rPr>
        <w:t>If the CDA Body is structured, the Content Cre</w:t>
      </w:r>
      <w:r w:rsidRPr="00D14360">
        <w:rPr>
          <w:color w:val="000000"/>
          <w:rPrChange w:id="7031" w:author="Russell Ott" w:date="2022-05-16T11:47:00Z">
            <w:rPr>
              <w:rFonts w:ascii="Calibri" w:hAnsi="Calibri"/>
              <w:color w:val="000000"/>
            </w:rPr>
          </w:rPrChange>
        </w:rPr>
        <w:t>ator includes the attested narrative content in the appropriate section.text field, regardless of whether information is also conveyed in CDA entries. An originator of a CDA document is not required to fully encode all narrative into CDA entries within the</w:t>
      </w:r>
      <w:r w:rsidRPr="00D14360">
        <w:rPr>
          <w:color w:val="000000"/>
          <w:rPrChange w:id="7032" w:author="Russell Ott" w:date="2022-05-16T11:47:00Z">
            <w:rPr>
              <w:rFonts w:ascii="Calibri" w:hAnsi="Calibri"/>
              <w:color w:val="000000"/>
            </w:rPr>
          </w:rPrChange>
        </w:rPr>
        <w:t xml:space="preserv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0A034852" w:rsidR="00F86360" w:rsidRDefault="005C79A1" w:rsidP="003A3D50">
      <w:pPr>
        <w:pStyle w:val="Caption"/>
        <w:keepNext/>
        <w:spacing w:before="120" w:after="0"/>
      </w:pPr>
      <w:bookmarkStart w:id="7033" w:name="_Toc21927471"/>
      <w:r>
        <w:t xml:space="preserve"> </w:t>
      </w:r>
      <w:bookmarkStart w:id="7034" w:name="_Toc101449272"/>
      <w:r w:rsidR="00F86360">
        <w:t xml:space="preserve">Example </w:t>
      </w:r>
      <w:r w:rsidR="00132A94">
        <w:fldChar w:fldCharType="begin"/>
      </w:r>
      <w:r w:rsidR="00132A94">
        <w:instrText xml:space="preserve"> SEQ Example \* ARABIC </w:instrText>
      </w:r>
      <w:r w:rsidR="00132A94">
        <w:fldChar w:fldCharType="separate"/>
      </w:r>
      <w:r w:rsidR="00F10C7C">
        <w:rPr>
          <w:noProof/>
        </w:rPr>
        <w:t>19</w:t>
      </w:r>
      <w:r w:rsidR="00132A94">
        <w:rPr>
          <w:noProof/>
        </w:rPr>
        <w:fldChar w:fldCharType="end"/>
      </w:r>
      <w:r w:rsidR="00F86360">
        <w:t xml:space="preserve">: </w:t>
      </w:r>
      <w:r w:rsidR="00F86360" w:rsidRPr="00101062">
        <w:t>Sample Narrative Block in a Section</w:t>
      </w:r>
      <w:bookmarkEnd w:id="7034"/>
      <w:bookmarkEnd w:id="70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4B4CE6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del w:id="7035" w:author="Russell Ott" w:date="2022-05-16T11:47:00Z">
              <w:r w:rsidRPr="00AE350D">
                <w:rPr>
                  <w:rFonts w:ascii="Courier New" w:hAnsi="Courier New" w:cs="Courier New"/>
                  <w:color w:val="000000"/>
                  <w:sz w:val="16"/>
                  <w:szCs w:val="16"/>
                  <w:highlight w:val="white"/>
                </w:rPr>
                <w:delText>=”</w:delText>
              </w:r>
            </w:del>
            <w:ins w:id="7036" w:author="Russell Ott" w:date="2022-05-16T11:47:00Z">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ins>
            <w:r w:rsidRPr="00AE350D">
              <w:rPr>
                <w:rFonts w:ascii="Courier New" w:hAnsi="Courier New" w:cs="Courier New"/>
                <w:color w:val="000000"/>
                <w:sz w:val="16"/>
                <w:szCs w:val="16"/>
                <w:highlight w:val="white"/>
              </w:rPr>
              <w:t>DRIV</w:t>
            </w:r>
            <w:del w:id="7037" w:author="Russell Ott" w:date="2022-05-16T11:47:00Z">
              <w:r w:rsidRPr="00AE350D">
                <w:rPr>
                  <w:rFonts w:ascii="Courier New" w:hAnsi="Courier New" w:cs="Courier New"/>
                  <w:color w:val="000000"/>
                  <w:sz w:val="16"/>
                  <w:szCs w:val="16"/>
                  <w:highlight w:val="white"/>
                </w:rPr>
                <w:delText>”&gt;</w:delText>
              </w:r>
            </w:del>
            <w:ins w:id="7038" w:author="Russell Ott" w:date="2022-05-16T11:47:00Z">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ins>
          </w:p>
          <w:p w14:paraId="10093E2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 NHIS"/&gt;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color w:val="000000"/>
                <w:rPrChange w:id="7039" w:author="Russell Ott" w:date="2022-05-16T11:47:00Z">
                  <w:rPr>
                    <w:rFonts w:ascii="Calibri" w:hAnsi="Calibri"/>
                    <w:color w:val="000000"/>
                    <w:sz w:val="20"/>
                  </w:rPr>
                </w:rPrChange>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color w:val="000000"/>
          <w:rPrChange w:id="7040" w:author="Russell Ott" w:date="2022-05-16T11:47:00Z">
            <w:rPr>
              <w:rFonts w:ascii="Calibri" w:hAnsi="Calibri"/>
              <w:color w:val="000000"/>
            </w:rPr>
          </w:rPrChange>
        </w:rPr>
      </w:pPr>
    </w:p>
    <w:p w14:paraId="17F6FBAA" w14:textId="77777777" w:rsidR="00995A87" w:rsidRPr="00D14360" w:rsidRDefault="00995A87" w:rsidP="00650BA9">
      <w:pPr>
        <w:spacing w:after="120"/>
        <w:rPr>
          <w:rFonts w:ascii="Times New Roman" w:eastAsia="Times New Roman" w:hAnsi="Times New Roman"/>
          <w:color w:val="000000"/>
          <w:sz w:val="24"/>
          <w:szCs w:val="24"/>
          <w:rPrChange w:id="7041" w:author="Russell Ott" w:date="2022-05-16T11:47:00Z">
            <w:rPr>
              <w:rFonts w:ascii="Calibri" w:hAnsi="Calibri"/>
              <w:color w:val="000000"/>
            </w:rPr>
          </w:rPrChange>
        </w:rPr>
      </w:pPr>
      <w:r w:rsidRPr="00D14360">
        <w:rPr>
          <w:color w:val="000000"/>
          <w:rPrChange w:id="7042" w:author="Russell Ott" w:date="2022-05-16T11:47:00Z">
            <w:rPr>
              <w:rFonts w:ascii="Calibri" w:hAnsi="Calibri"/>
              <w:color w:val="000000"/>
            </w:rPr>
          </w:rPrChange>
        </w:rPr>
        <w:t xml:space="preserve">CDA permits additional information conveyed in the </w:t>
      </w:r>
      <w:r w:rsidRPr="00D14360">
        <w:rPr>
          <w:color w:val="000000"/>
          <w:rPrChange w:id="7043" w:author="Russell Ott" w:date="2022-05-16T11:47:00Z">
            <w:rPr>
              <w:rFonts w:ascii="Calibri" w:hAnsi="Calibri"/>
              <w:color w:val="000000"/>
            </w:rPr>
          </w:rPrChange>
        </w:rPr>
        <w:t>document that is there primarily for machine processing that is not authenticated and need not be rendered.</w:t>
      </w:r>
      <w:r w:rsidR="00650BA9" w:rsidRPr="00D14360">
        <w:rPr>
          <w:color w:val="000000"/>
          <w:rPrChange w:id="7044" w:author="Russell Ott" w:date="2022-05-16T11:47:00Z">
            <w:rPr>
              <w:rFonts w:ascii="Calibri" w:hAnsi="Calibri"/>
              <w:color w:val="000000"/>
            </w:rPr>
          </w:rPrChange>
        </w:rPr>
        <w:t xml:space="preserve"> </w:t>
      </w:r>
      <w:r w:rsidR="00C03387" w:rsidRPr="00D14360">
        <w:rPr>
          <w:color w:val="000000"/>
          <w:rPrChange w:id="7045" w:author="Russell Ott" w:date="2022-05-16T11:47:00Z">
            <w:rPr>
              <w:rFonts w:ascii="Calibri" w:hAnsi="Calibri"/>
              <w:color w:val="000000"/>
            </w:rPr>
          </w:rPrChange>
        </w:rPr>
        <w:t xml:space="preserve">However, </w:t>
      </w:r>
      <w:r w:rsidR="00650BA9" w:rsidRPr="00D14360">
        <w:rPr>
          <w:color w:val="000000"/>
          <w:rPrChange w:id="7046" w:author="Russell Ott" w:date="2022-05-16T11:47:00Z">
            <w:rPr>
              <w:rFonts w:ascii="Calibri" w:hAnsi="Calibri"/>
              <w:color w:val="000000"/>
            </w:rPr>
          </w:rPrChange>
        </w:rPr>
        <w:t xml:space="preserve">the requirement that all attested content be present in the section.text field, </w:t>
      </w:r>
      <w:r w:rsidR="00C03387" w:rsidRPr="00D14360">
        <w:rPr>
          <w:color w:val="000000"/>
          <w:rPrChange w:id="7047" w:author="Russell Ott" w:date="2022-05-16T11:47:00Z">
            <w:rPr>
              <w:rFonts w:ascii="Calibri" w:hAnsi="Calibri"/>
              <w:color w:val="000000"/>
            </w:rPr>
          </w:rPrChange>
        </w:rPr>
        <w:t xml:space="preserve">suggests </w:t>
      </w:r>
      <w:r w:rsidR="00650BA9" w:rsidRPr="00D14360">
        <w:rPr>
          <w:color w:val="000000"/>
          <w:rPrChange w:id="7048" w:author="Russell Ott" w:date="2022-05-16T11:47:00Z">
            <w:rPr>
              <w:rFonts w:ascii="Calibri" w:hAnsi="Calibri"/>
              <w:color w:val="000000"/>
            </w:rPr>
          </w:rPrChange>
        </w:rPr>
        <w:t>best practice is for all clinical content to be rendered through section.text.</w:t>
      </w:r>
    </w:p>
    <w:p w14:paraId="7921793A" w14:textId="77777777" w:rsidR="00231549" w:rsidRPr="00D14360" w:rsidRDefault="00231549" w:rsidP="00650BA9">
      <w:pPr>
        <w:spacing w:after="120"/>
        <w:rPr>
          <w:color w:val="000000"/>
          <w:rPrChange w:id="7049" w:author="Russell Ott" w:date="2022-05-16T11:47:00Z">
            <w:rPr>
              <w:rFonts w:ascii="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3A3D50">
        <w:tc>
          <w:tcPr>
            <w:tcW w:w="683" w:type="dxa"/>
            <w:tcBorders>
              <w:right w:val="nil"/>
            </w:tcBorders>
            <w:shd w:val="clear" w:color="auto" w:fill="C6D9F1"/>
          </w:tcPr>
          <w:p w14:paraId="1434A96C" w14:textId="575F2B18" w:rsidR="00510672" w:rsidRPr="00C64922" w:rsidRDefault="00634398" w:rsidP="00510672">
            <w:pPr>
              <w:pStyle w:val="BodyText"/>
              <w:rPr>
                <w:noProof/>
              </w:rPr>
            </w:pPr>
            <w:del w:id="7050" w:author="Russell Ott" w:date="2022-05-16T11:47:00Z">
              <w:r>
                <w:rPr>
                  <w:noProof/>
                </w:rPr>
                <w:drawing>
                  <wp:anchor distT="0" distB="0" distL="114300" distR="114300" simplePos="0" relativeHeight="251877376" behindDoc="0" locked="0" layoutInCell="1" allowOverlap="1" wp14:anchorId="79052449" wp14:editId="554E0C4A">
                    <wp:simplePos x="0" y="0"/>
                    <wp:positionH relativeFrom="column">
                      <wp:posOffset>-64770</wp:posOffset>
                    </wp:positionH>
                    <wp:positionV relativeFrom="paragraph">
                      <wp:posOffset>0</wp:posOffset>
                    </wp:positionV>
                    <wp:extent cx="323215" cy="323215"/>
                    <wp:effectExtent l="0" t="0" r="0" b="0"/>
                    <wp:wrapNone/>
                    <wp:docPr id="3080"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051" w:author="Russell Ott" w:date="2022-05-16T11:47:00Z">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b/>
          <w:color w:val="000000"/>
          <w:rPrChange w:id="7052" w:author="Russell Ott" w:date="2022-05-16T11:47:00Z">
            <w:rPr>
              <w:rFonts w:ascii="Calibri" w:hAnsi="Calibri"/>
              <w:b/>
              <w:color w:val="000000"/>
            </w:rPr>
          </w:rPrChange>
        </w:rPr>
      </w:pPr>
    </w:p>
    <w:p w14:paraId="2E3A51D2" w14:textId="77777777" w:rsidR="00504F98" w:rsidRPr="00D14360" w:rsidRDefault="00504F98" w:rsidP="00504F98">
      <w:pPr>
        <w:spacing w:after="120"/>
        <w:rPr>
          <w:del w:id="7053" w:author="Russell Ott" w:date="2022-05-16T11:47:00Z"/>
          <w:rFonts w:cs="Calibri"/>
          <w:color w:val="000000"/>
        </w:rPr>
      </w:pPr>
      <w:del w:id="7054" w:author="Russell Ott" w:date="2022-05-16T11:47:00Z">
        <w:r w:rsidRPr="00D14360">
          <w:rPr>
            <w:rFonts w:cs="Calibri"/>
            <w:b/>
            <w:bCs/>
            <w:color w:val="000000"/>
          </w:rPr>
          <w:delText>Reference:</w:delText>
        </w:r>
        <w:r w:rsidRPr="00D14360">
          <w:rPr>
            <w:rFonts w:cs="Calibri"/>
            <w:color w:val="000000"/>
          </w:rPr>
          <w:delText xml:space="preserve"> </w:delText>
        </w:r>
        <w:r w:rsidR="001A0138">
          <w:fldChar w:fldCharType="begin"/>
        </w:r>
        <w:r w:rsidR="001A0138">
          <w:delInstrText xml:space="preserve"> HYPERLINK \l "_Representation_of_Discrete" </w:delInstrText>
        </w:r>
        <w:r w:rsidR="001A0138">
          <w:fldChar w:fldCharType="separate"/>
        </w:r>
        <w:r w:rsidRPr="00AD08FB">
          <w:rPr>
            <w:rStyle w:val="Hyperlink"/>
            <w:rFonts w:cs="Calibri"/>
            <w:color w:val="000000"/>
            <w:u w:val="none"/>
          </w:rPr>
          <w:delText>Chap</w:delText>
        </w:r>
        <w:r w:rsidR="003709A6" w:rsidRPr="00AD08FB">
          <w:rPr>
            <w:rStyle w:val="Hyperlink"/>
            <w:rFonts w:cs="Calibri"/>
            <w:color w:val="000000"/>
            <w:u w:val="none"/>
          </w:rPr>
          <w:delText>ter</w:delText>
        </w:r>
        <w:r w:rsidRPr="00AD08FB">
          <w:rPr>
            <w:rStyle w:val="Hyperlink"/>
            <w:rFonts w:cs="Calibri"/>
            <w:color w:val="000000"/>
            <w:u w:val="none"/>
          </w:rPr>
          <w:delText xml:space="preserve"> 5 Representation of Discrete Data</w:delText>
        </w:r>
        <w:r w:rsidR="001A0138">
          <w:rPr>
            <w:rStyle w:val="Hyperlink"/>
            <w:rFonts w:cs="Calibri"/>
            <w:color w:val="000000"/>
            <w:u w:val="none"/>
          </w:rPr>
          <w:fldChar w:fldCharType="end"/>
        </w:r>
        <w:r w:rsidRPr="00D14360">
          <w:rPr>
            <w:rFonts w:cs="Calibri"/>
            <w:color w:val="000000"/>
          </w:rPr>
          <w:delText xml:space="preserve"> </w:delText>
        </w:r>
      </w:del>
    </w:p>
    <w:p w14:paraId="63A5DD8C" w14:textId="003C8E3C" w:rsidR="00504F98" w:rsidRPr="00D14360" w:rsidRDefault="00504F98" w:rsidP="00504F98">
      <w:pPr>
        <w:spacing w:after="120"/>
        <w:rPr>
          <w:ins w:id="7055" w:author="Russell Ott" w:date="2022-05-16T11:47:00Z"/>
          <w:rFonts w:cs="Calibri"/>
          <w:color w:val="000000"/>
        </w:rPr>
      </w:pPr>
      <w:ins w:id="7056" w:author="Russell Ott" w:date="2022-05-16T11:47:00Z">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Representation of Discrete Data</w:t>
        </w:r>
        <w:r w:rsidR="005632F7" w:rsidRPr="007770C6">
          <w:rPr>
            <w:rFonts w:cs="Calibri"/>
            <w:color w:val="0000FF"/>
            <w:u w:val="single"/>
          </w:rPr>
          <w:fldChar w:fldCharType="end"/>
        </w:r>
      </w:ins>
    </w:p>
    <w:p w14:paraId="6D311D3F" w14:textId="77777777" w:rsidR="00A10C4D" w:rsidRPr="00C64922" w:rsidRDefault="00A10C4D" w:rsidP="002E634A">
      <w:pPr>
        <w:pStyle w:val="Heading4"/>
      </w:pPr>
      <w:bookmarkStart w:id="7057" w:name="_HTLM_tags_for"/>
      <w:bookmarkStart w:id="7058" w:name="_Toc11043604"/>
      <w:bookmarkStart w:id="7059" w:name="_Ref21879943"/>
      <w:bookmarkStart w:id="7060" w:name="_Ref21879946"/>
      <w:bookmarkEnd w:id="7057"/>
      <w:r w:rsidRPr="00C64922">
        <w:t>HTM</w:t>
      </w:r>
      <w:r w:rsidR="002333F7">
        <w:t>L</w:t>
      </w:r>
      <w:r w:rsidRPr="00C64922">
        <w:t xml:space="preserve"> tags for formatting Narrative Text</w:t>
      </w:r>
      <w:bookmarkEnd w:id="7058"/>
      <w:bookmarkEnd w:id="7059"/>
      <w:bookmarkEnd w:id="7060"/>
    </w:p>
    <w:p w14:paraId="103BEE7A" w14:textId="15295D3D" w:rsidR="00B256ED" w:rsidRDefault="00650BA9" w:rsidP="00650BA9">
      <w:pPr>
        <w:rPr>
          <w:rFonts w:ascii="Times New Roman" w:eastAsia="Times New Roman" w:hAnsi="Times New Roman"/>
          <w:color w:val="000000"/>
          <w:sz w:val="24"/>
          <w:szCs w:val="24"/>
          <w:shd w:val="clear" w:color="auto" w:fill="FFFFFF"/>
          <w:rPrChange w:id="7061" w:author="Russell Ott" w:date="2022-05-16T11:47:00Z">
            <w:rPr>
              <w:rFonts w:ascii="Calibri" w:hAnsi="Calibri"/>
              <w:color w:val="000000"/>
              <w:shd w:val="clear" w:color="auto" w:fill="FFFFFF"/>
            </w:rPr>
          </w:rPrChange>
        </w:rPr>
      </w:pPr>
      <w:r w:rsidRPr="00D14360">
        <w:rPr>
          <w:color w:val="000000"/>
          <w:shd w:val="clear" w:color="auto" w:fill="FFFFFF"/>
          <w:rPrChange w:id="7062" w:author="Russell Ott" w:date="2022-05-16T11:47:00Z">
            <w:rPr>
              <w:rFonts w:ascii="Calibri" w:hAnsi="Calibri"/>
              <w:color w:val="000000"/>
              <w:shd w:val="clear" w:color="auto" w:fill="FFFFFF"/>
            </w:rPr>
          </w:rPrChange>
        </w:rPr>
        <w:t>The content model of the CDA Nar</w:t>
      </w:r>
      <w:r w:rsidRPr="00D14360">
        <w:rPr>
          <w:color w:val="000000"/>
          <w:shd w:val="clear" w:color="auto" w:fill="FFFFFF"/>
          <w:rPrChange w:id="7063" w:author="Russell Ott" w:date="2022-05-16T11:47:00Z">
            <w:rPr>
              <w:rFonts w:ascii="Calibri" w:hAnsi="Calibri"/>
              <w:color w:val="000000"/>
              <w:shd w:val="clear" w:color="auto" w:fill="FFFFFF"/>
            </w:rPr>
          </w:rPrChange>
        </w:rPr>
        <w:t>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color w:val="000000"/>
          <w:shd w:val="clear" w:color="auto" w:fill="FFFFFF"/>
          <w:rPrChange w:id="7064" w:author="Russell Ott" w:date="2022-05-16T11:47:00Z">
            <w:rPr>
              <w:rStyle w:val="FootnoteReference"/>
              <w:rFonts w:ascii="Calibri" w:hAnsi="Calibri"/>
              <w:color w:val="000000"/>
              <w:shd w:val="clear" w:color="auto" w:fill="FFFFFF"/>
            </w:rPr>
          </w:rPrChange>
        </w:rPr>
        <w:footnoteReference w:id="97"/>
      </w:r>
      <w:r w:rsidR="006D20E2" w:rsidRPr="00D14360">
        <w:rPr>
          <w:color w:val="000000"/>
          <w:shd w:val="clear" w:color="auto" w:fill="FFFFFF"/>
          <w:rPrChange w:id="7065" w:author="Russell Ott" w:date="2022-05-16T11:47:00Z">
            <w:rPr>
              <w:rFonts w:ascii="Calibri" w:hAnsi="Calibri"/>
              <w:color w:val="000000"/>
              <w:shd w:val="clear" w:color="auto" w:fill="FFFFFF"/>
            </w:rPr>
          </w:rPrChange>
        </w:rPr>
        <w:t xml:space="preserve"> The table </w:t>
      </w:r>
      <w:r w:rsidR="006D20E2" w:rsidRPr="00D14360">
        <w:rPr>
          <w:color w:val="000000"/>
          <w:shd w:val="clear" w:color="auto" w:fill="FFFFFF"/>
          <w:rPrChange w:id="7066" w:author="Russell Ott" w:date="2022-05-16T11:47:00Z">
            <w:rPr>
              <w:rFonts w:ascii="Calibri" w:hAnsi="Calibri"/>
              <w:color w:val="000000"/>
              <w:shd w:val="clear" w:color="auto" w:fill="FFFFFF"/>
            </w:rPr>
          </w:rPrChange>
        </w:rPr>
        <w:t>below provides information on some of the formatting tags commonly used to organize and render the human readable information in the Narrative Block.</w:t>
      </w:r>
    </w:p>
    <w:p w14:paraId="6EEA9AF0" w14:textId="77777777" w:rsidR="005C79A1" w:rsidRPr="00D14360" w:rsidRDefault="005C79A1" w:rsidP="00650BA9">
      <w:pPr>
        <w:rPr>
          <w:color w:val="000000"/>
          <w:shd w:val="clear" w:color="auto" w:fill="FFFFFF"/>
          <w:rPrChange w:id="7067" w:author="Russell Ott" w:date="2022-05-16T11:47:00Z">
            <w:rPr>
              <w:rFonts w:ascii="Calibri" w:hAnsi="Calibri"/>
              <w:color w:val="000000"/>
              <w:shd w:val="clear" w:color="auto" w:fill="FFFFFF"/>
            </w:rPr>
          </w:rPrChange>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b/>
                <w:color w:val="FFFFFF"/>
                <w:rPrChange w:id="7068" w:author="Russell Ott" w:date="2022-05-16T11:47:00Z">
                  <w:rPr>
                    <w:rFonts w:ascii="Calibri" w:hAnsi="Calibri"/>
                    <w:b/>
                    <w:color w:val="FFFFFF"/>
                  </w:rPr>
                </w:rPrChange>
              </w:rPr>
            </w:pPr>
            <w:r w:rsidRPr="00D14360">
              <w:rPr>
                <w:b/>
                <w:color w:val="FFFFFF"/>
                <w:rPrChange w:id="7069" w:author="Russell Ott" w:date="2022-05-16T11:47:00Z">
                  <w:rPr>
                    <w:rFonts w:ascii="Calibri" w:hAnsi="Calibri"/>
                    <w:b/>
                    <w:color w:val="FFFFFF"/>
                  </w:rPr>
                </w:rPrChange>
              </w:rPr>
              <w:t>Tag</w:t>
            </w:r>
          </w:p>
          <w:p w14:paraId="2215C6E2" w14:textId="77777777" w:rsidR="00510672" w:rsidRPr="00D14360" w:rsidRDefault="00510672" w:rsidP="00510672">
            <w:pPr>
              <w:rPr>
                <w:rFonts w:ascii="Times New Roman" w:eastAsia="Times New Roman" w:hAnsi="Times New Roman"/>
                <w:b/>
                <w:color w:val="FFFFFF"/>
                <w:sz w:val="24"/>
                <w:szCs w:val="24"/>
                <w:rPrChange w:id="7070" w:author="Russell Ott" w:date="2022-05-16T11:47:00Z">
                  <w:rPr>
                    <w:rFonts w:ascii="Calibri" w:hAnsi="Calibri"/>
                    <w:b/>
                    <w:color w:val="FFFFFF"/>
                  </w:rPr>
                </w:rPrChange>
              </w:rPr>
            </w:pPr>
            <w:r w:rsidRPr="00D14360">
              <w:rPr>
                <w:b/>
                <w:color w:val="FFFFFF"/>
                <w:rPrChange w:id="7071" w:author="Russell Ott" w:date="2022-05-16T11:47:00Z">
                  <w:rPr>
                    <w:rFonts w:ascii="Calibri" w:hAnsi="Calibri"/>
                    <w:b/>
                    <w:color w:val="FFFFFF"/>
                  </w:rPr>
                </w:rPrChange>
              </w:rPr>
              <w:t>Description</w:t>
            </w:r>
          </w:p>
        </w:tc>
        <w:tc>
          <w:tcPr>
            <w:tcW w:w="7920" w:type="dxa"/>
            <w:shd w:val="clear" w:color="auto" w:fill="4F81BD"/>
          </w:tcPr>
          <w:p w14:paraId="387B869F" w14:textId="77777777" w:rsidR="00510672" w:rsidRPr="00D14360" w:rsidRDefault="00510672" w:rsidP="00510672">
            <w:pPr>
              <w:rPr>
                <w:rFonts w:ascii="Times New Roman" w:eastAsia="Times New Roman" w:hAnsi="Times New Roman"/>
                <w:b/>
                <w:color w:val="FFFFFF"/>
                <w:sz w:val="24"/>
                <w:szCs w:val="24"/>
                <w:rPrChange w:id="7072" w:author="Russell Ott" w:date="2022-05-16T11:47:00Z">
                  <w:rPr>
                    <w:rFonts w:ascii="Calibri" w:hAnsi="Calibri"/>
                    <w:b/>
                    <w:color w:val="FFFFFF"/>
                  </w:rPr>
                </w:rPrChange>
              </w:rPr>
            </w:pPr>
            <w:r w:rsidRPr="00D14360">
              <w:rPr>
                <w:b/>
                <w:color w:val="FFFFFF"/>
                <w:rPrChange w:id="7073" w:author="Russell Ott" w:date="2022-05-16T11:47:00Z">
                  <w:rPr>
                    <w:rFonts w:ascii="Calibri" w:hAnsi="Calibri"/>
                    <w:b/>
                    <w:color w:val="FFFFFF"/>
                  </w:rPr>
                </w:rPrChange>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b/>
                <w:color w:val="000000"/>
                <w:rPrChange w:id="7074" w:author="Russell Ott" w:date="2022-05-16T11:47:00Z">
                  <w:rPr>
                    <w:rFonts w:ascii="Calibri" w:hAnsi="Calibri"/>
                    <w:b/>
                    <w:color w:val="000000"/>
                    <w:sz w:val="20"/>
                  </w:rPr>
                </w:rPrChange>
              </w:rPr>
            </w:pPr>
            <w:r w:rsidRPr="00D14360">
              <w:rPr>
                <w:b/>
                <w:color w:val="000000"/>
                <w:rPrChange w:id="7075" w:author="Russell Ott" w:date="2022-05-16T11:47:00Z">
                  <w:rPr>
                    <w:rFonts w:ascii="Calibri" w:hAnsi="Calibri"/>
                    <w:b/>
                    <w:color w:val="000000"/>
                    <w:sz w:val="20"/>
                  </w:rPr>
                </w:rPrChange>
              </w:rPr>
              <w:t>&lt;content&gt;</w:t>
            </w:r>
          </w:p>
          <w:p w14:paraId="3943CCA0" w14:textId="77777777" w:rsidR="00510672" w:rsidRPr="00D14360" w:rsidRDefault="00510672" w:rsidP="00510672">
            <w:pPr>
              <w:rPr>
                <w:b/>
                <w:color w:val="000000"/>
                <w:rPrChange w:id="7076" w:author="Russell Ott" w:date="2022-05-16T11:47:00Z">
                  <w:rPr>
                    <w:rFonts w:ascii="Calibri" w:hAnsi="Calibri"/>
                    <w:b/>
                    <w:color w:val="000000"/>
                    <w:sz w:val="20"/>
                  </w:rPr>
                </w:rPrChange>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eastAsia="Times New Roman" w:hAnsi="Calibri Light"/>
                <w:sz w:val="24"/>
                <w:szCs w:val="24"/>
                <w:rPrChange w:id="7077" w:author="Russell Ott" w:date="2022-05-16T11:47:00Z">
                  <w:rPr>
                    <w:rFonts w:ascii="Calibri Light" w:hAnsi="Calibri Light"/>
                    <w:sz w:val="20"/>
                  </w:rPr>
                </w:rPrChange>
              </w:rPr>
            </w:pPr>
            <w:r w:rsidRPr="0083506C">
              <w:rPr>
                <w:rFonts w:ascii="Calibri Light" w:hAnsi="Calibri Light"/>
                <w:color w:val="000000"/>
                <w:shd w:val="clear" w:color="auto" w:fill="FFFFFF"/>
                <w:rPrChange w:id="7078" w:author="Russell Ott" w:date="2022-05-16T11:47:00Z">
                  <w:rPr>
                    <w:rFonts w:ascii="Calibri Light" w:hAnsi="Calibri Light"/>
                    <w:color w:val="000000"/>
                    <w:sz w:val="20"/>
                    <w:shd w:val="clear" w:color="auto" w:fill="FFFFFF"/>
                  </w:rPr>
                </w:rPrChange>
              </w:rPr>
              <w:t>The CDA &lt;c</w:t>
            </w:r>
            <w:r w:rsidRPr="005A615D">
              <w:rPr>
                <w:rFonts w:ascii="Calibri Light" w:hAnsi="Calibri Light"/>
                <w:color w:val="000000"/>
                <w:shd w:val="clear" w:color="auto" w:fill="FFFFFF"/>
                <w:rPrChange w:id="7079" w:author="Russell Ott" w:date="2022-05-16T11:47:00Z">
                  <w:rPr>
                    <w:rFonts w:ascii="Calibri Light" w:hAnsi="Calibri Light"/>
                    <w:color w:val="000000"/>
                    <w:sz w:val="20"/>
                    <w:shd w:val="clear" w:color="auto" w:fill="FFFFFF"/>
                  </w:rPr>
                </w:rPrChange>
              </w:rPr>
              <w:t xml:space="preserve">ontent&gt; element is used to wrap a string of text so </w:t>
            </w:r>
            <w:r w:rsidRPr="005A615D">
              <w:rPr>
                <w:rFonts w:ascii="Calibri Light" w:hAnsi="Calibri Light"/>
                <w:color w:val="000000"/>
                <w:shd w:val="clear" w:color="auto" w:fill="FFFFFF"/>
                <w:rPrChange w:id="7080" w:author="Russell Ott" w:date="2022-05-16T11:47:00Z">
                  <w:rPr>
                    <w:rFonts w:ascii="Calibri Light" w:hAnsi="Calibri Light"/>
                    <w:color w:val="000000"/>
                    <w:sz w:val="20"/>
                    <w:shd w:val="clear" w:color="auto" w:fill="FFFFFF"/>
                  </w:rPr>
                </w:rPrChange>
              </w:rPr>
              <w:t>that it can be explicitly referenced, or so that it can suggest rendering characteristics. The &lt;content&gt; element contains an optional identifier, that can serve as the target of a reference. All values of attributes of type XML ID must be unique within the document (per the </w:t>
            </w:r>
            <w:r w:rsidR="001A0138">
              <w:fldChar w:fldCharType="begin"/>
            </w:r>
            <w:r w:rsidR="001A0138">
              <w:instrText xml:space="preserve"> HYPERLINK "http://www.w3.org/TR/2004/REC-xml-20040204/" \l "id" \t "_blank" </w:instrText>
            </w:r>
            <w:r w:rsidR="001A0138">
              <w:fldChar w:fldCharType="separate"/>
            </w:r>
            <w:r w:rsidRPr="005A615D">
              <w:rPr>
                <w:rStyle w:val="Hyperlink"/>
                <w:rFonts w:ascii="Calibri Light" w:hAnsi="Calibri Light"/>
                <w:color w:val="660099"/>
                <w:shd w:val="clear" w:color="auto" w:fill="FFFFFF"/>
                <w:rPrChange w:id="7081" w:author="Russell Ott" w:date="2022-05-16T11:47:00Z">
                  <w:rPr>
                    <w:rStyle w:val="Hyperlink"/>
                    <w:rFonts w:ascii="Calibri Light" w:hAnsi="Calibri Light"/>
                    <w:color w:val="660099"/>
                    <w:sz w:val="20"/>
                    <w:shd w:val="clear" w:color="auto" w:fill="FFFFFF"/>
                  </w:rPr>
                </w:rPrChange>
              </w:rPr>
              <w:t>W3C XML specification</w:t>
            </w:r>
            <w:r w:rsidR="001A0138">
              <w:rPr>
                <w:rStyle w:val="Hyperlink"/>
                <w:rFonts w:ascii="Calibri Light" w:hAnsi="Calibri Light"/>
                <w:color w:val="660099"/>
                <w:shd w:val="clear" w:color="auto" w:fill="FFFFFF"/>
                <w:rPrChange w:id="7082" w:author="Russell Ott" w:date="2022-05-16T11:47:00Z">
                  <w:rPr>
                    <w:rStyle w:val="Hyperlink"/>
                    <w:rFonts w:ascii="Calibri Light" w:hAnsi="Calibri Light"/>
                    <w:color w:val="660099"/>
                    <w:sz w:val="20"/>
                    <w:shd w:val="clear" w:color="auto" w:fill="FFFFFF"/>
                  </w:rPr>
                </w:rPrChange>
              </w:rPr>
              <w:fldChar w:fldCharType="end"/>
            </w:r>
            <w:r w:rsidRPr="0083506C">
              <w:rPr>
                <w:rFonts w:ascii="Calibri Light" w:hAnsi="Calibri Light"/>
                <w:color w:val="000000"/>
                <w:shd w:val="clear" w:color="auto" w:fill="FFFFFF"/>
                <w:rPrChange w:id="7083" w:author="Russell Ott" w:date="2022-05-16T11:47:00Z">
                  <w:rPr>
                    <w:rFonts w:ascii="Calibri Light" w:hAnsi="Calibri Light"/>
                    <w:color w:val="000000"/>
                    <w:sz w:val="20"/>
                    <w:shd w:val="clear" w:color="auto" w:fill="FFFFFF"/>
                  </w:rPr>
                </w:rPrChange>
              </w:rPr>
              <w:t>). The origina</w:t>
            </w:r>
            <w:r w:rsidRPr="005A615D">
              <w:rPr>
                <w:rFonts w:ascii="Calibri Light" w:hAnsi="Calibri Light"/>
                <w:color w:val="000000"/>
                <w:shd w:val="clear" w:color="auto" w:fill="FFFFFF"/>
                <w:rPrChange w:id="7084" w:author="Russell Ott" w:date="2022-05-16T11:47:00Z">
                  <w:rPr>
                    <w:rFonts w:ascii="Calibri Light" w:hAnsi="Calibri Light"/>
                    <w:color w:val="000000"/>
                    <w:sz w:val="20"/>
                    <w:shd w:val="clear" w:color="auto" w:fill="FFFFFF"/>
                  </w:rPr>
                </w:rPrChange>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b/>
                <w:color w:val="000000"/>
                <w:rPrChange w:id="7085" w:author="Russell Ott" w:date="2022-05-16T11:47:00Z">
                  <w:rPr>
                    <w:rFonts w:ascii="Calibri" w:hAnsi="Calibri"/>
                    <w:b/>
                    <w:color w:val="000000"/>
                    <w:sz w:val="20"/>
                  </w:rPr>
                </w:rPrChange>
              </w:rPr>
            </w:pPr>
            <w:r w:rsidRPr="00D14360">
              <w:rPr>
                <w:b/>
                <w:color w:val="000000"/>
                <w:rPrChange w:id="7086" w:author="Russell Ott" w:date="2022-05-16T11:47:00Z">
                  <w:rPr>
                    <w:rFonts w:ascii="Calibri" w:hAnsi="Calibri"/>
                    <w:b/>
                    <w:color w:val="000000"/>
                    <w:sz w:val="20"/>
                  </w:rPr>
                </w:rPrChange>
              </w:rPr>
              <w:t>&lt;br&gt;</w:t>
            </w:r>
          </w:p>
        </w:tc>
        <w:tc>
          <w:tcPr>
            <w:tcW w:w="7920" w:type="dxa"/>
            <w:shd w:val="clear" w:color="auto" w:fill="auto"/>
          </w:tcPr>
          <w:p w14:paraId="3024B6A2" w14:textId="77777777" w:rsidR="00510672" w:rsidRPr="005A615D" w:rsidRDefault="00510672" w:rsidP="00510672">
            <w:pPr>
              <w:rPr>
                <w:rFonts w:ascii="Calibri Light" w:eastAsia="Times New Roman" w:hAnsi="Calibri Light"/>
                <w:sz w:val="24"/>
                <w:szCs w:val="24"/>
                <w:rPrChange w:id="7087" w:author="Russell Ott" w:date="2022-05-16T11:47:00Z">
                  <w:rPr>
                    <w:rFonts w:ascii="Calibri Light" w:hAnsi="Calibri Light"/>
                    <w:sz w:val="20"/>
                  </w:rPr>
                </w:rPrChange>
              </w:rPr>
            </w:pPr>
            <w:r w:rsidRPr="0083506C">
              <w:rPr>
                <w:rFonts w:ascii="Calibri Light" w:hAnsi="Calibri Light"/>
                <w:color w:val="000000"/>
                <w:shd w:val="clear" w:color="auto" w:fill="FFFFFF"/>
                <w:rPrChange w:id="7088" w:author="Russell Ott" w:date="2022-05-16T11:47:00Z">
                  <w:rPr>
                    <w:rFonts w:ascii="Calibri Light" w:hAnsi="Calibri Light"/>
                    <w:color w:val="000000"/>
                    <w:sz w:val="20"/>
                    <w:shd w:val="clear" w:color="auto" w:fill="FFFFFF"/>
                  </w:rPr>
                </w:rPrChange>
              </w:rPr>
              <w:t>The</w:t>
            </w:r>
            <w:r w:rsidRPr="005A615D">
              <w:rPr>
                <w:rFonts w:ascii="Calibri Light" w:hAnsi="Calibri Light"/>
                <w:color w:val="000000"/>
                <w:shd w:val="clear" w:color="auto" w:fill="FFFFFF"/>
                <w:rPrChange w:id="7089" w:author="Russell Ott" w:date="2022-05-16T11:47:00Z">
                  <w:rPr>
                    <w:rFonts w:ascii="Calibri Light" w:hAnsi="Calibri Light"/>
                    <w:color w:val="000000"/>
                    <w:sz w:val="20"/>
                    <w:shd w:val="clear" w:color="auto" w:fill="FFFFFF"/>
                  </w:rPr>
                </w:rPrChange>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b/>
                <w:rPrChange w:id="7090" w:author="Russell Ott" w:date="2022-05-16T11:47:00Z">
                  <w:rPr>
                    <w:rFonts w:ascii="Calibri Light" w:hAnsi="Calibri Light"/>
                    <w:b/>
                    <w:sz w:val="20"/>
                  </w:rPr>
                </w:rPrChange>
              </w:rPr>
            </w:pPr>
            <w:r w:rsidRPr="003A3D50">
              <w:rPr>
                <w:rFonts w:ascii="Calibri Light" w:hAnsi="Calibri Light"/>
                <w:b/>
                <w:rPrChange w:id="7091" w:author="Russell Ott" w:date="2022-05-16T11:47:00Z">
                  <w:rPr>
                    <w:rFonts w:ascii="Calibri Light" w:hAnsi="Calibri Light"/>
                    <w:b/>
                    <w:sz w:val="20"/>
                  </w:rPr>
                </w:rPrChange>
              </w:rPr>
              <w:t>&lt;list&gt;</w:t>
            </w:r>
          </w:p>
          <w:p w14:paraId="0584E4F0" w14:textId="77777777" w:rsidR="00510672" w:rsidRPr="003A3D50" w:rsidRDefault="00510672" w:rsidP="0009537F">
            <w:pPr>
              <w:rPr>
                <w:rFonts w:ascii="Calibri Light" w:hAnsi="Calibri Light"/>
                <w:b/>
                <w:color w:val="000000"/>
                <w:rPrChange w:id="7092" w:author="Russell Ott" w:date="2022-05-16T11:47:00Z">
                  <w:rPr>
                    <w:rFonts w:ascii="Calibri Light" w:hAnsi="Calibri Light"/>
                    <w:b/>
                    <w:color w:val="000000"/>
                    <w:sz w:val="20"/>
                  </w:rPr>
                </w:rPrChange>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eastAsia="Times New Roman" w:hAnsi="Calibri Light"/>
                <w:sz w:val="24"/>
                <w:szCs w:val="24"/>
                <w:rPrChange w:id="7093" w:author="Russell Ott" w:date="2022-05-16T11:47:00Z">
                  <w:rPr>
                    <w:rFonts w:ascii="Calibri Light" w:hAnsi="Calibri Light"/>
                    <w:sz w:val="20"/>
                  </w:rPr>
                </w:rPrChange>
              </w:rPr>
            </w:pPr>
            <w:r w:rsidRPr="0083506C">
              <w:rPr>
                <w:rFonts w:ascii="Calibri Light" w:hAnsi="Calibri Light"/>
                <w:color w:val="000000"/>
                <w:shd w:val="clear" w:color="auto" w:fill="FFFFFF"/>
                <w:rPrChange w:id="7094" w:author="Russell Ott" w:date="2022-05-16T11:47:00Z">
                  <w:rPr>
                    <w:rFonts w:ascii="Calibri Light" w:hAnsi="Calibri Light"/>
                    <w:color w:val="000000"/>
                    <w:sz w:val="20"/>
                    <w:shd w:val="clear" w:color="auto" w:fill="FFFFFF"/>
                  </w:rPr>
                </w:rPrChange>
              </w:rPr>
              <w:t xml:space="preserve">A CDA </w:t>
            </w:r>
            <w:r w:rsidRPr="005A615D">
              <w:rPr>
                <w:rFonts w:ascii="Calibri Light" w:hAnsi="Calibri Light"/>
                <w:color w:val="000000"/>
                <w:shd w:val="clear" w:color="auto" w:fill="FFFFFF"/>
                <w:rPrChange w:id="7095" w:author="Russell Ott" w:date="2022-05-16T11:47:00Z">
                  <w:rPr>
                    <w:rFonts w:ascii="Calibri Light" w:hAnsi="Calibri Light"/>
                    <w:color w:val="000000"/>
                    <w:sz w:val="20"/>
                    <w:shd w:val="clear" w:color="auto" w:fill="FFFFFF"/>
                  </w:rPr>
                </w:rPrChange>
              </w:rPr>
              <w:t>&lt;list&gt; is similar to the HTML list. A CDA &lt;list&gt; has an optional caption and contains one or more &lt;item&gt; elements. A CDA &lt;item&gt; element contains an optional caption, which if present must come first before any other character data. The required listT</w:t>
            </w:r>
            <w:r w:rsidRPr="005A615D">
              <w:rPr>
                <w:rFonts w:ascii="Calibri Light" w:hAnsi="Calibri Light"/>
                <w:color w:val="000000"/>
                <w:shd w:val="clear" w:color="auto" w:fill="FFFFFF"/>
                <w:rPrChange w:id="7096" w:author="Russell Ott" w:date="2022-05-16T11:47:00Z">
                  <w:rPr>
                    <w:rFonts w:ascii="Calibri Light" w:hAnsi="Calibri Light"/>
                    <w:color w:val="000000"/>
                    <w:sz w:val="20"/>
                    <w:shd w:val="clear" w:color="auto" w:fill="FFFFFF"/>
                  </w:rPr>
                </w:rPrChange>
              </w:rPr>
              <w: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b/>
                <w:rPrChange w:id="7097" w:author="Russell Ott" w:date="2022-05-16T11:47:00Z">
                  <w:rPr>
                    <w:rFonts w:ascii="Calibri Light" w:hAnsi="Calibri Light"/>
                    <w:b/>
                    <w:sz w:val="20"/>
                  </w:rPr>
                </w:rPrChange>
              </w:rPr>
            </w:pPr>
            <w:r w:rsidRPr="003A3D50">
              <w:rPr>
                <w:rFonts w:ascii="Calibri Light" w:hAnsi="Calibri Light"/>
                <w:b/>
                <w:rPrChange w:id="7098" w:author="Russell Ott" w:date="2022-05-16T11:47:00Z">
                  <w:rPr>
                    <w:rFonts w:ascii="Calibri Light" w:hAnsi="Calibri Light"/>
                    <w:b/>
                    <w:sz w:val="20"/>
                  </w:rPr>
                </w:rPrChange>
              </w:rPr>
              <w:t>&lt;tab</w:t>
            </w:r>
            <w:r w:rsidRPr="003A3D50">
              <w:rPr>
                <w:rFonts w:ascii="Calibri Light" w:hAnsi="Calibri Light"/>
                <w:b/>
                <w:rPrChange w:id="7099" w:author="Russell Ott" w:date="2022-05-16T11:47:00Z">
                  <w:rPr>
                    <w:rFonts w:ascii="Calibri Light" w:hAnsi="Calibri Light"/>
                    <w:b/>
                    <w:sz w:val="20"/>
                  </w:rPr>
                </w:rPrChange>
              </w:rPr>
              <w:t>le&gt;</w:t>
            </w:r>
          </w:p>
        </w:tc>
        <w:tc>
          <w:tcPr>
            <w:tcW w:w="7920" w:type="dxa"/>
            <w:shd w:val="clear" w:color="auto" w:fill="auto"/>
          </w:tcPr>
          <w:p w14:paraId="2DC55855" w14:textId="77777777" w:rsidR="00510672" w:rsidRPr="005A615D" w:rsidRDefault="00510672" w:rsidP="00510672">
            <w:pPr>
              <w:rPr>
                <w:rFonts w:ascii="Calibri Light" w:hAnsi="Calibri Light"/>
                <w:rPrChange w:id="7100" w:author="Russell Ott" w:date="2022-05-16T11:47:00Z">
                  <w:rPr>
                    <w:rFonts w:ascii="Calibri Light" w:hAnsi="Calibri Light"/>
                    <w:sz w:val="20"/>
                  </w:rPr>
                </w:rPrChange>
              </w:rPr>
            </w:pPr>
            <w:r w:rsidRPr="0083506C">
              <w:rPr>
                <w:rFonts w:ascii="Calibri Light" w:hAnsi="Calibri Light"/>
                <w:color w:val="000000"/>
                <w:shd w:val="clear" w:color="auto" w:fill="FFFFFF"/>
                <w:rPrChange w:id="7101" w:author="Russell Ott" w:date="2022-05-16T11:47:00Z">
                  <w:rPr>
                    <w:rFonts w:ascii="Calibri Light" w:hAnsi="Calibri Light"/>
                    <w:color w:val="000000"/>
                    <w:sz w:val="20"/>
                    <w:shd w:val="clear" w:color="auto" w:fill="FFFFFF"/>
                  </w:rPr>
                </w:rPrChange>
              </w:rPr>
              <w:t>T</w:t>
            </w:r>
            <w:r w:rsidRPr="005A615D">
              <w:rPr>
                <w:rFonts w:ascii="Calibri Light" w:hAnsi="Calibri Light"/>
                <w:color w:val="000000"/>
                <w:shd w:val="clear" w:color="auto" w:fill="FFFFFF"/>
                <w:rPrChange w:id="7102" w:author="Russell Ott" w:date="2022-05-16T11:47:00Z">
                  <w:rPr>
                    <w:rFonts w:ascii="Calibri Light" w:hAnsi="Calibri Light"/>
                    <w:color w:val="000000"/>
                    <w:sz w:val="20"/>
                    <w:shd w:val="clear" w:color="auto" w:fill="FFFFFF"/>
                  </w:rPr>
                </w:rPrChange>
              </w:rPr>
              <w:t>he CDA &lt;table&gt; is similar to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b/>
                <w:rPrChange w:id="7103" w:author="Russell Ott" w:date="2022-05-16T11:47:00Z">
                  <w:rPr>
                    <w:rFonts w:ascii="Calibri Light" w:hAnsi="Calibri Light"/>
                    <w:b/>
                    <w:sz w:val="20"/>
                  </w:rPr>
                </w:rPrChange>
              </w:rPr>
            </w:pPr>
            <w:r w:rsidRPr="003A3D50">
              <w:rPr>
                <w:rFonts w:ascii="Calibri Light" w:hAnsi="Calibri Light"/>
                <w:b/>
                <w:rPrChange w:id="7104" w:author="Russell Ott" w:date="2022-05-16T11:47:00Z">
                  <w:rPr>
                    <w:rFonts w:ascii="Calibri Light" w:hAnsi="Calibri Light"/>
                    <w:b/>
                    <w:sz w:val="20"/>
                  </w:rPr>
                </w:rPrChange>
              </w:rPr>
              <w:t>&lt;linkHtml&gt;</w:t>
            </w:r>
          </w:p>
          <w:p w14:paraId="2C64B112" w14:textId="77777777" w:rsidR="00510672" w:rsidRPr="003A3D50" w:rsidRDefault="00510672" w:rsidP="0009537F">
            <w:pPr>
              <w:rPr>
                <w:rFonts w:ascii="Calibri Light" w:hAnsi="Calibri Light"/>
                <w:b/>
                <w:color w:val="000000"/>
                <w:rPrChange w:id="7105" w:author="Russell Ott" w:date="2022-05-16T11:47:00Z">
                  <w:rPr>
                    <w:rFonts w:ascii="Calibri Light" w:hAnsi="Calibri Light"/>
                    <w:b/>
                    <w:color w:val="000000"/>
                    <w:sz w:val="20"/>
                  </w:rPr>
                </w:rPrChange>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eastAsia="Times New Roman" w:hAnsi="Calibri Light"/>
                <w:sz w:val="24"/>
                <w:szCs w:val="24"/>
                <w:rPrChange w:id="7106" w:author="Russell Ott" w:date="2022-05-16T11:47:00Z">
                  <w:rPr>
                    <w:rFonts w:ascii="Calibri Light" w:hAnsi="Calibri Light"/>
                    <w:sz w:val="20"/>
                  </w:rPr>
                </w:rPrChange>
              </w:rPr>
            </w:pPr>
            <w:r w:rsidRPr="0083506C">
              <w:rPr>
                <w:rFonts w:ascii="Calibri Light" w:hAnsi="Calibri Light"/>
                <w:color w:val="000000"/>
                <w:shd w:val="clear" w:color="auto" w:fill="FFFFFF"/>
                <w:rPrChange w:id="7107" w:author="Russell Ott" w:date="2022-05-16T11:47:00Z">
                  <w:rPr>
                    <w:rFonts w:ascii="Calibri Light" w:hAnsi="Calibri Light"/>
                    <w:color w:val="000000"/>
                    <w:sz w:val="20"/>
                    <w:shd w:val="clear" w:color="auto" w:fill="FFFFFF"/>
                  </w:rPr>
                </w:rPrChange>
              </w:rPr>
              <w:t>The</w:t>
            </w:r>
            <w:r w:rsidRPr="005A615D">
              <w:rPr>
                <w:rFonts w:ascii="Calibri Light" w:hAnsi="Calibri Light"/>
                <w:color w:val="000000"/>
                <w:shd w:val="clear" w:color="auto" w:fill="FFFFFF"/>
                <w:rPrChange w:id="7108" w:author="Russell Ott" w:date="2022-05-16T11:47:00Z">
                  <w:rPr>
                    <w:rFonts w:ascii="Calibri Light" w:hAnsi="Calibri Light"/>
                    <w:color w:val="000000"/>
                    <w:sz w:val="20"/>
                    <w:shd w:val="clear" w:color="auto" w:fill="FFFFFF"/>
                  </w:rPr>
                </w:rPrChange>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b/>
                <w:rPrChange w:id="7109" w:author="Russell Ott" w:date="2022-05-16T11:47:00Z">
                  <w:rPr>
                    <w:rFonts w:ascii="Calibri Light" w:hAnsi="Calibri Light"/>
                    <w:b/>
                    <w:sz w:val="20"/>
                  </w:rPr>
                </w:rPrChange>
              </w:rPr>
            </w:pPr>
            <w:r w:rsidRPr="003A3D50">
              <w:rPr>
                <w:rFonts w:ascii="Calibri Light" w:hAnsi="Calibri Light"/>
                <w:b/>
                <w:rPrChange w:id="7110" w:author="Russell Ott" w:date="2022-05-16T11:47:00Z">
                  <w:rPr>
                    <w:rFonts w:ascii="Calibri Light" w:hAnsi="Calibri Light"/>
                    <w:b/>
                    <w:sz w:val="20"/>
                  </w:rPr>
                </w:rPrChange>
              </w:rPr>
              <w:t>styleCode attribute</w:t>
            </w:r>
          </w:p>
        </w:tc>
        <w:tc>
          <w:tcPr>
            <w:tcW w:w="7920" w:type="dxa"/>
            <w:shd w:val="clear" w:color="auto" w:fill="auto"/>
          </w:tcPr>
          <w:p w14:paraId="5C2196C5" w14:textId="77777777" w:rsidR="00BC17FA" w:rsidRPr="005A615D" w:rsidRDefault="00510672" w:rsidP="00D14360">
            <w:pPr>
              <w:keepNext/>
              <w:rPr>
                <w:rFonts w:ascii="Calibri Light" w:eastAsia="Times New Roman" w:hAnsi="Calibri Light"/>
                <w:color w:val="000000"/>
                <w:sz w:val="24"/>
                <w:szCs w:val="24"/>
                <w:shd w:val="clear" w:color="auto" w:fill="FFFFFF"/>
                <w:rPrChange w:id="7111" w:author="Russell Ott" w:date="2022-05-16T11:47:00Z">
                  <w:rPr>
                    <w:rFonts w:ascii="Calibri Light" w:hAnsi="Calibri Light"/>
                    <w:color w:val="000000"/>
                    <w:sz w:val="20"/>
                    <w:shd w:val="clear" w:color="auto" w:fill="FFFFFF"/>
                  </w:rPr>
                </w:rPrChange>
              </w:rPr>
            </w:pPr>
            <w:r w:rsidRPr="0083506C">
              <w:rPr>
                <w:rFonts w:ascii="Calibri Light" w:hAnsi="Calibri Light"/>
                <w:color w:val="000000"/>
                <w:shd w:val="clear" w:color="auto" w:fill="FFFFFF"/>
                <w:rPrChange w:id="7112" w:author="Russell Ott" w:date="2022-05-16T11:47:00Z">
                  <w:rPr>
                    <w:rFonts w:ascii="Calibri Light" w:hAnsi="Calibri Light"/>
                    <w:color w:val="000000"/>
                    <w:sz w:val="20"/>
                    <w:shd w:val="clear" w:color="auto" w:fill="FFFFFF"/>
                  </w:rPr>
                </w:rPrChange>
              </w:rPr>
              <w:t xml:space="preserve">The styleCode </w:t>
            </w:r>
            <w:r w:rsidRPr="005A615D">
              <w:rPr>
                <w:rFonts w:ascii="Calibri Light" w:hAnsi="Calibri Light"/>
                <w:color w:val="000000"/>
                <w:shd w:val="clear" w:color="auto" w:fill="FFFFFF"/>
                <w:rPrChange w:id="7113" w:author="Russell Ott" w:date="2022-05-16T11:47:00Z">
                  <w:rPr>
                    <w:rFonts w:ascii="Calibri Light" w:hAnsi="Calibri Light"/>
                    <w:color w:val="000000"/>
                    <w:sz w:val="20"/>
                    <w:shd w:val="clear" w:color="auto" w:fill="FFFFFF"/>
                  </w:rPr>
                </w:rPrChange>
              </w:rPr>
              <w:t>attribute is used within the CDA Narrative Block to give the instance author the ability to suggest rendering characteristics of the nested character data (e.g. Bold, Underline, Italics). Receivers are not required to render documents using the style hints</w:t>
            </w:r>
            <w:r w:rsidRPr="005A615D">
              <w:rPr>
                <w:rFonts w:ascii="Calibri Light" w:hAnsi="Calibri Light"/>
                <w:color w:val="000000"/>
                <w:shd w:val="clear" w:color="auto" w:fill="FFFFFF"/>
                <w:rPrChange w:id="7114" w:author="Russell Ott" w:date="2022-05-16T11:47:00Z">
                  <w:rPr>
                    <w:rFonts w:ascii="Calibri Light" w:hAnsi="Calibri Light"/>
                    <w:color w:val="000000"/>
                    <w:sz w:val="20"/>
                    <w:shd w:val="clear" w:color="auto" w:fill="FFFFFF"/>
                  </w:rPr>
                </w:rPrChange>
              </w:rPr>
              <w:t xml:space="preserve"> provided and can present stylized text in accordance with their local style conventions. </w:t>
            </w:r>
          </w:p>
          <w:p w14:paraId="0FA1F60F" w14:textId="77777777" w:rsidR="00510672" w:rsidRPr="005A615D" w:rsidRDefault="00BC17FA" w:rsidP="00D14360">
            <w:pPr>
              <w:keepNext/>
              <w:rPr>
                <w:rFonts w:ascii="Calibri Light" w:eastAsia="Times New Roman" w:hAnsi="Calibri Light"/>
                <w:color w:val="000000"/>
                <w:sz w:val="24"/>
                <w:szCs w:val="24"/>
                <w:shd w:val="clear" w:color="auto" w:fill="FFFFFF"/>
                <w:rPrChange w:id="7115" w:author="Russell Ott" w:date="2022-05-16T11:47:00Z">
                  <w:rPr>
                    <w:rFonts w:ascii="Calibri Light" w:hAnsi="Calibri Light"/>
                    <w:color w:val="000000"/>
                    <w:sz w:val="20"/>
                    <w:shd w:val="clear" w:color="auto" w:fill="FFFFFF"/>
                  </w:rPr>
                </w:rPrChange>
              </w:rPr>
            </w:pPr>
            <w:r w:rsidRPr="005A615D">
              <w:rPr>
                <w:rFonts w:ascii="Calibri Light" w:hAnsi="Calibri Light"/>
                <w:b/>
                <w:color w:val="000000"/>
                <w:shd w:val="clear" w:color="auto" w:fill="FFFFFF"/>
                <w:rPrChange w:id="7116" w:author="Russell Ott" w:date="2022-05-16T11:47:00Z">
                  <w:rPr>
                    <w:rFonts w:ascii="Calibri Light" w:hAnsi="Calibri Light"/>
                    <w:b/>
                    <w:color w:val="000000"/>
                    <w:sz w:val="20"/>
                    <w:shd w:val="clear" w:color="auto" w:fill="FFFFFF"/>
                  </w:rPr>
                </w:rPrChange>
              </w:rPr>
              <w:t>Reference:</w:t>
            </w:r>
            <w:r w:rsidRPr="005A615D">
              <w:rPr>
                <w:rFonts w:ascii="Calibri Light" w:hAnsi="Calibri Light"/>
                <w:color w:val="000000"/>
                <w:shd w:val="clear" w:color="auto" w:fill="FFFFFF"/>
                <w:rPrChange w:id="7117" w:author="Russell Ott" w:date="2022-05-16T11:47:00Z">
                  <w:rPr>
                    <w:rFonts w:ascii="Calibri Light" w:hAnsi="Calibri Light"/>
                    <w:color w:val="000000"/>
                    <w:sz w:val="20"/>
                    <w:shd w:val="clear" w:color="auto" w:fill="FFFFFF"/>
                  </w:rPr>
                </w:rPrChange>
              </w:rPr>
              <w:t xml:space="preserve"> </w:t>
            </w:r>
            <w:r w:rsidR="00510672" w:rsidRPr="005A615D">
              <w:rPr>
                <w:rFonts w:ascii="Calibri Light" w:hAnsi="Calibri Light"/>
                <w:color w:val="000000"/>
                <w:shd w:val="clear" w:color="auto" w:fill="FFFFFF"/>
                <w:rPrChange w:id="7118" w:author="Russell Ott" w:date="2022-05-16T11:47:00Z">
                  <w:rPr>
                    <w:rFonts w:ascii="Calibri Light" w:hAnsi="Calibri Light"/>
                    <w:color w:val="000000"/>
                    <w:sz w:val="20"/>
                    <w:shd w:val="clear" w:color="auto" w:fill="FFFFFF"/>
                  </w:rPr>
                </w:rPrChange>
              </w:rPr>
              <w:t>HL7 CDA Chapter 4.3.5.11 for information on additional stylecodes.</w:t>
            </w:r>
          </w:p>
        </w:tc>
      </w:tr>
    </w:tbl>
    <w:p w14:paraId="0D774190" w14:textId="5898441D" w:rsidR="006D20E2" w:rsidRDefault="005C79A1" w:rsidP="00794054">
      <w:pPr>
        <w:pStyle w:val="Caption"/>
      </w:pPr>
      <w:bookmarkStart w:id="7119" w:name="_Toc21927009"/>
      <w:r>
        <w:t xml:space="preserve">  </w:t>
      </w:r>
      <w:bookmarkStart w:id="7120" w:name="_Toc103262895"/>
      <w:r w:rsidR="00794054" w:rsidRPr="00C64922">
        <w:t xml:space="preserve">Table </w:t>
      </w:r>
      <w:r w:rsidR="00132A94">
        <w:fldChar w:fldCharType="begin"/>
      </w:r>
      <w:r w:rsidR="00132A94">
        <w:instrText xml:space="preserve"> SEQ Table \* ARABIC </w:instrText>
      </w:r>
      <w:r w:rsidR="00132A94">
        <w:fldChar w:fldCharType="separate"/>
      </w:r>
      <w:r w:rsidR="00F10C7C">
        <w:rPr>
          <w:noProof/>
        </w:rPr>
        <w:t>28</w:t>
      </w:r>
      <w:r w:rsidR="00132A94">
        <w:rPr>
          <w:noProof/>
        </w:rPr>
        <w:fldChar w:fldCharType="end"/>
      </w:r>
      <w:r w:rsidR="00794054" w:rsidRPr="00C64922">
        <w:t>: HTM</w:t>
      </w:r>
      <w:r w:rsidR="002333F7">
        <w:t>L</w:t>
      </w:r>
      <w:r w:rsidR="00794054" w:rsidRPr="00C64922">
        <w:t xml:space="preserve"> tags for formatting Narrative Text</w:t>
      </w:r>
      <w:bookmarkEnd w:id="7120"/>
      <w:bookmarkEnd w:id="7119"/>
    </w:p>
    <w:p w14:paraId="331AE158" w14:textId="77777777" w:rsidR="00A10C4D" w:rsidRPr="00C64922" w:rsidRDefault="00A10C4D" w:rsidP="00F10C7C">
      <w:pPr>
        <w:pStyle w:val="Heading3"/>
      </w:pPr>
      <w:bookmarkStart w:id="7121" w:name="_Toc11043605"/>
      <w:bookmarkStart w:id="7122" w:name="_Toc11045595"/>
      <w:bookmarkStart w:id="7123" w:name="_Toc11391265"/>
      <w:bookmarkStart w:id="7124" w:name="_Toc103262666"/>
      <w:bookmarkStart w:id="7125" w:name="_Toc22823411"/>
      <w:r w:rsidRPr="00C64922">
        <w:t>Multiple Views and styleCode</w:t>
      </w:r>
      <w:bookmarkEnd w:id="7121"/>
      <w:bookmarkEnd w:id="7122"/>
      <w:bookmarkEnd w:id="7123"/>
      <w:bookmarkEnd w:id="7124"/>
      <w:bookmarkEnd w:id="7125"/>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rPrChange w:id="7126" w:author="Russell Ott" w:date="2022-05-16T11:47:00Z">
            <w:rPr>
              <w:color w:val="000000"/>
            </w:rPr>
          </w:rPrChange>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rPrChange w:id="7127" w:author="Russell Ott" w:date="2022-05-16T11:47:00Z">
            <w:rPr>
              <w:color w:val="000000"/>
            </w:rPr>
          </w:rPrChange>
        </w:rPr>
        <w:t xml:space="preserve">CDA documents support a technique for using multiple </w:t>
      </w:r>
      <w:r w:rsidR="009967FD">
        <w:rPr>
          <w:color w:val="000000"/>
          <w:rPrChange w:id="7128" w:author="Russell Ott" w:date="2022-05-16T11:47:00Z">
            <w:rPr>
              <w:color w:val="000000"/>
            </w:rPr>
          </w:rPrChange>
        </w:rPr>
        <w:t xml:space="preserve">XML </w:t>
      </w:r>
      <w:r w:rsidRPr="00C64922">
        <w:rPr>
          <w:color w:val="000000"/>
          <w:rPrChange w:id="7129" w:author="Russell Ott" w:date="2022-05-16T11:47:00Z">
            <w:rPr>
              <w:color w:val="000000"/>
            </w:rPr>
          </w:rPrChange>
        </w:rPr>
        <w:t>stylesheet processing instructions and a controlled vocabulary for the @styleCode attribute has been established by IHE</w:t>
      </w:r>
      <w:r w:rsidRPr="004E2323">
        <w:rPr>
          <w:color w:val="000000"/>
          <w:rPrChange w:id="7130" w:author="Russell Ott" w:date="2022-05-16T11:47:00Z">
            <w:rPr>
              <w:color w:val="000000"/>
            </w:rPr>
          </w:rPrChange>
        </w:rPr>
        <w:t>.</w:t>
      </w:r>
      <w:r w:rsidR="00BC17FA">
        <w:rPr>
          <w:rStyle w:val="FootnoteReference"/>
          <w:color w:val="000000"/>
          <w:rPrChange w:id="7131" w:author="Russell Ott" w:date="2022-05-16T11:47:00Z">
            <w:rPr>
              <w:rStyle w:val="FootnoteReference"/>
              <w:color w:val="000000"/>
            </w:rPr>
          </w:rPrChange>
        </w:rPr>
        <w:footnoteReference w:id="98"/>
      </w:r>
      <w:r w:rsidRPr="004E2323">
        <w:rPr>
          <w:color w:val="000000"/>
          <w:rPrChange w:id="7132" w:author="Russell Ott" w:date="2022-05-16T11:47:00Z">
            <w:rPr>
              <w:color w:val="000000"/>
            </w:rPr>
          </w:rPrChange>
        </w:rPr>
        <w:t xml:space="preserve">  For more information on the use of styleCodes, reference the IHE </w:t>
      </w:r>
      <w:r w:rsidRPr="000B6208">
        <w:rPr>
          <w:color w:val="333333"/>
          <w:rPrChange w:id="7133" w:author="Russell Ott" w:date="2022-05-16T11:47:00Z">
            <w:rPr>
              <w:color w:val="333333"/>
            </w:rPr>
          </w:rPrChange>
        </w:rPr>
        <w:t>Multiple Content Views (MCV</w:t>
      </w:r>
      <w:r w:rsidRPr="00C64922">
        <w:rPr>
          <w:color w:val="333333"/>
          <w:rPrChange w:id="7134" w:author="Russell Ott" w:date="2022-05-16T11:47:00Z">
            <w:rPr>
              <w:color w:val="333333"/>
            </w:rPr>
          </w:rPrChange>
        </w:rPr>
        <w:t>)</w:t>
      </w:r>
      <w:r w:rsidRPr="00C64922">
        <w:rPr>
          <w:rFonts w:ascii="Arial" w:hAnsi="Arial" w:cs="Arial"/>
          <w:color w:val="333333"/>
          <w:sz w:val="21"/>
        </w:rPr>
        <w:t xml:space="preserve"> </w:t>
      </w:r>
      <w:r w:rsidRPr="00C64922">
        <w:rPr>
          <w:color w:val="000000"/>
          <w:rPrChange w:id="7135" w:author="Russell Ott" w:date="2022-05-16T11:47:00Z">
            <w:rPr>
              <w:color w:val="000000"/>
            </w:rPr>
          </w:rPrChange>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rPrChange w:id="7136" w:author="Russell Ott" w:date="2022-05-16T11:47:00Z">
            <w:rPr>
              <w:color w:val="000000"/>
            </w:rPr>
          </w:rPrChange>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rPrChange w:id="7137" w:author="Russell Ott" w:date="2022-05-16T11:47:00Z">
            <w:rPr>
              <w:color w:val="000000"/>
            </w:rPr>
          </w:rPrChange>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F10C7C">
      <w:pPr>
        <w:pStyle w:val="Heading3"/>
      </w:pPr>
      <w:bookmarkStart w:id="7138" w:name="_Date/Time_Guidance"/>
      <w:bookmarkStart w:id="7139" w:name="_Toc11043606"/>
      <w:bookmarkStart w:id="7140" w:name="_Toc11045596"/>
      <w:bookmarkStart w:id="7141" w:name="_Toc11391266"/>
      <w:bookmarkStart w:id="7142" w:name="_Toc103262667"/>
      <w:bookmarkStart w:id="7143" w:name="_Toc22823412"/>
      <w:bookmarkEnd w:id="7138"/>
      <w:r w:rsidRPr="00C64922">
        <w:t>Date/Time Guidance</w:t>
      </w:r>
      <w:bookmarkEnd w:id="7139"/>
      <w:bookmarkEnd w:id="7140"/>
      <w:bookmarkEnd w:id="7141"/>
      <w:bookmarkEnd w:id="7142"/>
      <w:bookmarkEnd w:id="7143"/>
      <w:r w:rsidRPr="00C64922">
        <w:t xml:space="preserve"> </w:t>
      </w:r>
    </w:p>
    <w:p w14:paraId="3A8EF8DE" w14:textId="77777777" w:rsidR="008C7DF9" w:rsidRPr="00D14360" w:rsidRDefault="008C7DF9" w:rsidP="008C7DF9">
      <w:pPr>
        <w:rPr>
          <w:rFonts w:ascii="Times New Roman" w:eastAsia="Times New Roman" w:hAnsi="Times New Roman"/>
          <w:sz w:val="24"/>
          <w:szCs w:val="24"/>
          <w:rPrChange w:id="7144" w:author="Russell Ott" w:date="2022-05-16T11:47:00Z">
            <w:rPr>
              <w:rFonts w:ascii="Calibri" w:hAnsi="Calibri"/>
            </w:rPr>
          </w:rPrChange>
        </w:rPr>
      </w:pPr>
      <w:r w:rsidRPr="00D14360">
        <w:rPr>
          <w:rPrChange w:id="7145" w:author="Russell Ott" w:date="2022-05-16T11:47:00Z">
            <w:rPr>
              <w:rFonts w:ascii="Calibri" w:hAnsi="Calibri"/>
            </w:rPr>
          </w:rPrChange>
        </w:rPr>
        <w:t>Temporal information is often included as relevant and pertinent information to be exchanged. However, implementers need to be diligent when</w:t>
      </w:r>
      <w:r w:rsidRPr="00D14360">
        <w:rPr>
          <w:rPrChange w:id="7146" w:author="Russell Ott" w:date="2022-05-16T11:47:00Z">
            <w:rPr>
              <w:rFonts w:ascii="Calibri" w:hAnsi="Calibri"/>
            </w:rPr>
          </w:rPrChange>
        </w:rPr>
        <w:t xml:space="preserve"> representing date/time information to make sure irrelevant or inaccurate levels of precision are not </w:t>
      </w:r>
      <w:r w:rsidR="00742982" w:rsidRPr="00D14360">
        <w:rPr>
          <w:rPrChange w:id="7147" w:author="Russell Ott" w:date="2022-05-16T11:47:00Z">
            <w:rPr>
              <w:rFonts w:ascii="Calibri" w:hAnsi="Calibri"/>
            </w:rPr>
          </w:rPrChange>
        </w:rPr>
        <w:t xml:space="preserve">introduced when representing this type of information. </w:t>
      </w:r>
    </w:p>
    <w:p w14:paraId="19EE3584" w14:textId="77777777" w:rsidR="00D70867" w:rsidRPr="00D14360" w:rsidRDefault="00D70867" w:rsidP="00FE2E3E">
      <w:pPr>
        <w:rPr>
          <w:rPrChange w:id="7148" w:author="Russell Ott" w:date="2022-05-16T11:47:00Z">
            <w:rPr>
              <w:rFonts w:ascii="Calibri" w:hAnsi="Calibri"/>
            </w:rPr>
          </w:rPrChange>
        </w:rPr>
      </w:pPr>
    </w:p>
    <w:p w14:paraId="6287CCC3" w14:textId="04700B58" w:rsidR="00D70867" w:rsidRPr="00D14360" w:rsidRDefault="00D70867" w:rsidP="00FE2E3E">
      <w:pPr>
        <w:rPr>
          <w:rFonts w:ascii="Times New Roman" w:eastAsia="Times New Roman" w:hAnsi="Times New Roman"/>
          <w:sz w:val="24"/>
          <w:szCs w:val="24"/>
          <w:rPrChange w:id="7149" w:author="Russell Ott" w:date="2022-05-16T11:47:00Z">
            <w:rPr>
              <w:rFonts w:ascii="Calibri" w:hAnsi="Calibri"/>
            </w:rPr>
          </w:rPrChange>
        </w:rPr>
      </w:pPr>
      <w:r w:rsidRPr="003A3D50">
        <w:rPr>
          <w:b/>
          <w:rPrChange w:id="7150" w:author="Russell Ott" w:date="2022-05-16T11:47:00Z">
            <w:rPr>
              <w:rFonts w:ascii="Calibri" w:hAnsi="Calibri"/>
              <w:b/>
            </w:rPr>
          </w:rPrChange>
        </w:rPr>
        <w:t>Reference</w:t>
      </w:r>
      <w:r w:rsidR="00065389" w:rsidRPr="00D14360">
        <w:rPr>
          <w:b/>
          <w:rPrChange w:id="7151" w:author="Russell Ott" w:date="2022-05-16T11:47:00Z">
            <w:rPr>
              <w:rFonts w:ascii="Calibri" w:hAnsi="Calibri"/>
              <w:b/>
            </w:rPr>
          </w:rPrChange>
        </w:rPr>
        <w:t>:</w:t>
      </w:r>
      <w:r w:rsidR="00863460">
        <w:rPr>
          <w:b/>
          <w:rPrChange w:id="7152" w:author="Russell Ott" w:date="2022-05-16T11:47:00Z">
            <w:rPr>
              <w:rFonts w:ascii="Calibri" w:hAnsi="Calibri"/>
              <w:b/>
            </w:rPr>
          </w:rPrChange>
        </w:rPr>
        <w:t xml:space="preserve"> </w:t>
      </w:r>
      <w:r w:rsidR="00863460" w:rsidRPr="007770C6">
        <w:rPr>
          <w:color w:val="0000FF"/>
          <w:u w:val="single"/>
          <w:rPrChange w:id="7153" w:author="Russell Ott" w:date="2022-05-16T11:47:00Z">
            <w:rPr>
              <w:rFonts w:ascii="Calibri" w:hAnsi="Calibri"/>
            </w:rPr>
          </w:rPrChange>
        </w:rPr>
        <w:fldChar w:fldCharType="begin"/>
      </w:r>
      <w:r w:rsidR="00863460" w:rsidRPr="007770C6">
        <w:rPr>
          <w:color w:val="0000FF"/>
          <w:u w:val="single"/>
          <w:rPrChange w:id="7154" w:author="Russell Ott" w:date="2022-05-16T11:47:00Z">
            <w:rPr>
              <w:rFonts w:ascii="Calibri" w:hAnsi="Calibri"/>
            </w:rPr>
          </w:rPrChange>
        </w:rPr>
        <w:instrText xml:space="preserve"> REF _Ref21885892 \r \h  \* MERGEFORMAT </w:instrText>
      </w:r>
      <w:r w:rsidR="00863460" w:rsidRPr="007770C6">
        <w:rPr>
          <w:color w:val="0000FF"/>
          <w:u w:val="single"/>
          <w:rPrChange w:id="7155" w:author="Russell Ott" w:date="2022-05-16T11:47:00Z">
            <w:rPr>
              <w:rFonts w:ascii="Calibri" w:hAnsi="Calibri"/>
            </w:rPr>
          </w:rPrChange>
        </w:rPr>
      </w:r>
      <w:r w:rsidR="00863460" w:rsidRPr="007770C6">
        <w:rPr>
          <w:color w:val="0000FF"/>
          <w:u w:val="single"/>
          <w:rPrChange w:id="7156" w:author="Russell Ott" w:date="2022-05-16T11:47:00Z">
            <w:rPr>
              <w:rFonts w:ascii="Calibri" w:hAnsi="Calibri"/>
            </w:rPr>
          </w:rPrChange>
        </w:rPr>
        <w:fldChar w:fldCharType="separate"/>
      </w:r>
      <w:r w:rsidR="00F10C7C">
        <w:rPr>
          <w:color w:val="0000FF"/>
          <w:u w:val="single"/>
          <w:rPrChange w:id="7157" w:author="Russell Ott" w:date="2022-05-16T11:47:00Z">
            <w:rPr>
              <w:rFonts w:ascii="Calibri" w:hAnsi="Calibri"/>
            </w:rPr>
          </w:rPrChange>
        </w:rPr>
        <w:t>5.1.10</w:t>
      </w:r>
      <w:r w:rsidR="00863460" w:rsidRPr="007770C6">
        <w:rPr>
          <w:color w:val="0000FF"/>
          <w:u w:val="single"/>
          <w:rPrChange w:id="7158" w:author="Russell Ott" w:date="2022-05-16T11:47:00Z">
            <w:rPr>
              <w:rFonts w:ascii="Calibri" w:hAnsi="Calibri"/>
            </w:rPr>
          </w:rPrChange>
        </w:rPr>
        <w:fldChar w:fldCharType="end"/>
      </w:r>
      <w:r w:rsidR="00863460" w:rsidRPr="007770C6">
        <w:rPr>
          <w:color w:val="0000FF"/>
          <w:u w:val="single"/>
          <w:rPrChange w:id="7159" w:author="Russell Ott" w:date="2022-05-16T11:47:00Z">
            <w:rPr>
              <w:rFonts w:ascii="Calibri" w:hAnsi="Calibri"/>
            </w:rPr>
          </w:rPrChange>
        </w:rPr>
        <w:t xml:space="preserve"> </w:t>
      </w:r>
      <w:r w:rsidR="00863460" w:rsidRPr="007770C6">
        <w:rPr>
          <w:color w:val="0000FF"/>
          <w:u w:val="single"/>
          <w:rPrChange w:id="7160" w:author="Russell Ott" w:date="2022-05-16T11:47:00Z">
            <w:rPr>
              <w:rFonts w:ascii="Calibri" w:hAnsi="Calibri"/>
            </w:rPr>
          </w:rPrChange>
        </w:rPr>
        <w:fldChar w:fldCharType="begin"/>
      </w:r>
      <w:r w:rsidR="00863460" w:rsidRPr="007770C6">
        <w:rPr>
          <w:color w:val="0000FF"/>
          <w:u w:val="single"/>
          <w:rPrChange w:id="7161" w:author="Russell Ott" w:date="2022-05-16T11:47:00Z">
            <w:rPr>
              <w:rFonts w:ascii="Calibri" w:hAnsi="Calibri"/>
            </w:rPr>
          </w:rPrChange>
        </w:rPr>
        <w:instrText xml:space="preserve"> REF _Ref21885898 \h  \* MERGEFORMAT </w:instrText>
      </w:r>
      <w:r w:rsidR="00863460" w:rsidRPr="007770C6">
        <w:rPr>
          <w:color w:val="0000FF"/>
          <w:u w:val="single"/>
          <w:rPrChange w:id="7162" w:author="Russell Ott" w:date="2022-05-16T11:47:00Z">
            <w:rPr>
              <w:rFonts w:ascii="Calibri" w:hAnsi="Calibri"/>
            </w:rPr>
          </w:rPrChange>
        </w:rPr>
      </w:r>
      <w:r w:rsidR="00863460" w:rsidRPr="007770C6">
        <w:rPr>
          <w:color w:val="0000FF"/>
          <w:u w:val="single"/>
          <w:rPrChange w:id="7163" w:author="Russell Ott" w:date="2022-05-16T11:47:00Z">
            <w:rPr>
              <w:rFonts w:ascii="Calibri" w:hAnsi="Calibri"/>
            </w:rPr>
          </w:rPrChange>
        </w:rPr>
        <w:fldChar w:fldCharType="separate"/>
      </w:r>
      <w:r w:rsidR="00F10C7C" w:rsidRPr="00F10C7C">
        <w:rPr>
          <w:color w:val="0000FF"/>
          <w:u w:val="single"/>
          <w:rPrChange w:id="7164" w:author="Russell Ott" w:date="2022-05-16T11:47:00Z">
            <w:rPr>
              <w:rFonts w:ascii="Calibri" w:hAnsi="Calibri"/>
            </w:rPr>
          </w:rPrChange>
        </w:rPr>
        <w:t>Detailed Date/Time Guidance</w:t>
      </w:r>
      <w:r w:rsidR="00863460" w:rsidRPr="007770C6">
        <w:rPr>
          <w:color w:val="0000FF"/>
          <w:u w:val="single"/>
          <w:rPrChange w:id="7165" w:author="Russell Ott" w:date="2022-05-16T11:47:00Z">
            <w:rPr>
              <w:rFonts w:ascii="Calibri" w:hAnsi="Calibri"/>
            </w:rPr>
          </w:rPrChange>
        </w:rPr>
        <w:fldChar w:fldCharType="end"/>
      </w:r>
    </w:p>
    <w:p w14:paraId="0EC73D71" w14:textId="77777777" w:rsidR="00A10C4D" w:rsidRPr="00C64922" w:rsidRDefault="00A10C4D" w:rsidP="00F10C7C">
      <w:pPr>
        <w:pStyle w:val="Heading3"/>
      </w:pPr>
      <w:bookmarkStart w:id="7166" w:name="_Toc11043607"/>
      <w:bookmarkStart w:id="7167" w:name="_Toc11045597"/>
      <w:bookmarkStart w:id="7168" w:name="_Toc11391267"/>
      <w:bookmarkStart w:id="7169" w:name="_Toc103262668"/>
      <w:bookmarkStart w:id="7170" w:name="_Toc22823413"/>
      <w:r w:rsidRPr="00C64922">
        <w:t>Irrelevant Data (Not Pertinent)</w:t>
      </w:r>
      <w:bookmarkEnd w:id="7166"/>
      <w:bookmarkEnd w:id="7167"/>
      <w:bookmarkEnd w:id="7168"/>
      <w:bookmarkEnd w:id="7169"/>
      <w:bookmarkEnd w:id="7170"/>
    </w:p>
    <w:p w14:paraId="0C8CE169" w14:textId="77777777" w:rsidR="00FE2E3E" w:rsidRPr="00C64922" w:rsidRDefault="00FE2E3E" w:rsidP="00FE2E3E">
      <w:pPr>
        <w:rPr>
          <w:rFonts w:ascii="Times New Roman" w:eastAsia="Times New Roman" w:hAnsi="Times New Roman"/>
          <w:sz w:val="28"/>
          <w:szCs w:val="24"/>
        </w:rPr>
      </w:pPr>
      <w:r w:rsidRPr="00C64922">
        <w:rPr>
          <w:color w:val="000000"/>
          <w:rPrChange w:id="7171" w:author="Russell Ott" w:date="2022-05-16T11:47:00Z">
            <w:rPr>
              <w:rFonts w:ascii="Calibri" w:hAnsi="Calibri"/>
              <w:color w:val="000000"/>
            </w:rPr>
          </w:rPrChange>
        </w:rPr>
        <w:t xml:space="preserve">Sharing irrelevant data, or </w:t>
      </w:r>
      <w:r w:rsidRPr="00C64922">
        <w:rPr>
          <w:color w:val="000000"/>
          <w:rPrChange w:id="7172" w:author="Russell Ott" w:date="2022-05-16T11:47:00Z">
            <w:rPr>
              <w:rFonts w:ascii="Calibri" w:hAnsi="Calibri"/>
              <w:color w:val="000000"/>
            </w:rPr>
          </w:rPrChange>
        </w:rPr>
        <w:t>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E619E17" w:rsidR="00A10C4D" w:rsidRPr="00B455CB" w:rsidRDefault="00A10C4D" w:rsidP="00F10C7C">
      <w:pPr>
        <w:pStyle w:val="Heading3"/>
      </w:pPr>
      <w:bookmarkStart w:id="7173" w:name="_pl9wuao4b5ic" w:colFirst="0" w:colLast="0"/>
      <w:bookmarkStart w:id="7174" w:name="_Toc10702522"/>
      <w:bookmarkStart w:id="7175" w:name="_Toc11043608"/>
      <w:bookmarkStart w:id="7176" w:name="_Toc11045598"/>
      <w:bookmarkStart w:id="7177" w:name="_Toc11391268"/>
      <w:bookmarkStart w:id="7178" w:name="_Toc103262669"/>
      <w:bookmarkStart w:id="7179" w:name="_Toc22823414"/>
      <w:bookmarkEnd w:id="7173"/>
      <w:r w:rsidRPr="00B455CB">
        <w:t>Use of Open Templates</w:t>
      </w:r>
      <w:bookmarkEnd w:id="7174"/>
      <w:bookmarkEnd w:id="7175"/>
      <w:bookmarkEnd w:id="7176"/>
      <w:bookmarkEnd w:id="7177"/>
      <w:bookmarkEnd w:id="7178"/>
      <w:del w:id="7180" w:author="Russell Ott" w:date="2022-05-16T11:47:00Z">
        <w:r w:rsidRPr="00C64922">
          <w:delText xml:space="preserve"> for Sections</w:delText>
        </w:r>
      </w:del>
      <w:bookmarkEnd w:id="7179"/>
    </w:p>
    <w:p w14:paraId="67ACCCF1" w14:textId="51FA7FB1"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181" w:author="Russell Ott" w:date="2022-05-16T11:47:00Z">
            <w:rPr>
              <w:rFonts w:ascii="Calibri" w:eastAsia="Calibri" w:hAnsi="Calibri"/>
              <w:color w:val="000000"/>
            </w:rPr>
          </w:rPrChange>
        </w:rPr>
      </w:pPr>
      <w:r w:rsidRPr="00D14360">
        <w:rPr>
          <w:color w:val="000000"/>
          <w:rPrChange w:id="7182" w:author="Russell Ott" w:date="2022-05-16T11:47:00Z">
            <w:rPr>
              <w:rFonts w:ascii="Calibri" w:eastAsia="Calibri" w:hAnsi="Calibri"/>
              <w:color w:val="000000"/>
            </w:rPr>
          </w:rPrChange>
        </w:rPr>
        <w:t xml:space="preserve">Again, it is important to emphasize the reusability and flexibility of templates so that </w:t>
      </w:r>
      <w:r w:rsidRPr="00D14360">
        <w:rPr>
          <w:color w:val="000000"/>
          <w:rPrChange w:id="7183" w:author="Russell Ott" w:date="2022-05-16T11:47:00Z">
            <w:rPr>
              <w:rFonts w:ascii="Calibri" w:eastAsia="Calibri" w:hAnsi="Calibri"/>
              <w:color w:val="000000"/>
            </w:rPr>
          </w:rPrChange>
        </w:rPr>
        <w:t>implementations support the ability to tailor the content in CDA sections specific to the patient’s care, provider, or setting needs</w:t>
      </w:r>
      <w:r w:rsidR="00C61E43" w:rsidRPr="00D14360">
        <w:rPr>
          <w:rFonts w:eastAsia="Calibri"/>
          <w:color w:val="000000"/>
          <w:rPrChange w:id="7184" w:author="Russell Ott" w:date="2022-05-16T11:47:00Z">
            <w:rPr>
              <w:rFonts w:ascii="Calibri" w:eastAsia="Calibri" w:hAnsi="Calibri"/>
              <w:color w:val="000000"/>
            </w:rPr>
          </w:rPrChange>
        </w:rPr>
        <w:t xml:space="preserve">. </w:t>
      </w:r>
      <w:del w:id="7185" w:author="Russell Ott" w:date="2022-05-16T11:47:00Z">
        <w:r w:rsidRPr="00D14360">
          <w:rPr>
            <w:rFonts w:ascii="Calibri" w:eastAsia="Calibri" w:hAnsi="Calibri" w:cs="Calibri"/>
            <w:color w:val="000000"/>
          </w:rPr>
          <w:delText xml:space="preserve"> </w:delText>
        </w:r>
      </w:del>
      <w:r w:rsidRPr="00D14360">
        <w:rPr>
          <w:rFonts w:eastAsia="Calibri"/>
          <w:color w:val="000000"/>
          <w:rPrChange w:id="7186" w:author="Russell Ott" w:date="2022-05-16T11:47:00Z">
            <w:rPr>
              <w:rFonts w:ascii="Calibri" w:eastAsia="Calibri" w:hAnsi="Calibri"/>
              <w:color w:val="000000"/>
            </w:rPr>
          </w:rPrChange>
        </w:rPr>
        <w:t xml:space="preserve">Within C-CDA, nearly all templates allow additional content and are described as </w:t>
      </w:r>
      <w:r w:rsidRPr="00D14360">
        <w:rPr>
          <w:rFonts w:eastAsia="Calibri"/>
          <w:i/>
          <w:color w:val="000000"/>
          <w:rPrChange w:id="7187" w:author="Russell Ott" w:date="2022-05-16T11:47:00Z">
            <w:rPr>
              <w:rFonts w:ascii="Calibri" w:eastAsia="Calibri" w:hAnsi="Calibri"/>
              <w:i/>
              <w:color w:val="000000"/>
            </w:rPr>
          </w:rPrChange>
        </w:rPr>
        <w:t>open</w:t>
      </w:r>
      <w:r w:rsidRPr="00D14360">
        <w:rPr>
          <w:rFonts w:eastAsia="Calibri"/>
          <w:color w:val="000000"/>
          <w:rPrChange w:id="7188" w:author="Russell Ott" w:date="2022-05-16T11:47:00Z">
            <w:rPr>
              <w:rFonts w:ascii="Calibri" w:eastAsia="Calibri" w:hAnsi="Calibri"/>
              <w:color w:val="000000"/>
            </w:rPr>
          </w:rPrChange>
        </w:rPr>
        <w:t xml:space="preserve"> templates. </w:t>
      </w:r>
      <w:bookmarkStart w:id="7189" w:name="_vx1227" w:colFirst="0" w:colLast="0"/>
      <w:bookmarkEnd w:id="7189"/>
    </w:p>
    <w:p w14:paraId="6B3F2871" w14:textId="12019101"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190" w:author="Russell Ott" w:date="2022-05-16T11:47:00Z">
            <w:rPr>
              <w:rFonts w:ascii="Calibri" w:eastAsia="Calibri" w:hAnsi="Calibri"/>
              <w:color w:val="000000"/>
            </w:rPr>
          </w:rPrChange>
        </w:rPr>
      </w:pPr>
      <w:r w:rsidRPr="00D14360">
        <w:rPr>
          <w:color w:val="000000"/>
          <w:rPrChange w:id="7191" w:author="Russell Ott" w:date="2022-05-16T11:47:00Z">
            <w:rPr>
              <w:rFonts w:ascii="Calibri" w:eastAsia="Calibri" w:hAnsi="Calibri"/>
              <w:color w:val="000000"/>
            </w:rPr>
          </w:rPrChange>
        </w:rPr>
        <w:t xml:space="preserve">While section templates </w:t>
      </w:r>
      <w:r w:rsidRPr="00D14360">
        <w:rPr>
          <w:color w:val="000000"/>
          <w:rPrChange w:id="7192" w:author="Russell Ott" w:date="2022-05-16T11:47:00Z">
            <w:rPr>
              <w:rFonts w:ascii="Calibri" w:eastAsia="Calibri" w:hAnsi="Calibri"/>
              <w:color w:val="000000"/>
            </w:rPr>
          </w:rPrChange>
        </w:rPr>
        <w:t>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olor w:val="000000"/>
          <w:rPrChange w:id="7193" w:author="Russell Ott" w:date="2022-05-16T11:47:00Z">
            <w:rPr>
              <w:rFonts w:ascii="Calibri" w:eastAsia="Calibri" w:hAnsi="Calibri"/>
              <w:color w:val="000000"/>
            </w:rPr>
          </w:rPrChange>
        </w:rPr>
        <w:t xml:space="preserve">. </w:t>
      </w:r>
      <w:del w:id="7194" w:author="Russell Ott" w:date="2022-05-16T11:47:00Z">
        <w:r w:rsidRPr="00D14360">
          <w:rPr>
            <w:rFonts w:ascii="Calibri" w:eastAsia="Calibri" w:hAnsi="Calibri" w:cs="Calibri"/>
            <w:color w:val="000000"/>
          </w:rPr>
          <w:delText xml:space="preserve"> </w:delText>
        </w:r>
      </w:del>
    </w:p>
    <w:p w14:paraId="70FF70A8" w14:textId="6F496AF9" w:rsidR="00A10C4D" w:rsidRPr="00D14360" w:rsidRDefault="00A10C4D" w:rsidP="00D74CA2">
      <w:pPr>
        <w:pBdr>
          <w:top w:val="nil"/>
          <w:left w:val="nil"/>
          <w:bottom w:val="nil"/>
          <w:right w:val="nil"/>
          <w:between w:val="nil"/>
        </w:pBdr>
        <w:spacing w:after="120"/>
        <w:rPr>
          <w:rFonts w:ascii="Times New Roman" w:eastAsia="Times New Roman" w:hAnsi="Times New Roman"/>
          <w:color w:val="000000"/>
          <w:sz w:val="24"/>
          <w:szCs w:val="24"/>
          <w:rPrChange w:id="7195" w:author="Russell Ott" w:date="2022-05-16T11:47:00Z">
            <w:rPr>
              <w:rFonts w:ascii="Calibri" w:hAnsi="Calibri"/>
              <w:color w:val="000000"/>
            </w:rPr>
          </w:rPrChange>
        </w:rPr>
      </w:pPr>
      <w:r w:rsidRPr="00D14360">
        <w:rPr>
          <w:color w:val="000000"/>
          <w:rPrChange w:id="7196" w:author="Russell Ott" w:date="2022-05-16T11:47:00Z">
            <w:rPr>
              <w:rFonts w:ascii="Calibri" w:eastAsia="Calibri" w:hAnsi="Calibri"/>
              <w:color w:val="000000"/>
            </w:rPr>
          </w:rPrChange>
        </w:rPr>
        <w:t>For example, th</w:t>
      </w:r>
      <w:r w:rsidRPr="00D14360">
        <w:rPr>
          <w:color w:val="000000"/>
          <w:rPrChange w:id="7197" w:author="Russell Ott" w:date="2022-05-16T11:47:00Z">
            <w:rPr>
              <w:rFonts w:ascii="Calibri" w:eastAsia="Calibri" w:hAnsi="Calibri"/>
              <w:color w:val="000000"/>
            </w:rPr>
          </w:rPrChange>
        </w:rPr>
        <w:t>e Social History Section is defined as</w:t>
      </w:r>
      <w:r w:rsidR="00D74CA2" w:rsidRPr="00D14360">
        <w:rPr>
          <w:rFonts w:eastAsia="Calibri"/>
          <w:color w:val="000000"/>
          <w:rPrChange w:id="7198" w:author="Russell Ott" w:date="2022-05-16T11:47:00Z">
            <w:rPr>
              <w:rFonts w:ascii="Calibri" w:eastAsia="Calibri" w:hAnsi="Calibri"/>
              <w:color w:val="000000"/>
            </w:rPr>
          </w:rPrChange>
        </w:rPr>
        <w:t>, “</w:t>
      </w:r>
      <w:r w:rsidRPr="00D14360">
        <w:rPr>
          <w:color w:val="000000"/>
          <w:rPrChange w:id="7199" w:author="Russell Ott" w:date="2022-05-16T11:47:00Z">
            <w:rPr>
              <w:rFonts w:ascii="Calibri" w:hAnsi="Calibri"/>
              <w:color w:val="000000"/>
            </w:rPr>
          </w:rPrChange>
        </w:rPr>
        <w:t xml:space="preserve">This section contains social history data that influence a patient’s physical, </w:t>
      </w:r>
      <w:r w:rsidR="00C61E43" w:rsidRPr="00D14360">
        <w:rPr>
          <w:color w:val="000000"/>
          <w:rPrChange w:id="7200" w:author="Russell Ott" w:date="2022-05-16T11:47:00Z">
            <w:rPr>
              <w:rFonts w:ascii="Calibri" w:hAnsi="Calibri"/>
              <w:color w:val="000000"/>
            </w:rPr>
          </w:rPrChange>
        </w:rPr>
        <w:t>psychological</w:t>
      </w:r>
      <w:ins w:id="7201" w:author="Russell Ott" w:date="2022-05-16T11:47:00Z">
        <w:r w:rsidR="00C61E43" w:rsidRPr="00D14360">
          <w:rPr>
            <w:rFonts w:cs="Calibri"/>
            <w:color w:val="000000"/>
          </w:rPr>
          <w:t>,</w:t>
        </w:r>
      </w:ins>
      <w:r w:rsidRPr="00D14360">
        <w:rPr>
          <w:color w:val="000000"/>
          <w:rPrChange w:id="7202" w:author="Russell Ott" w:date="2022-05-16T11:47:00Z">
            <w:rPr>
              <w:rFonts w:ascii="Calibri" w:hAnsi="Calibri"/>
              <w:color w:val="000000"/>
            </w:rPr>
          </w:rPrChange>
        </w:rPr>
        <w:t xml:space="preserve"> or emotional health (e.g., smoking status, pregnancy). Demographic data, such as marital status, race, ethnicity, and religious affiliation, is captured in the header.</w:t>
      </w:r>
      <w:r w:rsidR="009B30E1" w:rsidRPr="00D14360">
        <w:rPr>
          <w:color w:val="000000"/>
          <w:rPrChange w:id="7203" w:author="Russell Ott" w:date="2022-05-16T11:47:00Z">
            <w:rPr>
              <w:rFonts w:ascii="Calibri" w:hAnsi="Calibri"/>
              <w:color w:val="000000"/>
            </w:rPr>
          </w:rPrChange>
        </w:rPr>
        <w:t>”</w:t>
      </w:r>
      <w:r w:rsidR="00D74CA2" w:rsidRPr="00D14360">
        <w:rPr>
          <w:rStyle w:val="FootnoteReference"/>
          <w:color w:val="000000"/>
          <w:rPrChange w:id="7204" w:author="Russell Ott" w:date="2022-05-16T11:47:00Z">
            <w:rPr>
              <w:rStyle w:val="FootnoteReference"/>
              <w:rFonts w:ascii="Calibri" w:hAnsi="Calibri"/>
              <w:color w:val="000000"/>
            </w:rPr>
          </w:rPrChange>
        </w:rPr>
        <w:footnoteReference w:id="99"/>
      </w:r>
    </w:p>
    <w:p w14:paraId="1291D5BE" w14:textId="612495D3" w:rsidR="00AE17B7" w:rsidRPr="003A3D50" w:rsidRDefault="00A10C4D" w:rsidP="003A3D50">
      <w:pPr>
        <w:pBdr>
          <w:top w:val="nil"/>
          <w:left w:val="nil"/>
          <w:bottom w:val="nil"/>
          <w:right w:val="nil"/>
          <w:between w:val="nil"/>
        </w:pBdr>
        <w:spacing w:after="120"/>
        <w:rPr>
          <w:rFonts w:ascii="Times New Roman" w:eastAsia="Calibri" w:hAnsi="Times New Roman"/>
          <w:color w:val="000000"/>
          <w:sz w:val="24"/>
          <w:szCs w:val="24"/>
          <w:rPrChange w:id="7205" w:author="Russell Ott" w:date="2022-05-16T11:47:00Z">
            <w:rPr>
              <w:rFonts w:ascii="Calibri" w:eastAsia="Calibri" w:hAnsi="Calibri"/>
              <w:color w:val="000000"/>
            </w:rPr>
          </w:rPrChange>
        </w:rPr>
      </w:pPr>
      <w:r w:rsidRPr="00D14360">
        <w:rPr>
          <w:color w:val="000000"/>
          <w:rPrChange w:id="7206" w:author="Russell Ott" w:date="2022-05-16T11:47:00Z">
            <w:rPr>
              <w:rFonts w:ascii="Calibri" w:eastAsia="Calibri" w:hAnsi="Calibri"/>
              <w:color w:val="000000"/>
            </w:rPr>
          </w:rPrChange>
        </w:rPr>
        <w:t>Therefore, information about the person’s level of education, housing instability, f</w:t>
      </w:r>
      <w:r w:rsidRPr="00D14360">
        <w:rPr>
          <w:color w:val="000000"/>
          <w:rPrChange w:id="7207" w:author="Russell Ott" w:date="2022-05-16T11:47:00Z">
            <w:rPr>
              <w:rFonts w:ascii="Calibri" w:eastAsia="Calibri" w:hAnsi="Calibri"/>
              <w:color w:val="000000"/>
            </w:rPr>
          </w:rPrChange>
        </w:rPr>
        <w:t xml:space="preserve">ood insecurity or transportation access challenges could be included in this section, provided the document did not contain another section defined to </w:t>
      </w:r>
      <w:del w:id="7208" w:author="Russell Ott" w:date="2022-05-16T11:47:00Z">
        <w:r w:rsidRPr="00D14360">
          <w:rPr>
            <w:rFonts w:ascii="Calibri" w:eastAsia="Calibri" w:hAnsi="Calibri" w:cs="Calibri"/>
            <w:color w:val="000000"/>
          </w:rPr>
          <w:delText xml:space="preserve">more appropriately </w:delText>
        </w:r>
      </w:del>
      <w:r w:rsidR="00C61E43" w:rsidRPr="00D14360">
        <w:rPr>
          <w:rFonts w:eastAsia="Calibri"/>
          <w:color w:val="000000"/>
          <w:rPrChange w:id="7209" w:author="Russell Ott" w:date="2022-05-16T11:47:00Z">
            <w:rPr>
              <w:rFonts w:ascii="Calibri" w:eastAsia="Calibri" w:hAnsi="Calibri"/>
              <w:color w:val="000000"/>
            </w:rPr>
          </w:rPrChange>
        </w:rPr>
        <w:t>include this information</w:t>
      </w:r>
      <w:ins w:id="7210" w:author="Russell Ott" w:date="2022-05-16T11:47:00Z">
        <w:r w:rsidR="00C61E43" w:rsidRPr="00D14360">
          <w:rPr>
            <w:rFonts w:eastAsia="Calibri" w:cs="Calibri"/>
            <w:color w:val="000000"/>
          </w:rPr>
          <w:t xml:space="preserve"> more appropriately</w:t>
        </w:r>
      </w:ins>
      <w:r w:rsidRPr="00D14360">
        <w:rPr>
          <w:rFonts w:eastAsia="Calibri"/>
          <w:color w:val="000000"/>
          <w:rPrChange w:id="7211" w:author="Russell Ott" w:date="2022-05-16T11:47:00Z">
            <w:rPr>
              <w:rFonts w:ascii="Calibri" w:eastAsia="Calibri" w:hAnsi="Calibri"/>
              <w:color w:val="000000"/>
            </w:rPr>
          </w:rPrChange>
        </w:rPr>
        <w:t xml:space="preserve">. </w:t>
      </w:r>
    </w:p>
    <w:p w14:paraId="53949DE9" w14:textId="77777777" w:rsidR="00AE17B7" w:rsidRPr="003A3D50" w:rsidRDefault="00AE17B7" w:rsidP="00AE17B7">
      <w:pPr>
        <w:rPr>
          <w:del w:id="7212" w:author="Russell Ott" w:date="2022-05-16T11:47:00Z"/>
          <w:rFonts w:eastAsia="Times New Roman" w:cs="Calibri"/>
          <w:sz w:val="24"/>
          <w:szCs w:val="24"/>
        </w:rPr>
      </w:pPr>
      <w:r w:rsidRPr="003A3D50">
        <w:rPr>
          <w:rPrChange w:id="7213" w:author="Russell Ott" w:date="2022-05-16T11:47:00Z">
            <w:rPr>
              <w:rFonts w:ascii="Calibri" w:hAnsi="Calibri"/>
            </w:rPr>
          </w:rPrChange>
        </w:rPr>
        <w:t>Existing templates defined in C-CDA can be used to represen</w:t>
      </w:r>
      <w:r w:rsidRPr="003A3D50">
        <w:rPr>
          <w:rPrChange w:id="7214" w:author="Russell Ott" w:date="2022-05-16T11:47:00Z">
            <w:rPr>
              <w:rFonts w:ascii="Calibri" w:hAnsi="Calibri"/>
            </w:rPr>
          </w:rPrChange>
        </w:rPr>
        <w:t>t additional data elements define</w:t>
      </w:r>
      <w:r w:rsidR="002E61F1" w:rsidRPr="00BF16F2">
        <w:rPr>
          <w:rPrChange w:id="7215" w:author="Russell Ott" w:date="2022-05-16T11:47:00Z">
            <w:rPr>
              <w:rFonts w:ascii="Calibri" w:hAnsi="Calibri"/>
            </w:rPr>
          </w:rPrChange>
        </w:rPr>
        <w:t>d</w:t>
      </w:r>
      <w:r w:rsidRPr="003A3D50">
        <w:rPr>
          <w:rPrChange w:id="7216" w:author="Russell Ott" w:date="2022-05-16T11:47:00Z">
            <w:rPr>
              <w:rFonts w:ascii="Calibri" w:hAnsi="Calibri"/>
            </w:rPr>
          </w:rPrChange>
        </w:rPr>
        <w:t xml:space="preserve"> in the Vocabulary section of the Interoperability Standards Advisory</w:t>
      </w:r>
      <w:r w:rsidR="002E61F1" w:rsidRPr="00BF16F2">
        <w:rPr>
          <w:rPrChange w:id="7217" w:author="Russell Ott" w:date="2022-05-16T11:47:00Z">
            <w:rPr>
              <w:rFonts w:ascii="Calibri" w:hAnsi="Calibri"/>
            </w:rPr>
          </w:rPrChange>
        </w:rPr>
        <w:t xml:space="preserve"> (ISA)</w:t>
      </w:r>
      <w:r w:rsidRPr="003A3D50">
        <w:rPr>
          <w:rPrChange w:id="7218" w:author="Russell Ott" w:date="2022-05-16T11:47:00Z">
            <w:rPr>
              <w:rFonts w:ascii="Calibri" w:hAnsi="Calibri"/>
            </w:rPr>
          </w:rPrChange>
        </w:rPr>
        <w:t>.</w:t>
      </w:r>
      <w:r w:rsidR="00E5446C" w:rsidRPr="003A3D50">
        <w:rPr>
          <w:rStyle w:val="FootnoteReference"/>
          <w:rPrChange w:id="7219" w:author="Russell Ott" w:date="2022-05-16T11:47:00Z">
            <w:rPr>
              <w:rStyle w:val="FootnoteReference"/>
              <w:rFonts w:ascii="Calibri" w:hAnsi="Calibri"/>
            </w:rPr>
          </w:rPrChange>
        </w:rPr>
        <w:t xml:space="preserve"> </w:t>
      </w:r>
      <w:del w:id="7220" w:author="Russell Ott" w:date="2022-05-16T11:47:00Z">
        <w:r w:rsidR="00E5446C" w:rsidRPr="003A3D50">
          <w:rPr>
            <w:rStyle w:val="FootnoteReference"/>
            <w:rFonts w:cs="Calibri"/>
          </w:rPr>
          <w:footnoteReference w:id="100"/>
        </w:r>
        <w:r w:rsidRPr="003A3D50">
          <w:rPr>
            <w:rFonts w:cs="Calibri"/>
          </w:rPr>
          <w:delText xml:space="preserve"> Table </w:delText>
        </w:r>
        <w:r w:rsidR="002E61F1" w:rsidRPr="003A3D50">
          <w:rPr>
            <w:rFonts w:cs="Calibri"/>
          </w:rPr>
          <w:delText>29</w:delText>
        </w:r>
        <w:r w:rsidRPr="003A3D50">
          <w:rPr>
            <w:rFonts w:cs="Calibri"/>
          </w:rPr>
          <w:delText xml:space="preserve"> below shows the </w:delText>
        </w:r>
        <w:r w:rsidR="002E61F1" w:rsidRPr="003A3D50">
          <w:rPr>
            <w:rFonts w:cs="Calibri"/>
          </w:rPr>
          <w:delText xml:space="preserve">social, </w:delText>
        </w:r>
        <w:r w:rsidRPr="003A3D50">
          <w:rPr>
            <w:rFonts w:cs="Calibri"/>
          </w:rPr>
          <w:delText>psychological and behavioral data elements define</w:delText>
        </w:r>
        <w:r w:rsidR="002E61F1" w:rsidRPr="003A3D50">
          <w:rPr>
            <w:rFonts w:cs="Calibri"/>
          </w:rPr>
          <w:delText>d</w:delText>
        </w:r>
        <w:r w:rsidRPr="003A3D50">
          <w:rPr>
            <w:rFonts w:cs="Calibri"/>
          </w:rPr>
          <w:delText xml:space="preserve"> in the 2019 version of the ISA.</w:delText>
        </w:r>
        <w:r w:rsidR="002E61F1" w:rsidRPr="003A3D50">
          <w:rPr>
            <w:rStyle w:val="FootnoteReference"/>
            <w:rFonts w:cs="Calibri"/>
          </w:rPr>
          <w:delText xml:space="preserve"> </w:delText>
        </w:r>
      </w:del>
    </w:p>
    <w:p w14:paraId="077AE0D2" w14:textId="77777777" w:rsidR="00AE17B7" w:rsidRPr="003A3D50" w:rsidRDefault="00AE17B7" w:rsidP="00AE17B7">
      <w:pPr>
        <w:rPr>
          <w:del w:id="7223" w:author="Russell Ott" w:date="2022-05-16T11:47:00Z"/>
          <w:rFonts w:cs="Calibri"/>
        </w:rPr>
      </w:pPr>
    </w:p>
    <w:tbl>
      <w:tblPr>
        <w:tblW w:w="956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880"/>
        <w:gridCol w:w="1305"/>
        <w:gridCol w:w="5382"/>
      </w:tblGrid>
      <w:tr w:rsidR="004F5052" w:rsidRPr="00BF16F2" w14:paraId="5FDC0222" w14:textId="77777777" w:rsidTr="00BF16F2">
        <w:trPr>
          <w:del w:id="7224" w:author="Russell Ott" w:date="2022-05-16T11:47:00Z"/>
        </w:trPr>
        <w:tc>
          <w:tcPr>
            <w:tcW w:w="2880" w:type="dxa"/>
            <w:tcBorders>
              <w:bottom w:val="nil"/>
              <w:right w:val="nil"/>
            </w:tcBorders>
            <w:shd w:val="clear" w:color="auto" w:fill="4F81BD"/>
          </w:tcPr>
          <w:p w14:paraId="100F7E5B" w14:textId="77777777" w:rsidR="00AE17B7" w:rsidRPr="00C07C6B" w:rsidRDefault="00122D75" w:rsidP="0076314A">
            <w:pPr>
              <w:rPr>
                <w:del w:id="7225" w:author="Russell Ott" w:date="2022-05-16T11:47:00Z"/>
                <w:rFonts w:cs="Calibri"/>
                <w:b/>
                <w:bCs/>
                <w:color w:val="FFFFFF"/>
              </w:rPr>
            </w:pPr>
            <w:del w:id="7226" w:author="Russell Ott" w:date="2022-05-16T11:47:00Z">
              <w:r w:rsidRPr="00BF16F2">
                <w:rPr>
                  <w:rFonts w:cs="Calibri"/>
                  <w:b/>
                  <w:bCs/>
                  <w:color w:val="FFFFFF"/>
                </w:rPr>
                <w:delText>Data Element Concept</w:delText>
              </w:r>
            </w:del>
          </w:p>
        </w:tc>
        <w:tc>
          <w:tcPr>
            <w:tcW w:w="1305" w:type="dxa"/>
            <w:shd w:val="clear" w:color="auto" w:fill="4F81BD"/>
          </w:tcPr>
          <w:p w14:paraId="3D6F2706" w14:textId="77777777" w:rsidR="00AE17B7" w:rsidRPr="00C07C6B" w:rsidRDefault="00122D75" w:rsidP="0076314A">
            <w:pPr>
              <w:rPr>
                <w:del w:id="7227" w:author="Russell Ott" w:date="2022-05-16T11:47:00Z"/>
                <w:rFonts w:cs="Calibri"/>
                <w:b/>
                <w:bCs/>
                <w:color w:val="FFFFFF"/>
              </w:rPr>
            </w:pPr>
            <w:del w:id="7228" w:author="Russell Ott" w:date="2022-05-16T11:47:00Z">
              <w:r w:rsidRPr="00BF16F2">
                <w:rPr>
                  <w:rFonts w:cs="Calibri"/>
                  <w:b/>
                  <w:bCs/>
                  <w:color w:val="FFFFFF"/>
                </w:rPr>
                <w:delText>LOINC Code</w:delText>
              </w:r>
            </w:del>
          </w:p>
        </w:tc>
        <w:tc>
          <w:tcPr>
            <w:tcW w:w="5382" w:type="dxa"/>
            <w:shd w:val="clear" w:color="auto" w:fill="4F81BD"/>
          </w:tcPr>
          <w:p w14:paraId="6C38F355" w14:textId="77777777" w:rsidR="00AE17B7" w:rsidRPr="00C07C6B" w:rsidRDefault="00122D75" w:rsidP="002E61F1">
            <w:pPr>
              <w:rPr>
                <w:del w:id="7229" w:author="Russell Ott" w:date="2022-05-16T11:47:00Z"/>
                <w:rFonts w:cs="Calibri"/>
                <w:b/>
                <w:bCs/>
                <w:color w:val="FFFFFF"/>
              </w:rPr>
            </w:pPr>
            <w:del w:id="7230" w:author="Russell Ott" w:date="2022-05-16T11:47:00Z">
              <w:r w:rsidRPr="00BF16F2">
                <w:rPr>
                  <w:rFonts w:cs="Calibri"/>
                  <w:b/>
                  <w:bCs/>
                  <w:color w:val="FFFFFF"/>
                </w:rPr>
                <w:delText xml:space="preserve">LOINC </w:delText>
              </w:r>
              <w:r w:rsidR="004F5052" w:rsidRPr="00BF16F2">
                <w:rPr>
                  <w:rFonts w:cs="Calibri"/>
                  <w:b/>
                  <w:bCs/>
                  <w:color w:val="FFFFFF"/>
                </w:rPr>
                <w:delText>L</w:delText>
              </w:r>
              <w:r w:rsidRPr="00BF16F2">
                <w:rPr>
                  <w:rFonts w:cs="Calibri"/>
                  <w:b/>
                  <w:bCs/>
                  <w:color w:val="FFFFFF"/>
                </w:rPr>
                <w:delText>ong common name</w:delText>
              </w:r>
            </w:del>
          </w:p>
        </w:tc>
      </w:tr>
      <w:tr w:rsidR="004F5052" w:rsidRPr="00BF16F2" w14:paraId="6ED43D2F" w14:textId="77777777" w:rsidTr="00BF16F2">
        <w:trPr>
          <w:del w:id="7231" w:author="Russell Ott" w:date="2022-05-16T11:47:00Z"/>
        </w:trPr>
        <w:tc>
          <w:tcPr>
            <w:tcW w:w="2880" w:type="dxa"/>
            <w:tcBorders>
              <w:top w:val="single" w:sz="4" w:space="0" w:color="4F81BD"/>
              <w:bottom w:val="single" w:sz="4" w:space="0" w:color="4F81BD"/>
              <w:right w:val="nil"/>
            </w:tcBorders>
            <w:shd w:val="clear" w:color="auto" w:fill="FFFFFF"/>
          </w:tcPr>
          <w:p w14:paraId="164AAEBE" w14:textId="77777777" w:rsidR="00E5446C" w:rsidRPr="00C07C6B" w:rsidRDefault="00E5446C" w:rsidP="00E5446C">
            <w:pPr>
              <w:rPr>
                <w:del w:id="7232" w:author="Russell Ott" w:date="2022-05-16T11:47:00Z"/>
                <w:rFonts w:ascii="Calibri Light" w:hAnsi="Calibri Light" w:cs="Calibri Light"/>
                <w:b/>
                <w:bCs/>
              </w:rPr>
            </w:pPr>
            <w:del w:id="7233" w:author="Russell Ott" w:date="2022-05-16T11:47:00Z">
              <w:r w:rsidRPr="00C07C6B">
                <w:rPr>
                  <w:rFonts w:ascii="Calibri Light" w:hAnsi="Calibri Light" w:cs="Calibri Light"/>
                  <w:b/>
                  <w:bCs/>
                </w:rPr>
                <w:delText>Alcohol Use</w:delText>
              </w:r>
            </w:del>
          </w:p>
          <w:p w14:paraId="4A1E6113" w14:textId="77777777" w:rsidR="00E5446C" w:rsidRPr="00C07C6B" w:rsidRDefault="00E5446C" w:rsidP="00E5446C">
            <w:pPr>
              <w:rPr>
                <w:del w:id="7234" w:author="Russell Ott" w:date="2022-05-16T11:47:00Z"/>
                <w:rFonts w:ascii="Calibri Light" w:hAnsi="Calibri Light" w:cs="Calibri Light"/>
                <w:b/>
                <w:bCs/>
              </w:rPr>
            </w:pPr>
          </w:p>
        </w:tc>
        <w:tc>
          <w:tcPr>
            <w:tcW w:w="1305" w:type="dxa"/>
            <w:tcBorders>
              <w:top w:val="single" w:sz="4" w:space="0" w:color="4F81BD"/>
              <w:bottom w:val="single" w:sz="4" w:space="0" w:color="4F81BD"/>
            </w:tcBorders>
            <w:shd w:val="clear" w:color="auto" w:fill="auto"/>
          </w:tcPr>
          <w:p w14:paraId="0A7EFCA2" w14:textId="77777777" w:rsidR="00E5446C" w:rsidRPr="00C07C6B" w:rsidRDefault="00E5446C" w:rsidP="00E5446C">
            <w:pPr>
              <w:rPr>
                <w:del w:id="7235" w:author="Russell Ott" w:date="2022-05-16T11:47:00Z"/>
                <w:rFonts w:ascii="Calibri Light" w:hAnsi="Calibri Light" w:cs="Calibri Light"/>
              </w:rPr>
            </w:pPr>
            <w:del w:id="7236" w:author="Russell Ott" w:date="2022-05-16T11:47:00Z">
              <w:r w:rsidRPr="00C07C6B">
                <w:rPr>
                  <w:rFonts w:ascii="Calibri Light" w:hAnsi="Calibri Light" w:cs="Calibri Light"/>
                </w:rPr>
                <w:delText>72109-2</w:delText>
              </w:r>
            </w:del>
          </w:p>
          <w:p w14:paraId="44AE8774" w14:textId="77777777" w:rsidR="00E5446C" w:rsidRPr="00C07C6B" w:rsidRDefault="00E5446C" w:rsidP="00E5446C">
            <w:pPr>
              <w:rPr>
                <w:del w:id="7237" w:author="Russell Ott" w:date="2022-05-16T11:47: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768F343F" w14:textId="77777777" w:rsidR="00E5446C" w:rsidRPr="00C07C6B" w:rsidRDefault="00122D75" w:rsidP="00E5446C">
            <w:pPr>
              <w:rPr>
                <w:del w:id="7238" w:author="Russell Ott" w:date="2022-05-16T11:47:00Z"/>
                <w:rFonts w:ascii="Calibri Light" w:hAnsi="Calibri Light" w:cs="Calibri Light"/>
              </w:rPr>
            </w:pPr>
            <w:del w:id="7239" w:author="Russell Ott" w:date="2022-05-16T11:47:00Z">
              <w:r w:rsidRPr="00C07C6B">
                <w:rPr>
                  <w:rFonts w:ascii="Calibri Light" w:hAnsi="Calibri Light" w:cs="Calibri Light"/>
                  <w:color w:val="000000"/>
                </w:rPr>
                <w:delText>Alcohol Use Disorder Identification Test - Consumption [AUDIT-C]</w:delText>
              </w:r>
            </w:del>
          </w:p>
        </w:tc>
      </w:tr>
      <w:tr w:rsidR="004F5052" w:rsidRPr="00BF16F2" w14:paraId="5EEC906B" w14:textId="77777777" w:rsidTr="00BF16F2">
        <w:trPr>
          <w:del w:id="7240" w:author="Russell Ott" w:date="2022-05-16T11:47:00Z"/>
        </w:trPr>
        <w:tc>
          <w:tcPr>
            <w:tcW w:w="2880" w:type="dxa"/>
            <w:tcBorders>
              <w:right w:val="nil"/>
            </w:tcBorders>
            <w:shd w:val="clear" w:color="auto" w:fill="FFFFFF"/>
          </w:tcPr>
          <w:p w14:paraId="5F3C2E48" w14:textId="77777777" w:rsidR="00E5446C" w:rsidRPr="00C07C6B" w:rsidRDefault="00E5446C" w:rsidP="00E5446C">
            <w:pPr>
              <w:rPr>
                <w:del w:id="7241" w:author="Russell Ott" w:date="2022-05-16T11:47:00Z"/>
                <w:rFonts w:ascii="Calibri Light" w:hAnsi="Calibri Light" w:cs="Calibri Light"/>
                <w:b/>
                <w:bCs/>
              </w:rPr>
            </w:pPr>
            <w:del w:id="7242" w:author="Russell Ott" w:date="2022-05-16T11:47:00Z">
              <w:r w:rsidRPr="00C07C6B">
                <w:rPr>
                  <w:rFonts w:ascii="Calibri Light" w:hAnsi="Calibri Light" w:cs="Calibri Light"/>
                  <w:b/>
                  <w:bCs/>
                </w:rPr>
                <w:delText>Depression</w:delText>
              </w:r>
            </w:del>
          </w:p>
        </w:tc>
        <w:tc>
          <w:tcPr>
            <w:tcW w:w="1305" w:type="dxa"/>
            <w:shd w:val="clear" w:color="auto" w:fill="auto"/>
          </w:tcPr>
          <w:p w14:paraId="22C863E3" w14:textId="77777777" w:rsidR="00E5446C" w:rsidRPr="00C07C6B" w:rsidRDefault="00E5446C" w:rsidP="00E5446C">
            <w:pPr>
              <w:rPr>
                <w:del w:id="7243" w:author="Russell Ott" w:date="2022-05-16T11:47:00Z"/>
                <w:rFonts w:ascii="Calibri Light" w:hAnsi="Calibri Light" w:cs="Calibri Light"/>
              </w:rPr>
            </w:pPr>
            <w:del w:id="7244" w:author="Russell Ott" w:date="2022-05-16T11:47:00Z">
              <w:r w:rsidRPr="00C07C6B">
                <w:rPr>
                  <w:rFonts w:ascii="Calibri Light" w:hAnsi="Calibri Light" w:cs="Calibri Light"/>
                </w:rPr>
                <w:delText>55757-9</w:delText>
              </w:r>
            </w:del>
          </w:p>
          <w:p w14:paraId="7CACCC3C" w14:textId="77777777" w:rsidR="00E5446C" w:rsidRPr="00C07C6B" w:rsidRDefault="00E5446C" w:rsidP="00E5446C">
            <w:pPr>
              <w:rPr>
                <w:del w:id="7245" w:author="Russell Ott" w:date="2022-05-16T11:47:00Z"/>
                <w:rFonts w:ascii="Calibri Light" w:hAnsi="Calibri Light" w:cs="Calibri Light"/>
              </w:rPr>
            </w:pPr>
          </w:p>
        </w:tc>
        <w:tc>
          <w:tcPr>
            <w:tcW w:w="5382" w:type="dxa"/>
            <w:shd w:val="clear" w:color="auto" w:fill="auto"/>
          </w:tcPr>
          <w:p w14:paraId="0C2412A9" w14:textId="77777777" w:rsidR="00E5446C" w:rsidRPr="00C07C6B" w:rsidRDefault="00122D75" w:rsidP="00E5446C">
            <w:pPr>
              <w:rPr>
                <w:del w:id="7246" w:author="Russell Ott" w:date="2022-05-16T11:47:00Z"/>
                <w:rFonts w:ascii="Calibri Light" w:hAnsi="Calibri Light" w:cs="Calibri Light"/>
                <w:color w:val="000000"/>
              </w:rPr>
            </w:pPr>
            <w:del w:id="7247" w:author="Russell Ott" w:date="2022-05-16T11:47:00Z">
              <w:r w:rsidRPr="00C07C6B">
                <w:rPr>
                  <w:rStyle w:val="section40000000000000"/>
                  <w:rFonts w:ascii="Calibri Light" w:hAnsi="Calibri Light" w:cs="Calibri Light"/>
                  <w:color w:val="000000"/>
                </w:rPr>
                <w:delText>Patient Health Questionnaire 2 item (PHQ-2) [Reported]</w:delText>
              </w:r>
            </w:del>
          </w:p>
        </w:tc>
      </w:tr>
      <w:tr w:rsidR="004F5052" w:rsidRPr="00BF16F2" w14:paraId="5CEE4604" w14:textId="77777777" w:rsidTr="00BF16F2">
        <w:trPr>
          <w:del w:id="7248" w:author="Russell Ott" w:date="2022-05-16T11:47:00Z"/>
        </w:trPr>
        <w:tc>
          <w:tcPr>
            <w:tcW w:w="2880" w:type="dxa"/>
            <w:tcBorders>
              <w:top w:val="single" w:sz="4" w:space="0" w:color="4F81BD"/>
              <w:bottom w:val="single" w:sz="4" w:space="0" w:color="4F81BD"/>
              <w:right w:val="nil"/>
            </w:tcBorders>
            <w:shd w:val="clear" w:color="auto" w:fill="FFFFFF"/>
          </w:tcPr>
          <w:p w14:paraId="346D4D76" w14:textId="77777777" w:rsidR="00E5446C" w:rsidRPr="00C07C6B" w:rsidRDefault="004F5052" w:rsidP="00E5446C">
            <w:pPr>
              <w:rPr>
                <w:del w:id="7249" w:author="Russell Ott" w:date="2022-05-16T11:47:00Z"/>
                <w:rFonts w:ascii="Calibri Light" w:hAnsi="Calibri Light" w:cs="Calibri Light"/>
                <w:b/>
                <w:bCs/>
              </w:rPr>
            </w:pPr>
            <w:del w:id="7250" w:author="Russell Ott" w:date="2022-05-16T11:47:00Z">
              <w:r w:rsidRPr="00C07C6B">
                <w:rPr>
                  <w:rFonts w:ascii="Calibri Light" w:hAnsi="Calibri Light" w:cs="Calibri Light"/>
                  <w:b/>
                  <w:bCs/>
                </w:rPr>
                <w:delText>E</w:delText>
              </w:r>
              <w:r w:rsidR="00E5446C" w:rsidRPr="00C07C6B">
                <w:rPr>
                  <w:rFonts w:ascii="Calibri Light" w:hAnsi="Calibri Light" w:cs="Calibri Light"/>
                  <w:b/>
                  <w:bCs/>
                </w:rPr>
                <w:delText>xposure to Violence (Intimate Partner Violence)</w:delText>
              </w:r>
            </w:del>
          </w:p>
        </w:tc>
        <w:tc>
          <w:tcPr>
            <w:tcW w:w="1305" w:type="dxa"/>
            <w:tcBorders>
              <w:top w:val="single" w:sz="4" w:space="0" w:color="4F81BD"/>
              <w:bottom w:val="single" w:sz="4" w:space="0" w:color="4F81BD"/>
            </w:tcBorders>
            <w:shd w:val="clear" w:color="auto" w:fill="auto"/>
          </w:tcPr>
          <w:p w14:paraId="6041739E" w14:textId="77777777" w:rsidR="00E5446C" w:rsidRPr="00C07C6B" w:rsidRDefault="00E5446C" w:rsidP="00E5446C">
            <w:pPr>
              <w:rPr>
                <w:del w:id="7251" w:author="Russell Ott" w:date="2022-05-16T11:47:00Z"/>
                <w:rFonts w:ascii="Calibri Light" w:hAnsi="Calibri Light" w:cs="Calibri Light"/>
              </w:rPr>
            </w:pPr>
            <w:del w:id="7252" w:author="Russell Ott" w:date="2022-05-16T11:47:00Z">
              <w:r w:rsidRPr="00C07C6B">
                <w:rPr>
                  <w:rFonts w:ascii="Calibri Light" w:hAnsi="Calibri Light" w:cs="Calibri Light"/>
                </w:rPr>
                <w:delText>76499-3</w:delText>
              </w:r>
            </w:del>
          </w:p>
          <w:p w14:paraId="49FD66BD" w14:textId="77777777" w:rsidR="00E5446C" w:rsidRPr="00C07C6B" w:rsidRDefault="00E5446C" w:rsidP="00E5446C">
            <w:pPr>
              <w:rPr>
                <w:del w:id="7253" w:author="Russell Ott" w:date="2022-05-16T11:47: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195B418C" w14:textId="77777777" w:rsidR="00E5446C" w:rsidRPr="00C07C6B" w:rsidRDefault="004F5052" w:rsidP="004F5052">
            <w:pPr>
              <w:rPr>
                <w:del w:id="7254" w:author="Russell Ott" w:date="2022-05-16T11:47:00Z"/>
                <w:rFonts w:ascii="Calibri Light" w:hAnsi="Calibri Light" w:cs="Calibri Light"/>
              </w:rPr>
            </w:pPr>
            <w:del w:id="7255" w:author="Russell Ott" w:date="2022-05-16T11:47:00Z">
              <w:r w:rsidRPr="00C07C6B">
                <w:rPr>
                  <w:rFonts w:ascii="Calibri Light" w:hAnsi="Calibri Light" w:cs="Calibri Light"/>
                  <w:color w:val="000000"/>
                </w:rPr>
                <w:delText>Humiliation, Afraid, Rape, and Kick questionnaire [HARK]</w:delText>
              </w:r>
            </w:del>
          </w:p>
        </w:tc>
      </w:tr>
      <w:tr w:rsidR="004F5052" w:rsidRPr="00BF16F2" w14:paraId="5B624D43" w14:textId="77777777" w:rsidTr="00BF16F2">
        <w:trPr>
          <w:del w:id="7256" w:author="Russell Ott" w:date="2022-05-16T11:47:00Z"/>
        </w:trPr>
        <w:tc>
          <w:tcPr>
            <w:tcW w:w="2880" w:type="dxa"/>
            <w:tcBorders>
              <w:right w:val="nil"/>
            </w:tcBorders>
            <w:shd w:val="clear" w:color="auto" w:fill="FFFFFF"/>
          </w:tcPr>
          <w:p w14:paraId="3C00DD19" w14:textId="77777777" w:rsidR="00E5446C" w:rsidRPr="00C07C6B" w:rsidRDefault="004F5052" w:rsidP="00E5446C">
            <w:pPr>
              <w:rPr>
                <w:del w:id="7257" w:author="Russell Ott" w:date="2022-05-16T11:47:00Z"/>
                <w:rFonts w:ascii="Calibri Light" w:hAnsi="Calibri Light" w:cs="Calibri Light"/>
                <w:b/>
                <w:bCs/>
              </w:rPr>
            </w:pPr>
            <w:del w:id="7258" w:author="Russell Ott" w:date="2022-05-16T11:47:00Z">
              <w:r w:rsidRPr="00C07C6B">
                <w:rPr>
                  <w:rFonts w:ascii="Calibri Light" w:hAnsi="Calibri Light" w:cs="Calibri Light"/>
                  <w:b/>
                  <w:bCs/>
                </w:rPr>
                <w:delText>F</w:delText>
              </w:r>
              <w:r w:rsidR="00E5446C" w:rsidRPr="00C07C6B">
                <w:rPr>
                  <w:rFonts w:ascii="Calibri Light" w:hAnsi="Calibri Light" w:cs="Calibri Light"/>
                  <w:b/>
                  <w:bCs/>
                </w:rPr>
                <w:delText xml:space="preserve">inancial Resource Strain </w:delText>
              </w:r>
            </w:del>
          </w:p>
        </w:tc>
        <w:tc>
          <w:tcPr>
            <w:tcW w:w="1305" w:type="dxa"/>
            <w:shd w:val="clear" w:color="auto" w:fill="auto"/>
          </w:tcPr>
          <w:p w14:paraId="082ED32A" w14:textId="77777777" w:rsidR="00E5446C" w:rsidRPr="00C07C6B" w:rsidRDefault="00E5446C" w:rsidP="00E5446C">
            <w:pPr>
              <w:rPr>
                <w:del w:id="7259" w:author="Russell Ott" w:date="2022-05-16T11:47:00Z"/>
                <w:rFonts w:ascii="Calibri Light" w:hAnsi="Calibri Light" w:cs="Calibri Light"/>
              </w:rPr>
            </w:pPr>
            <w:del w:id="7260" w:author="Russell Ott" w:date="2022-05-16T11:47:00Z">
              <w:r w:rsidRPr="00C07C6B">
                <w:rPr>
                  <w:rFonts w:ascii="Calibri Light" w:hAnsi="Calibri Light" w:cs="Calibri Light"/>
                </w:rPr>
                <w:delText>76513-1</w:delText>
              </w:r>
            </w:del>
          </w:p>
          <w:p w14:paraId="0767A5E3" w14:textId="77777777" w:rsidR="00E5446C" w:rsidRPr="00C07C6B" w:rsidRDefault="00E5446C" w:rsidP="00E5446C">
            <w:pPr>
              <w:rPr>
                <w:del w:id="7261" w:author="Russell Ott" w:date="2022-05-16T11:47:00Z"/>
                <w:rFonts w:ascii="Calibri Light" w:hAnsi="Calibri Light" w:cs="Calibri Light"/>
              </w:rPr>
            </w:pPr>
          </w:p>
        </w:tc>
        <w:tc>
          <w:tcPr>
            <w:tcW w:w="5382" w:type="dxa"/>
            <w:shd w:val="clear" w:color="auto" w:fill="auto"/>
          </w:tcPr>
          <w:p w14:paraId="2E53AEB6" w14:textId="77777777" w:rsidR="00E5446C" w:rsidRPr="00C07C6B" w:rsidRDefault="004F5052" w:rsidP="004F5052">
            <w:pPr>
              <w:rPr>
                <w:del w:id="7262" w:author="Russell Ott" w:date="2022-05-16T11:47:00Z"/>
                <w:rFonts w:ascii="Calibri Light" w:hAnsi="Calibri Light" w:cs="Calibri Light"/>
              </w:rPr>
            </w:pPr>
            <w:del w:id="7263" w:author="Russell Ott" w:date="2022-05-16T11:47:00Z">
              <w:r w:rsidRPr="00C07C6B">
                <w:rPr>
                  <w:rFonts w:ascii="Calibri Light" w:hAnsi="Calibri Light" w:cs="Calibri Light"/>
                </w:rPr>
                <w:delText>How hard is it for you to pay for the very basics like food, housing, medical care, and heating [CARDIA]</w:delText>
              </w:r>
            </w:del>
          </w:p>
        </w:tc>
      </w:tr>
      <w:tr w:rsidR="004F5052" w:rsidRPr="00BF16F2" w14:paraId="1D266B68" w14:textId="77777777" w:rsidTr="00BF16F2">
        <w:trPr>
          <w:del w:id="7264" w:author="Russell Ott" w:date="2022-05-16T11:47:00Z"/>
        </w:trPr>
        <w:tc>
          <w:tcPr>
            <w:tcW w:w="2880" w:type="dxa"/>
            <w:tcBorders>
              <w:top w:val="single" w:sz="4" w:space="0" w:color="4F81BD"/>
              <w:bottom w:val="single" w:sz="4" w:space="0" w:color="4F81BD"/>
              <w:right w:val="nil"/>
            </w:tcBorders>
            <w:shd w:val="clear" w:color="auto" w:fill="FFFFFF"/>
          </w:tcPr>
          <w:p w14:paraId="653AF8AD" w14:textId="77777777" w:rsidR="00E5446C" w:rsidRPr="00C07C6B" w:rsidRDefault="00E5446C" w:rsidP="00E5446C">
            <w:pPr>
              <w:rPr>
                <w:del w:id="7265" w:author="Russell Ott" w:date="2022-05-16T11:47:00Z"/>
                <w:rFonts w:ascii="Calibri Light" w:hAnsi="Calibri Light" w:cs="Calibri Light"/>
                <w:b/>
                <w:bCs/>
              </w:rPr>
            </w:pPr>
            <w:del w:id="7266" w:author="Russell Ott" w:date="2022-05-16T11:47:00Z">
              <w:r w:rsidRPr="00C07C6B">
                <w:rPr>
                  <w:rFonts w:ascii="Calibri Light" w:hAnsi="Calibri Light" w:cs="Calibri Light"/>
                  <w:b/>
                  <w:bCs/>
                </w:rPr>
                <w:delText>Level of Education</w:delText>
              </w:r>
            </w:del>
          </w:p>
          <w:p w14:paraId="2262EFEC" w14:textId="77777777" w:rsidR="00E5446C" w:rsidRPr="00C07C6B" w:rsidRDefault="00E5446C" w:rsidP="00E5446C">
            <w:pPr>
              <w:rPr>
                <w:del w:id="7267" w:author="Russell Ott" w:date="2022-05-16T11:47:00Z"/>
                <w:rFonts w:ascii="Calibri Light" w:hAnsi="Calibri Light" w:cs="Calibri Light"/>
                <w:b/>
                <w:bCs/>
              </w:rPr>
            </w:pPr>
          </w:p>
        </w:tc>
        <w:tc>
          <w:tcPr>
            <w:tcW w:w="1305" w:type="dxa"/>
            <w:tcBorders>
              <w:top w:val="single" w:sz="4" w:space="0" w:color="4F81BD"/>
              <w:bottom w:val="single" w:sz="4" w:space="0" w:color="4F81BD"/>
            </w:tcBorders>
            <w:shd w:val="clear" w:color="auto" w:fill="auto"/>
          </w:tcPr>
          <w:p w14:paraId="489AF9DD" w14:textId="77777777" w:rsidR="00E5446C" w:rsidRPr="00C07C6B" w:rsidRDefault="00E5446C" w:rsidP="00E5446C">
            <w:pPr>
              <w:rPr>
                <w:del w:id="7268" w:author="Russell Ott" w:date="2022-05-16T11:47:00Z"/>
                <w:rFonts w:ascii="Calibri Light" w:hAnsi="Calibri Light" w:cs="Calibri Light"/>
              </w:rPr>
            </w:pPr>
            <w:del w:id="7269" w:author="Russell Ott" w:date="2022-05-16T11:47:00Z">
              <w:r w:rsidRPr="00C07C6B">
                <w:rPr>
                  <w:rFonts w:ascii="Calibri Light" w:hAnsi="Calibri Light" w:cs="Calibri Light"/>
                </w:rPr>
                <w:delText>63504-5</w:delText>
              </w:r>
            </w:del>
          </w:p>
          <w:p w14:paraId="7C7077E9" w14:textId="77777777" w:rsidR="00E5446C" w:rsidRPr="00C07C6B" w:rsidRDefault="00E5446C" w:rsidP="00E5446C">
            <w:pPr>
              <w:rPr>
                <w:del w:id="7270" w:author="Russell Ott" w:date="2022-05-16T11:47: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01B523AE" w14:textId="77777777" w:rsidR="00E5446C" w:rsidRPr="00C07C6B" w:rsidRDefault="004F5052" w:rsidP="004F5052">
            <w:pPr>
              <w:rPr>
                <w:del w:id="7271" w:author="Russell Ott" w:date="2022-05-16T11:47:00Z"/>
                <w:rFonts w:ascii="Calibri Light" w:hAnsi="Calibri Light" w:cs="Calibri Light"/>
              </w:rPr>
            </w:pPr>
            <w:del w:id="7272" w:author="Russell Ott" w:date="2022-05-16T11:47:00Z">
              <w:r w:rsidRPr="00C07C6B">
                <w:rPr>
                  <w:rFonts w:ascii="Calibri Light" w:hAnsi="Calibri Light" w:cs="Calibri Light"/>
                  <w:color w:val="000000"/>
                </w:rPr>
                <w:delText>What is the highest grade or level of school you have completed or the highest degree you have received [NHANES]</w:delText>
              </w:r>
            </w:del>
          </w:p>
        </w:tc>
      </w:tr>
      <w:tr w:rsidR="004F5052" w:rsidRPr="00BF16F2" w14:paraId="2EF7FA05" w14:textId="77777777" w:rsidTr="00BF16F2">
        <w:trPr>
          <w:del w:id="7273" w:author="Russell Ott" w:date="2022-05-16T11:47:00Z"/>
        </w:trPr>
        <w:tc>
          <w:tcPr>
            <w:tcW w:w="2880" w:type="dxa"/>
            <w:tcBorders>
              <w:right w:val="nil"/>
            </w:tcBorders>
            <w:shd w:val="clear" w:color="auto" w:fill="FFFFFF"/>
          </w:tcPr>
          <w:p w14:paraId="65F33A2A" w14:textId="77777777" w:rsidR="00E5446C" w:rsidRPr="00C07C6B" w:rsidRDefault="00E5446C" w:rsidP="00E5446C">
            <w:pPr>
              <w:rPr>
                <w:del w:id="7274" w:author="Russell Ott" w:date="2022-05-16T11:47:00Z"/>
                <w:rFonts w:ascii="Calibri Light" w:hAnsi="Calibri Light" w:cs="Calibri Light"/>
                <w:b/>
                <w:bCs/>
              </w:rPr>
            </w:pPr>
            <w:del w:id="7275" w:author="Russell Ott" w:date="2022-05-16T11:47:00Z">
              <w:r w:rsidRPr="00C07C6B">
                <w:rPr>
                  <w:rFonts w:ascii="Calibri Light" w:hAnsi="Calibri Light" w:cs="Calibri Light"/>
                  <w:b/>
                  <w:bCs/>
                </w:rPr>
                <w:delText>Physical Activity</w:delText>
              </w:r>
            </w:del>
          </w:p>
          <w:p w14:paraId="3F0B55BE" w14:textId="77777777" w:rsidR="00E5446C" w:rsidRPr="00C07C6B" w:rsidRDefault="00E5446C" w:rsidP="00E5446C">
            <w:pPr>
              <w:rPr>
                <w:del w:id="7276" w:author="Russell Ott" w:date="2022-05-16T11:47:00Z"/>
                <w:rFonts w:ascii="Calibri Light" w:hAnsi="Calibri Light" w:cs="Calibri Light"/>
                <w:b/>
                <w:bCs/>
              </w:rPr>
            </w:pPr>
          </w:p>
        </w:tc>
        <w:tc>
          <w:tcPr>
            <w:tcW w:w="1305" w:type="dxa"/>
            <w:shd w:val="clear" w:color="auto" w:fill="auto"/>
          </w:tcPr>
          <w:p w14:paraId="30E536DC" w14:textId="77777777" w:rsidR="00E5446C" w:rsidRPr="00C07C6B" w:rsidRDefault="004F5052" w:rsidP="00E5446C">
            <w:pPr>
              <w:rPr>
                <w:del w:id="7277" w:author="Russell Ott" w:date="2022-05-16T11:47:00Z"/>
                <w:rFonts w:ascii="Calibri Light" w:hAnsi="Calibri Light" w:cs="Calibri Light"/>
              </w:rPr>
            </w:pPr>
            <w:del w:id="7278" w:author="Russell Ott" w:date="2022-05-16T11:47:00Z">
              <w:r w:rsidRPr="00C07C6B">
                <w:rPr>
                  <w:rFonts w:ascii="Calibri Light" w:hAnsi="Calibri Light" w:cs="Calibri Light"/>
                </w:rPr>
                <w:delText>68515-6</w:delText>
              </w:r>
            </w:del>
          </w:p>
        </w:tc>
        <w:tc>
          <w:tcPr>
            <w:tcW w:w="5382" w:type="dxa"/>
            <w:shd w:val="clear" w:color="auto" w:fill="auto"/>
          </w:tcPr>
          <w:p w14:paraId="647671C8" w14:textId="77777777" w:rsidR="00E5446C" w:rsidRPr="00C07C6B" w:rsidRDefault="004F5052" w:rsidP="004F5052">
            <w:pPr>
              <w:rPr>
                <w:del w:id="7279" w:author="Russell Ott" w:date="2022-05-16T11:47:00Z"/>
                <w:rFonts w:ascii="Calibri Light" w:hAnsi="Calibri Light" w:cs="Calibri Light"/>
              </w:rPr>
            </w:pPr>
            <w:del w:id="7280" w:author="Russell Ott" w:date="2022-05-16T11:47:00Z">
              <w:r w:rsidRPr="00C07C6B">
                <w:rPr>
                  <w:rFonts w:ascii="Calibri Light" w:hAnsi="Calibri Light" w:cs="Calibri Light"/>
                  <w:color w:val="000000"/>
                </w:rPr>
                <w:delText>How many days of moderate to strenuous exercise, like a brisk walk, did you do in the last 7 days [SAMHSA]</w:delText>
              </w:r>
            </w:del>
          </w:p>
        </w:tc>
      </w:tr>
      <w:tr w:rsidR="004F5052" w:rsidRPr="00BF16F2" w14:paraId="756A8EF3" w14:textId="77777777" w:rsidTr="00BF16F2">
        <w:trPr>
          <w:del w:id="7281" w:author="Russell Ott" w:date="2022-05-16T11:47:00Z"/>
        </w:trPr>
        <w:tc>
          <w:tcPr>
            <w:tcW w:w="2880" w:type="dxa"/>
            <w:tcBorders>
              <w:top w:val="single" w:sz="4" w:space="0" w:color="4F81BD"/>
              <w:bottom w:val="single" w:sz="4" w:space="0" w:color="4F81BD"/>
              <w:right w:val="nil"/>
            </w:tcBorders>
            <w:shd w:val="clear" w:color="auto" w:fill="FFFFFF"/>
          </w:tcPr>
          <w:p w14:paraId="7A3F6F06" w14:textId="77777777" w:rsidR="00E5446C" w:rsidRPr="00C07C6B" w:rsidRDefault="00E5446C" w:rsidP="00E5446C">
            <w:pPr>
              <w:rPr>
                <w:del w:id="7282" w:author="Russell Ott" w:date="2022-05-16T11:47:00Z"/>
                <w:rFonts w:ascii="Calibri Light" w:hAnsi="Calibri Light" w:cs="Calibri Light"/>
                <w:b/>
                <w:bCs/>
              </w:rPr>
            </w:pPr>
            <w:del w:id="7283" w:author="Russell Ott" w:date="2022-05-16T11:47:00Z">
              <w:r w:rsidRPr="00C07C6B">
                <w:rPr>
                  <w:rFonts w:ascii="Calibri Light" w:hAnsi="Calibri Light" w:cs="Calibri Light"/>
                  <w:b/>
                  <w:bCs/>
                </w:rPr>
                <w:delText>Social Connection and Isolation</w:delText>
              </w:r>
            </w:del>
          </w:p>
        </w:tc>
        <w:tc>
          <w:tcPr>
            <w:tcW w:w="1305" w:type="dxa"/>
            <w:tcBorders>
              <w:top w:val="single" w:sz="4" w:space="0" w:color="4F81BD"/>
              <w:bottom w:val="single" w:sz="4" w:space="0" w:color="4F81BD"/>
            </w:tcBorders>
            <w:shd w:val="clear" w:color="auto" w:fill="auto"/>
          </w:tcPr>
          <w:p w14:paraId="6E9337E2" w14:textId="77777777" w:rsidR="00E5446C" w:rsidRPr="00C07C6B" w:rsidRDefault="004F5052" w:rsidP="00E5446C">
            <w:pPr>
              <w:rPr>
                <w:del w:id="7284" w:author="Russell Ott" w:date="2022-05-16T11:47:00Z"/>
                <w:rFonts w:ascii="Calibri Light" w:hAnsi="Calibri Light" w:cs="Calibri Light"/>
              </w:rPr>
            </w:pPr>
            <w:del w:id="7285" w:author="Russell Ott" w:date="2022-05-16T11:47:00Z">
              <w:r w:rsidRPr="00C07C6B">
                <w:rPr>
                  <w:rFonts w:ascii="Calibri Light" w:hAnsi="Calibri Light" w:cs="Calibri Light"/>
                </w:rPr>
                <w:delText>76506-5</w:delText>
              </w:r>
            </w:del>
          </w:p>
        </w:tc>
        <w:tc>
          <w:tcPr>
            <w:tcW w:w="5382" w:type="dxa"/>
            <w:tcBorders>
              <w:top w:val="single" w:sz="4" w:space="0" w:color="4F81BD"/>
              <w:bottom w:val="single" w:sz="4" w:space="0" w:color="4F81BD"/>
            </w:tcBorders>
            <w:shd w:val="clear" w:color="auto" w:fill="auto"/>
          </w:tcPr>
          <w:p w14:paraId="20D3B8F0" w14:textId="77777777" w:rsidR="00E5446C" w:rsidRPr="00C07C6B" w:rsidRDefault="004F5052" w:rsidP="004F5052">
            <w:pPr>
              <w:rPr>
                <w:del w:id="7286" w:author="Russell Ott" w:date="2022-05-16T11:47:00Z"/>
                <w:rFonts w:ascii="Calibri Light" w:hAnsi="Calibri Light" w:cs="Calibri Light"/>
                <w:color w:val="000000"/>
              </w:rPr>
            </w:pPr>
            <w:del w:id="7287" w:author="Russell Ott" w:date="2022-05-16T11:47:00Z">
              <w:r w:rsidRPr="00C07C6B">
                <w:rPr>
                  <w:rStyle w:val="section40000000000000"/>
                  <w:rFonts w:ascii="Calibri Light" w:hAnsi="Calibri Light" w:cs="Calibri Light"/>
                  <w:color w:val="000000"/>
                </w:rPr>
                <w:delText>Social connection and isolation panel</w:delText>
              </w:r>
            </w:del>
          </w:p>
        </w:tc>
      </w:tr>
      <w:tr w:rsidR="004F5052" w:rsidRPr="00BF16F2" w14:paraId="2A934173" w14:textId="77777777" w:rsidTr="00BF16F2">
        <w:trPr>
          <w:del w:id="7288" w:author="Russell Ott" w:date="2022-05-16T11:47:00Z"/>
        </w:trPr>
        <w:tc>
          <w:tcPr>
            <w:tcW w:w="2880" w:type="dxa"/>
            <w:tcBorders>
              <w:right w:val="nil"/>
            </w:tcBorders>
            <w:shd w:val="clear" w:color="auto" w:fill="FFFFFF"/>
          </w:tcPr>
          <w:p w14:paraId="13FAF039" w14:textId="77777777" w:rsidR="00E5446C" w:rsidRPr="00C07C6B" w:rsidRDefault="00E5446C" w:rsidP="00E5446C">
            <w:pPr>
              <w:rPr>
                <w:del w:id="7289" w:author="Russell Ott" w:date="2022-05-16T11:47:00Z"/>
                <w:rFonts w:ascii="Calibri Light" w:hAnsi="Calibri Light" w:cs="Calibri Light"/>
                <w:b/>
                <w:bCs/>
              </w:rPr>
            </w:pPr>
            <w:del w:id="7290" w:author="Russell Ott" w:date="2022-05-16T11:47:00Z">
              <w:r w:rsidRPr="00C07C6B">
                <w:rPr>
                  <w:rFonts w:ascii="Calibri Light" w:hAnsi="Calibri Light" w:cs="Calibri Light"/>
                  <w:b/>
                  <w:bCs/>
                </w:rPr>
                <w:delText>Stress</w:delText>
              </w:r>
            </w:del>
          </w:p>
          <w:p w14:paraId="1CDE7C92" w14:textId="77777777" w:rsidR="00E5446C" w:rsidRPr="00C07C6B" w:rsidRDefault="00E5446C" w:rsidP="00E5446C">
            <w:pPr>
              <w:rPr>
                <w:del w:id="7291" w:author="Russell Ott" w:date="2022-05-16T11:47:00Z"/>
                <w:rFonts w:ascii="Calibri Light" w:hAnsi="Calibri Light" w:cs="Calibri Light"/>
                <w:b/>
                <w:bCs/>
              </w:rPr>
            </w:pPr>
          </w:p>
        </w:tc>
        <w:tc>
          <w:tcPr>
            <w:tcW w:w="1305" w:type="dxa"/>
            <w:shd w:val="clear" w:color="auto" w:fill="auto"/>
          </w:tcPr>
          <w:p w14:paraId="1E5DB9EB" w14:textId="77777777" w:rsidR="00E5446C" w:rsidRPr="002E1208" w:rsidRDefault="004F5052" w:rsidP="00E5446C">
            <w:pPr>
              <w:rPr>
                <w:del w:id="7292" w:author="Russell Ott" w:date="2022-05-16T11:47:00Z"/>
                <w:rFonts w:asciiTheme="majorHAnsi" w:hAnsiTheme="majorHAnsi" w:cstheme="majorHAnsi"/>
              </w:rPr>
            </w:pPr>
            <w:del w:id="7293" w:author="Russell Ott" w:date="2022-05-16T11:47:00Z">
              <w:r w:rsidRPr="002E1208">
                <w:rPr>
                  <w:rFonts w:asciiTheme="majorHAnsi" w:hAnsiTheme="majorHAnsi" w:cstheme="majorHAnsi"/>
                </w:rPr>
                <w:delText>76542-0</w:delText>
              </w:r>
            </w:del>
          </w:p>
        </w:tc>
        <w:tc>
          <w:tcPr>
            <w:tcW w:w="5382" w:type="dxa"/>
            <w:shd w:val="clear" w:color="auto" w:fill="auto"/>
          </w:tcPr>
          <w:p w14:paraId="0CB22DC9" w14:textId="77777777" w:rsidR="00E5446C" w:rsidRPr="00C07C6B" w:rsidRDefault="004F5052" w:rsidP="004F5052">
            <w:pPr>
              <w:rPr>
                <w:del w:id="7294" w:author="Russell Ott" w:date="2022-05-16T11:47:00Z"/>
                <w:rFonts w:ascii="Calibri Light" w:hAnsi="Calibri Light" w:cs="Calibri Light"/>
                <w:color w:val="000000"/>
              </w:rPr>
            </w:pPr>
            <w:del w:id="7295" w:author="Russell Ott" w:date="2022-05-16T11:47:00Z">
              <w:r w:rsidRPr="00C07C6B">
                <w:rPr>
                  <w:rStyle w:val="section40000000000000"/>
                  <w:rFonts w:ascii="Calibri Light" w:hAnsi="Calibri Light" w:cs="Calibri Light"/>
                  <w:color w:val="000000"/>
                </w:rPr>
                <w:delText>Do you feel stress - tense, restless, nervous, or anxious, or unable to sleep at night because your mind is troubled all the time - these days [OSQ]</w:delText>
              </w:r>
            </w:del>
          </w:p>
        </w:tc>
      </w:tr>
    </w:tbl>
    <w:p w14:paraId="6E42B2EA" w14:textId="77777777" w:rsidR="00AE17B7" w:rsidRPr="002E61F1" w:rsidRDefault="005C79A1" w:rsidP="00AE17B7">
      <w:pPr>
        <w:pStyle w:val="Caption"/>
        <w:rPr>
          <w:del w:id="7296" w:author="Russell Ott" w:date="2022-05-16T11:47:00Z"/>
        </w:rPr>
      </w:pPr>
      <w:bookmarkStart w:id="7297" w:name="_Toc21927010"/>
      <w:del w:id="7298" w:author="Russell Ott" w:date="2022-05-16T11:47:00Z">
        <w:r>
          <w:delText xml:space="preserve">  </w:delText>
        </w:r>
        <w:r w:rsidR="00AE17B7" w:rsidRPr="002E61F1">
          <w:delText xml:space="preserve">Table </w:delText>
        </w:r>
        <w:r w:rsidR="001A0138">
          <w:fldChar w:fldCharType="begin"/>
        </w:r>
        <w:r w:rsidR="001A0138">
          <w:delInstrText xml:space="preserve"> SEQ Table \* ARABIC </w:delInstrText>
        </w:r>
        <w:r w:rsidR="001A0138">
          <w:fldChar w:fldCharType="separate"/>
        </w:r>
        <w:r w:rsidR="00DE0DA7">
          <w:rPr>
            <w:noProof/>
          </w:rPr>
          <w:delText>29</w:delText>
        </w:r>
        <w:r w:rsidR="001A0138">
          <w:rPr>
            <w:noProof/>
          </w:rPr>
          <w:fldChar w:fldCharType="end"/>
        </w:r>
        <w:r w:rsidR="00AE17B7" w:rsidRPr="002E61F1">
          <w:delText xml:space="preserve">: List of </w:delText>
        </w:r>
        <w:r w:rsidR="002E61F1">
          <w:delText xml:space="preserve">social, </w:delText>
        </w:r>
        <w:r w:rsidR="00AE17B7" w:rsidRPr="002E61F1">
          <w:delText>psychological</w:delText>
        </w:r>
        <w:r w:rsidR="002E61F1">
          <w:delText>,</w:delText>
        </w:r>
        <w:r w:rsidR="00AE17B7" w:rsidRPr="002E61F1">
          <w:delText xml:space="preserve"> and behavioral data elements defined in the 2019 ISA</w:delText>
        </w:r>
        <w:bookmarkEnd w:id="7297"/>
      </w:del>
    </w:p>
    <w:p w14:paraId="7F2DCABB" w14:textId="6475E4F2" w:rsidR="002E61F1" w:rsidRDefault="003641F3" w:rsidP="003A3D50">
      <w:pPr>
        <w:rPr>
          <w:rFonts w:ascii="Times New Roman" w:eastAsia="Times New Roman" w:hAnsi="Times New Roman"/>
          <w:color w:val="000000"/>
          <w:sz w:val="24"/>
          <w:szCs w:val="24"/>
          <w:rPrChange w:id="7299" w:author="Russell Ott" w:date="2022-05-16T11:47:00Z">
            <w:rPr>
              <w:rFonts w:ascii="Calibri" w:hAnsi="Calibri"/>
            </w:rPr>
          </w:rPrChange>
        </w:rPr>
      </w:pPr>
      <w:r w:rsidRPr="003A3D50">
        <w:rPr>
          <w:rPrChange w:id="7300" w:author="Russell Ott" w:date="2022-05-16T11:47:00Z">
            <w:rPr>
              <w:rFonts w:ascii="Calibri" w:hAnsi="Calibri"/>
            </w:rPr>
          </w:rPrChange>
        </w:rPr>
        <w:t>When using available templates to represent a data element defined in the ISA, it is important to represent the concept with coded values from th</w:t>
      </w:r>
      <w:r w:rsidRPr="003A3D50">
        <w:rPr>
          <w:rPrChange w:id="7301" w:author="Russell Ott" w:date="2022-05-16T11:47:00Z">
            <w:rPr>
              <w:rFonts w:ascii="Calibri" w:hAnsi="Calibri"/>
            </w:rPr>
          </w:rPrChange>
        </w:rPr>
        <w:t>e associated value set included for that data element in the ISA.</w:t>
      </w:r>
      <w:r>
        <w:rPr>
          <w:rPrChange w:id="7302" w:author="Russell Ott" w:date="2022-05-16T11:47:00Z">
            <w:rPr>
              <w:rFonts w:ascii="Calibri" w:hAnsi="Calibri"/>
            </w:rPr>
          </w:rPrChange>
        </w:rPr>
        <w:t xml:space="preserve"> </w:t>
      </w:r>
      <w:del w:id="7303" w:author="Russell Ott" w:date="2022-05-16T11:47:00Z">
        <w:r w:rsidR="002E61F1" w:rsidRPr="003A3D50">
          <w:rPr>
            <w:rFonts w:cs="Calibri"/>
          </w:rPr>
          <w:delText xml:space="preserve"> For example, </w:delText>
        </w:r>
        <w:r w:rsidR="00122D75" w:rsidRPr="00BF16F2">
          <w:rPr>
            <w:rFonts w:cs="Calibri"/>
          </w:rPr>
          <w:delText xml:space="preserve">in the Sex at Birth, Sexual Orientation and Gender Identity </w:delText>
        </w:r>
        <w:r w:rsidR="0076314A" w:rsidRPr="00BF16F2">
          <w:rPr>
            <w:rFonts w:cs="Calibri"/>
          </w:rPr>
          <w:delText>s</w:delText>
        </w:r>
        <w:r w:rsidR="00122D75" w:rsidRPr="00BF16F2">
          <w:rPr>
            <w:rFonts w:cs="Calibri"/>
          </w:rPr>
          <w:delText>ection</w:delText>
        </w:r>
        <w:r w:rsidR="0076314A" w:rsidRPr="00BF16F2">
          <w:rPr>
            <w:rFonts w:cs="Calibri"/>
          </w:rPr>
          <w:delText xml:space="preserve"> of the Vocabulary Section of</w:delText>
        </w:r>
        <w:r w:rsidR="00122D75" w:rsidRPr="00BF16F2">
          <w:rPr>
            <w:rFonts w:cs="Calibri"/>
          </w:rPr>
          <w:delText xml:space="preserve"> </w:delText>
        </w:r>
        <w:r w:rsidR="002E61F1" w:rsidRPr="003A3D50">
          <w:rPr>
            <w:rFonts w:cs="Calibri"/>
          </w:rPr>
          <w:delText>the ISA the data element for Gender Identity</w:delText>
        </w:r>
        <w:r w:rsidR="0076314A" w:rsidRPr="00BF16F2">
          <w:rPr>
            <w:rFonts w:cs="Calibri"/>
          </w:rPr>
          <w:delText xml:space="preserve"> is defined using LOINC Code</w:delText>
        </w:r>
        <w:r w:rsidR="004F5052" w:rsidRPr="00BF16F2">
          <w:rPr>
            <w:rFonts w:cs="Calibri"/>
          </w:rPr>
          <w:delText xml:space="preserve"> 76691-5</w:delText>
        </w:r>
        <w:r w:rsidR="0076314A" w:rsidRPr="00BF16F2">
          <w:rPr>
            <w:rFonts w:cs="Calibri"/>
          </w:rPr>
          <w:delText xml:space="preserve"> with a possible range of values shown in </w:delText>
        </w:r>
        <w:r w:rsidR="004F5052" w:rsidRPr="00BF16F2">
          <w:rPr>
            <w:rFonts w:cs="Calibri"/>
          </w:rPr>
          <w:delText xml:space="preserve">the table </w:delText>
        </w:r>
        <w:r w:rsidR="0076314A" w:rsidRPr="00BF16F2">
          <w:rPr>
            <w:rFonts w:cs="Calibri"/>
          </w:rPr>
          <w:delText>below.</w:delText>
        </w:r>
        <w:r w:rsidR="0076314A" w:rsidRPr="00BF16F2">
          <w:rPr>
            <w:rStyle w:val="FootnoteReference"/>
            <w:rFonts w:cs="Calibri"/>
          </w:rPr>
          <w:footnoteReference w:id="101"/>
        </w:r>
        <w:r w:rsidR="0076314A" w:rsidRPr="00BF16F2">
          <w:rPr>
            <w:rFonts w:cs="Calibri"/>
          </w:rPr>
          <w:delText xml:space="preserve"> </w:delText>
        </w:r>
        <w:r w:rsidR="002E61F1" w:rsidRPr="003A3D50">
          <w:rPr>
            <w:rFonts w:cs="Calibri"/>
          </w:rPr>
          <w:delText>The data element definition formed by this information is what should be used in the appropriate available template.</w:delText>
        </w:r>
      </w:del>
      <w:ins w:id="7305" w:author="Russell Ott" w:date="2022-05-16T11:47:00Z">
        <w:r>
          <w:rPr>
            <w:rFonts w:cs="Calibri"/>
          </w:rPr>
          <w:t xml:space="preserve">Additionally, as use cases warrant it, implementers can consider including CDA templates from outside the C-CDA standard itself, such as those from the </w:t>
        </w:r>
        <w:r>
          <w:rPr>
            <w:rFonts w:cs="Calibri"/>
            <w:color w:val="000000"/>
          </w:rPr>
          <w:t xml:space="preserve">Supplemental Implementation Guides which define new template versions and templates for additional use cases, These Supplemental Implementation Guides are published alongside the main C-CDA specification: </w:t>
        </w:r>
        <w:r w:rsidR="001A0138">
          <w:fldChar w:fldCharType="begin"/>
        </w:r>
        <w:r w:rsidR="001A0138">
          <w:instrText xml:space="preserve"> HYPERLINK "https://www.hl7.org/implement/standards/product_brief.cfm?product_id=492" </w:instrText>
        </w:r>
        <w:r w:rsidR="001A0138">
          <w:fldChar w:fldCharType="separate"/>
        </w:r>
        <w:r w:rsidRPr="009C50E9">
          <w:rPr>
            <w:rStyle w:val="Hyperlink"/>
            <w:rFonts w:cs="Calibri"/>
          </w:rPr>
          <w:t>https://www.hl7.org/implement/standards/product_brief.cfm?product_id=492</w:t>
        </w:r>
        <w:r w:rsidR="001A0138">
          <w:rPr>
            <w:rStyle w:val="Hyperlink"/>
            <w:rFonts w:cs="Calibri"/>
          </w:rPr>
          <w:fldChar w:fldCharType="end"/>
        </w:r>
        <w:r>
          <w:rPr>
            <w:rFonts w:cs="Calibri"/>
            <w:color w:val="000000"/>
          </w:rPr>
          <w:t>.</w:t>
        </w:r>
      </w:ins>
      <w:r>
        <w:rPr>
          <w:color w:val="000000"/>
          <w:rPrChange w:id="7306" w:author="Russell Ott" w:date="2022-05-16T11:47:00Z">
            <w:rPr>
              <w:rFonts w:ascii="Calibri" w:hAnsi="Calibri"/>
            </w:rPr>
          </w:rPrChange>
        </w:rPr>
        <w:t xml:space="preserve"> </w:t>
      </w:r>
    </w:p>
    <w:p w14:paraId="118935CA" w14:textId="57E131FD" w:rsidR="00564E35" w:rsidRDefault="00564E35" w:rsidP="003A3D50">
      <w:pPr>
        <w:rPr>
          <w:color w:val="000000"/>
          <w:rPrChange w:id="7307" w:author="Russell Ott" w:date="2022-05-16T11:47:00Z">
            <w:rPr>
              <w:rFonts w:ascii="Calibri" w:hAnsi="Calibri"/>
            </w:rPr>
          </w:rPrChange>
        </w:rPr>
      </w:pPr>
    </w:p>
    <w:tbl>
      <w:tblPr>
        <w:tblW w:w="927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99"/>
        <w:gridCol w:w="2081"/>
        <w:gridCol w:w="4590"/>
      </w:tblGrid>
      <w:tr w:rsidR="004F5052" w:rsidRPr="00BF16F2" w14:paraId="1595E793" w14:textId="77777777" w:rsidTr="00BF16F2">
        <w:trPr>
          <w:del w:id="7308" w:author="Russell Ott" w:date="2022-05-16T11:47:00Z"/>
        </w:trPr>
        <w:tc>
          <w:tcPr>
            <w:tcW w:w="2599" w:type="dxa"/>
            <w:tcBorders>
              <w:bottom w:val="nil"/>
              <w:right w:val="nil"/>
            </w:tcBorders>
            <w:shd w:val="clear" w:color="auto" w:fill="4F81BD"/>
          </w:tcPr>
          <w:p w14:paraId="4F218908" w14:textId="77777777" w:rsidR="004F5052" w:rsidRPr="00C07C6B" w:rsidRDefault="004F5052" w:rsidP="0076314A">
            <w:pPr>
              <w:rPr>
                <w:del w:id="7309" w:author="Russell Ott" w:date="2022-05-16T11:47:00Z"/>
                <w:rFonts w:cs="Calibri"/>
                <w:b/>
                <w:bCs/>
                <w:color w:val="FFFFFF"/>
              </w:rPr>
            </w:pPr>
            <w:del w:id="7310" w:author="Russell Ott" w:date="2022-05-16T11:47:00Z">
              <w:r w:rsidRPr="00BF16F2">
                <w:rPr>
                  <w:rFonts w:cs="Calibri"/>
                  <w:b/>
                  <w:bCs/>
                  <w:color w:val="FFFFFF"/>
                </w:rPr>
                <w:delText>Answer Concept</w:delText>
              </w:r>
            </w:del>
          </w:p>
        </w:tc>
        <w:tc>
          <w:tcPr>
            <w:tcW w:w="2081" w:type="dxa"/>
            <w:shd w:val="clear" w:color="auto" w:fill="4F81BD"/>
          </w:tcPr>
          <w:p w14:paraId="5492CFDF" w14:textId="77777777" w:rsidR="004F5052" w:rsidRPr="00C07C6B" w:rsidRDefault="004F5052" w:rsidP="0076314A">
            <w:pPr>
              <w:rPr>
                <w:del w:id="7311" w:author="Russell Ott" w:date="2022-05-16T11:47:00Z"/>
                <w:rFonts w:cs="Calibri"/>
                <w:b/>
                <w:bCs/>
                <w:color w:val="FFFFFF"/>
              </w:rPr>
            </w:pPr>
            <w:del w:id="7312" w:author="Russell Ott" w:date="2022-05-16T11:47:00Z">
              <w:r w:rsidRPr="00BF16F2">
                <w:rPr>
                  <w:rFonts w:cs="Calibri"/>
                  <w:b/>
                  <w:bCs/>
                  <w:color w:val="FFFFFF"/>
                </w:rPr>
                <w:delText>Code</w:delText>
              </w:r>
            </w:del>
          </w:p>
        </w:tc>
        <w:tc>
          <w:tcPr>
            <w:tcW w:w="4590" w:type="dxa"/>
            <w:shd w:val="clear" w:color="auto" w:fill="4F81BD"/>
          </w:tcPr>
          <w:p w14:paraId="1F3D814B" w14:textId="77777777" w:rsidR="004F5052" w:rsidRPr="00C07C6B" w:rsidRDefault="004F5052" w:rsidP="0076314A">
            <w:pPr>
              <w:rPr>
                <w:del w:id="7313" w:author="Russell Ott" w:date="2022-05-16T11:47:00Z"/>
                <w:rFonts w:cs="Calibri"/>
                <w:b/>
                <w:bCs/>
                <w:color w:val="FFFFFF"/>
              </w:rPr>
            </w:pPr>
            <w:del w:id="7314" w:author="Russell Ott" w:date="2022-05-16T11:47:00Z">
              <w:r w:rsidRPr="00BF16F2">
                <w:rPr>
                  <w:rFonts w:cs="Calibri"/>
                  <w:b/>
                  <w:bCs/>
                  <w:color w:val="FFFFFF"/>
                </w:rPr>
                <w:delText xml:space="preserve">Code System Meaning </w:delText>
              </w:r>
            </w:del>
          </w:p>
        </w:tc>
      </w:tr>
      <w:tr w:rsidR="004F5052" w:rsidRPr="00BF16F2" w14:paraId="3AAD6FFF" w14:textId="77777777" w:rsidTr="00BF16F2">
        <w:trPr>
          <w:del w:id="7315" w:author="Russell Ott" w:date="2022-05-16T11:47:00Z"/>
        </w:trPr>
        <w:tc>
          <w:tcPr>
            <w:tcW w:w="2599" w:type="dxa"/>
            <w:tcBorders>
              <w:top w:val="single" w:sz="4" w:space="0" w:color="4F81BD"/>
              <w:bottom w:val="single" w:sz="4" w:space="0" w:color="4F81BD"/>
              <w:right w:val="nil"/>
            </w:tcBorders>
            <w:shd w:val="clear" w:color="auto" w:fill="FFFFFF"/>
          </w:tcPr>
          <w:p w14:paraId="32E1B743" w14:textId="77777777" w:rsidR="004F5052" w:rsidRPr="00C07C6B" w:rsidRDefault="004F5052" w:rsidP="0076314A">
            <w:pPr>
              <w:rPr>
                <w:del w:id="7316" w:author="Russell Ott" w:date="2022-05-16T11:47:00Z"/>
                <w:rFonts w:ascii="Calibri Light" w:hAnsi="Calibri Light" w:cs="Calibri Light"/>
                <w:b/>
                <w:bCs/>
              </w:rPr>
            </w:pPr>
            <w:del w:id="7317" w:author="Russell Ott" w:date="2022-05-16T11:47:00Z">
              <w:r w:rsidRPr="00C07C6B">
                <w:rPr>
                  <w:rFonts w:ascii="Calibri Light" w:hAnsi="Calibri Light" w:cs="Calibri Light"/>
                  <w:b/>
                  <w:bCs/>
                </w:rPr>
                <w:delText>Male</w:delText>
              </w:r>
            </w:del>
          </w:p>
        </w:tc>
        <w:tc>
          <w:tcPr>
            <w:tcW w:w="2081" w:type="dxa"/>
            <w:tcBorders>
              <w:top w:val="single" w:sz="4" w:space="0" w:color="4F81BD"/>
              <w:bottom w:val="single" w:sz="4" w:space="0" w:color="4F81BD"/>
            </w:tcBorders>
            <w:shd w:val="clear" w:color="auto" w:fill="auto"/>
          </w:tcPr>
          <w:p w14:paraId="18405C69" w14:textId="77777777" w:rsidR="004F5052" w:rsidRPr="00C07C6B" w:rsidRDefault="004F5052" w:rsidP="0076314A">
            <w:pPr>
              <w:rPr>
                <w:del w:id="7318" w:author="Russell Ott" w:date="2022-05-16T11:47:00Z"/>
                <w:rFonts w:ascii="Calibri Light" w:hAnsi="Calibri Light" w:cs="Calibri Light"/>
              </w:rPr>
            </w:pPr>
            <w:del w:id="7319" w:author="Russell Ott" w:date="2022-05-16T11:47:00Z">
              <w:r w:rsidRPr="00C07C6B">
                <w:rPr>
                  <w:rFonts w:ascii="Calibri Light" w:hAnsi="Calibri Light" w:cs="Calibri Light"/>
                </w:rPr>
                <w:delText>446151000124109</w:delText>
              </w:r>
            </w:del>
          </w:p>
          <w:p w14:paraId="7825DE2A" w14:textId="77777777" w:rsidR="004F5052" w:rsidRPr="00C07C6B" w:rsidRDefault="004F5052" w:rsidP="0076314A">
            <w:pPr>
              <w:rPr>
                <w:del w:id="7320" w:author="Russell Ott" w:date="2022-05-16T11:47:00Z"/>
                <w:rFonts w:ascii="Calibri Light" w:hAnsi="Calibri Light" w:cs="Calibri Light"/>
              </w:rPr>
            </w:pPr>
            <w:del w:id="7321" w:author="Russell Ott" w:date="2022-05-16T11:47: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5FC8F009" w14:textId="77777777" w:rsidR="004F5052" w:rsidRPr="00C07C6B" w:rsidRDefault="004F5052" w:rsidP="0076314A">
            <w:pPr>
              <w:rPr>
                <w:del w:id="7322" w:author="Russell Ott" w:date="2022-05-16T11:47:00Z"/>
                <w:rFonts w:ascii="Calibri Light" w:hAnsi="Calibri Light" w:cs="Calibri Light"/>
              </w:rPr>
            </w:pPr>
            <w:del w:id="7323" w:author="Russell Ott" w:date="2022-05-16T11:47:00Z">
              <w:r w:rsidRPr="00C07C6B">
                <w:rPr>
                  <w:rFonts w:ascii="Calibri Light" w:hAnsi="Calibri Light" w:cs="Calibri Light"/>
                </w:rPr>
                <w:delText>Male gender identity</w:delText>
              </w:r>
            </w:del>
          </w:p>
        </w:tc>
      </w:tr>
      <w:tr w:rsidR="004F5052" w:rsidRPr="00BF16F2" w14:paraId="226639D6" w14:textId="77777777" w:rsidTr="00BF16F2">
        <w:trPr>
          <w:del w:id="7324" w:author="Russell Ott" w:date="2022-05-16T11:47:00Z"/>
        </w:trPr>
        <w:tc>
          <w:tcPr>
            <w:tcW w:w="2599" w:type="dxa"/>
            <w:tcBorders>
              <w:right w:val="nil"/>
            </w:tcBorders>
            <w:shd w:val="clear" w:color="auto" w:fill="FFFFFF"/>
          </w:tcPr>
          <w:p w14:paraId="2AAE649A" w14:textId="77777777" w:rsidR="004F5052" w:rsidRPr="00C07C6B" w:rsidRDefault="004F5052" w:rsidP="0076314A">
            <w:pPr>
              <w:rPr>
                <w:del w:id="7325" w:author="Russell Ott" w:date="2022-05-16T11:47:00Z"/>
                <w:rFonts w:ascii="Calibri Light" w:hAnsi="Calibri Light" w:cs="Calibri Light"/>
                <w:b/>
                <w:bCs/>
              </w:rPr>
            </w:pPr>
            <w:del w:id="7326" w:author="Russell Ott" w:date="2022-05-16T11:47:00Z">
              <w:r w:rsidRPr="00C07C6B">
                <w:rPr>
                  <w:rFonts w:ascii="Calibri Light" w:hAnsi="Calibri Light" w:cs="Calibri Light"/>
                  <w:b/>
                  <w:bCs/>
                </w:rPr>
                <w:delText xml:space="preserve">Female </w:delText>
              </w:r>
            </w:del>
          </w:p>
        </w:tc>
        <w:tc>
          <w:tcPr>
            <w:tcW w:w="2081" w:type="dxa"/>
            <w:shd w:val="clear" w:color="auto" w:fill="auto"/>
          </w:tcPr>
          <w:p w14:paraId="7F562F0C" w14:textId="77777777" w:rsidR="004F5052" w:rsidRPr="00C07C6B" w:rsidRDefault="004F5052" w:rsidP="0076314A">
            <w:pPr>
              <w:rPr>
                <w:del w:id="7327" w:author="Russell Ott" w:date="2022-05-16T11:47:00Z"/>
                <w:rFonts w:ascii="Calibri Light" w:hAnsi="Calibri Light" w:cs="Calibri Light"/>
              </w:rPr>
            </w:pPr>
            <w:del w:id="7328" w:author="Russell Ott" w:date="2022-05-16T11:47:00Z">
              <w:r w:rsidRPr="00C07C6B">
                <w:rPr>
                  <w:rFonts w:ascii="Calibri Light" w:hAnsi="Calibri Light" w:cs="Calibri Light"/>
                </w:rPr>
                <w:delText xml:space="preserve">446141000124107 </w:delText>
              </w:r>
            </w:del>
          </w:p>
          <w:p w14:paraId="2857EE06" w14:textId="77777777" w:rsidR="004F5052" w:rsidRPr="00C07C6B" w:rsidRDefault="004F5052" w:rsidP="0076314A">
            <w:pPr>
              <w:rPr>
                <w:del w:id="7329" w:author="Russell Ott" w:date="2022-05-16T11:47:00Z"/>
                <w:rFonts w:ascii="Calibri Light" w:hAnsi="Calibri Light" w:cs="Calibri Light"/>
              </w:rPr>
            </w:pPr>
            <w:del w:id="7330" w:author="Russell Ott" w:date="2022-05-16T11:47:00Z">
              <w:r w:rsidRPr="00C07C6B">
                <w:rPr>
                  <w:rFonts w:ascii="Calibri Light" w:hAnsi="Calibri Light" w:cs="Calibri Light"/>
                </w:rPr>
                <w:delText>SNOMED CT (US)</w:delText>
              </w:r>
            </w:del>
          </w:p>
        </w:tc>
        <w:tc>
          <w:tcPr>
            <w:tcW w:w="4590" w:type="dxa"/>
            <w:shd w:val="clear" w:color="auto" w:fill="auto"/>
          </w:tcPr>
          <w:p w14:paraId="50533006" w14:textId="77777777" w:rsidR="004F5052" w:rsidRPr="00C07C6B" w:rsidRDefault="004F5052" w:rsidP="0076314A">
            <w:pPr>
              <w:rPr>
                <w:del w:id="7331" w:author="Russell Ott" w:date="2022-05-16T11:47:00Z"/>
                <w:rFonts w:ascii="Calibri Light" w:hAnsi="Calibri Light" w:cs="Calibri Light"/>
              </w:rPr>
            </w:pPr>
            <w:del w:id="7332" w:author="Russell Ott" w:date="2022-05-16T11:47:00Z">
              <w:r w:rsidRPr="00C07C6B">
                <w:rPr>
                  <w:rFonts w:ascii="Calibri Light" w:hAnsi="Calibri Light" w:cs="Calibri Light"/>
                </w:rPr>
                <w:delText>Female gender identity</w:delText>
              </w:r>
            </w:del>
          </w:p>
        </w:tc>
      </w:tr>
      <w:tr w:rsidR="004F5052" w:rsidRPr="00BF16F2" w14:paraId="35F45261" w14:textId="77777777" w:rsidTr="00BF16F2">
        <w:trPr>
          <w:del w:id="7333" w:author="Russell Ott" w:date="2022-05-16T11:47:00Z"/>
        </w:trPr>
        <w:tc>
          <w:tcPr>
            <w:tcW w:w="2599" w:type="dxa"/>
            <w:tcBorders>
              <w:top w:val="single" w:sz="4" w:space="0" w:color="4F81BD"/>
              <w:bottom w:val="single" w:sz="4" w:space="0" w:color="4F81BD"/>
              <w:right w:val="nil"/>
            </w:tcBorders>
            <w:shd w:val="clear" w:color="auto" w:fill="FFFFFF"/>
          </w:tcPr>
          <w:p w14:paraId="46C5908C" w14:textId="77777777" w:rsidR="004F5052" w:rsidRPr="00C07C6B" w:rsidRDefault="004F5052" w:rsidP="0076314A">
            <w:pPr>
              <w:rPr>
                <w:del w:id="7334" w:author="Russell Ott" w:date="2022-05-16T11:47:00Z"/>
                <w:rFonts w:ascii="Calibri Light" w:hAnsi="Calibri Light" w:cs="Calibri Light"/>
                <w:b/>
                <w:bCs/>
              </w:rPr>
            </w:pPr>
            <w:del w:id="7335" w:author="Russell Ott" w:date="2022-05-16T11:47:00Z">
              <w:r w:rsidRPr="00C07C6B">
                <w:rPr>
                  <w:rFonts w:ascii="Calibri Light" w:hAnsi="Calibri Light" w:cs="Calibri Light"/>
                  <w:b/>
                  <w:bCs/>
                </w:rPr>
                <w:delText>Female-to-Male</w:delText>
              </w:r>
            </w:del>
          </w:p>
        </w:tc>
        <w:tc>
          <w:tcPr>
            <w:tcW w:w="2081" w:type="dxa"/>
            <w:tcBorders>
              <w:top w:val="single" w:sz="4" w:space="0" w:color="4F81BD"/>
              <w:bottom w:val="single" w:sz="4" w:space="0" w:color="4F81BD"/>
            </w:tcBorders>
            <w:shd w:val="clear" w:color="auto" w:fill="auto"/>
          </w:tcPr>
          <w:p w14:paraId="2447217A" w14:textId="77777777" w:rsidR="004F5052" w:rsidRPr="00C07C6B" w:rsidRDefault="004F5052" w:rsidP="0076314A">
            <w:pPr>
              <w:rPr>
                <w:del w:id="7336" w:author="Russell Ott" w:date="2022-05-16T11:47:00Z"/>
                <w:rFonts w:ascii="Calibri Light" w:hAnsi="Calibri Light" w:cs="Calibri Light"/>
              </w:rPr>
            </w:pPr>
            <w:del w:id="7337" w:author="Russell Ott" w:date="2022-05-16T11:47:00Z">
              <w:r w:rsidRPr="00C07C6B">
                <w:rPr>
                  <w:rFonts w:ascii="Calibri Light" w:hAnsi="Calibri Light" w:cs="Calibri Light"/>
                </w:rPr>
                <w:delText>407377005</w:delText>
              </w:r>
            </w:del>
          </w:p>
          <w:p w14:paraId="57DC1E42" w14:textId="77777777" w:rsidR="004F5052" w:rsidRPr="00C07C6B" w:rsidRDefault="004F5052" w:rsidP="0076314A">
            <w:pPr>
              <w:rPr>
                <w:del w:id="7338" w:author="Russell Ott" w:date="2022-05-16T11:47:00Z"/>
                <w:rFonts w:ascii="Calibri Light" w:hAnsi="Calibri Light" w:cs="Calibri Light"/>
              </w:rPr>
            </w:pPr>
            <w:del w:id="7339" w:author="Russell Ott" w:date="2022-05-16T11:47: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3281BB1F" w14:textId="77777777" w:rsidR="004F5052" w:rsidRPr="00C07C6B" w:rsidRDefault="004F5052" w:rsidP="0076314A">
            <w:pPr>
              <w:rPr>
                <w:del w:id="7340" w:author="Russell Ott" w:date="2022-05-16T11:47:00Z"/>
                <w:rFonts w:ascii="Calibri Light" w:hAnsi="Calibri Light" w:cs="Calibri Light"/>
              </w:rPr>
            </w:pPr>
            <w:del w:id="7341" w:author="Russell Ott" w:date="2022-05-16T11:47:00Z">
              <w:r w:rsidRPr="00C07C6B">
                <w:rPr>
                  <w:rFonts w:ascii="Calibri Light" w:hAnsi="Calibri Light" w:cs="Calibri Light"/>
                </w:rPr>
                <w:delText xml:space="preserve">FTM-female to male </w:delText>
              </w:r>
              <w:r w:rsidR="00863460" w:rsidRPr="00C07C6B">
                <w:rPr>
                  <w:rFonts w:ascii="Calibri Light" w:hAnsi="Calibri Light" w:cs="Calibri Light"/>
                </w:rPr>
                <w:delText>transsexual</w:delText>
              </w:r>
            </w:del>
          </w:p>
        </w:tc>
      </w:tr>
      <w:tr w:rsidR="004F5052" w:rsidRPr="00BF16F2" w14:paraId="0BA99175" w14:textId="77777777" w:rsidTr="00BF16F2">
        <w:trPr>
          <w:del w:id="7342" w:author="Russell Ott" w:date="2022-05-16T11:47:00Z"/>
        </w:trPr>
        <w:tc>
          <w:tcPr>
            <w:tcW w:w="2599" w:type="dxa"/>
            <w:tcBorders>
              <w:right w:val="nil"/>
            </w:tcBorders>
            <w:shd w:val="clear" w:color="auto" w:fill="FFFFFF"/>
          </w:tcPr>
          <w:p w14:paraId="79091CF7" w14:textId="77777777" w:rsidR="004F5052" w:rsidRPr="00C07C6B" w:rsidRDefault="004F5052" w:rsidP="0076314A">
            <w:pPr>
              <w:rPr>
                <w:del w:id="7343" w:author="Russell Ott" w:date="2022-05-16T11:47:00Z"/>
                <w:rFonts w:ascii="Calibri Light" w:hAnsi="Calibri Light" w:cs="Calibri Light"/>
                <w:b/>
                <w:bCs/>
              </w:rPr>
            </w:pPr>
            <w:del w:id="7344" w:author="Russell Ott" w:date="2022-05-16T11:47:00Z">
              <w:r w:rsidRPr="00C07C6B">
                <w:rPr>
                  <w:rFonts w:ascii="Calibri Light" w:hAnsi="Calibri Light" w:cs="Calibri Light"/>
                  <w:b/>
                  <w:bCs/>
                </w:rPr>
                <w:delText>Male-to-Female</w:delText>
              </w:r>
            </w:del>
          </w:p>
        </w:tc>
        <w:tc>
          <w:tcPr>
            <w:tcW w:w="2081" w:type="dxa"/>
            <w:shd w:val="clear" w:color="auto" w:fill="auto"/>
          </w:tcPr>
          <w:p w14:paraId="6DA925BD" w14:textId="77777777" w:rsidR="004F5052" w:rsidRPr="00C07C6B" w:rsidRDefault="004F5052" w:rsidP="0076314A">
            <w:pPr>
              <w:rPr>
                <w:del w:id="7345" w:author="Russell Ott" w:date="2022-05-16T11:47:00Z"/>
                <w:rFonts w:ascii="Calibri Light" w:hAnsi="Calibri Light" w:cs="Calibri Light"/>
              </w:rPr>
            </w:pPr>
            <w:del w:id="7346" w:author="Russell Ott" w:date="2022-05-16T11:47:00Z">
              <w:r w:rsidRPr="00C07C6B">
                <w:rPr>
                  <w:rFonts w:ascii="Calibri Light" w:hAnsi="Calibri Light" w:cs="Calibri Light"/>
                </w:rPr>
                <w:delText xml:space="preserve">407376011 </w:delText>
              </w:r>
            </w:del>
          </w:p>
          <w:p w14:paraId="0D19C72A" w14:textId="77777777" w:rsidR="004F5052" w:rsidRPr="00C07C6B" w:rsidRDefault="004F5052" w:rsidP="0076314A">
            <w:pPr>
              <w:rPr>
                <w:del w:id="7347" w:author="Russell Ott" w:date="2022-05-16T11:47:00Z"/>
                <w:rFonts w:ascii="Calibri Light" w:hAnsi="Calibri Light" w:cs="Calibri Light"/>
              </w:rPr>
            </w:pPr>
            <w:del w:id="7348" w:author="Russell Ott" w:date="2022-05-16T11:47:00Z">
              <w:r w:rsidRPr="00C07C6B">
                <w:rPr>
                  <w:rFonts w:ascii="Calibri Light" w:hAnsi="Calibri Light" w:cs="Calibri Light"/>
                </w:rPr>
                <w:delText>SNOMED CT (US)</w:delText>
              </w:r>
            </w:del>
          </w:p>
        </w:tc>
        <w:tc>
          <w:tcPr>
            <w:tcW w:w="4590" w:type="dxa"/>
            <w:shd w:val="clear" w:color="auto" w:fill="auto"/>
          </w:tcPr>
          <w:p w14:paraId="30FA4158" w14:textId="77777777" w:rsidR="004F5052" w:rsidRPr="00C07C6B" w:rsidRDefault="004F5052" w:rsidP="0076314A">
            <w:pPr>
              <w:rPr>
                <w:del w:id="7349" w:author="Russell Ott" w:date="2022-05-16T11:47:00Z"/>
                <w:rFonts w:ascii="Calibri Light" w:hAnsi="Calibri Light" w:cs="Calibri Light"/>
              </w:rPr>
            </w:pPr>
            <w:del w:id="7350" w:author="Russell Ott" w:date="2022-05-16T11:47:00Z">
              <w:r w:rsidRPr="00C07C6B">
                <w:rPr>
                  <w:rFonts w:ascii="Calibri Light" w:hAnsi="Calibri Light" w:cs="Calibri Light"/>
                </w:rPr>
                <w:delText xml:space="preserve">MTF- male to female </w:delText>
              </w:r>
              <w:r w:rsidR="00863460" w:rsidRPr="00C07C6B">
                <w:rPr>
                  <w:rFonts w:ascii="Calibri Light" w:hAnsi="Calibri Light" w:cs="Calibri Light"/>
                </w:rPr>
                <w:delText>transsexual</w:delText>
              </w:r>
            </w:del>
          </w:p>
        </w:tc>
      </w:tr>
      <w:tr w:rsidR="004F5052" w:rsidRPr="00BF16F2" w14:paraId="7CCE92DF" w14:textId="77777777" w:rsidTr="00BF16F2">
        <w:trPr>
          <w:del w:id="7351" w:author="Russell Ott" w:date="2022-05-16T11:47:00Z"/>
        </w:trPr>
        <w:tc>
          <w:tcPr>
            <w:tcW w:w="2599" w:type="dxa"/>
            <w:tcBorders>
              <w:top w:val="single" w:sz="4" w:space="0" w:color="4F81BD"/>
              <w:bottom w:val="single" w:sz="4" w:space="0" w:color="4F81BD"/>
              <w:right w:val="nil"/>
            </w:tcBorders>
            <w:shd w:val="clear" w:color="auto" w:fill="FFFFFF"/>
          </w:tcPr>
          <w:p w14:paraId="033DE9BC" w14:textId="77777777" w:rsidR="004F5052" w:rsidRPr="00C07C6B" w:rsidRDefault="004F5052" w:rsidP="0076314A">
            <w:pPr>
              <w:rPr>
                <w:del w:id="7352" w:author="Russell Ott" w:date="2022-05-16T11:47:00Z"/>
                <w:rFonts w:ascii="Calibri Light" w:hAnsi="Calibri Light" w:cs="Calibri Light"/>
                <w:b/>
                <w:bCs/>
              </w:rPr>
            </w:pPr>
            <w:del w:id="7353" w:author="Russell Ott" w:date="2022-05-16T11:47:00Z">
              <w:r w:rsidRPr="00C07C6B">
                <w:rPr>
                  <w:rFonts w:ascii="Calibri Light" w:hAnsi="Calibri Light" w:cs="Calibri Light"/>
                  <w:b/>
                  <w:bCs/>
                </w:rPr>
                <w:delText xml:space="preserve">Identifies as non-conforming gender </w:delText>
              </w:r>
            </w:del>
          </w:p>
        </w:tc>
        <w:tc>
          <w:tcPr>
            <w:tcW w:w="2081" w:type="dxa"/>
            <w:tcBorders>
              <w:top w:val="single" w:sz="4" w:space="0" w:color="4F81BD"/>
              <w:bottom w:val="single" w:sz="4" w:space="0" w:color="4F81BD"/>
            </w:tcBorders>
            <w:shd w:val="clear" w:color="auto" w:fill="auto"/>
          </w:tcPr>
          <w:p w14:paraId="793C758F" w14:textId="77777777" w:rsidR="004F5052" w:rsidRPr="00C07C6B" w:rsidRDefault="004F5052" w:rsidP="0076314A">
            <w:pPr>
              <w:rPr>
                <w:del w:id="7354" w:author="Russell Ott" w:date="2022-05-16T11:47:00Z"/>
                <w:rFonts w:ascii="Calibri Light" w:hAnsi="Calibri Light" w:cs="Calibri Light"/>
              </w:rPr>
            </w:pPr>
            <w:del w:id="7355" w:author="Russell Ott" w:date="2022-05-16T11:47:00Z">
              <w:r w:rsidRPr="00C07C6B">
                <w:rPr>
                  <w:rFonts w:ascii="Calibri Light" w:hAnsi="Calibri Light" w:cs="Calibri Light"/>
                </w:rPr>
                <w:delText>446131000124102</w:delText>
              </w:r>
            </w:del>
          </w:p>
          <w:p w14:paraId="1F76EBDC" w14:textId="77777777" w:rsidR="004F5052" w:rsidRPr="00C07C6B" w:rsidRDefault="004F5052" w:rsidP="0076314A">
            <w:pPr>
              <w:rPr>
                <w:del w:id="7356" w:author="Russell Ott" w:date="2022-05-16T11:47:00Z"/>
                <w:rFonts w:ascii="Calibri Light" w:hAnsi="Calibri Light" w:cs="Calibri Light"/>
              </w:rPr>
            </w:pPr>
            <w:del w:id="7357" w:author="Russell Ott" w:date="2022-05-16T11:47: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30431989" w14:textId="77777777" w:rsidR="004F5052" w:rsidRPr="00C07C6B" w:rsidRDefault="004F5052" w:rsidP="004F5052">
            <w:pPr>
              <w:rPr>
                <w:del w:id="7358" w:author="Russell Ott" w:date="2022-05-16T11:47:00Z"/>
                <w:rFonts w:ascii="Calibri Light" w:hAnsi="Calibri Light" w:cs="Calibri Light"/>
              </w:rPr>
            </w:pPr>
            <w:del w:id="7359" w:author="Russell Ott" w:date="2022-05-16T11:47:00Z">
              <w:r w:rsidRPr="00C07C6B">
                <w:rPr>
                  <w:rFonts w:ascii="Calibri Light" w:hAnsi="Calibri Light" w:cs="Calibri Light"/>
                </w:rPr>
                <w:delText>Identifies as non-conforming gender. Synonyms include: Genderqueer; Identifies as neither exclusively male nor female, Non-binary gender)</w:delText>
              </w:r>
            </w:del>
          </w:p>
          <w:p w14:paraId="1937629B" w14:textId="77777777" w:rsidR="004F5052" w:rsidRPr="00C07C6B" w:rsidRDefault="004F5052" w:rsidP="0076314A">
            <w:pPr>
              <w:rPr>
                <w:del w:id="7360" w:author="Russell Ott" w:date="2022-05-16T11:47:00Z"/>
                <w:rFonts w:ascii="Calibri Light" w:hAnsi="Calibri Light" w:cs="Calibri Light"/>
              </w:rPr>
            </w:pPr>
          </w:p>
        </w:tc>
      </w:tr>
      <w:tr w:rsidR="004F5052" w:rsidRPr="00BF16F2" w14:paraId="463F1C39" w14:textId="77777777" w:rsidTr="00BF16F2">
        <w:trPr>
          <w:del w:id="7361" w:author="Russell Ott" w:date="2022-05-16T11:47:00Z"/>
        </w:trPr>
        <w:tc>
          <w:tcPr>
            <w:tcW w:w="2599" w:type="dxa"/>
            <w:tcBorders>
              <w:right w:val="nil"/>
            </w:tcBorders>
            <w:shd w:val="clear" w:color="auto" w:fill="FFFFFF"/>
          </w:tcPr>
          <w:p w14:paraId="1BE5688E" w14:textId="77777777" w:rsidR="004F5052" w:rsidRPr="00C07C6B" w:rsidRDefault="004F5052" w:rsidP="0076314A">
            <w:pPr>
              <w:rPr>
                <w:del w:id="7362" w:author="Russell Ott" w:date="2022-05-16T11:47:00Z"/>
                <w:rFonts w:ascii="Calibri Light" w:hAnsi="Calibri Light" w:cs="Calibri Light"/>
              </w:rPr>
            </w:pPr>
            <w:del w:id="7363" w:author="Russell Ott" w:date="2022-05-16T11:47:00Z">
              <w:r w:rsidRPr="00C07C6B">
                <w:rPr>
                  <w:rFonts w:ascii="Calibri Light" w:hAnsi="Calibri Light" w:cs="Calibri Light"/>
                  <w:b/>
                  <w:bCs/>
                </w:rPr>
                <w:delText>Additional</w:delText>
              </w:r>
            </w:del>
          </w:p>
          <w:p w14:paraId="4AE8C6A8" w14:textId="77777777" w:rsidR="004F5052" w:rsidRPr="00C07C6B" w:rsidRDefault="004F5052" w:rsidP="0076314A">
            <w:pPr>
              <w:rPr>
                <w:del w:id="7364" w:author="Russell Ott" w:date="2022-05-16T11:47:00Z"/>
                <w:rFonts w:ascii="Calibri Light" w:hAnsi="Calibri Light" w:cs="Calibri Light"/>
                <w:b/>
                <w:bCs/>
              </w:rPr>
            </w:pPr>
          </w:p>
        </w:tc>
        <w:tc>
          <w:tcPr>
            <w:tcW w:w="2081" w:type="dxa"/>
            <w:shd w:val="clear" w:color="auto" w:fill="auto"/>
          </w:tcPr>
          <w:p w14:paraId="5F1A0846" w14:textId="77777777" w:rsidR="004F5052" w:rsidRPr="00C07C6B" w:rsidRDefault="004F5052" w:rsidP="0076314A">
            <w:pPr>
              <w:rPr>
                <w:del w:id="7365" w:author="Russell Ott" w:date="2022-05-16T11:47:00Z"/>
                <w:rFonts w:ascii="Calibri Light" w:hAnsi="Calibri Light" w:cs="Calibri Light"/>
              </w:rPr>
            </w:pPr>
            <w:del w:id="7366" w:author="Russell Ott" w:date="2022-05-16T11:47:00Z">
              <w:r w:rsidRPr="00C07C6B">
                <w:rPr>
                  <w:rFonts w:ascii="Calibri Light" w:hAnsi="Calibri Light" w:cs="Calibri Light"/>
                </w:rPr>
                <w:delText>OTH</w:delText>
              </w:r>
            </w:del>
          </w:p>
          <w:p w14:paraId="04BC5F31" w14:textId="77777777" w:rsidR="004F5052" w:rsidRPr="00C07C6B" w:rsidRDefault="004F5052" w:rsidP="0076314A">
            <w:pPr>
              <w:rPr>
                <w:del w:id="7367" w:author="Russell Ott" w:date="2022-05-16T11:47:00Z"/>
                <w:rFonts w:ascii="Calibri Light" w:hAnsi="Calibri Light" w:cs="Calibri Light"/>
              </w:rPr>
            </w:pPr>
            <w:del w:id="7368" w:author="Russell Ott" w:date="2022-05-16T11:47:00Z">
              <w:r w:rsidRPr="00C07C6B">
                <w:rPr>
                  <w:rFonts w:ascii="Calibri Light" w:hAnsi="Calibri Light" w:cs="Calibri Light"/>
                </w:rPr>
                <w:delText>HL7 Version 3</w:delText>
              </w:r>
            </w:del>
          </w:p>
          <w:p w14:paraId="499C94A5" w14:textId="77777777" w:rsidR="004F5052" w:rsidRPr="00C07C6B" w:rsidRDefault="004F5052" w:rsidP="0076314A">
            <w:pPr>
              <w:rPr>
                <w:del w:id="7369" w:author="Russell Ott" w:date="2022-05-16T11:47:00Z"/>
                <w:rFonts w:ascii="Calibri Light" w:hAnsi="Calibri Light" w:cs="Calibri Light"/>
              </w:rPr>
            </w:pPr>
            <w:del w:id="7370" w:author="Russell Ott" w:date="2022-05-16T11:47:00Z">
              <w:r w:rsidRPr="00C07C6B">
                <w:rPr>
                  <w:rFonts w:ascii="Calibri Light" w:hAnsi="Calibri Light" w:cs="Calibri Light"/>
                </w:rPr>
                <w:delText>NullFlavor</w:delText>
              </w:r>
            </w:del>
          </w:p>
        </w:tc>
        <w:tc>
          <w:tcPr>
            <w:tcW w:w="4590" w:type="dxa"/>
            <w:shd w:val="clear" w:color="auto" w:fill="auto"/>
          </w:tcPr>
          <w:p w14:paraId="16FF607A" w14:textId="77777777" w:rsidR="004F5052" w:rsidRPr="00C07C6B" w:rsidRDefault="004F5052" w:rsidP="00BF16F2">
            <w:pPr>
              <w:spacing w:after="30"/>
              <w:rPr>
                <w:del w:id="7371" w:author="Russell Ott" w:date="2022-05-16T11:47:00Z"/>
                <w:rFonts w:ascii="Calibri Light" w:hAnsi="Calibri Light" w:cs="Calibri Light"/>
                <w:color w:val="000000"/>
              </w:rPr>
            </w:pPr>
            <w:del w:id="7372" w:author="Russell Ott" w:date="2022-05-16T11:47:00Z">
              <w:r w:rsidRPr="00C07C6B">
                <w:rPr>
                  <w:rFonts w:ascii="Calibri Light" w:hAnsi="Calibri Light" w:cs="Calibri Light"/>
                  <w:color w:val="000000"/>
                </w:rPr>
                <w:delText>Other</w:delText>
              </w:r>
            </w:del>
          </w:p>
          <w:p w14:paraId="5E24D653" w14:textId="77777777" w:rsidR="004F5052" w:rsidRPr="00C07C6B" w:rsidRDefault="004F5052" w:rsidP="0076314A">
            <w:pPr>
              <w:rPr>
                <w:del w:id="7373" w:author="Russell Ott" w:date="2022-05-16T11:47:00Z"/>
                <w:rFonts w:ascii="Calibri Light" w:hAnsi="Calibri Light" w:cs="Calibri Light"/>
              </w:rPr>
            </w:pPr>
          </w:p>
        </w:tc>
      </w:tr>
      <w:tr w:rsidR="004F5052" w:rsidRPr="00BF16F2" w14:paraId="20A3E9B3" w14:textId="77777777" w:rsidTr="00BF16F2">
        <w:trPr>
          <w:del w:id="7374" w:author="Russell Ott" w:date="2022-05-16T11:47:00Z"/>
        </w:trPr>
        <w:tc>
          <w:tcPr>
            <w:tcW w:w="2599" w:type="dxa"/>
            <w:tcBorders>
              <w:top w:val="single" w:sz="4" w:space="0" w:color="4F81BD"/>
              <w:bottom w:val="single" w:sz="4" w:space="0" w:color="4F81BD"/>
              <w:right w:val="nil"/>
            </w:tcBorders>
            <w:shd w:val="clear" w:color="auto" w:fill="FFFFFF"/>
          </w:tcPr>
          <w:p w14:paraId="7E2A8A06" w14:textId="77777777" w:rsidR="004F5052" w:rsidRPr="00C07C6B" w:rsidRDefault="004F5052" w:rsidP="0076314A">
            <w:pPr>
              <w:rPr>
                <w:del w:id="7375" w:author="Russell Ott" w:date="2022-05-16T11:47:00Z"/>
                <w:rFonts w:ascii="Calibri Light" w:hAnsi="Calibri Light" w:cs="Calibri Light"/>
                <w:b/>
                <w:bCs/>
              </w:rPr>
            </w:pPr>
            <w:del w:id="7376" w:author="Russell Ott" w:date="2022-05-16T11:47:00Z">
              <w:r w:rsidRPr="00C07C6B">
                <w:rPr>
                  <w:rFonts w:ascii="Calibri Light" w:hAnsi="Calibri Light" w:cs="Calibri Light"/>
                  <w:b/>
                  <w:bCs/>
                </w:rPr>
                <w:delText>Choose not to disclose</w:delText>
              </w:r>
            </w:del>
          </w:p>
        </w:tc>
        <w:tc>
          <w:tcPr>
            <w:tcW w:w="2081" w:type="dxa"/>
            <w:tcBorders>
              <w:top w:val="single" w:sz="4" w:space="0" w:color="4F81BD"/>
              <w:bottom w:val="single" w:sz="4" w:space="0" w:color="4F81BD"/>
            </w:tcBorders>
            <w:shd w:val="clear" w:color="auto" w:fill="auto"/>
          </w:tcPr>
          <w:p w14:paraId="40FE07C8" w14:textId="77777777" w:rsidR="004F5052" w:rsidRPr="00C07C6B" w:rsidRDefault="004F5052" w:rsidP="0076314A">
            <w:pPr>
              <w:rPr>
                <w:del w:id="7377" w:author="Russell Ott" w:date="2022-05-16T11:47:00Z"/>
                <w:rFonts w:ascii="Calibri Light" w:hAnsi="Calibri Light" w:cs="Calibri Light"/>
              </w:rPr>
            </w:pPr>
            <w:del w:id="7378" w:author="Russell Ott" w:date="2022-05-16T11:47:00Z">
              <w:r w:rsidRPr="00C07C6B">
                <w:rPr>
                  <w:rFonts w:ascii="Calibri Light" w:hAnsi="Calibri Light" w:cs="Calibri Light"/>
                </w:rPr>
                <w:delText>ASKU</w:delText>
              </w:r>
            </w:del>
          </w:p>
          <w:p w14:paraId="6C7D6A61" w14:textId="77777777" w:rsidR="004F5052" w:rsidRPr="00C07C6B" w:rsidRDefault="004F5052" w:rsidP="0076314A">
            <w:pPr>
              <w:rPr>
                <w:del w:id="7379" w:author="Russell Ott" w:date="2022-05-16T11:47:00Z"/>
                <w:rFonts w:ascii="Calibri Light" w:hAnsi="Calibri Light" w:cs="Calibri Light"/>
              </w:rPr>
            </w:pPr>
            <w:del w:id="7380" w:author="Russell Ott" w:date="2022-05-16T11:47:00Z">
              <w:r w:rsidRPr="00C07C6B">
                <w:rPr>
                  <w:rFonts w:ascii="Calibri Light" w:hAnsi="Calibri Light" w:cs="Calibri Light"/>
                </w:rPr>
                <w:delText>HL7 Version 3 NullFlavor</w:delText>
              </w:r>
            </w:del>
          </w:p>
        </w:tc>
        <w:tc>
          <w:tcPr>
            <w:tcW w:w="4590" w:type="dxa"/>
            <w:tcBorders>
              <w:top w:val="single" w:sz="4" w:space="0" w:color="4F81BD"/>
              <w:bottom w:val="single" w:sz="4" w:space="0" w:color="4F81BD"/>
            </w:tcBorders>
            <w:shd w:val="clear" w:color="auto" w:fill="auto"/>
          </w:tcPr>
          <w:p w14:paraId="22670C91" w14:textId="77777777" w:rsidR="004F5052" w:rsidRPr="00C07C6B" w:rsidRDefault="004F5052" w:rsidP="0076314A">
            <w:pPr>
              <w:rPr>
                <w:del w:id="7381" w:author="Russell Ott" w:date="2022-05-16T11:47:00Z"/>
                <w:rFonts w:ascii="Calibri Light" w:hAnsi="Calibri Light" w:cs="Calibri Light"/>
              </w:rPr>
            </w:pPr>
            <w:del w:id="7382" w:author="Russell Ott" w:date="2022-05-16T11:47:00Z">
              <w:r w:rsidRPr="00C07C6B">
                <w:rPr>
                  <w:rFonts w:ascii="Calibri Light" w:hAnsi="Calibri Light" w:cs="Calibri Light"/>
                  <w:color w:val="000000"/>
                  <w:shd w:val="clear" w:color="auto" w:fill="FFFFFF"/>
                </w:rPr>
                <w:delText>Asked but unknown</w:delText>
              </w:r>
            </w:del>
          </w:p>
          <w:p w14:paraId="6659DDEE" w14:textId="77777777" w:rsidR="004F5052" w:rsidRPr="00C07C6B" w:rsidRDefault="004F5052" w:rsidP="00BF16F2">
            <w:pPr>
              <w:keepNext/>
              <w:rPr>
                <w:del w:id="7383" w:author="Russell Ott" w:date="2022-05-16T11:47:00Z"/>
                <w:rFonts w:ascii="Calibri Light" w:hAnsi="Calibri Light" w:cs="Calibri Light"/>
              </w:rPr>
            </w:pPr>
          </w:p>
        </w:tc>
      </w:tr>
    </w:tbl>
    <w:p w14:paraId="4B4943A1" w14:textId="77777777" w:rsidR="002E61F1" w:rsidRPr="00A67903" w:rsidRDefault="005C79A1" w:rsidP="003B0179">
      <w:pPr>
        <w:pStyle w:val="Caption"/>
        <w:ind w:left="90" w:hanging="90"/>
        <w:rPr>
          <w:del w:id="7384" w:author="Russell Ott" w:date="2022-05-16T11:47:00Z"/>
        </w:rPr>
      </w:pPr>
      <w:bookmarkStart w:id="7385" w:name="_Toc21927011"/>
      <w:del w:id="7386" w:author="Russell Ott" w:date="2022-05-16T11:47:00Z">
        <w:r>
          <w:delText xml:space="preserve">  </w:delText>
        </w:r>
        <w:r w:rsidR="00A67903">
          <w:delText xml:space="preserve">Table </w:delText>
        </w:r>
        <w:r w:rsidR="001A0138">
          <w:fldChar w:fldCharType="begin"/>
        </w:r>
        <w:r w:rsidR="001A0138">
          <w:delInstrText xml:space="preserve"> SEQ Table \* ARABIC </w:delInstrText>
        </w:r>
        <w:r w:rsidR="001A0138">
          <w:fldChar w:fldCharType="separate"/>
        </w:r>
        <w:r w:rsidR="00DE0DA7">
          <w:rPr>
            <w:noProof/>
          </w:rPr>
          <w:delText>30</w:delText>
        </w:r>
        <w:r w:rsidR="001A0138">
          <w:rPr>
            <w:noProof/>
          </w:rPr>
          <w:fldChar w:fldCharType="end"/>
        </w:r>
        <w:r w:rsidR="00A67903">
          <w:delText xml:space="preserve">: </w:delText>
        </w:r>
        <w:r w:rsidR="00A67903" w:rsidRPr="001C249F">
          <w:delText xml:space="preserve">Coded concepts defined in the Interoperability Standards Advisory for the “Patient Gender Identity” data element </w:delText>
        </w:r>
        <w:r>
          <w:delText xml:space="preserve">  </w:delText>
        </w:r>
        <w:r w:rsidR="00A67903" w:rsidRPr="001C249F">
          <w:delText>defined by coded concept 76691-5 from LOINC</w:delText>
        </w:r>
        <w:r w:rsidR="002E61F1" w:rsidRPr="003A3D50">
          <w:rPr>
            <w:rStyle w:val="FootnoteReference"/>
            <w:rFonts w:cs="Calibri"/>
          </w:rPr>
          <w:footnoteReference w:id="102"/>
        </w:r>
        <w:bookmarkEnd w:id="7385"/>
      </w:del>
    </w:p>
    <w:p w14:paraId="54B45BE4" w14:textId="77777777" w:rsidR="002E61F1" w:rsidRPr="003A3D50" w:rsidRDefault="002E61F1" w:rsidP="002E61F1">
      <w:pPr>
        <w:rPr>
          <w:del w:id="7388" w:author="Russell Ott" w:date="2022-05-16T11:47:00Z"/>
          <w:rFonts w:cs="Calibri"/>
        </w:rPr>
      </w:pPr>
    </w:p>
    <w:p w14:paraId="263622F4" w14:textId="77777777" w:rsidR="002E61F1" w:rsidRPr="00BF16F2" w:rsidRDefault="004F5052" w:rsidP="003B0179">
      <w:pPr>
        <w:pStyle w:val="Caption"/>
        <w:spacing w:after="0"/>
        <w:ind w:left="90"/>
        <w:rPr>
          <w:del w:id="7389" w:author="Russell Ott" w:date="2022-05-16T11:47:00Z"/>
          <w:rFonts w:cs="Calibri"/>
        </w:rPr>
      </w:pPr>
      <w:bookmarkStart w:id="7390" w:name="_Ref21876214"/>
      <w:bookmarkStart w:id="7391" w:name="_Toc21927472"/>
      <w:del w:id="7392" w:author="Russell Ott" w:date="2022-05-16T11:47:00Z">
        <w:r>
          <w:delText xml:space="preserve">Example </w:delText>
        </w:r>
        <w:r w:rsidR="001A0138">
          <w:fldChar w:fldCharType="begin"/>
        </w:r>
        <w:r w:rsidR="001A0138">
          <w:delInstrText xml:space="preserve"> SEQ Example \* ARABIC </w:delInstrText>
        </w:r>
        <w:r w:rsidR="001A0138">
          <w:fldChar w:fldCharType="separate"/>
        </w:r>
        <w:r w:rsidR="00DE0DA7">
          <w:rPr>
            <w:noProof/>
          </w:rPr>
          <w:delText>20</w:delText>
        </w:r>
        <w:r w:rsidR="001A0138">
          <w:rPr>
            <w:noProof/>
          </w:rPr>
          <w:fldChar w:fldCharType="end"/>
        </w:r>
        <w:r>
          <w:delText xml:space="preserve">: </w:delText>
        </w:r>
        <w:r w:rsidRPr="004C179C">
          <w:delText>How to represent the data element for Gender Identity using the code and value set supplied in the Interoperability Standards Advisory</w:delText>
        </w:r>
        <w:r w:rsidR="002E61F1" w:rsidRPr="003A3D50">
          <w:rPr>
            <w:rStyle w:val="FootnoteReference"/>
            <w:rFonts w:cs="Calibri"/>
          </w:rPr>
          <w:footnoteReference w:id="103"/>
        </w:r>
        <w:bookmarkEnd w:id="7390"/>
        <w:bookmarkEnd w:id="7391"/>
      </w:del>
    </w:p>
    <w:tbl>
      <w:tblPr>
        <w:tblW w:w="924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1"/>
      </w:tblGrid>
      <w:tr w:rsidR="004F5052" w:rsidRPr="00BF16F2" w14:paraId="0CEA32C3" w14:textId="77777777" w:rsidTr="00BF16F2">
        <w:trPr>
          <w:del w:id="7395" w:author="Russell Ott" w:date="2022-05-16T11:47:00Z"/>
        </w:trPr>
        <w:tc>
          <w:tcPr>
            <w:tcW w:w="9241" w:type="dxa"/>
            <w:shd w:val="clear" w:color="auto" w:fill="auto"/>
          </w:tcPr>
          <w:p w14:paraId="05E7BE6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396" w:author="Russell Ott" w:date="2022-05-16T11:47:00Z"/>
                <w:color w:val="000000"/>
                <w:sz w:val="16"/>
                <w:szCs w:val="16"/>
              </w:rPr>
            </w:pPr>
            <w:del w:id="7397" w:author="Russell Ott" w:date="2022-05-16T11:47:00Z">
              <w:r w:rsidRPr="00C07C6B">
                <w:rPr>
                  <w:color w:val="000000"/>
                  <w:sz w:val="16"/>
                  <w:szCs w:val="16"/>
                </w:rPr>
                <w:delText>&lt;component&gt;</w:delText>
              </w:r>
            </w:del>
          </w:p>
          <w:p w14:paraId="26809ED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398" w:author="Russell Ott" w:date="2022-05-16T11:47:00Z"/>
                <w:color w:val="000000"/>
                <w:sz w:val="16"/>
                <w:szCs w:val="16"/>
              </w:rPr>
            </w:pPr>
            <w:del w:id="7399" w:author="Russell Ott" w:date="2022-05-16T11:47:00Z">
              <w:r w:rsidRPr="00C07C6B">
                <w:rPr>
                  <w:color w:val="000000"/>
                  <w:sz w:val="16"/>
                  <w:szCs w:val="16"/>
                </w:rPr>
                <w:tab/>
                <w:delText xml:space="preserve">&lt;!-- This sample is undergoing significant review. Please be aware that there may be </w:delText>
              </w:r>
              <w:r w:rsidR="00863460" w:rsidRPr="00C07C6B">
                <w:rPr>
                  <w:color w:val="000000"/>
                  <w:sz w:val="16"/>
                  <w:szCs w:val="16"/>
                </w:rPr>
                <w:delText>significant</w:delText>
              </w:r>
              <w:r w:rsidRPr="00C07C6B">
                <w:rPr>
                  <w:color w:val="000000"/>
                  <w:sz w:val="16"/>
                  <w:szCs w:val="16"/>
                </w:rPr>
                <w:delText xml:space="preserve"> changes --&gt; </w:delText>
              </w:r>
            </w:del>
          </w:p>
          <w:p w14:paraId="2F5A1F4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00" w:author="Russell Ott" w:date="2022-05-16T11:47:00Z"/>
                <w:color w:val="000000"/>
                <w:sz w:val="16"/>
                <w:szCs w:val="16"/>
              </w:rPr>
            </w:pPr>
            <w:del w:id="7401" w:author="Russell Ott" w:date="2022-05-16T11:47:00Z">
              <w:r w:rsidRPr="00C07C6B">
                <w:rPr>
                  <w:color w:val="000000"/>
                  <w:sz w:val="16"/>
                  <w:szCs w:val="16"/>
                </w:rPr>
                <w:tab/>
                <w:delText xml:space="preserve">&lt;!-- Developed by Emma Jones --&gt; </w:delText>
              </w:r>
            </w:del>
          </w:p>
          <w:p w14:paraId="2F6FC99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02" w:author="Russell Ott" w:date="2022-05-16T11:47:00Z"/>
                <w:color w:val="000000"/>
                <w:sz w:val="16"/>
                <w:szCs w:val="16"/>
              </w:rPr>
            </w:pPr>
            <w:del w:id="7403" w:author="Russell Ott" w:date="2022-05-16T11:47:00Z">
              <w:r w:rsidRPr="00C07C6B">
                <w:rPr>
                  <w:color w:val="000000"/>
                  <w:sz w:val="16"/>
                  <w:szCs w:val="16"/>
                </w:rPr>
                <w:tab/>
                <w:delText>&lt;section&gt;</w:delText>
              </w:r>
            </w:del>
          </w:p>
          <w:p w14:paraId="6E950F3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04" w:author="Russell Ott" w:date="2022-05-16T11:47:00Z"/>
                <w:color w:val="000000"/>
                <w:sz w:val="16"/>
                <w:szCs w:val="16"/>
              </w:rPr>
            </w:pPr>
            <w:del w:id="7405" w:author="Russell Ott" w:date="2022-05-16T11:47:00Z">
              <w:r w:rsidRPr="00C07C6B">
                <w:rPr>
                  <w:color w:val="000000"/>
                  <w:sz w:val="16"/>
                  <w:szCs w:val="16"/>
                </w:rPr>
                <w:tab/>
              </w:r>
              <w:r w:rsidRPr="00C07C6B">
                <w:rPr>
                  <w:color w:val="000000"/>
                  <w:sz w:val="16"/>
                  <w:szCs w:val="16"/>
                </w:rPr>
                <w:tab/>
                <w:delText>&lt;templateId root="2.16.840.1.113883.10.20.22.2.17" extension="2015-08-01"/&gt;</w:delText>
              </w:r>
            </w:del>
          </w:p>
          <w:p w14:paraId="6776037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06" w:author="Russell Ott" w:date="2022-05-16T11:47:00Z"/>
                <w:color w:val="000000"/>
                <w:sz w:val="16"/>
                <w:szCs w:val="16"/>
              </w:rPr>
            </w:pPr>
            <w:del w:id="7407" w:author="Russell Ott" w:date="2022-05-16T11:47:00Z">
              <w:r w:rsidRPr="00C07C6B">
                <w:rPr>
                  <w:color w:val="000000"/>
                  <w:sz w:val="16"/>
                  <w:szCs w:val="16"/>
                </w:rPr>
                <w:tab/>
              </w:r>
              <w:r w:rsidRPr="00C07C6B">
                <w:rPr>
                  <w:color w:val="000000"/>
                  <w:sz w:val="16"/>
                  <w:szCs w:val="16"/>
                </w:rPr>
                <w:tab/>
                <w:delText>&lt;templateId root="2.16.840.1.113883.10.20.22.2.17"/&gt;</w:delText>
              </w:r>
            </w:del>
          </w:p>
          <w:p w14:paraId="356F5BD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08" w:author="Russell Ott" w:date="2022-05-16T11:47:00Z"/>
                <w:color w:val="000000"/>
                <w:sz w:val="16"/>
                <w:szCs w:val="16"/>
              </w:rPr>
            </w:pPr>
            <w:del w:id="7409" w:author="Russell Ott" w:date="2022-05-16T11:47:00Z">
              <w:r w:rsidRPr="00C07C6B">
                <w:rPr>
                  <w:color w:val="000000"/>
                  <w:sz w:val="16"/>
                  <w:szCs w:val="16"/>
                </w:rPr>
                <w:tab/>
              </w:r>
              <w:r w:rsidRPr="00C07C6B">
                <w:rPr>
                  <w:color w:val="000000"/>
                  <w:sz w:val="16"/>
                  <w:szCs w:val="16"/>
                </w:rPr>
                <w:tab/>
                <w:delText>&lt;code code="29762-2" codeSystem="2.16.840.1.113883.6.1" codeSystemName="LOINC"/&gt;</w:delText>
              </w:r>
            </w:del>
          </w:p>
          <w:p w14:paraId="0C22699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10" w:author="Russell Ott" w:date="2022-05-16T11:47:00Z"/>
                <w:color w:val="000000"/>
                <w:sz w:val="16"/>
                <w:szCs w:val="16"/>
              </w:rPr>
            </w:pPr>
            <w:del w:id="7411" w:author="Russell Ott" w:date="2022-05-16T11:47:00Z">
              <w:r w:rsidRPr="00C07C6B">
                <w:rPr>
                  <w:color w:val="000000"/>
                  <w:sz w:val="16"/>
                  <w:szCs w:val="16"/>
                </w:rPr>
                <w:tab/>
              </w:r>
              <w:r w:rsidRPr="00C07C6B">
                <w:rPr>
                  <w:color w:val="000000"/>
                  <w:sz w:val="16"/>
                  <w:szCs w:val="16"/>
                </w:rPr>
                <w:tab/>
                <w:delText>&lt;title&gt;Social History&lt;/title&gt;</w:delText>
              </w:r>
            </w:del>
          </w:p>
          <w:p w14:paraId="1F39D20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12" w:author="Russell Ott" w:date="2022-05-16T11:47:00Z"/>
                <w:color w:val="000000"/>
                <w:sz w:val="16"/>
                <w:szCs w:val="16"/>
              </w:rPr>
            </w:pPr>
            <w:del w:id="7413" w:author="Russell Ott" w:date="2022-05-16T11:47:00Z">
              <w:r w:rsidRPr="00C07C6B">
                <w:rPr>
                  <w:color w:val="000000"/>
                  <w:sz w:val="16"/>
                  <w:szCs w:val="16"/>
                </w:rPr>
                <w:tab/>
              </w:r>
              <w:r w:rsidRPr="00C07C6B">
                <w:rPr>
                  <w:color w:val="000000"/>
                  <w:sz w:val="16"/>
                  <w:szCs w:val="16"/>
                </w:rPr>
                <w:tab/>
                <w:delText>&lt;text&gt;</w:delText>
              </w:r>
            </w:del>
          </w:p>
          <w:p w14:paraId="083BEA6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14" w:author="Russell Ott" w:date="2022-05-16T11:47:00Z"/>
                <w:color w:val="000000"/>
                <w:sz w:val="16"/>
                <w:szCs w:val="16"/>
              </w:rPr>
            </w:pPr>
            <w:del w:id="741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&lt;table&gt;</w:delText>
              </w:r>
            </w:del>
          </w:p>
          <w:p w14:paraId="7D9D502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16" w:author="Russell Ott" w:date="2022-05-16T11:47:00Z"/>
                <w:color w:val="000000"/>
                <w:sz w:val="16"/>
                <w:szCs w:val="16"/>
              </w:rPr>
            </w:pPr>
            <w:del w:id="741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&lt;thead&gt;</w:delText>
              </w:r>
            </w:del>
          </w:p>
          <w:p w14:paraId="1718F25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32"/>
                <w:tab w:val="left" w:pos="312"/>
                <w:tab w:val="left" w:pos="492"/>
                <w:tab w:val="left" w:pos="672"/>
                <w:tab w:val="left" w:pos="852"/>
                <w:tab w:val="left" w:pos="1032"/>
                <w:tab w:val="left" w:pos="1212"/>
                <w:tab w:val="left" w:pos="1392"/>
                <w:tab w:val="left" w:pos="1572"/>
                <w:tab w:val="left" w:pos="1752"/>
                <w:tab w:val="left" w:pos="2292"/>
              </w:tabs>
              <w:rPr>
                <w:del w:id="7418" w:author="Russell Ott" w:date="2022-05-16T11:47:00Z"/>
                <w:color w:val="000000"/>
                <w:sz w:val="16"/>
                <w:szCs w:val="16"/>
              </w:rPr>
            </w:pPr>
            <w:del w:id="741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3315A4F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20" w:author="Russell Ott" w:date="2022-05-16T11:47:00Z"/>
                <w:color w:val="000000"/>
                <w:sz w:val="16"/>
                <w:szCs w:val="16"/>
              </w:rPr>
            </w:pPr>
            <w:del w:id="742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&lt;th&gt;Social History&lt;/th&gt;</w:delText>
              </w:r>
            </w:del>
          </w:p>
          <w:p w14:paraId="606725E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22" w:author="Russell Ott" w:date="2022-05-16T11:47:00Z"/>
                <w:color w:val="000000"/>
                <w:sz w:val="16"/>
                <w:szCs w:val="16"/>
              </w:rPr>
            </w:pPr>
            <w:del w:id="742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&lt;th&gt;Observation&lt;/th&gt;</w:delText>
              </w:r>
            </w:del>
          </w:p>
          <w:p w14:paraId="7026A86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24" w:author="Russell Ott" w:date="2022-05-16T11:47:00Z"/>
                <w:color w:val="000000"/>
                <w:sz w:val="16"/>
                <w:szCs w:val="16"/>
              </w:rPr>
            </w:pPr>
            <w:del w:id="742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&lt;th&gt;Date&lt;/th&gt;</w:delText>
              </w:r>
            </w:del>
          </w:p>
          <w:p w14:paraId="1618215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26" w:author="Russell Ott" w:date="2022-05-16T11:47:00Z"/>
                <w:color w:val="000000"/>
                <w:sz w:val="16"/>
                <w:szCs w:val="16"/>
              </w:rPr>
            </w:pPr>
            <w:del w:id="742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36C39B8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28" w:author="Russell Ott" w:date="2022-05-16T11:47:00Z"/>
                <w:color w:val="000000"/>
                <w:sz w:val="16"/>
                <w:szCs w:val="16"/>
              </w:rPr>
            </w:pPr>
            <w:del w:id="742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&lt;/thead&gt;</w:delText>
              </w:r>
            </w:del>
          </w:p>
          <w:p w14:paraId="0931BE1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30" w:author="Russell Ott" w:date="2022-05-16T11:47:00Z"/>
                <w:color w:val="000000"/>
                <w:sz w:val="16"/>
                <w:szCs w:val="16"/>
              </w:rPr>
            </w:pPr>
            <w:del w:id="743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 styleCode="xRowGroup"&gt;</w:delText>
              </w:r>
            </w:del>
          </w:p>
          <w:p w14:paraId="545564F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32" w:author="Russell Ott" w:date="2022-05-16T11:47:00Z"/>
                <w:color w:val="000000"/>
                <w:sz w:val="16"/>
                <w:szCs w:val="16"/>
              </w:rPr>
            </w:pPr>
            <w:del w:id="743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 ID="_a1305452-cddd-4654-980f-bba6745588c8"&gt;</w:delText>
              </w:r>
            </w:del>
          </w:p>
          <w:p w14:paraId="6B0F734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34" w:author="Russell Ott" w:date="2022-05-16T11:47:00Z"/>
                <w:color w:val="000000"/>
                <w:sz w:val="16"/>
                <w:szCs w:val="16"/>
              </w:rPr>
            </w:pPr>
            <w:del w:id="743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4AC66E4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36" w:author="Russell Ott" w:date="2022-05-16T11:47:00Z"/>
                <w:color w:val="000000"/>
                <w:sz w:val="16"/>
                <w:szCs w:val="16"/>
              </w:rPr>
            </w:pPr>
            <w:del w:id="743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ID="_3b8a5051-3968-4cfe-ab70-8b69f84bd378"&gt;Sexual orientation&lt;/content&gt;</w:delText>
              </w:r>
            </w:del>
          </w:p>
          <w:p w14:paraId="398204B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38" w:author="Russell Ott" w:date="2022-05-16T11:47:00Z"/>
                <w:color w:val="000000"/>
                <w:sz w:val="16"/>
                <w:szCs w:val="16"/>
              </w:rPr>
            </w:pPr>
            <w:del w:id="743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4BFAE52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40" w:author="Russell Ott" w:date="2022-05-16T11:47:00Z"/>
                <w:color w:val="000000"/>
                <w:sz w:val="16"/>
                <w:szCs w:val="16"/>
              </w:rPr>
            </w:pPr>
            <w:del w:id="744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7335BD6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42" w:author="Russell Ott" w:date="2022-05-16T11:47:00Z"/>
                <w:color w:val="000000"/>
                <w:sz w:val="16"/>
                <w:szCs w:val="16"/>
              </w:rPr>
            </w:pPr>
            <w:del w:id="744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ID="_12d30bb3-f589-4d3b-a011-4b463aafa093"&gt;bisexual&lt;/content&gt;</w:delText>
              </w:r>
            </w:del>
          </w:p>
          <w:p w14:paraId="6FAF965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44" w:author="Russell Ott" w:date="2022-05-16T11:47:00Z"/>
                <w:color w:val="000000"/>
                <w:sz w:val="16"/>
                <w:szCs w:val="16"/>
              </w:rPr>
            </w:pPr>
            <w:del w:id="744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3E269E5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46" w:author="Russell Ott" w:date="2022-05-16T11:47:00Z"/>
                <w:color w:val="000000"/>
                <w:sz w:val="16"/>
                <w:szCs w:val="16"/>
              </w:rPr>
            </w:pPr>
            <w:del w:id="744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6A94F4E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48" w:author="Russell Ott" w:date="2022-05-16T11:47:00Z"/>
                <w:color w:val="000000"/>
                <w:sz w:val="16"/>
                <w:szCs w:val="16"/>
              </w:rPr>
            </w:pPr>
            <w:del w:id="744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&lt;content&gt;2001 - &lt;/content&gt;</w:delText>
              </w:r>
            </w:del>
          </w:p>
          <w:p w14:paraId="6F84FDF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50" w:author="Russell Ott" w:date="2022-05-16T11:47:00Z"/>
                <w:color w:val="000000"/>
                <w:sz w:val="16"/>
                <w:szCs w:val="16"/>
              </w:rPr>
            </w:pPr>
            <w:del w:id="745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5C0FCCB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52" w:author="Russell Ott" w:date="2022-05-16T11:47:00Z"/>
                <w:color w:val="000000"/>
                <w:sz w:val="16"/>
                <w:szCs w:val="16"/>
              </w:rPr>
            </w:pPr>
            <w:del w:id="745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652D562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54" w:author="Russell Ott" w:date="2022-05-16T11:47:00Z"/>
                <w:color w:val="000000"/>
                <w:sz w:val="16"/>
                <w:szCs w:val="16"/>
              </w:rPr>
            </w:pPr>
            <w:del w:id="745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&lt;/tbody&gt;</w:delText>
              </w:r>
            </w:del>
          </w:p>
          <w:p w14:paraId="17500A6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56" w:author="Russell Ott" w:date="2022-05-16T11:47:00Z"/>
                <w:color w:val="000000"/>
                <w:sz w:val="16"/>
                <w:szCs w:val="16"/>
              </w:rPr>
            </w:pPr>
            <w:del w:id="745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 styleCode="xRowGroup"&gt;</w:delText>
              </w:r>
            </w:del>
          </w:p>
          <w:p w14:paraId="74AC46F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58" w:author="Russell Ott" w:date="2022-05-16T11:47:00Z"/>
                <w:color w:val="000000"/>
                <w:sz w:val="16"/>
                <w:szCs w:val="16"/>
              </w:rPr>
            </w:pPr>
            <w:del w:id="745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 ID="_6e185602-f807-40c6-8003-41c589ae62af"&gt;</w:delText>
              </w:r>
            </w:del>
          </w:p>
          <w:p w14:paraId="102B765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60" w:author="Russell Ott" w:date="2022-05-16T11:47:00Z"/>
                <w:color w:val="000000"/>
                <w:sz w:val="16"/>
                <w:szCs w:val="16"/>
              </w:rPr>
            </w:pPr>
            <w:del w:id="746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6E68480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62" w:author="Russell Ott" w:date="2022-05-16T11:47:00Z"/>
                <w:color w:val="000000"/>
                <w:sz w:val="16"/>
                <w:szCs w:val="16"/>
              </w:rPr>
            </w:pPr>
            <w:del w:id="746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ID="_4503c511-8e06-41a0-8f6b-3f5d23b131e2"&gt;Gender identity&lt;/content&gt;</w:delText>
              </w:r>
            </w:del>
          </w:p>
          <w:p w14:paraId="319F9BD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64" w:author="Russell Ott" w:date="2022-05-16T11:47:00Z"/>
                <w:color w:val="000000"/>
                <w:sz w:val="16"/>
                <w:szCs w:val="16"/>
              </w:rPr>
            </w:pPr>
            <w:del w:id="746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53297D2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66" w:author="Russell Ott" w:date="2022-05-16T11:47:00Z"/>
                <w:color w:val="000000"/>
                <w:sz w:val="16"/>
                <w:szCs w:val="16"/>
              </w:rPr>
            </w:pPr>
            <w:del w:id="746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79B37EB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68" w:author="Russell Ott" w:date="2022-05-16T11:47:00Z"/>
                <w:color w:val="000000"/>
                <w:sz w:val="16"/>
                <w:szCs w:val="16"/>
              </w:rPr>
            </w:pPr>
            <w:del w:id="746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ID="_71d1b8e1-b3dd-483f-80f3-49656e518994"&gt;Female-to-male transsexual&lt;/content&gt;</w:delText>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del>
          </w:p>
          <w:p w14:paraId="7611E14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0" w:author="Russell Ott" w:date="2022-05-16T11:47:00Z"/>
                <w:color w:val="000000"/>
                <w:sz w:val="16"/>
                <w:szCs w:val="16"/>
              </w:rPr>
            </w:pPr>
            <w:del w:id="747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26FBC7F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2" w:author="Russell Ott" w:date="2022-05-16T11:47:00Z"/>
                <w:color w:val="000000"/>
                <w:sz w:val="16"/>
                <w:szCs w:val="16"/>
              </w:rPr>
            </w:pPr>
            <w:del w:id="747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2434307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4" w:author="Russell Ott" w:date="2022-05-16T11:47:00Z"/>
                <w:color w:val="000000"/>
                <w:sz w:val="16"/>
                <w:szCs w:val="16"/>
              </w:rPr>
            </w:pPr>
            <w:del w:id="747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&lt;content&gt;2001 - &lt;/content&gt;</w:delText>
              </w:r>
            </w:del>
          </w:p>
          <w:p w14:paraId="0134333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6" w:author="Russell Ott" w:date="2022-05-16T11:47:00Z"/>
                <w:color w:val="000000"/>
                <w:sz w:val="16"/>
                <w:szCs w:val="16"/>
              </w:rPr>
            </w:pPr>
            <w:del w:id="747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4A9E046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8" w:author="Russell Ott" w:date="2022-05-16T11:47:00Z"/>
                <w:color w:val="000000"/>
                <w:sz w:val="16"/>
                <w:szCs w:val="16"/>
              </w:rPr>
            </w:pPr>
            <w:del w:id="747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2B1C809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0" w:author="Russell Ott" w:date="2022-05-16T11:47:00Z"/>
                <w:color w:val="000000"/>
                <w:sz w:val="16"/>
                <w:szCs w:val="16"/>
              </w:rPr>
            </w:pPr>
            <w:del w:id="748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&lt;/tbody&gt;</w:delText>
              </w:r>
            </w:del>
          </w:p>
          <w:p w14:paraId="7F7E38F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2" w:author="Russell Ott" w:date="2022-05-16T11:47:00Z"/>
                <w:color w:val="000000"/>
                <w:sz w:val="16"/>
                <w:szCs w:val="16"/>
              </w:rPr>
            </w:pPr>
            <w:del w:id="748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&lt;/table&gt;</w:delText>
              </w:r>
            </w:del>
          </w:p>
          <w:p w14:paraId="285C04D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4" w:author="Russell Ott" w:date="2022-05-16T11:47:00Z"/>
                <w:color w:val="000000"/>
                <w:sz w:val="16"/>
                <w:szCs w:val="16"/>
              </w:rPr>
            </w:pPr>
            <w:del w:id="7485" w:author="Russell Ott" w:date="2022-05-16T11:47:00Z">
              <w:r w:rsidRPr="00C07C6B">
                <w:rPr>
                  <w:color w:val="000000"/>
                  <w:sz w:val="16"/>
                  <w:szCs w:val="16"/>
                </w:rPr>
                <w:tab/>
              </w:r>
              <w:r w:rsidRPr="00C07C6B">
                <w:rPr>
                  <w:color w:val="000000"/>
                  <w:sz w:val="16"/>
                  <w:szCs w:val="16"/>
                </w:rPr>
                <w:tab/>
                <w:delText>&lt;/text&gt;</w:delText>
              </w:r>
            </w:del>
          </w:p>
          <w:p w14:paraId="6D3387D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6" w:author="Russell Ott" w:date="2022-05-16T11:47:00Z"/>
                <w:color w:val="000000"/>
                <w:sz w:val="16"/>
                <w:szCs w:val="16"/>
              </w:rPr>
            </w:pPr>
            <w:del w:id="7487" w:author="Russell Ott" w:date="2022-05-16T11:47:00Z">
              <w:r w:rsidRPr="00C07C6B">
                <w:rPr>
                  <w:color w:val="000000"/>
                  <w:sz w:val="16"/>
                  <w:szCs w:val="16"/>
                </w:rPr>
                <w:tab/>
              </w:r>
              <w:r w:rsidRPr="00C07C6B">
                <w:rPr>
                  <w:color w:val="000000"/>
                  <w:sz w:val="16"/>
                  <w:szCs w:val="16"/>
                </w:rPr>
                <w:tab/>
                <w:delText>&lt;entry&gt;</w:delText>
              </w:r>
            </w:del>
          </w:p>
          <w:p w14:paraId="6CEF697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8" w:author="Russell Ott" w:date="2022-05-16T11:47:00Z"/>
                <w:color w:val="000000"/>
                <w:sz w:val="16"/>
                <w:szCs w:val="16"/>
              </w:rPr>
            </w:pPr>
            <w:del w:id="748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&lt;observation classCode="OBS" moodCode="EVN"&gt;</w:delText>
              </w:r>
            </w:del>
          </w:p>
          <w:p w14:paraId="37AD1D8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0" w:author="Russell Ott" w:date="2022-05-16T11:47:00Z"/>
                <w:color w:val="000000"/>
                <w:sz w:val="16"/>
                <w:szCs w:val="16"/>
              </w:rPr>
            </w:pPr>
            <w:del w:id="749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 extension="2015-08-01"/&gt;</w:delText>
              </w:r>
            </w:del>
          </w:p>
          <w:p w14:paraId="0753435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2" w:author="Russell Ott" w:date="2022-05-16T11:47:00Z"/>
                <w:color w:val="000000"/>
                <w:sz w:val="16"/>
                <w:szCs w:val="16"/>
              </w:rPr>
            </w:pPr>
            <w:del w:id="749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root="2.16.840.1.113883.10.20.22.4.38"/&gt;</w:delText>
              </w:r>
            </w:del>
          </w:p>
          <w:p w14:paraId="204A9B3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4" w:author="Russell Ott" w:date="2022-05-16T11:47:00Z"/>
                <w:color w:val="000000"/>
                <w:sz w:val="16"/>
                <w:szCs w:val="16"/>
              </w:rPr>
            </w:pPr>
            <w:del w:id="749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root="2.16.840.1.113883.19" extension="123456789"/&gt;</w:delText>
              </w:r>
            </w:del>
          </w:p>
          <w:p w14:paraId="6931ABE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6" w:author="Russell Ott" w:date="2022-05-16T11:47:00Z"/>
                <w:color w:val="000000"/>
                <w:sz w:val="16"/>
                <w:szCs w:val="16"/>
              </w:rPr>
            </w:pPr>
            <w:del w:id="749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Per the C-CDA 2.1 IG - (CONF:1198-8558) - social history type value set is a SHOULD - therefore this value is not in the value set however, it is allowed--&gt;</w:delText>
              </w:r>
            </w:del>
          </w:p>
          <w:p w14:paraId="319CA0B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8" w:author="Russell Ott" w:date="2022-05-16T11:47:00Z"/>
                <w:color w:val="000000"/>
                <w:sz w:val="16"/>
                <w:szCs w:val="16"/>
              </w:rPr>
            </w:pPr>
            <w:del w:id="749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code="76690-7" codeSystem="2.16.840.1.113883.6.1" displayName="Sexual orientation" codeSystemName="LOINC"&gt;</w:delText>
              </w:r>
            </w:del>
          </w:p>
          <w:p w14:paraId="60CEB0F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0" w:author="Russell Ott" w:date="2022-05-16T11:47:00Z"/>
                <w:color w:val="000000"/>
                <w:sz w:val="16"/>
                <w:szCs w:val="16"/>
              </w:rPr>
            </w:pPr>
            <w:del w:id="750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746728A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2" w:author="Russell Ott" w:date="2022-05-16T11:47:00Z"/>
                <w:color w:val="000000"/>
                <w:sz w:val="16"/>
                <w:szCs w:val="16"/>
              </w:rPr>
            </w:pPr>
            <w:del w:id="750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value="#_3b8a5051-3968-4cfe-ab70-8b69f84bd378"/&gt;</w:delText>
              </w:r>
            </w:del>
          </w:p>
          <w:p w14:paraId="348F685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4" w:author="Russell Ott" w:date="2022-05-16T11:47:00Z"/>
                <w:color w:val="000000"/>
                <w:sz w:val="16"/>
                <w:szCs w:val="16"/>
              </w:rPr>
            </w:pPr>
            <w:del w:id="750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7CA3553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6" w:author="Russell Ott" w:date="2022-05-16T11:47:00Z"/>
                <w:color w:val="000000"/>
                <w:sz w:val="16"/>
                <w:szCs w:val="16"/>
              </w:rPr>
            </w:pPr>
            <w:del w:id="750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&lt;/code&gt;</w:delText>
              </w:r>
            </w:del>
          </w:p>
          <w:p w14:paraId="2109A10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8" w:author="Russell Ott" w:date="2022-05-16T11:47:00Z"/>
                <w:color w:val="000000"/>
                <w:sz w:val="16"/>
                <w:szCs w:val="16"/>
              </w:rPr>
            </w:pPr>
            <w:del w:id="750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09739FA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0" w:author="Russell Ott" w:date="2022-05-16T11:47:00Z"/>
                <w:color w:val="000000"/>
                <w:sz w:val="16"/>
                <w:szCs w:val="16"/>
              </w:rPr>
            </w:pPr>
            <w:del w:id="751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value="#_a1305452-cddd-4654-980f-bba6745588c8"/&gt;</w:delText>
              </w:r>
            </w:del>
          </w:p>
          <w:p w14:paraId="33BF904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2" w:author="Russell Ott" w:date="2022-05-16T11:47:00Z"/>
                <w:color w:val="000000"/>
                <w:sz w:val="16"/>
                <w:szCs w:val="16"/>
              </w:rPr>
            </w:pPr>
            <w:del w:id="751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570F7EE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4" w:author="Russell Ott" w:date="2022-05-16T11:47:00Z"/>
                <w:color w:val="000000"/>
                <w:sz w:val="16"/>
                <w:szCs w:val="16"/>
              </w:rPr>
            </w:pPr>
            <w:del w:id="751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&lt;statusCode code="completed"/&gt;</w:delText>
              </w:r>
            </w:del>
          </w:p>
          <w:p w14:paraId="08849F8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6" w:author="Russell Ott" w:date="2022-05-16T11:47:00Z"/>
                <w:color w:val="000000"/>
                <w:sz w:val="16"/>
                <w:szCs w:val="16"/>
              </w:rPr>
            </w:pPr>
            <w:del w:id="751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interval start with no end to indicate from 2001 --&gt;</w:delText>
              </w:r>
            </w:del>
          </w:p>
          <w:p w14:paraId="62E9446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8" w:author="Russell Ott" w:date="2022-05-16T11:47:00Z"/>
                <w:color w:val="000000"/>
                <w:sz w:val="16"/>
                <w:szCs w:val="16"/>
              </w:rPr>
            </w:pPr>
            <w:del w:id="751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 xsi:type="IVL_TS"&gt;</w:delText>
              </w:r>
            </w:del>
          </w:p>
          <w:p w14:paraId="29F10F8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0" w:author="Russell Ott" w:date="2022-05-16T11:47:00Z"/>
                <w:color w:val="000000"/>
                <w:sz w:val="16"/>
                <w:szCs w:val="16"/>
              </w:rPr>
            </w:pPr>
            <w:del w:id="752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&lt;low value="2001"/&gt;</w:delText>
              </w:r>
            </w:del>
          </w:p>
          <w:p w14:paraId="1FECD90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2" w:author="Russell Ott" w:date="2022-05-16T11:47:00Z"/>
                <w:color w:val="000000"/>
                <w:sz w:val="16"/>
                <w:szCs w:val="16"/>
              </w:rPr>
            </w:pPr>
            <w:del w:id="752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&lt;/effectiveTime&gt;</w:delText>
              </w:r>
            </w:del>
          </w:p>
          <w:p w14:paraId="5C4DA89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4" w:author="Russell Ott" w:date="2022-05-16T11:47:00Z"/>
                <w:color w:val="000000"/>
                <w:sz w:val="16"/>
                <w:szCs w:val="16"/>
              </w:rPr>
            </w:pPr>
            <w:del w:id="752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 xsi:type="CD" code="42035005" codeSystem="2.16.840.1.113883.6.96" displayName="Bisexual" codeSystemName="SNOMED CT"&gt;</w:delText>
              </w:r>
            </w:del>
          </w:p>
          <w:p w14:paraId="2A4AAA8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6" w:author="Russell Ott" w:date="2022-05-16T11:47:00Z"/>
                <w:color w:val="000000"/>
                <w:sz w:val="16"/>
                <w:szCs w:val="16"/>
              </w:rPr>
            </w:pPr>
            <w:del w:id="752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0D7C39C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8" w:author="Russell Ott" w:date="2022-05-16T11:47:00Z"/>
                <w:color w:val="000000"/>
                <w:sz w:val="16"/>
                <w:szCs w:val="16"/>
              </w:rPr>
            </w:pPr>
            <w:del w:id="752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value="#_12d30bb3-f589-4d3b-a011-4b463aafa093"/&gt;</w:delText>
              </w:r>
            </w:del>
          </w:p>
          <w:p w14:paraId="71C09CF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0" w:author="Russell Ott" w:date="2022-05-16T11:47:00Z"/>
                <w:color w:val="000000"/>
                <w:sz w:val="16"/>
                <w:szCs w:val="16"/>
              </w:rPr>
            </w:pPr>
            <w:del w:id="753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0552B99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2" w:author="Russell Ott" w:date="2022-05-16T11:47:00Z"/>
                <w:color w:val="000000"/>
                <w:sz w:val="16"/>
                <w:szCs w:val="16"/>
              </w:rPr>
            </w:pPr>
            <w:del w:id="753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&lt;/value&gt;</w:delText>
              </w:r>
            </w:del>
          </w:p>
          <w:p w14:paraId="51A704D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4" w:author="Russell Ott" w:date="2022-05-16T11:47:00Z"/>
                <w:color w:val="000000"/>
                <w:sz w:val="16"/>
                <w:szCs w:val="16"/>
              </w:rPr>
            </w:pPr>
            <w:del w:id="753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0F707E6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6" w:author="Russell Ott" w:date="2022-05-16T11:47:00Z"/>
                <w:color w:val="000000"/>
                <w:sz w:val="16"/>
                <w:szCs w:val="16"/>
              </w:rPr>
            </w:pPr>
            <w:del w:id="753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root="2.16.840.1.113883.10.20.22.4.119"/&gt;</w:delText>
              </w:r>
            </w:del>
          </w:p>
          <w:p w14:paraId="69AECD6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8" w:author="Russell Ott" w:date="2022-05-16T11:47:00Z"/>
                <w:color w:val="000000"/>
                <w:sz w:val="16"/>
                <w:szCs w:val="16"/>
              </w:rPr>
            </w:pPr>
            <w:del w:id="753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&lt;time value="20140606"/&gt;</w:delText>
              </w:r>
            </w:del>
          </w:p>
          <w:p w14:paraId="720BA06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0" w:author="Russell Ott" w:date="2022-05-16T11:47:00Z"/>
                <w:color w:val="000000"/>
                <w:sz w:val="16"/>
                <w:szCs w:val="16"/>
              </w:rPr>
            </w:pPr>
            <w:del w:id="754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4316103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2" w:author="Russell Ott" w:date="2022-05-16T11:47:00Z"/>
                <w:color w:val="000000"/>
                <w:sz w:val="16"/>
                <w:szCs w:val="16"/>
              </w:rPr>
            </w:pPr>
            <w:del w:id="754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extension="99999999" root="2.16.840.1.113883.4.6"/&gt;</w:delText>
              </w:r>
            </w:del>
          </w:p>
          <w:p w14:paraId="40783A9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4" w:author="Russell Ott" w:date="2022-05-16T11:47:00Z"/>
                <w:color w:val="000000"/>
                <w:sz w:val="16"/>
                <w:szCs w:val="16"/>
              </w:rPr>
            </w:pPr>
            <w:del w:id="754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code="200000000X" codeSystem="2.16.840.1.113883.6.101" displayName="Allopathic and Osteopathic Physicians" codeSystemName="Healthcare Provider Taxonomy (HIPAA)"/&gt;</w:delText>
              </w:r>
            </w:del>
          </w:p>
          <w:p w14:paraId="5F6C5FF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6" w:author="Russell Ott" w:date="2022-05-16T11:47:00Z"/>
                <w:color w:val="000000"/>
                <w:sz w:val="16"/>
                <w:szCs w:val="16"/>
              </w:rPr>
            </w:pPr>
            <w:del w:id="754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&lt;telecom use="WP" value="tel:+1(555)555-1002"/&gt;</w:delText>
              </w:r>
            </w:del>
          </w:p>
          <w:p w14:paraId="5BAA478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8" w:author="Russell Ott" w:date="2022-05-16T11:47:00Z"/>
                <w:color w:val="000000"/>
                <w:sz w:val="16"/>
                <w:szCs w:val="16"/>
              </w:rPr>
            </w:pPr>
            <w:del w:id="754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2E877DE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0" w:author="Russell Ott" w:date="2022-05-16T11:47:00Z"/>
                <w:color w:val="000000"/>
                <w:sz w:val="16"/>
                <w:szCs w:val="16"/>
              </w:rPr>
            </w:pPr>
            <w:del w:id="755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1EF6020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2" w:author="Russell Ott" w:date="2022-05-16T11:47:00Z"/>
                <w:color w:val="000000"/>
                <w:sz w:val="16"/>
                <w:szCs w:val="16"/>
              </w:rPr>
            </w:pPr>
            <w:del w:id="755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&lt;given&gt;Henry&lt;/given&gt;</w:delText>
              </w:r>
            </w:del>
          </w:p>
          <w:p w14:paraId="5EB88AB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4" w:author="Russell Ott" w:date="2022-05-16T11:47:00Z"/>
                <w:color w:val="000000"/>
                <w:sz w:val="16"/>
                <w:szCs w:val="16"/>
              </w:rPr>
            </w:pPr>
            <w:del w:id="755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&lt;family&gt;Seven&lt;/family&gt;</w:delText>
              </w:r>
            </w:del>
          </w:p>
          <w:p w14:paraId="68AEE6A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6" w:author="Russell Ott" w:date="2022-05-16T11:47:00Z"/>
                <w:color w:val="000000"/>
                <w:sz w:val="16"/>
                <w:szCs w:val="16"/>
              </w:rPr>
            </w:pPr>
            <w:del w:id="755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18D3496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8" w:author="Russell Ott" w:date="2022-05-16T11:47:00Z"/>
                <w:color w:val="000000"/>
                <w:sz w:val="16"/>
                <w:szCs w:val="16"/>
              </w:rPr>
            </w:pPr>
            <w:del w:id="755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7CB462E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0" w:author="Russell Ott" w:date="2022-05-16T11:47:00Z"/>
                <w:color w:val="000000"/>
                <w:sz w:val="16"/>
                <w:szCs w:val="16"/>
              </w:rPr>
            </w:pPr>
            <w:del w:id="756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2F438B1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2" w:author="Russell Ott" w:date="2022-05-16T11:47:00Z"/>
                <w:color w:val="000000"/>
                <w:sz w:val="16"/>
                <w:szCs w:val="16"/>
              </w:rPr>
            </w:pPr>
            <w:del w:id="756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4D3ADFE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4" w:author="Russell Ott" w:date="2022-05-16T11:47:00Z"/>
                <w:color w:val="000000"/>
                <w:sz w:val="16"/>
                <w:szCs w:val="16"/>
              </w:rPr>
            </w:pPr>
            <w:del w:id="756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&lt;/observation&gt;</w:delText>
              </w:r>
            </w:del>
          </w:p>
          <w:p w14:paraId="66AD24E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6" w:author="Russell Ott" w:date="2022-05-16T11:47:00Z"/>
                <w:color w:val="000000"/>
                <w:sz w:val="16"/>
                <w:szCs w:val="16"/>
              </w:rPr>
            </w:pPr>
            <w:del w:id="7567" w:author="Russell Ott" w:date="2022-05-16T11:47:00Z">
              <w:r w:rsidRPr="00C07C6B">
                <w:rPr>
                  <w:color w:val="000000"/>
                  <w:sz w:val="16"/>
                  <w:szCs w:val="16"/>
                </w:rPr>
                <w:tab/>
              </w:r>
              <w:r w:rsidRPr="00C07C6B">
                <w:rPr>
                  <w:color w:val="000000"/>
                  <w:sz w:val="16"/>
                  <w:szCs w:val="16"/>
                </w:rPr>
                <w:tab/>
                <w:delText>&lt;/entry&gt;</w:delText>
              </w:r>
            </w:del>
          </w:p>
          <w:p w14:paraId="1B6E307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8" w:author="Russell Ott" w:date="2022-05-16T11:47:00Z"/>
                <w:color w:val="000000"/>
                <w:sz w:val="16"/>
                <w:szCs w:val="16"/>
              </w:rPr>
            </w:pPr>
            <w:del w:id="7569" w:author="Russell Ott" w:date="2022-05-16T11:47:00Z">
              <w:r w:rsidRPr="00C07C6B">
                <w:rPr>
                  <w:color w:val="000000"/>
                  <w:sz w:val="16"/>
                  <w:szCs w:val="16"/>
                </w:rPr>
                <w:tab/>
              </w:r>
              <w:r w:rsidRPr="00C07C6B">
                <w:rPr>
                  <w:color w:val="000000"/>
                  <w:sz w:val="16"/>
                  <w:szCs w:val="16"/>
                </w:rPr>
                <w:tab/>
                <w:delText>&lt;entry&gt;</w:delText>
              </w:r>
            </w:del>
          </w:p>
          <w:p w14:paraId="6D4586E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0" w:author="Russell Ott" w:date="2022-05-16T11:47:00Z"/>
                <w:color w:val="000000"/>
                <w:sz w:val="16"/>
                <w:szCs w:val="16"/>
              </w:rPr>
            </w:pPr>
            <w:del w:id="757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&lt;observation classCode="OBS" moodCode="EVN"&gt;</w:delText>
              </w:r>
            </w:del>
          </w:p>
          <w:p w14:paraId="1F54ADE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2" w:author="Russell Ott" w:date="2022-05-16T11:47:00Z"/>
                <w:color w:val="000000"/>
                <w:sz w:val="16"/>
                <w:szCs w:val="16"/>
              </w:rPr>
            </w:pPr>
            <w:del w:id="757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 extension="2015-08-01"/&gt;</w:delText>
              </w:r>
            </w:del>
          </w:p>
          <w:p w14:paraId="0E9F242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4" w:author="Russell Ott" w:date="2022-05-16T11:47:00Z"/>
                <w:color w:val="000000"/>
                <w:sz w:val="16"/>
                <w:szCs w:val="16"/>
              </w:rPr>
            </w:pPr>
            <w:del w:id="757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root="2.16.840.1.113883.10.20.22.4.38"/&gt;</w:delText>
              </w:r>
            </w:del>
          </w:p>
          <w:p w14:paraId="0A3A7B0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6" w:author="Russell Ott" w:date="2022-05-16T11:47:00Z"/>
                <w:color w:val="000000"/>
                <w:sz w:val="16"/>
                <w:szCs w:val="16"/>
              </w:rPr>
            </w:pPr>
            <w:del w:id="757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root="2.16.840.1.113883.19" extension="123456789"/&gt;</w:delText>
              </w:r>
            </w:del>
          </w:p>
          <w:p w14:paraId="008DADD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8" w:author="Russell Ott" w:date="2022-05-16T11:47:00Z"/>
                <w:color w:val="000000"/>
                <w:sz w:val="16"/>
                <w:szCs w:val="16"/>
              </w:rPr>
            </w:pPr>
            <w:del w:id="757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Per the C-CDA 2.1 IG - (CONF:1198-8558) - social history type value set is a SHOULD - therefore this value is not in the value set however, it is allowed--&gt;</w:delText>
              </w:r>
            </w:del>
          </w:p>
          <w:p w14:paraId="565371E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0" w:author="Russell Ott" w:date="2022-05-16T11:47:00Z"/>
                <w:color w:val="000000"/>
                <w:sz w:val="16"/>
                <w:szCs w:val="16"/>
              </w:rPr>
            </w:pPr>
            <w:del w:id="758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code="76691-5" codeSystem="2.16.840.1.113883.6.1" displayName="Gender identity" codeSystemName="LOINC"&gt;</w:delText>
              </w:r>
            </w:del>
          </w:p>
          <w:p w14:paraId="5A450EA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2" w:author="Russell Ott" w:date="2022-05-16T11:47:00Z"/>
                <w:color w:val="000000"/>
                <w:sz w:val="16"/>
                <w:szCs w:val="16"/>
              </w:rPr>
            </w:pPr>
            <w:del w:id="758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2650AF6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4" w:author="Russell Ott" w:date="2022-05-16T11:47:00Z"/>
                <w:color w:val="000000"/>
                <w:sz w:val="16"/>
                <w:szCs w:val="16"/>
              </w:rPr>
            </w:pPr>
            <w:del w:id="758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value="#_4503c511-8e06-41a0-8f6b-3f5d23b131e2"/&gt;</w:delText>
              </w:r>
            </w:del>
          </w:p>
          <w:p w14:paraId="0066EBB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6" w:author="Russell Ott" w:date="2022-05-16T11:47:00Z"/>
                <w:color w:val="000000"/>
                <w:sz w:val="16"/>
                <w:szCs w:val="16"/>
              </w:rPr>
            </w:pPr>
            <w:del w:id="758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076DED1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8" w:author="Russell Ott" w:date="2022-05-16T11:47:00Z"/>
                <w:color w:val="000000"/>
                <w:sz w:val="16"/>
                <w:szCs w:val="16"/>
              </w:rPr>
            </w:pPr>
            <w:del w:id="758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&lt;/code&gt;</w:delText>
              </w:r>
            </w:del>
          </w:p>
          <w:p w14:paraId="1F2DD09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0" w:author="Russell Ott" w:date="2022-05-16T11:47:00Z"/>
                <w:color w:val="000000"/>
                <w:sz w:val="16"/>
                <w:szCs w:val="16"/>
              </w:rPr>
            </w:pPr>
            <w:del w:id="759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3BA735E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2" w:author="Russell Ott" w:date="2022-05-16T11:47:00Z"/>
                <w:color w:val="000000"/>
                <w:sz w:val="16"/>
                <w:szCs w:val="16"/>
              </w:rPr>
            </w:pPr>
            <w:del w:id="759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value="#_6e185602-f807-40c6-8003-41c589ae62af"/&gt;</w:delText>
              </w:r>
            </w:del>
          </w:p>
          <w:p w14:paraId="18CB33A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4" w:author="Russell Ott" w:date="2022-05-16T11:47:00Z"/>
                <w:color w:val="000000"/>
                <w:sz w:val="16"/>
                <w:szCs w:val="16"/>
              </w:rPr>
            </w:pPr>
            <w:del w:id="759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468931E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6" w:author="Russell Ott" w:date="2022-05-16T11:47:00Z"/>
                <w:color w:val="000000"/>
                <w:sz w:val="16"/>
                <w:szCs w:val="16"/>
              </w:rPr>
            </w:pPr>
            <w:del w:id="759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&lt;statusCode code="completed"/&gt;</w:delText>
              </w:r>
            </w:del>
          </w:p>
          <w:p w14:paraId="184D745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8" w:author="Russell Ott" w:date="2022-05-16T11:47:00Z"/>
                <w:color w:val="000000"/>
                <w:sz w:val="16"/>
                <w:szCs w:val="16"/>
              </w:rPr>
            </w:pPr>
            <w:del w:id="759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interval start with no end to indicate from 2001 --&gt;</w:delText>
              </w:r>
            </w:del>
          </w:p>
          <w:p w14:paraId="6E760C1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0" w:author="Russell Ott" w:date="2022-05-16T11:47:00Z"/>
                <w:color w:val="000000"/>
                <w:sz w:val="16"/>
                <w:szCs w:val="16"/>
              </w:rPr>
            </w:pPr>
            <w:del w:id="760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 xsi:type="IVL_TS"&gt;</w:delText>
              </w:r>
            </w:del>
          </w:p>
          <w:p w14:paraId="41BBD02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2" w:author="Russell Ott" w:date="2022-05-16T11:47:00Z"/>
                <w:color w:val="000000"/>
                <w:sz w:val="16"/>
                <w:szCs w:val="16"/>
              </w:rPr>
            </w:pPr>
            <w:del w:id="760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 xml:space="preserve">&lt;low value="2001"/&gt; </w:delText>
              </w:r>
            </w:del>
          </w:p>
          <w:p w14:paraId="5D2D991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4" w:author="Russell Ott" w:date="2022-05-16T11:47:00Z"/>
                <w:color w:val="000000"/>
                <w:sz w:val="16"/>
                <w:szCs w:val="16"/>
              </w:rPr>
            </w:pPr>
            <w:del w:id="760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&lt;/effectiveTime&gt;</w:delText>
              </w:r>
            </w:del>
          </w:p>
          <w:p w14:paraId="3956421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6" w:author="Russell Ott" w:date="2022-05-16T11:47:00Z"/>
                <w:color w:val="000000"/>
                <w:sz w:val="16"/>
                <w:szCs w:val="16"/>
              </w:rPr>
            </w:pPr>
            <w:del w:id="760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Selected from this value set - https://phinvads.cdc.gov/vads/ViewValueSet.action?id=B0155EA6-45BB-E711-ACE2-0017A477041A --&gt;</w:delText>
              </w:r>
            </w:del>
          </w:p>
          <w:p w14:paraId="3D337F6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8" w:author="Russell Ott" w:date="2022-05-16T11:47:00Z"/>
                <w:color w:val="000000"/>
                <w:sz w:val="16"/>
                <w:szCs w:val="16"/>
              </w:rPr>
            </w:pPr>
            <w:del w:id="760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 xsi:type="CD" code="407377005" codeSystem="2.16.840.1.113883.6.96" displayName="Female-to-male transsexual" codeSystemName="SNOMED CT"&gt;</w:delText>
              </w:r>
            </w:del>
          </w:p>
          <w:p w14:paraId="7BAB214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0" w:author="Russell Ott" w:date="2022-05-16T11:47:00Z"/>
                <w:color w:val="000000"/>
                <w:sz w:val="16"/>
                <w:szCs w:val="16"/>
              </w:rPr>
            </w:pPr>
            <w:del w:id="761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6F27931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2" w:author="Russell Ott" w:date="2022-05-16T11:47:00Z"/>
                <w:color w:val="000000"/>
                <w:sz w:val="16"/>
                <w:szCs w:val="16"/>
              </w:rPr>
            </w:pPr>
            <w:del w:id="761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value="#_71d1b8e1-b3dd-483f-80f3-49656e518994"/&gt;</w:delText>
              </w:r>
            </w:del>
          </w:p>
          <w:p w14:paraId="5C433A3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4" w:author="Russell Ott" w:date="2022-05-16T11:47:00Z"/>
                <w:color w:val="000000"/>
                <w:sz w:val="16"/>
                <w:szCs w:val="16"/>
              </w:rPr>
            </w:pPr>
            <w:del w:id="761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1A1D2DD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6" w:author="Russell Ott" w:date="2022-05-16T11:47:00Z"/>
                <w:color w:val="000000"/>
                <w:sz w:val="16"/>
                <w:szCs w:val="16"/>
              </w:rPr>
            </w:pPr>
            <w:del w:id="761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&lt;/value&gt;</w:delText>
              </w:r>
            </w:del>
          </w:p>
          <w:p w14:paraId="6C7567F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8" w:author="Russell Ott" w:date="2022-05-16T11:47:00Z"/>
                <w:color w:val="000000"/>
                <w:sz w:val="16"/>
                <w:szCs w:val="16"/>
              </w:rPr>
            </w:pPr>
            <w:del w:id="761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6F22C2D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0" w:author="Russell Ott" w:date="2022-05-16T11:47:00Z"/>
                <w:color w:val="000000"/>
                <w:sz w:val="16"/>
                <w:szCs w:val="16"/>
              </w:rPr>
            </w:pPr>
            <w:del w:id="762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root="2.16.840.1.113883.10.20.22.4.119"/&gt;</w:delText>
              </w:r>
            </w:del>
          </w:p>
          <w:p w14:paraId="239A07B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2" w:author="Russell Ott" w:date="2022-05-16T11:47:00Z"/>
                <w:color w:val="000000"/>
                <w:sz w:val="16"/>
                <w:szCs w:val="16"/>
              </w:rPr>
            </w:pPr>
            <w:del w:id="762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&lt;time value="201406061032-0500"/&gt;</w:delText>
              </w:r>
            </w:del>
          </w:p>
          <w:p w14:paraId="67273F0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4" w:author="Russell Ott" w:date="2022-05-16T11:47:00Z"/>
                <w:color w:val="000000"/>
                <w:sz w:val="16"/>
                <w:szCs w:val="16"/>
              </w:rPr>
            </w:pPr>
            <w:del w:id="762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67A94B2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6" w:author="Russell Ott" w:date="2022-05-16T11:47:00Z"/>
                <w:color w:val="000000"/>
                <w:sz w:val="16"/>
                <w:szCs w:val="16"/>
              </w:rPr>
            </w:pPr>
            <w:del w:id="762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extension="99999999" root="2.16.840.1.113883.4.6"/&gt;</w:delText>
              </w:r>
            </w:del>
          </w:p>
          <w:p w14:paraId="64B4003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8" w:author="Russell Ott" w:date="2022-05-16T11:47:00Z"/>
                <w:color w:val="000000"/>
                <w:sz w:val="16"/>
                <w:szCs w:val="16"/>
              </w:rPr>
            </w:pPr>
            <w:del w:id="762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code="200000000X" codeSystem="2.16.840.1.113883.6.101" displayName="Allopathic and Osteopathic Physicians" codeSystemName="Healthcare Provider Taxonomy (HIPAA)"/&gt;</w:delText>
              </w:r>
            </w:del>
          </w:p>
          <w:p w14:paraId="68780B0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0" w:author="Russell Ott" w:date="2022-05-16T11:47:00Z"/>
                <w:color w:val="000000"/>
                <w:sz w:val="16"/>
                <w:szCs w:val="16"/>
              </w:rPr>
            </w:pPr>
            <w:del w:id="763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&lt;telecom use="WP" value="tel:+1(555)555-1002"/&gt;</w:delText>
              </w:r>
            </w:del>
          </w:p>
          <w:p w14:paraId="604CD4D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2" w:author="Russell Ott" w:date="2022-05-16T11:47:00Z"/>
                <w:color w:val="000000"/>
                <w:sz w:val="16"/>
                <w:szCs w:val="16"/>
              </w:rPr>
            </w:pPr>
            <w:del w:id="763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7E8E94F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4" w:author="Russell Ott" w:date="2022-05-16T11:47:00Z"/>
                <w:color w:val="000000"/>
                <w:sz w:val="16"/>
                <w:szCs w:val="16"/>
              </w:rPr>
            </w:pPr>
            <w:del w:id="763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3EF4FB6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6" w:author="Russell Ott" w:date="2022-05-16T11:47:00Z"/>
                <w:color w:val="000000"/>
                <w:sz w:val="16"/>
                <w:szCs w:val="16"/>
              </w:rPr>
            </w:pPr>
            <w:del w:id="763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&lt;given&gt;Henry&lt;/given&gt;</w:delText>
              </w:r>
            </w:del>
          </w:p>
          <w:p w14:paraId="575C8EA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8" w:author="Russell Ott" w:date="2022-05-16T11:47:00Z"/>
                <w:color w:val="000000"/>
                <w:sz w:val="16"/>
                <w:szCs w:val="16"/>
              </w:rPr>
            </w:pPr>
            <w:del w:id="763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&lt;family&gt;Seven&lt;/family&gt;</w:delText>
              </w:r>
            </w:del>
          </w:p>
          <w:p w14:paraId="14D8A0E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0" w:author="Russell Ott" w:date="2022-05-16T11:47:00Z"/>
                <w:color w:val="000000"/>
                <w:sz w:val="16"/>
                <w:szCs w:val="16"/>
              </w:rPr>
            </w:pPr>
            <w:del w:id="7641"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55A0FB9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2" w:author="Russell Ott" w:date="2022-05-16T11:47:00Z"/>
                <w:color w:val="000000"/>
                <w:sz w:val="16"/>
                <w:szCs w:val="16"/>
              </w:rPr>
            </w:pPr>
            <w:del w:id="7643"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1BE14CA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4" w:author="Russell Ott" w:date="2022-05-16T11:47:00Z"/>
                <w:color w:val="000000"/>
                <w:sz w:val="16"/>
                <w:szCs w:val="16"/>
              </w:rPr>
            </w:pPr>
            <w:del w:id="7645"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2D46EA0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6" w:author="Russell Ott" w:date="2022-05-16T11:47:00Z"/>
                <w:color w:val="000000"/>
                <w:sz w:val="16"/>
                <w:szCs w:val="16"/>
              </w:rPr>
            </w:pPr>
            <w:del w:id="7647"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148DDBD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8" w:author="Russell Ott" w:date="2022-05-16T11:47:00Z"/>
                <w:color w:val="000000"/>
                <w:sz w:val="16"/>
                <w:szCs w:val="16"/>
              </w:rPr>
            </w:pPr>
            <w:del w:id="7649" w:author="Russell Ott" w:date="2022-05-16T11:47:00Z">
              <w:r w:rsidRPr="00C07C6B">
                <w:rPr>
                  <w:color w:val="000000"/>
                  <w:sz w:val="16"/>
                  <w:szCs w:val="16"/>
                </w:rPr>
                <w:tab/>
              </w:r>
              <w:r w:rsidRPr="00C07C6B">
                <w:rPr>
                  <w:color w:val="000000"/>
                  <w:sz w:val="16"/>
                  <w:szCs w:val="16"/>
                </w:rPr>
                <w:tab/>
              </w:r>
              <w:r w:rsidRPr="00C07C6B">
                <w:rPr>
                  <w:color w:val="000000"/>
                  <w:sz w:val="16"/>
                  <w:szCs w:val="16"/>
                </w:rPr>
                <w:tab/>
                <w:delText>&lt;/observation&gt;</w:delText>
              </w:r>
            </w:del>
          </w:p>
          <w:p w14:paraId="2137051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0" w:author="Russell Ott" w:date="2022-05-16T11:47:00Z"/>
                <w:color w:val="000000"/>
                <w:sz w:val="16"/>
                <w:szCs w:val="16"/>
              </w:rPr>
            </w:pPr>
            <w:del w:id="7651" w:author="Russell Ott" w:date="2022-05-16T11:47:00Z">
              <w:r w:rsidRPr="00C07C6B">
                <w:rPr>
                  <w:color w:val="000000"/>
                  <w:sz w:val="16"/>
                  <w:szCs w:val="16"/>
                </w:rPr>
                <w:tab/>
              </w:r>
              <w:r w:rsidRPr="00C07C6B">
                <w:rPr>
                  <w:color w:val="000000"/>
                  <w:sz w:val="16"/>
                  <w:szCs w:val="16"/>
                </w:rPr>
                <w:tab/>
                <w:delText>&lt;/entry&gt;</w:delText>
              </w:r>
            </w:del>
          </w:p>
          <w:p w14:paraId="56CB429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2" w:author="Russell Ott" w:date="2022-05-16T11:47:00Z"/>
                <w:color w:val="000000"/>
                <w:sz w:val="16"/>
                <w:szCs w:val="16"/>
              </w:rPr>
            </w:pPr>
            <w:del w:id="7653" w:author="Russell Ott" w:date="2022-05-16T11:47:00Z">
              <w:r w:rsidRPr="00C07C6B">
                <w:rPr>
                  <w:color w:val="000000"/>
                  <w:sz w:val="16"/>
                  <w:szCs w:val="16"/>
                </w:rPr>
                <w:tab/>
                <w:delText>&lt;/section&gt;</w:delText>
              </w:r>
            </w:del>
          </w:p>
          <w:p w14:paraId="4EC6384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4" w:author="Russell Ott" w:date="2022-05-16T11:47:00Z"/>
                <w:color w:val="000000"/>
                <w:sz w:val="16"/>
                <w:szCs w:val="16"/>
              </w:rPr>
            </w:pPr>
            <w:del w:id="7655" w:author="Russell Ott" w:date="2022-05-16T11:47:00Z">
              <w:r w:rsidRPr="00C07C6B">
                <w:rPr>
                  <w:color w:val="000000"/>
                  <w:sz w:val="16"/>
                  <w:szCs w:val="16"/>
                </w:rPr>
                <w:delText>&lt;/component&gt;</w:delText>
              </w:r>
            </w:del>
          </w:p>
          <w:p w14:paraId="256ACA93" w14:textId="77777777" w:rsidR="004F5052" w:rsidRPr="00BF16F2" w:rsidRDefault="004F5052" w:rsidP="003A3D50">
            <w:pPr>
              <w:tabs>
                <w:tab w:val="left" w:pos="312"/>
                <w:tab w:val="left" w:pos="672"/>
                <w:tab w:val="left" w:pos="1032"/>
                <w:tab w:val="left" w:pos="1392"/>
                <w:tab w:val="left" w:pos="1842"/>
                <w:tab w:val="left" w:pos="2112"/>
                <w:tab w:val="left" w:pos="2382"/>
                <w:tab w:val="left" w:pos="2742"/>
                <w:tab w:val="left" w:pos="3102"/>
                <w:tab w:val="left" w:pos="3372"/>
                <w:tab w:val="left" w:pos="3732"/>
              </w:tabs>
              <w:rPr>
                <w:del w:id="7656" w:author="Russell Ott" w:date="2022-05-16T11:47:00Z"/>
                <w:rFonts w:cs="Calibri"/>
              </w:rPr>
            </w:pPr>
          </w:p>
        </w:tc>
      </w:tr>
    </w:tbl>
    <w:p w14:paraId="0FAA0FA6" w14:textId="77777777" w:rsidR="004F5052" w:rsidRPr="003A3D50" w:rsidRDefault="004F5052" w:rsidP="002E61F1">
      <w:pPr>
        <w:rPr>
          <w:del w:id="7657" w:author="Russell Ott" w:date="2022-05-16T11:47:00Z"/>
          <w:rFonts w:cs="Calibri"/>
        </w:rPr>
      </w:pPr>
    </w:p>
    <w:p w14:paraId="0A271E9C" w14:textId="77777777" w:rsidR="002E61F1" w:rsidRPr="003A3D50" w:rsidRDefault="002E61F1" w:rsidP="003A3D50">
      <w:pPr>
        <w:rPr>
          <w:del w:id="7658" w:author="Russell Ott" w:date="2022-05-16T11:47:00Z"/>
          <w:rFonts w:eastAsia="Calibri"/>
        </w:rPr>
      </w:pPr>
    </w:p>
    <w:p w14:paraId="7547AC2C" w14:textId="7F6E3564" w:rsidR="00564E35" w:rsidRDefault="00564E35" w:rsidP="003A3D50">
      <w:pPr>
        <w:rPr>
          <w:ins w:id="7659" w:author="Russell Ott" w:date="2022-05-16T11:47:00Z"/>
          <w:rFonts w:cs="Calibri"/>
        </w:rPr>
      </w:pPr>
      <w:ins w:id="7660" w:author="Russell Ott" w:date="2022-05-16T11:47:00Z">
        <w:r w:rsidRPr="00564E35">
          <w:rPr>
            <w:rFonts w:cs="Calibri"/>
          </w:rPr>
          <w:t>Caution: Implementers should be aware that recipients may not understand templates included at an unexpected location within a document.</w:t>
        </w:r>
      </w:ins>
    </w:p>
    <w:p w14:paraId="1AC769DD" w14:textId="77777777" w:rsidR="00A10C4D" w:rsidRPr="00C64922" w:rsidRDefault="00A10C4D" w:rsidP="00F10C7C">
      <w:pPr>
        <w:pStyle w:val="Heading3"/>
      </w:pPr>
      <w:bookmarkStart w:id="7661" w:name="_Toc98851833"/>
      <w:bookmarkStart w:id="7662" w:name="_Declaring_Business_Rules"/>
      <w:bookmarkStart w:id="7663" w:name="_Toc10702523"/>
      <w:bookmarkStart w:id="7664" w:name="_Toc11043609"/>
      <w:bookmarkStart w:id="7665" w:name="_Toc11045599"/>
      <w:bookmarkStart w:id="7666" w:name="_Toc11391269"/>
      <w:bookmarkStart w:id="7667" w:name="_Ref98770236"/>
      <w:bookmarkStart w:id="7668" w:name="_Ref98770241"/>
      <w:bookmarkStart w:id="7669" w:name="_Toc103262670"/>
      <w:bookmarkStart w:id="7670" w:name="_Toc22823415"/>
      <w:bookmarkEnd w:id="7661"/>
      <w:bookmarkEnd w:id="7662"/>
      <w:r w:rsidRPr="00C64922">
        <w:t>Declaring Business Rules that Limit Section Content</w:t>
      </w:r>
      <w:bookmarkEnd w:id="7663"/>
      <w:bookmarkEnd w:id="7664"/>
      <w:bookmarkEnd w:id="7665"/>
      <w:bookmarkEnd w:id="7666"/>
      <w:bookmarkEnd w:id="7667"/>
      <w:bookmarkEnd w:id="7668"/>
      <w:bookmarkEnd w:id="7669"/>
      <w:bookmarkEnd w:id="7670"/>
    </w:p>
    <w:p w14:paraId="6F34F58F" w14:textId="77777777" w:rsidR="00A10C4D" w:rsidRPr="00D14360" w:rsidRDefault="00A10C4D" w:rsidP="00B505D2">
      <w:pPr>
        <w:spacing w:after="120"/>
        <w:rPr>
          <w:rFonts w:ascii="Times New Roman" w:eastAsia="Calibri" w:hAnsi="Times New Roman"/>
          <w:color w:val="000000"/>
          <w:sz w:val="24"/>
          <w:szCs w:val="24"/>
          <w:rPrChange w:id="7671" w:author="Russell Ott" w:date="2022-05-16T11:47:00Z">
            <w:rPr>
              <w:rFonts w:ascii="Calibri" w:eastAsia="Calibri" w:hAnsi="Calibri"/>
              <w:color w:val="000000"/>
            </w:rPr>
          </w:rPrChange>
        </w:rPr>
      </w:pPr>
      <w:r w:rsidRPr="00D14360">
        <w:rPr>
          <w:color w:val="000000"/>
          <w:rPrChange w:id="7672" w:author="Russell Ott" w:date="2022-05-16T11:47:00Z">
            <w:rPr>
              <w:rFonts w:ascii="Calibri" w:eastAsia="Calibri" w:hAnsi="Calibri"/>
              <w:color w:val="000000"/>
            </w:rPr>
          </w:rPrChange>
        </w:rPr>
        <w:t xml:space="preserve">In order to communicate that </w:t>
      </w:r>
      <w:r w:rsidR="00646B0A" w:rsidRPr="00D14360">
        <w:rPr>
          <w:color w:val="000000"/>
          <w:rPrChange w:id="7673" w:author="Russell Ott" w:date="2022-05-16T11:47:00Z">
            <w:rPr>
              <w:rFonts w:ascii="Calibri" w:eastAsia="Calibri" w:hAnsi="Calibri"/>
              <w:color w:val="000000"/>
            </w:rPr>
          </w:rPrChange>
        </w:rPr>
        <w:t xml:space="preserve">business rules have been applied to constrain the amount of </w:t>
      </w:r>
      <w:r w:rsidRPr="00D14360">
        <w:rPr>
          <w:rFonts w:eastAsia="Calibri"/>
          <w:color w:val="000000"/>
          <w:rPrChange w:id="7674" w:author="Russell Ott" w:date="2022-05-16T11:47:00Z">
            <w:rPr>
              <w:rFonts w:ascii="Calibri" w:eastAsia="Calibri" w:hAnsi="Calibri"/>
              <w:color w:val="000000"/>
            </w:rPr>
          </w:rPrChange>
        </w:rPr>
        <w:t xml:space="preserve">information represented in the section of a document C-CDA Content Creators </w:t>
      </w:r>
      <w:r w:rsidR="00632AAF">
        <w:rPr>
          <w:rFonts w:eastAsia="Calibri"/>
          <w:color w:val="000000"/>
          <w:rPrChange w:id="7675" w:author="Russell Ott" w:date="2022-05-16T11:47:00Z">
            <w:rPr>
              <w:rFonts w:ascii="Calibri" w:eastAsia="Calibri" w:hAnsi="Calibri"/>
              <w:color w:val="000000"/>
            </w:rPr>
          </w:rPrChange>
        </w:rPr>
        <w:t xml:space="preserve">should </w:t>
      </w:r>
      <w:r w:rsidRPr="00D14360">
        <w:rPr>
          <w:rFonts w:eastAsia="Calibri"/>
          <w:color w:val="000000"/>
          <w:rPrChange w:id="7676" w:author="Russell Ott" w:date="2022-05-16T11:47:00Z">
            <w:rPr>
              <w:rFonts w:ascii="Calibri" w:eastAsia="Calibri" w:hAnsi="Calibri"/>
              <w:color w:val="000000"/>
            </w:rPr>
          </w:rPrChange>
        </w:rPr>
        <w:t xml:space="preserve">explicitly clarify the </w:t>
      </w:r>
      <w:r w:rsidR="00646B0A" w:rsidRPr="00D14360">
        <w:rPr>
          <w:rFonts w:eastAsia="Calibri"/>
          <w:color w:val="000000"/>
          <w:rPrChange w:id="7677" w:author="Russell Ott" w:date="2022-05-16T11:47:00Z">
            <w:rPr>
              <w:rFonts w:ascii="Calibri" w:eastAsia="Calibri" w:hAnsi="Calibri"/>
              <w:color w:val="000000"/>
            </w:rPr>
          </w:rPrChange>
        </w:rPr>
        <w:t xml:space="preserve">time </w:t>
      </w:r>
      <w:r w:rsidRPr="00D14360">
        <w:rPr>
          <w:rFonts w:eastAsia="Calibri"/>
          <w:color w:val="000000"/>
          <w:rPrChange w:id="7678" w:author="Russell Ott" w:date="2022-05-16T11:47:00Z">
            <w:rPr>
              <w:rFonts w:ascii="Calibri" w:eastAsia="Calibri" w:hAnsi="Calibri"/>
              <w:color w:val="000000"/>
            </w:rPr>
          </w:rPrChange>
        </w:rPr>
        <w:t xml:space="preserve">range of </w:t>
      </w:r>
      <w:r w:rsidR="00646B0A" w:rsidRPr="00D14360">
        <w:rPr>
          <w:rFonts w:eastAsia="Calibri"/>
          <w:color w:val="000000"/>
          <w:rPrChange w:id="7679" w:author="Russell Ott" w:date="2022-05-16T11:47:00Z">
            <w:rPr>
              <w:rFonts w:ascii="Calibri" w:eastAsia="Calibri" w:hAnsi="Calibri"/>
              <w:color w:val="000000"/>
            </w:rPr>
          </w:rPrChange>
        </w:rPr>
        <w:t xml:space="preserve">the included </w:t>
      </w:r>
      <w:r w:rsidRPr="00D14360">
        <w:rPr>
          <w:rFonts w:eastAsia="Calibri"/>
          <w:color w:val="000000"/>
          <w:rPrChange w:id="7680" w:author="Russell Ott" w:date="2022-05-16T11:47:00Z">
            <w:rPr>
              <w:rFonts w:ascii="Calibri" w:eastAsia="Calibri" w:hAnsi="Calibri"/>
              <w:color w:val="000000"/>
            </w:rPr>
          </w:rPrChange>
        </w:rPr>
        <w:t>information</w:t>
      </w:r>
      <w:r w:rsidR="00632AAF">
        <w:rPr>
          <w:rFonts w:eastAsia="Calibri"/>
          <w:color w:val="000000"/>
          <w:rPrChange w:id="7681" w:author="Russell Ott" w:date="2022-05-16T11:47:00Z">
            <w:rPr>
              <w:rFonts w:ascii="Calibri" w:eastAsia="Calibri" w:hAnsi="Calibri"/>
              <w:color w:val="000000"/>
            </w:rPr>
          </w:rPrChange>
        </w:rPr>
        <w:t xml:space="preserve"> in the human readable text for the section</w:t>
      </w:r>
      <w:r w:rsidRPr="00D14360">
        <w:rPr>
          <w:rFonts w:eastAsia="Calibri"/>
          <w:color w:val="000000"/>
          <w:rPrChange w:id="7682" w:author="Russell Ott" w:date="2022-05-16T11:47:00Z">
            <w:rPr>
              <w:rFonts w:ascii="Calibri" w:eastAsia="Calibri" w:hAnsi="Calibri"/>
              <w:color w:val="000000"/>
            </w:rPr>
          </w:rPrChange>
        </w:rPr>
        <w:t>.</w:t>
      </w:r>
    </w:p>
    <w:p w14:paraId="5DBD6A94" w14:textId="77777777" w:rsidR="00A10C4D" w:rsidRPr="00D14360" w:rsidRDefault="00A10C4D" w:rsidP="00D74CA2">
      <w:pPr>
        <w:spacing w:after="120"/>
        <w:rPr>
          <w:rFonts w:ascii="Times New Roman" w:eastAsia="Times New Roman" w:hAnsi="Times New Roman"/>
          <w:color w:val="000000"/>
          <w:sz w:val="24"/>
          <w:szCs w:val="24"/>
          <w:rPrChange w:id="7683" w:author="Russell Ott" w:date="2022-05-16T11:47:00Z">
            <w:rPr>
              <w:rFonts w:ascii="Calibri" w:hAnsi="Calibri"/>
              <w:color w:val="000000"/>
            </w:rPr>
          </w:rPrChange>
        </w:rPr>
      </w:pPr>
      <w:r w:rsidRPr="00D14360">
        <w:rPr>
          <w:color w:val="000000"/>
          <w:rPrChange w:id="7684" w:author="Russell Ott" w:date="2022-05-16T11:47:00Z">
            <w:rPr>
              <w:rFonts w:ascii="Calibri" w:eastAsia="Calibri" w:hAnsi="Calibri"/>
              <w:color w:val="000000"/>
            </w:rPr>
          </w:rPrChange>
        </w:rPr>
        <w:t>For example, the Vital Signs Section is defined as</w:t>
      </w:r>
      <w:r w:rsidR="00D74CA2" w:rsidRPr="00D14360">
        <w:rPr>
          <w:color w:val="000000"/>
          <w:rPrChange w:id="7685" w:author="Russell Ott" w:date="2022-05-16T11:47:00Z">
            <w:rPr>
              <w:rFonts w:ascii="Calibri" w:eastAsia="Calibri" w:hAnsi="Calibri"/>
              <w:color w:val="000000"/>
            </w:rPr>
          </w:rPrChange>
        </w:rPr>
        <w:t>, ”</w:t>
      </w:r>
      <w:r w:rsidRPr="00D14360">
        <w:rPr>
          <w:color w:val="000000"/>
          <w:rPrChange w:id="7686" w:author="Russell Ott" w:date="2022-05-16T11:47:00Z">
            <w:rPr>
              <w:rFonts w:ascii="Calibri" w:hAnsi="Calibri"/>
              <w:color w:val="000000"/>
            </w:rPr>
          </w:rPrChange>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color w:val="000000"/>
          <w:rPrChange w:id="7687" w:author="Russell Ott" w:date="2022-05-16T11:47:00Z">
            <w:rPr>
              <w:rFonts w:ascii="Calibri" w:hAnsi="Calibri"/>
              <w:color w:val="000000"/>
            </w:rPr>
          </w:rPrChange>
        </w:rPr>
        <w:t>”</w:t>
      </w:r>
      <w:r w:rsidR="00D74CA2" w:rsidRPr="00D14360">
        <w:rPr>
          <w:rStyle w:val="FootnoteReference"/>
          <w:color w:val="000000"/>
          <w:rPrChange w:id="7688" w:author="Russell Ott" w:date="2022-05-16T11:47:00Z">
            <w:rPr>
              <w:rStyle w:val="FootnoteReference"/>
              <w:rFonts w:ascii="Calibri" w:hAnsi="Calibri"/>
              <w:color w:val="000000"/>
            </w:rPr>
          </w:rPrChange>
        </w:rPr>
        <w:footnoteReference w:id="104"/>
      </w:r>
    </w:p>
    <w:p w14:paraId="46AEA4E1" w14:textId="77777777"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689" w:author="Russell Ott" w:date="2022-05-16T11:47:00Z">
            <w:rPr>
              <w:rFonts w:ascii="Calibri" w:eastAsia="Calibri" w:hAnsi="Calibri"/>
              <w:color w:val="000000"/>
            </w:rPr>
          </w:rPrChange>
        </w:rPr>
      </w:pPr>
      <w:r w:rsidRPr="00D14360">
        <w:rPr>
          <w:color w:val="000000"/>
          <w:rPrChange w:id="7690" w:author="Russell Ott" w:date="2022-05-16T11:47:00Z">
            <w:rPr>
              <w:rFonts w:ascii="Calibri" w:hAnsi="Calibri"/>
              <w:color w:val="000000"/>
            </w:rPr>
          </w:rPrChange>
        </w:rPr>
        <w:t xml:space="preserve">A C-CDA Content Creator may have a business rule that limits the amount of vital sign information included in a Patient Summary </w:t>
      </w:r>
      <w:r w:rsidR="00B9337B" w:rsidRPr="00D14360">
        <w:rPr>
          <w:color w:val="000000"/>
          <w:rPrChange w:id="7691" w:author="Russell Ott" w:date="2022-05-16T11:47:00Z">
            <w:rPr>
              <w:rFonts w:ascii="Calibri" w:hAnsi="Calibri"/>
              <w:color w:val="000000"/>
            </w:rPr>
          </w:rPrChange>
        </w:rPr>
        <w:t xml:space="preserve">to </w:t>
      </w:r>
      <w:r w:rsidRPr="00D14360">
        <w:rPr>
          <w:rFonts w:eastAsia="Calibri"/>
          <w:color w:val="000000"/>
          <w:rPrChange w:id="7692" w:author="Russell Ott" w:date="2022-05-16T11:47:00Z">
            <w:rPr>
              <w:rFonts w:ascii="Calibri" w:eastAsia="Calibri" w:hAnsi="Calibri"/>
              <w:color w:val="000000"/>
            </w:rPr>
          </w:rPrChange>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0EDB2795" w:rsidR="00504F98" w:rsidRPr="00AD08FB" w:rsidRDefault="00504F98" w:rsidP="00504F98">
      <w:pPr>
        <w:spacing w:after="120"/>
        <w:rPr>
          <w:rFonts w:ascii="Times New Roman" w:eastAsia="Calibri" w:hAnsi="Times New Roman"/>
          <w:color w:val="000000"/>
          <w:sz w:val="24"/>
          <w:szCs w:val="24"/>
          <w:rPrChange w:id="7693" w:author="Russell Ott" w:date="2022-05-16T11:47:00Z">
            <w:rPr>
              <w:rFonts w:ascii="Calibri" w:eastAsia="Calibri" w:hAnsi="Calibri"/>
              <w:color w:val="000000"/>
            </w:rPr>
          </w:rPrChange>
        </w:rPr>
      </w:pPr>
      <w:r w:rsidRPr="00D14360">
        <w:rPr>
          <w:b/>
          <w:color w:val="000000"/>
          <w:rPrChange w:id="7694" w:author="Russell Ott" w:date="2022-05-16T11:47:00Z">
            <w:rPr>
              <w:rFonts w:ascii="Calibri" w:eastAsia="Calibri" w:hAnsi="Calibri"/>
              <w:b/>
              <w:color w:val="000000"/>
            </w:rPr>
          </w:rPrChange>
        </w:rPr>
        <w:t>Reference</w:t>
      </w:r>
      <w:r w:rsidRPr="00AD08FB">
        <w:rPr>
          <w:color w:val="000000"/>
          <w:rPrChange w:id="7695" w:author="Russell Ott" w:date="2022-05-16T11:47:00Z">
            <w:rPr>
              <w:rFonts w:ascii="Calibri" w:eastAsia="Calibri" w:hAnsi="Calibri"/>
              <w:color w:val="000000"/>
            </w:rPr>
          </w:rPrChange>
        </w:rPr>
        <w:t>:</w:t>
      </w:r>
      <w:r w:rsidR="00294353" w:rsidRPr="00AD08FB">
        <w:rPr>
          <w:color w:val="000000"/>
          <w:rPrChange w:id="7696" w:author="Russell Ott" w:date="2022-05-16T11:47:00Z">
            <w:rPr>
              <w:rFonts w:ascii="Calibri" w:eastAsia="Calibri" w:hAnsi="Calibri"/>
              <w:color w:val="000000"/>
            </w:rPr>
          </w:rPrChange>
        </w:rPr>
        <w:t xml:space="preserve">  </w:t>
      </w:r>
      <w:r w:rsidR="00294353" w:rsidRPr="007770C6">
        <w:rPr>
          <w:rFonts w:eastAsia="Calibri"/>
          <w:color w:val="0000FF"/>
          <w:u w:val="single"/>
          <w:rPrChange w:id="7697" w:author="Russell Ott" w:date="2022-05-16T11:47:00Z">
            <w:rPr>
              <w:rFonts w:ascii="Calibri" w:eastAsia="Calibri" w:hAnsi="Calibri"/>
              <w:color w:val="000000"/>
            </w:rPr>
          </w:rPrChange>
        </w:rPr>
        <w:fldChar w:fldCharType="begin"/>
      </w:r>
      <w:r w:rsidR="00294353" w:rsidRPr="007770C6">
        <w:rPr>
          <w:color w:val="0000FF"/>
          <w:u w:val="single"/>
          <w:rPrChange w:id="7698" w:author="Russell Ott" w:date="2022-05-16T11:47:00Z">
            <w:rPr>
              <w:rFonts w:ascii="Calibri" w:eastAsia="Calibri" w:hAnsi="Calibri"/>
              <w:color w:val="000000"/>
            </w:rPr>
          </w:rPrChange>
        </w:rPr>
        <w:instrText xml:space="preserve"> REF _Ref21896653 \w \h  \* MERGEFORMAT </w:instrText>
      </w:r>
      <w:r w:rsidR="00294353" w:rsidRPr="007770C6">
        <w:rPr>
          <w:rFonts w:eastAsia="Calibri"/>
          <w:color w:val="0000FF"/>
          <w:u w:val="single"/>
          <w:rPrChange w:id="7699" w:author="Russell Ott" w:date="2022-05-16T11:47:00Z">
            <w:rPr>
              <w:rFonts w:ascii="Calibri" w:eastAsia="Calibri" w:hAnsi="Calibri"/>
              <w:color w:val="000000"/>
            </w:rPr>
          </w:rPrChange>
        </w:rPr>
      </w:r>
      <w:r w:rsidR="00294353" w:rsidRPr="007770C6">
        <w:rPr>
          <w:color w:val="0000FF"/>
          <w:u w:val="single"/>
          <w:rPrChange w:id="7700" w:author="Russell Ott" w:date="2022-05-16T11:47:00Z">
            <w:rPr>
              <w:rFonts w:ascii="Calibri" w:eastAsia="Calibri" w:hAnsi="Calibri"/>
              <w:color w:val="000000"/>
            </w:rPr>
          </w:rPrChange>
        </w:rPr>
        <w:fldChar w:fldCharType="separate"/>
      </w:r>
      <w:r w:rsidR="00F10C7C">
        <w:rPr>
          <w:color w:val="0000FF"/>
          <w:u w:val="single"/>
          <w:rPrChange w:id="7701" w:author="Russell Ott" w:date="2022-05-16T11:47:00Z">
            <w:rPr>
              <w:rFonts w:ascii="Calibri" w:eastAsia="Calibri" w:hAnsi="Calibri"/>
              <w:color w:val="000000"/>
            </w:rPr>
          </w:rPrChange>
        </w:rPr>
        <w:t>5.1.8</w:t>
      </w:r>
      <w:r w:rsidR="00294353" w:rsidRPr="007770C6">
        <w:rPr>
          <w:rFonts w:eastAsia="Calibri"/>
          <w:color w:val="0000FF"/>
          <w:u w:val="single"/>
          <w:rPrChange w:id="7702" w:author="Russell Ott" w:date="2022-05-16T11:47:00Z">
            <w:rPr>
              <w:rFonts w:ascii="Calibri" w:eastAsia="Calibri" w:hAnsi="Calibri"/>
              <w:color w:val="000000"/>
            </w:rPr>
          </w:rPrChange>
        </w:rPr>
        <w:fldChar w:fldCharType="end"/>
      </w:r>
      <w:r w:rsidR="00294353" w:rsidRPr="007770C6">
        <w:rPr>
          <w:color w:val="0000FF"/>
          <w:u w:val="single"/>
          <w:rPrChange w:id="7703" w:author="Russell Ott" w:date="2022-05-16T11:47:00Z">
            <w:rPr>
              <w:rFonts w:ascii="Calibri" w:eastAsia="Calibri" w:hAnsi="Calibri"/>
              <w:color w:val="000000"/>
            </w:rPr>
          </w:rPrChange>
        </w:rPr>
        <w:t xml:space="preserve"> </w:t>
      </w:r>
      <w:r w:rsidR="00294353" w:rsidRPr="007770C6">
        <w:rPr>
          <w:color w:val="0000FF"/>
          <w:u w:val="single"/>
          <w:rPrChange w:id="7704" w:author="Russell Ott" w:date="2022-05-16T11:47:00Z">
            <w:rPr>
              <w:rFonts w:ascii="Calibri" w:eastAsia="Calibri" w:hAnsi="Calibri"/>
              <w:color w:val="000000"/>
            </w:rPr>
          </w:rPrChange>
        </w:rPr>
        <w:fldChar w:fldCharType="begin"/>
      </w:r>
      <w:r w:rsidR="00294353" w:rsidRPr="007770C6">
        <w:rPr>
          <w:color w:val="0000FF"/>
          <w:u w:val="single"/>
          <w:rPrChange w:id="7705" w:author="Russell Ott" w:date="2022-05-16T11:47:00Z">
            <w:rPr>
              <w:rFonts w:ascii="Calibri" w:eastAsia="Calibri" w:hAnsi="Calibri"/>
              <w:color w:val="000000"/>
            </w:rPr>
          </w:rPrChange>
        </w:rPr>
        <w:instrText xml:space="preserve"> REF _Ref21896671 \h  \* MERGEFORMAT </w:instrText>
      </w:r>
      <w:r w:rsidR="00294353" w:rsidRPr="007770C6">
        <w:rPr>
          <w:rFonts w:eastAsia="Calibri"/>
          <w:color w:val="0000FF"/>
          <w:u w:val="single"/>
          <w:rPrChange w:id="7706" w:author="Russell Ott" w:date="2022-05-16T11:47:00Z">
            <w:rPr>
              <w:rFonts w:ascii="Calibri" w:eastAsia="Calibri" w:hAnsi="Calibri"/>
              <w:color w:val="000000"/>
            </w:rPr>
          </w:rPrChange>
        </w:rPr>
      </w:r>
      <w:r w:rsidR="00294353" w:rsidRPr="007770C6">
        <w:rPr>
          <w:color w:val="0000FF"/>
          <w:u w:val="single"/>
          <w:rPrChange w:id="7707" w:author="Russell Ott" w:date="2022-05-16T11:47:00Z">
            <w:rPr>
              <w:rFonts w:ascii="Calibri" w:eastAsia="Calibri" w:hAnsi="Calibri"/>
              <w:color w:val="000000"/>
            </w:rPr>
          </w:rPrChange>
        </w:rPr>
        <w:fldChar w:fldCharType="separate"/>
      </w:r>
      <w:r w:rsidR="00F10C7C" w:rsidRPr="00F10C7C">
        <w:rPr>
          <w:color w:val="0000FF"/>
          <w:u w:val="single"/>
          <w:rPrChange w:id="7708" w:author="Russell Ott" w:date="2022-05-16T11:47:00Z">
            <w:rPr>
              <w:rFonts w:ascii="Calibri" w:hAnsi="Calibri"/>
            </w:rPr>
          </w:rPrChange>
        </w:rPr>
        <w:t>Specifying Time Intervals for Sections with Limits on the Included Discrete Data</w:t>
      </w:r>
      <w:r w:rsidR="00294353" w:rsidRPr="007770C6">
        <w:rPr>
          <w:rFonts w:eastAsia="Calibri"/>
          <w:color w:val="0000FF"/>
          <w:u w:val="single"/>
          <w:rPrChange w:id="7709" w:author="Russell Ott" w:date="2022-05-16T11:47:00Z">
            <w:rPr>
              <w:rFonts w:ascii="Calibri" w:eastAsia="Calibri" w:hAnsi="Calibri"/>
              <w:color w:val="000000"/>
            </w:rPr>
          </w:rPrChange>
        </w:rPr>
        <w:fldChar w:fldCharType="end"/>
      </w:r>
      <w:r w:rsidRPr="00AD08FB">
        <w:rPr>
          <w:color w:val="000000"/>
          <w:rPrChange w:id="7710" w:author="Russell Ott" w:date="2022-05-16T11:47:00Z">
            <w:rPr>
              <w:rFonts w:ascii="Calibri" w:eastAsia="Calibri" w:hAnsi="Calibri"/>
              <w:color w:val="000000"/>
            </w:rPr>
          </w:rPrChange>
        </w:rPr>
        <w:t xml:space="preserve"> </w:t>
      </w:r>
    </w:p>
    <w:p w14:paraId="2E3996C7" w14:textId="77777777" w:rsidR="00BC17FA" w:rsidRPr="00D14360" w:rsidRDefault="00BC17FA" w:rsidP="00B505D2">
      <w:pPr>
        <w:spacing w:after="120"/>
        <w:rPr>
          <w:rFonts w:ascii="Times New Roman" w:eastAsia="Calibri" w:hAnsi="Times New Roman"/>
          <w:color w:val="000000"/>
          <w:sz w:val="24"/>
          <w:szCs w:val="24"/>
          <w:rPrChange w:id="7711" w:author="Russell Ott" w:date="2022-05-16T11:47:00Z">
            <w:rPr>
              <w:rFonts w:ascii="Calibri" w:eastAsia="Calibri" w:hAnsi="Calibri"/>
              <w:color w:val="000000"/>
            </w:rPr>
          </w:rPrChange>
        </w:rPr>
      </w:pPr>
      <w:r w:rsidRPr="00D14360">
        <w:rPr>
          <w:color w:val="000000"/>
          <w:rPrChange w:id="7712" w:author="Russell Ott" w:date="2022-05-16T11:47:00Z">
            <w:rPr>
              <w:rFonts w:ascii="Calibri" w:eastAsia="Calibri" w:hAnsi="Calibri"/>
              <w:color w:val="000000"/>
            </w:rPr>
          </w:rPrChange>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ascii="Times New Roman" w:eastAsia="Calibri" w:hAnsi="Times New Roman"/>
          <w:color w:val="000000"/>
          <w:sz w:val="24"/>
          <w:szCs w:val="24"/>
          <w:rPrChange w:id="7713" w:author="Russell Ott" w:date="2022-05-16T11:47:00Z">
            <w:rPr>
              <w:rFonts w:ascii="Calibri" w:eastAsia="Calibri" w:hAnsi="Calibri"/>
              <w:color w:val="000000"/>
            </w:rPr>
          </w:rPrChange>
        </w:rPr>
      </w:pPr>
      <w:r w:rsidRPr="00D14360">
        <w:rPr>
          <w:color w:val="000000"/>
          <w:rPrChange w:id="7714" w:author="Russell Ott" w:date="2022-05-16T11:47:00Z">
            <w:rPr>
              <w:rFonts w:ascii="Calibri" w:eastAsia="Calibri" w:hAnsi="Calibri"/>
              <w:color w:val="000000"/>
            </w:rPr>
          </w:rPrChange>
        </w:rPr>
        <w:t>The Secti</w:t>
      </w:r>
      <w:r w:rsidRPr="00D14360">
        <w:rPr>
          <w:color w:val="000000"/>
          <w:rPrChange w:id="7715" w:author="Russell Ott" w:date="2022-05-16T11:47:00Z">
            <w:rPr>
              <w:rFonts w:ascii="Calibri" w:eastAsia="Calibri" w:hAnsi="Calibri"/>
              <w:color w:val="000000"/>
            </w:rPr>
          </w:rPrChange>
        </w:rPr>
        <w:t>on Time Range Observation template (urn:hl7ii:2.16.840.1.113883.10.20.22.4.201:2016-06-01) may be useful when a query for a C-CDA document may request a large amount of data</w:t>
      </w:r>
      <w:r w:rsidR="00632AAF">
        <w:rPr>
          <w:rFonts w:eastAsia="Calibri"/>
          <w:color w:val="000000"/>
          <w:rPrChange w:id="7716" w:author="Russell Ott" w:date="2022-05-16T11:47:00Z">
            <w:rPr>
              <w:rFonts w:ascii="Calibri" w:eastAsia="Calibri" w:hAnsi="Calibri"/>
              <w:color w:val="000000"/>
            </w:rPr>
          </w:rPrChange>
        </w:rPr>
        <w:t>–</w:t>
      </w:r>
      <w:r w:rsidRPr="00D14360">
        <w:rPr>
          <w:color w:val="000000"/>
          <w:rPrChange w:id="7717" w:author="Russell Ott" w:date="2022-05-16T11:47:00Z">
            <w:rPr>
              <w:rFonts w:ascii="Calibri" w:eastAsia="Calibri" w:hAnsi="Calibri"/>
              <w:color w:val="000000"/>
            </w:rPr>
          </w:rPrChange>
        </w:rPr>
        <w:t>potentially years—and the system that creates the document supplied in a response,</w:t>
      </w:r>
      <w:r w:rsidRPr="00D14360">
        <w:rPr>
          <w:rFonts w:eastAsia="Calibri"/>
          <w:color w:val="000000"/>
          <w:rPrChange w:id="7718" w:author="Russell Ott" w:date="2022-05-16T11:47:00Z">
            <w:rPr>
              <w:rFonts w:ascii="Calibri" w:eastAsia="Calibri" w:hAnsi="Calibri"/>
              <w:color w:val="000000"/>
            </w:rPr>
          </w:rPrChange>
        </w:rPr>
        <w:t xml:space="preserve"> limits the data they return to a specific range of time. This template enables the system creating the document to state the business logic used to constrain the amount of data provided in a section.  </w:t>
      </w:r>
    </w:p>
    <w:p w14:paraId="03C23D8F" w14:textId="3F6F3869" w:rsidR="00A10C4D" w:rsidRDefault="00A10C4D" w:rsidP="00B505D2">
      <w:pPr>
        <w:spacing w:after="120"/>
        <w:rPr>
          <w:rFonts w:ascii="Times New Roman" w:eastAsia="Times New Roman" w:hAnsi="Times New Roman"/>
          <w:color w:val="000000"/>
          <w:sz w:val="24"/>
          <w:szCs w:val="24"/>
          <w:rPrChange w:id="7719" w:author="Russell Ott" w:date="2022-05-16T11:47:00Z">
            <w:rPr>
              <w:rFonts w:ascii="Calibri" w:hAnsi="Calibri"/>
              <w:color w:val="000000"/>
            </w:rPr>
          </w:rPrChange>
        </w:rPr>
      </w:pPr>
      <w:r w:rsidRPr="00D14360">
        <w:rPr>
          <w:color w:val="000000"/>
          <w:rPrChange w:id="7720" w:author="Russell Ott" w:date="2022-05-16T11:47:00Z">
            <w:rPr>
              <w:rFonts w:ascii="Calibri" w:hAnsi="Calibri"/>
              <w:color w:val="000000"/>
            </w:rPr>
          </w:rPrChange>
        </w:rPr>
        <w:t xml:space="preserve">The Section Time Range template is used to </w:t>
      </w:r>
      <w:r w:rsidRPr="00D14360">
        <w:rPr>
          <w:color w:val="000000"/>
          <w:rPrChange w:id="7721" w:author="Russell Ott" w:date="2022-05-16T11:47:00Z">
            <w:rPr>
              <w:rFonts w:ascii="Calibri" w:hAnsi="Calibri"/>
              <w:color w:val="000000"/>
            </w:rPr>
          </w:rPrChange>
        </w:rPr>
        <w:t>communicate the ‘business logic’ used to limit the information contained in the section to a specific range of time. For example, if a CCD document is requested for the last 5 years and the Content Creator system has business rules that creates documents o</w:t>
      </w:r>
      <w:r w:rsidRPr="00D14360">
        <w:rPr>
          <w:color w:val="000000"/>
          <w:rPrChange w:id="7722" w:author="Russell Ott" w:date="2022-05-16T11:47:00Z">
            <w:rPr>
              <w:rFonts w:ascii="Calibri" w:hAnsi="Calibri"/>
              <w:color w:val="000000"/>
            </w:rPr>
          </w:rPrChange>
        </w:rPr>
        <w:t xml:space="preserve">n demand but only returns one-year of past </w:t>
      </w:r>
      <w:del w:id="7723" w:author="Russell Ott" w:date="2022-05-16T11:47:00Z">
        <w:r w:rsidRPr="00D14360">
          <w:rPr>
            <w:rFonts w:ascii="Calibri" w:hAnsi="Calibri" w:cs="Calibri"/>
            <w:color w:val="000000"/>
          </w:rPr>
          <w:delText>lab</w:delText>
        </w:r>
      </w:del>
      <w:ins w:id="7724" w:author="Russell Ott" w:date="2022-05-16T11:47:00Z">
        <w:r w:rsidRPr="00D14360">
          <w:rPr>
            <w:rFonts w:cs="Calibri"/>
            <w:color w:val="000000"/>
          </w:rPr>
          <w:t>lab</w:t>
        </w:r>
        <w:r w:rsidR="001E18AB">
          <w:rPr>
            <w:rFonts w:cs="Calibri"/>
            <w:color w:val="000000"/>
          </w:rPr>
          <w:t>oratory</w:t>
        </w:r>
      </w:ins>
      <w:r w:rsidRPr="00D14360">
        <w:rPr>
          <w:color w:val="000000"/>
          <w:rPrChange w:id="7725" w:author="Russell Ott" w:date="2022-05-16T11:47:00Z">
            <w:rPr>
              <w:rFonts w:ascii="Calibri" w:hAnsi="Calibri"/>
              <w:color w:val="000000"/>
            </w:rPr>
          </w:rPrChange>
        </w:rPr>
        <w:t xml:space="preserve"> results, the Section Time Range template can be used to indicate the </w:t>
      </w:r>
      <w:del w:id="7726" w:author="Russell Ott" w:date="2022-05-16T11:47:00Z">
        <w:r w:rsidRPr="00D14360">
          <w:rPr>
            <w:rFonts w:ascii="Calibri" w:hAnsi="Calibri" w:cs="Calibri"/>
            <w:color w:val="000000"/>
          </w:rPr>
          <w:delText>lab</w:delText>
        </w:r>
      </w:del>
      <w:ins w:id="7727" w:author="Russell Ott" w:date="2022-05-16T11:47:00Z">
        <w:r w:rsidRPr="00D14360">
          <w:rPr>
            <w:rFonts w:cs="Calibri"/>
            <w:color w:val="000000"/>
          </w:rPr>
          <w:t>lab</w:t>
        </w:r>
        <w:r w:rsidR="001E18AB">
          <w:rPr>
            <w:rFonts w:cs="Calibri"/>
            <w:color w:val="000000"/>
          </w:rPr>
          <w:t>oratory</w:t>
        </w:r>
      </w:ins>
      <w:r w:rsidRPr="00D14360">
        <w:rPr>
          <w:color w:val="000000"/>
          <w:rPrChange w:id="7728" w:author="Russell Ott" w:date="2022-05-16T11:47:00Z">
            <w:rPr>
              <w:rFonts w:ascii="Calibri" w:hAnsi="Calibri"/>
              <w:color w:val="000000"/>
            </w:rPr>
          </w:rPrChange>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color w:val="000000"/>
          <w:rPrChange w:id="7729" w:author="Russell Ott" w:date="2022-05-16T11:47:00Z">
            <w:rPr>
              <w:rFonts w:ascii="Calibri" w:hAnsi="Calibri"/>
              <w:color w:val="000000"/>
            </w:rPr>
          </w:rPrChange>
        </w:rPr>
      </w:pPr>
    </w:p>
    <w:p w14:paraId="65B78079" w14:textId="28D3E2E5" w:rsidR="00F22316" w:rsidRDefault="005C79A1" w:rsidP="00510672">
      <w:pPr>
        <w:pStyle w:val="Caption"/>
        <w:keepNext/>
        <w:spacing w:after="0"/>
      </w:pPr>
      <w:bookmarkStart w:id="7730" w:name="_Toc21927473"/>
      <w:r>
        <w:t xml:space="preserve">  </w:t>
      </w:r>
      <w:bookmarkStart w:id="7731" w:name="_Toc101449273"/>
      <w:r w:rsidR="00F22316">
        <w:t xml:space="preserve">Example </w:t>
      </w:r>
      <w:r w:rsidR="00132A94">
        <w:fldChar w:fldCharType="begin"/>
      </w:r>
      <w:r w:rsidR="00132A94">
        <w:instrText xml:space="preserve"> SEQ Example \* ARABIC </w:instrText>
      </w:r>
      <w:r w:rsidR="00132A94">
        <w:fldChar w:fldCharType="separate"/>
      </w:r>
      <w:del w:id="7732" w:author="Russell Ott" w:date="2022-05-16T11:47:00Z">
        <w:r w:rsidR="00DE0DA7">
          <w:rPr>
            <w:noProof/>
          </w:rPr>
          <w:delText>21</w:delText>
        </w:r>
      </w:del>
      <w:ins w:id="7733" w:author="Russell Ott" w:date="2022-05-16T11:47:00Z">
        <w:r w:rsidR="00F10C7C">
          <w:rPr>
            <w:noProof/>
          </w:rPr>
          <w:t>20</w:t>
        </w:r>
      </w:ins>
      <w:r w:rsidR="00132A94">
        <w:rPr>
          <w:noProof/>
        </w:rPr>
        <w:fldChar w:fldCharType="end"/>
      </w:r>
      <w:r w:rsidR="00F22316">
        <w:t xml:space="preserve">: </w:t>
      </w:r>
      <w:r w:rsidR="00F22316" w:rsidRPr="00794D78">
        <w:t>Example of Section Time Range Observation</w:t>
      </w:r>
      <w:bookmarkEnd w:id="7731"/>
      <w:bookmarkEnd w:id="77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153C3BEB"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del w:id="7734" w:author="Russell Ott" w:date="2022-05-16T11:47:00Z">
              <w:r w:rsidRPr="00D14360">
                <w:rPr>
                  <w:rFonts w:ascii="Courier New" w:hAnsi="Courier New" w:cs="Courier New"/>
                  <w:color w:val="000000"/>
                  <w:sz w:val="16"/>
                  <w:szCs w:val="16"/>
                </w:rPr>
                <w:delText>=”</w:delText>
              </w:r>
            </w:del>
            <w:ins w:id="7735"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Proc_STR</w:t>
            </w:r>
            <w:del w:id="7736" w:author="Russell Ott" w:date="2022-05-16T11:47:00Z">
              <w:r w:rsidRPr="00D14360">
                <w:rPr>
                  <w:rFonts w:ascii="Courier New" w:hAnsi="Courier New" w:cs="Courier New"/>
                  <w:color w:val="000000"/>
                  <w:sz w:val="16"/>
                  <w:szCs w:val="16"/>
                </w:rPr>
                <w:delText>”&gt;</w:delText>
              </w:r>
            </w:del>
            <w:ins w:id="7737"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 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color w:val="000000"/>
                <w:rPrChange w:id="7738" w:author="Russell Ott" w:date="2022-05-16T11:47:00Z">
                  <w:rPr>
                    <w:rFonts w:ascii="Calibri" w:hAnsi="Calibri"/>
                    <w:color w:val="000000"/>
                  </w:rPr>
                </w:rPrChange>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color w:val="000000"/>
          <w:rPrChange w:id="7739" w:author="Russell Ott" w:date="2022-05-16T11:47:00Z">
            <w:rPr>
              <w:rFonts w:ascii="Calibri" w:eastAsia="Calibri" w:hAnsi="Calibri"/>
              <w:color w:val="000000"/>
            </w:rPr>
          </w:rPrChange>
        </w:rPr>
      </w:pPr>
    </w:p>
    <w:p w14:paraId="4C11A2DB" w14:textId="77777777" w:rsidR="00A10C4D" w:rsidRPr="00D14360" w:rsidRDefault="00B64F30" w:rsidP="00B505D2">
      <w:pPr>
        <w:spacing w:after="120"/>
        <w:rPr>
          <w:rFonts w:ascii="Times New Roman" w:eastAsia="Calibri" w:hAnsi="Times New Roman"/>
          <w:color w:val="000000"/>
          <w:sz w:val="24"/>
          <w:szCs w:val="24"/>
          <w:rPrChange w:id="7740" w:author="Russell Ott" w:date="2022-05-16T11:47:00Z">
            <w:rPr>
              <w:rFonts w:ascii="Calibri" w:eastAsia="Calibri" w:hAnsi="Calibri"/>
              <w:color w:val="000000"/>
            </w:rPr>
          </w:rPrChange>
        </w:rPr>
      </w:pPr>
      <w:r w:rsidRPr="00D14360">
        <w:rPr>
          <w:b/>
          <w:color w:val="000000"/>
          <w:rPrChange w:id="7741" w:author="Russell Ott" w:date="2022-05-16T11:47:00Z">
            <w:rPr>
              <w:rFonts w:ascii="Calibri" w:eastAsia="Calibri" w:hAnsi="Calibri"/>
              <w:b/>
              <w:color w:val="000000"/>
            </w:rPr>
          </w:rPrChange>
        </w:rPr>
        <w:t>Reference:</w:t>
      </w:r>
      <w:r w:rsidRPr="00D14360">
        <w:rPr>
          <w:color w:val="000000"/>
          <w:rPrChange w:id="7742" w:author="Russell Ott" w:date="2022-05-16T11:47:00Z">
            <w:rPr>
              <w:rFonts w:ascii="Calibri" w:eastAsia="Calibri" w:hAnsi="Calibri"/>
              <w:color w:val="000000"/>
            </w:rPr>
          </w:rPrChange>
        </w:rPr>
        <w:t xml:space="preserve"> </w:t>
      </w:r>
      <w:r w:rsidR="00A10C4D" w:rsidRPr="00D14360">
        <w:rPr>
          <w:color w:val="000000"/>
          <w:rPrChange w:id="7743" w:author="Russell Ott" w:date="2022-05-16T11:47:00Z">
            <w:rPr>
              <w:rFonts w:ascii="Calibri" w:eastAsia="Calibri" w:hAnsi="Calibri"/>
              <w:color w:val="000000"/>
            </w:rPr>
          </w:rPrChange>
        </w:rPr>
        <w:t xml:space="preserve">Appendix A.2 </w:t>
      </w:r>
    </w:p>
    <w:p w14:paraId="5BA190C9" w14:textId="77777777" w:rsidR="00A10C4D" w:rsidRPr="00C64922" w:rsidRDefault="00A10C4D" w:rsidP="00943AA0">
      <w:pPr>
        <w:pStyle w:val="Heading2"/>
      </w:pPr>
      <w:bookmarkStart w:id="7744" w:name="_3p8iper97bo2" w:colFirst="0" w:colLast="0"/>
      <w:bookmarkStart w:id="7745" w:name="_qosxl8pywdbu" w:colFirst="0" w:colLast="0"/>
      <w:bookmarkStart w:id="7746" w:name="_Sections_Defined_in"/>
      <w:bookmarkStart w:id="7747" w:name="_Toc10702524"/>
      <w:bookmarkStart w:id="7748" w:name="_Toc11043610"/>
      <w:bookmarkStart w:id="7749" w:name="_Toc11045600"/>
      <w:bookmarkStart w:id="7750" w:name="_Toc11391270"/>
      <w:bookmarkStart w:id="7751" w:name="_Ref21851322"/>
      <w:bookmarkStart w:id="7752" w:name="_Ref21851333"/>
      <w:bookmarkStart w:id="7753" w:name="_Toc103262671"/>
      <w:bookmarkStart w:id="7754" w:name="_Toc22823416"/>
      <w:bookmarkEnd w:id="7744"/>
      <w:bookmarkEnd w:id="7745"/>
      <w:bookmarkEnd w:id="7746"/>
      <w:r w:rsidRPr="00C64922">
        <w:t>Sections Defined in C-CDA (ordered using SOAP framework)</w:t>
      </w:r>
      <w:bookmarkEnd w:id="7747"/>
      <w:bookmarkEnd w:id="7748"/>
      <w:bookmarkEnd w:id="7749"/>
      <w:bookmarkEnd w:id="7750"/>
      <w:bookmarkEnd w:id="7751"/>
      <w:bookmarkEnd w:id="7752"/>
      <w:bookmarkEnd w:id="7753"/>
      <w:bookmarkEnd w:id="7754"/>
    </w:p>
    <w:p w14:paraId="603C5811" w14:textId="77777777" w:rsidR="00A10C4D" w:rsidRPr="00D14360" w:rsidRDefault="00A10C4D" w:rsidP="00B505D2">
      <w:pPr>
        <w:spacing w:after="120"/>
        <w:rPr>
          <w:rFonts w:ascii="Times New Roman" w:eastAsia="Times New Roman" w:hAnsi="Times New Roman"/>
          <w:sz w:val="24"/>
          <w:szCs w:val="24"/>
          <w:rPrChange w:id="7755" w:author="Russell Ott" w:date="2022-05-16T11:47:00Z">
            <w:rPr>
              <w:rFonts w:ascii="Calibri" w:hAnsi="Calibri"/>
            </w:rPr>
          </w:rPrChange>
        </w:rPr>
      </w:pPr>
      <w:r w:rsidRPr="00D14360">
        <w:rPr>
          <w:rPrChange w:id="7756" w:author="Russell Ott" w:date="2022-05-16T11:47:00Z">
            <w:rPr>
              <w:rFonts w:ascii="Calibri" w:hAnsi="Calibri"/>
            </w:rPr>
          </w:rPrChange>
        </w:rPr>
        <w:t xml:space="preserve">As explained in the Health Story Roundtable presentation titled </w:t>
      </w:r>
      <w:r w:rsidR="00AF5D50" w:rsidRPr="00D14360">
        <w:rPr>
          <w:rPrChange w:id="7757" w:author="Russell Ott" w:date="2022-05-16T11:47:00Z">
            <w:rPr>
              <w:rFonts w:ascii="Calibri" w:hAnsi="Calibri"/>
            </w:rPr>
          </w:rPrChange>
        </w:rPr>
        <w:t>“The Storytelling Power of C-CDA”</w:t>
      </w:r>
      <w:r w:rsidRPr="00D14360">
        <w:rPr>
          <w:rPrChange w:id="7758" w:author="Russell Ott" w:date="2022-05-16T11:47:00Z">
            <w:rPr>
              <w:rFonts w:ascii="Calibri" w:hAnsi="Calibri"/>
            </w:rPr>
          </w:rPrChange>
        </w:rPr>
        <w:t>, understanding the purpose of the C-CDA section templates is not facilitated by considering them in alphabetical order.</w:t>
      </w:r>
      <w:r w:rsidR="009B30E1" w:rsidRPr="00D14360">
        <w:rPr>
          <w:rStyle w:val="FootnoteReference"/>
          <w:rPrChange w:id="7759" w:author="Russell Ott" w:date="2022-05-16T11:47:00Z">
            <w:rPr>
              <w:rStyle w:val="FootnoteReference"/>
              <w:rFonts w:ascii="Calibri" w:hAnsi="Calibri"/>
            </w:rPr>
          </w:rPrChange>
        </w:rPr>
        <w:t xml:space="preserve"> </w:t>
      </w:r>
      <w:r w:rsidR="009B30E1" w:rsidRPr="00D14360">
        <w:rPr>
          <w:rStyle w:val="FootnoteReference"/>
          <w:rPrChange w:id="7760" w:author="Russell Ott" w:date="2022-05-16T11:47:00Z">
            <w:rPr>
              <w:rStyle w:val="FootnoteReference"/>
              <w:rFonts w:ascii="Calibri" w:hAnsi="Calibri"/>
            </w:rPr>
          </w:rPrChange>
        </w:rPr>
        <w:footnoteReference w:id="105"/>
      </w:r>
      <w:r w:rsidRPr="00D14360">
        <w:rPr>
          <w:rPrChange w:id="7761" w:author="Russell Ott" w:date="2022-05-16T11:47:00Z">
            <w:rPr>
              <w:rFonts w:ascii="Calibri" w:hAnsi="Calibri"/>
            </w:rPr>
          </w:rPrChange>
        </w:rPr>
        <w:t xml:space="preserve"> The C-CDA Implementation Guide presents them in alphabetical order to speed access for readers. Considering the C-CDA section templates using the SOAP framework makes it easier to see how these </w:t>
      </w:r>
      <w:r w:rsidRPr="00D14360">
        <w:rPr>
          <w:rPrChange w:id="7762" w:author="Russell Ott" w:date="2022-05-16T11:47:00Z">
            <w:rPr>
              <w:rFonts w:ascii="Calibri" w:hAnsi="Calibri"/>
            </w:rPr>
          </w:rPrChange>
        </w:rPr>
        <w:t>sections can be used in a structured document to express the content of a clinical SOAP note.</w:t>
      </w:r>
    </w:p>
    <w:p w14:paraId="060B7758" w14:textId="77777777" w:rsidR="00A10C4D" w:rsidRPr="00D14360" w:rsidRDefault="00A10C4D" w:rsidP="00AF5D50">
      <w:pPr>
        <w:spacing w:after="240"/>
        <w:rPr>
          <w:rFonts w:ascii="Times New Roman" w:eastAsia="Times New Roman" w:hAnsi="Times New Roman"/>
          <w:sz w:val="24"/>
          <w:szCs w:val="24"/>
          <w:rPrChange w:id="7763" w:author="Russell Ott" w:date="2022-05-16T11:47:00Z">
            <w:rPr>
              <w:rFonts w:ascii="Calibri" w:hAnsi="Calibri"/>
            </w:rPr>
          </w:rPrChange>
        </w:rPr>
      </w:pPr>
      <w:r w:rsidRPr="00D14360">
        <w:rPr>
          <w:rPrChange w:id="7764" w:author="Russell Ott" w:date="2022-05-16T11:47:00Z">
            <w:rPr>
              <w:rFonts w:ascii="Calibri" w:hAnsi="Calibri"/>
            </w:rPr>
          </w:rPrChange>
        </w:rPr>
        <w:t>The application of the SOAP framework does not produce a perfect classification result.  Some sections don’t fit w</w:t>
      </w:r>
      <w:r w:rsidR="00AF5D50" w:rsidRPr="00D14360">
        <w:rPr>
          <w:rPrChange w:id="7765" w:author="Russell Ott" w:date="2022-05-16T11:47:00Z">
            <w:rPr>
              <w:rFonts w:ascii="Calibri" w:hAnsi="Calibri"/>
            </w:rPr>
          </w:rPrChange>
        </w:rPr>
        <w:t>e</w:t>
      </w:r>
      <w:r w:rsidRPr="00D14360">
        <w:rPr>
          <w:rPrChange w:id="7766" w:author="Russell Ott" w:date="2022-05-16T11:47:00Z">
            <w:rPr>
              <w:rFonts w:ascii="Calibri" w:hAnsi="Calibri"/>
            </w:rPr>
          </w:rPrChange>
        </w:rPr>
        <w:t>ll into the SOAP framework. They have been clas</w:t>
      </w:r>
      <w:r w:rsidRPr="00D14360">
        <w:rPr>
          <w:rPrChange w:id="7767" w:author="Russell Ott" w:date="2022-05-16T11:47:00Z">
            <w:rPr>
              <w:rFonts w:ascii="Calibri" w:hAnsi="Calibri"/>
            </w:rPr>
          </w:rPrChange>
        </w:rPr>
        <w:t>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3A3D50">
        <w:tc>
          <w:tcPr>
            <w:tcW w:w="683" w:type="dxa"/>
            <w:tcBorders>
              <w:right w:val="nil"/>
            </w:tcBorders>
            <w:shd w:val="clear" w:color="auto" w:fill="C6D9F1"/>
          </w:tcPr>
          <w:p w14:paraId="00EE256B" w14:textId="42D36383" w:rsidR="00510672" w:rsidRPr="00C64922" w:rsidRDefault="00634398" w:rsidP="00510672">
            <w:pPr>
              <w:pStyle w:val="BodyText"/>
              <w:rPr>
                <w:noProof/>
              </w:rPr>
            </w:pPr>
            <w:del w:id="7768" w:author="Russell Ott" w:date="2022-05-16T11:47:00Z">
              <w:r>
                <w:rPr>
                  <w:noProof/>
                </w:rPr>
                <w:drawing>
                  <wp:anchor distT="0" distB="0" distL="114300" distR="114300" simplePos="0" relativeHeight="251879424" behindDoc="0" locked="0" layoutInCell="1" allowOverlap="1" wp14:anchorId="429D7AD2" wp14:editId="2E7DA926">
                    <wp:simplePos x="0" y="0"/>
                    <wp:positionH relativeFrom="column">
                      <wp:posOffset>-64770</wp:posOffset>
                    </wp:positionH>
                    <wp:positionV relativeFrom="paragraph">
                      <wp:posOffset>0</wp:posOffset>
                    </wp:positionV>
                    <wp:extent cx="323215" cy="323215"/>
                    <wp:effectExtent l="0" t="0" r="0" b="0"/>
                    <wp:wrapNone/>
                    <wp:docPr id="3081"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769" w:author="Russell Ott" w:date="2022-05-16T11:47:00Z">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10C7C">
      <w:pPr>
        <w:pStyle w:val="Heading3"/>
      </w:pPr>
      <w:bookmarkStart w:id="7770" w:name="_Toc10702525"/>
      <w:bookmarkStart w:id="7771" w:name="_Toc11043611"/>
      <w:bookmarkStart w:id="7772" w:name="_Toc11045601"/>
      <w:bookmarkStart w:id="7773" w:name="_Toc11391271"/>
      <w:bookmarkStart w:id="7774" w:name="_Toc103262672"/>
      <w:bookmarkStart w:id="7775" w:name="_Toc22823417"/>
      <w:r w:rsidRPr="00C64922">
        <w:t>Subjective Information</w:t>
      </w:r>
      <w:bookmarkEnd w:id="7770"/>
      <w:bookmarkEnd w:id="7771"/>
      <w:bookmarkEnd w:id="7772"/>
      <w:bookmarkEnd w:id="7773"/>
      <w:bookmarkEnd w:id="7774"/>
      <w:bookmarkEnd w:id="7775"/>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color w:val="FFFFFF"/>
                <w:rPrChange w:id="7776" w:author="Russell Ott" w:date="2022-05-16T11:47:00Z">
                  <w:rPr>
                    <w:rFonts w:ascii="Calibri" w:hAnsi="Calibri"/>
                    <w:color w:val="FFFFFF"/>
                  </w:rPr>
                </w:rPrChange>
              </w:rPr>
            </w:pPr>
            <w:bookmarkStart w:id="7777" w:name="_hzpuy3ae5jd5" w:colFirst="0" w:colLast="0"/>
            <w:bookmarkEnd w:id="7777"/>
            <w:r w:rsidRPr="00D14360">
              <w:rPr>
                <w:b/>
                <w:color w:val="FFFFFF"/>
                <w:rPrChange w:id="7778" w:author="Russell Ott" w:date="2022-05-16T11:47:00Z">
                  <w:rPr>
                    <w:rFonts w:ascii="Calibri" w:hAnsi="Calibri"/>
                    <w:b/>
                    <w:color w:val="FFFFFF"/>
                  </w:rPr>
                </w:rPrChange>
              </w:rPr>
              <w:t>Section Name</w:t>
            </w:r>
          </w:p>
          <w:p w14:paraId="70E1741D" w14:textId="77777777" w:rsidR="001941AF" w:rsidRPr="00D14360" w:rsidRDefault="001941AF" w:rsidP="001941AF">
            <w:pPr>
              <w:rPr>
                <w:rFonts w:ascii="Calibri Light" w:eastAsia="Times New Roman" w:hAnsi="Calibri Light"/>
                <w:b/>
                <w:color w:val="FFFFFF"/>
                <w:sz w:val="24"/>
                <w:szCs w:val="24"/>
                <w:rPrChange w:id="7779" w:author="Russell Ott" w:date="2022-05-16T11:47:00Z">
                  <w:rPr>
                    <w:rFonts w:ascii="Calibri Light" w:hAnsi="Calibri Light"/>
                    <w:b/>
                    <w:color w:val="FFFFFF"/>
                    <w:sz w:val="20"/>
                  </w:rPr>
                </w:rPrChange>
              </w:rPr>
            </w:pPr>
            <w:r w:rsidRPr="00D14360">
              <w:rPr>
                <w:rFonts w:ascii="Calibri Light" w:hAnsi="Calibri Light"/>
                <w:b/>
                <w:color w:val="FFFFFF"/>
                <w:rPrChange w:id="7780" w:author="Russell Ott" w:date="2022-05-16T11:47:00Z">
                  <w:rPr>
                    <w:rFonts w:ascii="Calibri Light" w:hAnsi="Calibri Light"/>
                    <w:b/>
                    <w:color w:val="FFFFFF"/>
                    <w:sz w:val="20"/>
                  </w:rPr>
                </w:rPrChange>
              </w:rPr>
              <w:t>LONIC</w:t>
            </w:r>
          </w:p>
          <w:p w14:paraId="14305EC5" w14:textId="77777777" w:rsidR="001941AF" w:rsidRPr="00D14360" w:rsidRDefault="001941AF">
            <w:pPr>
              <w:rPr>
                <w:rFonts w:ascii="Times New Roman" w:eastAsia="Times New Roman" w:hAnsi="Times New Roman"/>
                <w:b/>
                <w:color w:val="FFFFFF"/>
                <w:sz w:val="24"/>
                <w:szCs w:val="24"/>
                <w:rPrChange w:id="7781" w:author="Russell Ott" w:date="2022-05-16T11:47:00Z">
                  <w:rPr>
                    <w:rFonts w:ascii="Calibri" w:hAnsi="Calibri"/>
                    <w:b/>
                    <w:color w:val="FFFFFF"/>
                  </w:rPr>
                </w:rPrChange>
              </w:rPr>
            </w:pPr>
            <w:r w:rsidRPr="00D14360">
              <w:rPr>
                <w:rFonts w:ascii="Calibri Light" w:hAnsi="Calibri Light"/>
                <w:b/>
                <w:color w:val="FFFFFF"/>
                <w:rPrChange w:id="7782" w:author="Russell Ott" w:date="2022-05-16T11:47:00Z">
                  <w:rPr>
                    <w:rFonts w:ascii="Calibri Light" w:hAnsi="Calibri Light"/>
                    <w:b/>
                    <w:color w:val="FFFFFF"/>
                    <w:sz w:val="20"/>
                  </w:rPr>
                </w:rPrChange>
              </w:rPr>
              <w:t>OID</w:t>
            </w:r>
          </w:p>
        </w:tc>
        <w:tc>
          <w:tcPr>
            <w:tcW w:w="5765" w:type="dxa"/>
            <w:shd w:val="clear" w:color="auto" w:fill="4F81BD"/>
          </w:tcPr>
          <w:p w14:paraId="1EB06424" w14:textId="77777777" w:rsidR="00510672" w:rsidRPr="00D14360" w:rsidRDefault="00510672" w:rsidP="00D14360">
            <w:pPr>
              <w:spacing w:after="120"/>
              <w:rPr>
                <w:rFonts w:ascii="Times New Roman" w:eastAsia="Times New Roman" w:hAnsi="Times New Roman"/>
                <w:b/>
                <w:color w:val="FFFFFF"/>
                <w:sz w:val="24"/>
                <w:szCs w:val="24"/>
                <w:rPrChange w:id="7783" w:author="Russell Ott" w:date="2022-05-16T11:47:00Z">
                  <w:rPr>
                    <w:rFonts w:ascii="Calibri" w:hAnsi="Calibri"/>
                    <w:b/>
                    <w:color w:val="FFFFFF"/>
                  </w:rPr>
                </w:rPrChange>
              </w:rPr>
            </w:pPr>
            <w:r w:rsidRPr="00D14360">
              <w:rPr>
                <w:b/>
                <w:color w:val="FFFFFF"/>
                <w:rPrChange w:id="7784" w:author="Russell Ott" w:date="2022-05-16T11:47:00Z">
                  <w:rPr>
                    <w:rFonts w:ascii="Calibri" w:hAnsi="Calibri"/>
                    <w:b/>
                    <w:color w:val="FFFFFF"/>
                  </w:rPr>
                </w:rPrChange>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PrChange w:id="7785" w:author="Russell Ott" w:date="2022-05-16T11:47:00Z">
                  <w:rPr>
                    <w:rFonts w:ascii="Calibri" w:hAnsi="Calibri"/>
                    <w:sz w:val="20"/>
                  </w:rPr>
                </w:rPrChange>
              </w:rPr>
            </w:pPr>
            <w:r w:rsidRPr="00D14360">
              <w:rPr>
                <w:b/>
                <w:rPrChange w:id="7786" w:author="Russell Ott" w:date="2022-05-16T11:47:00Z">
                  <w:rPr>
                    <w:rFonts w:ascii="Calibri" w:hAnsi="Calibri"/>
                    <w:b/>
                    <w:sz w:val="20"/>
                  </w:rPr>
                </w:rPrChange>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b/>
                <w:rPrChange w:id="7787" w:author="Russell Ott" w:date="2022-05-16T11:47: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eastAsia="Times New Roman" w:hAnsi="Calibri Light"/>
                <w:sz w:val="24"/>
                <w:szCs w:val="24"/>
                <w:rPrChange w:id="7788" w:author="Russell Ott" w:date="2022-05-16T11:47:00Z">
                  <w:rPr>
                    <w:rFonts w:ascii="Calibri Light" w:hAnsi="Calibri Light"/>
                    <w:sz w:val="20"/>
                  </w:rPr>
                </w:rPrChange>
              </w:rPr>
            </w:pPr>
            <w:r w:rsidRPr="00D14360">
              <w:rPr>
                <w:rFonts w:ascii="Calibri Light" w:hAnsi="Calibri Light"/>
                <w:rPrChange w:id="7789" w:author="Russell Ott" w:date="2022-05-16T11:47:00Z">
                  <w:rPr>
                    <w:rFonts w:ascii="Calibri Light" w:hAnsi="Calibri Light"/>
                    <w:sz w:val="20"/>
                  </w:rPr>
                </w:rPrChange>
              </w:rPr>
              <w:t xml:space="preserve">This section </w:t>
            </w:r>
            <w:r w:rsidR="00510672" w:rsidRPr="00D14360">
              <w:rPr>
                <w:rFonts w:ascii="Calibri Light" w:hAnsi="Calibri Light"/>
                <w:rPrChange w:id="7790" w:author="Russell Ott" w:date="2022-05-16T11:47:00Z">
                  <w:rPr>
                    <w:rFonts w:ascii="Calibri Light" w:hAnsi="Calibri Light"/>
                    <w:sz w:val="20"/>
                  </w:rPr>
                </w:rPrChange>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PrChange w:id="7791" w:author="Russell Ott" w:date="2022-05-16T11:47:00Z">
                  <w:rPr>
                    <w:rFonts w:ascii="Calibri" w:hAnsi="Calibri"/>
                    <w:sz w:val="20"/>
                  </w:rPr>
                </w:rPrChange>
              </w:rPr>
            </w:pPr>
            <w:r w:rsidRPr="00D14360">
              <w:rPr>
                <w:b/>
                <w:rPrChange w:id="7792" w:author="Russell Ott" w:date="2022-05-16T11:47:00Z">
                  <w:rPr>
                    <w:rFonts w:ascii="Calibri" w:hAnsi="Calibri"/>
                    <w:b/>
                    <w:sz w:val="20"/>
                  </w:rPr>
                </w:rPrChange>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b/>
                <w:rPrChange w:id="7793" w:author="Russell Ott" w:date="2022-05-16T11:47:00Z">
                  <w:rPr>
                    <w:rFonts w:ascii="Calibri Light" w:hAnsi="Calibri Light"/>
                    <w:b/>
                    <w:sz w:val="20"/>
                  </w:rPr>
                </w:rPrChange>
              </w:rPr>
            </w:pPr>
          </w:p>
        </w:tc>
        <w:tc>
          <w:tcPr>
            <w:tcW w:w="5765" w:type="dxa"/>
            <w:shd w:val="clear" w:color="auto" w:fill="auto"/>
          </w:tcPr>
          <w:p w14:paraId="1E9147E1" w14:textId="77777777" w:rsidR="00510672" w:rsidRPr="00D14360" w:rsidRDefault="00510672" w:rsidP="00510672">
            <w:pPr>
              <w:rPr>
                <w:rFonts w:ascii="Calibri Light" w:eastAsia="Times New Roman" w:hAnsi="Calibri Light"/>
                <w:sz w:val="24"/>
                <w:szCs w:val="24"/>
                <w:rPrChange w:id="7794" w:author="Russell Ott" w:date="2022-05-16T11:47:00Z">
                  <w:rPr>
                    <w:rFonts w:ascii="Calibri Light" w:hAnsi="Calibri Light"/>
                    <w:sz w:val="20"/>
                  </w:rPr>
                </w:rPrChange>
              </w:rPr>
            </w:pPr>
            <w:r w:rsidRPr="00D14360">
              <w:rPr>
                <w:rFonts w:ascii="Calibri Light" w:hAnsi="Calibri Light"/>
                <w:rPrChange w:id="7795" w:author="Russell Ott" w:date="2022-05-16T11:47:00Z">
                  <w:rPr>
                    <w:rFonts w:ascii="Calibri Light" w:hAnsi="Calibri Light"/>
                    <w:sz w:val="20"/>
                  </w:rPr>
                </w:rPrChange>
              </w:rPr>
              <w:t xml:space="preserve">This section records the patient’s reason for the </w:t>
            </w:r>
            <w:r w:rsidR="00271771" w:rsidRPr="00D14360">
              <w:rPr>
                <w:rFonts w:ascii="Calibri Light" w:hAnsi="Calibri Light"/>
                <w:rPrChange w:id="7796" w:author="Russell Ott" w:date="2022-05-16T11:47:00Z">
                  <w:rPr>
                    <w:rFonts w:ascii="Calibri Light" w:hAnsi="Calibri Light"/>
                    <w:sz w:val="20"/>
                  </w:rPr>
                </w:rPrChange>
              </w:rPr>
              <w:t>pati</w:t>
            </w:r>
            <w:r w:rsidR="00271771">
              <w:rPr>
                <w:rFonts w:ascii="Calibri Light" w:hAnsi="Calibri Light"/>
                <w:rPrChange w:id="7797" w:author="Russell Ott" w:date="2022-05-16T11:47:00Z">
                  <w:rPr>
                    <w:rFonts w:ascii="Calibri Light" w:hAnsi="Calibri Light"/>
                    <w:sz w:val="20"/>
                  </w:rPr>
                </w:rPrChange>
              </w:rPr>
              <w:t>e</w:t>
            </w:r>
            <w:r w:rsidR="00271771" w:rsidRPr="00D14360">
              <w:rPr>
                <w:rFonts w:ascii="Calibri Light" w:hAnsi="Calibri Light"/>
                <w:rPrChange w:id="7798" w:author="Russell Ott" w:date="2022-05-16T11:47:00Z">
                  <w:rPr>
                    <w:rFonts w:ascii="Calibri Light" w:hAnsi="Calibri Light"/>
                    <w:sz w:val="20"/>
                  </w:rPr>
                </w:rPrChange>
              </w:rPr>
              <w:t>nts’</w:t>
            </w:r>
            <w:r w:rsidRPr="00D14360">
              <w:rPr>
                <w:rFonts w:ascii="Calibri Light" w:hAnsi="Calibri Light"/>
                <w:rPrChange w:id="7799" w:author="Russell Ott" w:date="2022-05-16T11:47:00Z">
                  <w:rPr>
                    <w:rFonts w:ascii="Calibri Light" w:hAnsi="Calibri Light"/>
                    <w:sz w:val="20"/>
                  </w:rPr>
                </w:rPrChange>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PrChange w:id="7800" w:author="Russell Ott" w:date="2022-05-16T11:47:00Z">
                  <w:rPr>
                    <w:rFonts w:ascii="Calibri" w:hAnsi="Calibri"/>
                    <w:sz w:val="20"/>
                  </w:rPr>
                </w:rPrChange>
              </w:rPr>
            </w:pPr>
            <w:r w:rsidRPr="00D14360">
              <w:rPr>
                <w:b/>
                <w:rPrChange w:id="7801" w:author="Russell Ott" w:date="2022-05-16T11:47:00Z">
                  <w:rPr>
                    <w:rFonts w:ascii="Calibri" w:hAnsi="Calibri"/>
                    <w:b/>
                    <w:sz w:val="20"/>
                  </w:rPr>
                </w:rPrChange>
              </w:rPr>
              <w:t xml:space="preserve">Reason for </w:t>
            </w:r>
            <w:r w:rsidRPr="00D14360">
              <w:rPr>
                <w:b/>
                <w:rPrChange w:id="7802" w:author="Russell Ott" w:date="2022-05-16T11:47:00Z">
                  <w:rPr>
                    <w:rFonts w:ascii="Calibri" w:hAnsi="Calibri"/>
                    <w:b/>
                    <w:sz w:val="20"/>
                  </w:rPr>
                </w:rPrChange>
              </w:rPr>
              <w:t>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b/>
                <w:rPrChange w:id="7803" w:author="Russell Ott" w:date="2022-05-16T11:47: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eastAsia="Times New Roman" w:hAnsi="Calibri Light"/>
                <w:sz w:val="24"/>
                <w:szCs w:val="24"/>
                <w:rPrChange w:id="7804" w:author="Russell Ott" w:date="2022-05-16T11:47:00Z">
                  <w:rPr>
                    <w:rFonts w:ascii="Calibri Light" w:hAnsi="Calibri Light"/>
                    <w:sz w:val="20"/>
                  </w:rPr>
                </w:rPrChange>
              </w:rPr>
            </w:pPr>
            <w:r w:rsidRPr="00D14360">
              <w:rPr>
                <w:rFonts w:ascii="Calibri Light" w:hAnsi="Calibri Light"/>
                <w:rPrChange w:id="7805" w:author="Russell Ott" w:date="2022-05-16T11:47:00Z">
                  <w:rPr>
                    <w:rFonts w:ascii="Calibri Light" w:hAnsi="Calibri Light"/>
                    <w:sz w:val="20"/>
                  </w:rPr>
                </w:rPrChange>
              </w:rPr>
              <w:t>This section describes the clinical reason why a provider is sending a patient to another provider for care. The reason for referral may become the reason for visit documented by the receiving pro</w:t>
            </w:r>
            <w:r w:rsidRPr="00D14360">
              <w:rPr>
                <w:rFonts w:ascii="Calibri Light" w:hAnsi="Calibri Light"/>
                <w:rPrChange w:id="7806" w:author="Russell Ott" w:date="2022-05-16T11:47:00Z">
                  <w:rPr>
                    <w:rFonts w:ascii="Calibri Light" w:hAnsi="Calibri Light"/>
                    <w:sz w:val="20"/>
                  </w:rPr>
                </w:rPrChange>
              </w:rPr>
              <w:t>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PrChange w:id="7807" w:author="Russell Ott" w:date="2022-05-16T11:47:00Z">
                  <w:rPr>
                    <w:rFonts w:ascii="Calibri" w:hAnsi="Calibri"/>
                    <w:sz w:val="20"/>
                  </w:rPr>
                </w:rPrChange>
              </w:rPr>
            </w:pPr>
            <w:r w:rsidRPr="00D14360">
              <w:rPr>
                <w:b/>
                <w:rPrChange w:id="7808" w:author="Russell Ott" w:date="2022-05-16T11:47:00Z">
                  <w:rPr>
                    <w:rFonts w:ascii="Calibri" w:hAnsi="Calibri"/>
                    <w:b/>
                    <w:sz w:val="20"/>
                  </w:rPr>
                </w:rPrChange>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b/>
                <w:rPrChange w:id="7809" w:author="Russell Ott" w:date="2022-05-16T11:47:00Z">
                  <w:rPr>
                    <w:rFonts w:ascii="Calibri Light" w:hAnsi="Calibri Light"/>
                    <w:b/>
                    <w:sz w:val="20"/>
                  </w:rPr>
                </w:rPrChange>
              </w:rPr>
            </w:pPr>
          </w:p>
        </w:tc>
        <w:tc>
          <w:tcPr>
            <w:tcW w:w="5765" w:type="dxa"/>
            <w:shd w:val="clear" w:color="auto" w:fill="auto"/>
          </w:tcPr>
          <w:p w14:paraId="5B857269" w14:textId="77777777" w:rsidR="00510672" w:rsidRPr="00D14360" w:rsidRDefault="00510672" w:rsidP="00510672">
            <w:pPr>
              <w:rPr>
                <w:rFonts w:ascii="Calibri Light" w:eastAsia="Times New Roman" w:hAnsi="Calibri Light"/>
                <w:sz w:val="24"/>
                <w:szCs w:val="24"/>
                <w:rPrChange w:id="7810" w:author="Russell Ott" w:date="2022-05-16T11:47:00Z">
                  <w:rPr>
                    <w:rFonts w:ascii="Calibri Light" w:hAnsi="Calibri Light"/>
                    <w:sz w:val="20"/>
                  </w:rPr>
                </w:rPrChange>
              </w:rPr>
            </w:pPr>
            <w:r w:rsidRPr="00D14360">
              <w:rPr>
                <w:rFonts w:ascii="Calibri Light" w:hAnsi="Calibri Light"/>
                <w:rPrChange w:id="7811" w:author="Russell Ott" w:date="2022-05-16T11:47:00Z">
                  <w:rPr>
                    <w:rFonts w:ascii="Calibri Light" w:hAnsi="Calibri Light"/>
                    <w:sz w:val="20"/>
                  </w:rPr>
                </w:rPrChange>
              </w:rPr>
              <w:t xml:space="preserve">This section records the </w:t>
            </w:r>
            <w:r w:rsidR="00271771" w:rsidRPr="00D14360">
              <w:rPr>
                <w:rFonts w:ascii="Calibri Light" w:hAnsi="Calibri Light"/>
                <w:rPrChange w:id="7812" w:author="Russell Ott" w:date="2022-05-16T11:47:00Z">
                  <w:rPr>
                    <w:rFonts w:ascii="Calibri Light" w:hAnsi="Calibri Light"/>
                    <w:sz w:val="20"/>
                  </w:rPr>
                </w:rPrChange>
              </w:rPr>
              <w:t>pati</w:t>
            </w:r>
            <w:r w:rsidR="00271771">
              <w:rPr>
                <w:rFonts w:ascii="Calibri Light" w:hAnsi="Calibri Light"/>
                <w:rPrChange w:id="7813" w:author="Russell Ott" w:date="2022-05-16T11:47:00Z">
                  <w:rPr>
                    <w:rFonts w:ascii="Calibri Light" w:hAnsi="Calibri Light"/>
                    <w:sz w:val="20"/>
                  </w:rPr>
                </w:rPrChange>
              </w:rPr>
              <w:t>e</w:t>
            </w:r>
            <w:r w:rsidR="00271771" w:rsidRPr="00D14360">
              <w:rPr>
                <w:rFonts w:ascii="Calibri Light" w:hAnsi="Calibri Light"/>
                <w:rPrChange w:id="7814" w:author="Russell Ott" w:date="2022-05-16T11:47:00Z">
                  <w:rPr>
                    <w:rFonts w:ascii="Calibri Light" w:hAnsi="Calibri Light"/>
                    <w:sz w:val="20"/>
                  </w:rPr>
                </w:rPrChange>
              </w:rPr>
              <w:t>nt’s</w:t>
            </w:r>
            <w:r w:rsidRPr="00D14360">
              <w:rPr>
                <w:rFonts w:ascii="Calibri Light" w:hAnsi="Calibri Light"/>
                <w:rPrChange w:id="7815" w:author="Russell Ott" w:date="2022-05-16T11:47:00Z">
                  <w:rPr>
                    <w:rFonts w:ascii="Calibri Light" w:hAnsi="Calibri Light"/>
                    <w:sz w:val="20"/>
                  </w:rPr>
                </w:rPrChange>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PrChange w:id="7816" w:author="Russell Ott" w:date="2022-05-16T11:47:00Z">
                  <w:rPr>
                    <w:rFonts w:ascii="Calibri" w:hAnsi="Calibri"/>
                    <w:sz w:val="20"/>
                  </w:rPr>
                </w:rPrChange>
              </w:rPr>
            </w:pPr>
            <w:r w:rsidRPr="00D14360">
              <w:rPr>
                <w:b/>
                <w:rPrChange w:id="7817" w:author="Russell Ott" w:date="2022-05-16T11:47:00Z">
                  <w:rPr>
                    <w:rFonts w:ascii="Calibri" w:hAnsi="Calibri"/>
                    <w:b/>
                    <w:sz w:val="20"/>
                  </w:rPr>
                </w:rPrChange>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b/>
                <w:rPrChange w:id="7818" w:author="Russell Ott" w:date="2022-05-16T11:47: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eastAsia="Times New Roman" w:hAnsi="Calibri Light"/>
                <w:sz w:val="24"/>
                <w:szCs w:val="24"/>
                <w:rPrChange w:id="7819" w:author="Russell Ott" w:date="2022-05-16T11:47:00Z">
                  <w:rPr>
                    <w:rFonts w:ascii="Calibri Light" w:hAnsi="Calibri Light"/>
                    <w:sz w:val="20"/>
                  </w:rPr>
                </w:rPrChange>
              </w:rPr>
            </w:pPr>
            <w:r w:rsidRPr="00D14360">
              <w:rPr>
                <w:rFonts w:ascii="Calibri Light" w:hAnsi="Calibri Light"/>
                <w:rPrChange w:id="7820" w:author="Russell Ott" w:date="2022-05-16T11:47:00Z">
                  <w:rPr>
                    <w:rFonts w:ascii="Calibri Light" w:hAnsi="Calibri Light"/>
                    <w:sz w:val="20"/>
                  </w:rPr>
                </w:rPrChange>
              </w:rPr>
              <w:t xml:space="preserve">This section records the </w:t>
            </w:r>
            <w:r w:rsidR="00271771" w:rsidRPr="00D14360">
              <w:rPr>
                <w:rFonts w:ascii="Calibri Light" w:hAnsi="Calibri Light"/>
                <w:rPrChange w:id="7821" w:author="Russell Ott" w:date="2022-05-16T11:47:00Z">
                  <w:rPr>
                    <w:rFonts w:ascii="Calibri Light" w:hAnsi="Calibri Light"/>
                    <w:sz w:val="20"/>
                  </w:rPr>
                </w:rPrChange>
              </w:rPr>
              <w:t>pati</w:t>
            </w:r>
            <w:r w:rsidR="00271771">
              <w:rPr>
                <w:rFonts w:ascii="Calibri Light" w:hAnsi="Calibri Light"/>
                <w:rPrChange w:id="7822" w:author="Russell Ott" w:date="2022-05-16T11:47:00Z">
                  <w:rPr>
                    <w:rFonts w:ascii="Calibri Light" w:hAnsi="Calibri Light"/>
                    <w:sz w:val="20"/>
                  </w:rPr>
                </w:rPrChange>
              </w:rPr>
              <w:t>e</w:t>
            </w:r>
            <w:r w:rsidR="00271771" w:rsidRPr="00D14360">
              <w:rPr>
                <w:rFonts w:ascii="Calibri Light" w:hAnsi="Calibri Light"/>
                <w:rPrChange w:id="7823" w:author="Russell Ott" w:date="2022-05-16T11:47:00Z">
                  <w:rPr>
                    <w:rFonts w:ascii="Calibri Light" w:hAnsi="Calibri Light"/>
                    <w:sz w:val="20"/>
                  </w:rPr>
                </w:rPrChange>
              </w:rPr>
              <w:t>nt’s</w:t>
            </w:r>
            <w:r w:rsidRPr="00D14360">
              <w:rPr>
                <w:rFonts w:ascii="Calibri Light" w:hAnsi="Calibri Light"/>
                <w:rPrChange w:id="7824" w:author="Russell Ott" w:date="2022-05-16T11:47:00Z">
                  <w:rPr>
                    <w:rFonts w:ascii="Calibri Light" w:hAnsi="Calibri Light"/>
                    <w:sz w:val="20"/>
                  </w:rPr>
                </w:rPrChange>
              </w:rPr>
              <w:t xml:space="preserve"> chief complaint (the patient’s own description) and/or the reason for the </w:t>
            </w:r>
            <w:r w:rsidR="00271771" w:rsidRPr="00D14360">
              <w:rPr>
                <w:rFonts w:ascii="Calibri Light" w:hAnsi="Calibri Light"/>
                <w:rPrChange w:id="7825" w:author="Russell Ott" w:date="2022-05-16T11:47:00Z">
                  <w:rPr>
                    <w:rFonts w:ascii="Calibri Light" w:hAnsi="Calibri Light"/>
                    <w:sz w:val="20"/>
                  </w:rPr>
                </w:rPrChange>
              </w:rPr>
              <w:t>pati</w:t>
            </w:r>
            <w:r w:rsidR="00271771">
              <w:rPr>
                <w:rFonts w:ascii="Calibri Light" w:hAnsi="Calibri Light"/>
                <w:rPrChange w:id="7826" w:author="Russell Ott" w:date="2022-05-16T11:47:00Z">
                  <w:rPr>
                    <w:rFonts w:ascii="Calibri Light" w:hAnsi="Calibri Light"/>
                    <w:sz w:val="20"/>
                  </w:rPr>
                </w:rPrChange>
              </w:rPr>
              <w:t>e</w:t>
            </w:r>
            <w:r w:rsidR="00271771" w:rsidRPr="00D14360">
              <w:rPr>
                <w:rFonts w:ascii="Calibri Light" w:hAnsi="Calibri Light"/>
                <w:rPrChange w:id="7827" w:author="Russell Ott" w:date="2022-05-16T11:47:00Z">
                  <w:rPr>
                    <w:rFonts w:ascii="Calibri Light" w:hAnsi="Calibri Light"/>
                    <w:sz w:val="20"/>
                  </w:rPr>
                </w:rPrChange>
              </w:rPr>
              <w:t>nt’s</w:t>
            </w:r>
            <w:r w:rsidRPr="00D14360">
              <w:rPr>
                <w:rFonts w:ascii="Calibri Light" w:hAnsi="Calibri Light"/>
                <w:rPrChange w:id="7828" w:author="Russell Ott" w:date="2022-05-16T11:47:00Z">
                  <w:rPr>
                    <w:rFonts w:ascii="Calibri Light" w:hAnsi="Calibri Light"/>
                    <w:sz w:val="20"/>
                  </w:rPr>
                </w:rPrChange>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eastAsia="Times New Roman" w:hAnsi="Calibri Light"/>
                <w:sz w:val="24"/>
                <w:szCs w:val="24"/>
                <w:rPrChange w:id="7829" w:author="Russell Ott" w:date="2022-05-16T11:47:00Z">
                  <w:rPr>
                    <w:rFonts w:ascii="Calibri Light" w:hAnsi="Calibri Light"/>
                    <w:sz w:val="20"/>
                  </w:rPr>
                </w:rPrChange>
              </w:rPr>
            </w:pPr>
            <w:r w:rsidRPr="00AE350D">
              <w:rPr>
                <w:b/>
                <w:color w:val="000000"/>
                <w:shd w:val="clear" w:color="auto" w:fill="FFFFFF"/>
                <w:rPrChange w:id="7830" w:author="Russell Ott" w:date="2022-05-16T11:47:00Z">
                  <w:rPr>
                    <w:rFonts w:ascii="Calibri" w:hAnsi="Calibri"/>
                    <w:b/>
                    <w:color w:val="000000"/>
                    <w:sz w:val="20"/>
                    <w:shd w:val="clear" w:color="auto" w:fill="FFFFFF"/>
                  </w:rPr>
                </w:rPrChange>
              </w:rPr>
              <w:t>Reference:</w:t>
            </w:r>
            <w:r w:rsidRPr="00AE350D">
              <w:rPr>
                <w:color w:val="000000"/>
                <w:shd w:val="clear" w:color="auto" w:fill="FFFFFF"/>
                <w:rPrChange w:id="7831" w:author="Russell Ott" w:date="2022-05-16T11:47:00Z">
                  <w:rPr>
                    <w:rFonts w:ascii="Calibri" w:hAnsi="Calibri"/>
                    <w:color w:val="000000"/>
                    <w:sz w:val="20"/>
                    <w:shd w:val="clear" w:color="auto" w:fill="FFFFFF"/>
                  </w:rPr>
                </w:rPrChange>
              </w:rPr>
              <w:t xml:space="preserve"> </w:t>
            </w:r>
            <w:r w:rsidR="001A0138">
              <w:fldChar w:fldCharType="begin"/>
            </w:r>
            <w:r w:rsidR="001A0138">
              <w:instrText xml:space="preserve"> HYPERLINK \l "_Sections_Defined_in" </w:instrText>
            </w:r>
            <w:r w:rsidR="001A0138">
              <w:fldChar w:fldCharType="separate"/>
            </w:r>
            <w:r w:rsidRPr="00AD08FB">
              <w:rPr>
                <w:rStyle w:val="Hyperlink"/>
                <w:rFonts w:ascii="Calibri Light" w:hAnsi="Calibri Light"/>
                <w:color w:val="000000"/>
                <w:u w:val="none"/>
                <w:shd w:val="clear" w:color="auto" w:fill="FFFFFF"/>
                <w:rPrChange w:id="7832" w:author="Russell Ott" w:date="2022-05-16T11:47:00Z">
                  <w:rPr>
                    <w:rStyle w:val="Hyperlink"/>
                    <w:rFonts w:ascii="Calibri Light" w:hAnsi="Calibri Light"/>
                    <w:color w:val="000000"/>
                    <w:sz w:val="20"/>
                    <w:u w:val="none"/>
                    <w:shd w:val="clear" w:color="auto" w:fill="FFFFFF"/>
                  </w:rPr>
                </w:rPrChange>
              </w:rPr>
              <w:t>Chapter 4.3 Sections Defined in C-CDA</w:t>
            </w:r>
            <w:r w:rsidR="001A0138">
              <w:rPr>
                <w:rStyle w:val="Hyperlink"/>
                <w:rFonts w:ascii="Calibri Light" w:hAnsi="Calibri Light"/>
                <w:color w:val="000000"/>
                <w:u w:val="none"/>
                <w:shd w:val="clear" w:color="auto" w:fill="FFFFFF"/>
                <w:rPrChange w:id="7833" w:author="Russell Ott" w:date="2022-05-16T11:47:00Z">
                  <w:rPr>
                    <w:rStyle w:val="Hyperlink"/>
                    <w:rFonts w:ascii="Calibri Light" w:hAnsi="Calibri Light"/>
                    <w:color w:val="000000"/>
                    <w:sz w:val="20"/>
                    <w:u w:val="none"/>
                    <w:shd w:val="clear" w:color="auto" w:fill="FFFFFF"/>
                  </w:rPr>
                </w:rPrChange>
              </w:rPr>
              <w:fldChar w:fldCharType="end"/>
            </w:r>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PrChange w:id="7834" w:author="Russell Ott" w:date="2022-05-16T11:47:00Z">
                  <w:rPr>
                    <w:rFonts w:ascii="Calibri" w:hAnsi="Calibri"/>
                    <w:sz w:val="20"/>
                  </w:rPr>
                </w:rPrChange>
              </w:rPr>
            </w:pPr>
            <w:r w:rsidRPr="00D14360">
              <w:rPr>
                <w:b/>
                <w:rPrChange w:id="7835" w:author="Russell Ott" w:date="2022-05-16T11:47:00Z">
                  <w:rPr>
                    <w:rFonts w:ascii="Calibri" w:hAnsi="Calibri"/>
                    <w:b/>
                    <w:sz w:val="20"/>
                  </w:rPr>
                </w:rPrChange>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b/>
                <w:rPrChange w:id="7836" w:author="Russell Ott" w:date="2022-05-16T11:47:00Z">
                  <w:rPr>
                    <w:rFonts w:ascii="Calibri Light" w:hAnsi="Calibri Light"/>
                    <w:b/>
                    <w:sz w:val="20"/>
                  </w:rPr>
                </w:rPrChange>
              </w:rPr>
            </w:pPr>
          </w:p>
        </w:tc>
        <w:tc>
          <w:tcPr>
            <w:tcW w:w="5765" w:type="dxa"/>
            <w:shd w:val="clear" w:color="auto" w:fill="auto"/>
          </w:tcPr>
          <w:p w14:paraId="03A8A508" w14:textId="77777777" w:rsidR="00863460" w:rsidRDefault="00510672" w:rsidP="00510672">
            <w:pPr>
              <w:rPr>
                <w:rFonts w:ascii="Calibri Light" w:eastAsia="Times New Roman" w:hAnsi="Calibri Light"/>
                <w:sz w:val="24"/>
                <w:szCs w:val="24"/>
                <w:rPrChange w:id="7837" w:author="Russell Ott" w:date="2022-05-16T11:47:00Z">
                  <w:rPr>
                    <w:rFonts w:ascii="Calibri Light" w:hAnsi="Calibri Light"/>
                    <w:sz w:val="20"/>
                  </w:rPr>
                </w:rPrChange>
              </w:rPr>
            </w:pPr>
            <w:r w:rsidRPr="00D14360">
              <w:rPr>
                <w:rFonts w:ascii="Calibri Light" w:hAnsi="Calibri Light"/>
                <w:rPrChange w:id="7838" w:author="Russell Ott" w:date="2022-05-16T11:47:00Z">
                  <w:rPr>
                    <w:rFonts w:ascii="Calibri Light" w:hAnsi="Calibri Light"/>
                    <w:sz w:val="20"/>
                  </w:rPr>
                </w:rPrChange>
              </w:rPr>
              <w:t>This section contains data describing an interest or worry about a health state or process that could possibly require attention, intervention, or management. A Health Concern is a health-related matter that is of interest,</w:t>
            </w:r>
            <w:r w:rsidRPr="00D14360">
              <w:rPr>
                <w:rFonts w:ascii="Calibri Light" w:hAnsi="Calibri Light"/>
                <w:rPrChange w:id="7839" w:author="Russell Ott" w:date="2022-05-16T11:47:00Z">
                  <w:rPr>
                    <w:rFonts w:ascii="Calibri Light" w:hAnsi="Calibri Light"/>
                    <w:sz w:val="20"/>
                  </w:rPr>
                </w:rPrChange>
              </w:rPr>
              <w:t xml:space="preserve"> importance or worry to someone, who may be the patient, </w:t>
            </w:r>
            <w:r w:rsidR="00271771" w:rsidRPr="00D14360">
              <w:rPr>
                <w:rFonts w:ascii="Calibri Light" w:hAnsi="Calibri Light"/>
                <w:rPrChange w:id="7840" w:author="Russell Ott" w:date="2022-05-16T11:47:00Z">
                  <w:rPr>
                    <w:rFonts w:ascii="Calibri Light" w:hAnsi="Calibri Light"/>
                    <w:sz w:val="20"/>
                  </w:rPr>
                </w:rPrChange>
              </w:rPr>
              <w:t>pati</w:t>
            </w:r>
            <w:r w:rsidR="00271771">
              <w:rPr>
                <w:rFonts w:ascii="Calibri Light" w:hAnsi="Calibri Light"/>
                <w:rPrChange w:id="7841" w:author="Russell Ott" w:date="2022-05-16T11:47:00Z">
                  <w:rPr>
                    <w:rFonts w:ascii="Calibri Light" w:hAnsi="Calibri Light"/>
                    <w:sz w:val="20"/>
                  </w:rPr>
                </w:rPrChange>
              </w:rPr>
              <w:t>e</w:t>
            </w:r>
            <w:r w:rsidR="00271771" w:rsidRPr="00D14360">
              <w:rPr>
                <w:rFonts w:ascii="Calibri Light" w:hAnsi="Calibri Light"/>
                <w:rPrChange w:id="7842" w:author="Russell Ott" w:date="2022-05-16T11:47:00Z">
                  <w:rPr>
                    <w:rFonts w:ascii="Calibri Light" w:hAnsi="Calibri Light"/>
                    <w:sz w:val="20"/>
                  </w:rPr>
                </w:rPrChange>
              </w:rPr>
              <w:t>nt’s</w:t>
            </w:r>
            <w:r w:rsidRPr="00D14360">
              <w:rPr>
                <w:rFonts w:ascii="Calibri Light" w:hAnsi="Calibri Light"/>
                <w:rPrChange w:id="7843" w:author="Russell Ott" w:date="2022-05-16T11:47:00Z">
                  <w:rPr>
                    <w:rFonts w:ascii="Calibri Light" w:hAnsi="Calibri Light"/>
                    <w:sz w:val="20"/>
                  </w:rPr>
                </w:rPrChange>
              </w:rPr>
              <w:t xml:space="preserve"> family or </w:t>
            </w:r>
            <w:r w:rsidR="00271771" w:rsidRPr="00D14360">
              <w:rPr>
                <w:rFonts w:ascii="Calibri Light" w:hAnsi="Calibri Light"/>
                <w:rPrChange w:id="7844" w:author="Russell Ott" w:date="2022-05-16T11:47:00Z">
                  <w:rPr>
                    <w:rFonts w:ascii="Calibri Light" w:hAnsi="Calibri Light"/>
                    <w:sz w:val="20"/>
                  </w:rPr>
                </w:rPrChange>
              </w:rPr>
              <w:t>pati</w:t>
            </w:r>
            <w:r w:rsidR="00271771">
              <w:rPr>
                <w:rFonts w:ascii="Calibri Light" w:hAnsi="Calibri Light"/>
                <w:rPrChange w:id="7845" w:author="Russell Ott" w:date="2022-05-16T11:47:00Z">
                  <w:rPr>
                    <w:rFonts w:ascii="Calibri Light" w:hAnsi="Calibri Light"/>
                    <w:sz w:val="20"/>
                  </w:rPr>
                </w:rPrChange>
              </w:rPr>
              <w:t>e</w:t>
            </w:r>
            <w:r w:rsidR="00271771" w:rsidRPr="00D14360">
              <w:rPr>
                <w:rFonts w:ascii="Calibri Light" w:hAnsi="Calibri Light"/>
                <w:rPrChange w:id="7846" w:author="Russell Ott" w:date="2022-05-16T11:47:00Z">
                  <w:rPr>
                    <w:rFonts w:ascii="Calibri Light" w:hAnsi="Calibri Light"/>
                    <w:sz w:val="20"/>
                  </w:rPr>
                </w:rPrChange>
              </w:rPr>
              <w:t>nt’s</w:t>
            </w:r>
            <w:r w:rsidRPr="00D14360">
              <w:rPr>
                <w:rFonts w:ascii="Calibri Light" w:hAnsi="Calibri Light"/>
                <w:rPrChange w:id="7847" w:author="Russell Ott" w:date="2022-05-16T11:47:00Z">
                  <w:rPr>
                    <w:rFonts w:ascii="Calibri Light" w:hAnsi="Calibri Light"/>
                    <w:sz w:val="20"/>
                  </w:rPr>
                </w:rPrChange>
              </w:rPr>
              <w:t xml:space="preserve"> health care provider. Health concerns are derived from a variety of sources within </w:t>
            </w:r>
            <w:r w:rsidR="00632AAF">
              <w:rPr>
                <w:rFonts w:ascii="Calibri Light" w:hAnsi="Calibri Light"/>
                <w:rPrChange w:id="7848" w:author="Russell Ott" w:date="2022-05-16T11:47:00Z">
                  <w:rPr>
                    <w:rFonts w:ascii="Calibri Light" w:hAnsi="Calibri Light"/>
                    <w:sz w:val="20"/>
                  </w:rPr>
                </w:rPrChange>
              </w:rPr>
              <w:t>I</w:t>
            </w:r>
            <w:r w:rsidRPr="00D14360">
              <w:rPr>
                <w:rFonts w:ascii="Calibri Light" w:hAnsi="Calibri Light"/>
                <w:rPrChange w:id="7849" w:author="Russell Ott" w:date="2022-05-16T11:47:00Z">
                  <w:rPr>
                    <w:rFonts w:ascii="Calibri Light" w:hAnsi="Calibri Light"/>
                    <w:sz w:val="20"/>
                  </w:rPr>
                </w:rPrChange>
              </w:rPr>
              <w:t xml:space="preserve">EHR. </w:t>
            </w:r>
          </w:p>
          <w:p w14:paraId="77CFD0C9" w14:textId="77777777" w:rsidR="00863460" w:rsidRDefault="00863460" w:rsidP="00510672">
            <w:pPr>
              <w:rPr>
                <w:rFonts w:ascii="Calibri Light" w:hAnsi="Calibri Light"/>
                <w:rPrChange w:id="7850" w:author="Russell Ott" w:date="2022-05-16T11:47:00Z">
                  <w:rPr>
                    <w:rFonts w:ascii="Calibri Light" w:hAnsi="Calibri Light"/>
                    <w:sz w:val="20"/>
                  </w:rPr>
                </w:rPrChange>
              </w:rPr>
            </w:pPr>
          </w:p>
          <w:p w14:paraId="7A89A7A7" w14:textId="77777777" w:rsidR="00510672" w:rsidRPr="00D14360" w:rsidRDefault="00510672" w:rsidP="00510672">
            <w:pPr>
              <w:rPr>
                <w:rFonts w:ascii="Calibri Light" w:eastAsia="Times New Roman" w:hAnsi="Calibri Light"/>
                <w:sz w:val="24"/>
                <w:szCs w:val="24"/>
                <w:rPrChange w:id="7851" w:author="Russell Ott" w:date="2022-05-16T11:47:00Z">
                  <w:rPr>
                    <w:rFonts w:ascii="Calibri Light" w:hAnsi="Calibri Light"/>
                    <w:sz w:val="20"/>
                  </w:rPr>
                </w:rPrChange>
              </w:rPr>
            </w:pPr>
            <w:r w:rsidRPr="00D14360">
              <w:rPr>
                <w:rFonts w:ascii="Calibri Light" w:hAnsi="Calibri Light"/>
                <w:rPrChange w:id="7852" w:author="Russell Ott" w:date="2022-05-16T11:47:00Z">
                  <w:rPr>
                    <w:rFonts w:ascii="Calibri Light" w:hAnsi="Calibri Light"/>
                    <w:sz w:val="20"/>
                  </w:rPr>
                </w:rPrChange>
              </w:rPr>
              <w:t xml:space="preserve">Health concerns can be medical, surgical, nursing, allied health or </w:t>
            </w:r>
            <w:r w:rsidRPr="00D14360">
              <w:rPr>
                <w:rFonts w:ascii="Calibri Light" w:hAnsi="Calibri Light"/>
                <w:rPrChange w:id="7853" w:author="Russell Ott" w:date="2022-05-16T11:47:00Z">
                  <w:rPr>
                    <w:rFonts w:ascii="Calibri Light" w:hAnsi="Calibri Light"/>
                    <w:sz w:val="20"/>
                  </w:rPr>
                </w:rPrChange>
              </w:rPr>
              <w:t>patient-reported concerns. “Transportation difficulties” for someone who</w:t>
            </w:r>
            <w:r w:rsidR="00271771">
              <w:rPr>
                <w:rFonts w:ascii="Calibri Light" w:hAnsi="Calibri Light"/>
                <w:rPrChange w:id="7854" w:author="Russell Ott" w:date="2022-05-16T11:47:00Z">
                  <w:rPr>
                    <w:rFonts w:ascii="Calibri Light" w:hAnsi="Calibri Light"/>
                    <w:sz w:val="20"/>
                  </w:rPr>
                </w:rPrChange>
              </w:rPr>
              <w:t xml:space="preserve"> </w:t>
            </w:r>
            <w:r w:rsidRPr="00D14360">
              <w:rPr>
                <w:rFonts w:ascii="Calibri Light" w:hAnsi="Calibri Light"/>
                <w:rPrChange w:id="7855" w:author="Russell Ott" w:date="2022-05-16T11:47:00Z">
                  <w:rPr>
                    <w:rFonts w:ascii="Calibri Light" w:hAnsi="Calibri Light"/>
                    <w:sz w:val="20"/>
                  </w:rPr>
                </w:rPrChange>
              </w:rPr>
              <w:t>doesn't drive and has trouble getting to appointments, or “Underinsured” for someone who</w:t>
            </w:r>
            <w:r w:rsidR="00271771">
              <w:rPr>
                <w:rFonts w:ascii="Calibri Light" w:hAnsi="Calibri Light"/>
                <w:rPrChange w:id="7856" w:author="Russell Ott" w:date="2022-05-16T11:47:00Z">
                  <w:rPr>
                    <w:rFonts w:ascii="Calibri Light" w:hAnsi="Calibri Light"/>
                    <w:sz w:val="20"/>
                  </w:rPr>
                </w:rPrChange>
              </w:rPr>
              <w:t xml:space="preserve"> </w:t>
            </w:r>
            <w:r w:rsidRPr="00D14360">
              <w:rPr>
                <w:rFonts w:ascii="Calibri Light" w:hAnsi="Calibri Light"/>
                <w:rPrChange w:id="7857" w:author="Russell Ott" w:date="2022-05-16T11:47:00Z">
                  <w:rPr>
                    <w:rFonts w:ascii="Calibri Light" w:hAnsi="Calibri Light"/>
                    <w:sz w:val="20"/>
                  </w:rPr>
                </w:rPrChange>
              </w:rPr>
              <w:t>doesn't have sufficient insurance to properly cover their medical needs such as medications. P</w:t>
            </w:r>
            <w:r w:rsidRPr="00D14360">
              <w:rPr>
                <w:rFonts w:ascii="Calibri Light" w:hAnsi="Calibri Light"/>
                <w:rPrChange w:id="7858" w:author="Russell Ott" w:date="2022-05-16T11:47:00Z">
                  <w:rPr>
                    <w:rFonts w:ascii="Calibri Light" w:hAnsi="Calibri Light"/>
                    <w:sz w:val="20"/>
                  </w:rPr>
                </w:rPrChange>
              </w:rPr>
              <w:t>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b/>
                <w:rPrChange w:id="7859" w:author="Russell Ott" w:date="2022-05-16T11:47:00Z">
                  <w:rPr>
                    <w:rFonts w:ascii="Calibri" w:hAnsi="Calibri"/>
                    <w:b/>
                    <w:sz w:val="20"/>
                  </w:rPr>
                </w:rPrChange>
              </w:rPr>
            </w:pPr>
            <w:r w:rsidRPr="00D14360">
              <w:rPr>
                <w:b/>
                <w:rPrChange w:id="7860" w:author="Russell Ott" w:date="2022-05-16T11:47:00Z">
                  <w:rPr>
                    <w:rFonts w:ascii="Calibri" w:hAnsi="Calibri"/>
                    <w:b/>
                    <w:sz w:val="20"/>
                  </w:rPr>
                </w:rPrChange>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b/>
                <w:sz w:val="21"/>
                <w:rPrChange w:id="7861" w:author="Russell Ott" w:date="2022-05-16T11:47:00Z">
                  <w:rPr>
                    <w:rFonts w:ascii="Calibri" w:hAnsi="Calibri"/>
                    <w:b/>
                    <w:sz w:val="21"/>
                  </w:rPr>
                </w:rPrChange>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eastAsia="Times New Roman" w:hAnsi="Calibri Light"/>
                <w:sz w:val="24"/>
                <w:szCs w:val="24"/>
                <w:rPrChange w:id="7862" w:author="Russell Ott" w:date="2022-05-16T11:47:00Z">
                  <w:rPr>
                    <w:rFonts w:ascii="Calibri Light" w:hAnsi="Calibri Light"/>
                    <w:sz w:val="20"/>
                  </w:rPr>
                </w:rPrChange>
              </w:rPr>
            </w:pPr>
            <w:r w:rsidRPr="00D14360">
              <w:rPr>
                <w:rFonts w:ascii="Calibri Light" w:hAnsi="Calibri Light"/>
                <w:rPrChange w:id="7863" w:author="Russell Ott" w:date="2022-05-16T11:47:00Z">
                  <w:rPr>
                    <w:rFonts w:ascii="Calibri Light" w:hAnsi="Calibri Light"/>
                    <w:sz w:val="20"/>
                  </w:rPr>
                </w:rPrChange>
              </w:rPr>
              <w:t>This section lists and describes any medication allergies, adverse reactions, idiosyncratic reactions, anaphylaxis/anaphylactoid reactions to food item</w:t>
            </w:r>
            <w:r w:rsidRPr="00D14360">
              <w:rPr>
                <w:rFonts w:ascii="Calibri Light" w:hAnsi="Calibri Light"/>
                <w:rPrChange w:id="7864" w:author="Russell Ott" w:date="2022-05-16T11:47:00Z">
                  <w:rPr>
                    <w:rFonts w:ascii="Calibri Light" w:hAnsi="Calibri Light"/>
                    <w:sz w:val="20"/>
                  </w:rPr>
                </w:rPrChange>
              </w:rPr>
              <w:t>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PrChange w:id="7865" w:author="Russell Ott" w:date="2022-05-16T11:47:00Z">
                  <w:rPr>
                    <w:rFonts w:ascii="Calibri" w:hAnsi="Calibri"/>
                    <w:sz w:val="20"/>
                  </w:rPr>
                </w:rPrChange>
              </w:rPr>
            </w:pPr>
            <w:r w:rsidRPr="00D14360">
              <w:rPr>
                <w:b/>
                <w:rPrChange w:id="7866" w:author="Russell Ott" w:date="2022-05-16T11:47:00Z">
                  <w:rPr>
                    <w:rFonts w:ascii="Calibri" w:hAnsi="Calibri"/>
                    <w:b/>
                    <w:sz w:val="20"/>
                  </w:rPr>
                </w:rPrChange>
              </w:rPr>
              <w:t xml:space="preserve">Review of Systems </w:t>
            </w:r>
            <w:r w:rsidRPr="00D14360">
              <w:rPr>
                <w:b/>
                <w:rPrChange w:id="7867" w:author="Russell Ott" w:date="2022-05-16T11:47:00Z">
                  <w:rPr>
                    <w:rFonts w:ascii="Calibri" w:hAnsi="Calibri"/>
                    <w:b/>
                    <w:sz w:val="20"/>
                  </w:rPr>
                </w:rPrChange>
              </w:rPr>
              <w:t>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b/>
                <w:rPrChange w:id="7868" w:author="Russell Ott" w:date="2022-05-16T11:47:00Z">
                  <w:rPr>
                    <w:rFonts w:ascii="Calibri Light" w:hAnsi="Calibri Light"/>
                    <w:b/>
                    <w:sz w:val="20"/>
                  </w:rPr>
                </w:rPrChange>
              </w:rPr>
            </w:pPr>
          </w:p>
        </w:tc>
        <w:tc>
          <w:tcPr>
            <w:tcW w:w="5765" w:type="dxa"/>
            <w:shd w:val="clear" w:color="auto" w:fill="auto"/>
          </w:tcPr>
          <w:p w14:paraId="5D60059E" w14:textId="77777777" w:rsidR="00510672" w:rsidRPr="00D14360" w:rsidRDefault="00510672" w:rsidP="00510672">
            <w:pPr>
              <w:rPr>
                <w:rFonts w:ascii="Calibri Light" w:eastAsia="Times New Roman" w:hAnsi="Calibri Light"/>
                <w:sz w:val="24"/>
                <w:szCs w:val="24"/>
                <w:rPrChange w:id="7869" w:author="Russell Ott" w:date="2022-05-16T11:47:00Z">
                  <w:rPr>
                    <w:rFonts w:ascii="Calibri Light" w:hAnsi="Calibri Light"/>
                    <w:sz w:val="20"/>
                  </w:rPr>
                </w:rPrChange>
              </w:rPr>
            </w:pPr>
            <w:r w:rsidRPr="00D14360">
              <w:rPr>
                <w:rFonts w:ascii="Calibri Light" w:hAnsi="Calibri Light"/>
                <w:rPrChange w:id="7870" w:author="Russell Ott" w:date="2022-05-16T11:47:00Z">
                  <w:rPr>
                    <w:rFonts w:ascii="Calibri Light" w:hAnsi="Calibri Light"/>
                    <w:sz w:val="20"/>
                  </w:rPr>
                </w:rPrChange>
              </w:rPr>
              <w:t xml:space="preserve">This section contains a relevant collection of symptoms and functions systematically gathered by a clinician. It includes symptoms the patient is currently experiencing, some of which were not </w:t>
            </w:r>
            <w:r w:rsidRPr="00D14360">
              <w:rPr>
                <w:rFonts w:ascii="Calibri Light" w:hAnsi="Calibri Light"/>
                <w:rPrChange w:id="7871" w:author="Russell Ott" w:date="2022-05-16T11:47:00Z">
                  <w:rPr>
                    <w:rFonts w:ascii="Calibri Light" w:hAnsi="Calibri Light"/>
                    <w:sz w:val="20"/>
                  </w:rPr>
                </w:rPrChange>
              </w:rPr>
              <w:t>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PrChange w:id="7872" w:author="Russell Ott" w:date="2022-05-16T11:47:00Z">
                  <w:rPr>
                    <w:rFonts w:ascii="Calibri" w:hAnsi="Calibri"/>
                    <w:sz w:val="20"/>
                  </w:rPr>
                </w:rPrChange>
              </w:rPr>
            </w:pPr>
            <w:r w:rsidRPr="00D14360">
              <w:rPr>
                <w:b/>
                <w:rPrChange w:id="7873" w:author="Russell Ott" w:date="2022-05-16T11:47:00Z">
                  <w:rPr>
                    <w:rFonts w:ascii="Calibri" w:hAnsi="Calibri"/>
                    <w:b/>
                    <w:sz w:val="20"/>
                  </w:rPr>
                </w:rPrChange>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b/>
                <w:rPrChange w:id="7874" w:author="Russell Ott" w:date="2022-05-16T11:47:00Z">
                  <w:rPr>
                    <w:rFonts w:ascii="Calibri" w:hAnsi="Calibri"/>
                    <w:b/>
                    <w:sz w:val="20"/>
                  </w:rPr>
                </w:rPrChange>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eastAsia="Times New Roman" w:hAnsi="Calibri Light"/>
                <w:sz w:val="24"/>
                <w:szCs w:val="24"/>
                <w:rPrChange w:id="7875" w:author="Russell Ott" w:date="2022-05-16T11:47:00Z">
                  <w:rPr>
                    <w:rFonts w:ascii="Calibri Light" w:hAnsi="Calibri Light"/>
                    <w:sz w:val="20"/>
                  </w:rPr>
                </w:rPrChange>
              </w:rPr>
            </w:pPr>
            <w:r w:rsidRPr="00D14360">
              <w:rPr>
                <w:rFonts w:ascii="Calibri Light" w:hAnsi="Calibri Light"/>
                <w:rPrChange w:id="7876" w:author="Russell Ott" w:date="2022-05-16T11:47:00Z">
                  <w:rPr>
                    <w:rFonts w:ascii="Calibri Light" w:hAnsi="Calibri Light"/>
                    <w:sz w:val="20"/>
                  </w:rPr>
                </w:rPrChange>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PrChange w:id="7877" w:author="Russell Ott" w:date="2022-05-16T11:47:00Z">
                  <w:rPr>
                    <w:rFonts w:ascii="Calibri" w:hAnsi="Calibri"/>
                    <w:sz w:val="20"/>
                  </w:rPr>
                </w:rPrChange>
              </w:rPr>
            </w:pPr>
            <w:r w:rsidRPr="00D14360">
              <w:rPr>
                <w:b/>
                <w:rPrChange w:id="7878" w:author="Russell Ott" w:date="2022-05-16T11:47:00Z">
                  <w:rPr>
                    <w:rFonts w:ascii="Calibri" w:hAnsi="Calibri"/>
                    <w:b/>
                    <w:sz w:val="20"/>
                  </w:rPr>
                </w:rPrChange>
              </w:rPr>
              <w:t xml:space="preserve">Past </w:t>
            </w:r>
            <w:r w:rsidRPr="00D14360">
              <w:rPr>
                <w:b/>
                <w:rPrChange w:id="7879" w:author="Russell Ott" w:date="2022-05-16T11:47:00Z">
                  <w:rPr>
                    <w:rFonts w:ascii="Calibri" w:hAnsi="Calibri"/>
                    <w:b/>
                    <w:sz w:val="20"/>
                  </w:rPr>
                </w:rPrChange>
              </w:rPr>
              <w:t>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b/>
                <w:rPrChange w:id="7880" w:author="Russell Ott" w:date="2022-05-16T11:47:00Z">
                  <w:rPr>
                    <w:rFonts w:ascii="Calibri Light" w:hAnsi="Calibri Light"/>
                    <w:b/>
                    <w:sz w:val="20"/>
                  </w:rPr>
                </w:rPrChange>
              </w:rPr>
            </w:pPr>
          </w:p>
        </w:tc>
        <w:tc>
          <w:tcPr>
            <w:tcW w:w="5765" w:type="dxa"/>
            <w:shd w:val="clear" w:color="auto" w:fill="auto"/>
          </w:tcPr>
          <w:p w14:paraId="6DFF1B81" w14:textId="77777777" w:rsidR="00510672" w:rsidRPr="00D14360" w:rsidRDefault="00510672" w:rsidP="00510672">
            <w:pPr>
              <w:rPr>
                <w:rFonts w:ascii="Calibri Light" w:eastAsia="Times New Roman" w:hAnsi="Calibri Light"/>
                <w:sz w:val="24"/>
                <w:szCs w:val="24"/>
                <w:rPrChange w:id="7881" w:author="Russell Ott" w:date="2022-05-16T11:47:00Z">
                  <w:rPr>
                    <w:rFonts w:ascii="Calibri Light" w:hAnsi="Calibri Light"/>
                    <w:sz w:val="20"/>
                  </w:rPr>
                </w:rPrChange>
              </w:rPr>
            </w:pPr>
            <w:r w:rsidRPr="00D14360">
              <w:rPr>
                <w:rFonts w:ascii="Calibri Light" w:hAnsi="Calibri Light"/>
                <w:rPrChange w:id="7882" w:author="Russell Ott" w:date="2022-05-16T11:47:00Z">
                  <w:rPr>
                    <w:rFonts w:ascii="Calibri Light" w:hAnsi="Calibri Light"/>
                    <w:sz w:val="20"/>
                  </w:rPr>
                </w:rPrChange>
              </w:rPr>
              <w:t>This section contains a record of the patient’s past complaints, problems, and diagnoses. It contains data from the patient’s past</w:t>
            </w:r>
            <w:r w:rsidR="00742982" w:rsidRPr="00D14360">
              <w:rPr>
                <w:rFonts w:ascii="Calibri Light" w:hAnsi="Calibri Light"/>
                <w:rPrChange w:id="7883" w:author="Russell Ott" w:date="2022-05-16T11:47:00Z">
                  <w:rPr>
                    <w:rFonts w:ascii="Calibri Light" w:hAnsi="Calibri Light"/>
                    <w:sz w:val="20"/>
                  </w:rPr>
                </w:rPrChange>
              </w:rPr>
              <w:t>,</w:t>
            </w:r>
            <w:r w:rsidRPr="00D14360">
              <w:rPr>
                <w:rFonts w:ascii="Calibri Light" w:hAnsi="Calibri Light"/>
                <w:rPrChange w:id="7884" w:author="Russell Ott" w:date="2022-05-16T11:47:00Z">
                  <w:rPr>
                    <w:rFonts w:ascii="Calibri Light" w:hAnsi="Calibri Light"/>
                    <w:sz w:val="20"/>
                  </w:rPr>
                </w:rPrChange>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b/>
                <w:rPrChange w:id="7885" w:author="Russell Ott" w:date="2022-05-16T11:47:00Z">
                  <w:rPr>
                    <w:rFonts w:ascii="Calibri Light" w:hAnsi="Calibri Light"/>
                    <w:b/>
                    <w:sz w:val="20"/>
                  </w:rPr>
                </w:rPrChange>
              </w:rPr>
            </w:pPr>
            <w:r w:rsidRPr="00AE350D">
              <w:rPr>
                <w:rFonts w:ascii="Calibri Light" w:hAnsi="Calibri Light"/>
                <w:b/>
                <w:rPrChange w:id="7886" w:author="Russell Ott" w:date="2022-05-16T11:47:00Z">
                  <w:rPr>
                    <w:rFonts w:ascii="Calibri Light" w:hAnsi="Calibri Light"/>
                    <w:b/>
                    <w:sz w:val="20"/>
                  </w:rPr>
                </w:rPrChange>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b/>
                <w:rPrChange w:id="7887" w:author="Russell Ott" w:date="2022-05-16T11:47: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eastAsia="Times New Roman" w:hAnsi="Calibri Light"/>
                <w:sz w:val="24"/>
                <w:szCs w:val="24"/>
                <w:rPrChange w:id="7888" w:author="Russell Ott" w:date="2022-05-16T11:47:00Z">
                  <w:rPr>
                    <w:rFonts w:ascii="Calibri Light" w:hAnsi="Calibri Light"/>
                    <w:sz w:val="20"/>
                  </w:rPr>
                </w:rPrChange>
              </w:rPr>
            </w:pPr>
            <w:r w:rsidRPr="00D14360">
              <w:rPr>
                <w:rFonts w:ascii="Calibri Light" w:hAnsi="Calibri Light"/>
                <w:rPrChange w:id="7889" w:author="Russell Ott" w:date="2022-05-16T11:47:00Z">
                  <w:rPr>
                    <w:rFonts w:ascii="Calibri Light" w:hAnsi="Calibri Light"/>
                    <w:sz w:val="20"/>
                  </w:rPr>
                </w:rPrChange>
              </w:rPr>
              <w:t xml:space="preserve">This section contains social history data that influence a patient’s physical, </w:t>
            </w:r>
            <w:r w:rsidRPr="00D14360">
              <w:rPr>
                <w:rFonts w:ascii="Calibri Light" w:hAnsi="Calibri Light"/>
                <w:rPrChange w:id="7890" w:author="Russell Ott" w:date="2022-05-16T11:47:00Z">
                  <w:rPr>
                    <w:rFonts w:ascii="Calibri Light" w:hAnsi="Calibri Light"/>
                    <w:sz w:val="20"/>
                  </w:rPr>
                </w:rPrChange>
              </w:rPr>
              <w:t>psychological or emotional health (e.g., smoking status, pregnancy</w:t>
            </w:r>
            <w:ins w:id="7891" w:author="Russell Ott" w:date="2022-05-16T11:47:00Z">
              <w:r w:rsidR="007C663A">
                <w:rPr>
                  <w:rFonts w:ascii="Calibri Light" w:hAnsi="Calibri Light" w:cs="Calibri Light"/>
                </w:rPr>
                <w:t>, work</w:t>
              </w:r>
            </w:ins>
            <w:r w:rsidRPr="00D14360">
              <w:rPr>
                <w:rFonts w:ascii="Calibri Light" w:hAnsi="Calibri Light"/>
                <w:rPrChange w:id="7892" w:author="Russell Ott" w:date="2022-05-16T11:47:00Z">
                  <w:rPr>
                    <w:rFonts w:ascii="Calibri Light" w:hAnsi="Calibri Light"/>
                    <w:sz w:val="20"/>
                  </w:rPr>
                </w:rPrChange>
              </w:rPr>
              <w:t>). Demographic data, such as marital status, race, ethnicity, and religious affiliation, is captured in 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PrChange w:id="7893" w:author="Russell Ott" w:date="2022-05-16T11:47:00Z">
                  <w:rPr>
                    <w:rFonts w:ascii="Calibri" w:hAnsi="Calibri"/>
                    <w:sz w:val="20"/>
                  </w:rPr>
                </w:rPrChange>
              </w:rPr>
            </w:pPr>
            <w:r w:rsidRPr="00D14360">
              <w:rPr>
                <w:b/>
                <w:rPrChange w:id="7894" w:author="Russell Ott" w:date="2022-05-16T11:47:00Z">
                  <w:rPr>
                    <w:rFonts w:ascii="Calibri" w:hAnsi="Calibri"/>
                    <w:b/>
                    <w:sz w:val="20"/>
                  </w:rPr>
                </w:rPrChange>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b/>
                <w:rPrChange w:id="7895" w:author="Russell Ott" w:date="2022-05-16T11:47:00Z">
                  <w:rPr>
                    <w:rFonts w:ascii="Calibri Light" w:hAnsi="Calibri Light"/>
                    <w:b/>
                    <w:sz w:val="20"/>
                  </w:rPr>
                </w:rPrChange>
              </w:rPr>
            </w:pPr>
          </w:p>
        </w:tc>
        <w:tc>
          <w:tcPr>
            <w:tcW w:w="5765" w:type="dxa"/>
            <w:shd w:val="clear" w:color="auto" w:fill="auto"/>
          </w:tcPr>
          <w:p w14:paraId="72D50A7C" w14:textId="77777777" w:rsidR="00510672" w:rsidRPr="00D14360" w:rsidRDefault="00510672" w:rsidP="00510672">
            <w:pPr>
              <w:rPr>
                <w:rFonts w:ascii="Calibri Light" w:eastAsia="Times New Roman" w:hAnsi="Calibri Light"/>
                <w:sz w:val="24"/>
                <w:szCs w:val="24"/>
                <w:rPrChange w:id="7896" w:author="Russell Ott" w:date="2022-05-16T11:47:00Z">
                  <w:rPr>
                    <w:rFonts w:ascii="Calibri Light" w:hAnsi="Calibri Light"/>
                    <w:sz w:val="20"/>
                  </w:rPr>
                </w:rPrChange>
              </w:rPr>
            </w:pPr>
            <w:r w:rsidRPr="00D14360">
              <w:rPr>
                <w:rFonts w:ascii="Calibri Light" w:hAnsi="Calibri Light"/>
                <w:rPrChange w:id="7897" w:author="Russell Ott" w:date="2022-05-16T11:47:00Z">
                  <w:rPr>
                    <w:rFonts w:ascii="Calibri Light" w:hAnsi="Calibri Light"/>
                    <w:sz w:val="20"/>
                  </w:rPr>
                </w:rPrChange>
              </w:rPr>
              <w:t>This section contains data defining the patient’s genetic relatives in terms of possible or relevant health risk factors that have a potential impact on the patient’s healthcare risk profile.</w:t>
            </w:r>
          </w:p>
        </w:tc>
      </w:tr>
    </w:tbl>
    <w:p w14:paraId="0B157DDE" w14:textId="25CEEEFF" w:rsidR="005D2703" w:rsidRPr="00C64922" w:rsidRDefault="005C79A1">
      <w:pPr>
        <w:pStyle w:val="Caption"/>
      </w:pPr>
      <w:bookmarkStart w:id="7898" w:name="_Toc21927012"/>
      <w:r>
        <w:t xml:space="preserve">  </w:t>
      </w:r>
      <w:bookmarkStart w:id="7899" w:name="_Toc103262896"/>
      <w:r w:rsidR="005D2703" w:rsidRPr="00C64922">
        <w:t xml:space="preserve">Table </w:t>
      </w:r>
      <w:r w:rsidR="00132A94">
        <w:fldChar w:fldCharType="begin"/>
      </w:r>
      <w:r w:rsidR="00132A94">
        <w:instrText xml:space="preserve"> SEQ Table \* ARABIC </w:instrText>
      </w:r>
      <w:r w:rsidR="00132A94">
        <w:fldChar w:fldCharType="separate"/>
      </w:r>
      <w:del w:id="7900" w:author="Russell Ott" w:date="2022-05-16T11:47:00Z">
        <w:r w:rsidR="00DE0DA7">
          <w:rPr>
            <w:noProof/>
          </w:rPr>
          <w:delText>31</w:delText>
        </w:r>
      </w:del>
      <w:ins w:id="7901" w:author="Russell Ott" w:date="2022-05-16T11:47:00Z">
        <w:r w:rsidR="00F10C7C">
          <w:rPr>
            <w:noProof/>
          </w:rPr>
          <w:t>29</w:t>
        </w:r>
      </w:ins>
      <w:r w:rsidR="00132A94">
        <w:rPr>
          <w:noProof/>
        </w:rPr>
        <w:fldChar w:fldCharType="end"/>
      </w:r>
      <w:r w:rsidR="005D2703" w:rsidRPr="00C64922">
        <w:t>: Subjective Information</w:t>
      </w:r>
      <w:bookmarkEnd w:id="7899"/>
      <w:bookmarkEnd w:id="7898"/>
    </w:p>
    <w:p w14:paraId="528A53F0" w14:textId="77777777" w:rsidR="00A10C4D" w:rsidRPr="00F10C7C" w:rsidRDefault="00A10C4D" w:rsidP="00F10C7C">
      <w:pPr>
        <w:pStyle w:val="Heading3"/>
      </w:pPr>
      <w:bookmarkStart w:id="7902" w:name="_Toc15469427"/>
      <w:bookmarkStart w:id="7903" w:name="_Toc15479875"/>
      <w:bookmarkStart w:id="7904" w:name="_Toc18495055"/>
      <w:bookmarkStart w:id="7905" w:name="_Toc19870251"/>
      <w:bookmarkStart w:id="7906" w:name="_Toc20480940"/>
      <w:bookmarkStart w:id="7907" w:name="_Toc21529470"/>
      <w:bookmarkStart w:id="7908" w:name="_Toc21691522"/>
      <w:bookmarkStart w:id="7909" w:name="_Toc21845707"/>
      <w:bookmarkStart w:id="7910" w:name="_Toc21851948"/>
      <w:bookmarkStart w:id="7911" w:name="_Toc21871911"/>
      <w:bookmarkStart w:id="7912" w:name="_Toc21872367"/>
      <w:bookmarkStart w:id="7913" w:name="_Toc21880138"/>
      <w:bookmarkStart w:id="7914" w:name="_Toc21889968"/>
      <w:bookmarkStart w:id="7915" w:name="_Toc21894111"/>
      <w:bookmarkStart w:id="7916" w:name="_Toc21898039"/>
      <w:bookmarkStart w:id="7917" w:name="_Toc21926786"/>
      <w:bookmarkStart w:id="7918" w:name="_Toc10702526"/>
      <w:bookmarkStart w:id="7919" w:name="_Toc11043612"/>
      <w:bookmarkStart w:id="7920" w:name="_Toc11045602"/>
      <w:bookmarkStart w:id="7921" w:name="_Toc11391272"/>
      <w:bookmarkStart w:id="7922" w:name="_Toc103262673"/>
      <w:bookmarkStart w:id="7923" w:name="_Toc22823418"/>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r w:rsidRPr="00F10C7C">
        <w:t>Objective Information</w:t>
      </w:r>
      <w:bookmarkEnd w:id="7918"/>
      <w:bookmarkEnd w:id="7919"/>
      <w:bookmarkEnd w:id="7920"/>
      <w:bookmarkEnd w:id="7921"/>
      <w:bookmarkEnd w:id="7922"/>
      <w:bookmarkEnd w:id="7923"/>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color w:val="FFFFFF"/>
                <w:rPrChange w:id="7924" w:author="Russell Ott" w:date="2022-05-16T11:47:00Z">
                  <w:rPr>
                    <w:rFonts w:ascii="Calibri" w:hAnsi="Calibri"/>
                    <w:color w:val="FFFFFF"/>
                  </w:rPr>
                </w:rPrChange>
              </w:rPr>
            </w:pPr>
            <w:r w:rsidRPr="00D14360">
              <w:rPr>
                <w:b/>
                <w:color w:val="FFFFFF"/>
                <w:rPrChange w:id="7925" w:author="Russell Ott" w:date="2022-05-16T11:47:00Z">
                  <w:rPr>
                    <w:rFonts w:ascii="Calibri" w:hAnsi="Calibri"/>
                    <w:b/>
                    <w:color w:val="FFFFFF"/>
                  </w:rPr>
                </w:rPrChange>
              </w:rPr>
              <w:t>Sections defined in C-CDA R2.1</w:t>
            </w:r>
          </w:p>
          <w:p w14:paraId="14A6A23F" w14:textId="77777777" w:rsidR="001941AF" w:rsidRPr="00D14360" w:rsidRDefault="001941AF" w:rsidP="001941AF">
            <w:pPr>
              <w:rPr>
                <w:rFonts w:ascii="Times New Roman" w:eastAsia="Times New Roman" w:hAnsi="Times New Roman"/>
                <w:color w:val="FFFFFF"/>
                <w:sz w:val="24"/>
                <w:szCs w:val="24"/>
                <w:rPrChange w:id="7926" w:author="Russell Ott" w:date="2022-05-16T11:47:00Z">
                  <w:rPr>
                    <w:rFonts w:ascii="Calibri" w:hAnsi="Calibri"/>
                    <w:color w:val="FFFFFF"/>
                  </w:rPr>
                </w:rPrChange>
              </w:rPr>
            </w:pPr>
            <w:r w:rsidRPr="00D14360">
              <w:rPr>
                <w:rFonts w:ascii="Calibri Light" w:hAnsi="Calibri Light"/>
                <w:b/>
                <w:color w:val="FFFFFF"/>
                <w:rPrChange w:id="7927" w:author="Russell Ott" w:date="2022-05-16T11:47:00Z">
                  <w:rPr>
                    <w:rFonts w:ascii="Calibri Light" w:hAnsi="Calibri Light"/>
                    <w:b/>
                    <w:color w:val="FFFFFF"/>
                    <w:sz w:val="20"/>
                  </w:rPr>
                </w:rPrChange>
              </w:rPr>
              <w:t>LONIC</w:t>
            </w:r>
          </w:p>
          <w:p w14:paraId="57AAFD8A" w14:textId="77777777" w:rsidR="00F22316" w:rsidRPr="00D14360" w:rsidRDefault="001941AF" w:rsidP="00D14360">
            <w:pPr>
              <w:spacing w:after="120"/>
              <w:rPr>
                <w:rFonts w:ascii="Calibri Light" w:eastAsia="Times New Roman" w:hAnsi="Calibri Light" w:cs="Calibri Light"/>
                <w:b/>
                <w:bCs/>
                <w:color w:val="FFFFFF"/>
                <w:sz w:val="24"/>
                <w:szCs w:val="24"/>
              </w:rPr>
            </w:pPr>
            <w:r w:rsidRPr="00D14360">
              <w:rPr>
                <w:rFonts w:ascii="Calibri Light" w:hAnsi="Calibri Light"/>
                <w:b/>
                <w:color w:val="FFFFFF"/>
                <w:rPrChange w:id="7928" w:author="Russell Ott" w:date="2022-05-16T11:47:00Z">
                  <w:rPr>
                    <w:rFonts w:ascii="Calibri Light" w:hAnsi="Calibri Light"/>
                    <w:b/>
                    <w:color w:val="FFFFFF"/>
                    <w:sz w:val="20"/>
                  </w:rPr>
                </w:rPrChange>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b/>
                <w:rPrChange w:id="7929" w:author="Russell Ott" w:date="2022-05-16T11:47:00Z">
                  <w:rPr>
                    <w:rFonts w:ascii="Calibri Light" w:hAnsi="Calibri Light"/>
                    <w:b/>
                    <w:sz w:val="20"/>
                  </w:rPr>
                </w:rPrChange>
              </w:rPr>
            </w:pPr>
            <w:r w:rsidRPr="00AE350D">
              <w:rPr>
                <w:rFonts w:ascii="Calibri Light" w:hAnsi="Calibri Light"/>
                <w:b/>
                <w:rPrChange w:id="7930" w:author="Russell Ott" w:date="2022-05-16T11:47:00Z">
                  <w:rPr>
                    <w:rFonts w:ascii="Calibri Light" w:hAnsi="Calibri Light"/>
                    <w:b/>
                    <w:sz w:val="20"/>
                  </w:rPr>
                </w:rPrChange>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PrChange w:id="7931" w:author="Russell Ott" w:date="2022-05-16T11:47:00Z">
                  <w:rPr>
                    <w:rFonts w:ascii="Calibri" w:hAnsi="Calibri"/>
                    <w:sz w:val="20"/>
                  </w:rPr>
                </w:rPrChange>
              </w:rPr>
            </w:pPr>
          </w:p>
          <w:p w14:paraId="2B011C2C" w14:textId="77777777" w:rsidR="00F22316" w:rsidRPr="00D14360" w:rsidRDefault="00F22316" w:rsidP="00CC47C5">
            <w:pPr>
              <w:rPr>
                <w:rPrChange w:id="7932" w:author="Russell Ott" w:date="2022-05-16T11:47: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eastAsia="Times New Roman" w:hAnsi="Calibri Light"/>
                <w:sz w:val="24"/>
                <w:szCs w:val="24"/>
                <w:rPrChange w:id="7933" w:author="Russell Ott" w:date="2022-05-16T11:47:00Z">
                  <w:rPr>
                    <w:rFonts w:ascii="Calibri Light" w:hAnsi="Calibri Light"/>
                    <w:sz w:val="20"/>
                  </w:rPr>
                </w:rPrChange>
              </w:rPr>
            </w:pPr>
            <w:r w:rsidRPr="00D14360">
              <w:rPr>
                <w:rFonts w:ascii="Calibri Light" w:hAnsi="Calibri Light"/>
                <w:rPrChange w:id="7934" w:author="Russell Ott" w:date="2022-05-16T11:47:00Z">
                  <w:rPr>
                    <w:rFonts w:ascii="Calibri Light" w:hAnsi="Calibri Light"/>
                    <w:sz w:val="20"/>
                  </w:rPr>
                </w:rPrChange>
              </w:rPr>
              <w:t xml:space="preserve">This section contains data about the patient </w:t>
            </w:r>
            <w:r w:rsidRPr="00D14360">
              <w:rPr>
                <w:rFonts w:ascii="Calibri Light" w:hAnsi="Calibri Light"/>
                <w:rPrChange w:id="7935" w:author="Russell Ott" w:date="2022-05-16T11:47:00Z">
                  <w:rPr>
                    <w:rFonts w:ascii="Calibri Light" w:hAnsi="Calibri Light"/>
                    <w:sz w:val="20"/>
                  </w:rPr>
                </w:rPrChange>
              </w:rPr>
              <w:t>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b/>
                <w:rPrChange w:id="7936" w:author="Russell Ott" w:date="2022-05-16T11:47:00Z">
                  <w:rPr>
                    <w:rFonts w:ascii="Calibri Light" w:hAnsi="Calibri Light"/>
                    <w:b/>
                    <w:sz w:val="20"/>
                  </w:rPr>
                </w:rPrChange>
              </w:rPr>
            </w:pPr>
            <w:r w:rsidRPr="00AE350D">
              <w:rPr>
                <w:rFonts w:ascii="Calibri Light" w:hAnsi="Calibri Light"/>
                <w:b/>
                <w:rPrChange w:id="7937" w:author="Russell Ott" w:date="2022-05-16T11:47:00Z">
                  <w:rPr>
                    <w:rFonts w:ascii="Calibri Light" w:hAnsi="Calibri Light"/>
                    <w:b/>
                    <w:sz w:val="20"/>
                  </w:rPr>
                </w:rPrChange>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PrChange w:id="7938" w:author="Russell Ott" w:date="2022-05-16T11:47:00Z">
                  <w:rPr>
                    <w:rFonts w:ascii="Calibri" w:hAnsi="Calibri"/>
                    <w:sz w:val="20"/>
                  </w:rPr>
                </w:rPrChange>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eastAsia="Times New Roman" w:hAnsi="Calibri Light"/>
                <w:sz w:val="24"/>
                <w:szCs w:val="24"/>
                <w:rPrChange w:id="7939" w:author="Russell Ott" w:date="2022-05-16T11:47:00Z">
                  <w:rPr>
                    <w:rFonts w:ascii="Calibri Light" w:hAnsi="Calibri Light"/>
                    <w:sz w:val="20"/>
                  </w:rPr>
                </w:rPrChange>
              </w:rPr>
            </w:pPr>
            <w:r w:rsidRPr="00D14360">
              <w:rPr>
                <w:rFonts w:ascii="Calibri Light" w:hAnsi="Calibri Light"/>
                <w:rPrChange w:id="7940" w:author="Russell Ott" w:date="2022-05-16T11:47:00Z">
                  <w:rPr>
                    <w:rFonts w:ascii="Calibri Light" w:hAnsi="Calibri Light"/>
                    <w:sz w:val="20"/>
                  </w:rPr>
                </w:rPrChange>
              </w:rPr>
              <w:t>This section lists and describes all relevant clinical problems at the time the document is generated. At</w:t>
            </w:r>
            <w:r w:rsidRPr="00D14360">
              <w:rPr>
                <w:rFonts w:ascii="Calibri Light" w:hAnsi="Calibri Light"/>
                <w:rPrChange w:id="7941" w:author="Russell Ott" w:date="2022-05-16T11:47:00Z">
                  <w:rPr>
                    <w:rFonts w:ascii="Calibri Light" w:hAnsi="Calibri Light"/>
                    <w:sz w:val="20"/>
                  </w:rPr>
                </w:rPrChange>
              </w:rPr>
              <w:t xml:space="preserve"> a minimum, all pertinent current and historical problems should be listed. Overall health status may be 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PrChange w:id="7942" w:author="Russell Ott" w:date="2022-05-16T11:47:00Z">
                  <w:rPr>
                    <w:rFonts w:ascii="Calibri" w:hAnsi="Calibri"/>
                    <w:sz w:val="20"/>
                  </w:rPr>
                </w:rPrChange>
              </w:rPr>
            </w:pPr>
            <w:r w:rsidRPr="00D14360">
              <w:rPr>
                <w:b/>
                <w:rPrChange w:id="7943" w:author="Russell Ott" w:date="2022-05-16T11:47:00Z">
                  <w:rPr>
                    <w:rFonts w:ascii="Calibri" w:hAnsi="Calibri"/>
                    <w:b/>
                    <w:sz w:val="20"/>
                  </w:rPr>
                </w:rPrChange>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PrChange w:id="7944" w:author="Russell Ott" w:date="2022-05-16T11:47: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eastAsia="Times New Roman" w:hAnsi="Calibri Light"/>
                <w:sz w:val="24"/>
                <w:szCs w:val="24"/>
                <w:rPrChange w:id="7945" w:author="Russell Ott" w:date="2022-05-16T11:47:00Z">
                  <w:rPr>
                    <w:rFonts w:ascii="Calibri Light" w:hAnsi="Calibri Light"/>
                    <w:sz w:val="20"/>
                  </w:rPr>
                </w:rPrChange>
              </w:rPr>
            </w:pPr>
            <w:r w:rsidRPr="00D14360">
              <w:rPr>
                <w:rFonts w:ascii="Calibri Light" w:hAnsi="Calibri Light"/>
                <w:rPrChange w:id="7946" w:author="Russell Ott" w:date="2022-05-16T11:47:00Z">
                  <w:rPr>
                    <w:rFonts w:ascii="Calibri Light" w:hAnsi="Calibri Light"/>
                    <w:sz w:val="20"/>
                  </w:rPr>
                </w:rPrChange>
              </w:rPr>
              <w:t xml:space="preserve">This section describes all aspects of the </w:t>
            </w:r>
            <w:r w:rsidRPr="00D14360">
              <w:rPr>
                <w:rFonts w:ascii="Calibri Light" w:hAnsi="Calibri Light"/>
                <w:rPrChange w:id="7947" w:author="Russell Ott" w:date="2022-05-16T11:47:00Z">
                  <w:rPr>
                    <w:rFonts w:ascii="Calibri Light" w:hAnsi="Calibri Light"/>
                    <w:sz w:val="20"/>
                  </w:rPr>
                </w:rPrChange>
              </w:rPr>
              <w:t>medical history of the patient even if not pertinent to the current procedure, and may include chief complaint, past medical history, social history, family history, surgical or procedure history, medication history, and other history information. The hist</w:t>
            </w:r>
            <w:r w:rsidRPr="00D14360">
              <w:rPr>
                <w:rFonts w:ascii="Calibri Light" w:hAnsi="Calibri Light"/>
                <w:rPrChange w:id="7948" w:author="Russell Ott" w:date="2022-05-16T11:47:00Z">
                  <w:rPr>
                    <w:rFonts w:ascii="Calibri Light" w:hAnsi="Calibri Light"/>
                    <w:sz w:val="20"/>
                  </w:rPr>
                </w:rPrChange>
              </w:rPr>
              <w: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b/>
                <w:rPrChange w:id="7949" w:author="Russell Ott" w:date="2022-05-16T11:47:00Z">
                  <w:rPr>
                    <w:rFonts w:ascii="Calibri" w:hAnsi="Calibri"/>
                    <w:b/>
                    <w:sz w:val="20"/>
                  </w:rPr>
                </w:rPrChange>
              </w:rPr>
            </w:pPr>
            <w:r w:rsidRPr="00D14360">
              <w:rPr>
                <w:b/>
                <w:rPrChange w:id="7950" w:author="Russell Ott" w:date="2022-05-16T11:47:00Z">
                  <w:rPr>
                    <w:rFonts w:ascii="Calibri" w:hAnsi="Calibri"/>
                    <w:b/>
                    <w:sz w:val="20"/>
                  </w:rPr>
                </w:rPrChange>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PrChange w:id="7951" w:author="Russell Ott" w:date="2022-05-16T11:47:00Z">
                  <w:rPr>
                    <w:rFonts w:ascii="Calibri" w:hAnsi="Calibri"/>
                    <w:sz w:val="20"/>
                  </w:rPr>
                </w:rPrChange>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eastAsia="Times New Roman" w:hAnsi="Calibri Light"/>
                <w:sz w:val="24"/>
                <w:szCs w:val="24"/>
                <w:rPrChange w:id="7952" w:author="Russell Ott" w:date="2022-05-16T11:47:00Z">
                  <w:rPr>
                    <w:rFonts w:ascii="Calibri Light" w:hAnsi="Calibri Light"/>
                    <w:sz w:val="20"/>
                  </w:rPr>
                </w:rPrChange>
              </w:rPr>
            </w:pPr>
            <w:r w:rsidRPr="00D14360">
              <w:rPr>
                <w:rFonts w:ascii="Calibri Light" w:hAnsi="Calibri Light"/>
                <w:rPrChange w:id="7953" w:author="Russell Ott" w:date="2022-05-16T11:47:00Z">
                  <w:rPr>
                    <w:rFonts w:ascii="Calibri Light" w:hAnsi="Calibri Light"/>
                    <w:sz w:val="20"/>
                  </w:rPr>
                </w:rPrChange>
              </w:rPr>
              <w:t xml:space="preserve">This section contains a </w:t>
            </w:r>
            <w:r w:rsidR="00271771" w:rsidRPr="00D14360">
              <w:rPr>
                <w:rFonts w:ascii="Calibri Light" w:hAnsi="Calibri Light"/>
                <w:rPrChange w:id="7954" w:author="Russell Ott" w:date="2022-05-16T11:47:00Z">
                  <w:rPr>
                    <w:rFonts w:ascii="Calibri Light" w:hAnsi="Calibri Light"/>
                    <w:sz w:val="20"/>
                  </w:rPr>
                </w:rPrChange>
              </w:rPr>
              <w:t>p</w:t>
            </w:r>
            <w:r w:rsidR="00271771">
              <w:rPr>
                <w:rFonts w:ascii="Calibri Light" w:hAnsi="Calibri Light"/>
                <w:rPrChange w:id="7955" w:author="Russell Ott" w:date="2022-05-16T11:47:00Z">
                  <w:rPr>
                    <w:rFonts w:ascii="Calibri Light" w:hAnsi="Calibri Light"/>
                    <w:sz w:val="20"/>
                  </w:rPr>
                </w:rPrChange>
              </w:rPr>
              <w:t>a</w:t>
            </w:r>
            <w:r w:rsidR="00271771" w:rsidRPr="00D14360">
              <w:rPr>
                <w:rFonts w:ascii="Calibri Light" w:hAnsi="Calibri Light"/>
                <w:rPrChange w:id="7956" w:author="Russell Ott" w:date="2022-05-16T11:47:00Z">
                  <w:rPr>
                    <w:rFonts w:ascii="Calibri Light" w:hAnsi="Calibri Light"/>
                    <w:sz w:val="20"/>
                  </w:rPr>
                </w:rPrChange>
              </w:rPr>
              <w:t>tient’s</w:t>
            </w:r>
            <w:r w:rsidRPr="00D14360">
              <w:rPr>
                <w:rFonts w:ascii="Calibri Light" w:hAnsi="Calibri Light"/>
                <w:rPrChange w:id="7957" w:author="Russell Ott" w:date="2022-05-16T11:47:00Z">
                  <w:rPr>
                    <w:rFonts w:ascii="Calibri Light" w:hAnsi="Calibri Light"/>
                    <w:sz w:val="20"/>
                  </w:rPr>
                </w:rPrChange>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rPrChange w:id="7958" w:author="Russell Ott" w:date="2022-05-16T11:47:00Z">
                  <w:rPr>
                    <w:rFonts w:ascii="Calibri Light" w:hAnsi="Calibri Light"/>
                    <w:sz w:val="20"/>
                  </w:rPr>
                </w:rPrChange>
              </w:rPr>
              <w:t>p</w:t>
            </w:r>
            <w:r w:rsidR="00271771">
              <w:rPr>
                <w:rFonts w:ascii="Calibri Light" w:hAnsi="Calibri Light"/>
                <w:rPrChange w:id="7959" w:author="Russell Ott" w:date="2022-05-16T11:47:00Z">
                  <w:rPr>
                    <w:rFonts w:ascii="Calibri Light" w:hAnsi="Calibri Light"/>
                    <w:sz w:val="20"/>
                  </w:rPr>
                </w:rPrChange>
              </w:rPr>
              <w:t>a</w:t>
            </w:r>
            <w:r w:rsidR="00271771" w:rsidRPr="00D14360">
              <w:rPr>
                <w:rFonts w:ascii="Calibri Light" w:hAnsi="Calibri Light"/>
                <w:rPrChange w:id="7960" w:author="Russell Ott" w:date="2022-05-16T11:47:00Z">
                  <w:rPr>
                    <w:rFonts w:ascii="Calibri Light" w:hAnsi="Calibri Light"/>
                    <w:sz w:val="20"/>
                  </w:rPr>
                </w:rPrChange>
              </w:rPr>
              <w:t>tient’s</w:t>
            </w:r>
            <w:r w:rsidRPr="00D14360">
              <w:rPr>
                <w:rFonts w:ascii="Calibri Light" w:hAnsi="Calibri Light"/>
                <w:rPrChange w:id="7961" w:author="Russell Ott" w:date="2022-05-16T11:47:00Z">
                  <w:rPr>
                    <w:rFonts w:ascii="Calibri Light" w:hAnsi="Calibri Light"/>
                    <w:sz w:val="20"/>
                  </w:rPr>
                </w:rPrChange>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b/>
                <w:rPrChange w:id="7962" w:author="Russell Ott" w:date="2022-05-16T11:47:00Z">
                  <w:rPr>
                    <w:rFonts w:ascii="Calibri" w:hAnsi="Calibri"/>
                    <w:b/>
                    <w:sz w:val="20"/>
                  </w:rPr>
                </w:rPrChange>
              </w:rPr>
            </w:pPr>
            <w:r w:rsidRPr="00D14360">
              <w:rPr>
                <w:b/>
                <w:rPrChange w:id="7963" w:author="Russell Ott" w:date="2022-05-16T11:47:00Z">
                  <w:rPr>
                    <w:rFonts w:ascii="Calibri" w:hAnsi="Calibri"/>
                    <w:b/>
                    <w:sz w:val="20"/>
                  </w:rPr>
                </w:rPrChange>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eastAsia="Times New Roman" w:hAnsi="Calibri Light"/>
                <w:sz w:val="24"/>
                <w:szCs w:val="24"/>
                <w:rPrChange w:id="7964" w:author="Russell Ott" w:date="2022-05-16T11:47:00Z">
                  <w:rPr>
                    <w:rFonts w:ascii="Calibri Light" w:hAnsi="Calibri Light"/>
                    <w:sz w:val="20"/>
                  </w:rPr>
                </w:rPrChange>
              </w:rPr>
            </w:pPr>
            <w:r w:rsidRPr="00D14360">
              <w:rPr>
                <w:rFonts w:ascii="Calibri Light" w:hAnsi="Calibri Light"/>
                <w:rPrChange w:id="7965" w:author="Russell Ott" w:date="2022-05-16T11:47:00Z">
                  <w:rPr>
                    <w:rFonts w:ascii="Calibri Light" w:hAnsi="Calibri Light"/>
                    <w:sz w:val="20"/>
                  </w:rPr>
                </w:rPrChange>
              </w:rPr>
              <w:t xml:space="preserve">This section defines a </w:t>
            </w:r>
            <w:r w:rsidR="00271771" w:rsidRPr="00D14360">
              <w:rPr>
                <w:rFonts w:ascii="Calibri Light" w:hAnsi="Calibri Light"/>
                <w:rPrChange w:id="7966" w:author="Russell Ott" w:date="2022-05-16T11:47:00Z">
                  <w:rPr>
                    <w:rFonts w:ascii="Calibri Light" w:hAnsi="Calibri Light"/>
                    <w:sz w:val="20"/>
                  </w:rPr>
                </w:rPrChange>
              </w:rPr>
              <w:t>p</w:t>
            </w:r>
            <w:r w:rsidR="00271771">
              <w:rPr>
                <w:rFonts w:ascii="Calibri Light" w:hAnsi="Calibri Light"/>
                <w:rPrChange w:id="7967" w:author="Russell Ott" w:date="2022-05-16T11:47:00Z">
                  <w:rPr>
                    <w:rFonts w:ascii="Calibri Light" w:hAnsi="Calibri Light"/>
                    <w:sz w:val="20"/>
                  </w:rPr>
                </w:rPrChange>
              </w:rPr>
              <w:t>a</w:t>
            </w:r>
            <w:r w:rsidR="00271771" w:rsidRPr="00D14360">
              <w:rPr>
                <w:rFonts w:ascii="Calibri Light" w:hAnsi="Calibri Light"/>
                <w:rPrChange w:id="7968" w:author="Russell Ott" w:date="2022-05-16T11:47:00Z">
                  <w:rPr>
                    <w:rFonts w:ascii="Calibri Light" w:hAnsi="Calibri Light"/>
                    <w:sz w:val="20"/>
                  </w:rPr>
                </w:rPrChange>
              </w:rPr>
              <w:t>tient’s</w:t>
            </w:r>
            <w:r w:rsidRPr="00D14360">
              <w:rPr>
                <w:rFonts w:ascii="Calibri Light" w:hAnsi="Calibri Light"/>
                <w:rPrChange w:id="7969" w:author="Russell Ott" w:date="2022-05-16T11:47:00Z">
                  <w:rPr>
                    <w:rFonts w:ascii="Calibri Light" w:hAnsi="Calibri Light"/>
                    <w:sz w:val="20"/>
                  </w:rPr>
                </w:rPrChange>
              </w:rPr>
              <w:t xml:space="preserve"> current immunization status and pertinent immunization history. The primary use case for the Immunization Section is to enable communication of a </w:t>
            </w:r>
            <w:r w:rsidR="00271771" w:rsidRPr="00D14360">
              <w:rPr>
                <w:rFonts w:ascii="Calibri Light" w:hAnsi="Calibri Light"/>
                <w:rPrChange w:id="7970" w:author="Russell Ott" w:date="2022-05-16T11:47:00Z">
                  <w:rPr>
                    <w:rFonts w:ascii="Calibri Light" w:hAnsi="Calibri Light"/>
                    <w:sz w:val="20"/>
                  </w:rPr>
                </w:rPrChange>
              </w:rPr>
              <w:t>p</w:t>
            </w:r>
            <w:r w:rsidR="00271771">
              <w:rPr>
                <w:rFonts w:ascii="Calibri Light" w:hAnsi="Calibri Light"/>
                <w:rPrChange w:id="7971" w:author="Russell Ott" w:date="2022-05-16T11:47:00Z">
                  <w:rPr>
                    <w:rFonts w:ascii="Calibri Light" w:hAnsi="Calibri Light"/>
                    <w:sz w:val="20"/>
                  </w:rPr>
                </w:rPrChange>
              </w:rPr>
              <w:t>a</w:t>
            </w:r>
            <w:r w:rsidR="00271771" w:rsidRPr="00D14360">
              <w:rPr>
                <w:rFonts w:ascii="Calibri Light" w:hAnsi="Calibri Light"/>
                <w:rPrChange w:id="7972" w:author="Russell Ott" w:date="2022-05-16T11:47:00Z">
                  <w:rPr>
                    <w:rFonts w:ascii="Calibri Light" w:hAnsi="Calibri Light"/>
                    <w:sz w:val="20"/>
                  </w:rPr>
                </w:rPrChange>
              </w:rPr>
              <w:t>tient’s</w:t>
            </w:r>
            <w:r w:rsidRPr="00D14360">
              <w:rPr>
                <w:rFonts w:ascii="Calibri Light" w:hAnsi="Calibri Light"/>
                <w:rPrChange w:id="7973" w:author="Russell Ott" w:date="2022-05-16T11:47:00Z">
                  <w:rPr>
                    <w:rFonts w:ascii="Calibri Light" w:hAnsi="Calibri Light"/>
                    <w:sz w:val="20"/>
                  </w:rPr>
                </w:rPrChange>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b/>
                <w:rPrChange w:id="7974" w:author="Russell Ott" w:date="2022-05-16T11:47:00Z">
                  <w:rPr>
                    <w:rFonts w:ascii="Calibri" w:hAnsi="Calibri"/>
                    <w:b/>
                    <w:sz w:val="20"/>
                  </w:rPr>
                </w:rPrChange>
              </w:rPr>
            </w:pPr>
            <w:r w:rsidRPr="00D14360">
              <w:rPr>
                <w:b/>
                <w:rPrChange w:id="7975" w:author="Russell Ott" w:date="2022-05-16T11:47:00Z">
                  <w:rPr>
                    <w:rFonts w:ascii="Calibri" w:hAnsi="Calibri"/>
                    <w:b/>
                    <w:sz w:val="20"/>
                  </w:rPr>
                </w:rPrChange>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PrChange w:id="7976" w:author="Russell Ott" w:date="2022-05-16T11:47:00Z">
                  <w:rPr>
                    <w:rFonts w:ascii="Calibri" w:hAnsi="Calibri"/>
                    <w:sz w:val="20"/>
                  </w:rPr>
                </w:rPrChange>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eastAsia="Times New Roman" w:hAnsi="Calibri Light"/>
                <w:sz w:val="24"/>
                <w:szCs w:val="24"/>
                <w:rPrChange w:id="7977" w:author="Russell Ott" w:date="2022-05-16T11:47:00Z">
                  <w:rPr>
                    <w:rFonts w:ascii="Calibri Light" w:hAnsi="Calibri Light"/>
                    <w:sz w:val="20"/>
                  </w:rPr>
                </w:rPrChange>
              </w:rPr>
            </w:pPr>
            <w:r w:rsidRPr="00D14360">
              <w:rPr>
                <w:rFonts w:ascii="Calibri Light" w:hAnsi="Calibri Light"/>
                <w:rPrChange w:id="7978" w:author="Russell Ott" w:date="2022-05-16T11:47:00Z">
                  <w:rPr>
                    <w:rFonts w:ascii="Calibri Light" w:hAnsi="Calibri Light"/>
                    <w:sz w:val="20"/>
                  </w:rPr>
                </w:rPrChange>
              </w:rPr>
              <w:t xml:space="preserve">This section defines a </w:t>
            </w:r>
            <w:r w:rsidR="00271771" w:rsidRPr="00D14360">
              <w:rPr>
                <w:rFonts w:ascii="Calibri Light" w:hAnsi="Calibri Light"/>
                <w:rPrChange w:id="7979" w:author="Russell Ott" w:date="2022-05-16T11:47:00Z">
                  <w:rPr>
                    <w:rFonts w:ascii="Calibri Light" w:hAnsi="Calibri Light"/>
                    <w:sz w:val="20"/>
                  </w:rPr>
                </w:rPrChange>
              </w:rPr>
              <w:t>p</w:t>
            </w:r>
            <w:r w:rsidR="00271771">
              <w:rPr>
                <w:rFonts w:ascii="Calibri Light" w:hAnsi="Calibri Light"/>
                <w:rPrChange w:id="7980" w:author="Russell Ott" w:date="2022-05-16T11:47:00Z">
                  <w:rPr>
                    <w:rFonts w:ascii="Calibri Light" w:hAnsi="Calibri Light"/>
                    <w:sz w:val="20"/>
                  </w:rPr>
                </w:rPrChange>
              </w:rPr>
              <w:t>a</w:t>
            </w:r>
            <w:r w:rsidR="00271771" w:rsidRPr="00D14360">
              <w:rPr>
                <w:rFonts w:ascii="Calibri Light" w:hAnsi="Calibri Light"/>
                <w:rPrChange w:id="7981" w:author="Russell Ott" w:date="2022-05-16T11:47:00Z">
                  <w:rPr>
                    <w:rFonts w:ascii="Calibri Light" w:hAnsi="Calibri Light"/>
                    <w:sz w:val="20"/>
                  </w:rPr>
                </w:rPrChange>
              </w:rPr>
              <w:t>tient’s</w:t>
            </w:r>
            <w:r w:rsidRPr="00D14360">
              <w:rPr>
                <w:rFonts w:ascii="Calibri Light" w:hAnsi="Calibri Light"/>
                <w:rPrChange w:id="7982" w:author="Russell Ott" w:date="2022-05-16T11:47:00Z">
                  <w:rPr>
                    <w:rFonts w:ascii="Calibri Light" w:hAnsi="Calibri Light"/>
                    <w:sz w:val="20"/>
                  </w:rPr>
                </w:rPrChange>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b/>
                <w:rPrChange w:id="7983" w:author="Russell Ott" w:date="2022-05-16T11:47:00Z">
                  <w:rPr>
                    <w:rFonts w:ascii="Calibri" w:hAnsi="Calibri"/>
                    <w:b/>
                    <w:sz w:val="20"/>
                  </w:rPr>
                </w:rPrChange>
              </w:rPr>
            </w:pPr>
            <w:r w:rsidRPr="00D14360">
              <w:rPr>
                <w:b/>
                <w:rPrChange w:id="7984" w:author="Russell Ott" w:date="2022-05-16T11:47:00Z">
                  <w:rPr>
                    <w:rFonts w:ascii="Calibri" w:hAnsi="Calibri"/>
                    <w:b/>
                    <w:sz w:val="20"/>
                  </w:rPr>
                </w:rPrChange>
              </w:rPr>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eastAsia="Times New Roman" w:hAnsi="Calibri Light"/>
                <w:sz w:val="24"/>
                <w:szCs w:val="24"/>
                <w:rPrChange w:id="7985" w:author="Russell Ott" w:date="2022-05-16T11:47:00Z">
                  <w:rPr>
                    <w:rFonts w:ascii="Calibri Light" w:hAnsi="Calibri Light"/>
                    <w:sz w:val="20"/>
                  </w:rPr>
                </w:rPrChange>
              </w:rPr>
            </w:pPr>
            <w:r w:rsidRPr="00D14360">
              <w:rPr>
                <w:rFonts w:ascii="Calibri Light" w:hAnsi="Calibri Light"/>
                <w:rPrChange w:id="7986" w:author="Russell Ott" w:date="2022-05-16T11:47:00Z">
                  <w:rPr>
                    <w:rFonts w:ascii="Calibri Light" w:hAnsi="Calibri Light"/>
                    <w:sz w:val="20"/>
                  </w:rPr>
                </w:rPrChange>
              </w:rPr>
              <w:t>This section describes all interventional, surgical, diagnostic, or therapeutic procedures or treatments pertinent to the patient historically at the ti</w:t>
            </w:r>
            <w:r w:rsidRPr="00D14360">
              <w:rPr>
                <w:rFonts w:ascii="Calibri Light" w:hAnsi="Calibri Light"/>
                <w:rPrChange w:id="7987" w:author="Russell Ott" w:date="2022-05-16T11:47:00Z">
                  <w:rPr>
                    <w:rFonts w:ascii="Calibri Light" w:hAnsi="Calibri Light"/>
                    <w:sz w:val="20"/>
                  </w:rPr>
                </w:rPrChange>
              </w:rPr>
              <w:t xml:space="preserve">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b/>
                <w:rPrChange w:id="7988" w:author="Russell Ott" w:date="2022-05-16T11:47:00Z">
                  <w:rPr>
                    <w:rFonts w:ascii="Calibri" w:hAnsi="Calibri"/>
                    <w:b/>
                    <w:sz w:val="20"/>
                  </w:rPr>
                </w:rPrChange>
              </w:rPr>
            </w:pPr>
            <w:r w:rsidRPr="00D14360">
              <w:rPr>
                <w:b/>
                <w:rPrChange w:id="7989" w:author="Russell Ott" w:date="2022-05-16T11:47:00Z">
                  <w:rPr>
                    <w:rFonts w:ascii="Calibri" w:hAnsi="Calibri"/>
                    <w:b/>
                    <w:sz w:val="20"/>
                  </w:rPr>
                </w:rPrChange>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PrChange w:id="7990" w:author="Russell Ott" w:date="2022-05-16T11:47:00Z">
                  <w:rPr>
                    <w:rFonts w:ascii="Calibri" w:hAnsi="Calibri"/>
                    <w:sz w:val="20"/>
                  </w:rPr>
                </w:rPrChange>
              </w:rPr>
            </w:pPr>
          </w:p>
          <w:p w14:paraId="374CD976" w14:textId="77777777" w:rsidR="00F22316" w:rsidRPr="00D14360" w:rsidRDefault="00F22316" w:rsidP="00CC47C5">
            <w:pPr>
              <w:rPr>
                <w:rPrChange w:id="7991" w:author="Russell Ott" w:date="2022-05-16T11:47:00Z">
                  <w:rPr>
                    <w:rFonts w:ascii="Calibri" w:hAnsi="Calibri"/>
                    <w:sz w:val="20"/>
                  </w:rPr>
                </w:rPrChange>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eastAsia="Times New Roman" w:hAnsi="Calibri Light"/>
                <w:sz w:val="24"/>
                <w:szCs w:val="24"/>
                <w:rPrChange w:id="7992" w:author="Russell Ott" w:date="2022-05-16T11:47:00Z">
                  <w:rPr>
                    <w:rFonts w:ascii="Calibri Light" w:hAnsi="Calibri Light"/>
                    <w:sz w:val="20"/>
                  </w:rPr>
                </w:rPrChange>
              </w:rPr>
            </w:pPr>
            <w:r w:rsidRPr="00D14360">
              <w:rPr>
                <w:rFonts w:ascii="Calibri Light" w:hAnsi="Calibri Light"/>
                <w:rPrChange w:id="7993" w:author="Russell Ott" w:date="2022-05-16T11:47:00Z">
                  <w:rPr>
                    <w:rFonts w:ascii="Calibri Light" w:hAnsi="Calibri Light"/>
                    <w:sz w:val="20"/>
                  </w:rPr>
                </w:rPrChange>
              </w:rPr>
              <w:t>This section contains the results of observations generated by laboratories, imaging and other procedures. The scope includes observations of hematology, chemistry, serology, virology, toxicology, microbiology</w:t>
            </w:r>
            <w:r w:rsidRPr="00D14360">
              <w:rPr>
                <w:rFonts w:ascii="Calibri Light" w:hAnsi="Calibri Light"/>
                <w:rPrChange w:id="7994" w:author="Russell Ott" w:date="2022-05-16T11:47:00Z">
                  <w:rPr>
                    <w:rFonts w:ascii="Calibri Light" w:hAnsi="Calibri Light"/>
                    <w:sz w:val="20"/>
                  </w:rPr>
                </w:rPrChange>
              </w:rPr>
              <w:t xml:space="preserve">,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b/>
                <w:rPrChange w:id="7995" w:author="Russell Ott" w:date="2022-05-16T11:47:00Z">
                  <w:rPr>
                    <w:rFonts w:ascii="Calibri" w:hAnsi="Calibri"/>
                    <w:b/>
                    <w:sz w:val="20"/>
                  </w:rPr>
                </w:rPrChange>
              </w:rPr>
            </w:pPr>
            <w:r w:rsidRPr="00D14360">
              <w:rPr>
                <w:b/>
                <w:rPrChange w:id="7996" w:author="Russell Ott" w:date="2022-05-16T11:47:00Z">
                  <w:rPr>
                    <w:rFonts w:ascii="Calibri" w:hAnsi="Calibri"/>
                    <w:b/>
                    <w:sz w:val="20"/>
                  </w:rPr>
                </w:rPrChange>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PrChange w:id="7997" w:author="Russell Ott" w:date="2022-05-16T11:47:00Z">
                  <w:rPr>
                    <w:rFonts w:ascii="Calibri" w:hAnsi="Calibri"/>
                    <w:sz w:val="20"/>
                  </w:rPr>
                </w:rPrChange>
              </w:rPr>
            </w:pPr>
          </w:p>
          <w:p w14:paraId="3A398E0E" w14:textId="77777777" w:rsidR="00F22316" w:rsidRPr="00D14360" w:rsidRDefault="00F22316" w:rsidP="00CC47C5">
            <w:pPr>
              <w:rPr>
                <w:rPrChange w:id="7998" w:author="Russell Ott" w:date="2022-05-16T11:47: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eastAsia="Times New Roman" w:hAnsi="Calibri Light"/>
                <w:sz w:val="24"/>
                <w:szCs w:val="24"/>
                <w:rPrChange w:id="7999" w:author="Russell Ott" w:date="2022-05-16T11:47:00Z">
                  <w:rPr>
                    <w:rFonts w:ascii="Calibri Light" w:hAnsi="Calibri Light"/>
                    <w:sz w:val="20"/>
                  </w:rPr>
                </w:rPrChange>
              </w:rPr>
            </w:pPr>
            <w:r w:rsidRPr="00D14360">
              <w:rPr>
                <w:rFonts w:ascii="Calibri Light" w:hAnsi="Calibri Light"/>
                <w:rPrChange w:id="8000" w:author="Russell Ott" w:date="2022-05-16T11:47:00Z">
                  <w:rPr>
                    <w:rFonts w:ascii="Calibri Light" w:hAnsi="Calibri Light"/>
                    <w:sz w:val="20"/>
                  </w:rPr>
                </w:rPrChange>
              </w:rPr>
              <w:t>This section contains relevant vital signs for the context and use case of the document type, such as blood pressure, heart rate</w:t>
            </w:r>
            <w:r w:rsidRPr="00D14360">
              <w:rPr>
                <w:rFonts w:ascii="Calibri Light" w:hAnsi="Calibri Light"/>
                <w:rPrChange w:id="8001" w:author="Russell Ott" w:date="2022-05-16T11:47:00Z">
                  <w:rPr>
                    <w:rFonts w:ascii="Calibri Light" w:hAnsi="Calibri Light"/>
                    <w:sz w:val="20"/>
                  </w:rPr>
                </w:rPrChange>
              </w:rPr>
              <w:t>, respiratory rate, height, weight, body mass index, head circumference, pulse oximetry, temperature, and body surface area. The section should include notable vital signs such as the most recent, maximum and/or minimum, baseline, or relevant trends. Vital</w:t>
            </w:r>
            <w:r w:rsidRPr="00D14360">
              <w:rPr>
                <w:rFonts w:ascii="Calibri Light" w:hAnsi="Calibri Light"/>
                <w:rPrChange w:id="8002" w:author="Russell Ott" w:date="2022-05-16T11:47:00Z">
                  <w:rPr>
                    <w:rFonts w:ascii="Calibri Light" w:hAnsi="Calibri Light"/>
                    <w:sz w:val="20"/>
                  </w:rPr>
                </w:rPrChange>
              </w:rPr>
              <w:t xml:space="preserve">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b/>
                <w:rPrChange w:id="8003" w:author="Russell Ott" w:date="2022-05-16T11:47:00Z">
                  <w:rPr>
                    <w:rFonts w:ascii="Calibri" w:hAnsi="Calibri"/>
                    <w:b/>
                    <w:sz w:val="20"/>
                  </w:rPr>
                </w:rPrChange>
              </w:rPr>
            </w:pPr>
            <w:r w:rsidRPr="00D14360">
              <w:rPr>
                <w:b/>
                <w:rPrChange w:id="8004" w:author="Russell Ott" w:date="2022-05-16T11:47:00Z">
                  <w:rPr>
                    <w:rFonts w:ascii="Calibri" w:hAnsi="Calibri"/>
                    <w:b/>
                    <w:sz w:val="20"/>
                  </w:rPr>
                </w:rPrChange>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eastAsia="Times New Roman" w:hAnsi="Calibri Light"/>
                <w:sz w:val="24"/>
                <w:szCs w:val="24"/>
                <w:rPrChange w:id="8005" w:author="Russell Ott" w:date="2022-05-16T11:47:00Z">
                  <w:rPr>
                    <w:rFonts w:ascii="Calibri Light" w:hAnsi="Calibri Light"/>
                    <w:sz w:val="20"/>
                  </w:rPr>
                </w:rPrChange>
              </w:rPr>
            </w:pPr>
            <w:r w:rsidRPr="00D14360">
              <w:rPr>
                <w:rFonts w:ascii="Calibri Light" w:hAnsi="Calibri Light"/>
                <w:rPrChange w:id="8006" w:author="Russell Ott" w:date="2022-05-16T11:47:00Z">
                  <w:rPr>
                    <w:rFonts w:ascii="Calibri Light" w:hAnsi="Calibri Light"/>
                    <w:sz w:val="20"/>
                  </w:rPr>
                </w:rPrChange>
              </w:rPr>
              <w:t xml:space="preserve">This section describes what happened during the </w:t>
            </w:r>
            <w:r w:rsidRPr="00D14360">
              <w:rPr>
                <w:rFonts w:ascii="Calibri Light" w:hAnsi="Calibri Light"/>
                <w:rPrChange w:id="8007" w:author="Russell Ott" w:date="2022-05-16T11:47:00Z">
                  <w:rPr>
                    <w:rFonts w:ascii="Calibri Light" w:hAnsi="Calibri Light"/>
                    <w:sz w:val="20"/>
                  </w:rPr>
                </w:rPrChange>
              </w:rPr>
              <w:t>course of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b/>
                <w:rPrChange w:id="8008" w:author="Russell Ott" w:date="2022-05-16T11:47:00Z">
                  <w:rPr>
                    <w:rFonts w:ascii="Calibri" w:hAnsi="Calibri"/>
                    <w:b/>
                    <w:sz w:val="20"/>
                  </w:rPr>
                </w:rPrChange>
              </w:rPr>
            </w:pPr>
            <w:r w:rsidRPr="00D14360">
              <w:rPr>
                <w:b/>
                <w:rPrChange w:id="8009" w:author="Russell Ott" w:date="2022-05-16T11:47:00Z">
                  <w:rPr>
                    <w:rFonts w:ascii="Calibri" w:hAnsi="Calibri"/>
                    <w:b/>
                    <w:sz w:val="20"/>
                  </w:rPr>
                </w:rPrChange>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PrChange w:id="8010" w:author="Russell Ott" w:date="2022-05-16T11:47:00Z">
                  <w:rPr>
                    <w:rFonts w:ascii="Calibri" w:hAnsi="Calibri"/>
                  </w:rPr>
                </w:rPrChange>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eastAsia="Times New Roman" w:hAnsi="Calibri Light"/>
                <w:sz w:val="24"/>
                <w:szCs w:val="24"/>
                <w:rPrChange w:id="8011" w:author="Russell Ott" w:date="2022-05-16T11:47:00Z">
                  <w:rPr>
                    <w:rFonts w:ascii="Calibri Light" w:hAnsi="Calibri Light"/>
                    <w:sz w:val="20"/>
                  </w:rPr>
                </w:rPrChange>
              </w:rPr>
            </w:pPr>
            <w:r w:rsidRPr="00D14360">
              <w:rPr>
                <w:rFonts w:ascii="Calibri Light" w:hAnsi="Calibri Light"/>
                <w:rPrChange w:id="8012" w:author="Russell Ott" w:date="2022-05-16T11:47:00Z">
                  <w:rPr>
                    <w:rFonts w:ascii="Calibri Light" w:hAnsi="Calibri Light"/>
                    <w:sz w:val="20"/>
                  </w:rPr>
                </w:rPrChange>
              </w:rPr>
              <w:t xml:space="preserve">This section </w:t>
            </w:r>
            <w:r w:rsidR="00F22316" w:rsidRPr="00D14360">
              <w:rPr>
                <w:rFonts w:ascii="Calibri Light" w:hAnsi="Calibri Light"/>
                <w:rPrChange w:id="8013" w:author="Russell Ott" w:date="2022-05-16T11:47:00Z">
                  <w:rPr>
                    <w:rFonts w:ascii="Calibri Light" w:hAnsi="Calibri Light"/>
                    <w:sz w:val="20"/>
                  </w:rPr>
                </w:rPrChange>
              </w:rPr>
              <w:t xml:space="preserve">describes general observations and readily observable attributes of the patient, including affect and demeanor, apparent age compared to actual age, </w:t>
            </w:r>
            <w:r w:rsidR="00F22316" w:rsidRPr="00D14360">
              <w:rPr>
                <w:rFonts w:ascii="Calibri Light" w:hAnsi="Calibri Light"/>
                <w:rPrChange w:id="8014" w:author="Russell Ott" w:date="2022-05-16T11:47:00Z">
                  <w:rPr>
                    <w:rFonts w:ascii="Calibri Light" w:hAnsi="Calibri Light"/>
                    <w:sz w:val="20"/>
                  </w:rPr>
                </w:rPrChange>
              </w:rPr>
              <w:t>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b/>
                <w:rPrChange w:id="8015" w:author="Russell Ott" w:date="2022-05-16T11:47:00Z">
                  <w:rPr>
                    <w:rFonts w:ascii="Calibri" w:hAnsi="Calibri"/>
                    <w:b/>
                    <w:sz w:val="20"/>
                  </w:rPr>
                </w:rPrChange>
              </w:rPr>
            </w:pPr>
            <w:r w:rsidRPr="00D14360">
              <w:rPr>
                <w:b/>
                <w:rPrChange w:id="8016" w:author="Russell Ott" w:date="2022-05-16T11:47:00Z">
                  <w:rPr>
                    <w:rFonts w:ascii="Calibri" w:hAnsi="Calibri"/>
                    <w:b/>
                    <w:sz w:val="20"/>
                  </w:rPr>
                </w:rPrChange>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eastAsia="Times New Roman" w:hAnsi="Calibri Light"/>
                <w:sz w:val="24"/>
                <w:szCs w:val="24"/>
                <w:rPrChange w:id="8017" w:author="Russell Ott" w:date="2022-05-16T11:47:00Z">
                  <w:rPr>
                    <w:rFonts w:ascii="Calibri Light" w:hAnsi="Calibri Light"/>
                    <w:sz w:val="20"/>
                  </w:rPr>
                </w:rPrChange>
              </w:rPr>
            </w:pPr>
            <w:r w:rsidRPr="00D14360">
              <w:rPr>
                <w:rFonts w:ascii="Calibri Light" w:hAnsi="Calibri Light"/>
                <w:rPrChange w:id="8018" w:author="Russell Ott" w:date="2022-05-16T11:47:00Z">
                  <w:rPr>
                    <w:rFonts w:ascii="Calibri Light" w:hAnsi="Calibri Light"/>
                    <w:sz w:val="20"/>
                  </w:rPr>
                </w:rPrChange>
              </w:rPr>
              <w:t xml:space="preserve">This section </w:t>
            </w:r>
            <w:r w:rsidR="00F22316" w:rsidRPr="00D14360">
              <w:rPr>
                <w:rFonts w:ascii="Calibri Light" w:hAnsi="Calibri Light"/>
                <w:rPrChange w:id="8019" w:author="Russell Ott" w:date="2022-05-16T11:47:00Z">
                  <w:rPr>
                    <w:rFonts w:ascii="Calibri Light" w:hAnsi="Calibri Light"/>
                    <w:sz w:val="20"/>
                  </w:rPr>
                </w:rPrChange>
              </w:rPr>
              <w:t xml:space="preserve">contains observations and assessments of a </w:t>
            </w:r>
            <w:r w:rsidR="00271771" w:rsidRPr="00D14360">
              <w:rPr>
                <w:rFonts w:ascii="Calibri Light" w:hAnsi="Calibri Light"/>
                <w:rPrChange w:id="8020" w:author="Russell Ott" w:date="2022-05-16T11:47:00Z">
                  <w:rPr>
                    <w:rFonts w:ascii="Calibri Light" w:hAnsi="Calibri Light"/>
                    <w:sz w:val="20"/>
                  </w:rPr>
                </w:rPrChange>
              </w:rPr>
              <w:t>p</w:t>
            </w:r>
            <w:r w:rsidR="00271771">
              <w:rPr>
                <w:rFonts w:ascii="Calibri Light" w:hAnsi="Calibri Light"/>
                <w:rPrChange w:id="8021" w:author="Russell Ott" w:date="2022-05-16T11:47:00Z">
                  <w:rPr>
                    <w:rFonts w:ascii="Calibri Light" w:hAnsi="Calibri Light"/>
                    <w:sz w:val="20"/>
                  </w:rPr>
                </w:rPrChange>
              </w:rPr>
              <w:t>a</w:t>
            </w:r>
            <w:r w:rsidR="00271771" w:rsidRPr="00D14360">
              <w:rPr>
                <w:rFonts w:ascii="Calibri Light" w:hAnsi="Calibri Light"/>
                <w:rPrChange w:id="8022" w:author="Russell Ott" w:date="2022-05-16T11:47:00Z">
                  <w:rPr>
                    <w:rFonts w:ascii="Calibri Light" w:hAnsi="Calibri Light"/>
                    <w:sz w:val="20"/>
                  </w:rPr>
                </w:rPrChange>
              </w:rPr>
              <w:t>tient’s</w:t>
            </w:r>
            <w:r w:rsidR="00F22316" w:rsidRPr="00D14360">
              <w:rPr>
                <w:rFonts w:ascii="Calibri Light" w:hAnsi="Calibri Light"/>
                <w:rPrChange w:id="8023" w:author="Russell Ott" w:date="2022-05-16T11:47:00Z">
                  <w:rPr>
                    <w:rFonts w:ascii="Calibri Light" w:hAnsi="Calibri Light"/>
                    <w:sz w:val="20"/>
                  </w:rPr>
                </w:rPrChange>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b/>
                <w:rPrChange w:id="8024" w:author="Russell Ott" w:date="2022-05-16T11:47:00Z">
                  <w:rPr>
                    <w:rFonts w:ascii="Calibri" w:hAnsi="Calibri"/>
                    <w:b/>
                    <w:sz w:val="20"/>
                  </w:rPr>
                </w:rPrChange>
              </w:rPr>
            </w:pPr>
            <w:r w:rsidRPr="00D14360">
              <w:rPr>
                <w:b/>
                <w:rPrChange w:id="8025" w:author="Russell Ott" w:date="2022-05-16T11:47:00Z">
                  <w:rPr>
                    <w:rFonts w:ascii="Calibri" w:hAnsi="Calibri"/>
                    <w:b/>
                    <w:sz w:val="20"/>
                  </w:rPr>
                </w:rPrChange>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eastAsia="Times New Roman" w:hAnsi="Calibri Light"/>
                <w:sz w:val="24"/>
                <w:szCs w:val="24"/>
                <w:rPrChange w:id="8026" w:author="Russell Ott" w:date="2022-05-16T11:47:00Z">
                  <w:rPr>
                    <w:rFonts w:ascii="Calibri Light" w:hAnsi="Calibri Light"/>
                    <w:sz w:val="20"/>
                  </w:rPr>
                </w:rPrChange>
              </w:rPr>
            </w:pPr>
            <w:r w:rsidRPr="00D14360">
              <w:rPr>
                <w:rFonts w:ascii="Calibri Light" w:hAnsi="Calibri Light"/>
                <w:rPrChange w:id="8027" w:author="Russell Ott" w:date="2022-05-16T11:47:00Z">
                  <w:rPr>
                    <w:rFonts w:ascii="Calibri Light" w:hAnsi="Calibri Light"/>
                    <w:sz w:val="20"/>
                  </w:rPr>
                </w:rPrChange>
              </w:rPr>
              <w:t xml:space="preserve">This section </w:t>
            </w:r>
            <w:r w:rsidR="00F22316" w:rsidRPr="00D14360">
              <w:rPr>
                <w:rFonts w:ascii="Calibri Light" w:hAnsi="Calibri Light"/>
                <w:rPrChange w:id="8028" w:author="Russell Ott" w:date="2022-05-16T11:47:00Z">
                  <w:rPr>
                    <w:rFonts w:ascii="Calibri Light" w:hAnsi="Calibri Light"/>
                    <w:sz w:val="20"/>
                  </w:rPr>
                </w:rPrChange>
              </w:rPr>
              <w:t xml:space="preserve">contains observations and evaluations related to a patient’s </w:t>
            </w:r>
            <w:r w:rsidR="00F22316" w:rsidRPr="00D14360">
              <w:rPr>
                <w:rFonts w:ascii="Calibri Light" w:hAnsi="Calibri Light"/>
                <w:rPrChange w:id="8029" w:author="Russell Ott" w:date="2022-05-16T11:47:00Z">
                  <w:rPr>
                    <w:rFonts w:ascii="Calibri Light" w:hAnsi="Calibri Light"/>
                    <w:sz w:val="20"/>
                  </w:rPr>
                </w:rPrChange>
              </w:rPr>
              <w:t>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rPrChange w:id="8030" w:author="Russell Ott" w:date="2022-05-16T11:47:00Z">
                  <w:rPr>
                    <w:rFonts w:ascii="Calibri Light" w:hAnsi="Calibri Light"/>
                    <w:sz w:val="20"/>
                  </w:rPr>
                </w:rPrChange>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rPrChange w:id="8031" w:author="Russell Ott" w:date="2022-05-16T11:47:00Z">
                  <w:rPr>
                    <w:rFonts w:ascii="Calibri Light" w:hAnsi="Calibri Light"/>
                    <w:sz w:val="20"/>
                  </w:rPr>
                </w:rPrChange>
              </w:rPr>
              <w:t>﻿• Cognition (e.g., memory, alertness/consciousness, attention, orientation) – which were included in</w:t>
            </w:r>
            <w:r w:rsidR="00863460">
              <w:rPr>
                <w:rFonts w:ascii="Calibri Light" w:hAnsi="Calibri Light"/>
                <w:rPrChange w:id="8032" w:author="Russell Ott" w:date="2022-05-16T11:47:00Z">
                  <w:rPr>
                    <w:rFonts w:ascii="Calibri Light" w:hAnsi="Calibri Light"/>
                    <w:sz w:val="20"/>
                  </w:rPr>
                </w:rPrChange>
              </w:rPr>
              <w:t xml:space="preserve"> </w:t>
            </w:r>
            <w:r w:rsidR="00956402" w:rsidRPr="00D14360">
              <w:rPr>
                <w:rFonts w:ascii="Calibri Light" w:hAnsi="Calibri Light"/>
                <w:rPrChange w:id="8033" w:author="Russell Ott" w:date="2022-05-16T11:47:00Z">
                  <w:rPr>
                    <w:rFonts w:ascii="Calibri Light" w:hAnsi="Calibri Light"/>
                    <w:sz w:val="20"/>
                  </w:rPr>
                </w:rPrChange>
              </w:rPr>
              <w:t xml:space="preserve">Cognitive Status Observation in earlier publications of C-CDA.• Insight and judgment (e.g., understanding of </w:t>
            </w:r>
            <w:r w:rsidR="00956402" w:rsidRPr="00D14360">
              <w:rPr>
                <w:rFonts w:ascii="Calibri Light" w:hAnsi="Calibri Light"/>
                <w:rPrChange w:id="8034" w:author="Russell Ott" w:date="2022-05-16T11:47:00Z">
                  <w:rPr>
                    <w:rFonts w:ascii="Calibri Light" w:hAnsi="Calibri Light"/>
                    <w:sz w:val="20"/>
                  </w:rPr>
                </w:rPrChange>
              </w:rPr>
              <w:t>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PrChange w:id="8035" w:author="Russell Ott" w:date="2022-05-16T11:47:00Z">
                  <w:rPr>
                    <w:rFonts w:ascii="Calibri" w:hAnsi="Calibri"/>
                    <w:sz w:val="20"/>
                  </w:rPr>
                </w:rPrChange>
              </w:rPr>
            </w:pPr>
            <w:r w:rsidRPr="00D14360">
              <w:rPr>
                <w:b/>
                <w:rPrChange w:id="8036" w:author="Russell Ott" w:date="2022-05-16T11:47:00Z">
                  <w:rPr>
                    <w:rFonts w:ascii="Calibri" w:hAnsi="Calibri"/>
                    <w:b/>
                    <w:sz w:val="20"/>
                  </w:rPr>
                </w:rPrChange>
              </w:rPr>
              <w:t>Nutrition</w:t>
            </w:r>
            <w:r w:rsidR="004D7F05" w:rsidRPr="00D14360">
              <w:rPr>
                <w:b/>
                <w:rPrChange w:id="8037" w:author="Russell Ott" w:date="2022-05-16T11:47:00Z">
                  <w:rPr>
                    <w:rFonts w:ascii="Calibri" w:hAnsi="Calibri"/>
                    <w:b/>
                    <w:sz w:val="20"/>
                  </w:rPr>
                </w:rPrChange>
              </w:rPr>
              <w:t xml:space="preserve"> </w:t>
            </w:r>
            <w:r w:rsidRPr="00D14360">
              <w:rPr>
                <w:b/>
                <w:rPrChange w:id="8038" w:author="Russell Ott" w:date="2022-05-16T11:47:00Z">
                  <w:rPr>
                    <w:rFonts w:ascii="Calibri" w:hAnsi="Calibri"/>
                    <w:b/>
                    <w:sz w:val="20"/>
                  </w:rPr>
                </w:rPrChange>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b/>
                <w:rPrChange w:id="8039" w:author="Russell Ott" w:date="2022-05-16T11:47:00Z">
                  <w:rPr>
                    <w:rFonts w:ascii="Calibri" w:hAnsi="Calibri"/>
                    <w:b/>
                    <w:sz w:val="20"/>
                  </w:rPr>
                </w:rPrChange>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eastAsia="Times New Roman" w:hAnsi="Calibri Light"/>
                <w:sz w:val="24"/>
                <w:szCs w:val="24"/>
                <w:rPrChange w:id="8040" w:author="Russell Ott" w:date="2022-05-16T11:47:00Z">
                  <w:rPr>
                    <w:rFonts w:ascii="Calibri Light" w:hAnsi="Calibri Light"/>
                    <w:sz w:val="20"/>
                  </w:rPr>
                </w:rPrChange>
              </w:rPr>
            </w:pPr>
            <w:r w:rsidRPr="00D14360">
              <w:rPr>
                <w:rFonts w:ascii="Calibri Light" w:hAnsi="Calibri Light"/>
                <w:rPrChange w:id="8041" w:author="Russell Ott" w:date="2022-05-16T11:47:00Z">
                  <w:rPr>
                    <w:rFonts w:ascii="Calibri Light" w:hAnsi="Calibri Light"/>
                    <w:sz w:val="20"/>
                  </w:rPr>
                </w:rPrChange>
              </w:rPr>
              <w:t xml:space="preserve">﻿This section represents diet and nutrition information including special diet requirements and restrictions (e.g., texture modified diet, liquids only, enteral </w:t>
            </w:r>
            <w:r w:rsidRPr="00D14360">
              <w:rPr>
                <w:rFonts w:ascii="Calibri Light" w:hAnsi="Calibri Light"/>
                <w:rPrChange w:id="8042" w:author="Russell Ott" w:date="2022-05-16T11:47:00Z">
                  <w:rPr>
                    <w:rFonts w:ascii="Calibri Light" w:hAnsi="Calibri Light"/>
                    <w:sz w:val="20"/>
                  </w:rPr>
                </w:rPrChange>
              </w:rPr>
              <w:t>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b/>
                <w:i/>
                <w:color w:val="31849B"/>
                <w:rPrChange w:id="8043" w:author="Russell Ott" w:date="2022-05-16T11:47:00Z">
                  <w:rPr>
                    <w:rFonts w:ascii="Calibri" w:hAnsi="Calibri"/>
                    <w:b/>
                    <w:i/>
                    <w:color w:val="31849B"/>
                  </w:rPr>
                </w:rPrChange>
              </w:rPr>
            </w:pPr>
            <w:r w:rsidRPr="00D14360">
              <w:rPr>
                <w:b/>
                <w:i/>
                <w:color w:val="4F81BD"/>
                <w:rPrChange w:id="8044" w:author="Russell Ott" w:date="2022-05-16T11:47:00Z">
                  <w:rPr>
                    <w:rFonts w:ascii="Calibri" w:hAnsi="Calibri"/>
                    <w:b/>
                    <w:i/>
                    <w:color w:val="4F81BD"/>
                  </w:rPr>
                </w:rPrChange>
              </w:rPr>
              <w:t>Specific to 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b/>
                <w:rPrChange w:id="8045" w:author="Russell Ott" w:date="2022-05-16T11:47:00Z">
                  <w:rPr>
                    <w:rFonts w:ascii="Calibri" w:hAnsi="Calibri"/>
                    <w:b/>
                    <w:sz w:val="20"/>
                  </w:rPr>
                </w:rPrChange>
              </w:rPr>
            </w:pPr>
            <w:r w:rsidRPr="00D14360">
              <w:rPr>
                <w:b/>
                <w:rPrChange w:id="8046" w:author="Russell Ott" w:date="2022-05-16T11:47:00Z">
                  <w:rPr>
                    <w:rFonts w:ascii="Calibri" w:hAnsi="Calibri"/>
                    <w:b/>
                    <w:sz w:val="20"/>
                  </w:rPr>
                </w:rPrChange>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eastAsia="Times New Roman" w:hAnsi="Calibri Light"/>
                <w:sz w:val="24"/>
                <w:szCs w:val="24"/>
                <w:rPrChange w:id="8047" w:author="Russell Ott" w:date="2022-05-16T11:47:00Z">
                  <w:rPr>
                    <w:rFonts w:ascii="Calibri Light" w:hAnsi="Calibri Light"/>
                    <w:sz w:val="20"/>
                  </w:rPr>
                </w:rPrChange>
              </w:rPr>
            </w:pPr>
            <w:r w:rsidRPr="00D14360">
              <w:rPr>
                <w:rFonts w:ascii="Calibri Light" w:hAnsi="Calibri Light"/>
                <w:rPrChange w:id="8048" w:author="Russell Ott" w:date="2022-05-16T11:47:00Z">
                  <w:rPr>
                    <w:rFonts w:ascii="Calibri Light" w:hAnsi="Calibri Light"/>
                    <w:sz w:val="20"/>
                  </w:rPr>
                </w:rPrChange>
              </w:rPr>
              <w:t xml:space="preserve">This section contains a narrative description of the problems or diagnoses identified by the clinician at the time of the patient’s admission. This section may contain a coded entry which represents the </w:t>
            </w:r>
            <w:r w:rsidRPr="00D14360">
              <w:rPr>
                <w:rFonts w:ascii="Calibri Light" w:hAnsi="Calibri Light"/>
                <w:rPrChange w:id="8049" w:author="Russell Ott" w:date="2022-05-16T11:47:00Z">
                  <w:rPr>
                    <w:rFonts w:ascii="Calibri Light" w:hAnsi="Calibri Light"/>
                    <w:sz w:val="20"/>
                  </w:rPr>
                </w:rPrChange>
              </w:rPr>
              <w:t>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b/>
                <w:rPrChange w:id="8050" w:author="Russell Ott" w:date="2022-05-16T11:47:00Z">
                  <w:rPr>
                    <w:rFonts w:ascii="Calibri" w:hAnsi="Calibri"/>
                    <w:b/>
                    <w:sz w:val="20"/>
                  </w:rPr>
                </w:rPrChange>
              </w:rPr>
            </w:pPr>
            <w:r w:rsidRPr="00D14360">
              <w:rPr>
                <w:b/>
                <w:rPrChange w:id="8051" w:author="Russell Ott" w:date="2022-05-16T11:47:00Z">
                  <w:rPr>
                    <w:rFonts w:ascii="Calibri" w:hAnsi="Calibri"/>
                    <w:b/>
                    <w:sz w:val="20"/>
                  </w:rPr>
                </w:rPrChange>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eastAsia="Times New Roman" w:hAnsi="Calibri Light"/>
                <w:sz w:val="24"/>
                <w:szCs w:val="24"/>
                <w:rPrChange w:id="8052" w:author="Russell Ott" w:date="2022-05-16T11:47:00Z">
                  <w:rPr>
                    <w:rFonts w:ascii="Calibri Light" w:hAnsi="Calibri Light"/>
                    <w:sz w:val="20"/>
                  </w:rPr>
                </w:rPrChange>
              </w:rPr>
            </w:pPr>
            <w:r w:rsidRPr="00D14360">
              <w:rPr>
                <w:rFonts w:ascii="Calibri Light" w:hAnsi="Calibri Light"/>
                <w:rPrChange w:id="8053" w:author="Russell Ott" w:date="2022-05-16T11:47:00Z">
                  <w:rPr>
                    <w:rFonts w:ascii="Calibri Light" w:hAnsi="Calibri Light"/>
                    <w:sz w:val="20"/>
                  </w:rPr>
                </w:rPrChange>
              </w:rPr>
              <w:t>Th</w:t>
            </w:r>
            <w:r w:rsidR="00CD03C2" w:rsidRPr="00D14360">
              <w:rPr>
                <w:rFonts w:ascii="Calibri Light" w:hAnsi="Calibri Light"/>
                <w:rPrChange w:id="8054" w:author="Russell Ott" w:date="2022-05-16T11:47:00Z">
                  <w:rPr>
                    <w:rFonts w:ascii="Calibri Light" w:hAnsi="Calibri Light"/>
                    <w:sz w:val="20"/>
                  </w:rPr>
                </w:rPrChange>
              </w:rPr>
              <w:t xml:space="preserve">is </w:t>
            </w:r>
            <w:r w:rsidRPr="00D14360">
              <w:rPr>
                <w:rFonts w:ascii="Calibri Light" w:hAnsi="Calibri Light"/>
                <w:rPrChange w:id="8055" w:author="Russell Ott" w:date="2022-05-16T11:47:00Z">
                  <w:rPr>
                    <w:rFonts w:ascii="Calibri Light" w:hAnsi="Calibri Light"/>
                    <w:sz w:val="20"/>
                  </w:rPr>
                </w:rPrChange>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b/>
                <w:rPrChange w:id="8056" w:author="Russell Ott" w:date="2022-05-16T11:47:00Z">
                  <w:rPr>
                    <w:rFonts w:ascii="Calibri" w:hAnsi="Calibri"/>
                    <w:b/>
                    <w:sz w:val="20"/>
                  </w:rPr>
                </w:rPrChange>
              </w:rPr>
            </w:pPr>
            <w:r w:rsidRPr="00D14360">
              <w:rPr>
                <w:b/>
                <w:rPrChange w:id="8057" w:author="Russell Ott" w:date="2022-05-16T11:47:00Z">
                  <w:rPr>
                    <w:rFonts w:ascii="Calibri" w:hAnsi="Calibri"/>
                    <w:b/>
                    <w:sz w:val="20"/>
                  </w:rPr>
                </w:rPrChange>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eastAsia="Times New Roman" w:hAnsi="Calibri Light"/>
                <w:sz w:val="24"/>
                <w:szCs w:val="24"/>
                <w:rPrChange w:id="8058" w:author="Russell Ott" w:date="2022-05-16T11:47:00Z">
                  <w:rPr>
                    <w:rFonts w:ascii="Calibri Light" w:hAnsi="Calibri Light"/>
                    <w:sz w:val="20"/>
                  </w:rPr>
                </w:rPrChange>
              </w:rPr>
            </w:pPr>
            <w:r w:rsidRPr="00D14360">
              <w:rPr>
                <w:rFonts w:ascii="Calibri Light" w:hAnsi="Calibri Light"/>
                <w:rPrChange w:id="8059" w:author="Russell Ott" w:date="2022-05-16T11:47:00Z">
                  <w:rPr>
                    <w:rFonts w:ascii="Calibri Light" w:hAnsi="Calibri Light"/>
                    <w:sz w:val="20"/>
                  </w:rPr>
                </w:rPrChange>
              </w:rPr>
              <w:t xml:space="preserve">This section </w:t>
            </w:r>
            <w:r w:rsidR="00F22316" w:rsidRPr="00D14360">
              <w:rPr>
                <w:rFonts w:ascii="Calibri Light" w:hAnsi="Calibri Light"/>
                <w:rPrChange w:id="8060" w:author="Russell Ott" w:date="2022-05-16T11:47:00Z">
                  <w:rPr>
                    <w:rFonts w:ascii="Calibri Light" w:hAnsi="Calibri Light"/>
                    <w:sz w:val="20"/>
                  </w:rPr>
                </w:rPrChange>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b/>
                <w:rPrChange w:id="8061" w:author="Russell Ott" w:date="2022-05-16T11:47:00Z">
                  <w:rPr>
                    <w:rFonts w:ascii="Calibri" w:hAnsi="Calibri"/>
                    <w:b/>
                    <w:sz w:val="20"/>
                  </w:rPr>
                </w:rPrChange>
              </w:rPr>
            </w:pPr>
            <w:r w:rsidRPr="00D14360">
              <w:rPr>
                <w:b/>
                <w:rPrChange w:id="8062" w:author="Russell Ott" w:date="2022-05-16T11:47:00Z">
                  <w:rPr>
                    <w:rFonts w:ascii="Calibri" w:hAnsi="Calibri"/>
                    <w:b/>
                    <w:sz w:val="20"/>
                  </w:rPr>
                </w:rPrChange>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eastAsia="Times New Roman" w:hAnsi="Calibri Light"/>
                <w:sz w:val="24"/>
                <w:szCs w:val="24"/>
                <w:rPrChange w:id="8063" w:author="Russell Ott" w:date="2022-05-16T11:47:00Z">
                  <w:rPr>
                    <w:rFonts w:ascii="Calibri Light" w:hAnsi="Calibri Light"/>
                    <w:sz w:val="20"/>
                  </w:rPr>
                </w:rPrChange>
              </w:rPr>
            </w:pPr>
            <w:r w:rsidRPr="00D14360">
              <w:rPr>
                <w:rFonts w:ascii="Calibri Light" w:hAnsi="Calibri Light"/>
                <w:rPrChange w:id="8064" w:author="Russell Ott" w:date="2022-05-16T11:47:00Z">
                  <w:rPr>
                    <w:rFonts w:ascii="Calibri Light" w:hAnsi="Calibri Light"/>
                    <w:sz w:val="20"/>
                  </w:rPr>
                </w:rPrChange>
              </w:rPr>
              <w:t xml:space="preserve">This section </w:t>
            </w:r>
            <w:r w:rsidR="00F22316" w:rsidRPr="00D14360">
              <w:rPr>
                <w:rFonts w:ascii="Calibri Light" w:hAnsi="Calibri Light"/>
                <w:rPrChange w:id="8065" w:author="Russell Ott" w:date="2022-05-16T11:47:00Z">
                  <w:rPr>
                    <w:rFonts w:ascii="Calibri Light" w:hAnsi="Calibri Light"/>
                    <w:sz w:val="20"/>
                  </w:rPr>
                </w:rPrChange>
              </w:rPr>
              <w:t xml:space="preserve">records consultations that </w:t>
            </w:r>
            <w:r w:rsidR="00F22316" w:rsidRPr="00D14360">
              <w:rPr>
                <w:rFonts w:ascii="Calibri Light" w:hAnsi="Calibri Light"/>
                <w:rPrChange w:id="8066" w:author="Russell Ott" w:date="2022-05-16T11:47:00Z">
                  <w:rPr>
                    <w:rFonts w:ascii="Calibri Light" w:hAnsi="Calibri Light"/>
                    <w:sz w:val="20"/>
                  </w:rPr>
                </w:rPrChange>
              </w:rPr>
              <w:t>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b/>
                <w:rPrChange w:id="8067" w:author="Russell Ott" w:date="2022-05-16T11:47:00Z">
                  <w:rPr>
                    <w:rFonts w:ascii="Calibri" w:hAnsi="Calibri"/>
                    <w:b/>
                    <w:sz w:val="20"/>
                  </w:rPr>
                </w:rPrChange>
              </w:rPr>
            </w:pPr>
            <w:r w:rsidRPr="00D14360">
              <w:rPr>
                <w:b/>
                <w:rPrChange w:id="8068" w:author="Russell Ott" w:date="2022-05-16T11:47:00Z">
                  <w:rPr>
                    <w:rFonts w:ascii="Calibri" w:hAnsi="Calibri"/>
                    <w:b/>
                    <w:sz w:val="20"/>
                  </w:rPr>
                </w:rPrChange>
              </w:rPr>
              <w:t xml:space="preserve">Hospital Discharge Studies Summary </w:t>
            </w:r>
            <w:r w:rsidR="00F519CC" w:rsidRPr="00D14360">
              <w:rPr>
                <w:b/>
                <w:rPrChange w:id="8069" w:author="Russell Ott" w:date="2022-05-16T11:47:00Z">
                  <w:rPr>
                    <w:rFonts w:ascii="Calibri" w:hAnsi="Calibri"/>
                    <w:b/>
                    <w:sz w:val="20"/>
                  </w:rPr>
                </w:rPrChange>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eastAsia="Times New Roman" w:hAnsi="Calibri Light"/>
                <w:sz w:val="24"/>
                <w:szCs w:val="24"/>
                <w:rPrChange w:id="8070" w:author="Russell Ott" w:date="2022-05-16T11:47:00Z">
                  <w:rPr>
                    <w:rFonts w:ascii="Calibri Light" w:hAnsi="Calibri Light"/>
                    <w:sz w:val="20"/>
                  </w:rPr>
                </w:rPrChange>
              </w:rPr>
            </w:pPr>
            <w:r w:rsidRPr="00D14360">
              <w:rPr>
                <w:rFonts w:ascii="Calibri Light" w:hAnsi="Calibri Light"/>
                <w:rPrChange w:id="8071" w:author="Russell Ott" w:date="2022-05-16T11:47:00Z">
                  <w:rPr>
                    <w:rFonts w:ascii="Calibri Light" w:hAnsi="Calibri Light"/>
                    <w:sz w:val="20"/>
                  </w:rPr>
                </w:rPrChange>
              </w:rPr>
              <w:t>This section records the results of observations generated by laboratories, imaging procedures, and other procedures. The scope includes hematology, chemistry, serology, virology, toxicology, microbiology, plain x-ray, ultrasound, CT, MRI, angiography, ech</w:t>
            </w:r>
            <w:r w:rsidRPr="00D14360">
              <w:rPr>
                <w:rFonts w:ascii="Calibri Light" w:hAnsi="Calibri Light"/>
                <w:rPrChange w:id="8072" w:author="Russell Ott" w:date="2022-05-16T11:47:00Z">
                  <w:rPr>
                    <w:rFonts w:ascii="Calibri Light" w:hAnsi="Calibri Light"/>
                    <w:sz w:val="20"/>
                  </w:rPr>
                </w:rPrChange>
              </w:rPr>
              <w:t xml:space="preserve">ocardiography, nuclear medicine, pathology, and procedure observations. This section often includes notable results such as abnormal values or relevant </w:t>
            </w:r>
            <w:r w:rsidR="00F519CC" w:rsidRPr="00D14360">
              <w:rPr>
                <w:rFonts w:ascii="Calibri Light" w:hAnsi="Calibri Light"/>
                <w:rPrChange w:id="8073" w:author="Russell Ott" w:date="2022-05-16T11:47:00Z">
                  <w:rPr>
                    <w:rFonts w:ascii="Calibri Light" w:hAnsi="Calibri Light"/>
                    <w:sz w:val="20"/>
                  </w:rPr>
                </w:rPrChange>
              </w:rPr>
              <w:t>trends and</w:t>
            </w:r>
            <w:r w:rsidRPr="00D14360">
              <w:rPr>
                <w:rFonts w:ascii="Calibri Light" w:hAnsi="Calibri Light"/>
                <w:rPrChange w:id="8074" w:author="Russell Ott" w:date="2022-05-16T11:47:00Z">
                  <w:rPr>
                    <w:rFonts w:ascii="Calibri Light" w:hAnsi="Calibri Light"/>
                    <w:sz w:val="20"/>
                  </w:rPr>
                </w:rPrChange>
              </w:rPr>
              <w:t xml:space="preserve"> could record all results for the period of time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b/>
                <w:rPrChange w:id="8075" w:author="Russell Ott" w:date="2022-05-16T11:47:00Z">
                  <w:rPr>
                    <w:rFonts w:ascii="Calibri" w:hAnsi="Calibri"/>
                    <w:b/>
                    <w:sz w:val="20"/>
                  </w:rPr>
                </w:rPrChange>
              </w:rPr>
            </w:pPr>
            <w:r w:rsidRPr="00D14360">
              <w:rPr>
                <w:b/>
                <w:rPrChange w:id="8076" w:author="Russell Ott" w:date="2022-05-16T11:47:00Z">
                  <w:rPr>
                    <w:rFonts w:ascii="Calibri" w:hAnsi="Calibri"/>
                    <w:b/>
                    <w:sz w:val="20"/>
                  </w:rPr>
                </w:rPrChange>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eastAsia="Times New Roman" w:hAnsi="Calibri Light"/>
                <w:sz w:val="24"/>
                <w:szCs w:val="24"/>
                <w:rPrChange w:id="8077" w:author="Russell Ott" w:date="2022-05-16T11:47:00Z">
                  <w:rPr>
                    <w:rFonts w:ascii="Calibri Light" w:hAnsi="Calibri Light"/>
                    <w:sz w:val="20"/>
                  </w:rPr>
                </w:rPrChange>
              </w:rPr>
            </w:pPr>
            <w:r w:rsidRPr="00D14360">
              <w:rPr>
                <w:rFonts w:ascii="Calibri Light" w:hAnsi="Calibri Light"/>
                <w:rPrChange w:id="8078" w:author="Russell Ott" w:date="2022-05-16T11:47:00Z">
                  <w:rPr>
                    <w:rFonts w:ascii="Calibri Light" w:hAnsi="Calibri Light"/>
                    <w:sz w:val="20"/>
                  </w:rPr>
                </w:rPrChange>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b/>
                <w:rPrChange w:id="8079" w:author="Russell Ott" w:date="2022-05-16T11:47:00Z">
                  <w:rPr>
                    <w:rFonts w:ascii="Calibri" w:hAnsi="Calibri"/>
                    <w:b/>
                    <w:sz w:val="20"/>
                  </w:rPr>
                </w:rPrChange>
              </w:rPr>
            </w:pPr>
            <w:r w:rsidRPr="00D14360">
              <w:rPr>
                <w:b/>
                <w:rPrChange w:id="8080" w:author="Russell Ott" w:date="2022-05-16T11:47:00Z">
                  <w:rPr>
                    <w:rFonts w:ascii="Calibri" w:hAnsi="Calibri"/>
                    <w:b/>
                    <w:sz w:val="20"/>
                  </w:rPr>
                </w:rPrChange>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eastAsia="Times New Roman" w:hAnsi="Calibri Light"/>
                <w:sz w:val="24"/>
                <w:szCs w:val="24"/>
                <w:rPrChange w:id="8081" w:author="Russell Ott" w:date="2022-05-16T11:47:00Z">
                  <w:rPr>
                    <w:rFonts w:ascii="Calibri Light" w:hAnsi="Calibri Light"/>
                    <w:sz w:val="20"/>
                  </w:rPr>
                </w:rPrChange>
              </w:rPr>
            </w:pPr>
            <w:r w:rsidRPr="00D14360">
              <w:rPr>
                <w:rFonts w:ascii="Calibri Light" w:hAnsi="Calibri Light"/>
                <w:rPrChange w:id="8082" w:author="Russell Ott" w:date="2022-05-16T11:47:00Z">
                  <w:rPr>
                    <w:rFonts w:ascii="Calibri Light" w:hAnsi="Calibri Light"/>
                    <w:sz w:val="20"/>
                  </w:rPr>
                </w:rPrChange>
              </w:rPr>
              <w:t xml:space="preserve">This section contains the medications the patient is intended to take or stop after discharge. Current, active </w:t>
            </w:r>
            <w:r w:rsidRPr="00D14360">
              <w:rPr>
                <w:rFonts w:ascii="Calibri Light" w:hAnsi="Calibri Light"/>
                <w:rPrChange w:id="8083" w:author="Russell Ott" w:date="2022-05-16T11:47:00Z">
                  <w:rPr>
                    <w:rFonts w:ascii="Calibri Light" w:hAnsi="Calibri Light"/>
                    <w:sz w:val="20"/>
                  </w:rPr>
                </w:rPrChange>
              </w:rPr>
              <w:t>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rPrChange w:id="8084" w:author="Russell Ott" w:date="2022-05-16T11:47:00Z">
                  <w:rPr>
                    <w:rFonts w:ascii="Calibri Light" w:hAnsi="Calibri Light"/>
                    <w:sz w:val="20"/>
                  </w:rPr>
                </w:rPrChange>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b/>
                <w:i/>
                <w:color w:val="4F81BD"/>
                <w:sz w:val="18"/>
                <w:rPrChange w:id="8085" w:author="Russell Ott" w:date="2022-05-16T11:47:00Z">
                  <w:rPr>
                    <w:rFonts w:ascii="Calibri" w:hAnsi="Calibri"/>
                    <w:b/>
                    <w:i/>
                    <w:color w:val="4F81BD"/>
                    <w:sz w:val="18"/>
                  </w:rPr>
                </w:rPrChange>
              </w:rPr>
            </w:pPr>
            <w:r w:rsidRPr="00D14360">
              <w:rPr>
                <w:b/>
                <w:i/>
                <w:color w:val="4F81BD"/>
                <w:rPrChange w:id="8086" w:author="Russell Ott" w:date="2022-05-16T11:47:00Z">
                  <w:rPr>
                    <w:rFonts w:ascii="Calibri" w:hAnsi="Calibri"/>
                    <w:b/>
                    <w:i/>
                    <w:color w:val="4F81BD"/>
                  </w:rPr>
                </w:rPrChange>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b/>
                <w:rPrChange w:id="8087" w:author="Russell Ott" w:date="2022-05-16T11:47:00Z">
                  <w:rPr>
                    <w:rFonts w:ascii="Calibri" w:hAnsi="Calibri"/>
                    <w:b/>
                    <w:sz w:val="20"/>
                  </w:rPr>
                </w:rPrChange>
              </w:rPr>
            </w:pPr>
            <w:r w:rsidRPr="00D14360">
              <w:rPr>
                <w:b/>
                <w:rPrChange w:id="8088" w:author="Russell Ott" w:date="2022-05-16T11:47:00Z">
                  <w:rPr>
                    <w:rFonts w:ascii="Calibri" w:hAnsi="Calibri"/>
                    <w:b/>
                    <w:sz w:val="20"/>
                  </w:rPr>
                </w:rPrChange>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eastAsia="Times New Roman" w:hAnsi="Calibri Light"/>
                <w:sz w:val="24"/>
                <w:szCs w:val="24"/>
                <w:rPrChange w:id="8089" w:author="Russell Ott" w:date="2022-05-16T11:47:00Z">
                  <w:rPr>
                    <w:rFonts w:ascii="Calibri Light" w:hAnsi="Calibri Light"/>
                    <w:sz w:val="20"/>
                  </w:rPr>
                </w:rPrChange>
              </w:rPr>
            </w:pPr>
            <w:r w:rsidRPr="00D14360">
              <w:rPr>
                <w:rFonts w:ascii="Calibri Light" w:hAnsi="Calibri Light"/>
                <w:rPrChange w:id="8090" w:author="Russell Ott" w:date="2022-05-16T11:47:00Z">
                  <w:rPr>
                    <w:rFonts w:ascii="Calibri Light" w:hAnsi="Calibri Light"/>
                    <w:sz w:val="20"/>
                  </w:rPr>
                </w:rPrChange>
              </w:rPr>
              <w:t xml:space="preserve">This section </w:t>
            </w:r>
            <w:r w:rsidR="00F22316" w:rsidRPr="00D14360">
              <w:rPr>
                <w:rFonts w:ascii="Calibri Light" w:hAnsi="Calibri Light"/>
                <w:rPrChange w:id="8091" w:author="Russell Ott" w:date="2022-05-16T11:47:00Z">
                  <w:rPr>
                    <w:rFonts w:ascii="Calibri Light" w:hAnsi="Calibri Light"/>
                    <w:sz w:val="20"/>
                  </w:rPr>
                </w:rPrChange>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b/>
                <w:rPrChange w:id="8092" w:author="Russell Ott" w:date="2022-05-16T11:47:00Z">
                  <w:rPr>
                    <w:rFonts w:ascii="Calibri" w:hAnsi="Calibri"/>
                    <w:b/>
                    <w:sz w:val="20"/>
                  </w:rPr>
                </w:rPrChange>
              </w:rPr>
            </w:pPr>
            <w:r w:rsidRPr="00D14360">
              <w:rPr>
                <w:b/>
                <w:rPrChange w:id="8093" w:author="Russell Ott" w:date="2022-05-16T11:47:00Z">
                  <w:rPr>
                    <w:rFonts w:ascii="Calibri" w:hAnsi="Calibri"/>
                    <w:b/>
                    <w:sz w:val="20"/>
                  </w:rPr>
                </w:rPrChange>
              </w:rPr>
              <w:t>Anesthesia Section</w:t>
            </w:r>
            <w:r w:rsidRPr="00D14360">
              <w:rPr>
                <w:b/>
                <w:rPrChange w:id="8094" w:author="Russell Ott" w:date="2022-05-16T11:47:00Z">
                  <w:rPr>
                    <w:rFonts w:ascii="Calibri" w:hAnsi="Calibri"/>
                    <w:b/>
                    <w:sz w:val="20"/>
                  </w:rPr>
                </w:rPrChange>
              </w:rPr>
              <w:t xml:space="preserve">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eastAsia="Times New Roman" w:hAnsi="Calibri Light"/>
                <w:sz w:val="24"/>
                <w:szCs w:val="24"/>
                <w:rPrChange w:id="8095" w:author="Russell Ott" w:date="2022-05-16T11:47:00Z">
                  <w:rPr>
                    <w:rFonts w:ascii="Calibri Light" w:hAnsi="Calibri Light"/>
                    <w:sz w:val="20"/>
                  </w:rPr>
                </w:rPrChange>
              </w:rPr>
            </w:pPr>
            <w:r w:rsidRPr="00D14360">
              <w:rPr>
                <w:rFonts w:ascii="Calibri Light" w:hAnsi="Calibri Light"/>
                <w:rPrChange w:id="8096" w:author="Russell Ott" w:date="2022-05-16T11:47:00Z">
                  <w:rPr>
                    <w:rFonts w:ascii="Calibri Light" w:hAnsi="Calibri Light"/>
                    <w:sz w:val="20"/>
                  </w:rPr>
                </w:rPrChange>
              </w:rPr>
              <w:t xml:space="preserve">This section </w:t>
            </w:r>
            <w:r w:rsidR="00F22316" w:rsidRPr="00D14360">
              <w:rPr>
                <w:rFonts w:ascii="Calibri Light" w:hAnsi="Calibri Light"/>
                <w:rPrChange w:id="8097" w:author="Russell Ott" w:date="2022-05-16T11:47:00Z">
                  <w:rPr>
                    <w:rFonts w:ascii="Calibri Light" w:hAnsi="Calibri Light"/>
                    <w:sz w:val="20"/>
                  </w:rPr>
                </w:rPrChange>
              </w:rPr>
              <w:t>records the type of anesthesia (e.g., general or local) and may state the actual agent used. This may be a subsection of the Procedure Description Section. The full details of anesthesia ar</w:t>
            </w:r>
            <w:r w:rsidR="00F22316" w:rsidRPr="00D14360">
              <w:rPr>
                <w:rFonts w:ascii="Calibri Light" w:hAnsi="Calibri Light"/>
                <w:rPrChange w:id="8098" w:author="Russell Ott" w:date="2022-05-16T11:47:00Z">
                  <w:rPr>
                    <w:rFonts w:ascii="Calibri Light" w:hAnsi="Calibri Light"/>
                    <w:sz w:val="20"/>
                  </w:rPr>
                </w:rPrChange>
              </w:rPr>
              <w:t>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b/>
                <w:rPrChange w:id="8099" w:author="Russell Ott" w:date="2022-05-16T11:47:00Z">
                  <w:rPr>
                    <w:rFonts w:ascii="Calibri" w:hAnsi="Calibri"/>
                    <w:b/>
                    <w:sz w:val="20"/>
                  </w:rPr>
                </w:rPrChange>
              </w:rPr>
            </w:pPr>
            <w:r w:rsidRPr="00D14360">
              <w:rPr>
                <w:b/>
                <w:rPrChange w:id="8100" w:author="Russell Ott" w:date="2022-05-16T11:47:00Z">
                  <w:rPr>
                    <w:rFonts w:ascii="Calibri" w:hAnsi="Calibri"/>
                    <w:b/>
                    <w:sz w:val="20"/>
                  </w:rPr>
                </w:rPrChange>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eastAsia="Times New Roman" w:hAnsi="Calibri Light"/>
                <w:sz w:val="24"/>
                <w:szCs w:val="24"/>
                <w:rPrChange w:id="8101" w:author="Russell Ott" w:date="2022-05-16T11:47:00Z">
                  <w:rPr>
                    <w:rFonts w:ascii="Calibri Light" w:hAnsi="Calibri Light"/>
                    <w:sz w:val="20"/>
                  </w:rPr>
                </w:rPrChange>
              </w:rPr>
            </w:pPr>
            <w:r w:rsidRPr="00D14360">
              <w:rPr>
                <w:rFonts w:ascii="Calibri Light" w:hAnsi="Calibri Light"/>
                <w:rPrChange w:id="8102" w:author="Russell Ott" w:date="2022-05-16T11:47:00Z">
                  <w:rPr>
                    <w:rFonts w:ascii="Calibri Light" w:hAnsi="Calibri Light"/>
                    <w:sz w:val="20"/>
                  </w:rPr>
                </w:rPrChange>
              </w:rPr>
              <w:t xml:space="preserve">This section contains the reason(s) for the procedure or surgery. This section may include the pre-procedure diagnoses as </w:t>
            </w:r>
            <w:r w:rsidRPr="00D14360">
              <w:rPr>
                <w:rFonts w:ascii="Calibri Light" w:hAnsi="Calibri Light"/>
                <w:rPrChange w:id="8103" w:author="Russell Ott" w:date="2022-05-16T11:47:00Z">
                  <w:rPr>
                    <w:rFonts w:ascii="Calibri Light" w:hAnsi="Calibri Light"/>
                    <w:sz w:val="20"/>
                  </w:rPr>
                </w:rPrChange>
              </w:rPr>
              <w:t>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b/>
                <w:rPrChange w:id="8104" w:author="Russell Ott" w:date="2022-05-16T11:47:00Z">
                  <w:rPr>
                    <w:rFonts w:ascii="Calibri" w:hAnsi="Calibri"/>
                    <w:b/>
                    <w:sz w:val="20"/>
                  </w:rPr>
                </w:rPrChange>
              </w:rPr>
            </w:pPr>
            <w:r w:rsidRPr="00D14360">
              <w:rPr>
                <w:b/>
                <w:rPrChange w:id="8105" w:author="Russell Ott" w:date="2022-05-16T11:47:00Z">
                  <w:rPr>
                    <w:rFonts w:ascii="Calibri" w:hAnsi="Calibri"/>
                    <w:b/>
                    <w:sz w:val="20"/>
                  </w:rPr>
                </w:rPrChange>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sz w:val="24"/>
                <w:szCs w:val="24"/>
                <w:rPrChange w:id="8106" w:author="Russell Ott" w:date="2022-05-16T11:47:00Z">
                  <w:rPr>
                    <w:rFonts w:ascii="Calibri Light" w:eastAsia="Calibri" w:hAnsi="Calibri Light"/>
                    <w:sz w:val="20"/>
                  </w:rPr>
                </w:rPrChange>
              </w:rPr>
            </w:pPr>
            <w:r w:rsidRPr="00D14360">
              <w:rPr>
                <w:rFonts w:ascii="Calibri Light" w:hAnsi="Calibri Light"/>
                <w:rPrChange w:id="8107" w:author="Russell Ott" w:date="2022-05-16T11:47:00Z">
                  <w:rPr>
                    <w:rFonts w:ascii="Calibri Light" w:eastAsia="Calibri" w:hAnsi="Calibri Light"/>
                    <w:sz w:val="20"/>
                  </w:rPr>
                </w:rPrChange>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hAnsi="Calibri Light"/>
                <w:rPrChange w:id="8108" w:author="Russell Ott" w:date="2022-05-16T11:47:00Z">
                  <w:rPr>
                    <w:rFonts w:ascii="Calibri Light" w:eastAsia="Calibri" w:hAnsi="Calibri Light"/>
                    <w:sz w:val="20"/>
                  </w:rPr>
                </w:rPrChange>
              </w:rPr>
              <w:t>wheelchair</w:t>
            </w:r>
            <w:r w:rsidRPr="00D14360">
              <w:rPr>
                <w:rFonts w:ascii="Calibri Light" w:eastAsia="Calibri" w:hAnsi="Calibri Light"/>
                <w:rPrChange w:id="8109" w:author="Russell Ott" w:date="2022-05-16T11:47:00Z">
                  <w:rPr>
                    <w:rFonts w:ascii="Calibri Light" w:eastAsia="Calibri" w:hAnsi="Calibri Light"/>
                    <w:sz w:val="20"/>
                  </w:rPr>
                </w:rPrChange>
              </w:rPr>
              <w:t>, hearing aid, walker).</w:t>
            </w:r>
          </w:p>
          <w:p w14:paraId="7A97909B" w14:textId="3C02D176" w:rsidR="00504F98" w:rsidRPr="00D14360" w:rsidRDefault="00504F98" w:rsidP="00504F98">
            <w:pPr>
              <w:rPr>
                <w:rFonts w:ascii="Calibri Light" w:eastAsia="Calibri" w:hAnsi="Calibri Light"/>
                <w:sz w:val="24"/>
                <w:szCs w:val="24"/>
                <w:rPrChange w:id="8110" w:author="Russell Ott" w:date="2022-05-16T11:47:00Z">
                  <w:rPr>
                    <w:rFonts w:ascii="Calibri Light" w:eastAsia="Calibri" w:hAnsi="Calibri Light"/>
                    <w:sz w:val="20"/>
                  </w:rPr>
                </w:rPrChange>
              </w:rPr>
            </w:pPr>
            <w:r w:rsidRPr="00D14360">
              <w:rPr>
                <w:rFonts w:ascii="Calibri Light" w:hAnsi="Calibri Light"/>
                <w:b/>
                <w:rPrChange w:id="8111" w:author="Russell Ott" w:date="2022-05-16T11:47:00Z">
                  <w:rPr>
                    <w:rFonts w:ascii="Calibri Light" w:eastAsia="Calibri" w:hAnsi="Calibri Light"/>
                    <w:b/>
                    <w:sz w:val="20"/>
                  </w:rPr>
                </w:rPrChange>
              </w:rPr>
              <w:t>Reference:</w:t>
            </w:r>
            <w:r w:rsidRPr="00D14360">
              <w:rPr>
                <w:rFonts w:ascii="Calibri Light" w:hAnsi="Calibri Light"/>
                <w:rPrChange w:id="8112" w:author="Russell Ott" w:date="2022-05-16T11:47:00Z">
                  <w:rPr>
                    <w:rFonts w:ascii="Calibri Light" w:eastAsia="Calibri" w:hAnsi="Calibri Light"/>
                    <w:sz w:val="20"/>
                  </w:rPr>
                </w:rPrChange>
              </w:rPr>
              <w:t xml:space="preserve"> </w:t>
            </w:r>
            <w:r w:rsidR="001A0138">
              <w:fldChar w:fldCharType="begin"/>
            </w:r>
            <w:r w:rsidR="001A0138">
              <w:instrText xml:space="preserve"> HYPERLINK \l "_Medical_Equipment" </w:instrText>
            </w:r>
            <w:r w:rsidR="001A0138">
              <w:fldChar w:fldCharType="separate"/>
            </w:r>
            <w:r w:rsidRPr="00AD08FB">
              <w:rPr>
                <w:rStyle w:val="Hyperlink"/>
                <w:rFonts w:ascii="Calibri Light" w:hAnsi="Calibri Light"/>
                <w:color w:val="000000"/>
                <w:u w:val="none"/>
                <w:rPrChange w:id="8113" w:author="Russell Ott" w:date="2022-05-16T11:47:00Z">
                  <w:rPr>
                    <w:rStyle w:val="Hyperlink"/>
                    <w:rFonts w:ascii="Calibri Light" w:eastAsia="Calibri" w:hAnsi="Calibri Light"/>
                    <w:color w:val="000000"/>
                    <w:sz w:val="20"/>
                    <w:u w:val="none"/>
                  </w:rPr>
                </w:rPrChange>
              </w:rPr>
              <w:t xml:space="preserve"> 5.2.</w:t>
            </w:r>
            <w:r w:rsidR="00986722" w:rsidRPr="00AD08FB">
              <w:rPr>
                <w:rStyle w:val="Hyperlink"/>
                <w:rFonts w:ascii="Calibri Light" w:eastAsia="Calibri" w:hAnsi="Calibri Light"/>
                <w:color w:val="000000"/>
                <w:u w:val="none"/>
                <w:rPrChange w:id="8114" w:author="Russell Ott" w:date="2022-05-16T11:47:00Z">
                  <w:rPr>
                    <w:rStyle w:val="Hyperlink"/>
                    <w:rFonts w:ascii="Calibri Light" w:eastAsia="Calibri" w:hAnsi="Calibri Light"/>
                    <w:color w:val="000000"/>
                    <w:sz w:val="20"/>
                    <w:u w:val="none"/>
                  </w:rPr>
                </w:rPrChange>
              </w:rPr>
              <w:t>8 Medical Equipment</w:t>
            </w:r>
            <w:r w:rsidR="001A0138">
              <w:rPr>
                <w:rStyle w:val="Hyperlink"/>
                <w:rFonts w:ascii="Calibri Light" w:hAnsi="Calibri Light"/>
                <w:color w:val="000000"/>
                <w:u w:val="none"/>
                <w:rPrChange w:id="8115" w:author="Russell Ott" w:date="2022-05-16T11:47:00Z">
                  <w:rPr>
                    <w:rStyle w:val="Hyperlink"/>
                    <w:rFonts w:ascii="Calibri Light" w:hAnsi="Calibri Light"/>
                    <w:color w:val="000000"/>
                    <w:sz w:val="20"/>
                    <w:u w:val="none"/>
                  </w:rPr>
                </w:rPrChange>
              </w:rPr>
              <w:fldChar w:fldCharType="end"/>
            </w:r>
            <w:r w:rsidRPr="00D14360">
              <w:rPr>
                <w:rFonts w:ascii="Calibri Light" w:hAnsi="Calibri Light"/>
                <w:rPrChange w:id="8116" w:author="Russell Ott" w:date="2022-05-16T11:47:00Z">
                  <w:rPr>
                    <w:rFonts w:ascii="Calibri Light" w:eastAsia="Calibri" w:hAnsi="Calibri Light"/>
                    <w:sz w:val="20"/>
                  </w:rPr>
                </w:rPrChange>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b/>
                <w:rPrChange w:id="8117" w:author="Russell Ott" w:date="2022-05-16T11:47:00Z">
                  <w:rPr>
                    <w:rFonts w:ascii="Calibri" w:hAnsi="Calibri"/>
                    <w:b/>
                    <w:sz w:val="20"/>
                  </w:rPr>
                </w:rPrChange>
              </w:rPr>
            </w:pPr>
            <w:r w:rsidRPr="00D14360">
              <w:rPr>
                <w:b/>
                <w:rPrChange w:id="8118" w:author="Russell Ott" w:date="2022-05-16T11:47:00Z">
                  <w:rPr>
                    <w:rFonts w:ascii="Calibri" w:hAnsi="Calibri"/>
                    <w:b/>
                    <w:sz w:val="20"/>
                  </w:rPr>
                </w:rPrChange>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eastAsia="Times New Roman" w:hAnsi="Calibri Light"/>
                <w:sz w:val="24"/>
                <w:szCs w:val="24"/>
                <w:rPrChange w:id="8119" w:author="Russell Ott" w:date="2022-05-16T11:47:00Z">
                  <w:rPr>
                    <w:rFonts w:ascii="Calibri Light" w:hAnsi="Calibri Light"/>
                    <w:sz w:val="20"/>
                  </w:rPr>
                </w:rPrChange>
              </w:rPr>
            </w:pPr>
            <w:r w:rsidRPr="00D14360">
              <w:rPr>
                <w:rFonts w:ascii="Calibri Light" w:hAnsi="Calibri Light"/>
                <w:rPrChange w:id="8120" w:author="Russell Ott" w:date="2022-05-16T11:47:00Z">
                  <w:rPr>
                    <w:rFonts w:ascii="Calibri Light" w:hAnsi="Calibri Light"/>
                    <w:sz w:val="20"/>
                  </w:rPr>
                </w:rPrChange>
              </w:rPr>
              <w:t xml:space="preserve">This section contains problems that occurred during or around the time of a procedure. The complications may be </w:t>
            </w:r>
            <w:r w:rsidRPr="00D14360">
              <w:rPr>
                <w:rFonts w:ascii="Calibri Light" w:hAnsi="Calibri Light"/>
                <w:rPrChange w:id="8121" w:author="Russell Ott" w:date="2022-05-16T11:47:00Z">
                  <w:rPr>
                    <w:rFonts w:ascii="Calibri Light" w:hAnsi="Calibri Light"/>
                    <w:sz w:val="20"/>
                  </w:rPr>
                </w:rPrChange>
              </w:rPr>
              <w:t>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PrChange w:id="8122" w:author="Russell Ott" w:date="2022-05-16T11:47:00Z">
                  <w:rPr>
                    <w:rFonts w:ascii="Calibri" w:hAnsi="Calibri"/>
                    <w:sz w:val="20"/>
                  </w:rPr>
                </w:rPrChange>
              </w:rPr>
            </w:pPr>
            <w:r w:rsidRPr="00D14360">
              <w:rPr>
                <w:b/>
                <w:rPrChange w:id="8123" w:author="Russell Ott" w:date="2022-05-16T11:47:00Z">
                  <w:rPr>
                    <w:rFonts w:ascii="Calibri" w:hAnsi="Calibri"/>
                    <w:b/>
                    <w:sz w:val="20"/>
                  </w:rPr>
                </w:rPrChange>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b/>
                <w:rPrChange w:id="8124" w:author="Russell Ott" w:date="2022-05-16T11:47:00Z">
                  <w:rPr>
                    <w:rFonts w:ascii="Calibri Light" w:hAnsi="Calibri Light"/>
                    <w:b/>
                    <w:sz w:val="20"/>
                  </w:rPr>
                </w:rPrChange>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eastAsia="Times New Roman" w:hAnsi="Calibri Light"/>
                <w:sz w:val="24"/>
                <w:szCs w:val="24"/>
                <w:rPrChange w:id="8125" w:author="Russell Ott" w:date="2022-05-16T11:47:00Z">
                  <w:rPr>
                    <w:rFonts w:ascii="Calibri Light" w:hAnsi="Calibri Light"/>
                    <w:sz w:val="20"/>
                  </w:rPr>
                </w:rPrChange>
              </w:rPr>
            </w:pPr>
            <w:r w:rsidRPr="00D14360">
              <w:rPr>
                <w:rFonts w:ascii="Calibri Light" w:hAnsi="Calibri Light"/>
                <w:rPrChange w:id="8126" w:author="Russell Ott" w:date="2022-05-16T11:47:00Z">
                  <w:rPr>
                    <w:rFonts w:ascii="Calibri Light" w:hAnsi="Calibri Light"/>
                    <w:sz w:val="20"/>
                  </w:rPr>
                </w:rPrChange>
              </w:rPr>
              <w:t xml:space="preserve">DICOM Object Catalog lists all referenced objects and their parent Series and Studies, plus other DICOM attributes required for </w:t>
            </w:r>
            <w:r w:rsidRPr="00D14360">
              <w:rPr>
                <w:rFonts w:ascii="Calibri Light" w:hAnsi="Calibri Light"/>
                <w:rPrChange w:id="8127" w:author="Russell Ott" w:date="2022-05-16T11:47:00Z">
                  <w:rPr>
                    <w:rFonts w:ascii="Calibri Light" w:hAnsi="Calibri Light"/>
                    <w:sz w:val="20"/>
                  </w:rPr>
                </w:rPrChange>
              </w:rPr>
              <w:t>retrieving the objects. DICOM Object Catalog sections are not intended for viewing and contain empty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PrChange w:id="8128" w:author="Russell Ott" w:date="2022-05-16T11:47:00Z">
                  <w:rPr>
                    <w:rFonts w:ascii="Calibri" w:hAnsi="Calibri"/>
                    <w:sz w:val="20"/>
                  </w:rPr>
                </w:rPrChange>
              </w:rPr>
            </w:pPr>
            <w:r w:rsidRPr="00D14360">
              <w:rPr>
                <w:b/>
                <w:rPrChange w:id="8129" w:author="Russell Ott" w:date="2022-05-16T11:47:00Z">
                  <w:rPr>
                    <w:rFonts w:ascii="Calibri" w:hAnsi="Calibri"/>
                    <w:b/>
                    <w:sz w:val="20"/>
                  </w:rPr>
                </w:rPrChange>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b/>
                <w:rPrChange w:id="8130" w:author="Russell Ott" w:date="2022-05-16T11:47:00Z">
                  <w:rPr>
                    <w:rFonts w:ascii="Calibri" w:hAnsi="Calibri"/>
                    <w:b/>
                    <w:sz w:val="20"/>
                  </w:rPr>
                </w:rPrChange>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eastAsia="Times New Roman" w:hAnsi="Calibri Light"/>
                <w:sz w:val="24"/>
                <w:szCs w:val="24"/>
                <w:rPrChange w:id="8131" w:author="Russell Ott" w:date="2022-05-16T11:47:00Z">
                  <w:rPr>
                    <w:rFonts w:ascii="Calibri Light" w:hAnsi="Calibri Light"/>
                    <w:sz w:val="20"/>
                  </w:rPr>
                </w:rPrChange>
              </w:rPr>
            </w:pPr>
            <w:r w:rsidRPr="00D14360">
              <w:rPr>
                <w:rFonts w:ascii="Calibri Light" w:hAnsi="Calibri Light"/>
                <w:rPrChange w:id="8132" w:author="Russell Ott" w:date="2022-05-16T11:47:00Z">
                  <w:rPr>
                    <w:rFonts w:ascii="Calibri Light" w:hAnsi="Calibri Light"/>
                    <w:sz w:val="20"/>
                  </w:rPr>
                </w:rPrChange>
              </w:rPr>
              <w:t xml:space="preserve">This section </w:t>
            </w:r>
            <w:r w:rsidR="00F22316" w:rsidRPr="00D14360">
              <w:rPr>
                <w:rFonts w:ascii="Calibri Light" w:hAnsi="Calibri Light"/>
                <w:rPrChange w:id="8133" w:author="Russell Ott" w:date="2022-05-16T11:47:00Z">
                  <w:rPr>
                    <w:rFonts w:ascii="Calibri Light" w:hAnsi="Calibri Light"/>
                    <w:sz w:val="20"/>
                  </w:rPr>
                </w:rPrChange>
              </w:rPr>
              <w:t xml:space="preserve">contains the main narrative body of the report. While not </w:t>
            </w:r>
            <w:r w:rsidR="00F22316" w:rsidRPr="00D14360">
              <w:rPr>
                <w:rFonts w:ascii="Calibri Light" w:hAnsi="Calibri Light"/>
                <w:rPrChange w:id="8134" w:author="Russell Ott" w:date="2022-05-16T11:47:00Z">
                  <w:rPr>
                    <w:rFonts w:ascii="Calibri Light" w:hAnsi="Calibri Light"/>
                    <w:sz w:val="20"/>
                  </w:rPr>
                </w:rPrChange>
              </w:rPr>
              <w:t>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0EB37E76" w:rsidR="00A10C4D" w:rsidRPr="00D14360" w:rsidRDefault="005C79A1" w:rsidP="00510672">
      <w:pPr>
        <w:pStyle w:val="Caption"/>
        <w:spacing w:after="0"/>
        <w:rPr>
          <w:rPrChange w:id="8135" w:author="Russell Ott" w:date="2022-05-16T11:47:00Z">
            <w:rPr/>
          </w:rPrChange>
        </w:rPr>
      </w:pPr>
      <w:bookmarkStart w:id="8136" w:name="_Toc21927013"/>
      <w:r>
        <w:t xml:space="preserve">  </w:t>
      </w:r>
      <w:bookmarkStart w:id="8137" w:name="_Toc103262897"/>
      <w:r w:rsidR="005D2703" w:rsidRPr="00C64922">
        <w:t xml:space="preserve">Table </w:t>
      </w:r>
      <w:r w:rsidR="00132A94">
        <w:fldChar w:fldCharType="begin"/>
      </w:r>
      <w:r w:rsidR="00132A94">
        <w:instrText xml:space="preserve"> SEQ Table \* ARABIC </w:instrText>
      </w:r>
      <w:r w:rsidR="00132A94">
        <w:fldChar w:fldCharType="separate"/>
      </w:r>
      <w:del w:id="8138" w:author="Russell Ott" w:date="2022-05-16T11:47:00Z">
        <w:r w:rsidR="00DE0DA7">
          <w:rPr>
            <w:noProof/>
          </w:rPr>
          <w:delText>32</w:delText>
        </w:r>
      </w:del>
      <w:ins w:id="8139" w:author="Russell Ott" w:date="2022-05-16T11:47:00Z">
        <w:r w:rsidR="00F10C7C">
          <w:rPr>
            <w:noProof/>
          </w:rPr>
          <w:t>30</w:t>
        </w:r>
      </w:ins>
      <w:r w:rsidR="00132A94">
        <w:rPr>
          <w:noProof/>
        </w:rPr>
        <w:fldChar w:fldCharType="end"/>
      </w:r>
      <w:r w:rsidR="005D2703" w:rsidRPr="00C64922">
        <w:t>: Objective Information</w:t>
      </w:r>
      <w:bookmarkEnd w:id="8137"/>
      <w:bookmarkEnd w:id="8136"/>
    </w:p>
    <w:p w14:paraId="06FF6D00" w14:textId="77777777" w:rsidR="00A10C4D" w:rsidRPr="00C64922" w:rsidRDefault="00A10C4D" w:rsidP="00F10C7C">
      <w:pPr>
        <w:pStyle w:val="Heading3"/>
      </w:pPr>
      <w:bookmarkStart w:id="8140" w:name="_Toc10702527"/>
      <w:bookmarkStart w:id="8141" w:name="_Toc11043613"/>
      <w:bookmarkStart w:id="8142" w:name="_Toc11045603"/>
      <w:bookmarkStart w:id="8143" w:name="_Toc11391273"/>
      <w:bookmarkStart w:id="8144" w:name="_Toc103262674"/>
      <w:bookmarkStart w:id="8145" w:name="_Toc22823419"/>
      <w:r w:rsidRPr="00C64922">
        <w:t>Assessment Information</w:t>
      </w:r>
      <w:bookmarkEnd w:id="8140"/>
      <w:bookmarkEnd w:id="8141"/>
      <w:bookmarkEnd w:id="8142"/>
      <w:bookmarkEnd w:id="8143"/>
      <w:bookmarkEnd w:id="8144"/>
      <w:bookmarkEnd w:id="8145"/>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color w:val="FFFFFF"/>
                <w:rPrChange w:id="8146" w:author="Russell Ott" w:date="2022-05-16T11:47:00Z">
                  <w:rPr>
                    <w:rFonts w:ascii="Calibri" w:hAnsi="Calibri"/>
                    <w:color w:val="FFFFFF"/>
                  </w:rPr>
                </w:rPrChange>
              </w:rPr>
            </w:pPr>
            <w:r w:rsidRPr="00D14360">
              <w:rPr>
                <w:b/>
                <w:color w:val="FFFFFF"/>
                <w:rPrChange w:id="8147" w:author="Russell Ott" w:date="2022-05-16T11:47:00Z">
                  <w:rPr>
                    <w:rFonts w:ascii="Calibri" w:hAnsi="Calibri"/>
                    <w:b/>
                    <w:color w:val="FFFFFF"/>
                  </w:rPr>
                </w:rPrChange>
              </w:rPr>
              <w:t>Sections defined in C-CDA R2.1</w:t>
            </w:r>
          </w:p>
          <w:p w14:paraId="35F7BA22" w14:textId="77777777" w:rsidR="001941AF" w:rsidRPr="00D14360" w:rsidRDefault="001941AF" w:rsidP="001941AF">
            <w:pPr>
              <w:rPr>
                <w:rFonts w:ascii="Times New Roman" w:eastAsia="Times New Roman" w:hAnsi="Times New Roman"/>
                <w:color w:val="FFFFFF"/>
                <w:sz w:val="24"/>
                <w:szCs w:val="24"/>
                <w:rPrChange w:id="8148" w:author="Russell Ott" w:date="2022-05-16T11:47:00Z">
                  <w:rPr>
                    <w:rFonts w:ascii="Calibri" w:hAnsi="Calibri"/>
                    <w:color w:val="FFFFFF"/>
                  </w:rPr>
                </w:rPrChange>
              </w:rPr>
            </w:pPr>
            <w:r w:rsidRPr="00D14360">
              <w:rPr>
                <w:rFonts w:ascii="Calibri Light" w:hAnsi="Calibri Light"/>
                <w:b/>
                <w:color w:val="FFFFFF"/>
                <w:rPrChange w:id="8149" w:author="Russell Ott" w:date="2022-05-16T11:47:00Z">
                  <w:rPr>
                    <w:rFonts w:ascii="Calibri Light" w:hAnsi="Calibri Light"/>
                    <w:b/>
                    <w:color w:val="FFFFFF"/>
                    <w:sz w:val="20"/>
                  </w:rPr>
                </w:rPrChange>
              </w:rPr>
              <w:t>LONIC</w:t>
            </w:r>
          </w:p>
          <w:p w14:paraId="7BAC6E29" w14:textId="77777777" w:rsidR="00510672" w:rsidRPr="00D14360" w:rsidRDefault="001941AF" w:rsidP="00D14360">
            <w:pPr>
              <w:spacing w:after="120"/>
              <w:ind w:left="-21" w:firstLine="21"/>
              <w:rPr>
                <w:rFonts w:ascii="Times New Roman" w:eastAsia="Times New Roman" w:hAnsi="Times New Roman"/>
                <w:b/>
                <w:color w:val="FFFFFF"/>
                <w:sz w:val="24"/>
                <w:szCs w:val="24"/>
                <w:rPrChange w:id="8150" w:author="Russell Ott" w:date="2022-05-16T11:47:00Z">
                  <w:rPr>
                    <w:rFonts w:ascii="Calibri" w:hAnsi="Calibri"/>
                    <w:b/>
                    <w:color w:val="FFFFFF"/>
                  </w:rPr>
                </w:rPrChange>
              </w:rPr>
            </w:pPr>
            <w:r w:rsidRPr="00D14360">
              <w:rPr>
                <w:rFonts w:ascii="Calibri Light" w:hAnsi="Calibri Light"/>
                <w:b/>
                <w:color w:val="FFFFFF"/>
                <w:rPrChange w:id="8151" w:author="Russell Ott" w:date="2022-05-16T11:47:00Z">
                  <w:rPr>
                    <w:rFonts w:ascii="Calibri Light" w:hAnsi="Calibri Light"/>
                    <w:b/>
                    <w:color w:val="FFFFFF"/>
                    <w:sz w:val="20"/>
                  </w:rPr>
                </w:rPrChange>
              </w:rPr>
              <w:t>OID</w:t>
            </w:r>
            <w:r w:rsidRPr="00D14360" w:rsidDel="001941AF">
              <w:rPr>
                <w:b/>
                <w:color w:val="FFFFFF"/>
                <w:rPrChange w:id="8152" w:author="Russell Ott" w:date="2022-05-16T11:47:00Z">
                  <w:rPr>
                    <w:rFonts w:ascii="Calibri" w:hAnsi="Calibri"/>
                    <w:b/>
                    <w:color w:val="FFFFFF"/>
                  </w:rPr>
                </w:rPrChange>
              </w:rPr>
              <w:t xml:space="preserve"> </w:t>
            </w:r>
          </w:p>
        </w:tc>
        <w:tc>
          <w:tcPr>
            <w:tcW w:w="5850" w:type="dxa"/>
            <w:shd w:val="clear" w:color="auto" w:fill="4F81BD"/>
          </w:tcPr>
          <w:p w14:paraId="210B037F" w14:textId="77777777" w:rsidR="00510672" w:rsidRPr="00D14360" w:rsidRDefault="00510672" w:rsidP="00D14360">
            <w:pPr>
              <w:spacing w:after="120"/>
              <w:rPr>
                <w:rFonts w:ascii="Times New Roman" w:eastAsia="Times New Roman" w:hAnsi="Times New Roman"/>
                <w:b/>
                <w:color w:val="FFFFFF"/>
                <w:sz w:val="24"/>
                <w:szCs w:val="24"/>
                <w:rPrChange w:id="8153" w:author="Russell Ott" w:date="2022-05-16T11:47:00Z">
                  <w:rPr>
                    <w:rFonts w:ascii="Calibri" w:hAnsi="Calibri"/>
                    <w:b/>
                    <w:color w:val="FFFFFF"/>
                  </w:rPr>
                </w:rPrChange>
              </w:rPr>
            </w:pPr>
            <w:r w:rsidRPr="00D14360">
              <w:rPr>
                <w:b/>
                <w:color w:val="FFFFFF"/>
                <w:rPrChange w:id="8154" w:author="Russell Ott" w:date="2022-05-16T11:47:00Z">
                  <w:rPr>
                    <w:rFonts w:ascii="Calibri" w:hAnsi="Calibri"/>
                    <w:b/>
                    <w:color w:val="FFFFFF"/>
                  </w:rPr>
                </w:rPrChange>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PrChange w:id="8155" w:author="Russell Ott" w:date="2022-05-16T11:47:00Z">
                  <w:rPr>
                    <w:rFonts w:ascii="Calibri" w:hAnsi="Calibri"/>
                    <w:sz w:val="20"/>
                  </w:rPr>
                </w:rPrChange>
              </w:rPr>
            </w:pPr>
            <w:r w:rsidRPr="00D14360">
              <w:rPr>
                <w:b/>
                <w:rPrChange w:id="8156" w:author="Russell Ott" w:date="2022-05-16T11:47:00Z">
                  <w:rPr>
                    <w:rFonts w:ascii="Calibri" w:hAnsi="Calibri"/>
                    <w:b/>
                    <w:sz w:val="20"/>
                  </w:rPr>
                </w:rPrChange>
              </w:rPr>
              <w:t>Assessment Section</w:t>
            </w:r>
          </w:p>
          <w:p w14:paraId="1B449B38" w14:textId="77777777" w:rsidR="001941AF" w:rsidRPr="00AE350D" w:rsidRDefault="001941AF" w:rsidP="00510672">
            <w:pPr>
              <w:rPr>
                <w:rFonts w:ascii="Times New Roman" w:eastAsia="Times New Roman" w:hAnsi="Times New Roman"/>
                <w:sz w:val="24"/>
                <w:szCs w:val="24"/>
                <w:rPrChange w:id="8157" w:author="Russell Ott" w:date="2022-05-16T11:47:00Z">
                  <w:rPr>
                    <w:rFonts w:ascii="Calibri" w:hAnsi="Calibri"/>
                    <w:sz w:val="20"/>
                  </w:rPr>
                </w:rPrChange>
              </w:rPr>
            </w:pPr>
            <w:r w:rsidRPr="00D14360">
              <w:rPr>
                <w:b/>
                <w:rPrChange w:id="8158" w:author="Russell Ott" w:date="2022-05-16T11:47:00Z">
                  <w:rPr>
                    <w:rFonts w:ascii="Calibri" w:hAnsi="Calibri"/>
                    <w:b/>
                    <w:sz w:val="20"/>
                  </w:rPr>
                </w:rPrChange>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b/>
                <w:rPrChange w:id="8159" w:author="Russell Ott" w:date="2022-05-16T11:47:00Z">
                  <w:rPr>
                    <w:rFonts w:ascii="Calibri Light" w:hAnsi="Calibri Light"/>
                    <w:b/>
                    <w:sz w:val="20"/>
                  </w:rPr>
                </w:rPrChange>
              </w:rPr>
            </w:pPr>
          </w:p>
        </w:tc>
        <w:tc>
          <w:tcPr>
            <w:tcW w:w="5850" w:type="dxa"/>
            <w:shd w:val="clear" w:color="auto" w:fill="auto"/>
          </w:tcPr>
          <w:p w14:paraId="67A7F6EC" w14:textId="77777777" w:rsidR="00510672" w:rsidRPr="00D14360" w:rsidRDefault="00510672" w:rsidP="00510672">
            <w:pPr>
              <w:rPr>
                <w:rFonts w:ascii="Calibri Light" w:eastAsia="Times New Roman" w:hAnsi="Calibri Light"/>
                <w:sz w:val="24"/>
                <w:szCs w:val="24"/>
                <w:rPrChange w:id="8160" w:author="Russell Ott" w:date="2022-05-16T11:47:00Z">
                  <w:rPr>
                    <w:rFonts w:ascii="Calibri Light" w:hAnsi="Calibri Light"/>
                    <w:sz w:val="20"/>
                  </w:rPr>
                </w:rPrChange>
              </w:rPr>
            </w:pPr>
            <w:r w:rsidRPr="00D14360">
              <w:rPr>
                <w:rFonts w:ascii="Calibri Light" w:hAnsi="Calibri Light"/>
                <w:rPrChange w:id="8161" w:author="Russell Ott" w:date="2022-05-16T11:47:00Z">
                  <w:rPr>
                    <w:rFonts w:ascii="Calibri Light" w:hAnsi="Calibri Light"/>
                    <w:sz w:val="20"/>
                  </w:rPr>
                </w:rPrChange>
              </w:rPr>
              <w:t xml:space="preserve">This section (also referred to as “impression” or “diagnoses” outside of the context of CDA) represents the </w:t>
            </w:r>
            <w:r w:rsidR="00271771" w:rsidRPr="00D14360">
              <w:rPr>
                <w:rFonts w:ascii="Calibri Light" w:hAnsi="Calibri Light"/>
                <w:rPrChange w:id="8162" w:author="Russell Ott" w:date="2022-05-16T11:47:00Z">
                  <w:rPr>
                    <w:rFonts w:ascii="Calibri Light" w:hAnsi="Calibri Light"/>
                    <w:sz w:val="20"/>
                  </w:rPr>
                </w:rPrChange>
              </w:rPr>
              <w:t>cli</w:t>
            </w:r>
            <w:r w:rsidR="00271771">
              <w:rPr>
                <w:rFonts w:ascii="Calibri Light" w:hAnsi="Calibri Light"/>
                <w:rPrChange w:id="8163" w:author="Russell Ott" w:date="2022-05-16T11:47:00Z">
                  <w:rPr>
                    <w:rFonts w:ascii="Calibri Light" w:hAnsi="Calibri Light"/>
                    <w:sz w:val="20"/>
                  </w:rPr>
                </w:rPrChange>
              </w:rPr>
              <w:t>n</w:t>
            </w:r>
            <w:r w:rsidR="00271771" w:rsidRPr="00D14360">
              <w:rPr>
                <w:rFonts w:ascii="Calibri Light" w:hAnsi="Calibri Light"/>
                <w:rPrChange w:id="8164" w:author="Russell Ott" w:date="2022-05-16T11:47:00Z">
                  <w:rPr>
                    <w:rFonts w:ascii="Calibri Light" w:hAnsi="Calibri Light"/>
                    <w:sz w:val="20"/>
                  </w:rPr>
                </w:rPrChange>
              </w:rPr>
              <w:t>ician’s</w:t>
            </w:r>
            <w:r w:rsidRPr="00D14360">
              <w:rPr>
                <w:rFonts w:ascii="Calibri Light" w:hAnsi="Calibri Light"/>
                <w:rPrChange w:id="8165" w:author="Russell Ott" w:date="2022-05-16T11:47:00Z">
                  <w:rPr>
                    <w:rFonts w:ascii="Calibri Light" w:hAnsi="Calibri Light"/>
                    <w:sz w:val="20"/>
                  </w:rPr>
                </w:rPrChange>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PrChange w:id="8166" w:author="Russell Ott" w:date="2022-05-16T11:47:00Z">
                  <w:rPr>
                    <w:rFonts w:ascii="Calibri" w:hAnsi="Calibri"/>
                    <w:sz w:val="20"/>
                  </w:rPr>
                </w:rPrChange>
              </w:rPr>
            </w:pPr>
            <w:r w:rsidRPr="00D14360">
              <w:rPr>
                <w:b/>
                <w:rPrChange w:id="8167" w:author="Russell Ott" w:date="2022-05-16T11:47:00Z">
                  <w:rPr>
                    <w:rFonts w:ascii="Calibri" w:hAnsi="Calibri"/>
                    <w:b/>
                    <w:sz w:val="20"/>
                  </w:rPr>
                </w:rPrChange>
              </w:rPr>
              <w:t>Assessment and Plan Section</w:t>
            </w:r>
          </w:p>
          <w:p w14:paraId="1F66110A" w14:textId="77777777" w:rsidR="001941AF" w:rsidRPr="00AE350D" w:rsidRDefault="001941AF" w:rsidP="00510672">
            <w:pPr>
              <w:rPr>
                <w:rPrChange w:id="8168" w:author="Russell Ott" w:date="2022-05-16T11:47:00Z">
                  <w:rPr>
                    <w:rFonts w:ascii="Calibri" w:hAnsi="Calibri"/>
                    <w:sz w:val="20"/>
                  </w:rPr>
                </w:rPrChange>
              </w:rPr>
            </w:pPr>
            <w:r w:rsidRPr="00D14360">
              <w:rPr>
                <w:b/>
                <w:rPrChange w:id="8169" w:author="Russell Ott" w:date="2022-05-16T11:47:00Z">
                  <w:rPr>
                    <w:rFonts w:ascii="Calibri" w:hAnsi="Calibri"/>
                    <w:b/>
                    <w:sz w:val="20"/>
                  </w:rPr>
                </w:rPrChange>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b/>
                <w:rPrChange w:id="8170" w:author="Russell Ott" w:date="2022-05-16T11:47:00Z">
                  <w:rPr>
                    <w:rFonts w:ascii="Calibri Light" w:hAnsi="Calibri Light"/>
                    <w:b/>
                    <w:sz w:val="20"/>
                  </w:rPr>
                </w:rPrChange>
              </w:rPr>
            </w:pPr>
          </w:p>
        </w:tc>
        <w:tc>
          <w:tcPr>
            <w:tcW w:w="5850" w:type="dxa"/>
            <w:shd w:val="clear" w:color="auto" w:fill="auto"/>
          </w:tcPr>
          <w:p w14:paraId="4446C17B" w14:textId="77777777" w:rsidR="00510672" w:rsidRPr="00D14360" w:rsidRDefault="00510672" w:rsidP="00510672">
            <w:pPr>
              <w:rPr>
                <w:rFonts w:ascii="Calibri Light" w:eastAsia="Times New Roman" w:hAnsi="Calibri Light"/>
                <w:sz w:val="24"/>
                <w:szCs w:val="24"/>
                <w:rPrChange w:id="8171" w:author="Russell Ott" w:date="2022-05-16T11:47:00Z">
                  <w:rPr>
                    <w:rFonts w:ascii="Calibri Light" w:hAnsi="Calibri Light"/>
                    <w:sz w:val="20"/>
                  </w:rPr>
                </w:rPrChange>
              </w:rPr>
            </w:pPr>
            <w:r w:rsidRPr="00D14360">
              <w:rPr>
                <w:rFonts w:ascii="Calibri Light" w:hAnsi="Calibri Light"/>
                <w:rPrChange w:id="8172" w:author="Russell Ott" w:date="2022-05-16T11:47:00Z">
                  <w:rPr>
                    <w:rFonts w:ascii="Calibri Light" w:hAnsi="Calibri Light"/>
                    <w:sz w:val="20"/>
                  </w:rPr>
                </w:rPrChange>
              </w:rPr>
              <w:t xml:space="preserve">This section represents the clinician’s conclusions and working assumptions that will guide treatment of the patient. The Assessment and Plan </w:t>
            </w:r>
            <w:r w:rsidRPr="00D14360">
              <w:rPr>
                <w:rFonts w:ascii="Calibri Light" w:hAnsi="Calibri Light"/>
                <w:rPrChange w:id="8173" w:author="Russell Ott" w:date="2022-05-16T11:47:00Z">
                  <w:rPr>
                    <w:rFonts w:ascii="Calibri Light" w:hAnsi="Calibri Light"/>
                    <w:sz w:val="20"/>
                  </w:rPr>
                </w:rPrChange>
              </w:rPr>
              <w:t>Section may be combined or separated to meet local policy requirements. Best practice is to separate these distinct types of information by using the Assessment Section: templateId 2.16.840.1.113883.10.20.22.2.8 and the Plan of Treatment Section (V2): temp</w:t>
            </w:r>
            <w:r w:rsidRPr="00D14360">
              <w:rPr>
                <w:rFonts w:ascii="Calibri Light" w:hAnsi="Calibri Light"/>
                <w:rPrChange w:id="8174" w:author="Russell Ott" w:date="2022-05-16T11:47:00Z">
                  <w:rPr>
                    <w:rFonts w:ascii="Calibri Light" w:hAnsi="Calibri Light"/>
                    <w:sz w:val="20"/>
                  </w:rPr>
                </w:rPrChange>
              </w:rPr>
              <w:t>lateId 2.16.840.1.113883.10.20.22.2.10:2014-06-09</w:t>
            </w:r>
          </w:p>
          <w:p w14:paraId="69797747" w14:textId="377B29C6" w:rsidR="00B61192" w:rsidRPr="00AE350D" w:rsidRDefault="00B61192" w:rsidP="00510672">
            <w:pPr>
              <w:rPr>
                <w:rFonts w:ascii="Times New Roman" w:eastAsia="Times New Roman" w:hAnsi="Times New Roman"/>
                <w:sz w:val="24"/>
                <w:szCs w:val="24"/>
                <w:rPrChange w:id="8175" w:author="Russell Ott" w:date="2022-05-16T11:47:00Z">
                  <w:rPr>
                    <w:rFonts w:ascii="Calibri" w:hAnsi="Calibri"/>
                    <w:sz w:val="20"/>
                  </w:rPr>
                </w:rPrChange>
              </w:rPr>
            </w:pPr>
            <w:r w:rsidRPr="00D14360">
              <w:rPr>
                <w:b/>
                <w:color w:val="000000"/>
                <w:shd w:val="clear" w:color="auto" w:fill="FFFFFF"/>
                <w:rPrChange w:id="8176" w:author="Russell Ott" w:date="2022-05-16T11:47:00Z">
                  <w:rPr>
                    <w:rFonts w:ascii="Calibri" w:hAnsi="Calibri"/>
                    <w:b/>
                    <w:color w:val="000000"/>
                    <w:sz w:val="20"/>
                    <w:shd w:val="clear" w:color="auto" w:fill="FFFFFF"/>
                  </w:rPr>
                </w:rPrChange>
              </w:rPr>
              <w:t>Re</w:t>
            </w:r>
            <w:r w:rsidRPr="00B85A9E">
              <w:rPr>
                <w:b/>
                <w:color w:val="000000"/>
                <w:shd w:val="clear" w:color="auto" w:fill="FFFFFF"/>
                <w:rPrChange w:id="8177" w:author="Russell Ott" w:date="2022-05-16T11:47:00Z">
                  <w:rPr>
                    <w:rFonts w:ascii="Calibri" w:hAnsi="Calibri"/>
                    <w:b/>
                    <w:color w:val="000000"/>
                    <w:sz w:val="20"/>
                    <w:shd w:val="clear" w:color="auto" w:fill="FFFFFF"/>
                  </w:rPr>
                </w:rPrChange>
              </w:rPr>
              <w:t>ference</w:t>
            </w:r>
            <w:r w:rsidRPr="003A3D50">
              <w:rPr>
                <w:color w:val="000000"/>
                <w:shd w:val="clear" w:color="auto" w:fill="FFFFFF"/>
                <w:rPrChange w:id="8178" w:author="Russell Ott" w:date="2022-05-16T11:47:00Z">
                  <w:rPr>
                    <w:rFonts w:ascii="Calibri" w:hAnsi="Calibri"/>
                    <w:color w:val="000000"/>
                    <w:sz w:val="20"/>
                    <w:shd w:val="clear" w:color="auto" w:fill="FFFFFF"/>
                  </w:rPr>
                </w:rPrChange>
              </w:rPr>
              <w:t xml:space="preserve">: </w:t>
            </w:r>
            <w:r w:rsidR="001A0138">
              <w:fldChar w:fldCharType="begin"/>
            </w:r>
            <w:r w:rsidR="001A0138">
              <w:instrText xml:space="preserve"> HYPERLINK \l "_Sections_Defined_in" </w:instrText>
            </w:r>
            <w:r w:rsidR="001A0138">
              <w:fldChar w:fldCharType="separate"/>
            </w:r>
            <w:r w:rsidRPr="00AD08FB">
              <w:rPr>
                <w:rStyle w:val="Hyperlink"/>
                <w:rFonts w:ascii="Calibri Light" w:hAnsi="Calibri Light"/>
                <w:color w:val="000000"/>
                <w:u w:val="none"/>
                <w:rPrChange w:id="8179" w:author="Russell Ott" w:date="2022-05-16T11:47:00Z">
                  <w:rPr>
                    <w:rStyle w:val="Hyperlink"/>
                    <w:rFonts w:ascii="Calibri Light" w:hAnsi="Calibri Light"/>
                    <w:color w:val="000000"/>
                    <w:sz w:val="20"/>
                    <w:u w:val="none"/>
                  </w:rPr>
                </w:rPrChange>
              </w:rPr>
              <w:t>Chapter 4.3 Sections Defined in C-CDA</w:t>
            </w:r>
            <w:r w:rsidR="001A0138">
              <w:rPr>
                <w:rStyle w:val="Hyperlink"/>
                <w:rFonts w:ascii="Calibri Light" w:hAnsi="Calibri Light"/>
                <w:color w:val="000000"/>
                <w:u w:val="none"/>
                <w:rPrChange w:id="8180" w:author="Russell Ott" w:date="2022-05-16T11:47:00Z">
                  <w:rPr>
                    <w:rStyle w:val="Hyperlink"/>
                    <w:rFonts w:ascii="Calibri Light" w:hAnsi="Calibri Light"/>
                    <w:color w:val="000000"/>
                    <w:sz w:val="20"/>
                    <w:u w:val="none"/>
                  </w:rPr>
                </w:rPrChange>
              </w:rPr>
              <w:fldChar w:fldCharType="end"/>
            </w:r>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b/>
                <w:i/>
                <w:color w:val="4F81BD"/>
                <w:rPrChange w:id="8181" w:author="Russell Ott" w:date="2022-05-16T11:47:00Z">
                  <w:rPr>
                    <w:rFonts w:ascii="Calibri" w:hAnsi="Calibri"/>
                    <w:b/>
                    <w:i/>
                    <w:color w:val="4F81BD"/>
                    <w:sz w:val="20"/>
                  </w:rPr>
                </w:rPrChange>
              </w:rPr>
            </w:pPr>
            <w:r w:rsidRPr="00D14360">
              <w:rPr>
                <w:b/>
                <w:i/>
                <w:color w:val="4F81BD"/>
                <w:rPrChange w:id="8182" w:author="Russell Ott" w:date="2022-05-16T11:47:00Z">
                  <w:rPr>
                    <w:rFonts w:ascii="Calibri" w:hAnsi="Calibri"/>
                    <w:b/>
                    <w:i/>
                    <w:color w:val="4F81BD"/>
                  </w:rPr>
                </w:rPrChange>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PrChange w:id="8183" w:author="Russell Ott" w:date="2022-05-16T11:47:00Z">
                  <w:rPr>
                    <w:rFonts w:ascii="Calibri" w:hAnsi="Calibri"/>
                    <w:sz w:val="20"/>
                  </w:rPr>
                </w:rPrChange>
              </w:rPr>
            </w:pPr>
            <w:r w:rsidRPr="00D14360">
              <w:rPr>
                <w:b/>
                <w:rPrChange w:id="8184" w:author="Russell Ott" w:date="2022-05-16T11:47:00Z">
                  <w:rPr>
                    <w:rFonts w:ascii="Calibri" w:hAnsi="Calibri"/>
                    <w:b/>
                    <w:sz w:val="20"/>
                  </w:rPr>
                </w:rPrChange>
              </w:rPr>
              <w:t>Discharge Diagnosis Section</w:t>
            </w:r>
          </w:p>
          <w:p w14:paraId="139A1EAC" w14:textId="77777777" w:rsidR="001941AF" w:rsidRPr="00AE350D" w:rsidRDefault="001941AF" w:rsidP="00510672">
            <w:pPr>
              <w:rPr>
                <w:rPrChange w:id="8185" w:author="Russell Ott" w:date="2022-05-16T11:47:00Z">
                  <w:rPr>
                    <w:rFonts w:ascii="Calibri" w:hAnsi="Calibri"/>
                    <w:sz w:val="20"/>
                  </w:rPr>
                </w:rPrChange>
              </w:rPr>
            </w:pPr>
            <w:r w:rsidRPr="00D14360">
              <w:rPr>
                <w:b/>
                <w:rPrChange w:id="8186" w:author="Russell Ott" w:date="2022-05-16T11:47:00Z">
                  <w:rPr>
                    <w:rFonts w:ascii="Calibri" w:hAnsi="Calibri"/>
                    <w:b/>
                    <w:sz w:val="20"/>
                  </w:rPr>
                </w:rPrChange>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b/>
                <w:rPrChange w:id="8187" w:author="Russell Ott" w:date="2022-05-16T11:47:00Z">
                  <w:rPr>
                    <w:rFonts w:ascii="Calibri Light" w:hAnsi="Calibri Light"/>
                    <w:b/>
                    <w:sz w:val="20"/>
                  </w:rPr>
                </w:rPrChange>
              </w:rPr>
            </w:pPr>
          </w:p>
        </w:tc>
        <w:tc>
          <w:tcPr>
            <w:tcW w:w="5850" w:type="dxa"/>
            <w:shd w:val="clear" w:color="auto" w:fill="auto"/>
          </w:tcPr>
          <w:p w14:paraId="556FF198" w14:textId="77777777" w:rsidR="00510672" w:rsidRPr="00D14360" w:rsidRDefault="00510672" w:rsidP="00510672">
            <w:pPr>
              <w:rPr>
                <w:rFonts w:ascii="Calibri Light" w:eastAsia="Times New Roman" w:hAnsi="Calibri Light"/>
                <w:sz w:val="24"/>
                <w:szCs w:val="24"/>
                <w:rPrChange w:id="8188" w:author="Russell Ott" w:date="2022-05-16T11:47:00Z">
                  <w:rPr>
                    <w:rFonts w:ascii="Calibri Light" w:hAnsi="Calibri Light"/>
                    <w:sz w:val="20"/>
                  </w:rPr>
                </w:rPrChange>
              </w:rPr>
            </w:pPr>
            <w:r w:rsidRPr="00D14360">
              <w:rPr>
                <w:rFonts w:ascii="Calibri Light" w:hAnsi="Calibri Light"/>
                <w:rPrChange w:id="8189" w:author="Russell Ott" w:date="2022-05-16T11:47:00Z">
                  <w:rPr>
                    <w:rFonts w:ascii="Calibri Light" w:hAnsi="Calibri Light"/>
                    <w:sz w:val="20"/>
                  </w:rPr>
                </w:rPrChange>
              </w:rPr>
              <w:t xml:space="preserve">This section represents problems or diagnoses present at the time of discharge which occurred during the hospitalization. This section includes an optional entry to record patient diagnoses specific to this </w:t>
            </w:r>
            <w:r w:rsidRPr="00D14360">
              <w:rPr>
                <w:rFonts w:ascii="Calibri Light" w:hAnsi="Calibri Light"/>
                <w:rPrChange w:id="8190" w:author="Russell Ott" w:date="2022-05-16T11:47:00Z">
                  <w:rPr>
                    <w:rFonts w:ascii="Calibri Light" w:hAnsi="Calibri Light"/>
                    <w:sz w:val="20"/>
                  </w:rPr>
                </w:rPrChange>
              </w:rPr>
              <w:t>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b/>
                <w:i/>
                <w:rPrChange w:id="8191" w:author="Russell Ott" w:date="2022-05-16T11:47:00Z">
                  <w:rPr>
                    <w:rFonts w:ascii="Calibri" w:hAnsi="Calibri"/>
                    <w:b/>
                    <w:i/>
                  </w:rPr>
                </w:rPrChange>
              </w:rPr>
            </w:pPr>
            <w:r w:rsidRPr="00D14360">
              <w:rPr>
                <w:b/>
                <w:i/>
                <w:color w:val="4F81BD"/>
                <w:rPrChange w:id="8192" w:author="Russell Ott" w:date="2022-05-16T11:47:00Z">
                  <w:rPr>
                    <w:rFonts w:ascii="Calibri" w:hAnsi="Calibri"/>
                    <w:b/>
                    <w:i/>
                    <w:color w:val="4F81BD"/>
                  </w:rPr>
                </w:rPrChange>
              </w:rPr>
              <w:t>Specific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b/>
                <w:rPrChange w:id="8193" w:author="Russell Ott" w:date="2022-05-16T11:47:00Z">
                  <w:rPr>
                    <w:rFonts w:ascii="Calibri" w:hAnsi="Calibri"/>
                    <w:b/>
                    <w:sz w:val="20"/>
                  </w:rPr>
                </w:rPrChange>
              </w:rPr>
            </w:pPr>
            <w:r w:rsidRPr="00D14360">
              <w:rPr>
                <w:b/>
                <w:rPrChange w:id="8194" w:author="Russell Ott" w:date="2022-05-16T11:47:00Z">
                  <w:rPr>
                    <w:rFonts w:ascii="Calibri" w:hAnsi="Calibri"/>
                    <w:b/>
                    <w:sz w:val="20"/>
                  </w:rPr>
                </w:rPrChange>
              </w:rPr>
              <w:t>Postprocedure Diagnosis Section</w:t>
            </w:r>
            <w:r w:rsidR="001941AF" w:rsidRPr="00D14360">
              <w:rPr>
                <w:b/>
                <w:rPrChange w:id="8195" w:author="Russell Ott" w:date="2022-05-16T11:47:00Z">
                  <w:rPr>
                    <w:rFonts w:ascii="Calibri" w:hAnsi="Calibri"/>
                    <w:b/>
                    <w:sz w:val="20"/>
                  </w:rPr>
                </w:rPrChange>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b/>
                <w:rPrChange w:id="8196" w:author="Russell Ott" w:date="2022-05-16T11:47:00Z">
                  <w:rPr>
                    <w:rFonts w:ascii="Calibri Light" w:hAnsi="Calibri Light"/>
                    <w:b/>
                    <w:sz w:val="20"/>
                  </w:rPr>
                </w:rPrChange>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eastAsia="Times New Roman" w:hAnsi="Calibri Light"/>
                <w:sz w:val="24"/>
                <w:szCs w:val="24"/>
                <w:rPrChange w:id="8197" w:author="Russell Ott" w:date="2022-05-16T11:47:00Z">
                  <w:rPr>
                    <w:rFonts w:ascii="Calibri Light" w:hAnsi="Calibri Light"/>
                    <w:sz w:val="20"/>
                  </w:rPr>
                </w:rPrChange>
              </w:rPr>
            </w:pPr>
            <w:r w:rsidRPr="00D14360">
              <w:rPr>
                <w:rFonts w:ascii="Calibri Light" w:hAnsi="Calibri Light"/>
                <w:rPrChange w:id="8198" w:author="Russell Ott" w:date="2022-05-16T11:47:00Z">
                  <w:rPr>
                    <w:rFonts w:ascii="Calibri Light" w:hAnsi="Calibri Light"/>
                    <w:sz w:val="20"/>
                  </w:rPr>
                </w:rPrChange>
              </w:rPr>
              <w:t>This section records the diagnosis or diagnoses discovered or confirmed during the procedure. Often it is the same as the preprocedure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b/>
                <w:rPrChange w:id="8199" w:author="Russell Ott" w:date="2022-05-16T11:47:00Z">
                  <w:rPr>
                    <w:rFonts w:ascii="Calibri" w:hAnsi="Calibri"/>
                    <w:b/>
                    <w:sz w:val="20"/>
                  </w:rPr>
                </w:rPrChange>
              </w:rPr>
            </w:pPr>
            <w:r w:rsidRPr="00D14360">
              <w:rPr>
                <w:b/>
                <w:rPrChange w:id="8200" w:author="Russell Ott" w:date="2022-05-16T11:47:00Z">
                  <w:rPr>
                    <w:rFonts w:ascii="Calibri" w:hAnsi="Calibri"/>
                    <w:b/>
                    <w:sz w:val="20"/>
                  </w:rPr>
                </w:rPrChange>
              </w:rPr>
              <w:t xml:space="preserve">Postoperative Diagnosis Section </w:t>
            </w:r>
          </w:p>
          <w:p w14:paraId="37238DC6" w14:textId="77777777" w:rsidR="001941AF" w:rsidRPr="00AE350D" w:rsidRDefault="001941AF" w:rsidP="00510672">
            <w:pPr>
              <w:rPr>
                <w:rPrChange w:id="8201" w:author="Russell Ott" w:date="2022-05-16T11:47:00Z">
                  <w:rPr>
                    <w:rFonts w:ascii="Calibri" w:hAnsi="Calibri"/>
                    <w:sz w:val="20"/>
                  </w:rPr>
                </w:rPrChange>
              </w:rPr>
            </w:pPr>
            <w:r w:rsidRPr="00D14360">
              <w:rPr>
                <w:b/>
                <w:rPrChange w:id="8202" w:author="Russell Ott" w:date="2022-05-16T11:47:00Z">
                  <w:rPr>
                    <w:rFonts w:ascii="Calibri" w:hAnsi="Calibri"/>
                    <w:b/>
                    <w:sz w:val="20"/>
                  </w:rPr>
                </w:rPrChange>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b/>
                <w:rPrChange w:id="8203" w:author="Russell Ott" w:date="2022-05-16T11:47:00Z">
                  <w:rPr>
                    <w:rFonts w:ascii="Calibri Light" w:hAnsi="Calibri Light"/>
                    <w:b/>
                    <w:sz w:val="20"/>
                  </w:rPr>
                </w:rPrChange>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eastAsia="Times New Roman" w:hAnsi="Calibri Light"/>
                <w:sz w:val="24"/>
                <w:szCs w:val="24"/>
                <w:rPrChange w:id="8204" w:author="Russell Ott" w:date="2022-05-16T11:47:00Z">
                  <w:rPr>
                    <w:rFonts w:ascii="Calibri Light" w:hAnsi="Calibri Light"/>
                    <w:sz w:val="20"/>
                  </w:rPr>
                </w:rPrChange>
              </w:rPr>
            </w:pPr>
            <w:r w:rsidRPr="00D14360">
              <w:rPr>
                <w:rFonts w:ascii="Calibri Light" w:hAnsi="Calibri Light"/>
                <w:rPrChange w:id="8205" w:author="Russell Ott" w:date="2022-05-16T11:47:00Z">
                  <w:rPr>
                    <w:rFonts w:ascii="Calibri Light" w:hAnsi="Calibri Light"/>
                    <w:sz w:val="20"/>
                  </w:rPr>
                </w:rPrChange>
              </w:rPr>
              <w:t>This section records the diagnosis or diagnoses discovered or confirmed during the surgery. Often it is the same as the preoperative diagnosis.</w:t>
            </w:r>
          </w:p>
        </w:tc>
      </w:tr>
    </w:tbl>
    <w:p w14:paraId="62531474" w14:textId="170735D5" w:rsidR="005D2703" w:rsidRPr="00C64922" w:rsidRDefault="005C79A1">
      <w:pPr>
        <w:pStyle w:val="Caption"/>
      </w:pPr>
      <w:bookmarkStart w:id="8206" w:name="_Toc21927014"/>
      <w:r>
        <w:t xml:space="preserve">  </w:t>
      </w:r>
      <w:bookmarkStart w:id="8207" w:name="_Toc103262898"/>
      <w:r w:rsidR="005D2703" w:rsidRPr="00C64922">
        <w:t xml:space="preserve">Table </w:t>
      </w:r>
      <w:r w:rsidR="00132A94">
        <w:fldChar w:fldCharType="begin"/>
      </w:r>
      <w:r w:rsidR="00132A94">
        <w:instrText xml:space="preserve"> SEQ Table \* ARABIC </w:instrText>
      </w:r>
      <w:r w:rsidR="00132A94">
        <w:fldChar w:fldCharType="separate"/>
      </w:r>
      <w:del w:id="8208" w:author="Russell Ott" w:date="2022-05-16T11:47:00Z">
        <w:r w:rsidR="00DE0DA7">
          <w:rPr>
            <w:noProof/>
          </w:rPr>
          <w:delText>33</w:delText>
        </w:r>
      </w:del>
      <w:ins w:id="8209" w:author="Russell Ott" w:date="2022-05-16T11:47:00Z">
        <w:r w:rsidR="00F10C7C">
          <w:rPr>
            <w:noProof/>
          </w:rPr>
          <w:t>31</w:t>
        </w:r>
      </w:ins>
      <w:r w:rsidR="00132A94">
        <w:rPr>
          <w:noProof/>
        </w:rPr>
        <w:fldChar w:fldCharType="end"/>
      </w:r>
      <w:r w:rsidR="005D2703" w:rsidRPr="00C64922">
        <w:t>: Assessment Information</w:t>
      </w:r>
      <w:bookmarkEnd w:id="8207"/>
      <w:bookmarkEnd w:id="8206"/>
    </w:p>
    <w:p w14:paraId="28448AB2" w14:textId="77777777" w:rsidR="00A10C4D" w:rsidRPr="00C64922" w:rsidRDefault="00A10C4D" w:rsidP="00F10C7C">
      <w:pPr>
        <w:pStyle w:val="Heading3"/>
      </w:pPr>
      <w:bookmarkStart w:id="8210" w:name="_Toc15469430"/>
      <w:bookmarkStart w:id="8211" w:name="_Toc15479878"/>
      <w:bookmarkStart w:id="8212" w:name="_Toc18495058"/>
      <w:bookmarkStart w:id="8213" w:name="_Toc19870254"/>
      <w:bookmarkStart w:id="8214" w:name="_Toc20480943"/>
      <w:bookmarkStart w:id="8215" w:name="_Toc21529473"/>
      <w:bookmarkStart w:id="8216" w:name="_Toc21691525"/>
      <w:bookmarkStart w:id="8217" w:name="_Toc21845710"/>
      <w:bookmarkStart w:id="8218" w:name="_Toc21851951"/>
      <w:bookmarkStart w:id="8219" w:name="_Toc21871914"/>
      <w:bookmarkStart w:id="8220" w:name="_Toc21872370"/>
      <w:bookmarkStart w:id="8221" w:name="_Toc21880141"/>
      <w:bookmarkStart w:id="8222" w:name="_Toc21889971"/>
      <w:bookmarkStart w:id="8223" w:name="_Toc21894114"/>
      <w:bookmarkStart w:id="8224" w:name="_Toc21898042"/>
      <w:bookmarkStart w:id="8225" w:name="_Toc21926789"/>
      <w:bookmarkStart w:id="8226" w:name="_Plan/Planning_Information"/>
      <w:bookmarkStart w:id="8227" w:name="_Toc10702528"/>
      <w:bookmarkStart w:id="8228" w:name="_Toc11043614"/>
      <w:bookmarkStart w:id="8229" w:name="_Toc11045604"/>
      <w:bookmarkStart w:id="8230" w:name="_Toc11391274"/>
      <w:bookmarkStart w:id="8231" w:name="_Toc103262675"/>
      <w:bookmarkStart w:id="8232" w:name="_Toc22823420"/>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r w:rsidRPr="00C64922">
        <w:t>Plan/Planning Information</w:t>
      </w:r>
      <w:bookmarkEnd w:id="8227"/>
      <w:bookmarkEnd w:id="8228"/>
      <w:bookmarkEnd w:id="8229"/>
      <w:bookmarkEnd w:id="8230"/>
      <w:bookmarkEnd w:id="8231"/>
      <w:bookmarkEnd w:id="8232"/>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color w:val="FFFFFF"/>
                <w:rPrChange w:id="8233" w:author="Russell Ott" w:date="2022-05-16T11:47:00Z">
                  <w:rPr>
                    <w:rFonts w:ascii="Calibri" w:hAnsi="Calibri"/>
                    <w:color w:val="FFFFFF"/>
                  </w:rPr>
                </w:rPrChange>
              </w:rPr>
            </w:pPr>
            <w:r w:rsidRPr="00D14360">
              <w:rPr>
                <w:b/>
                <w:color w:val="FFFFFF"/>
                <w:rPrChange w:id="8234" w:author="Russell Ott" w:date="2022-05-16T11:47:00Z">
                  <w:rPr>
                    <w:rFonts w:ascii="Calibri" w:hAnsi="Calibri"/>
                    <w:b/>
                    <w:color w:val="FFFFFF"/>
                  </w:rPr>
                </w:rPrChange>
              </w:rPr>
              <w:t>Sections defined in C-CDA R2.1</w:t>
            </w:r>
          </w:p>
          <w:p w14:paraId="02B37E51" w14:textId="77777777" w:rsidR="001941AF" w:rsidRPr="00D14360" w:rsidRDefault="001941AF" w:rsidP="001941AF">
            <w:pPr>
              <w:rPr>
                <w:rFonts w:ascii="Times New Roman" w:eastAsia="Times New Roman" w:hAnsi="Times New Roman"/>
                <w:color w:val="FFFFFF"/>
                <w:sz w:val="24"/>
                <w:szCs w:val="24"/>
                <w:rPrChange w:id="8235" w:author="Russell Ott" w:date="2022-05-16T11:47:00Z">
                  <w:rPr>
                    <w:rFonts w:ascii="Calibri" w:hAnsi="Calibri"/>
                    <w:color w:val="FFFFFF"/>
                  </w:rPr>
                </w:rPrChange>
              </w:rPr>
            </w:pPr>
            <w:r w:rsidRPr="00D14360">
              <w:rPr>
                <w:rFonts w:ascii="Calibri Light" w:hAnsi="Calibri Light"/>
                <w:b/>
                <w:color w:val="FFFFFF"/>
                <w:rPrChange w:id="8236" w:author="Russell Ott" w:date="2022-05-16T11:47:00Z">
                  <w:rPr>
                    <w:rFonts w:ascii="Calibri Light" w:hAnsi="Calibri Light"/>
                    <w:b/>
                    <w:color w:val="FFFFFF"/>
                    <w:sz w:val="20"/>
                  </w:rPr>
                </w:rPrChange>
              </w:rPr>
              <w:t>LONIC</w:t>
            </w:r>
          </w:p>
          <w:p w14:paraId="3B01A080" w14:textId="77777777" w:rsidR="001941AF" w:rsidRPr="00D14360" w:rsidRDefault="001941AF" w:rsidP="00D14360">
            <w:pPr>
              <w:spacing w:after="120"/>
              <w:rPr>
                <w:rFonts w:ascii="Times New Roman" w:eastAsia="Times New Roman" w:hAnsi="Times New Roman"/>
                <w:b/>
                <w:color w:val="FFFFFF"/>
                <w:sz w:val="24"/>
                <w:szCs w:val="24"/>
                <w:rPrChange w:id="8237" w:author="Russell Ott" w:date="2022-05-16T11:47:00Z">
                  <w:rPr>
                    <w:rFonts w:ascii="Calibri" w:hAnsi="Calibri"/>
                    <w:b/>
                    <w:color w:val="FFFFFF"/>
                  </w:rPr>
                </w:rPrChange>
              </w:rPr>
            </w:pPr>
            <w:r w:rsidRPr="00D14360">
              <w:rPr>
                <w:rFonts w:ascii="Calibri Light" w:hAnsi="Calibri Light"/>
                <w:b/>
                <w:color w:val="FFFFFF"/>
                <w:rPrChange w:id="8238" w:author="Russell Ott" w:date="2022-05-16T11:47:00Z">
                  <w:rPr>
                    <w:rFonts w:ascii="Calibri Light" w:hAnsi="Calibri Light"/>
                    <w:b/>
                    <w:color w:val="FFFFFF"/>
                    <w:sz w:val="20"/>
                  </w:rPr>
                </w:rPrChange>
              </w:rPr>
              <w:t>OID</w:t>
            </w:r>
          </w:p>
        </w:tc>
        <w:tc>
          <w:tcPr>
            <w:tcW w:w="5670" w:type="dxa"/>
            <w:shd w:val="clear" w:color="auto" w:fill="4F81BD"/>
          </w:tcPr>
          <w:p w14:paraId="48771562" w14:textId="77777777" w:rsidR="00510672" w:rsidRPr="00D14360" w:rsidRDefault="00510672" w:rsidP="00D14360">
            <w:pPr>
              <w:spacing w:after="120"/>
              <w:rPr>
                <w:rFonts w:ascii="Times New Roman" w:eastAsia="Times New Roman" w:hAnsi="Times New Roman"/>
                <w:b/>
                <w:color w:val="FFFFFF"/>
                <w:sz w:val="24"/>
                <w:szCs w:val="24"/>
                <w:rPrChange w:id="8239" w:author="Russell Ott" w:date="2022-05-16T11:47:00Z">
                  <w:rPr>
                    <w:rFonts w:ascii="Calibri" w:hAnsi="Calibri"/>
                    <w:b/>
                    <w:color w:val="FFFFFF"/>
                  </w:rPr>
                </w:rPrChange>
              </w:rPr>
            </w:pPr>
            <w:r w:rsidRPr="00D14360">
              <w:rPr>
                <w:b/>
                <w:color w:val="FFFFFF"/>
                <w:rPrChange w:id="8240" w:author="Russell Ott" w:date="2022-05-16T11:47:00Z">
                  <w:rPr>
                    <w:rFonts w:ascii="Calibri" w:hAnsi="Calibri"/>
                    <w:b/>
                    <w:color w:val="FFFFFF"/>
                  </w:rPr>
                </w:rPrChange>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PrChange w:id="8241" w:author="Russell Ott" w:date="2022-05-16T11:47:00Z">
                  <w:rPr>
                    <w:rFonts w:ascii="Calibri" w:hAnsi="Calibri"/>
                    <w:sz w:val="20"/>
                  </w:rPr>
                </w:rPrChange>
              </w:rPr>
            </w:pPr>
            <w:r w:rsidRPr="00D14360">
              <w:rPr>
                <w:b/>
                <w:rPrChange w:id="8242" w:author="Russell Ott" w:date="2022-05-16T11:47:00Z">
                  <w:rPr>
                    <w:rFonts w:ascii="Calibri" w:hAnsi="Calibri"/>
                    <w:b/>
                    <w:sz w:val="20"/>
                  </w:rPr>
                </w:rPrChange>
              </w:rPr>
              <w:t>Goals Section</w:t>
            </w:r>
          </w:p>
          <w:p w14:paraId="27BFB66F" w14:textId="77777777" w:rsidR="00FC40CF" w:rsidRPr="00AE350D" w:rsidRDefault="00FC40CF" w:rsidP="00510672">
            <w:pPr>
              <w:rPr>
                <w:rPrChange w:id="8243" w:author="Russell Ott" w:date="2022-05-16T11:47:00Z">
                  <w:rPr>
                    <w:rFonts w:ascii="Calibri" w:hAnsi="Calibri"/>
                    <w:sz w:val="20"/>
                  </w:rPr>
                </w:rPrChange>
              </w:rPr>
            </w:pPr>
            <w:r w:rsidRPr="00D14360">
              <w:rPr>
                <w:b/>
                <w:rPrChange w:id="8244" w:author="Russell Ott" w:date="2022-05-16T11:47:00Z">
                  <w:rPr>
                    <w:rFonts w:ascii="Calibri" w:hAnsi="Calibri"/>
                    <w:b/>
                    <w:sz w:val="20"/>
                  </w:rPr>
                </w:rPrChange>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b/>
                <w:rPrChange w:id="8245" w:author="Russell Ott" w:date="2022-05-16T11:47:00Z">
                  <w:rPr>
                    <w:rFonts w:ascii="Calibri Light" w:hAnsi="Calibri Light"/>
                    <w:b/>
                    <w:sz w:val="20"/>
                  </w:rPr>
                </w:rPrChange>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eastAsia="Times New Roman" w:hAnsi="Calibri Light"/>
                <w:sz w:val="24"/>
                <w:szCs w:val="24"/>
                <w:rPrChange w:id="8246" w:author="Russell Ott" w:date="2022-05-16T11:47:00Z">
                  <w:rPr>
                    <w:rFonts w:ascii="Calibri Light" w:hAnsi="Calibri Light"/>
                    <w:sz w:val="20"/>
                  </w:rPr>
                </w:rPrChange>
              </w:rPr>
            </w:pPr>
            <w:r w:rsidRPr="00D14360">
              <w:rPr>
                <w:rFonts w:ascii="Calibri Light" w:hAnsi="Calibri Light"/>
                <w:rPrChange w:id="8247" w:author="Russell Ott" w:date="2022-05-16T11:47:00Z">
                  <w:rPr>
                    <w:rFonts w:ascii="Calibri Light" w:hAnsi="Calibri Light"/>
                    <w:sz w:val="20"/>
                  </w:rPr>
                </w:rPrChange>
              </w:rPr>
              <w:t xml:space="preserve">This section represents patient Goals. A goal is a defined outcome or condition to be achieved in the </w:t>
            </w:r>
            <w:r w:rsidRPr="00D14360">
              <w:rPr>
                <w:rFonts w:ascii="Calibri Light" w:hAnsi="Calibri Light"/>
                <w:rPrChange w:id="8248" w:author="Russell Ott" w:date="2022-05-16T11:47:00Z">
                  <w:rPr>
                    <w:rFonts w:ascii="Calibri Light" w:hAnsi="Calibri Light"/>
                    <w:sz w:val="20"/>
                  </w:rPr>
                </w:rPrChange>
              </w:rPr>
              <w:t>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PrChange w:id="8249" w:author="Russell Ott" w:date="2022-05-16T11:47:00Z">
                  <w:rPr>
                    <w:rFonts w:ascii="Calibri" w:hAnsi="Calibri"/>
                    <w:sz w:val="20"/>
                  </w:rPr>
                </w:rPrChange>
              </w:rPr>
            </w:pPr>
            <w:r w:rsidRPr="00D14360">
              <w:rPr>
                <w:b/>
                <w:rPrChange w:id="8250" w:author="Russell Ott" w:date="2022-05-16T11:47:00Z">
                  <w:rPr>
                    <w:rFonts w:ascii="Calibri" w:hAnsi="Calibri"/>
                    <w:b/>
                    <w:sz w:val="20"/>
                  </w:rPr>
                </w:rPrChange>
              </w:rPr>
              <w:t>Advance Directives Section</w:t>
            </w:r>
          </w:p>
          <w:p w14:paraId="5B817815" w14:textId="77777777" w:rsidR="00FC40CF" w:rsidRPr="00AE350D" w:rsidRDefault="00FC40CF" w:rsidP="00510672">
            <w:pPr>
              <w:rPr>
                <w:rPrChange w:id="8251" w:author="Russell Ott" w:date="2022-05-16T11:47:00Z">
                  <w:rPr>
                    <w:rFonts w:ascii="Calibri" w:hAnsi="Calibri"/>
                    <w:sz w:val="20"/>
                  </w:rPr>
                </w:rPrChange>
              </w:rPr>
            </w:pPr>
            <w:r w:rsidRPr="00D14360">
              <w:rPr>
                <w:b/>
                <w:rPrChange w:id="8252" w:author="Russell Ott" w:date="2022-05-16T11:47:00Z">
                  <w:rPr>
                    <w:rFonts w:ascii="Calibri" w:hAnsi="Calibri"/>
                    <w:b/>
                    <w:sz w:val="20"/>
                  </w:rPr>
                </w:rPrChange>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b/>
                <w:rPrChange w:id="8253" w:author="Russell Ott" w:date="2022-05-16T11:47:00Z">
                  <w:rPr>
                    <w:rFonts w:ascii="Calibri Light" w:hAnsi="Calibri Light"/>
                    <w:b/>
                    <w:sz w:val="20"/>
                  </w:rPr>
                </w:rPrChange>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eastAsia="Times New Roman" w:hAnsi="Calibri Light"/>
                <w:sz w:val="24"/>
                <w:szCs w:val="24"/>
                <w:rPrChange w:id="8254" w:author="Russell Ott" w:date="2022-05-16T11:47:00Z">
                  <w:rPr>
                    <w:rFonts w:ascii="Calibri Light" w:hAnsi="Calibri Light"/>
                    <w:sz w:val="20"/>
                  </w:rPr>
                </w:rPrChange>
              </w:rPr>
            </w:pPr>
            <w:r w:rsidRPr="00D14360">
              <w:rPr>
                <w:rFonts w:ascii="Calibri Light" w:hAnsi="Calibri Light"/>
                <w:rPrChange w:id="8255" w:author="Russell Ott" w:date="2022-05-16T11:47:00Z">
                  <w:rPr>
                    <w:rFonts w:ascii="Calibri Light" w:hAnsi="Calibri Light"/>
                    <w:sz w:val="20"/>
                  </w:rPr>
                </w:rPrChange>
              </w:rPr>
              <w:t>This section contains data defining the patient’s advance directives and any reference to supporting documentation, including living wills, healthcar</w:t>
            </w:r>
            <w:r w:rsidRPr="00D14360">
              <w:rPr>
                <w:rFonts w:ascii="Calibri Light" w:hAnsi="Calibri Light"/>
                <w:rPrChange w:id="8256" w:author="Russell Ott" w:date="2022-05-16T11:47:00Z">
                  <w:rPr>
                    <w:rFonts w:ascii="Calibri Light" w:hAnsi="Calibri Light"/>
                    <w:sz w:val="20"/>
                  </w:rPr>
                </w:rPrChange>
              </w:rPr>
              <w:t xml:space="preserve">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PrChange w:id="8257" w:author="Russell Ott" w:date="2022-05-16T11:47:00Z">
                  <w:rPr>
                    <w:rFonts w:ascii="Calibri" w:hAnsi="Calibri"/>
                    <w:sz w:val="20"/>
                  </w:rPr>
                </w:rPrChange>
              </w:rPr>
            </w:pPr>
            <w:r w:rsidRPr="00D14360">
              <w:rPr>
                <w:b/>
                <w:rPrChange w:id="8258" w:author="Russell Ott" w:date="2022-05-16T11:47:00Z">
                  <w:rPr>
                    <w:rFonts w:ascii="Calibri" w:hAnsi="Calibri"/>
                    <w:b/>
                    <w:sz w:val="20"/>
                  </w:rPr>
                </w:rPrChange>
              </w:rPr>
              <w:t>Assessment and Plan Section</w:t>
            </w:r>
          </w:p>
          <w:p w14:paraId="14AAEF04" w14:textId="77777777" w:rsidR="00FC40CF" w:rsidRPr="00AE350D" w:rsidRDefault="00FC40CF" w:rsidP="00510672">
            <w:pPr>
              <w:rPr>
                <w:rPrChange w:id="8259" w:author="Russell Ott" w:date="2022-05-16T11:47:00Z">
                  <w:rPr>
                    <w:rFonts w:ascii="Calibri" w:hAnsi="Calibri"/>
                    <w:sz w:val="20"/>
                  </w:rPr>
                </w:rPrChange>
              </w:rPr>
            </w:pPr>
            <w:r w:rsidRPr="00D14360">
              <w:rPr>
                <w:b/>
                <w:rPrChange w:id="8260" w:author="Russell Ott" w:date="2022-05-16T11:47:00Z">
                  <w:rPr>
                    <w:rFonts w:ascii="Calibri" w:hAnsi="Calibri"/>
                    <w:b/>
                    <w:sz w:val="20"/>
                  </w:rPr>
                </w:rPrChange>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b/>
                <w:rPrChange w:id="8261" w:author="Russell Ott" w:date="2022-05-16T11:47:00Z">
                  <w:rPr>
                    <w:rFonts w:ascii="Calibri Light" w:hAnsi="Calibri Light"/>
                    <w:b/>
                    <w:sz w:val="20"/>
                  </w:rPr>
                </w:rPrChange>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eastAsia="Times New Roman" w:hAnsi="Calibri Light"/>
                <w:sz w:val="24"/>
                <w:szCs w:val="24"/>
                <w:rPrChange w:id="8262" w:author="Russell Ott" w:date="2022-05-16T11:47:00Z">
                  <w:rPr>
                    <w:rFonts w:ascii="Calibri Light" w:hAnsi="Calibri Light"/>
                    <w:sz w:val="20"/>
                  </w:rPr>
                </w:rPrChange>
              </w:rPr>
            </w:pPr>
            <w:r w:rsidRPr="00D14360">
              <w:rPr>
                <w:rFonts w:ascii="Calibri Light" w:hAnsi="Calibri Light"/>
                <w:rPrChange w:id="8263" w:author="Russell Ott" w:date="2022-05-16T11:47:00Z">
                  <w:rPr>
                    <w:rFonts w:ascii="Calibri Light" w:hAnsi="Calibri Light"/>
                    <w:sz w:val="20"/>
                  </w:rPr>
                </w:rPrChange>
              </w:rPr>
              <w:t>This section represents the clinician’s conclusions and working assumptions that will guide treatment of the patient. The Assessment and Plan Section may be combined or separated to meet local policy requirements.</w:t>
            </w:r>
            <w:r w:rsidRPr="00D14360">
              <w:rPr>
                <w:rFonts w:ascii="Calibri Light" w:hAnsi="Calibri Light"/>
                <w:rPrChange w:id="8264" w:author="Russell Ott" w:date="2022-05-16T11:47:00Z">
                  <w:rPr>
                    <w:rFonts w:ascii="Calibri Light" w:hAnsi="Calibri Light"/>
                    <w:sz w:val="20"/>
                  </w:rPr>
                </w:rPrChange>
              </w:rPr>
              <w:t xml:space="preserve">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pPr>
              <w:rPr>
                <w:rFonts w:ascii="Times New Roman" w:eastAsia="Times New Roman" w:hAnsi="Times New Roman"/>
                <w:sz w:val="24"/>
                <w:szCs w:val="24"/>
                <w:rPrChange w:id="8265" w:author="Russell Ott" w:date="2022-05-16T11:47:00Z">
                  <w:rPr>
                    <w:rFonts w:ascii="Calibri" w:hAnsi="Calibri"/>
                    <w:sz w:val="20"/>
                  </w:rPr>
                </w:rPrChange>
              </w:rPr>
            </w:pPr>
            <w:r w:rsidRPr="00D14360">
              <w:rPr>
                <w:b/>
                <w:color w:val="000000"/>
                <w:shd w:val="clear" w:color="auto" w:fill="FFFFFF"/>
                <w:rPrChange w:id="8266" w:author="Russell Ott" w:date="2022-05-16T11:47:00Z">
                  <w:rPr>
                    <w:rFonts w:ascii="Calibri" w:hAnsi="Calibri"/>
                    <w:b/>
                    <w:color w:val="000000"/>
                    <w:sz w:val="20"/>
                    <w:shd w:val="clear" w:color="auto" w:fill="FFFFFF"/>
                  </w:rPr>
                </w:rPrChange>
              </w:rPr>
              <w:t>Reference:</w:t>
            </w:r>
            <w:r w:rsidRPr="00D14360">
              <w:rPr>
                <w:color w:val="000000"/>
                <w:shd w:val="clear" w:color="auto" w:fill="FFFFFF"/>
                <w:rPrChange w:id="8267" w:author="Russell Ott" w:date="2022-05-16T11:47:00Z">
                  <w:rPr>
                    <w:rFonts w:ascii="Calibri" w:hAnsi="Calibri"/>
                    <w:color w:val="000000"/>
                    <w:sz w:val="20"/>
                    <w:shd w:val="clear" w:color="auto" w:fill="FFFFFF"/>
                  </w:rPr>
                </w:rPrChange>
              </w:rPr>
              <w:t xml:space="preserve"> </w:t>
            </w:r>
            <w:r w:rsidR="001A0138">
              <w:fldChar w:fldCharType="begin"/>
            </w:r>
            <w:r w:rsidR="001A0138">
              <w:instrText xml:space="preserve"> HYPERLI</w:instrText>
            </w:r>
            <w:r w:rsidR="001A0138">
              <w:instrText xml:space="preserve">NK \l "_Sections_Defined_in" </w:instrText>
            </w:r>
            <w:r w:rsidR="001A0138">
              <w:fldChar w:fldCharType="separate"/>
            </w:r>
            <w:r w:rsidRPr="00AD08FB">
              <w:rPr>
                <w:rStyle w:val="Hyperlink"/>
                <w:rFonts w:ascii="Calibri Light" w:hAnsi="Calibri Light"/>
                <w:color w:val="000000"/>
                <w:u w:val="none"/>
                <w:shd w:val="clear" w:color="auto" w:fill="FFFFFF"/>
                <w:rPrChange w:id="8268" w:author="Russell Ott" w:date="2022-05-16T11:47:00Z">
                  <w:rPr>
                    <w:rStyle w:val="Hyperlink"/>
                    <w:rFonts w:ascii="Calibri Light" w:hAnsi="Calibri Light"/>
                    <w:color w:val="000000"/>
                    <w:sz w:val="20"/>
                    <w:u w:val="none"/>
                    <w:shd w:val="clear" w:color="auto" w:fill="FFFFFF"/>
                  </w:rPr>
                </w:rPrChange>
              </w:rPr>
              <w:t xml:space="preserve"> </w:t>
            </w:r>
            <w:r w:rsidRPr="007770C6">
              <w:rPr>
                <w:rStyle w:val="Hyperlink"/>
                <w:rFonts w:ascii="Calibri Light" w:hAnsi="Calibri Light"/>
                <w:shd w:val="clear" w:color="auto" w:fill="FFFFFF"/>
                <w:rPrChange w:id="8269" w:author="Russell Ott" w:date="2022-05-16T11:47:00Z">
                  <w:rPr>
                    <w:rStyle w:val="Hyperlink"/>
                    <w:rFonts w:ascii="Calibri Light" w:hAnsi="Calibri Light"/>
                    <w:color w:val="000000"/>
                    <w:sz w:val="20"/>
                    <w:u w:val="none"/>
                    <w:shd w:val="clear" w:color="auto" w:fill="FFFFFF"/>
                  </w:rPr>
                </w:rPrChange>
              </w:rPr>
              <w:t>4.3 Sections Defined in C-CDA</w:t>
            </w:r>
            <w:r w:rsidR="001A0138">
              <w:rPr>
                <w:rStyle w:val="Hyperlink"/>
                <w:rFonts w:ascii="Calibri Light" w:hAnsi="Calibri Light"/>
                <w:shd w:val="clear" w:color="auto" w:fill="FFFFFF"/>
                <w:rPrChange w:id="8270" w:author="Russell Ott" w:date="2022-05-16T11:47:00Z">
                  <w:rPr>
                    <w:rStyle w:val="Hyperlink"/>
                    <w:rFonts w:ascii="Calibri Light" w:hAnsi="Calibri Light"/>
                    <w:color w:val="000000"/>
                    <w:sz w:val="20"/>
                    <w:u w:val="none"/>
                    <w:shd w:val="clear" w:color="auto" w:fill="FFFFFF"/>
                  </w:rPr>
                </w:rPrChange>
              </w:rPr>
              <w:fldChar w:fldCharType="end"/>
            </w:r>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PrChange w:id="8271" w:author="Russell Ott" w:date="2022-05-16T11:47:00Z">
                  <w:rPr>
                    <w:rFonts w:ascii="Calibri" w:hAnsi="Calibri"/>
                    <w:sz w:val="20"/>
                  </w:rPr>
                </w:rPrChange>
              </w:rPr>
            </w:pPr>
            <w:r w:rsidRPr="00D14360">
              <w:rPr>
                <w:b/>
                <w:rPrChange w:id="8272" w:author="Russell Ott" w:date="2022-05-16T11:47:00Z">
                  <w:rPr>
                    <w:rFonts w:ascii="Calibri" w:hAnsi="Calibri"/>
                    <w:b/>
                    <w:sz w:val="20"/>
                  </w:rPr>
                </w:rPrChange>
              </w:rPr>
              <w:t>Plan of Treatment Section</w:t>
            </w:r>
          </w:p>
          <w:p w14:paraId="482B2B71" w14:textId="77777777" w:rsidR="00FC40CF" w:rsidRPr="00AE350D" w:rsidRDefault="00FC40CF" w:rsidP="00510672">
            <w:pPr>
              <w:rPr>
                <w:rPrChange w:id="8273" w:author="Russell Ott" w:date="2022-05-16T11:47:00Z">
                  <w:rPr>
                    <w:rFonts w:ascii="Calibri" w:hAnsi="Calibri"/>
                    <w:sz w:val="20"/>
                  </w:rPr>
                </w:rPrChange>
              </w:rPr>
            </w:pPr>
            <w:r w:rsidRPr="00D14360">
              <w:rPr>
                <w:b/>
                <w:rPrChange w:id="8274" w:author="Russell Ott" w:date="2022-05-16T11:47:00Z">
                  <w:rPr>
                    <w:rFonts w:ascii="Calibri" w:hAnsi="Calibri"/>
                    <w:b/>
                    <w:sz w:val="20"/>
                  </w:rPr>
                </w:rPrChange>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b/>
                <w:rPrChange w:id="8275" w:author="Russell Ott" w:date="2022-05-16T11:47:00Z">
                  <w:rPr>
                    <w:rFonts w:ascii="Calibri Light" w:hAnsi="Calibri Light"/>
                    <w:b/>
                    <w:sz w:val="20"/>
                  </w:rPr>
                </w:rPrChange>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eastAsia="Times New Roman" w:hAnsi="Calibri Light"/>
                <w:sz w:val="24"/>
                <w:szCs w:val="24"/>
                <w:rPrChange w:id="8276" w:author="Russell Ott" w:date="2022-05-16T11:47:00Z">
                  <w:rPr>
                    <w:rFonts w:ascii="Calibri Light" w:hAnsi="Calibri Light"/>
                    <w:sz w:val="20"/>
                  </w:rPr>
                </w:rPrChange>
              </w:rPr>
            </w:pPr>
            <w:r w:rsidRPr="00D14360">
              <w:rPr>
                <w:rFonts w:ascii="Calibri Light" w:hAnsi="Calibri Light"/>
                <w:rPrChange w:id="8277" w:author="Russell Ott" w:date="2022-05-16T11:47:00Z">
                  <w:rPr>
                    <w:rFonts w:ascii="Calibri Light" w:hAnsi="Calibri Light"/>
                    <w:sz w:val="20"/>
                  </w:rPr>
                </w:rPrChange>
              </w:rPr>
              <w:t xml:space="preserve">This section, formerly </w:t>
            </w:r>
            <w:r w:rsidR="00271771" w:rsidRPr="00D14360">
              <w:rPr>
                <w:rFonts w:ascii="Calibri Light" w:hAnsi="Calibri Light"/>
                <w:rPrChange w:id="8278" w:author="Russell Ott" w:date="2022-05-16T11:47:00Z">
                  <w:rPr>
                    <w:rFonts w:ascii="Calibri Light" w:hAnsi="Calibri Light"/>
                    <w:sz w:val="20"/>
                  </w:rPr>
                </w:rPrChange>
              </w:rPr>
              <w:t>kno</w:t>
            </w:r>
            <w:r w:rsidR="00271771">
              <w:rPr>
                <w:rFonts w:ascii="Calibri Light" w:hAnsi="Calibri Light"/>
                <w:rPrChange w:id="8279" w:author="Russell Ott" w:date="2022-05-16T11:47:00Z">
                  <w:rPr>
                    <w:rFonts w:ascii="Calibri Light" w:hAnsi="Calibri Light"/>
                    <w:sz w:val="20"/>
                  </w:rPr>
                </w:rPrChange>
              </w:rPr>
              <w:t>wn</w:t>
            </w:r>
            <w:r w:rsidRPr="00D14360">
              <w:rPr>
                <w:rFonts w:ascii="Calibri Light" w:hAnsi="Calibri Light"/>
                <w:rPrChange w:id="8280" w:author="Russell Ott" w:date="2022-05-16T11:47:00Z">
                  <w:rPr>
                    <w:rFonts w:ascii="Calibri Light" w:hAnsi="Calibri Light"/>
                    <w:sz w:val="20"/>
                  </w:rPr>
                </w:rPrChange>
              </w:rPr>
              <w:t xml:space="preserve"> as "Plan o</w:t>
            </w:r>
            <w:r w:rsidR="00271771">
              <w:rPr>
                <w:rFonts w:ascii="Calibri Light" w:hAnsi="Calibri Light"/>
                <w:rPrChange w:id="8281" w:author="Russell Ott" w:date="2022-05-16T11:47:00Z">
                  <w:rPr>
                    <w:rFonts w:ascii="Calibri Light" w:hAnsi="Calibri Light"/>
                    <w:sz w:val="20"/>
                  </w:rPr>
                </w:rPrChange>
              </w:rPr>
              <w:t>f</w:t>
            </w:r>
            <w:r w:rsidRPr="00D14360">
              <w:rPr>
                <w:rFonts w:ascii="Calibri Light" w:hAnsi="Calibri Light"/>
                <w:rPrChange w:id="8282" w:author="Russell Ott" w:date="2022-05-16T11:47:00Z">
                  <w:rPr>
                    <w:rFonts w:ascii="Calibri Light" w:hAnsi="Calibri Light"/>
                    <w:sz w:val="20"/>
                  </w:rPr>
                </w:rPrChange>
              </w:rPr>
              <w:t xml:space="preserve"> Care", contains data that define pending orders, interventions, encounters, services, and procedures for the patient. It is limited to prospective, unfulfilled, or incomplete orders and requests only. All active, incomplete, or pending orders, appointment</w:t>
            </w:r>
            <w:r w:rsidRPr="00D14360">
              <w:rPr>
                <w:rFonts w:ascii="Calibri Light" w:hAnsi="Calibri Light"/>
                <w:rPrChange w:id="8283" w:author="Russell Ott" w:date="2022-05-16T11:47:00Z">
                  <w:rPr>
                    <w:rFonts w:ascii="Calibri Light" w:hAnsi="Calibri Light"/>
                    <w:sz w:val="20"/>
                  </w:rPr>
                </w:rPrChange>
              </w:rPr>
              <w: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PrChange w:id="8284" w:author="Russell Ott" w:date="2022-05-16T11:47:00Z">
                  <w:rPr>
                    <w:rFonts w:ascii="Calibri" w:hAnsi="Calibri"/>
                    <w:sz w:val="20"/>
                  </w:rPr>
                </w:rPrChange>
              </w:rPr>
            </w:pPr>
            <w:r w:rsidRPr="00D14360">
              <w:rPr>
                <w:b/>
                <w:rPrChange w:id="8285" w:author="Russell Ott" w:date="2022-05-16T11:47:00Z">
                  <w:rPr>
                    <w:rFonts w:ascii="Calibri" w:hAnsi="Calibri"/>
                    <w:b/>
                    <w:sz w:val="20"/>
                  </w:rPr>
                </w:rPrChange>
              </w:rPr>
              <w:t>Instructions Sections</w:t>
            </w:r>
          </w:p>
          <w:p w14:paraId="5CA2F483" w14:textId="77777777" w:rsidR="00FC40CF" w:rsidRPr="00AE350D" w:rsidRDefault="00FC40CF" w:rsidP="00510672">
            <w:pPr>
              <w:rPr>
                <w:rPrChange w:id="8286" w:author="Russell Ott" w:date="2022-05-16T11:47:00Z">
                  <w:rPr>
                    <w:rFonts w:ascii="Calibri" w:hAnsi="Calibri"/>
                    <w:sz w:val="20"/>
                  </w:rPr>
                </w:rPrChange>
              </w:rPr>
            </w:pPr>
            <w:r w:rsidRPr="00D14360">
              <w:rPr>
                <w:b/>
                <w:rPrChange w:id="8287" w:author="Russell Ott" w:date="2022-05-16T11:47:00Z">
                  <w:rPr>
                    <w:rFonts w:ascii="Calibri" w:hAnsi="Calibri"/>
                    <w:b/>
                    <w:sz w:val="20"/>
                  </w:rPr>
                </w:rPrChange>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b/>
                <w:rPrChange w:id="8288" w:author="Russell Ott" w:date="2022-05-16T11:47:00Z">
                  <w:rPr>
                    <w:rFonts w:ascii="Calibri Light" w:hAnsi="Calibri Light"/>
                    <w:b/>
                    <w:sz w:val="20"/>
                  </w:rPr>
                </w:rPrChange>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eastAsia="Times New Roman" w:hAnsi="Calibri Light"/>
                <w:sz w:val="24"/>
                <w:szCs w:val="24"/>
                <w:rPrChange w:id="8289" w:author="Russell Ott" w:date="2022-05-16T11:47:00Z">
                  <w:rPr>
                    <w:rFonts w:ascii="Calibri Light" w:hAnsi="Calibri Light"/>
                    <w:sz w:val="20"/>
                  </w:rPr>
                </w:rPrChange>
              </w:rPr>
            </w:pPr>
            <w:r w:rsidRPr="00D14360">
              <w:rPr>
                <w:rFonts w:ascii="Calibri Light" w:hAnsi="Calibri Light"/>
                <w:rPrChange w:id="8290" w:author="Russell Ott" w:date="2022-05-16T11:47:00Z">
                  <w:rPr>
                    <w:rFonts w:ascii="Calibri Light" w:hAnsi="Calibri Light"/>
                    <w:sz w:val="20"/>
                  </w:rPr>
                </w:rPrChange>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PrChange w:id="8291" w:author="Russell Ott" w:date="2022-05-16T11:47:00Z">
                  <w:rPr>
                    <w:rFonts w:ascii="Calibri" w:hAnsi="Calibri"/>
                    <w:sz w:val="20"/>
                  </w:rPr>
                </w:rPrChange>
              </w:rPr>
            </w:pPr>
            <w:r w:rsidRPr="00D14360">
              <w:rPr>
                <w:b/>
                <w:i/>
                <w:color w:val="4F81BD"/>
                <w:rPrChange w:id="8292" w:author="Russell Ott" w:date="2022-05-16T11:47:00Z">
                  <w:rPr>
                    <w:rFonts w:ascii="Calibri" w:hAnsi="Calibri"/>
                    <w:b/>
                    <w:i/>
                    <w:color w:val="4F81BD"/>
                  </w:rPr>
                </w:rPrChange>
              </w:rPr>
              <w:t xml:space="preserve">Specific to Procedure and Operative </w:t>
            </w:r>
            <w:r w:rsidRPr="00D14360">
              <w:rPr>
                <w:b/>
                <w:i/>
                <w:color w:val="4F81BD"/>
                <w:rPrChange w:id="8293" w:author="Russell Ott" w:date="2022-05-16T11:47:00Z">
                  <w:rPr>
                    <w:rFonts w:ascii="Calibri" w:hAnsi="Calibri"/>
                    <w:b/>
                    <w:i/>
                    <w:color w:val="4F81BD"/>
                  </w:rPr>
                </w:rPrChange>
              </w:rPr>
              <w:t>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b/>
                <w:rPrChange w:id="8294" w:author="Russell Ott" w:date="2022-05-16T11:47:00Z">
                  <w:rPr>
                    <w:rFonts w:ascii="Calibri" w:hAnsi="Calibri"/>
                    <w:b/>
                    <w:sz w:val="20"/>
                  </w:rPr>
                </w:rPrChange>
              </w:rPr>
            </w:pPr>
            <w:r w:rsidRPr="00D14360">
              <w:rPr>
                <w:b/>
                <w:rPrChange w:id="8295" w:author="Russell Ott" w:date="2022-05-16T11:47:00Z">
                  <w:rPr>
                    <w:rFonts w:ascii="Calibri" w:hAnsi="Calibri"/>
                    <w:b/>
                    <w:sz w:val="20"/>
                  </w:rPr>
                </w:rPrChange>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b/>
                <w:rPrChange w:id="8296" w:author="Russell Ott" w:date="2022-05-16T11:47:00Z">
                  <w:rPr>
                    <w:rFonts w:ascii="Calibri Light" w:hAnsi="Calibri Light"/>
                    <w:b/>
                    <w:sz w:val="20"/>
                  </w:rPr>
                </w:rPrChange>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eastAsia="Times New Roman" w:hAnsi="Calibri Light"/>
                <w:sz w:val="24"/>
                <w:szCs w:val="24"/>
                <w:rPrChange w:id="8297" w:author="Russell Ott" w:date="2022-05-16T11:47:00Z">
                  <w:rPr>
                    <w:rFonts w:ascii="Calibri Light" w:hAnsi="Calibri Light"/>
                    <w:sz w:val="20"/>
                  </w:rPr>
                </w:rPrChange>
              </w:rPr>
            </w:pPr>
            <w:r w:rsidRPr="00D14360">
              <w:rPr>
                <w:rFonts w:ascii="Calibri Light" w:hAnsi="Calibri Light"/>
                <w:rPrChange w:id="8298" w:author="Russell Ott" w:date="2022-05-16T11:47:00Z">
                  <w:rPr>
                    <w:rFonts w:ascii="Calibri Light" w:hAnsi="Calibri Light"/>
                    <w:sz w:val="20"/>
                  </w:rPr>
                </w:rPrChange>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b/>
                <w:i/>
                <w:rPrChange w:id="8299" w:author="Russell Ott" w:date="2022-05-16T11:47:00Z">
                  <w:rPr>
                    <w:rFonts w:ascii="Calibri" w:hAnsi="Calibri"/>
                    <w:b/>
                    <w:i/>
                  </w:rPr>
                </w:rPrChange>
              </w:rPr>
            </w:pPr>
            <w:r w:rsidRPr="00D14360">
              <w:rPr>
                <w:b/>
                <w:i/>
                <w:color w:val="4F81BD"/>
                <w:rPrChange w:id="8300" w:author="Russell Ott" w:date="2022-05-16T11:47:00Z">
                  <w:rPr>
                    <w:rFonts w:ascii="Calibri" w:hAnsi="Calibri"/>
                    <w:b/>
                    <w:i/>
                    <w:color w:val="4F81BD"/>
                  </w:rPr>
                </w:rPrChange>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PrChange w:id="8301" w:author="Russell Ott" w:date="2022-05-16T11:47:00Z">
                  <w:rPr>
                    <w:rFonts w:ascii="Calibri" w:hAnsi="Calibri"/>
                    <w:sz w:val="20"/>
                  </w:rPr>
                </w:rPrChange>
              </w:rPr>
            </w:pPr>
            <w:r w:rsidRPr="00D14360">
              <w:rPr>
                <w:b/>
                <w:rPrChange w:id="8302" w:author="Russell Ott" w:date="2022-05-16T11:47:00Z">
                  <w:rPr>
                    <w:rFonts w:ascii="Calibri" w:hAnsi="Calibri"/>
                    <w:b/>
                    <w:sz w:val="20"/>
                  </w:rPr>
                </w:rPrChange>
              </w:rPr>
              <w:t xml:space="preserve">Hospital </w:t>
            </w:r>
            <w:r w:rsidRPr="00D14360">
              <w:rPr>
                <w:b/>
                <w:rPrChange w:id="8303" w:author="Russell Ott" w:date="2022-05-16T11:47:00Z">
                  <w:rPr>
                    <w:rFonts w:ascii="Calibri" w:hAnsi="Calibri"/>
                    <w:b/>
                    <w:sz w:val="20"/>
                  </w:rPr>
                </w:rPrChange>
              </w:rPr>
              <w:t>Discharge Instructions Section</w:t>
            </w:r>
          </w:p>
          <w:p w14:paraId="6CC01884" w14:textId="77777777" w:rsidR="00FC40CF" w:rsidRPr="00AE350D" w:rsidRDefault="00FC40CF" w:rsidP="00510672">
            <w:pPr>
              <w:rPr>
                <w:rPrChange w:id="8304" w:author="Russell Ott" w:date="2022-05-16T11:47:00Z">
                  <w:rPr>
                    <w:rFonts w:ascii="Calibri" w:hAnsi="Calibri"/>
                    <w:sz w:val="20"/>
                  </w:rPr>
                </w:rPrChange>
              </w:rPr>
            </w:pPr>
            <w:r w:rsidRPr="00D14360">
              <w:rPr>
                <w:b/>
                <w:rPrChange w:id="8305" w:author="Russell Ott" w:date="2022-05-16T11:47:00Z">
                  <w:rPr>
                    <w:rFonts w:ascii="Calibri" w:hAnsi="Calibri"/>
                    <w:b/>
                    <w:sz w:val="20"/>
                  </w:rPr>
                </w:rPrChange>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olor w:val="4F81BD"/>
                <w:rPrChange w:id="8306" w:author="Russell Ott" w:date="2022-05-16T11:47:00Z">
                  <w:rPr>
                    <w:rFonts w:ascii="Calibri Light" w:hAnsi="Calibri Light"/>
                    <w:color w:val="4F81BD"/>
                    <w:sz w:val="20"/>
                  </w:rPr>
                </w:rPrChange>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eastAsia="Times New Roman" w:hAnsi="Calibri Light"/>
                <w:sz w:val="24"/>
                <w:szCs w:val="24"/>
                <w:rPrChange w:id="8307" w:author="Russell Ott" w:date="2022-05-16T11:47:00Z">
                  <w:rPr>
                    <w:rFonts w:ascii="Calibri Light" w:hAnsi="Calibri Light"/>
                    <w:sz w:val="20"/>
                  </w:rPr>
                </w:rPrChange>
              </w:rPr>
            </w:pPr>
            <w:r w:rsidRPr="00D14360">
              <w:rPr>
                <w:rFonts w:ascii="Calibri Light" w:hAnsi="Calibri Light"/>
                <w:rPrChange w:id="8308" w:author="Russell Ott" w:date="2022-05-16T11:47:00Z">
                  <w:rPr>
                    <w:rFonts w:ascii="Calibri Light" w:hAnsi="Calibri Light"/>
                    <w:sz w:val="20"/>
                  </w:rPr>
                </w:rPrChange>
              </w:rPr>
              <w:t>This section records instructions at discharge.</w:t>
            </w:r>
          </w:p>
        </w:tc>
      </w:tr>
    </w:tbl>
    <w:p w14:paraId="6282E4FD" w14:textId="0AA8F25E" w:rsidR="005D2703" w:rsidRPr="00C64922" w:rsidRDefault="005C79A1">
      <w:pPr>
        <w:pStyle w:val="Caption"/>
      </w:pPr>
      <w:bookmarkStart w:id="8309" w:name="_Toc21927015"/>
      <w:r>
        <w:t xml:space="preserve">  </w:t>
      </w:r>
      <w:bookmarkStart w:id="8310" w:name="_Toc103262899"/>
      <w:r w:rsidR="005D2703" w:rsidRPr="00C64922">
        <w:t xml:space="preserve">Table </w:t>
      </w:r>
      <w:r w:rsidR="00132A94">
        <w:fldChar w:fldCharType="begin"/>
      </w:r>
      <w:r w:rsidR="00132A94">
        <w:instrText xml:space="preserve"> SEQ Table \* ARABIC </w:instrText>
      </w:r>
      <w:r w:rsidR="00132A94">
        <w:fldChar w:fldCharType="separate"/>
      </w:r>
      <w:del w:id="8311" w:author="Russell Ott" w:date="2022-05-16T11:47:00Z">
        <w:r w:rsidR="00DE0DA7">
          <w:rPr>
            <w:noProof/>
          </w:rPr>
          <w:delText>34</w:delText>
        </w:r>
      </w:del>
      <w:ins w:id="8312" w:author="Russell Ott" w:date="2022-05-16T11:47:00Z">
        <w:r w:rsidR="00F10C7C">
          <w:rPr>
            <w:noProof/>
          </w:rPr>
          <w:t>32</w:t>
        </w:r>
      </w:ins>
      <w:r w:rsidR="00132A94">
        <w:rPr>
          <w:noProof/>
        </w:rPr>
        <w:fldChar w:fldCharType="end"/>
      </w:r>
      <w:r w:rsidR="005D2703" w:rsidRPr="00C64922">
        <w:t>: Plan/Planning Information</w:t>
      </w:r>
      <w:bookmarkEnd w:id="8310"/>
      <w:bookmarkEnd w:id="8309"/>
    </w:p>
    <w:p w14:paraId="5297BA37" w14:textId="77777777" w:rsidR="00A10C4D" w:rsidRPr="00C64922" w:rsidRDefault="00A10C4D" w:rsidP="00F10C7C">
      <w:pPr>
        <w:pStyle w:val="Heading3"/>
      </w:pPr>
      <w:bookmarkStart w:id="8313" w:name="_Toc15469432"/>
      <w:bookmarkStart w:id="8314" w:name="_Toc15479880"/>
      <w:bookmarkStart w:id="8315" w:name="_Toc18495060"/>
      <w:bookmarkStart w:id="8316" w:name="_Toc19870256"/>
      <w:bookmarkStart w:id="8317" w:name="_Toc20480945"/>
      <w:bookmarkStart w:id="8318" w:name="_Toc21529475"/>
      <w:bookmarkStart w:id="8319" w:name="_Toc21691527"/>
      <w:bookmarkStart w:id="8320" w:name="_Toc21845712"/>
      <w:bookmarkStart w:id="8321" w:name="_Toc21851953"/>
      <w:bookmarkStart w:id="8322" w:name="_Toc21871916"/>
      <w:bookmarkStart w:id="8323" w:name="_Toc21872372"/>
      <w:bookmarkStart w:id="8324" w:name="_Toc21880143"/>
      <w:bookmarkStart w:id="8325" w:name="_Toc21889973"/>
      <w:bookmarkStart w:id="8326" w:name="_Toc21894116"/>
      <w:bookmarkStart w:id="8327" w:name="_Toc21898044"/>
      <w:bookmarkStart w:id="8328" w:name="_Toc21926791"/>
      <w:bookmarkStart w:id="8329" w:name="_Toc10702529"/>
      <w:bookmarkStart w:id="8330" w:name="_Toc11043615"/>
      <w:bookmarkStart w:id="8331" w:name="_Toc11045605"/>
      <w:bookmarkStart w:id="8332" w:name="_Toc11391275"/>
      <w:bookmarkStart w:id="8333" w:name="_Toc103262676"/>
      <w:bookmarkStart w:id="8334" w:name="_Toc22823421"/>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r w:rsidRPr="00C64922">
        <w:t>Other Information</w:t>
      </w:r>
      <w:bookmarkEnd w:id="8329"/>
      <w:bookmarkEnd w:id="8330"/>
      <w:bookmarkEnd w:id="8331"/>
      <w:bookmarkEnd w:id="8332"/>
      <w:bookmarkEnd w:id="8333"/>
      <w:bookmarkEnd w:id="8334"/>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color w:val="FFFFFF"/>
                <w:rPrChange w:id="8335" w:author="Russell Ott" w:date="2022-05-16T11:47:00Z">
                  <w:rPr>
                    <w:rFonts w:ascii="Calibri" w:hAnsi="Calibri"/>
                    <w:color w:val="FFFFFF"/>
                  </w:rPr>
                </w:rPrChange>
              </w:rPr>
            </w:pPr>
            <w:r w:rsidRPr="00D14360">
              <w:rPr>
                <w:b/>
                <w:color w:val="FFFFFF"/>
                <w:rPrChange w:id="8336" w:author="Russell Ott" w:date="2022-05-16T11:47:00Z">
                  <w:rPr>
                    <w:rFonts w:ascii="Calibri" w:hAnsi="Calibri"/>
                    <w:b/>
                    <w:color w:val="FFFFFF"/>
                  </w:rPr>
                </w:rPrChange>
              </w:rPr>
              <w:t>Sections defined in C-CDA R2.1</w:t>
            </w:r>
          </w:p>
          <w:p w14:paraId="38A9B854" w14:textId="77777777" w:rsidR="001941AF" w:rsidRPr="00AE350D" w:rsidRDefault="001941AF">
            <w:pPr>
              <w:rPr>
                <w:rFonts w:ascii="Times New Roman" w:eastAsia="Times New Roman" w:hAnsi="Times New Roman"/>
                <w:color w:val="FFFFFF"/>
                <w:sz w:val="24"/>
                <w:szCs w:val="24"/>
                <w:rPrChange w:id="8337" w:author="Russell Ott" w:date="2022-05-16T11:47:00Z">
                  <w:rPr>
                    <w:rFonts w:ascii="Calibri" w:hAnsi="Calibri"/>
                    <w:color w:val="FFFFFF"/>
                  </w:rPr>
                </w:rPrChange>
              </w:rPr>
            </w:pPr>
            <w:r w:rsidRPr="00D14360">
              <w:rPr>
                <w:rFonts w:ascii="Calibri Light" w:hAnsi="Calibri Light"/>
                <w:b/>
                <w:color w:val="FFFFFF"/>
                <w:rPrChange w:id="8338" w:author="Russell Ott" w:date="2022-05-16T11:47:00Z">
                  <w:rPr>
                    <w:rFonts w:ascii="Calibri Light" w:hAnsi="Calibri Light"/>
                    <w:b/>
                    <w:color w:val="FFFFFF"/>
                    <w:sz w:val="20"/>
                  </w:rPr>
                </w:rPrChange>
              </w:rPr>
              <w:t>LONIC</w:t>
            </w:r>
          </w:p>
          <w:p w14:paraId="62114F9F" w14:textId="77777777" w:rsidR="001941AF" w:rsidRPr="00D14360" w:rsidRDefault="001941AF">
            <w:pPr>
              <w:rPr>
                <w:rFonts w:ascii="Times New Roman" w:eastAsia="Times New Roman" w:hAnsi="Times New Roman"/>
                <w:b/>
                <w:color w:val="FFFFFF"/>
                <w:sz w:val="24"/>
                <w:szCs w:val="24"/>
                <w:rPrChange w:id="8339" w:author="Russell Ott" w:date="2022-05-16T11:47:00Z">
                  <w:rPr>
                    <w:rFonts w:ascii="Calibri" w:hAnsi="Calibri"/>
                    <w:b/>
                    <w:color w:val="FFFFFF"/>
                  </w:rPr>
                </w:rPrChange>
              </w:rPr>
            </w:pPr>
            <w:r w:rsidRPr="00D14360">
              <w:rPr>
                <w:rFonts w:ascii="Calibri Light" w:hAnsi="Calibri Light"/>
                <w:b/>
                <w:color w:val="FFFFFF"/>
                <w:rPrChange w:id="8340" w:author="Russell Ott" w:date="2022-05-16T11:47:00Z">
                  <w:rPr>
                    <w:rFonts w:ascii="Calibri Light" w:hAnsi="Calibri Light"/>
                    <w:b/>
                    <w:color w:val="FFFFFF"/>
                    <w:sz w:val="20"/>
                  </w:rPr>
                </w:rPrChange>
              </w:rPr>
              <w:t>OID</w:t>
            </w:r>
          </w:p>
        </w:tc>
        <w:tc>
          <w:tcPr>
            <w:tcW w:w="5490" w:type="dxa"/>
            <w:shd w:val="clear" w:color="auto" w:fill="4F81BD"/>
          </w:tcPr>
          <w:p w14:paraId="4D28702F" w14:textId="77777777" w:rsidR="00510672" w:rsidRPr="00D14360" w:rsidRDefault="00510672" w:rsidP="00D14360">
            <w:pPr>
              <w:spacing w:after="120"/>
              <w:rPr>
                <w:rFonts w:ascii="Times New Roman" w:eastAsia="Times New Roman" w:hAnsi="Times New Roman"/>
                <w:b/>
                <w:color w:val="FFFFFF"/>
                <w:sz w:val="24"/>
                <w:szCs w:val="24"/>
                <w:rPrChange w:id="8341" w:author="Russell Ott" w:date="2022-05-16T11:47:00Z">
                  <w:rPr>
                    <w:rFonts w:ascii="Calibri" w:hAnsi="Calibri"/>
                    <w:b/>
                    <w:color w:val="FFFFFF"/>
                  </w:rPr>
                </w:rPrChange>
              </w:rPr>
            </w:pPr>
            <w:r w:rsidRPr="00D14360">
              <w:rPr>
                <w:b/>
                <w:color w:val="FFFFFF"/>
                <w:rPrChange w:id="8342" w:author="Russell Ott" w:date="2022-05-16T11:47:00Z">
                  <w:rPr>
                    <w:rFonts w:ascii="Calibri" w:hAnsi="Calibri"/>
                    <w:b/>
                    <w:color w:val="FFFFFF"/>
                  </w:rPr>
                </w:rPrChange>
              </w:rPr>
              <w:t xml:space="preserve">Purpose </w:t>
            </w:r>
            <w:r w:rsidRPr="00D14360">
              <w:rPr>
                <w:b/>
                <w:color w:val="FFFFFF"/>
                <w:rPrChange w:id="8343" w:author="Russell Ott" w:date="2022-05-16T11:47:00Z">
                  <w:rPr>
                    <w:rFonts w:ascii="Calibri" w:hAnsi="Calibri"/>
                    <w:b/>
                    <w:color w:val="FFFFFF"/>
                  </w:rPr>
                </w:rPrChange>
              </w:rPr>
              <w:t>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b/>
                <w:rPrChange w:id="8344" w:author="Russell Ott" w:date="2022-05-16T11:47:00Z">
                  <w:rPr>
                    <w:rFonts w:ascii="Calibri" w:hAnsi="Calibri"/>
                    <w:b/>
                    <w:sz w:val="20"/>
                  </w:rPr>
                </w:rPrChange>
              </w:rPr>
            </w:pPr>
            <w:r w:rsidRPr="00D14360">
              <w:rPr>
                <w:b/>
                <w:rPrChange w:id="8345" w:author="Russell Ott" w:date="2022-05-16T11:47:00Z">
                  <w:rPr>
                    <w:rFonts w:ascii="Calibri" w:hAnsi="Calibri"/>
                    <w:b/>
                    <w:sz w:val="20"/>
                  </w:rPr>
                </w:rPrChange>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b/>
                <w:rPrChange w:id="8346" w:author="Russell Ott" w:date="2022-05-16T11:47:00Z">
                  <w:rPr>
                    <w:rFonts w:ascii="Calibri Light" w:hAnsi="Calibri Light"/>
                    <w:b/>
                    <w:sz w:val="20"/>
                  </w:rPr>
                </w:rPrChange>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eastAsia="Times New Roman" w:hAnsi="Calibri Light"/>
                <w:sz w:val="24"/>
                <w:szCs w:val="24"/>
                <w:rPrChange w:id="8347" w:author="Russell Ott" w:date="2022-05-16T11:47:00Z">
                  <w:rPr>
                    <w:rFonts w:ascii="Calibri Light" w:hAnsi="Calibri Light"/>
                    <w:sz w:val="20"/>
                  </w:rPr>
                </w:rPrChange>
              </w:rPr>
            </w:pPr>
            <w:r w:rsidRPr="00D14360">
              <w:rPr>
                <w:rFonts w:ascii="Calibri Light" w:hAnsi="Calibri Light"/>
                <w:rPrChange w:id="8348" w:author="Russell Ott" w:date="2022-05-16T11:47:00Z">
                  <w:rPr>
                    <w:rFonts w:ascii="Calibri Light" w:hAnsi="Calibri Light"/>
                    <w:sz w:val="20"/>
                  </w:rPr>
                </w:rPrChange>
              </w:rPr>
              <w:t>This section is relevant in nearly all documents. It lists and describes any healthcare encounters pertinent to the patient’s current health status or historical health history. An encounter is an interaction, regardless of the setting, between a patient a</w:t>
            </w:r>
            <w:r w:rsidRPr="00D14360">
              <w:rPr>
                <w:rFonts w:ascii="Calibri Light" w:hAnsi="Calibri Light"/>
                <w:rPrChange w:id="8349" w:author="Russell Ott" w:date="2022-05-16T11:47:00Z">
                  <w:rPr>
                    <w:rFonts w:ascii="Calibri Light" w:hAnsi="Calibri Light"/>
                    <w:sz w:val="20"/>
                  </w:rPr>
                </w:rPrChange>
              </w:rPr>
              <w:t>nd a practitioner who is vested with primary responsibility for diagnosing, evaluating, or treating the patient’s condition. It may include visits, appointments, or non-face-to-face interactions. An encounter also may be a contact between a patient and a p</w:t>
            </w:r>
            <w:r w:rsidRPr="00D14360">
              <w:rPr>
                <w:rFonts w:ascii="Calibri Light" w:hAnsi="Calibri Light"/>
                <w:rPrChange w:id="8350" w:author="Russell Ott" w:date="2022-05-16T11:47:00Z">
                  <w:rPr>
                    <w:rFonts w:ascii="Calibri Light" w:hAnsi="Calibri Light"/>
                    <w:sz w:val="20"/>
                  </w:rPr>
                </w:rPrChange>
              </w:rPr>
              <w:t xml:space="preserve">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PrChange w:id="8351" w:author="Russell Ott" w:date="2022-05-16T11:47:00Z">
                  <w:rPr>
                    <w:rFonts w:ascii="Calibri" w:hAnsi="Calibri"/>
                    <w:sz w:val="20"/>
                  </w:rPr>
                </w:rPrChange>
              </w:rPr>
            </w:pPr>
            <w:r w:rsidRPr="00D14360">
              <w:rPr>
                <w:b/>
                <w:rPrChange w:id="8352" w:author="Russell Ott" w:date="2022-05-16T11:47:00Z">
                  <w:rPr>
                    <w:rFonts w:ascii="Calibri" w:hAnsi="Calibri"/>
                    <w:b/>
                    <w:sz w:val="20"/>
                  </w:rPr>
                </w:rPrChange>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b/>
                <w:rPrChange w:id="8353" w:author="Russell Ott" w:date="2022-05-16T11:47:00Z">
                  <w:rPr>
                    <w:rFonts w:ascii="Calibri Light" w:hAnsi="Calibri Light"/>
                    <w:b/>
                    <w:sz w:val="20"/>
                  </w:rPr>
                </w:rPrChange>
              </w:rPr>
            </w:pPr>
          </w:p>
        </w:tc>
        <w:tc>
          <w:tcPr>
            <w:tcW w:w="5490" w:type="dxa"/>
            <w:shd w:val="clear" w:color="auto" w:fill="auto"/>
          </w:tcPr>
          <w:p w14:paraId="323FCB48" w14:textId="77777777" w:rsidR="00510672" w:rsidRPr="00D14360" w:rsidRDefault="00F55EA9" w:rsidP="00510672">
            <w:pPr>
              <w:rPr>
                <w:rFonts w:ascii="Calibri Light" w:eastAsia="Times New Roman" w:hAnsi="Calibri Light"/>
                <w:sz w:val="24"/>
                <w:szCs w:val="24"/>
                <w:rPrChange w:id="8354" w:author="Russell Ott" w:date="2022-05-16T11:47:00Z">
                  <w:rPr>
                    <w:rFonts w:ascii="Calibri Light" w:hAnsi="Calibri Light"/>
                    <w:sz w:val="20"/>
                  </w:rPr>
                </w:rPrChange>
              </w:rPr>
            </w:pPr>
            <w:r w:rsidRPr="00D14360">
              <w:rPr>
                <w:rFonts w:ascii="Calibri Light" w:hAnsi="Calibri Light"/>
                <w:rPrChange w:id="8355" w:author="Russell Ott" w:date="2022-05-16T11:47:00Z">
                  <w:rPr>
                    <w:rFonts w:ascii="Calibri Light" w:hAnsi="Calibri Light"/>
                    <w:sz w:val="20"/>
                  </w:rPr>
                </w:rPrChange>
              </w:rPr>
              <w:t xml:space="preserve">This section </w:t>
            </w:r>
            <w:r w:rsidR="00510672" w:rsidRPr="00D14360">
              <w:rPr>
                <w:rFonts w:ascii="Calibri Light" w:hAnsi="Calibri Light"/>
                <w:rPrChange w:id="8356" w:author="Russell Ott" w:date="2022-05-16T11:47:00Z">
                  <w:rPr>
                    <w:rFonts w:ascii="Calibri Light" w:hAnsi="Calibri Light"/>
                    <w:sz w:val="20"/>
                  </w:rPr>
                </w:rPrChange>
              </w:rPr>
              <w:t>contains data on the patient’s payers, "third</w:t>
            </w:r>
            <w:r w:rsidR="00320567">
              <w:rPr>
                <w:rFonts w:ascii="Calibri Light" w:hAnsi="Calibri Light"/>
                <w:rPrChange w:id="8357" w:author="Russell Ott" w:date="2022-05-16T11:47:00Z">
                  <w:rPr>
                    <w:rFonts w:ascii="Calibri Light" w:hAnsi="Calibri Light"/>
                    <w:sz w:val="20"/>
                  </w:rPr>
                </w:rPrChange>
              </w:rPr>
              <w:t xml:space="preserve"> </w:t>
            </w:r>
            <w:r w:rsidR="00510672" w:rsidRPr="00D14360">
              <w:rPr>
                <w:rFonts w:ascii="Calibri Light" w:hAnsi="Calibri Light"/>
                <w:rPrChange w:id="8358" w:author="Russell Ott" w:date="2022-05-16T11:47:00Z">
                  <w:rPr>
                    <w:rFonts w:ascii="Calibri Light" w:hAnsi="Calibri Light"/>
                    <w:sz w:val="20"/>
                  </w:rPr>
                </w:rPrChange>
              </w:rPr>
              <w:t xml:space="preserve">party" insurance, self-pay, other payer or guarantor, or some </w:t>
            </w:r>
            <w:r w:rsidR="00510672" w:rsidRPr="00D14360">
              <w:rPr>
                <w:rFonts w:ascii="Calibri Light" w:hAnsi="Calibri Light"/>
                <w:rPrChange w:id="8359" w:author="Russell Ott" w:date="2022-05-16T11:47:00Z">
                  <w:rPr>
                    <w:rFonts w:ascii="Calibri Light" w:hAnsi="Calibri Light"/>
                    <w:sz w:val="20"/>
                  </w:rPr>
                </w:rPrChange>
              </w:rPr>
              <w:t>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0E66A64A" w:rsidR="00B66ADE" w:rsidRPr="00C64922" w:rsidRDefault="005C79A1" w:rsidP="005D2703">
      <w:pPr>
        <w:pStyle w:val="Caption"/>
      </w:pPr>
      <w:bookmarkStart w:id="8360" w:name="_Toc21927016"/>
      <w:r>
        <w:t xml:space="preserve">  </w:t>
      </w:r>
      <w:bookmarkStart w:id="8361" w:name="_Toc103262900"/>
      <w:r w:rsidR="005D2703" w:rsidRPr="00C64922">
        <w:t xml:space="preserve">Table </w:t>
      </w:r>
      <w:r w:rsidR="00132A94">
        <w:fldChar w:fldCharType="begin"/>
      </w:r>
      <w:r w:rsidR="00132A94">
        <w:instrText xml:space="preserve"> SEQ Table \* ARABIC </w:instrText>
      </w:r>
      <w:r w:rsidR="00132A94">
        <w:fldChar w:fldCharType="separate"/>
      </w:r>
      <w:del w:id="8362" w:author="Russell Ott" w:date="2022-05-16T11:47:00Z">
        <w:r w:rsidR="00DE0DA7">
          <w:rPr>
            <w:noProof/>
          </w:rPr>
          <w:delText>35</w:delText>
        </w:r>
      </w:del>
      <w:ins w:id="8363" w:author="Russell Ott" w:date="2022-05-16T11:47:00Z">
        <w:r w:rsidR="00F10C7C">
          <w:rPr>
            <w:noProof/>
          </w:rPr>
          <w:t>33</w:t>
        </w:r>
      </w:ins>
      <w:r w:rsidR="00132A94">
        <w:rPr>
          <w:noProof/>
        </w:rPr>
        <w:fldChar w:fldCharType="end"/>
      </w:r>
      <w:r w:rsidR="005D2703" w:rsidRPr="00C64922">
        <w:t>: Other Information</w:t>
      </w:r>
      <w:bookmarkEnd w:id="8361"/>
      <w:bookmarkEnd w:id="8360"/>
    </w:p>
    <w:p w14:paraId="4BC73781" w14:textId="77777777" w:rsidR="00A10C4D" w:rsidRPr="00C64922" w:rsidRDefault="00A10C4D" w:rsidP="00943AA0">
      <w:pPr>
        <w:pStyle w:val="Heading2"/>
      </w:pPr>
      <w:bookmarkStart w:id="8364" w:name="_Toc10702530"/>
      <w:bookmarkStart w:id="8365" w:name="_Toc11043616"/>
      <w:bookmarkStart w:id="8366" w:name="_Toc11045606"/>
      <w:bookmarkStart w:id="8367" w:name="_Toc11391276"/>
      <w:bookmarkStart w:id="8368" w:name="_Toc103262677"/>
      <w:bookmarkStart w:id="8369" w:name="_Toc22823422"/>
      <w:r w:rsidRPr="00C64922">
        <w:t>Supplemental C-CDA Section Templates</w:t>
      </w:r>
      <w:bookmarkEnd w:id="8364"/>
      <w:bookmarkEnd w:id="8365"/>
      <w:bookmarkEnd w:id="8366"/>
      <w:bookmarkEnd w:id="8367"/>
      <w:bookmarkEnd w:id="8368"/>
      <w:bookmarkEnd w:id="8369"/>
    </w:p>
    <w:p w14:paraId="34A935FE" w14:textId="1C53F9A3" w:rsidR="00B66ADE" w:rsidRDefault="00B66ADE" w:rsidP="005D2703">
      <w:pPr>
        <w:spacing w:after="120"/>
        <w:rPr>
          <w:rPrChange w:id="8370" w:author="Russell Ott" w:date="2022-05-16T11:47:00Z">
            <w:rPr>
              <w:rFonts w:ascii="Calibri" w:hAnsi="Calibri"/>
            </w:rPr>
          </w:rPrChange>
        </w:rPr>
      </w:pPr>
      <w:del w:id="8371" w:author="Russell Ott" w:date="2022-05-16T11:47:00Z">
        <w:r w:rsidRPr="00D14360">
          <w:rPr>
            <w:rFonts w:cs="Calibri"/>
          </w:rPr>
          <w:delText>The following table defines</w:delText>
        </w:r>
      </w:del>
      <w:ins w:id="8372" w:author="Russell Ott" w:date="2022-05-16T11:47:00Z">
        <w:r w:rsidR="00C6312A">
          <w:rPr>
            <w:rFonts w:cs="Calibri"/>
          </w:rPr>
          <w:t>Several</w:t>
        </w:r>
      </w:ins>
      <w:r w:rsidR="00C6312A">
        <w:rPr>
          <w:rPrChange w:id="8373" w:author="Russell Ott" w:date="2022-05-16T11:47:00Z">
            <w:rPr>
              <w:rFonts w:ascii="Calibri" w:hAnsi="Calibri"/>
            </w:rPr>
          </w:rPrChange>
        </w:rPr>
        <w:t xml:space="preserve"> </w:t>
      </w:r>
      <w:r w:rsidRPr="00D14360">
        <w:rPr>
          <w:rPrChange w:id="8374" w:author="Russell Ott" w:date="2022-05-16T11:47:00Z">
            <w:rPr>
              <w:rFonts w:ascii="Calibri" w:hAnsi="Calibri"/>
            </w:rPr>
          </w:rPrChange>
        </w:rPr>
        <w:t xml:space="preserve">section templates </w:t>
      </w:r>
      <w:del w:id="8375" w:author="Russell Ott" w:date="2022-05-16T11:47:00Z">
        <w:r w:rsidRPr="00D14360">
          <w:rPr>
            <w:rFonts w:ascii="Calibri" w:hAnsi="Calibri" w:cs="Calibri"/>
          </w:rPr>
          <w:delText>that</w:delText>
        </w:r>
      </w:del>
      <w:ins w:id="8376" w:author="Russell Ott" w:date="2022-05-16T11:47:00Z">
        <w:r w:rsidR="00C6312A">
          <w:rPr>
            <w:rFonts w:cs="Calibri"/>
          </w:rPr>
          <w:t>have been developed specifically to</w:t>
        </w:r>
      </w:ins>
      <w:r w:rsidR="00C6312A" w:rsidRPr="00D14360">
        <w:rPr>
          <w:rPrChange w:id="8377" w:author="Russell Ott" w:date="2022-05-16T11:47:00Z">
            <w:rPr>
              <w:rFonts w:ascii="Calibri" w:hAnsi="Calibri"/>
            </w:rPr>
          </w:rPrChange>
        </w:rPr>
        <w:t xml:space="preserve"> </w:t>
      </w:r>
      <w:r w:rsidRPr="00D14360">
        <w:rPr>
          <w:rPrChange w:id="8378" w:author="Russell Ott" w:date="2022-05-16T11:47:00Z">
            <w:rPr>
              <w:rFonts w:ascii="Calibri" w:hAnsi="Calibri"/>
            </w:rPr>
          </w:rPrChange>
        </w:rPr>
        <w:t xml:space="preserve">supplement C-CDA. They are </w:t>
      </w:r>
      <w:r w:rsidRPr="00D14360">
        <w:rPr>
          <w:rPrChange w:id="8379" w:author="Russell Ott" w:date="2022-05-16T11:47:00Z">
            <w:rPr>
              <w:rFonts w:ascii="Calibri" w:hAnsi="Calibri"/>
            </w:rPr>
          </w:rPrChange>
        </w:rPr>
        <w:t>defined within the context of C-CDA Supplemental Guides that have been balloted and reconciled separately from C-CDA</w:t>
      </w:r>
      <w:del w:id="8380" w:author="Russell Ott" w:date="2022-05-16T11:47:00Z">
        <w:r w:rsidRPr="00D14360">
          <w:rPr>
            <w:rFonts w:ascii="Calibri" w:hAnsi="Calibri" w:cs="Calibri"/>
          </w:rPr>
          <w:delText xml:space="preserve"> but</w:delText>
        </w:r>
      </w:del>
      <w:ins w:id="8381" w:author="Russell Ott" w:date="2022-05-16T11:47:00Z">
        <w:r w:rsidR="00C6312A">
          <w:rPr>
            <w:rFonts w:cs="Calibri"/>
          </w:rPr>
          <w:t xml:space="preserve">, and are published alongside the main C-CDA Specification: </w:t>
        </w:r>
        <w:r w:rsidR="001A0138">
          <w:fldChar w:fldCharType="begin"/>
        </w:r>
        <w:r w:rsidR="001A0138">
          <w:instrText xml:space="preserve"> HYPERLINK "https://www.hl7.org/implement/standards/product_brief.cfm?product_</w:instrText>
        </w:r>
        <w:r w:rsidR="001A0138">
          <w:instrText xml:space="preserve">id=492" </w:instrText>
        </w:r>
        <w:r w:rsidR="001A0138">
          <w:fldChar w:fldCharType="separate"/>
        </w:r>
        <w:r w:rsidR="00C6312A" w:rsidRPr="0095785D">
          <w:rPr>
            <w:rStyle w:val="Hyperlink"/>
            <w:rFonts w:cs="Calibri"/>
          </w:rPr>
          <w:t>https://www.hl7.org/implement/standards/product_brief.cfm?product_id=492</w:t>
        </w:r>
        <w:r w:rsidR="001A0138">
          <w:rPr>
            <w:rStyle w:val="Hyperlink"/>
            <w:rFonts w:cs="Calibri"/>
          </w:rPr>
          <w:fldChar w:fldCharType="end"/>
        </w:r>
        <w:r w:rsidR="00C6312A">
          <w:rPr>
            <w:rFonts w:cs="Calibri"/>
          </w:rPr>
          <w:t>. These guides are developed</w:t>
        </w:r>
      </w:ins>
      <w:r w:rsidR="00C6312A">
        <w:rPr>
          <w:rPrChange w:id="8382" w:author="Russell Ott" w:date="2022-05-16T11:47:00Z">
            <w:rPr>
              <w:rFonts w:ascii="Calibri" w:hAnsi="Calibri"/>
            </w:rPr>
          </w:rPrChange>
        </w:rPr>
        <w:t xml:space="preserve"> with</w:t>
      </w:r>
      <w:r w:rsidRPr="00D14360">
        <w:rPr>
          <w:rPrChange w:id="8383" w:author="Russell Ott" w:date="2022-05-16T11:47:00Z">
            <w:rPr>
              <w:rFonts w:ascii="Calibri" w:hAnsi="Calibri"/>
            </w:rPr>
          </w:rPrChange>
        </w:rPr>
        <w:t xml:space="preserve"> the intention of eventually replacing earlier version of the templates in C-CDA or eventually being added to be set of templates considered a part of the C-CDA set of templates.</w:t>
      </w:r>
    </w:p>
    <w:p w14:paraId="5C9C94CA" w14:textId="77777777" w:rsidR="0021040C" w:rsidRPr="00D14360" w:rsidRDefault="0021040C" w:rsidP="005D2703">
      <w:pPr>
        <w:spacing w:after="120"/>
        <w:rPr>
          <w:del w:id="8384" w:author="Russell Ott" w:date="2022-05-16T11:47:00Z"/>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339"/>
        <w:gridCol w:w="5021"/>
      </w:tblGrid>
      <w:tr w:rsidR="00510672" w:rsidRPr="00C64922" w14:paraId="5109CCE1" w14:textId="77777777" w:rsidTr="003A3D50">
        <w:trPr>
          <w:cantSplit/>
          <w:trHeight w:val="315"/>
          <w:tblHeader/>
          <w:del w:id="8385" w:author="Russell Ott" w:date="2022-05-16T11:47:00Z"/>
        </w:trPr>
        <w:tc>
          <w:tcPr>
            <w:tcW w:w="4339" w:type="dxa"/>
            <w:tcBorders>
              <w:top w:val="single" w:sz="4" w:space="0" w:color="4F81BD"/>
              <w:bottom w:val="single" w:sz="4" w:space="0" w:color="4F81BD"/>
              <w:right w:val="nil"/>
            </w:tcBorders>
            <w:shd w:val="clear" w:color="auto" w:fill="4F81BD"/>
          </w:tcPr>
          <w:p w14:paraId="7E04FA85" w14:textId="77777777" w:rsidR="00510672" w:rsidRPr="00D14360" w:rsidRDefault="00510672" w:rsidP="00D14360">
            <w:pPr>
              <w:ind w:left="69"/>
              <w:rPr>
                <w:del w:id="8386" w:author="Russell Ott" w:date="2022-05-16T11:47:00Z"/>
                <w:rFonts w:cs="Calibri"/>
                <w:color w:val="FFFFFF"/>
              </w:rPr>
            </w:pPr>
            <w:del w:id="8387" w:author="Russell Ott" w:date="2022-05-16T11:47:00Z">
              <w:r w:rsidRPr="00D14360">
                <w:rPr>
                  <w:rFonts w:cs="Calibri"/>
                  <w:b/>
                  <w:bCs/>
                  <w:color w:val="FFFFFF"/>
                </w:rPr>
                <w:delText>Sections defined in this C-CDA Companion Guide</w:delText>
              </w:r>
            </w:del>
          </w:p>
          <w:p w14:paraId="200BCB29" w14:textId="77777777" w:rsidR="001F3C83" w:rsidRPr="00D14360" w:rsidRDefault="001F3C83" w:rsidP="001F3C83">
            <w:pPr>
              <w:rPr>
                <w:del w:id="8388" w:author="Russell Ott" w:date="2022-05-16T11:47:00Z"/>
                <w:rFonts w:cs="Calibri"/>
                <w:color w:val="FFFFFF"/>
              </w:rPr>
            </w:pPr>
            <w:del w:id="8389" w:author="Russell Ott" w:date="2022-05-16T11:47:00Z">
              <w:r w:rsidRPr="00D14360">
                <w:rPr>
                  <w:rFonts w:ascii="Calibri Light" w:hAnsi="Calibri Light" w:cs="Calibri Light"/>
                  <w:b/>
                  <w:bCs/>
                  <w:color w:val="FFFFFF"/>
                </w:rPr>
                <w:delText xml:space="preserve">  LONIC</w:delText>
              </w:r>
            </w:del>
          </w:p>
          <w:p w14:paraId="7F7DADB2" w14:textId="77777777" w:rsidR="001F3C83" w:rsidRPr="00D14360" w:rsidRDefault="001F3C83" w:rsidP="00D14360">
            <w:pPr>
              <w:ind w:left="69"/>
              <w:rPr>
                <w:del w:id="8390" w:author="Russell Ott" w:date="2022-05-16T11:47:00Z"/>
                <w:rFonts w:cs="Calibri"/>
                <w:b/>
                <w:bCs/>
                <w:color w:val="FFFFFF"/>
              </w:rPr>
            </w:pPr>
            <w:del w:id="8391" w:author="Russell Ott" w:date="2022-05-16T11:47:00Z">
              <w:r w:rsidRPr="00D14360">
                <w:rPr>
                  <w:rFonts w:ascii="Calibri Light" w:hAnsi="Calibri Light" w:cs="Calibri Light"/>
                  <w:b/>
                  <w:bCs/>
                  <w:color w:val="FFFFFF"/>
                </w:rPr>
                <w:delText>OID</w:delText>
              </w:r>
            </w:del>
          </w:p>
        </w:tc>
        <w:tc>
          <w:tcPr>
            <w:tcW w:w="5021" w:type="dxa"/>
            <w:tcBorders>
              <w:top w:val="single" w:sz="4" w:space="0" w:color="4F81BD"/>
              <w:bottom w:val="single" w:sz="4" w:space="0" w:color="4F81BD"/>
              <w:right w:val="nil"/>
            </w:tcBorders>
            <w:shd w:val="clear" w:color="auto" w:fill="4F81BD"/>
          </w:tcPr>
          <w:p w14:paraId="137D82A6" w14:textId="77777777" w:rsidR="00510672" w:rsidRPr="00D14360" w:rsidRDefault="00510672" w:rsidP="00510672">
            <w:pPr>
              <w:rPr>
                <w:del w:id="8392" w:author="Russell Ott" w:date="2022-05-16T11:47:00Z"/>
                <w:rFonts w:cs="Calibri"/>
                <w:b/>
                <w:bCs/>
                <w:color w:val="FFFFFF"/>
              </w:rPr>
            </w:pPr>
            <w:del w:id="8393" w:author="Russell Ott" w:date="2022-05-16T11:47:00Z">
              <w:r w:rsidRPr="00D14360">
                <w:rPr>
                  <w:rFonts w:cs="Calibri"/>
                  <w:b/>
                  <w:bCs/>
                  <w:color w:val="FFFFFF"/>
                </w:rPr>
                <w:delText>Purpose Description</w:delText>
              </w:r>
            </w:del>
          </w:p>
        </w:tc>
      </w:tr>
      <w:tr w:rsidR="00510672" w:rsidRPr="00C64922" w14:paraId="785ED037" w14:textId="77777777" w:rsidTr="003A3D50">
        <w:trPr>
          <w:trHeight w:val="315"/>
          <w:del w:id="8394" w:author="Russell Ott" w:date="2022-05-16T11:47:00Z"/>
        </w:trPr>
        <w:tc>
          <w:tcPr>
            <w:tcW w:w="9360" w:type="dxa"/>
            <w:gridSpan w:val="2"/>
            <w:tcBorders>
              <w:top w:val="single" w:sz="4" w:space="0" w:color="4F81BD"/>
              <w:bottom w:val="single" w:sz="4" w:space="0" w:color="4F81BD"/>
              <w:right w:val="single" w:sz="4" w:space="0" w:color="4F81BD"/>
            </w:tcBorders>
            <w:shd w:val="clear" w:color="auto" w:fill="FFFFFF"/>
          </w:tcPr>
          <w:p w14:paraId="0005C4E2" w14:textId="77777777" w:rsidR="00510672" w:rsidRPr="00D14360" w:rsidRDefault="00510672" w:rsidP="00D14360">
            <w:pPr>
              <w:jc w:val="center"/>
              <w:rPr>
                <w:del w:id="8395" w:author="Russell Ott" w:date="2022-05-16T11:47:00Z"/>
                <w:rFonts w:cs="Calibri"/>
                <w:b/>
                <w:bCs/>
                <w:i/>
                <w:iCs/>
                <w:color w:val="4F81BD"/>
              </w:rPr>
            </w:pPr>
            <w:del w:id="8396" w:author="Russell Ott" w:date="2022-05-16T11:47:00Z">
              <w:r w:rsidRPr="00D14360">
                <w:rPr>
                  <w:rFonts w:cs="Calibri"/>
                  <w:b/>
                  <w:bCs/>
                  <w:i/>
                  <w:iCs/>
                  <w:color w:val="4F81BD"/>
                </w:rPr>
                <w:delText>Specific to Documenting a Person’s Pregnancy Status:</w:delText>
              </w:r>
            </w:del>
          </w:p>
        </w:tc>
      </w:tr>
      <w:tr w:rsidR="00510672" w:rsidRPr="00C64922" w14:paraId="52F4F173" w14:textId="77777777" w:rsidTr="003A3D50">
        <w:trPr>
          <w:trHeight w:val="2555"/>
          <w:del w:id="8397" w:author="Russell Ott" w:date="2022-05-16T11:47:00Z"/>
        </w:trPr>
        <w:tc>
          <w:tcPr>
            <w:tcW w:w="4339" w:type="dxa"/>
            <w:tcBorders>
              <w:right w:val="nil"/>
            </w:tcBorders>
            <w:shd w:val="clear" w:color="auto" w:fill="FFFFFF"/>
          </w:tcPr>
          <w:p w14:paraId="6866BE13" w14:textId="77777777" w:rsidR="00510672" w:rsidRPr="00D14360" w:rsidRDefault="00510672" w:rsidP="00510672">
            <w:pPr>
              <w:rPr>
                <w:del w:id="8398" w:author="Russell Ott" w:date="2022-05-16T11:47:00Z"/>
                <w:rFonts w:cs="Calibri"/>
              </w:rPr>
            </w:pPr>
            <w:del w:id="8399" w:author="Russell Ott" w:date="2022-05-16T11:47:00Z">
              <w:r w:rsidRPr="00D14360">
                <w:rPr>
                  <w:rFonts w:cs="Calibri"/>
                  <w:b/>
                  <w:bCs/>
                </w:rPr>
                <w:delText xml:space="preserve">Pregnancy Section </w:delText>
              </w:r>
            </w:del>
          </w:p>
          <w:p w14:paraId="4896BC7D" w14:textId="77777777" w:rsidR="00FC40CF" w:rsidRPr="00D14360" w:rsidRDefault="00FC40CF" w:rsidP="00510672">
            <w:pPr>
              <w:rPr>
                <w:del w:id="8400" w:author="Russell Ott" w:date="2022-05-16T11:47:00Z"/>
                <w:rFonts w:ascii="Calibri Light" w:hAnsi="Calibri Light" w:cs="Calibri Light"/>
                <w:b/>
                <w:bCs/>
                <w:sz w:val="18"/>
                <w:szCs w:val="18"/>
              </w:rPr>
            </w:pPr>
            <w:del w:id="8401" w:author="Russell Ott" w:date="2022-05-16T11:47:00Z">
              <w:r w:rsidRPr="00D14360">
                <w:rPr>
                  <w:rFonts w:ascii="Calibri Light" w:hAnsi="Calibri Light" w:cs="Calibri Light"/>
                  <w:sz w:val="18"/>
                  <w:szCs w:val="18"/>
                </w:rPr>
                <w:delText xml:space="preserve">﻿90767-5 </w:delText>
              </w:r>
            </w:del>
          </w:p>
          <w:p w14:paraId="59C9DC3A" w14:textId="77777777" w:rsidR="00510672" w:rsidRPr="00D14360" w:rsidRDefault="00510672" w:rsidP="00510672">
            <w:pPr>
              <w:rPr>
                <w:del w:id="8402" w:author="Russell Ott" w:date="2022-05-16T11:47:00Z"/>
                <w:rFonts w:ascii="Calibri Light" w:hAnsi="Calibri Light" w:cs="Calibri Light"/>
                <w:b/>
                <w:bCs/>
                <w:sz w:val="18"/>
                <w:szCs w:val="18"/>
              </w:rPr>
            </w:pPr>
            <w:del w:id="8403" w:author="Russell Ott" w:date="2022-05-16T11:47:00Z">
              <w:r w:rsidRPr="00D14360">
                <w:rPr>
                  <w:rFonts w:ascii="Calibri Light" w:hAnsi="Calibri Light" w:cs="Calibri Light"/>
                  <w:sz w:val="18"/>
                  <w:szCs w:val="18"/>
                </w:rPr>
                <w:delText>2.16.840.1.113883.10.20.22.2.80:2018-04-01</w:delText>
              </w:r>
            </w:del>
          </w:p>
        </w:tc>
        <w:tc>
          <w:tcPr>
            <w:tcW w:w="5021" w:type="dxa"/>
            <w:tcBorders>
              <w:top w:val="nil"/>
              <w:bottom w:val="nil"/>
              <w:right w:val="single" w:sz="4" w:space="0" w:color="4F81BD"/>
            </w:tcBorders>
            <w:shd w:val="clear" w:color="auto" w:fill="auto"/>
          </w:tcPr>
          <w:p w14:paraId="30128E97" w14:textId="77777777" w:rsidR="00510672" w:rsidRPr="00D14360" w:rsidRDefault="00510672" w:rsidP="00510672">
            <w:pPr>
              <w:rPr>
                <w:del w:id="8404" w:author="Russell Ott" w:date="2022-05-16T11:47:00Z"/>
                <w:rFonts w:ascii="Calibri Light" w:hAnsi="Calibri Light" w:cs="Calibri Light"/>
              </w:rPr>
            </w:pPr>
            <w:del w:id="8405" w:author="Russell Ott" w:date="2022-05-16T11:47:00Z">
              <w:r w:rsidRPr="00D14360">
                <w:rPr>
                  <w:rFonts w:ascii="Calibri Light" w:hAnsi="Calibri Light" w:cs="Calibri Light"/>
                  <w:color w:val="000000"/>
                </w:rPr>
                <w:delText>This section is a supplemental C-CDA template</w:delText>
              </w:r>
              <w:r w:rsidRPr="00D14360">
                <w:rPr>
                  <w:rFonts w:ascii="Calibri Light" w:hAnsi="Calibri Light" w:cs="Calibri Light"/>
                </w:rPr>
                <w:delText xml:space="preserve"> contains a </w:delText>
              </w:r>
              <w:r w:rsidR="00271771" w:rsidRPr="00D14360">
                <w:rPr>
                  <w:rFonts w:ascii="Calibri Light" w:hAnsi="Calibri Light" w:cs="Calibri Light"/>
                </w:rPr>
                <w:delText>p</w:delText>
              </w:r>
              <w:r w:rsidR="00271771">
                <w:rPr>
                  <w:rFonts w:ascii="Calibri Light" w:hAnsi="Calibri Light" w:cs="Calibri Light"/>
                </w:rPr>
                <w:delText>a</w:delText>
              </w:r>
              <w:r w:rsidR="00271771" w:rsidRPr="00D14360">
                <w:rPr>
                  <w:rFonts w:ascii="Calibri Light" w:hAnsi="Calibri Light" w:cs="Calibri Light"/>
                </w:rPr>
                <w:delText>tient’s</w:delText>
              </w:r>
              <w:r w:rsidRPr="00D14360">
                <w:rPr>
                  <w:rFonts w:ascii="Calibri Light" w:hAnsi="Calibri Light" w:cs="Calibri Light"/>
                </w:rPr>
                <w:delText xml:space="preserve"> current and past pregnancy history information. This template and any of its contained templates are available for use in any of the existing C-CDA document types and any other related document types that need to record pregnancy information, for example, C-CDA transition of care document types such as CCD, Transfer Summary, Discharge Summary, and Consultation Note as well as non-C-CDA documents such as the Public Health Case Report, </w:delText>
              </w:r>
              <w:r w:rsidR="00596CA4" w:rsidRPr="00D14360">
                <w:rPr>
                  <w:rFonts w:ascii="Calibri Light" w:hAnsi="Calibri Light" w:cs="Calibri Light"/>
                </w:rPr>
                <w:delText>Release 2 - US Realm - the Electronic Initial Case Report (eICR).</w:delText>
              </w:r>
            </w:del>
          </w:p>
        </w:tc>
      </w:tr>
      <w:tr w:rsidR="00510672" w:rsidRPr="00C64922" w14:paraId="33AD963A" w14:textId="77777777" w:rsidTr="003A3D50">
        <w:trPr>
          <w:trHeight w:val="350"/>
          <w:del w:id="8406" w:author="Russell Ott" w:date="2022-05-16T11:47:00Z"/>
        </w:trPr>
        <w:tc>
          <w:tcPr>
            <w:tcW w:w="9360" w:type="dxa"/>
            <w:gridSpan w:val="2"/>
            <w:tcBorders>
              <w:top w:val="single" w:sz="4" w:space="0" w:color="4F81BD"/>
              <w:bottom w:val="single" w:sz="4" w:space="0" w:color="4F81BD"/>
              <w:right w:val="single" w:sz="4" w:space="0" w:color="4F81BD"/>
            </w:tcBorders>
            <w:shd w:val="clear" w:color="auto" w:fill="FFFFFF"/>
          </w:tcPr>
          <w:p w14:paraId="19DFA444" w14:textId="77777777" w:rsidR="00510672" w:rsidRPr="00D14360" w:rsidRDefault="00510672" w:rsidP="00D14360">
            <w:pPr>
              <w:jc w:val="center"/>
              <w:rPr>
                <w:del w:id="8407" w:author="Russell Ott" w:date="2022-05-16T11:47:00Z"/>
                <w:rFonts w:cs="Calibri"/>
                <w:b/>
                <w:bCs/>
                <w:i/>
                <w:iCs/>
                <w:color w:val="4F81BD"/>
              </w:rPr>
            </w:pPr>
            <w:del w:id="8408" w:author="Russell Ott" w:date="2022-05-16T11:47:00Z">
              <w:r w:rsidRPr="00D14360">
                <w:rPr>
                  <w:rFonts w:cs="Calibri"/>
                  <w:b/>
                  <w:bCs/>
                  <w:i/>
                  <w:iCs/>
                  <w:color w:val="4F81BD"/>
                </w:rPr>
                <w:delText>Specific to Documenting a Person’s Advance Directives:</w:delText>
              </w:r>
            </w:del>
          </w:p>
        </w:tc>
      </w:tr>
      <w:tr w:rsidR="00510672" w:rsidRPr="00C64922" w14:paraId="7FAD9B43" w14:textId="77777777" w:rsidTr="003A3D50">
        <w:trPr>
          <w:trHeight w:val="4490"/>
          <w:del w:id="8409" w:author="Russell Ott" w:date="2022-05-16T11:47:00Z"/>
        </w:trPr>
        <w:tc>
          <w:tcPr>
            <w:tcW w:w="4339" w:type="dxa"/>
            <w:tcBorders>
              <w:bottom w:val="single" w:sz="4" w:space="0" w:color="4F81BD"/>
              <w:right w:val="nil"/>
            </w:tcBorders>
            <w:shd w:val="clear" w:color="auto" w:fill="FFFFFF"/>
            <w:hideMark/>
          </w:tcPr>
          <w:p w14:paraId="2568FA86" w14:textId="77777777" w:rsidR="00510672" w:rsidRPr="00D14360" w:rsidRDefault="00510672" w:rsidP="00510672">
            <w:pPr>
              <w:rPr>
                <w:del w:id="8410" w:author="Russell Ott" w:date="2022-05-16T11:47:00Z"/>
                <w:rFonts w:cs="Calibri"/>
                <w:b/>
                <w:bCs/>
              </w:rPr>
            </w:pPr>
            <w:del w:id="8411" w:author="Russell Ott" w:date="2022-05-16T11:47:00Z">
              <w:r w:rsidRPr="00D14360">
                <w:rPr>
                  <w:rFonts w:cs="Calibri"/>
                  <w:b/>
                  <w:bCs/>
                </w:rPr>
                <w:delText xml:space="preserve">Advance Directives Section </w:delText>
              </w:r>
            </w:del>
          </w:p>
          <w:p w14:paraId="475FBD26" w14:textId="77777777" w:rsidR="0092570D" w:rsidRPr="00D14360" w:rsidRDefault="0092570D" w:rsidP="00510672">
            <w:pPr>
              <w:rPr>
                <w:del w:id="8412" w:author="Russell Ott" w:date="2022-05-16T11:47:00Z"/>
                <w:rFonts w:ascii="Calibri Light" w:hAnsi="Calibri Light" w:cs="Calibri Light"/>
                <w:b/>
                <w:bCs/>
                <w:sz w:val="18"/>
                <w:szCs w:val="18"/>
              </w:rPr>
            </w:pPr>
            <w:del w:id="8413" w:author="Russell Ott" w:date="2022-05-16T11:47:00Z">
              <w:r w:rsidRPr="00D14360">
                <w:rPr>
                  <w:rFonts w:ascii="Calibri Light" w:hAnsi="Calibri Light" w:cs="Calibri Light"/>
                  <w:sz w:val="18"/>
                  <w:szCs w:val="18"/>
                </w:rPr>
                <w:delText>42348-3</w:delText>
              </w:r>
            </w:del>
          </w:p>
          <w:p w14:paraId="3EE825CF" w14:textId="77777777" w:rsidR="00510672" w:rsidRPr="00D14360" w:rsidRDefault="00510672" w:rsidP="00510672">
            <w:pPr>
              <w:rPr>
                <w:del w:id="8414" w:author="Russell Ott" w:date="2022-05-16T11:47:00Z"/>
                <w:rFonts w:ascii="Calibri Light" w:hAnsi="Calibri Light" w:cs="Calibri Light"/>
                <w:b/>
                <w:bCs/>
                <w:sz w:val="18"/>
                <w:szCs w:val="18"/>
              </w:rPr>
            </w:pPr>
            <w:del w:id="8415" w:author="Russell Ott" w:date="2022-05-16T11:47:00Z">
              <w:r w:rsidRPr="00D14360">
                <w:rPr>
                  <w:rFonts w:ascii="Calibri Light" w:hAnsi="Calibri Light" w:cs="Calibri Light"/>
                  <w:sz w:val="18"/>
                  <w:szCs w:val="18"/>
                </w:rPr>
                <w:delText>Entries Optional:</w:delText>
              </w:r>
            </w:del>
          </w:p>
          <w:p w14:paraId="6AFF4938" w14:textId="77777777" w:rsidR="00510672" w:rsidRPr="00D14360" w:rsidRDefault="00510672" w:rsidP="00510672">
            <w:pPr>
              <w:rPr>
                <w:del w:id="8416" w:author="Russell Ott" w:date="2022-05-16T11:47:00Z"/>
                <w:rFonts w:ascii="Calibri Light" w:hAnsi="Calibri Light" w:cs="Calibri Light"/>
                <w:b/>
                <w:bCs/>
                <w:sz w:val="18"/>
                <w:szCs w:val="18"/>
              </w:rPr>
            </w:pPr>
            <w:del w:id="8417" w:author="Russell Ott" w:date="2022-05-16T11:47:00Z">
              <w:r w:rsidRPr="00D14360">
                <w:rPr>
                  <w:rFonts w:ascii="Calibri Light" w:hAnsi="Calibri Light" w:cs="Calibri Light"/>
                  <w:sz w:val="18"/>
                  <w:szCs w:val="18"/>
                </w:rPr>
                <w:delText>2.16.840.1.113883.10.20.22.2.21:2017-05-01</w:delText>
              </w:r>
            </w:del>
          </w:p>
          <w:p w14:paraId="5EA8CD12" w14:textId="77777777" w:rsidR="00510672" w:rsidRPr="00D14360" w:rsidRDefault="00510672" w:rsidP="00510672">
            <w:pPr>
              <w:rPr>
                <w:del w:id="8418" w:author="Russell Ott" w:date="2022-05-16T11:47:00Z"/>
                <w:rFonts w:ascii="Calibri Light" w:hAnsi="Calibri Light" w:cs="Calibri Light"/>
                <w:b/>
                <w:bCs/>
                <w:sz w:val="18"/>
                <w:szCs w:val="18"/>
              </w:rPr>
            </w:pPr>
            <w:del w:id="8419" w:author="Russell Ott" w:date="2022-05-16T11:47:00Z">
              <w:r w:rsidRPr="00D14360">
                <w:rPr>
                  <w:rFonts w:ascii="Calibri Light" w:hAnsi="Calibri Light" w:cs="Calibri Light"/>
                  <w:sz w:val="18"/>
                  <w:szCs w:val="18"/>
                </w:rPr>
                <w:delText>Entries required:</w:delText>
              </w:r>
            </w:del>
          </w:p>
          <w:p w14:paraId="0CD022C1" w14:textId="77777777" w:rsidR="00510672" w:rsidRPr="00D14360" w:rsidRDefault="00510672" w:rsidP="00510672">
            <w:pPr>
              <w:rPr>
                <w:del w:id="8420" w:author="Russell Ott" w:date="2022-05-16T11:47:00Z"/>
                <w:rFonts w:ascii="Calibri Light" w:hAnsi="Calibri Light" w:cs="Calibri Light"/>
                <w:b/>
                <w:bCs/>
                <w:sz w:val="18"/>
                <w:szCs w:val="18"/>
              </w:rPr>
            </w:pPr>
            <w:del w:id="8421" w:author="Russell Ott" w:date="2022-05-16T11:47:00Z">
              <w:r w:rsidRPr="00D14360">
                <w:rPr>
                  <w:rFonts w:ascii="Calibri Light" w:hAnsi="Calibri Light" w:cs="Calibri Light"/>
                  <w:sz w:val="18"/>
                  <w:szCs w:val="18"/>
                </w:rPr>
                <w:delText>2.16.840.1.113883.10.20.22.2.21.1:2017-05-01</w:delText>
              </w:r>
            </w:del>
          </w:p>
          <w:p w14:paraId="27D1F937" w14:textId="77777777" w:rsidR="00510672" w:rsidRPr="00D14360" w:rsidRDefault="00510672" w:rsidP="00510672">
            <w:pPr>
              <w:rPr>
                <w:del w:id="8422" w:author="Russell Ott" w:date="2022-05-16T11:47:00Z"/>
                <w:rFonts w:ascii="Calibri Light" w:hAnsi="Calibri Light" w:cs="Calibri Light"/>
                <w:b/>
                <w:bCs/>
                <w:sz w:val="18"/>
                <w:szCs w:val="18"/>
              </w:rPr>
            </w:pPr>
          </w:p>
          <w:p w14:paraId="3D52882D" w14:textId="77777777" w:rsidR="00510672" w:rsidRPr="00D14360" w:rsidRDefault="00510672" w:rsidP="00510672">
            <w:pPr>
              <w:rPr>
                <w:del w:id="8423" w:author="Russell Ott" w:date="2022-05-16T11:47:00Z"/>
                <w:rFonts w:cs="Calibri"/>
                <w:b/>
                <w:bCs/>
              </w:rPr>
            </w:pPr>
          </w:p>
        </w:tc>
        <w:tc>
          <w:tcPr>
            <w:tcW w:w="5021" w:type="dxa"/>
            <w:tcBorders>
              <w:bottom w:val="single" w:sz="4" w:space="0" w:color="4F81BD"/>
              <w:right w:val="single" w:sz="4" w:space="0" w:color="4F81BD"/>
            </w:tcBorders>
            <w:shd w:val="clear" w:color="auto" w:fill="auto"/>
          </w:tcPr>
          <w:p w14:paraId="223EEDFB" w14:textId="77777777" w:rsidR="00510672" w:rsidRPr="00D14360" w:rsidRDefault="00510672" w:rsidP="00510672">
            <w:pPr>
              <w:rPr>
                <w:del w:id="8424" w:author="Russell Ott" w:date="2022-05-16T11:47:00Z"/>
                <w:rFonts w:ascii="Calibri Light" w:hAnsi="Calibri Light" w:cs="Calibri Light"/>
              </w:rPr>
            </w:pPr>
            <w:del w:id="8425" w:author="Russell Ott" w:date="2022-05-16T11:47:00Z">
              <w:r w:rsidRPr="00D14360">
                <w:rPr>
                  <w:rFonts w:ascii="Calibri Light" w:hAnsi="Calibri Light" w:cs="Calibri Light"/>
                </w:rPr>
                <w:delText>This section is a New Version of an existing C-CDA Section. It is backward compatible and meets the conformances required by the existing C-CDA Section (Advance Directives section 2.16.840.1.113883.10.20.22.2.21:2015-08-01, and 2.16.840.1.113883.10.20.22.2.21.1:2015-08-01)</w:delText>
              </w:r>
            </w:del>
          </w:p>
          <w:p w14:paraId="633C8289" w14:textId="77777777" w:rsidR="00320567" w:rsidRDefault="00320567" w:rsidP="00510672">
            <w:pPr>
              <w:rPr>
                <w:del w:id="8426" w:author="Russell Ott" w:date="2022-05-16T11:47:00Z"/>
                <w:rFonts w:ascii="Calibri Light" w:hAnsi="Calibri Light" w:cs="Calibri Light"/>
              </w:rPr>
            </w:pPr>
          </w:p>
          <w:p w14:paraId="23689F22" w14:textId="77777777" w:rsidR="00510672" w:rsidRPr="00D14360" w:rsidRDefault="00510672" w:rsidP="00510672">
            <w:pPr>
              <w:rPr>
                <w:del w:id="8427" w:author="Russell Ott" w:date="2022-05-16T11:47:00Z"/>
                <w:rFonts w:ascii="Calibri Light" w:hAnsi="Calibri Light" w:cs="Calibri Light"/>
              </w:rPr>
            </w:pPr>
            <w:del w:id="8428" w:author="Russell Ott" w:date="2022-05-16T11:47:00Z">
              <w:r w:rsidRPr="00D14360">
                <w:rPr>
                  <w:rFonts w:ascii="Calibri Light" w:hAnsi="Calibri Light" w:cs="Calibri Light"/>
                </w:rPr>
                <w:delText>This section contains information describing the patient’s advance directives. The description includes the kind of advance directive source documents and the type of advance directive content included in each kind of advance directive source document. The section includes information about who verified the content available in each advance directive source document, if applicable. It also includes information about who was the acting healthcare agent, if someone was acting on behalf of the patient during the encounter or during certain periods of time during the provision of care covered by the document. It provides references to the supporting documentation, including all kinds of advance directive source documents.</w:delText>
              </w:r>
            </w:del>
          </w:p>
        </w:tc>
      </w:tr>
      <w:tr w:rsidR="00510672" w:rsidRPr="00C64922" w14:paraId="6D60DF2D" w14:textId="77777777" w:rsidTr="003A3D50">
        <w:trPr>
          <w:trHeight w:val="315"/>
          <w:del w:id="8429" w:author="Russell Ott" w:date="2022-05-16T11:47:00Z"/>
        </w:trPr>
        <w:tc>
          <w:tcPr>
            <w:tcW w:w="9360" w:type="dxa"/>
            <w:gridSpan w:val="2"/>
            <w:tcBorders>
              <w:top w:val="single" w:sz="4" w:space="0" w:color="4F81BD"/>
              <w:bottom w:val="single" w:sz="4" w:space="0" w:color="4F81BD"/>
              <w:right w:val="single" w:sz="4" w:space="0" w:color="4F81BD"/>
            </w:tcBorders>
            <w:shd w:val="clear" w:color="auto" w:fill="FFFFFF"/>
          </w:tcPr>
          <w:p w14:paraId="422A5738" w14:textId="77777777" w:rsidR="00510672" w:rsidRPr="00D14360" w:rsidRDefault="00510672" w:rsidP="00D14360">
            <w:pPr>
              <w:jc w:val="center"/>
              <w:rPr>
                <w:del w:id="8430" w:author="Russell Ott" w:date="2022-05-16T11:47:00Z"/>
                <w:rFonts w:cs="Calibri"/>
                <w:b/>
                <w:bCs/>
                <w:i/>
                <w:iCs/>
                <w:color w:val="4F81BD"/>
              </w:rPr>
            </w:pPr>
            <w:del w:id="8431" w:author="Russell Ott" w:date="2022-05-16T11:47:00Z">
              <w:r w:rsidRPr="00D14360">
                <w:rPr>
                  <w:rFonts w:cs="Calibri"/>
                  <w:b/>
                  <w:bCs/>
                  <w:i/>
                  <w:iCs/>
                  <w:color w:val="4F81BD"/>
                </w:rPr>
                <w:delText>Specific to Nutrition Care Plan Documents:</w:delText>
              </w:r>
            </w:del>
          </w:p>
        </w:tc>
      </w:tr>
      <w:tr w:rsidR="00510672" w:rsidRPr="00C64922" w14:paraId="5A1A0EFF" w14:textId="77777777" w:rsidTr="003A3D50">
        <w:trPr>
          <w:trHeight w:val="1556"/>
          <w:del w:id="8432" w:author="Russell Ott" w:date="2022-05-16T11:47:00Z"/>
        </w:trPr>
        <w:tc>
          <w:tcPr>
            <w:tcW w:w="4339" w:type="dxa"/>
            <w:tcBorders>
              <w:right w:val="nil"/>
            </w:tcBorders>
            <w:shd w:val="clear" w:color="auto" w:fill="FFFFFF"/>
          </w:tcPr>
          <w:p w14:paraId="385EA767" w14:textId="77777777" w:rsidR="00510672" w:rsidRPr="00D14360" w:rsidRDefault="00510672" w:rsidP="00510672">
            <w:pPr>
              <w:rPr>
                <w:del w:id="8433" w:author="Russell Ott" w:date="2022-05-16T11:47:00Z"/>
                <w:rFonts w:cs="Calibri"/>
                <w:b/>
                <w:bCs/>
              </w:rPr>
            </w:pPr>
            <w:del w:id="8434" w:author="Russell Ott" w:date="2022-05-16T11:47:00Z">
              <w:r w:rsidRPr="00D14360">
                <w:rPr>
                  <w:rFonts w:cs="Calibri"/>
                  <w:b/>
                  <w:bCs/>
                </w:rPr>
                <w:delText>Assessments, Evaluations, and Outcomes Section (Nutrition)</w:delText>
              </w:r>
            </w:del>
          </w:p>
          <w:p w14:paraId="2248DD2E" w14:textId="77777777" w:rsidR="0092570D" w:rsidRPr="00D14360" w:rsidRDefault="0092570D" w:rsidP="00510672">
            <w:pPr>
              <w:rPr>
                <w:del w:id="8435" w:author="Russell Ott" w:date="2022-05-16T11:47:00Z"/>
                <w:rFonts w:ascii="Calibri Light" w:hAnsi="Calibri Light" w:cs="Calibri Light"/>
                <w:b/>
                <w:bCs/>
                <w:sz w:val="18"/>
                <w:szCs w:val="18"/>
              </w:rPr>
            </w:pPr>
            <w:del w:id="8436" w:author="Russell Ott" w:date="2022-05-16T11:47:00Z">
              <w:r w:rsidRPr="00D14360">
                <w:rPr>
                  <w:rFonts w:ascii="Calibri Light" w:hAnsi="Calibri Light" w:cs="Calibri Light"/>
                  <w:sz w:val="18"/>
                  <w:szCs w:val="18"/>
                </w:rPr>
                <w:delText>﻿11383-7</w:delText>
              </w:r>
            </w:del>
          </w:p>
          <w:p w14:paraId="605A017B" w14:textId="77777777" w:rsidR="00510672" w:rsidRPr="00D14360" w:rsidRDefault="00510672" w:rsidP="00510672">
            <w:pPr>
              <w:rPr>
                <w:del w:id="8437" w:author="Russell Ott" w:date="2022-05-16T11:47:00Z"/>
                <w:rFonts w:ascii="Calibri Light" w:hAnsi="Calibri Light" w:cs="Calibri Light"/>
                <w:b/>
                <w:bCs/>
                <w:sz w:val="18"/>
                <w:szCs w:val="18"/>
              </w:rPr>
            </w:pPr>
            <w:del w:id="8438" w:author="Russell Ott" w:date="2022-05-16T11:47:00Z">
              <w:r w:rsidRPr="00D14360">
                <w:rPr>
                  <w:rFonts w:ascii="Calibri Light" w:hAnsi="Calibri Light" w:cs="Calibri Light"/>
                  <w:sz w:val="18"/>
                  <w:szCs w:val="18"/>
                </w:rPr>
                <w:delText>2.16.840.1.113883.10.20.22.2.68:2017-12-01</w:delText>
              </w:r>
            </w:del>
          </w:p>
        </w:tc>
        <w:tc>
          <w:tcPr>
            <w:tcW w:w="5021" w:type="dxa"/>
            <w:tcBorders>
              <w:right w:val="single" w:sz="4" w:space="0" w:color="4F81BD"/>
            </w:tcBorders>
            <w:shd w:val="clear" w:color="auto" w:fill="auto"/>
          </w:tcPr>
          <w:p w14:paraId="77F7A85E" w14:textId="77777777" w:rsidR="00510672" w:rsidRPr="00D14360" w:rsidRDefault="00510672" w:rsidP="00D14360">
            <w:pPr>
              <w:autoSpaceDE w:val="0"/>
              <w:autoSpaceDN w:val="0"/>
              <w:adjustRightInd w:val="0"/>
              <w:rPr>
                <w:del w:id="8439" w:author="Russell Ott" w:date="2022-05-16T11:47:00Z"/>
                <w:rFonts w:ascii="Calibri Light" w:hAnsi="Calibri Light" w:cs="Calibri Light"/>
                <w:color w:val="000000"/>
              </w:rPr>
            </w:pPr>
            <w:del w:id="8440" w:author="Russell Ott" w:date="2022-05-16T11:47:00Z">
              <w:r w:rsidRPr="00D14360">
                <w:rPr>
                  <w:rFonts w:ascii="Calibri Light" w:hAnsi="Calibri Light" w:cs="Calibri Light"/>
                  <w:color w:val="000000"/>
                </w:rPr>
                <w:delText xml:space="preserve">This section is a supplemental C-CDA template. In addition to its defined use in the Care Plan (Nutrition) hierarchy (see Contexts table above), this template is for supplemental use in a C-CDA Care Plan document. </w:delText>
              </w:r>
            </w:del>
          </w:p>
          <w:p w14:paraId="7303126F" w14:textId="77777777" w:rsidR="00320567" w:rsidRDefault="00320567" w:rsidP="00510672">
            <w:pPr>
              <w:rPr>
                <w:del w:id="8441" w:author="Russell Ott" w:date="2022-05-16T11:47:00Z"/>
                <w:rFonts w:ascii="Calibri Light" w:hAnsi="Calibri Light" w:cs="Calibri Light"/>
                <w:color w:val="000000"/>
              </w:rPr>
            </w:pPr>
          </w:p>
          <w:p w14:paraId="57E728EE" w14:textId="77777777" w:rsidR="00510672" w:rsidRPr="00D14360" w:rsidRDefault="00510672" w:rsidP="00510672">
            <w:pPr>
              <w:rPr>
                <w:del w:id="8442" w:author="Russell Ott" w:date="2022-05-16T11:47:00Z"/>
                <w:rFonts w:ascii="Calibri Light" w:hAnsi="Calibri Light" w:cs="Calibri Light"/>
              </w:rPr>
            </w:pPr>
            <w:del w:id="8443" w:author="Russell Ott" w:date="2022-05-16T11:47:00Z">
              <w:r w:rsidRPr="00D14360">
                <w:rPr>
                  <w:rFonts w:ascii="Calibri Light" w:hAnsi="Calibri Light" w:cs="Calibri Light"/>
                  <w:color w:val="000000"/>
                </w:rPr>
                <w:delText>This section contains a specialized outcome observation for nutrition.</w:delText>
              </w:r>
            </w:del>
          </w:p>
        </w:tc>
      </w:tr>
      <w:tr w:rsidR="00510672" w:rsidRPr="00C64922" w14:paraId="51934F74" w14:textId="77777777" w:rsidTr="003A3D50">
        <w:trPr>
          <w:trHeight w:val="2060"/>
          <w:del w:id="8444" w:author="Russell Ott" w:date="2022-05-16T11:47:00Z"/>
        </w:trPr>
        <w:tc>
          <w:tcPr>
            <w:tcW w:w="4339" w:type="dxa"/>
            <w:tcBorders>
              <w:top w:val="single" w:sz="4" w:space="0" w:color="4F81BD"/>
              <w:bottom w:val="single" w:sz="4" w:space="0" w:color="4F81BD"/>
              <w:right w:val="nil"/>
            </w:tcBorders>
            <w:shd w:val="clear" w:color="auto" w:fill="FFFFFF"/>
          </w:tcPr>
          <w:p w14:paraId="34BE32FD" w14:textId="77777777" w:rsidR="00510672" w:rsidRPr="00D14360" w:rsidRDefault="00510672" w:rsidP="00510672">
            <w:pPr>
              <w:rPr>
                <w:del w:id="8445" w:author="Russell Ott" w:date="2022-05-16T11:47:00Z"/>
                <w:rFonts w:cs="Calibri"/>
                <w:b/>
                <w:bCs/>
              </w:rPr>
            </w:pPr>
            <w:del w:id="8446" w:author="Russell Ott" w:date="2022-05-16T11:47:00Z">
              <w:r w:rsidRPr="00D14360">
                <w:rPr>
                  <w:rFonts w:cs="Calibri"/>
                  <w:b/>
                  <w:bCs/>
                </w:rPr>
                <w:delText>Health Concerns Section (Nutrition)</w:delText>
              </w:r>
            </w:del>
          </w:p>
          <w:p w14:paraId="7FB6F264" w14:textId="77777777" w:rsidR="0092570D" w:rsidRPr="00D14360" w:rsidRDefault="0092570D" w:rsidP="00510672">
            <w:pPr>
              <w:rPr>
                <w:del w:id="8447" w:author="Russell Ott" w:date="2022-05-16T11:47:00Z"/>
                <w:rFonts w:ascii="Calibri Light" w:hAnsi="Calibri Light" w:cs="Calibri Light"/>
                <w:b/>
                <w:bCs/>
                <w:sz w:val="18"/>
                <w:szCs w:val="18"/>
              </w:rPr>
            </w:pPr>
            <w:del w:id="8448" w:author="Russell Ott" w:date="2022-05-16T11:47:00Z">
              <w:r w:rsidRPr="00D14360">
                <w:rPr>
                  <w:rFonts w:ascii="Calibri Light" w:hAnsi="Calibri Light" w:cs="Calibri Light"/>
                  <w:sz w:val="18"/>
                  <w:szCs w:val="18"/>
                </w:rPr>
                <w:delText>﻿75310-3</w:delText>
              </w:r>
            </w:del>
          </w:p>
          <w:p w14:paraId="287DE868" w14:textId="77777777" w:rsidR="00510672" w:rsidRPr="00D14360" w:rsidRDefault="00510672" w:rsidP="00510672">
            <w:pPr>
              <w:rPr>
                <w:del w:id="8449" w:author="Russell Ott" w:date="2022-05-16T11:47:00Z"/>
                <w:rFonts w:ascii="Calibri Light" w:hAnsi="Calibri Light" w:cs="Calibri Light"/>
                <w:b/>
                <w:bCs/>
                <w:sz w:val="18"/>
              </w:rPr>
            </w:pPr>
            <w:del w:id="8450" w:author="Russell Ott" w:date="2022-05-16T11:47:00Z">
              <w:r w:rsidRPr="00D14360">
                <w:rPr>
                  <w:rFonts w:ascii="Calibri Light" w:hAnsi="Calibri Light" w:cs="Calibri Light"/>
                  <w:sz w:val="18"/>
                  <w:szCs w:val="18"/>
                </w:rPr>
                <w:delText>2.16.840.1.113883.10.20.22.2.67:2017-12-01</w:delText>
              </w:r>
            </w:del>
          </w:p>
        </w:tc>
        <w:tc>
          <w:tcPr>
            <w:tcW w:w="5021" w:type="dxa"/>
            <w:tcBorders>
              <w:top w:val="single" w:sz="4" w:space="0" w:color="4F81BD"/>
              <w:bottom w:val="single" w:sz="4" w:space="0" w:color="4F81BD"/>
              <w:right w:val="single" w:sz="4" w:space="0" w:color="4F81BD"/>
            </w:tcBorders>
            <w:shd w:val="clear" w:color="auto" w:fill="auto"/>
          </w:tcPr>
          <w:p w14:paraId="01499DD9" w14:textId="77777777" w:rsidR="00510672" w:rsidRPr="00D14360" w:rsidRDefault="00510672" w:rsidP="00D14360">
            <w:pPr>
              <w:autoSpaceDE w:val="0"/>
              <w:autoSpaceDN w:val="0"/>
              <w:adjustRightInd w:val="0"/>
              <w:rPr>
                <w:del w:id="8451" w:author="Russell Ott" w:date="2022-05-16T11:47:00Z"/>
                <w:rFonts w:ascii="Calibri Light" w:hAnsi="Calibri Light" w:cs="Calibri Light"/>
                <w:color w:val="000000"/>
              </w:rPr>
            </w:pPr>
            <w:del w:id="8452" w:author="Russell Ott" w:date="2022-05-16T11:47:00Z">
              <w:r w:rsidRPr="00D14360">
                <w:rPr>
                  <w:rFonts w:ascii="Calibri Light" w:hAnsi="Calibri Light" w:cs="Calibri Light"/>
                  <w:color w:val="000000"/>
                </w:rPr>
                <w:delText xml:space="preserve">This section is a supplemental C-CDA template. In addition to its defined use in the Care Plan (Nutrition) hierarchy (see Contexts table above), this template is for supplemental use in a C-CDA Care Plan document. </w:delText>
              </w:r>
            </w:del>
          </w:p>
          <w:p w14:paraId="00394CED" w14:textId="77777777" w:rsidR="00320567" w:rsidRDefault="00320567" w:rsidP="00510672">
            <w:pPr>
              <w:rPr>
                <w:del w:id="8453" w:author="Russell Ott" w:date="2022-05-16T11:47:00Z"/>
                <w:rFonts w:ascii="Calibri Light" w:hAnsi="Calibri Light" w:cs="Calibri Light"/>
                <w:color w:val="000000"/>
              </w:rPr>
            </w:pPr>
          </w:p>
          <w:p w14:paraId="3148D154" w14:textId="77777777" w:rsidR="00510672" w:rsidRPr="00D14360" w:rsidRDefault="00510672" w:rsidP="00510672">
            <w:pPr>
              <w:rPr>
                <w:del w:id="8454" w:author="Russell Ott" w:date="2022-05-16T11:47:00Z"/>
                <w:rFonts w:ascii="Calibri Light" w:hAnsi="Calibri Light" w:cs="Calibri Light"/>
              </w:rPr>
            </w:pPr>
            <w:del w:id="8455" w:author="Russell Ott" w:date="2022-05-16T11:47:00Z">
              <w:r w:rsidRPr="00D14360">
                <w:rPr>
                  <w:rFonts w:ascii="Calibri Light" w:hAnsi="Calibri Light" w:cs="Calibri Light"/>
                  <w:color w:val="000000"/>
                </w:rPr>
                <w:delText>The Nutrition Diagnosis is expressed using nutrition diagnostic terms and the etiologies, signs, and references symptoms recorded in the Assessments, Evaluations, and Outcomes section identified during the nutrition assessment.</w:delText>
              </w:r>
            </w:del>
          </w:p>
        </w:tc>
      </w:tr>
      <w:tr w:rsidR="00510672" w:rsidRPr="00C64922" w14:paraId="787CFE0D" w14:textId="77777777" w:rsidTr="003A3D50">
        <w:trPr>
          <w:cantSplit/>
          <w:trHeight w:val="315"/>
          <w:del w:id="8456" w:author="Russell Ott" w:date="2022-05-16T11:47:00Z"/>
        </w:trPr>
        <w:tc>
          <w:tcPr>
            <w:tcW w:w="4339" w:type="dxa"/>
            <w:tcBorders>
              <w:bottom w:val="single" w:sz="4" w:space="0" w:color="4F81BD"/>
              <w:right w:val="nil"/>
            </w:tcBorders>
            <w:shd w:val="clear" w:color="auto" w:fill="FFFFFF"/>
            <w:hideMark/>
          </w:tcPr>
          <w:p w14:paraId="1B5BF19B" w14:textId="77777777" w:rsidR="00510672" w:rsidRPr="00D14360" w:rsidRDefault="00510672" w:rsidP="00510672">
            <w:pPr>
              <w:rPr>
                <w:del w:id="8457" w:author="Russell Ott" w:date="2022-05-16T11:47:00Z"/>
                <w:rFonts w:cs="Calibri"/>
                <w:b/>
                <w:bCs/>
              </w:rPr>
            </w:pPr>
            <w:del w:id="8458" w:author="Russell Ott" w:date="2022-05-16T11:47:00Z">
              <w:r w:rsidRPr="00D14360">
                <w:rPr>
                  <w:rFonts w:cs="Calibri"/>
                  <w:b/>
                  <w:bCs/>
                </w:rPr>
                <w:delText>Interventions Section (Nutrition)</w:delText>
              </w:r>
            </w:del>
          </w:p>
          <w:p w14:paraId="31508055" w14:textId="77777777" w:rsidR="0092570D" w:rsidRPr="00D14360" w:rsidRDefault="0092570D" w:rsidP="00510672">
            <w:pPr>
              <w:rPr>
                <w:del w:id="8459" w:author="Russell Ott" w:date="2022-05-16T11:47:00Z"/>
                <w:rFonts w:ascii="Calibri Light" w:hAnsi="Calibri Light" w:cs="Calibri Light"/>
                <w:b/>
                <w:bCs/>
                <w:sz w:val="18"/>
                <w:szCs w:val="18"/>
              </w:rPr>
            </w:pPr>
            <w:del w:id="8460" w:author="Russell Ott" w:date="2022-05-16T11:47:00Z">
              <w:r w:rsidRPr="00D14360">
                <w:rPr>
                  <w:rFonts w:ascii="Calibri Light" w:hAnsi="Calibri Light" w:cs="Calibri Light"/>
                  <w:sz w:val="18"/>
                  <w:szCs w:val="18"/>
                </w:rPr>
                <w:delText>﻿62387-6</w:delText>
              </w:r>
            </w:del>
          </w:p>
          <w:p w14:paraId="7857F91E" w14:textId="77777777" w:rsidR="00510672" w:rsidRPr="00D14360" w:rsidRDefault="00510672" w:rsidP="00510672">
            <w:pPr>
              <w:rPr>
                <w:del w:id="8461" w:author="Russell Ott" w:date="2022-05-16T11:47:00Z"/>
                <w:rFonts w:ascii="Calibri Light" w:hAnsi="Calibri Light" w:cs="Calibri Light"/>
                <w:b/>
                <w:bCs/>
              </w:rPr>
            </w:pPr>
            <w:del w:id="8462" w:author="Russell Ott" w:date="2022-05-16T11:47:00Z">
              <w:r w:rsidRPr="00D14360">
                <w:rPr>
                  <w:rFonts w:ascii="Calibri Light" w:hAnsi="Calibri Light" w:cs="Calibri Light"/>
                  <w:sz w:val="18"/>
                  <w:szCs w:val="18"/>
                </w:rPr>
                <w:delText xml:space="preserve">2.16.840.1.113883.10.20.22.2.69:2017-12-01 </w:delText>
              </w:r>
            </w:del>
          </w:p>
        </w:tc>
        <w:tc>
          <w:tcPr>
            <w:tcW w:w="5021" w:type="dxa"/>
            <w:tcBorders>
              <w:top w:val="single" w:sz="4" w:space="0" w:color="4F81BD"/>
              <w:bottom w:val="single" w:sz="4" w:space="0" w:color="4F81BD"/>
              <w:right w:val="single" w:sz="4" w:space="0" w:color="4F81BD"/>
            </w:tcBorders>
            <w:shd w:val="clear" w:color="auto" w:fill="auto"/>
          </w:tcPr>
          <w:p w14:paraId="61FCF599" w14:textId="77777777" w:rsidR="00510672" w:rsidRPr="00D14360" w:rsidRDefault="00510672" w:rsidP="00D14360">
            <w:pPr>
              <w:autoSpaceDE w:val="0"/>
              <w:autoSpaceDN w:val="0"/>
              <w:adjustRightInd w:val="0"/>
              <w:rPr>
                <w:del w:id="8463" w:author="Russell Ott" w:date="2022-05-16T11:47:00Z"/>
                <w:rFonts w:ascii="Calibri Light" w:hAnsi="Calibri Light" w:cs="Calibri Light"/>
                <w:color w:val="000000"/>
              </w:rPr>
            </w:pPr>
            <w:del w:id="8464" w:author="Russell Ott" w:date="2022-05-16T11:47:00Z">
              <w:r w:rsidRPr="00D14360">
                <w:rPr>
                  <w:rFonts w:ascii="Calibri Light" w:hAnsi="Calibri Light" w:cs="Calibri Light"/>
                  <w:color w:val="000000"/>
                </w:rPr>
                <w:delText xml:space="preserve">This template is a supplemental C-CDA template. In addition to its defined use in the Care Plan (Nutrition) hierarchy (see Contexts table above), this template is for supplemental use in a C-CDA Care Plan document. </w:delText>
              </w:r>
            </w:del>
          </w:p>
          <w:p w14:paraId="4066D89B" w14:textId="77777777" w:rsidR="00320567" w:rsidRDefault="00320567" w:rsidP="00D14360">
            <w:pPr>
              <w:keepNext/>
              <w:rPr>
                <w:del w:id="8465" w:author="Russell Ott" w:date="2022-05-16T11:47:00Z"/>
                <w:rFonts w:ascii="Calibri Light" w:hAnsi="Calibri Light" w:cs="Calibri Light"/>
                <w:color w:val="000000"/>
              </w:rPr>
            </w:pPr>
          </w:p>
          <w:p w14:paraId="44908CF9" w14:textId="77777777" w:rsidR="00510672" w:rsidRPr="003A3D50" w:rsidRDefault="00510672" w:rsidP="00D14360">
            <w:pPr>
              <w:keepNext/>
              <w:rPr>
                <w:del w:id="8466" w:author="Russell Ott" w:date="2022-05-16T11:47:00Z"/>
                <w:rFonts w:ascii="Calibri Light" w:hAnsi="Calibri Light" w:cs="Calibri Light"/>
                <w:color w:val="000000"/>
              </w:rPr>
            </w:pPr>
            <w:del w:id="8467" w:author="Russell Ott" w:date="2022-05-16T11:47:00Z">
              <w:r w:rsidRPr="00D14360">
                <w:rPr>
                  <w:rFonts w:ascii="Calibri Light" w:hAnsi="Calibri Light" w:cs="Calibri Light"/>
                  <w:color w:val="000000"/>
                </w:rPr>
                <w:delText xml:space="preserve">Nutrition Intervention consists of two interrelated components: </w:delText>
              </w:r>
              <w:r w:rsidR="00FC40CF" w:rsidRPr="00D14360">
                <w:rPr>
                  <w:rFonts w:ascii="Calibri Light" w:hAnsi="Calibri Light" w:cs="Calibri Light"/>
                  <w:color w:val="000000"/>
                </w:rPr>
                <w:delText>planned and</w:delText>
              </w:r>
              <w:r w:rsidRPr="00D14360">
                <w:rPr>
                  <w:rFonts w:ascii="Calibri Light" w:hAnsi="Calibri Light" w:cs="Calibri Light"/>
                  <w:color w:val="000000"/>
                </w:rPr>
                <w:delText xml:space="preserve"> completed interventions. </w:delText>
              </w:r>
              <w:r w:rsidR="00596CA4" w:rsidRPr="00D14360">
                <w:rPr>
                  <w:rFonts w:ascii="Calibri Light" w:hAnsi="Calibri Light" w:cs="Calibri Light"/>
                  <w:color w:val="000000"/>
                </w:rPr>
                <w:delText>The Nutrition Intervention is typically directed toward resolving the nutrition diagnosis or the nutrition etiology less often, it is directed at relieving signs and symptoms and attaining health goals.</w:delText>
              </w:r>
            </w:del>
          </w:p>
        </w:tc>
      </w:tr>
    </w:tbl>
    <w:p w14:paraId="24DBF05F" w14:textId="6E2B3181" w:rsidR="00C6312A" w:rsidRDefault="005C79A1" w:rsidP="005D2703">
      <w:pPr>
        <w:spacing w:after="120"/>
        <w:rPr>
          <w:ins w:id="8468" w:author="Russell Ott" w:date="2022-05-16T11:47:00Z"/>
          <w:rFonts w:cs="Calibri"/>
        </w:rPr>
      </w:pPr>
      <w:bookmarkStart w:id="8469" w:name="_Toc21927017"/>
      <w:del w:id="8470" w:author="Russell Ott" w:date="2022-05-16T11:47:00Z">
        <w:r>
          <w:delText xml:space="preserve">  </w:delText>
        </w:r>
        <w:r w:rsidR="005D2703" w:rsidRPr="00C64922">
          <w:delText xml:space="preserve">Table </w:delText>
        </w:r>
        <w:r w:rsidR="00DD63DF" w:rsidRPr="00C64922">
          <w:fldChar w:fldCharType="begin"/>
        </w:r>
        <w:r w:rsidR="005D2703" w:rsidRPr="00C64922">
          <w:delInstrText xml:space="preserve"> SEQ Table \* ARABIC </w:delInstrText>
        </w:r>
        <w:r w:rsidR="00DD63DF" w:rsidRPr="00C64922">
          <w:fldChar w:fldCharType="separate"/>
        </w:r>
        <w:r w:rsidR="00DE0DA7">
          <w:rPr>
            <w:noProof/>
          </w:rPr>
          <w:delText>36</w:delText>
        </w:r>
        <w:r w:rsidR="00DD63DF" w:rsidRPr="00C64922">
          <w:fldChar w:fldCharType="end"/>
        </w:r>
        <w:r w:rsidR="005D2703" w:rsidRPr="00C64922">
          <w:delText>: Supplemental C-CDA Sections</w:delText>
        </w:r>
      </w:del>
      <w:bookmarkEnd w:id="8469"/>
      <w:ins w:id="8471" w:author="Russell Ott" w:date="2022-05-16T11:47:00Z">
        <w:r w:rsidR="00C6312A">
          <w:rPr>
            <w:rFonts w:cs="Calibri"/>
          </w:rPr>
          <w:t>At the time of this publication, the following Supplemental Implementation Guides are published alongside the C-CDA specification:</w:t>
        </w:r>
      </w:ins>
    </w:p>
    <w:p w14:paraId="0A659A97" w14:textId="122E9928" w:rsidR="00C6312A" w:rsidRPr="006B3468" w:rsidRDefault="001A0138" w:rsidP="007770C6">
      <w:pPr>
        <w:pStyle w:val="ListParagraph"/>
        <w:numPr>
          <w:ilvl w:val="0"/>
          <w:numId w:val="47"/>
        </w:numPr>
        <w:spacing w:after="120"/>
        <w:rPr>
          <w:ins w:id="8472" w:author="Russell Ott" w:date="2022-05-16T11:47:00Z"/>
          <w:rFonts w:cs="Calibri"/>
        </w:rPr>
      </w:pPr>
      <w:ins w:id="8473" w:author="Russell Ott" w:date="2022-05-16T11:47:00Z">
        <w:r>
          <w:fldChar w:fldCharType="begin"/>
        </w:r>
        <w:r>
          <w:instrText xml:space="preserve"> HYPERLINK "http://www.hl7.org/implement/standards/product_brief.cfm?product_id=473" </w:instrText>
        </w:r>
        <w:r>
          <w:fldChar w:fldCharType="separate"/>
        </w:r>
        <w:r w:rsidR="00C6312A" w:rsidRPr="006B3468">
          <w:rPr>
            <w:rStyle w:val="Hyperlink"/>
            <w:rFonts w:cs="Calibri"/>
          </w:rPr>
          <w:t>C-CDA R2.1; Advance Directives Templates, Release 1 – US Realm</w:t>
        </w:r>
        <w:r>
          <w:rPr>
            <w:rStyle w:val="Hyperlink"/>
            <w:rFonts w:cs="Calibri"/>
          </w:rPr>
          <w:fldChar w:fldCharType="end"/>
        </w:r>
      </w:ins>
    </w:p>
    <w:p w14:paraId="62AD8DF9" w14:textId="20B6401E" w:rsidR="00C6312A" w:rsidRPr="00786AF4" w:rsidRDefault="001A0138" w:rsidP="007770C6">
      <w:pPr>
        <w:pStyle w:val="ListParagraph"/>
        <w:numPr>
          <w:ilvl w:val="0"/>
          <w:numId w:val="47"/>
        </w:numPr>
        <w:spacing w:after="120"/>
        <w:rPr>
          <w:ins w:id="8474" w:author="Russell Ott" w:date="2022-05-16T11:47:00Z"/>
          <w:rFonts w:cs="Calibri"/>
        </w:rPr>
      </w:pPr>
      <w:ins w:id="8475" w:author="Russell Ott" w:date="2022-05-16T11:47:00Z">
        <w:r>
          <w:fldChar w:fldCharType="begin"/>
        </w:r>
        <w:r>
          <w:instrText xml:space="preserve"> HYPERLINK "http://www.hl7.org/implement/standards/product_brief.cfm?product_id=478" </w:instrText>
        </w:r>
        <w:r>
          <w:fldChar w:fldCharType="separate"/>
        </w:r>
        <w:r w:rsidR="00C6312A" w:rsidRPr="007770C6">
          <w:rPr>
            <w:rStyle w:val="Hyperlink"/>
            <w:rFonts w:cs="Calibri"/>
          </w:rPr>
          <w:t>HL7 CDA® R2 Implementation Guide: C-CDA R2.1 Supplemental Templates for Nutrition, Release 1 - US Realm</w:t>
        </w:r>
        <w:r>
          <w:rPr>
            <w:rStyle w:val="Hyperlink"/>
            <w:rFonts w:cs="Calibri"/>
          </w:rPr>
          <w:fldChar w:fldCharType="end"/>
        </w:r>
      </w:ins>
    </w:p>
    <w:p w14:paraId="4688B6AD" w14:textId="0AC6754D" w:rsidR="00C6312A" w:rsidRPr="00786AF4" w:rsidRDefault="001A0138" w:rsidP="007770C6">
      <w:pPr>
        <w:pStyle w:val="ListParagraph"/>
        <w:numPr>
          <w:ilvl w:val="0"/>
          <w:numId w:val="47"/>
        </w:numPr>
        <w:spacing w:after="120"/>
        <w:rPr>
          <w:ins w:id="8476" w:author="Russell Ott" w:date="2022-05-16T11:47:00Z"/>
          <w:rFonts w:cs="Calibri"/>
        </w:rPr>
      </w:pPr>
      <w:ins w:id="8477" w:author="Russell Ott" w:date="2022-05-16T11:47:00Z">
        <w:r>
          <w:fldChar w:fldCharType="begin"/>
        </w:r>
        <w:r>
          <w:instrText xml:space="preserve"> HYPERLINK "http://www.hl7.org/implement/standards/product_brief.cfm?product_id=494" </w:instrText>
        </w:r>
        <w:r>
          <w:fldChar w:fldCharType="separate"/>
        </w:r>
        <w:r w:rsidR="00C6312A" w:rsidRPr="007770C6">
          <w:rPr>
            <w:rStyle w:val="Hyperlink"/>
            <w:rFonts w:cs="Calibri"/>
          </w:rPr>
          <w:t>HL7 CDA® R2 Implementation Guide: C-CDA R2.1 Supplemental Templates for Pregnancy Status, Release 1 – US Realm</w:t>
        </w:r>
        <w:r>
          <w:rPr>
            <w:rStyle w:val="Hyperlink"/>
            <w:rFonts w:cs="Calibri"/>
          </w:rPr>
          <w:fldChar w:fldCharType="end"/>
        </w:r>
      </w:ins>
    </w:p>
    <w:p w14:paraId="06DE9CEC" w14:textId="7A8EB980" w:rsidR="00C6312A" w:rsidRPr="00786AF4" w:rsidRDefault="001A0138" w:rsidP="007770C6">
      <w:pPr>
        <w:pStyle w:val="ListParagraph"/>
        <w:numPr>
          <w:ilvl w:val="0"/>
          <w:numId w:val="47"/>
        </w:numPr>
        <w:spacing w:after="120"/>
        <w:rPr>
          <w:ins w:id="8478" w:author="Russell Ott" w:date="2022-05-16T11:47:00Z"/>
          <w:rFonts w:cs="Calibri"/>
        </w:rPr>
      </w:pPr>
      <w:ins w:id="8479" w:author="Russell Ott" w:date="2022-05-16T11:47:00Z">
        <w:r>
          <w:fldChar w:fldCharType="begin"/>
        </w:r>
        <w:r>
          <w:instrText xml:space="preserve"> HYPERLINK "https://www.hl7.org/implement/standards/product_brief.cfm?product_id=522" </w:instrText>
        </w:r>
        <w:r>
          <w:fldChar w:fldCharType="separate"/>
        </w:r>
        <w:r w:rsidR="00C6312A" w:rsidRPr="007770C6">
          <w:rPr>
            <w:rStyle w:val="Hyperlink"/>
            <w:rFonts w:cs="Calibri"/>
          </w:rPr>
          <w:t>HL7 CDA® R2 Implementation Guide: C-CDA R2.1 Supplemental Templates for Occupational Data for Health Release 1, STU Release 1.1 – US Realm</w:t>
        </w:r>
        <w:r>
          <w:rPr>
            <w:rStyle w:val="Hyperlink"/>
            <w:rFonts w:cs="Calibri"/>
          </w:rPr>
          <w:fldChar w:fldCharType="end"/>
        </w:r>
      </w:ins>
    </w:p>
    <w:p w14:paraId="63BFC42A" w14:textId="506F5BFC" w:rsidR="00C6312A" w:rsidRPr="00786AF4" w:rsidRDefault="001A0138" w:rsidP="007770C6">
      <w:pPr>
        <w:pStyle w:val="ListParagraph"/>
        <w:numPr>
          <w:ilvl w:val="0"/>
          <w:numId w:val="47"/>
        </w:numPr>
        <w:spacing w:after="120"/>
        <w:rPr>
          <w:ins w:id="8480" w:author="Russell Ott" w:date="2022-05-16T11:47:00Z"/>
          <w:rFonts w:cs="Calibri"/>
        </w:rPr>
      </w:pPr>
      <w:ins w:id="8481" w:author="Russell Ott" w:date="2022-05-16T11:47:00Z">
        <w:r>
          <w:fldChar w:fldCharType="begin"/>
        </w:r>
        <w:r>
          <w:instrText xml:space="preserve"> HYPERLINK "https://www.hl7.</w:instrText>
        </w:r>
        <w:r>
          <w:instrText xml:space="preserve">org/implement/standards/product_brief.cfm?product_id=502" </w:instrText>
        </w:r>
        <w:r>
          <w:fldChar w:fldCharType="separate"/>
        </w:r>
        <w:r w:rsidR="00C6312A" w:rsidRPr="007770C6">
          <w:rPr>
            <w:rStyle w:val="Hyperlink"/>
            <w:rFonts w:cs="Calibri"/>
          </w:rPr>
          <w:t>HL7 CDA® R2 Implementation Guide: C-CDA R2.1 Supplemental Templates for Infectious Disease, Release 1 – US Realm</w:t>
        </w:r>
        <w:r>
          <w:rPr>
            <w:rStyle w:val="Hyperlink"/>
            <w:rFonts w:cs="Calibri"/>
          </w:rPr>
          <w:fldChar w:fldCharType="end"/>
        </w:r>
      </w:ins>
    </w:p>
    <w:p w14:paraId="0255F2B4" w14:textId="32D65BFA" w:rsidR="00A10C4D" w:rsidRPr="00D14360" w:rsidRDefault="00A10C4D" w:rsidP="005D2703">
      <w:pPr>
        <w:pStyle w:val="Caption"/>
        <w:rPr>
          <w:color w:val="000000"/>
          <w:rPrChange w:id="8482" w:author="Russell Ott" w:date="2022-05-16T11:47:00Z">
            <w:rPr>
              <w:color w:val="000000"/>
            </w:rPr>
          </w:rPrChange>
        </w:rPr>
      </w:pPr>
    </w:p>
    <w:p w14:paraId="364C89FB" w14:textId="77777777" w:rsidR="00A10C4D" w:rsidRPr="00C64922" w:rsidRDefault="00A10C4D" w:rsidP="00943AA0">
      <w:pPr>
        <w:pStyle w:val="Heading2"/>
      </w:pPr>
      <w:bookmarkStart w:id="8483" w:name="_New_and_Additional"/>
      <w:bookmarkStart w:id="8484" w:name="_Toc10702531"/>
      <w:bookmarkStart w:id="8485" w:name="_Toc11043617"/>
      <w:bookmarkStart w:id="8486" w:name="_Toc11045607"/>
      <w:bookmarkStart w:id="8487" w:name="_Toc11391277"/>
      <w:bookmarkStart w:id="8488" w:name="_Ref21896281"/>
      <w:bookmarkStart w:id="8489" w:name="_Ref21896290"/>
      <w:bookmarkStart w:id="8490" w:name="_Toc103262678"/>
      <w:bookmarkStart w:id="8491" w:name="_Toc22823423"/>
      <w:bookmarkEnd w:id="8483"/>
      <w:r w:rsidRPr="00C64922">
        <w:t>New and Additional C-CDA Section Templates (Defined in this Companion Guide)</w:t>
      </w:r>
      <w:bookmarkEnd w:id="8484"/>
      <w:bookmarkEnd w:id="8485"/>
      <w:bookmarkEnd w:id="8486"/>
      <w:bookmarkEnd w:id="8487"/>
      <w:bookmarkEnd w:id="8488"/>
      <w:bookmarkEnd w:id="8489"/>
      <w:bookmarkEnd w:id="8490"/>
      <w:bookmarkEnd w:id="8491"/>
    </w:p>
    <w:p w14:paraId="31562A91" w14:textId="77777777" w:rsidR="00955DB4" w:rsidRDefault="00955DB4" w:rsidP="005D2703">
      <w:pPr>
        <w:spacing w:after="120"/>
        <w:rPr>
          <w:rFonts w:ascii="Times New Roman" w:eastAsia="Times New Roman" w:hAnsi="Times New Roman"/>
          <w:sz w:val="24"/>
          <w:szCs w:val="24"/>
          <w:rPrChange w:id="8492" w:author="Russell Ott" w:date="2022-05-16T11:47:00Z">
            <w:rPr>
              <w:rFonts w:ascii="Calibri" w:hAnsi="Calibri"/>
            </w:rPr>
          </w:rPrChange>
        </w:rPr>
      </w:pPr>
      <w:r w:rsidRPr="00D14360">
        <w:rPr>
          <w:rPrChange w:id="8493" w:author="Russell Ott" w:date="2022-05-16T11:47:00Z">
            <w:rPr>
              <w:rFonts w:ascii="Calibri" w:hAnsi="Calibri"/>
            </w:rPr>
          </w:rPrChange>
        </w:rPr>
        <w:t>The fo</w:t>
      </w:r>
      <w:r w:rsidRPr="00D14360">
        <w:rPr>
          <w:rPrChange w:id="8494" w:author="Russell Ott" w:date="2022-05-16T11:47:00Z">
            <w:rPr>
              <w:rFonts w:ascii="Calibri" w:hAnsi="Calibri"/>
            </w:rPr>
          </w:rPrChange>
        </w:rPr>
        <w:t xml:space="preserve">llowing table defines </w:t>
      </w:r>
      <w:r w:rsidR="004261FA">
        <w:rPr>
          <w:rPrChange w:id="8495" w:author="Russell Ott" w:date="2022-05-16T11:47:00Z">
            <w:rPr>
              <w:rFonts w:ascii="Calibri" w:hAnsi="Calibri"/>
            </w:rPr>
          </w:rPrChange>
        </w:rPr>
        <w:t xml:space="preserve">new </w:t>
      </w:r>
      <w:r w:rsidR="00B66ADE" w:rsidRPr="00D14360">
        <w:rPr>
          <w:rPrChange w:id="8496" w:author="Russell Ott" w:date="2022-05-16T11:47:00Z">
            <w:rPr>
              <w:rFonts w:ascii="Calibri" w:hAnsi="Calibri"/>
            </w:rPr>
          </w:rPrChange>
        </w:rPr>
        <w:t xml:space="preserve">section </w:t>
      </w:r>
      <w:r w:rsidRPr="00D14360">
        <w:rPr>
          <w:rPrChange w:id="8497" w:author="Russell Ott" w:date="2022-05-16T11:47:00Z">
            <w:rPr>
              <w:rFonts w:ascii="Calibri" w:hAnsi="Calibri"/>
            </w:rPr>
          </w:rPrChange>
        </w:rPr>
        <w:t xml:space="preserve">templates </w:t>
      </w:r>
      <w:r w:rsidR="004261FA">
        <w:rPr>
          <w:rPrChange w:id="8498" w:author="Russell Ott" w:date="2022-05-16T11:47:00Z">
            <w:rPr>
              <w:rFonts w:ascii="Calibri" w:hAnsi="Calibri"/>
            </w:rPr>
          </w:rPrChange>
        </w:rPr>
        <w:t xml:space="preserve">defined </w:t>
      </w:r>
      <w:r w:rsidRPr="00D14360">
        <w:rPr>
          <w:rPrChange w:id="8499" w:author="Russell Ott" w:date="2022-05-16T11:47:00Z">
            <w:rPr>
              <w:rFonts w:ascii="Calibri" w:hAnsi="Calibri"/>
            </w:rPr>
          </w:rPrChange>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color w:val="FFFFFF"/>
                <w:rPrChange w:id="8500" w:author="Russell Ott" w:date="2022-05-16T11:47:00Z">
                  <w:rPr>
                    <w:rFonts w:ascii="Calibri" w:hAnsi="Calibri"/>
                    <w:color w:val="FFFFFF"/>
                  </w:rPr>
                </w:rPrChange>
              </w:rPr>
            </w:pPr>
            <w:bookmarkStart w:id="8501" w:name="_Toc10702532"/>
            <w:bookmarkStart w:id="8502" w:name="_Toc11043618"/>
            <w:bookmarkStart w:id="8503" w:name="_Toc11045608"/>
            <w:r w:rsidRPr="00D14360">
              <w:rPr>
                <w:b/>
                <w:color w:val="FFFFFF"/>
                <w:rPrChange w:id="8504" w:author="Russell Ott" w:date="2022-05-16T11:47:00Z">
                  <w:rPr>
                    <w:rFonts w:ascii="Calibri" w:hAnsi="Calibri"/>
                    <w:b/>
                    <w:color w:val="FFFFFF"/>
                  </w:rPr>
                </w:rPrChange>
              </w:rPr>
              <w:t>Section Name</w:t>
            </w:r>
          </w:p>
          <w:p w14:paraId="48B0335B" w14:textId="77777777" w:rsidR="001F3C83" w:rsidRPr="00D14360" w:rsidRDefault="001F3C83" w:rsidP="001E14C1">
            <w:pPr>
              <w:rPr>
                <w:rFonts w:ascii="Times New Roman" w:eastAsia="Times New Roman" w:hAnsi="Times New Roman"/>
                <w:color w:val="FFFFFF"/>
                <w:sz w:val="24"/>
                <w:szCs w:val="24"/>
                <w:rPrChange w:id="8505" w:author="Russell Ott" w:date="2022-05-16T11:47:00Z">
                  <w:rPr>
                    <w:rFonts w:ascii="Calibri" w:hAnsi="Calibri"/>
                    <w:color w:val="FFFFFF"/>
                  </w:rPr>
                </w:rPrChange>
              </w:rPr>
            </w:pPr>
            <w:r w:rsidRPr="00D14360">
              <w:rPr>
                <w:rFonts w:ascii="Calibri Light" w:hAnsi="Calibri Light"/>
                <w:b/>
                <w:color w:val="FFFFFF"/>
                <w:rPrChange w:id="8506" w:author="Russell Ott" w:date="2022-05-16T11:47:00Z">
                  <w:rPr>
                    <w:rFonts w:ascii="Calibri Light" w:hAnsi="Calibri Light"/>
                    <w:b/>
                    <w:color w:val="FFFFFF"/>
                    <w:sz w:val="20"/>
                  </w:rPr>
                </w:rPrChange>
              </w:rPr>
              <w:t xml:space="preserve">        LONIC</w:t>
            </w:r>
          </w:p>
          <w:p w14:paraId="2AAF14E8" w14:textId="77777777" w:rsidR="001F3C83" w:rsidRPr="00D14360" w:rsidRDefault="001F3C83" w:rsidP="00D14360">
            <w:pPr>
              <w:ind w:left="360"/>
              <w:rPr>
                <w:rFonts w:ascii="Times New Roman" w:eastAsia="Times New Roman" w:hAnsi="Times New Roman"/>
                <w:b/>
                <w:color w:val="FFFFFF"/>
                <w:sz w:val="24"/>
                <w:szCs w:val="24"/>
                <w:rPrChange w:id="8507" w:author="Russell Ott" w:date="2022-05-16T11:47:00Z">
                  <w:rPr>
                    <w:rFonts w:ascii="Calibri" w:hAnsi="Calibri"/>
                    <w:b/>
                    <w:color w:val="FFFFFF"/>
                  </w:rPr>
                </w:rPrChange>
              </w:rPr>
            </w:pPr>
            <w:r w:rsidRPr="00D14360">
              <w:rPr>
                <w:rFonts w:ascii="Calibri Light" w:hAnsi="Calibri Light"/>
                <w:b/>
                <w:color w:val="FFFFFF"/>
                <w:rPrChange w:id="8508" w:author="Russell Ott" w:date="2022-05-16T11:47:00Z">
                  <w:rPr>
                    <w:rFonts w:ascii="Calibri Light" w:hAnsi="Calibri Light"/>
                    <w:b/>
                    <w:color w:val="FFFFFF"/>
                    <w:sz w:val="20"/>
                  </w:rPr>
                </w:rPrChange>
              </w:rPr>
              <w:t>OID</w:t>
            </w:r>
          </w:p>
        </w:tc>
        <w:tc>
          <w:tcPr>
            <w:tcW w:w="5670" w:type="dxa"/>
            <w:shd w:val="clear" w:color="auto" w:fill="4F81BD"/>
          </w:tcPr>
          <w:p w14:paraId="19C1E2DF" w14:textId="77777777" w:rsidR="00510672" w:rsidRPr="00D14360" w:rsidRDefault="00510672" w:rsidP="00D14360">
            <w:pPr>
              <w:spacing w:after="120"/>
              <w:rPr>
                <w:rFonts w:ascii="Times New Roman" w:eastAsia="Times New Roman" w:hAnsi="Times New Roman"/>
                <w:b/>
                <w:color w:val="FFFFFF"/>
                <w:sz w:val="24"/>
                <w:szCs w:val="24"/>
                <w:rPrChange w:id="8509" w:author="Russell Ott" w:date="2022-05-16T11:47:00Z">
                  <w:rPr>
                    <w:rFonts w:ascii="Calibri" w:hAnsi="Calibri"/>
                    <w:b/>
                    <w:color w:val="FFFFFF"/>
                  </w:rPr>
                </w:rPrChange>
              </w:rPr>
            </w:pPr>
            <w:r w:rsidRPr="00D14360">
              <w:rPr>
                <w:b/>
                <w:color w:val="FFFFFF"/>
                <w:rPrChange w:id="8510" w:author="Russell Ott" w:date="2022-05-16T11:47:00Z">
                  <w:rPr>
                    <w:rFonts w:ascii="Calibri" w:hAnsi="Calibri"/>
                    <w:b/>
                    <w:color w:val="FFFFFF"/>
                  </w:rPr>
                </w:rPrChange>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b/>
                <w:rPrChange w:id="8511" w:author="Russell Ott" w:date="2022-05-16T11:47:00Z">
                  <w:rPr>
                    <w:rFonts w:ascii="Calibri" w:hAnsi="Calibri"/>
                    <w:b/>
                    <w:sz w:val="20"/>
                  </w:rPr>
                </w:rPrChange>
              </w:rPr>
            </w:pPr>
            <w:r w:rsidRPr="00D14360">
              <w:rPr>
                <w:b/>
                <w:rPrChange w:id="8512" w:author="Russell Ott" w:date="2022-05-16T11:47:00Z">
                  <w:rPr>
                    <w:rFonts w:ascii="Calibri" w:hAnsi="Calibri"/>
                    <w:b/>
                    <w:sz w:val="20"/>
                  </w:rPr>
                </w:rPrChange>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0A171A94" w:rsidR="00510672" w:rsidRPr="00D14360" w:rsidRDefault="00510672" w:rsidP="00510672">
            <w:pPr>
              <w:rPr>
                <w:sz w:val="16"/>
                <w:rPrChange w:id="8513" w:author="Russell Ott" w:date="2022-05-16T11:47:00Z">
                  <w:rPr>
                    <w:rFonts w:ascii="Calibri" w:hAnsi="Calibri"/>
                    <w:sz w:val="16"/>
                  </w:rPr>
                </w:rPrChange>
              </w:rPr>
            </w:pPr>
            <w:r w:rsidRPr="003A3D50">
              <w:rPr>
                <w:rFonts w:ascii="Calibri Light" w:hAnsi="Calibri Light" w:cs="Calibri Light"/>
                <w:sz w:val="18"/>
                <w:szCs w:val="16"/>
              </w:rPr>
              <w:t>2.16.840.1.113883.10.20.22.2.500:</w:t>
            </w:r>
            <w:del w:id="8514" w:author="Russell Ott" w:date="2022-05-16T11:47:00Z">
              <w:r w:rsidRPr="003A3D50">
                <w:rPr>
                  <w:rFonts w:ascii="Calibri Light" w:hAnsi="Calibri Light" w:cs="Calibri Light"/>
                  <w:sz w:val="18"/>
                  <w:szCs w:val="16"/>
                </w:rPr>
                <w:delText>2019-07</w:delText>
              </w:r>
            </w:del>
            <w:ins w:id="8515" w:author="Russell Ott" w:date="2022-05-16T11:47:00Z">
              <w:r w:rsidRPr="003A3D50">
                <w:rPr>
                  <w:rFonts w:ascii="Calibri Light" w:hAnsi="Calibri Light" w:cs="Calibri Light"/>
                  <w:sz w:val="18"/>
                  <w:szCs w:val="16"/>
                </w:rPr>
                <w:t>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ins>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336344DB" w:rsidR="00EB5081" w:rsidRPr="00EB5081" w:rsidRDefault="00510672" w:rsidP="00EB5081">
            <w:pPr>
              <w:rPr>
                <w:rFonts w:ascii="Calibri Light" w:hAnsi="Calibri Light"/>
                <w:rPrChange w:id="8516" w:author="Russell Ott" w:date="2022-05-16T11:47:00Z">
                  <w:rPr>
                    <w:rFonts w:ascii="Calibri Light" w:hAnsi="Calibri Light"/>
                    <w:sz w:val="20"/>
                  </w:rPr>
                </w:rPrChange>
              </w:rPr>
            </w:pPr>
            <w:del w:id="8517" w:author="Russell Ott" w:date="2022-05-16T11:47:00Z">
              <w:r w:rsidRPr="00D14360">
                <w:rPr>
                  <w:rFonts w:ascii="Calibri Light" w:hAnsi="Calibri Light" w:cs="Calibri Light"/>
                  <w:szCs w:val="21"/>
                </w:rPr>
                <w:delText>This section</w:delText>
              </w:r>
            </w:del>
            <w:ins w:id="8518" w:author="Russell Ott" w:date="2022-05-16T11:47:00Z">
              <w:r w:rsidR="00EB5081" w:rsidRPr="00EB5081">
                <w:rPr>
                  <w:rFonts w:ascii="Calibri Light" w:hAnsi="Calibri Light" w:cs="Calibri Light"/>
                  <w:szCs w:val="21"/>
                </w:rPr>
                <w:t>The Care Team Section</w:t>
              </w:r>
            </w:ins>
            <w:r w:rsidR="00EB5081" w:rsidRPr="00EB5081">
              <w:rPr>
                <w:rFonts w:ascii="Calibri Light" w:hAnsi="Calibri Light"/>
                <w:rPrChange w:id="8519" w:author="Russell Ott" w:date="2022-05-16T11:47:00Z">
                  <w:rPr>
                    <w:rFonts w:ascii="Calibri Light" w:hAnsi="Calibri Light"/>
                    <w:sz w:val="20"/>
                  </w:rPr>
                </w:rPrChange>
              </w:rPr>
              <w:t xml:space="preserve"> is used to share historical and current Care Team information.</w:t>
            </w:r>
          </w:p>
          <w:p w14:paraId="5707D74B" w14:textId="77777777" w:rsidR="00EB5081" w:rsidRPr="00EB5081" w:rsidRDefault="00EB5081" w:rsidP="00EB5081">
            <w:pPr>
              <w:rPr>
                <w:rFonts w:ascii="Calibri Light" w:hAnsi="Calibri Light"/>
                <w:rPrChange w:id="8520" w:author="Russell Ott" w:date="2022-05-16T11:47:00Z">
                  <w:rPr>
                    <w:rFonts w:ascii="Calibri Light" w:hAnsi="Calibri Light"/>
                    <w:sz w:val="20"/>
                  </w:rPr>
                </w:rPrChange>
              </w:rPr>
            </w:pPr>
          </w:p>
          <w:p w14:paraId="62DB3C0C" w14:textId="77777777" w:rsidR="00EB5081" w:rsidRPr="00EB5081" w:rsidRDefault="00EB5081" w:rsidP="00EB5081">
            <w:pPr>
              <w:rPr>
                <w:rFonts w:ascii="Calibri Light" w:eastAsia="Times New Roman" w:hAnsi="Calibri Light"/>
                <w:sz w:val="24"/>
                <w:szCs w:val="24"/>
                <w:rPrChange w:id="8521" w:author="Russell Ott" w:date="2022-05-16T11:47:00Z">
                  <w:rPr>
                    <w:rFonts w:ascii="Calibri Light" w:hAnsi="Calibri Light"/>
                    <w:sz w:val="20"/>
                  </w:rPr>
                </w:rPrChange>
              </w:rPr>
            </w:pPr>
            <w:r w:rsidRPr="00EB5081">
              <w:rPr>
                <w:rFonts w:ascii="Calibri Light" w:hAnsi="Calibri Light"/>
                <w:rPrChange w:id="8522" w:author="Russell Ott" w:date="2022-05-16T11:47:00Z">
                  <w:rPr>
                    <w:rFonts w:ascii="Calibri Light" w:hAnsi="Calibri Light"/>
                    <w:sz w:val="20"/>
                  </w:rPr>
                </w:rPrChange>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rPrChange w:id="8523" w:author="Russell Ott" w:date="2022-05-16T11:47:00Z">
                  <w:rPr>
                    <w:rFonts w:ascii="Calibri Light" w:hAnsi="Calibri Light"/>
                    <w:sz w:val="20"/>
                  </w:rPr>
                </w:rPrChange>
              </w:rPr>
            </w:pPr>
          </w:p>
          <w:p w14:paraId="5EE8219B" w14:textId="1FB8438C" w:rsidR="00EB5081" w:rsidRPr="00EB5081" w:rsidRDefault="00EB5081" w:rsidP="00EB5081">
            <w:pPr>
              <w:rPr>
                <w:rFonts w:ascii="Calibri Light" w:eastAsia="Times New Roman" w:hAnsi="Calibri Light"/>
                <w:sz w:val="24"/>
                <w:szCs w:val="24"/>
                <w:rPrChange w:id="8524" w:author="Russell Ott" w:date="2022-05-16T11:47:00Z">
                  <w:rPr>
                    <w:rFonts w:ascii="Calibri Light" w:hAnsi="Calibri Light"/>
                    <w:sz w:val="20"/>
                  </w:rPr>
                </w:rPrChange>
              </w:rPr>
            </w:pPr>
            <w:r w:rsidRPr="00EB5081">
              <w:rPr>
                <w:rFonts w:ascii="Calibri Light" w:hAnsi="Calibri Light"/>
                <w:rPrChange w:id="8525" w:author="Russell Ott" w:date="2022-05-16T11:47:00Z">
                  <w:rPr>
                    <w:rFonts w:ascii="Calibri Light" w:hAnsi="Calibri Light"/>
                    <w:sz w:val="20"/>
                  </w:rPr>
                </w:rPrChange>
              </w:rPr>
              <w:t xml:space="preserve">An </w:t>
            </w:r>
            <w:r w:rsidRPr="00EB5081">
              <w:rPr>
                <w:rFonts w:ascii="Calibri Light" w:hAnsi="Calibri Light"/>
                <w:rPrChange w:id="8526" w:author="Russell Ott" w:date="2022-05-16T11:47:00Z">
                  <w:rPr>
                    <w:rFonts w:ascii="Calibri Light" w:hAnsi="Calibri Light"/>
                    <w:sz w:val="20"/>
                  </w:rPr>
                </w:rPrChange>
              </w:rPr>
              <w:t xml:space="preserve">individual can have more than one Care Team. </w:t>
            </w:r>
            <w:del w:id="8527" w:author="Russell Ott" w:date="2022-05-16T11:47:00Z">
              <w:r w:rsidR="00510672" w:rsidRPr="00D14360">
                <w:rPr>
                  <w:rFonts w:ascii="Calibri Light" w:hAnsi="Calibri Light" w:cs="Calibri Light"/>
                  <w:sz w:val="20"/>
                  <w:szCs w:val="21"/>
                </w:rPr>
                <w:delText xml:space="preserve"> </w:delText>
              </w:r>
            </w:del>
            <w:r w:rsidRPr="00EB5081">
              <w:rPr>
                <w:rFonts w:ascii="Calibri Light" w:hAnsi="Calibri Light"/>
                <w:rPrChange w:id="8528" w:author="Russell Ott" w:date="2022-05-16T11:47:00Z">
                  <w:rPr>
                    <w:rFonts w:ascii="Calibri Light" w:hAnsi="Calibri Light"/>
                    <w:sz w:val="20"/>
                  </w:rPr>
                </w:rPrChange>
              </w:rPr>
              <w:t xml:space="preserve">A Care Team can exist over time such as a longitudinal care team which includes historical members that may be active or inactive on the care team as needed. Or a Care Team, such as a rehabilitation team, may exist to address a </w:t>
            </w:r>
            <w:del w:id="8529" w:author="Russell Ott" w:date="2022-05-16T11:47:00Z">
              <w:r w:rsidR="00596CA4" w:rsidRPr="00D14360">
                <w:rPr>
                  <w:rFonts w:ascii="Calibri Light" w:hAnsi="Calibri Light" w:cs="Calibri Light"/>
                  <w:sz w:val="20"/>
                  <w:szCs w:val="21"/>
                </w:rPr>
                <w:delText>person’s</w:delText>
              </w:r>
            </w:del>
            <w:ins w:id="8530" w:author="Russell Ott" w:date="2022-05-16T11:47:00Z">
              <w:r w:rsidRPr="00EB5081">
                <w:rPr>
                  <w:rFonts w:ascii="Calibri Light" w:hAnsi="Calibri Light" w:cs="Calibri Light"/>
                  <w:szCs w:val="21"/>
                </w:rPr>
                <w:t>person's</w:t>
              </w:r>
            </w:ins>
            <w:r w:rsidRPr="00EB5081">
              <w:rPr>
                <w:rFonts w:ascii="Calibri Light" w:hAnsi="Calibri Light"/>
                <w:rPrChange w:id="8531" w:author="Russell Ott" w:date="2022-05-16T11:47:00Z">
                  <w:rPr>
                    <w:rFonts w:ascii="Calibri Light" w:hAnsi="Calibri Light"/>
                    <w:sz w:val="20"/>
                  </w:rPr>
                </w:rPrChange>
              </w:rPr>
              <w:t xml:space="preserve">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rPrChange w:id="8532" w:author="Russell Ott" w:date="2022-05-16T11:47:00Z">
                  <w:rPr>
                    <w:rFonts w:ascii="Calibri Light" w:hAnsi="Calibri Light"/>
                    <w:sz w:val="20"/>
                  </w:rPr>
                </w:rPrChange>
              </w:rPr>
            </w:pPr>
          </w:p>
          <w:p w14:paraId="6BDA1E6F" w14:textId="7B0424E1" w:rsidR="00510672" w:rsidRPr="00D14360" w:rsidRDefault="00EB5081" w:rsidP="00EB5081">
            <w:pPr>
              <w:rPr>
                <w:rFonts w:ascii="Calibri Light" w:eastAsia="Times New Roman" w:hAnsi="Calibri Light"/>
                <w:sz w:val="24"/>
                <w:szCs w:val="24"/>
                <w:rPrChange w:id="8533" w:author="Russell Ott" w:date="2022-05-16T11:47:00Z">
                  <w:rPr>
                    <w:rFonts w:ascii="Calibri Light" w:hAnsi="Calibri Light"/>
                    <w:sz w:val="20"/>
                  </w:rPr>
                </w:rPrChange>
              </w:rPr>
            </w:pPr>
            <w:r w:rsidRPr="00EB5081">
              <w:rPr>
                <w:rFonts w:ascii="Calibri Light" w:hAnsi="Calibri Light"/>
                <w:rPrChange w:id="8534" w:author="Russell Ott" w:date="2022-05-16T11:47:00Z">
                  <w:rPr>
                    <w:rFonts w:ascii="Calibri Light" w:hAnsi="Calibri Light"/>
                    <w:sz w:val="20"/>
                  </w:rPr>
                </w:rPrChange>
              </w:rPr>
              <w:t xml:space="preserve">The Care Team Organizer entry template used in the C-CDA Care Teams Section is meant to support </w:t>
            </w:r>
            <w:del w:id="8535" w:author="Russell Ott" w:date="2022-05-16T11:47:00Z">
              <w:r w:rsidR="00510672" w:rsidRPr="00D14360">
                <w:rPr>
                  <w:rFonts w:ascii="Calibri Light" w:hAnsi="Calibri Light" w:cs="Calibri Light"/>
                  <w:szCs w:val="21"/>
                </w:rPr>
                <w:delText>foundational Care Team and Care Team member information that forms the basis for</w:delText>
              </w:r>
            </w:del>
            <w:ins w:id="8536" w:author="Russell Ott" w:date="2022-05-16T11:47:00Z">
              <w:r w:rsidRPr="00EB5081">
                <w:rPr>
                  <w:rFonts w:ascii="Calibri Light" w:hAnsi="Calibri Light" w:cs="Calibri Light"/>
                  <w:szCs w:val="21"/>
                </w:rPr>
                <w:t>the foundation of</w:t>
              </w:r>
            </w:ins>
            <w:r w:rsidRPr="00EB5081">
              <w:rPr>
                <w:rFonts w:ascii="Calibri Light" w:hAnsi="Calibri Light"/>
                <w:rPrChange w:id="8537" w:author="Russell Ott" w:date="2022-05-16T11:47:00Z">
                  <w:rPr>
                    <w:rFonts w:ascii="Calibri Light" w:hAnsi="Calibri Light"/>
                    <w:sz w:val="20"/>
                  </w:rPr>
                </w:rPrChange>
              </w:rPr>
              <w:t xml:space="preserve"> effective</w:t>
            </w:r>
            <w:r w:rsidRPr="00EB5081">
              <w:rPr>
                <w:rFonts w:ascii="Calibri Light" w:hAnsi="Calibri Light"/>
                <w:rPrChange w:id="8538" w:author="Russell Ott" w:date="2022-05-16T11:47:00Z">
                  <w:rPr>
                    <w:rFonts w:ascii="Calibri Light" w:hAnsi="Calibri Light"/>
                    <w:sz w:val="20"/>
                  </w:rPr>
                </w:rPrChange>
              </w:rPr>
              <w:t xml:space="preser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PrChange w:id="8539" w:author="Russell Ott" w:date="2022-05-16T11:47:00Z">
                  <w:rPr>
                    <w:rFonts w:ascii="Calibri" w:hAnsi="Calibri"/>
                    <w:sz w:val="20"/>
                  </w:rPr>
                </w:rPrChange>
              </w:rPr>
            </w:pPr>
            <w:r w:rsidRPr="00D14360">
              <w:rPr>
                <w:b/>
                <w:rPrChange w:id="8540" w:author="Russell Ott" w:date="2022-05-16T11:47:00Z">
                  <w:rPr>
                    <w:rFonts w:ascii="Calibri" w:hAnsi="Calibri"/>
                    <w:b/>
                    <w:sz w:val="20"/>
                  </w:rPr>
                </w:rPrChange>
              </w:rPr>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sz w:val="18"/>
                <w:rPrChange w:id="8541" w:author="Russell Ott" w:date="2022-05-16T11:47:00Z">
                  <w:rPr>
                    <w:rFonts w:ascii="Calibri" w:hAnsi="Calibri"/>
                    <w:sz w:val="18"/>
                  </w:rPr>
                </w:rPrChange>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eastAsia="Times New Roman" w:hAnsi="Calibri Light"/>
                <w:sz w:val="24"/>
                <w:szCs w:val="24"/>
                <w:rPrChange w:id="8542" w:author="Russell Ott" w:date="2022-05-16T11:47:00Z">
                  <w:rPr>
                    <w:rFonts w:ascii="Calibri Light" w:hAnsi="Calibri Light"/>
                    <w:sz w:val="20"/>
                  </w:rPr>
                </w:rPrChange>
              </w:rPr>
            </w:pPr>
            <w:r w:rsidRPr="00D14360">
              <w:rPr>
                <w:rFonts w:ascii="Calibri Light" w:hAnsi="Calibri Light"/>
                <w:rPrChange w:id="8543" w:author="Russell Ott" w:date="2022-05-16T11:47:00Z">
                  <w:rPr>
                    <w:rFonts w:ascii="Calibri Light" w:hAnsi="Calibri Light"/>
                    <w:sz w:val="20"/>
                  </w:rPr>
                </w:rPrChange>
              </w:rPr>
              <w:t>This section allows for inclusion of clinical documentation which does not fit precisely within any other C-CDA section. Multiple Notes sections may be included in a document provided they each include different types of note content as indicated by a diff</w:t>
            </w:r>
            <w:r w:rsidRPr="00D14360">
              <w:rPr>
                <w:rFonts w:ascii="Calibri Light" w:hAnsi="Calibri Light"/>
                <w:rPrChange w:id="8544" w:author="Russell Ott" w:date="2022-05-16T11:47:00Z">
                  <w:rPr>
                    <w:rFonts w:ascii="Calibri Light" w:hAnsi="Calibri Light"/>
                    <w:sz w:val="20"/>
                  </w:rPr>
                </w:rPrChange>
              </w:rPr>
              <w:t>erent section.code. The Notes Section is not used in place of a more specific a C-CDA section. For example, notes about procedure should be placed within the Procedures Section, not a Notes Section.</w:t>
            </w:r>
            <w:r w:rsidRPr="00D14360">
              <w:rPr>
                <w:rFonts w:ascii="Calibri Light" w:hAnsi="Calibri Light"/>
                <w:rPrChange w:id="8545" w:author="Russell Ott" w:date="2022-05-16T11:47:00Z">
                  <w:rPr>
                    <w:rFonts w:ascii="Calibri Light" w:hAnsi="Calibri Light"/>
                    <w:sz w:val="20"/>
                  </w:rPr>
                </w:rPrChange>
              </w:rPr>
              <w:br/>
            </w:r>
          </w:p>
          <w:p w14:paraId="73967E3C" w14:textId="77777777" w:rsidR="00510672" w:rsidRPr="00D14360" w:rsidRDefault="00510672" w:rsidP="00510672">
            <w:pPr>
              <w:rPr>
                <w:rFonts w:ascii="Calibri Light" w:eastAsia="Times New Roman" w:hAnsi="Calibri Light"/>
                <w:sz w:val="24"/>
                <w:szCs w:val="24"/>
                <w:rPrChange w:id="8546" w:author="Russell Ott" w:date="2022-05-16T11:47:00Z">
                  <w:rPr>
                    <w:rFonts w:ascii="Calibri Light" w:hAnsi="Calibri Light"/>
                    <w:sz w:val="20"/>
                  </w:rPr>
                </w:rPrChange>
              </w:rPr>
            </w:pPr>
            <w:r w:rsidRPr="00D14360">
              <w:rPr>
                <w:rFonts w:ascii="Calibri Light" w:hAnsi="Calibri Light"/>
                <w:rPrChange w:id="8547" w:author="Russell Ott" w:date="2022-05-16T11:47:00Z">
                  <w:rPr>
                    <w:rFonts w:ascii="Calibri Light" w:hAnsi="Calibri Light"/>
                    <w:sz w:val="20"/>
                  </w:rPr>
                </w:rPrChange>
              </w:rPr>
              <w:t>When a Notes Section is present, Note Activity entries c</w:t>
            </w:r>
            <w:r w:rsidRPr="00D14360">
              <w:rPr>
                <w:rFonts w:ascii="Calibri Light" w:hAnsi="Calibri Light"/>
                <w:rPrChange w:id="8548" w:author="Russell Ott" w:date="2022-05-16T11:47:00Z">
                  <w:rPr>
                    <w:rFonts w:ascii="Calibri Light" w:hAnsi="Calibri Light"/>
                    <w:sz w:val="20"/>
                  </w:rPr>
                </w:rPrChange>
              </w:rPr>
              <w:t>ontain structured information about the note information allowing it to be more machine processable.</w:t>
            </w:r>
          </w:p>
        </w:tc>
      </w:tr>
    </w:tbl>
    <w:p w14:paraId="107D6D53" w14:textId="6907C678" w:rsidR="005D2703" w:rsidRPr="00C64922" w:rsidRDefault="005C79A1">
      <w:pPr>
        <w:pStyle w:val="Caption"/>
      </w:pPr>
      <w:bookmarkStart w:id="8549" w:name="_Toc21927018"/>
      <w:r>
        <w:t xml:space="preserve">  </w:t>
      </w:r>
      <w:bookmarkStart w:id="8550" w:name="_Toc103262901"/>
      <w:r w:rsidR="005D2703" w:rsidRPr="00C64922">
        <w:t xml:space="preserve">Table </w:t>
      </w:r>
      <w:r w:rsidR="00132A94">
        <w:fldChar w:fldCharType="begin"/>
      </w:r>
      <w:r w:rsidR="00132A94">
        <w:instrText xml:space="preserve"> SEQ Table \* ARABIC </w:instrText>
      </w:r>
      <w:r w:rsidR="00132A94">
        <w:fldChar w:fldCharType="separate"/>
      </w:r>
      <w:del w:id="8551" w:author="Russell Ott" w:date="2022-05-16T11:47:00Z">
        <w:r w:rsidR="00DE0DA7">
          <w:rPr>
            <w:noProof/>
          </w:rPr>
          <w:delText>37</w:delText>
        </w:r>
      </w:del>
      <w:ins w:id="8552" w:author="Russell Ott" w:date="2022-05-16T11:47:00Z">
        <w:r w:rsidR="00F10C7C">
          <w:rPr>
            <w:noProof/>
          </w:rPr>
          <w:t>34</w:t>
        </w:r>
      </w:ins>
      <w:r w:rsidR="00132A94">
        <w:rPr>
          <w:noProof/>
        </w:rPr>
        <w:fldChar w:fldCharType="end"/>
      </w:r>
      <w:r w:rsidR="005D2703" w:rsidRPr="00C64922">
        <w:t>: New and Additional C-CDA Sections</w:t>
      </w:r>
      <w:bookmarkEnd w:id="8550"/>
      <w:bookmarkEnd w:id="8549"/>
    </w:p>
    <w:p w14:paraId="36D7BE47" w14:textId="77777777" w:rsidR="00A10C4D" w:rsidRPr="00C64922" w:rsidRDefault="00A10C4D" w:rsidP="00943AA0">
      <w:pPr>
        <w:pStyle w:val="Heading2"/>
      </w:pPr>
      <w:bookmarkStart w:id="8553" w:name="_Toc11391278"/>
      <w:bookmarkStart w:id="8554" w:name="_Toc103262679"/>
      <w:bookmarkStart w:id="8555" w:name="_Toc22823424"/>
      <w:r w:rsidRPr="00C64922">
        <w:t>Sections Defined in Other Implementation Guides</w:t>
      </w:r>
      <w:bookmarkEnd w:id="8501"/>
      <w:bookmarkEnd w:id="8502"/>
      <w:bookmarkEnd w:id="8503"/>
      <w:bookmarkEnd w:id="8553"/>
      <w:bookmarkEnd w:id="8554"/>
      <w:bookmarkEnd w:id="8555"/>
    </w:p>
    <w:p w14:paraId="0DAB7B51" w14:textId="77777777" w:rsidR="00A10C4D" w:rsidRPr="00D14360" w:rsidRDefault="00A10C4D" w:rsidP="00B505D2">
      <w:pPr>
        <w:spacing w:after="120"/>
        <w:rPr>
          <w:rFonts w:ascii="Times New Roman" w:eastAsia="Calibri" w:hAnsi="Times New Roman"/>
          <w:color w:val="000000"/>
          <w:sz w:val="24"/>
          <w:szCs w:val="24"/>
          <w:rPrChange w:id="8556" w:author="Russell Ott" w:date="2022-05-16T11:47:00Z">
            <w:rPr>
              <w:rFonts w:ascii="Calibri" w:eastAsia="Calibri" w:hAnsi="Calibri"/>
              <w:color w:val="000000"/>
            </w:rPr>
          </w:rPrChange>
        </w:rPr>
      </w:pPr>
      <w:r w:rsidRPr="00D14360">
        <w:rPr>
          <w:color w:val="000000"/>
          <w:rPrChange w:id="8557" w:author="Russell Ott" w:date="2022-05-16T11:47:00Z">
            <w:rPr>
              <w:rFonts w:ascii="Calibri" w:eastAsia="Calibri" w:hAnsi="Calibri"/>
              <w:color w:val="000000"/>
            </w:rPr>
          </w:rPrChange>
        </w:rPr>
        <w:t xml:space="preserve">The table below summaries other </w:t>
      </w:r>
      <w:r w:rsidRPr="00D14360">
        <w:rPr>
          <w:color w:val="000000"/>
          <w:rPrChange w:id="8558" w:author="Russell Ott" w:date="2022-05-16T11:47:00Z">
            <w:rPr>
              <w:rFonts w:ascii="Calibri" w:eastAsia="Calibri" w:hAnsi="Calibri"/>
              <w:color w:val="000000"/>
            </w:rPr>
          </w:rPrChange>
        </w:rPr>
        <w:t>section templates available by reference from C-CDA Supplem</w:t>
      </w:r>
      <w:r w:rsidR="00632AAF" w:rsidRPr="00D14360">
        <w:rPr>
          <w:rFonts w:eastAsia="Calibri"/>
          <w:color w:val="000000"/>
          <w:rPrChange w:id="8559" w:author="Russell Ott" w:date="2022-05-16T11:47:00Z">
            <w:rPr>
              <w:rFonts w:ascii="Calibri" w:eastAsia="Calibri" w:hAnsi="Calibri"/>
              <w:color w:val="000000"/>
            </w:rPr>
          </w:rPrChange>
        </w:rPr>
        <w:t>e</w:t>
      </w:r>
      <w:r w:rsidRPr="00D14360">
        <w:rPr>
          <w:color w:val="000000"/>
          <w:rPrChange w:id="8560" w:author="Russell Ott" w:date="2022-05-16T11:47:00Z">
            <w:rPr>
              <w:rFonts w:ascii="Calibri" w:eastAsia="Calibri" w:hAnsi="Calibri"/>
              <w:color w:val="000000"/>
            </w:rPr>
          </w:rPrChange>
        </w:rPr>
        <w:t>ntal IGs and C</w:t>
      </w:r>
      <w:r w:rsidR="00596CA4">
        <w:rPr>
          <w:rFonts w:eastAsia="Calibri"/>
          <w:color w:val="000000"/>
          <w:rPrChange w:id="8561" w:author="Russell Ott" w:date="2022-05-16T11:47:00Z">
            <w:rPr>
              <w:rFonts w:ascii="Calibri" w:eastAsia="Calibri" w:hAnsi="Calibri"/>
              <w:color w:val="000000"/>
            </w:rPr>
          </w:rPrChange>
        </w:rPr>
        <w:t>D</w:t>
      </w:r>
      <w:r w:rsidRPr="00D14360">
        <w:rPr>
          <w:color w:val="000000"/>
          <w:rPrChange w:id="8562" w:author="Russell Ott" w:date="2022-05-16T11:47:00Z">
            <w:rPr>
              <w:rFonts w:ascii="Calibri" w:eastAsia="Calibri" w:hAnsi="Calibri"/>
              <w:color w:val="000000"/>
            </w:rPr>
          </w:rPrChange>
        </w:rPr>
        <w:t>A R2 IGs developed by other stakeholders in the C-CDA implementer community.</w:t>
      </w:r>
    </w:p>
    <w:p w14:paraId="06A69DE2" w14:textId="77777777" w:rsidR="00A10C4D" w:rsidRPr="00D14360" w:rsidRDefault="00A10C4D" w:rsidP="00B505D2">
      <w:pPr>
        <w:spacing w:after="120"/>
        <w:rPr>
          <w:color w:val="000000"/>
          <w:rPrChange w:id="8563" w:author="Russell Ott" w:date="2022-05-16T11:47:00Z">
            <w:rPr>
              <w:rFonts w:ascii="Calibri" w:hAnsi="Calibri"/>
              <w:color w:val="000000"/>
            </w:rPr>
          </w:rPrChange>
        </w:rPr>
      </w:pPr>
      <w:r w:rsidRPr="00D14360">
        <w:rPr>
          <w:color w:val="000000"/>
          <w:rPrChange w:id="8564" w:author="Russell Ott" w:date="2022-05-16T11:47:00Z">
            <w:rPr>
              <w:rFonts w:ascii="Calibri" w:hAnsi="Calibri"/>
              <w:color w:val="000000"/>
            </w:rPr>
          </w:rPrChange>
        </w:rPr>
        <w:t>N</w:t>
      </w:r>
      <w:r w:rsidR="007A0641" w:rsidRPr="00D14360">
        <w:rPr>
          <w:color w:val="000000"/>
          <w:rPrChange w:id="8565" w:author="Russell Ott" w:date="2022-05-16T11:47:00Z">
            <w:rPr>
              <w:rFonts w:ascii="Calibri" w:hAnsi="Calibri"/>
              <w:color w:val="000000"/>
            </w:rPr>
          </w:rPrChange>
        </w:rPr>
        <w:t>OTE</w:t>
      </w:r>
      <w:r w:rsidRPr="00D14360">
        <w:rPr>
          <w:color w:val="000000"/>
          <w:rPrChange w:id="8566" w:author="Russell Ott" w:date="2022-05-16T11:47:00Z">
            <w:rPr>
              <w:rFonts w:ascii="Calibri" w:hAnsi="Calibri"/>
              <w:color w:val="000000"/>
            </w:rPr>
          </w:rPrChange>
        </w:rPr>
        <w:t>:</w:t>
      </w:r>
      <w:r w:rsidRPr="00D14360">
        <w:rPr>
          <w:color w:val="000000"/>
          <w:rPrChange w:id="8567" w:author="Russell Ott" w:date="2022-05-16T11:47:00Z">
            <w:rPr>
              <w:rFonts w:ascii="Calibri" w:hAnsi="Calibri"/>
              <w:color w:val="000000"/>
            </w:rPr>
          </w:rPrChange>
        </w:rPr>
        <w:t xml:space="preserve"> The</w:t>
      </w:r>
      <w:r w:rsidR="00AF5D50" w:rsidRPr="00D14360">
        <w:rPr>
          <w:color w:val="000000"/>
          <w:rPrChange w:id="8568" w:author="Russell Ott" w:date="2022-05-16T11:47:00Z">
            <w:rPr>
              <w:rFonts w:ascii="Calibri" w:hAnsi="Calibri"/>
              <w:color w:val="000000"/>
            </w:rPr>
          </w:rPrChange>
        </w:rPr>
        <w:t xml:space="preserve"> HL</w:t>
      </w:r>
      <w:r w:rsidR="007A0641" w:rsidRPr="00D14360">
        <w:rPr>
          <w:color w:val="000000"/>
          <w:rPrChange w:id="8569" w:author="Russell Ott" w:date="2022-05-16T11:47:00Z">
            <w:rPr>
              <w:rFonts w:ascii="Calibri" w:hAnsi="Calibri"/>
              <w:color w:val="000000"/>
            </w:rPr>
          </w:rPrChange>
        </w:rPr>
        <w:t>7</w:t>
      </w:r>
      <w:r w:rsidR="00AF5D50" w:rsidRPr="00D14360">
        <w:rPr>
          <w:color w:val="000000"/>
          <w:rPrChange w:id="8570" w:author="Russell Ott" w:date="2022-05-16T11:47:00Z">
            <w:rPr>
              <w:rFonts w:ascii="Calibri" w:hAnsi="Calibri"/>
              <w:color w:val="000000"/>
            </w:rPr>
          </w:rPrChange>
        </w:rPr>
        <w:t xml:space="preserve"> CDA Release 2 Implementation Guide: Additional CDA R2 Templates – Clinical Documents for Payers Set 1, Release 1 – US Realm</w:t>
      </w:r>
      <w:r w:rsidR="00AF5D50" w:rsidRPr="00D14360">
        <w:rPr>
          <w:rStyle w:val="FootnoteReference"/>
          <w:color w:val="000000"/>
          <w:rPrChange w:id="8571" w:author="Russell Ott" w:date="2022-05-16T11:47:00Z">
            <w:rPr>
              <w:rStyle w:val="FootnoteReference"/>
              <w:rFonts w:ascii="Calibri" w:hAnsi="Calibri"/>
              <w:color w:val="000000"/>
            </w:rPr>
          </w:rPrChange>
        </w:rPr>
        <w:footnoteReference w:id="106"/>
      </w:r>
      <w:r w:rsidR="00AF5D50" w:rsidRPr="00D14360">
        <w:rPr>
          <w:color w:val="000000"/>
          <w:rPrChange w:id="8572" w:author="Russell Ott" w:date="2022-05-16T11:47:00Z">
            <w:rPr>
              <w:rFonts w:ascii="Calibri" w:hAnsi="Calibri"/>
              <w:color w:val="000000"/>
            </w:rPr>
          </w:rPrChange>
        </w:rPr>
        <w:t xml:space="preserve"> </w:t>
      </w:r>
      <w:r w:rsidRPr="00D14360">
        <w:rPr>
          <w:color w:val="000000"/>
          <w:rPrChange w:id="8573" w:author="Russell Ott" w:date="2022-05-16T11:47:00Z">
            <w:rPr>
              <w:rFonts w:ascii="Calibri" w:hAnsi="Calibri"/>
              <w:color w:val="000000"/>
            </w:rPr>
          </w:rPrChange>
        </w:rPr>
        <w:t>specification indicates which document types SHALL include the more tightly constrained or additional templates required for exch</w:t>
      </w:r>
      <w:r w:rsidRPr="00D14360">
        <w:rPr>
          <w:color w:val="000000"/>
          <w:rPrChange w:id="8574" w:author="Russell Ott" w:date="2022-05-16T11:47:00Z">
            <w:rPr>
              <w:rFonts w:ascii="Calibri" w:hAnsi="Calibri"/>
              <w:color w:val="000000"/>
            </w:rPr>
          </w:rPrChange>
        </w:rPr>
        <w:t>anging information with payers using C-CDA documents</w:t>
      </w:r>
      <w:r w:rsidR="009B30E1" w:rsidRPr="003A3D50">
        <w:rPr>
          <w:color w:val="000000"/>
          <w:rPrChange w:id="8575" w:author="Russell Ott" w:date="2022-05-16T11:47:00Z">
            <w:rPr>
              <w:rFonts w:ascii="Calibri" w:hAnsi="Calibri"/>
              <w:color w:val="000000"/>
            </w:rPr>
          </w:rPrChange>
        </w:rPr>
        <w:t>.</w:t>
      </w:r>
      <w:r w:rsidRPr="00D14360">
        <w:rPr>
          <w:rStyle w:val="FootnoteReference"/>
          <w:color w:val="000000"/>
          <w:rPrChange w:id="8576" w:author="Russell Ott" w:date="2022-05-16T11:47:00Z">
            <w:rPr>
              <w:rStyle w:val="FootnoteReference"/>
              <w:rFonts w:ascii="Calibri" w:hAnsi="Calibri"/>
              <w:color w:val="000000"/>
            </w:rPr>
          </w:rPrChange>
        </w:rPr>
        <w:footnoteReference w:id="107"/>
      </w:r>
      <w:r w:rsidRPr="00D14360">
        <w:rPr>
          <w:color w:val="000000"/>
          <w:rPrChange w:id="8577" w:author="Russell Ott" w:date="2022-05-16T11:47:00Z">
            <w:rPr>
              <w:rFonts w:ascii="Calibri" w:hAnsi="Calibri"/>
              <w:color w:val="000000"/>
            </w:rPr>
          </w:rPrChange>
        </w:rPr>
        <w:t xml:space="preserve"> The table also summarizes any </w:t>
      </w:r>
      <w:r w:rsidR="00EA7DC2">
        <w:rPr>
          <w:color w:val="000000"/>
          <w:rPrChange w:id="8578" w:author="Russell Ott" w:date="2022-05-16T11:47:00Z">
            <w:rPr>
              <w:rFonts w:ascii="Calibri" w:hAnsi="Calibri"/>
              <w:color w:val="000000"/>
            </w:rPr>
          </w:rPrChange>
        </w:rPr>
        <w:t>t</w:t>
      </w:r>
      <w:r w:rsidRPr="00D14360">
        <w:rPr>
          <w:color w:val="000000"/>
          <w:rPrChange w:id="8579" w:author="Russell Ott" w:date="2022-05-16T11:47:00Z">
            <w:rPr>
              <w:rFonts w:ascii="Calibri" w:hAnsi="Calibri"/>
              <w:color w:val="000000"/>
            </w:rPr>
          </w:rPrChange>
        </w:rPr>
        <w:t>ighter expectations for requiring other C-CDA sections to be included in the structured documents.</w:t>
      </w:r>
      <w:r w:rsidRPr="00D14360">
        <w:rPr>
          <w:rStyle w:val="FootnoteReference"/>
          <w:color w:val="000000"/>
          <w:rPrChange w:id="8580" w:author="Russell Ott" w:date="2022-05-16T11:47:00Z">
            <w:rPr>
              <w:rStyle w:val="FootnoteReference"/>
              <w:rFonts w:ascii="Calibri" w:hAnsi="Calibri"/>
              <w:color w:val="000000"/>
            </w:rPr>
          </w:rPrChange>
        </w:rPr>
        <w:footnoteReference w:id="108"/>
      </w:r>
      <w:r w:rsidRPr="00D14360">
        <w:rPr>
          <w:color w:val="000000"/>
          <w:rPrChange w:id="8581" w:author="Russell Ott" w:date="2022-05-16T11:47:00Z">
            <w:rPr>
              <w:rFonts w:ascii="Calibri" w:hAnsi="Calibri"/>
              <w:color w:val="000000"/>
            </w:rPr>
          </w:rPrChange>
        </w:rPr>
        <w:t xml:space="preserve"> </w:t>
      </w:r>
    </w:p>
    <w:p w14:paraId="41039735" w14:textId="77777777" w:rsidR="00A10C4D" w:rsidRPr="00D14360" w:rsidRDefault="00A10C4D" w:rsidP="00B505D2">
      <w:pPr>
        <w:spacing w:after="120"/>
        <w:rPr>
          <w:rFonts w:ascii="Times New Roman" w:eastAsia="Times New Roman" w:hAnsi="Times New Roman"/>
          <w:color w:val="000000"/>
          <w:sz w:val="24"/>
          <w:szCs w:val="24"/>
          <w:rPrChange w:id="8582" w:author="Russell Ott" w:date="2022-05-16T11:47:00Z">
            <w:rPr>
              <w:rFonts w:ascii="Calibri" w:hAnsi="Calibri"/>
              <w:color w:val="000000"/>
            </w:rPr>
          </w:rPrChange>
        </w:rPr>
      </w:pPr>
      <w:r w:rsidRPr="00D14360">
        <w:rPr>
          <w:color w:val="000000"/>
          <w:rPrChange w:id="8583" w:author="Russell Ott" w:date="2022-05-16T11:47:00Z">
            <w:rPr>
              <w:rFonts w:ascii="Calibri" w:hAnsi="Calibri"/>
              <w:color w:val="000000"/>
            </w:rPr>
          </w:rPrChange>
        </w:rPr>
        <w:t xml:space="preserve">Implementation guides developed within the Payer C-CDA implementer </w:t>
      </w:r>
      <w:r w:rsidRPr="00D14360">
        <w:rPr>
          <w:color w:val="000000"/>
          <w:rPrChange w:id="8584" w:author="Russell Ott" w:date="2022-05-16T11:47:00Z">
            <w:rPr>
              <w:rFonts w:ascii="Calibri" w:hAnsi="Calibri"/>
              <w:color w:val="000000"/>
            </w:rPr>
          </w:rPrChange>
        </w:rPr>
        <w:t xml:space="preserve">community tighten the constrains on four existing sections and defines three new sections. </w:t>
      </w:r>
    </w:p>
    <w:p w14:paraId="41CC9742" w14:textId="77777777" w:rsidR="00A10C4D" w:rsidRPr="00D14360" w:rsidRDefault="00A10C4D" w:rsidP="00B505D2">
      <w:pPr>
        <w:spacing w:after="120"/>
        <w:rPr>
          <w:rFonts w:ascii="Times New Roman" w:eastAsia="Times New Roman" w:hAnsi="Times New Roman"/>
          <w:color w:val="000000"/>
          <w:sz w:val="24"/>
          <w:szCs w:val="24"/>
          <w:rPrChange w:id="8585" w:author="Russell Ott" w:date="2022-05-16T11:47:00Z">
            <w:rPr>
              <w:rFonts w:ascii="Calibri" w:hAnsi="Calibri"/>
              <w:color w:val="000000"/>
            </w:rPr>
          </w:rPrChange>
        </w:rPr>
      </w:pPr>
      <w:r w:rsidRPr="00D14360">
        <w:rPr>
          <w:color w:val="000000"/>
          <w:rPrChange w:id="8586" w:author="Russell Ott" w:date="2022-05-16T11:47:00Z">
            <w:rPr>
              <w:rFonts w:ascii="Calibri" w:hAnsi="Calibri"/>
              <w:color w:val="000000"/>
            </w:rPr>
          </w:rPrChange>
        </w:rPr>
        <w:t xml:space="preserve">Implementers with the Payer and broader HIT C-CDA implementer community have started utilizing section templates defined by the Quality C-CDA implementer community </w:t>
      </w:r>
      <w:r w:rsidRPr="00D14360">
        <w:rPr>
          <w:color w:val="000000"/>
          <w:rPrChange w:id="8587" w:author="Russell Ott" w:date="2022-05-16T11:47:00Z">
            <w:rPr>
              <w:rFonts w:ascii="Calibri" w:hAnsi="Calibri"/>
              <w:color w:val="000000"/>
            </w:rPr>
          </w:rPrChange>
        </w:rPr>
        <w:t>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color w:val="FFFFFF"/>
                <w:rPrChange w:id="8588" w:author="Russell Ott" w:date="2022-05-16T11:47:00Z">
                  <w:rPr>
                    <w:rFonts w:ascii="Calibri" w:hAnsi="Calibri"/>
                    <w:color w:val="FFFFFF"/>
                  </w:rPr>
                </w:rPrChange>
              </w:rPr>
            </w:pPr>
            <w:r w:rsidRPr="00D14360">
              <w:rPr>
                <w:b/>
                <w:color w:val="FFFFFF"/>
                <w:rPrChange w:id="8589" w:author="Russell Ott" w:date="2022-05-16T11:47:00Z">
                  <w:rPr>
                    <w:rFonts w:ascii="Calibri" w:hAnsi="Calibri"/>
                    <w:b/>
                    <w:color w:val="FFFFFF"/>
                  </w:rPr>
                </w:rPrChange>
              </w:rPr>
              <w:t>Section Name</w:t>
            </w:r>
          </w:p>
          <w:p w14:paraId="2F94C75E" w14:textId="77777777" w:rsidR="001F3C83" w:rsidRPr="00D14360" w:rsidRDefault="001F3C83" w:rsidP="003A3D50">
            <w:pPr>
              <w:ind w:hanging="360"/>
              <w:rPr>
                <w:rFonts w:ascii="Times New Roman" w:eastAsia="Times New Roman" w:hAnsi="Times New Roman"/>
                <w:color w:val="FFFFFF"/>
                <w:sz w:val="24"/>
                <w:szCs w:val="24"/>
                <w:rPrChange w:id="8590" w:author="Russell Ott" w:date="2022-05-16T11:47:00Z">
                  <w:rPr>
                    <w:rFonts w:ascii="Calibri" w:hAnsi="Calibri"/>
                    <w:color w:val="FFFFFF"/>
                  </w:rPr>
                </w:rPrChange>
              </w:rPr>
            </w:pPr>
            <w:r w:rsidRPr="00D14360">
              <w:rPr>
                <w:rFonts w:ascii="Calibri Light" w:hAnsi="Calibri Light"/>
                <w:b/>
                <w:color w:val="FFFFFF"/>
                <w:rPrChange w:id="8591" w:author="Russell Ott" w:date="2022-05-16T11:47:00Z">
                  <w:rPr>
                    <w:rFonts w:ascii="Calibri Light" w:hAnsi="Calibri Light"/>
                    <w:b/>
                    <w:color w:val="FFFFFF"/>
                    <w:sz w:val="20"/>
                  </w:rPr>
                </w:rPrChange>
              </w:rPr>
              <w:t xml:space="preserve">        LONIC</w:t>
            </w:r>
          </w:p>
          <w:p w14:paraId="79B131EB" w14:textId="77777777" w:rsidR="001F3C83" w:rsidRPr="00D14360" w:rsidRDefault="001F3C83" w:rsidP="003A3D50">
            <w:pPr>
              <w:ind w:left="360" w:hanging="360"/>
              <w:rPr>
                <w:rFonts w:ascii="Times New Roman" w:eastAsia="Times New Roman" w:hAnsi="Times New Roman"/>
                <w:b/>
                <w:color w:val="FFFFFF"/>
                <w:sz w:val="24"/>
                <w:szCs w:val="24"/>
                <w:rPrChange w:id="8592" w:author="Russell Ott" w:date="2022-05-16T11:47:00Z">
                  <w:rPr>
                    <w:rFonts w:ascii="Calibri" w:hAnsi="Calibri"/>
                    <w:b/>
                    <w:color w:val="FFFFFF"/>
                  </w:rPr>
                </w:rPrChange>
              </w:rPr>
            </w:pPr>
            <w:r w:rsidRPr="00D14360">
              <w:rPr>
                <w:rFonts w:ascii="Calibri Light" w:hAnsi="Calibri Light"/>
                <w:b/>
                <w:color w:val="FFFFFF"/>
                <w:rPrChange w:id="8593" w:author="Russell Ott" w:date="2022-05-16T11:47:00Z">
                  <w:rPr>
                    <w:rFonts w:ascii="Calibri Light" w:hAnsi="Calibri Light"/>
                    <w:b/>
                    <w:color w:val="FFFFFF"/>
                    <w:sz w:val="20"/>
                  </w:rPr>
                </w:rPrChange>
              </w:rPr>
              <w:t>OID</w:t>
            </w:r>
          </w:p>
        </w:tc>
        <w:tc>
          <w:tcPr>
            <w:tcW w:w="5864" w:type="dxa"/>
            <w:shd w:val="clear" w:color="auto" w:fill="4F81BD"/>
          </w:tcPr>
          <w:p w14:paraId="1DD4FD3C" w14:textId="77777777" w:rsidR="00510672" w:rsidRPr="00D14360" w:rsidRDefault="00510672" w:rsidP="00D14360">
            <w:pPr>
              <w:spacing w:after="120"/>
              <w:rPr>
                <w:rFonts w:ascii="Times New Roman" w:eastAsia="Times New Roman" w:hAnsi="Times New Roman"/>
                <w:b/>
                <w:color w:val="FFFFFF"/>
                <w:sz w:val="24"/>
                <w:szCs w:val="24"/>
                <w:rPrChange w:id="8594" w:author="Russell Ott" w:date="2022-05-16T11:47:00Z">
                  <w:rPr>
                    <w:rFonts w:ascii="Calibri" w:hAnsi="Calibri"/>
                    <w:b/>
                    <w:color w:val="FFFFFF"/>
                  </w:rPr>
                </w:rPrChange>
              </w:rPr>
            </w:pPr>
            <w:r w:rsidRPr="00D14360">
              <w:rPr>
                <w:b/>
                <w:color w:val="FFFFFF"/>
                <w:rPrChange w:id="8595" w:author="Russell Ott" w:date="2022-05-16T11:47:00Z">
                  <w:rPr>
                    <w:rFonts w:ascii="Calibri" w:hAnsi="Calibri"/>
                    <w:b/>
                    <w:color w:val="FFFFFF"/>
                  </w:rPr>
                </w:rPrChange>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b/>
                <w:rPrChange w:id="8596" w:author="Russell Ott" w:date="2022-05-16T11:47:00Z">
                  <w:rPr>
                    <w:rFonts w:ascii="Calibri" w:hAnsi="Calibri"/>
                    <w:b/>
                    <w:sz w:val="20"/>
                  </w:rPr>
                </w:rPrChange>
              </w:rPr>
            </w:pPr>
            <w:r w:rsidRPr="00D14360">
              <w:rPr>
                <w:b/>
                <w:rPrChange w:id="8597" w:author="Russell Ott" w:date="2022-05-16T11:47:00Z">
                  <w:rPr>
                    <w:rFonts w:ascii="Calibri" w:hAnsi="Calibri"/>
                    <w:b/>
                    <w:sz w:val="20"/>
                  </w:rPr>
                </w:rPrChange>
              </w:rPr>
              <w:t>Measure Section QDM</w:t>
            </w:r>
            <w:r w:rsidRPr="00D14360">
              <w:rPr>
                <w:rStyle w:val="FootnoteReference"/>
                <w:b/>
                <w:rPrChange w:id="8598" w:author="Russell Ott" w:date="2022-05-16T11:47:00Z">
                  <w:rPr>
                    <w:rStyle w:val="FootnoteReference"/>
                    <w:rFonts w:ascii="Calibri" w:hAnsi="Calibri"/>
                    <w:b/>
                    <w:sz w:val="20"/>
                  </w:rPr>
                </w:rPrChange>
              </w:rPr>
              <w:footnoteReference w:id="109"/>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b/>
                <w:color w:val="000000"/>
                <w:rPrChange w:id="8599" w:author="Russell Ott" w:date="2022-05-16T11:47:00Z">
                  <w:rPr>
                    <w:rFonts w:ascii="Calibri" w:hAnsi="Calibri"/>
                    <w:b/>
                    <w:color w:val="000000"/>
                    <w:sz w:val="20"/>
                  </w:rPr>
                </w:rPrChange>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8600" w:author="Russell Ott" w:date="2022-05-16T11:47:00Z">
                  <w:rPr>
                    <w:rFonts w:ascii="Calibri Light" w:hAnsi="Calibri Light"/>
                    <w:color w:val="000000"/>
                    <w:sz w:val="20"/>
                  </w:rPr>
                </w:rPrChange>
              </w:rPr>
            </w:pPr>
            <w:r w:rsidRPr="00D14360">
              <w:rPr>
                <w:rFonts w:ascii="Calibri Light" w:hAnsi="Calibri Light"/>
                <w:color w:val="000000"/>
                <w:rPrChange w:id="8601" w:author="Russell Ott" w:date="2022-05-16T11:47:00Z">
                  <w:rPr>
                    <w:rFonts w:ascii="Calibri Light" w:hAnsi="Calibri Light"/>
                    <w:color w:val="000000"/>
                    <w:sz w:val="20"/>
                  </w:rPr>
                </w:rPrChange>
              </w:rPr>
              <w:t>This section template contains information about the measure or measures being reported. This section references the measure through reference to an externalDocument. The externalDocument/ids and version numbers are used to reference the measure. The measu</w:t>
            </w:r>
            <w:r w:rsidRPr="00D14360">
              <w:rPr>
                <w:rFonts w:ascii="Calibri Light" w:hAnsi="Calibri Light"/>
                <w:color w:val="000000"/>
                <w:rPrChange w:id="8602" w:author="Russell Ott" w:date="2022-05-16T11:47:00Z">
                  <w:rPr>
                    <w:rFonts w:ascii="Calibri Light" w:hAnsi="Calibri Light"/>
                    <w:color w:val="000000"/>
                    <w:sz w:val="20"/>
                  </w:rPr>
                </w:rPrChange>
              </w:rPr>
              <w:t xml:space="preserve">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olor w:val="000000"/>
                <w:rPrChange w:id="8603" w:author="Russell Ott" w:date="2022-05-16T11:47:00Z">
                  <w:rPr>
                    <w:rFonts w:ascii="Calibri Light" w:hAnsi="Calibri Light"/>
                    <w:color w:val="000000"/>
                    <w:sz w:val="20"/>
                  </w:rPr>
                </w:rPrChange>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8604" w:author="Russell Ott" w:date="2022-05-16T11:47:00Z">
                  <w:rPr>
                    <w:rFonts w:ascii="Calibri Light" w:hAnsi="Calibri Light"/>
                    <w:color w:val="000000"/>
                    <w:sz w:val="20"/>
                  </w:rPr>
                </w:rPrChange>
              </w:rPr>
            </w:pPr>
            <w:r w:rsidRPr="00D14360">
              <w:rPr>
                <w:rFonts w:ascii="Calibri Light" w:hAnsi="Calibri Light"/>
                <w:color w:val="000000"/>
                <w:rPrChange w:id="8605" w:author="Russell Ott" w:date="2022-05-16T11:47:00Z">
                  <w:rPr>
                    <w:rFonts w:ascii="Calibri Light" w:hAnsi="Calibri Light"/>
                    <w:color w:val="000000"/>
                    <w:sz w:val="20"/>
                  </w:rPr>
                </w:rPrChange>
              </w:rPr>
              <w:t>NOTE: Only measure information is included in this section. The clinical data that support quality calculation could be inclu</w:t>
            </w:r>
            <w:r w:rsidRPr="00D14360">
              <w:rPr>
                <w:rFonts w:ascii="Calibri Light" w:hAnsi="Calibri Light"/>
                <w:color w:val="000000"/>
                <w:rPrChange w:id="8606" w:author="Russell Ott" w:date="2022-05-16T11:47:00Z">
                  <w:rPr>
                    <w:rFonts w:ascii="Calibri Light" w:hAnsi="Calibri Light"/>
                    <w:color w:val="000000"/>
                    <w:sz w:val="20"/>
                  </w:rPr>
                </w:rPrChange>
              </w:rPr>
              <w:t>ded in other sections (e.g. problems, procedures, results, vital signs, etc.)</w:t>
            </w:r>
            <w:r w:rsidRPr="00D14360">
              <w:rPr>
                <w:rStyle w:val="FootnoteReference"/>
                <w:rFonts w:ascii="Calibri Light" w:hAnsi="Calibri Light"/>
                <w:color w:val="000000"/>
                <w:rPrChange w:id="8607" w:author="Russell Ott" w:date="2022-05-16T11:47:00Z">
                  <w:rPr>
                    <w:rStyle w:val="FootnoteReference"/>
                    <w:rFonts w:ascii="Calibri Light" w:hAnsi="Calibri Light"/>
                    <w:color w:val="000000"/>
                    <w:sz w:val="20"/>
                  </w:rPr>
                </w:rPrChange>
              </w:rPr>
              <w:footnoteReference w:id="110"/>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b/>
                <w:color w:val="000000"/>
                <w:rPrChange w:id="8608" w:author="Russell Ott" w:date="2022-05-16T11:47:00Z">
                  <w:rPr>
                    <w:rFonts w:ascii="Calibri" w:hAnsi="Calibri"/>
                    <w:b/>
                    <w:color w:val="000000"/>
                    <w:sz w:val="20"/>
                  </w:rPr>
                </w:rPrChange>
              </w:rPr>
            </w:pPr>
            <w:r w:rsidRPr="00D14360">
              <w:rPr>
                <w:b/>
                <w:color w:val="000000"/>
                <w:rPrChange w:id="8609" w:author="Russell Ott" w:date="2022-05-16T11:47:00Z">
                  <w:rPr>
                    <w:rFonts w:ascii="Calibri" w:hAnsi="Calibri"/>
                    <w:b/>
                    <w:color w:val="000000"/>
                    <w:sz w:val="20"/>
                  </w:rPr>
                </w:rPrChange>
              </w:rPr>
              <w:t>Functional Status Section (CDP1)</w:t>
            </w:r>
            <w:r w:rsidRPr="00D14360">
              <w:rPr>
                <w:rStyle w:val="FootnoteReference"/>
                <w:b/>
                <w:color w:val="000000"/>
                <w:rPrChange w:id="8610" w:author="Russell Ott" w:date="2022-05-16T11:47:00Z">
                  <w:rPr>
                    <w:rStyle w:val="FootnoteReference"/>
                    <w:rFonts w:ascii="Calibri" w:hAnsi="Calibri"/>
                    <w:b/>
                    <w:color w:val="000000"/>
                    <w:sz w:val="20"/>
                  </w:rPr>
                </w:rPrChange>
              </w:rPr>
              <w:footnoteReference w:id="111"/>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b/>
                <w:color w:val="000000"/>
                <w:rPrChange w:id="8611" w:author="Russell Ott" w:date="2022-05-16T11:47:00Z">
                  <w:rPr>
                    <w:rFonts w:ascii="Calibri" w:hAnsi="Calibri"/>
                    <w:b/>
                    <w:color w:val="000000"/>
                    <w:sz w:val="20"/>
                  </w:rPr>
                </w:rPrChange>
              </w:rPr>
            </w:pPr>
          </w:p>
          <w:p w14:paraId="495F5318" w14:textId="77777777" w:rsidR="00510672" w:rsidRPr="00D14360" w:rsidRDefault="00510672" w:rsidP="00510672">
            <w:pPr>
              <w:rPr>
                <w:b/>
                <w:rPrChange w:id="8612" w:author="Russell Ott" w:date="2022-05-16T11:47:00Z">
                  <w:rPr>
                    <w:rFonts w:ascii="Calibri" w:hAnsi="Calibri"/>
                    <w:b/>
                    <w:sz w:val="20"/>
                  </w:rPr>
                </w:rPrChange>
              </w:rPr>
            </w:pPr>
          </w:p>
        </w:tc>
        <w:tc>
          <w:tcPr>
            <w:tcW w:w="5864" w:type="dxa"/>
            <w:shd w:val="clear" w:color="auto" w:fill="auto"/>
          </w:tcPr>
          <w:p w14:paraId="6903A458" w14:textId="77777777" w:rsidR="00510672" w:rsidRPr="00D14360" w:rsidRDefault="00510672" w:rsidP="00510672">
            <w:pPr>
              <w:rPr>
                <w:rFonts w:ascii="Calibri Light" w:eastAsia="Times New Roman" w:hAnsi="Calibri Light"/>
                <w:color w:val="000000"/>
                <w:sz w:val="24"/>
                <w:szCs w:val="24"/>
                <w:rPrChange w:id="8613" w:author="Russell Ott" w:date="2022-05-16T11:47:00Z">
                  <w:rPr>
                    <w:rFonts w:ascii="Calibri Light" w:hAnsi="Calibri Light"/>
                    <w:color w:val="000000"/>
                    <w:sz w:val="20"/>
                  </w:rPr>
                </w:rPrChange>
              </w:rPr>
            </w:pPr>
            <w:r w:rsidRPr="00D14360">
              <w:rPr>
                <w:rFonts w:ascii="Calibri Light" w:hAnsi="Calibri Light"/>
                <w:color w:val="000000"/>
                <w:rPrChange w:id="8614" w:author="Russell Ott" w:date="2022-05-16T11:47:00Z">
                  <w:rPr>
                    <w:rFonts w:ascii="Calibri Light" w:hAnsi="Calibri Light"/>
                    <w:color w:val="000000"/>
                    <w:sz w:val="20"/>
                  </w:rPr>
                </w:rPrChange>
              </w:rPr>
              <w:t xml:space="preserve">The Functional Status Section contains observations and assessments of a </w:t>
            </w:r>
            <w:r w:rsidRPr="00D14360">
              <w:rPr>
                <w:rFonts w:ascii="Calibri Light" w:hAnsi="Calibri Light"/>
                <w:color w:val="000000"/>
                <w:rPrChange w:id="8615" w:author="Russell Ott" w:date="2022-05-16T11:47:00Z">
                  <w:rPr>
                    <w:rFonts w:ascii="Calibri Light" w:hAnsi="Calibri Light"/>
                    <w:color w:val="000000"/>
                    <w:sz w:val="20"/>
                  </w:rPr>
                </w:rPrChange>
              </w:rPr>
              <w:t>patient's physical abilities. A patient’s functional status may include information regarding the patient’s ability to perform Activities of Daily Living (ADLs) in areas such as Mobility (e.g., ambulation), Self-Care (e.g., bathing, dressing, feeding, groo</w:t>
            </w:r>
            <w:r w:rsidRPr="00D14360">
              <w:rPr>
                <w:rFonts w:ascii="Calibri Light" w:hAnsi="Calibri Light"/>
                <w:color w:val="000000"/>
                <w:rPrChange w:id="8616" w:author="Russell Ott" w:date="2022-05-16T11:47:00Z">
                  <w:rPr>
                    <w:rFonts w:ascii="Calibri Light" w:hAnsi="Calibri Light"/>
                    <w:color w:val="000000"/>
                    <w:sz w:val="20"/>
                  </w:rPr>
                </w:rPrChange>
              </w:rPr>
              <w:t>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b/>
                <w:color w:val="000000"/>
                <w:rPrChange w:id="8617" w:author="Russell Ott" w:date="2022-05-16T11:47:00Z">
                  <w:rPr>
                    <w:rFonts w:ascii="Calibri" w:hAnsi="Calibri"/>
                    <w:b/>
                    <w:color w:val="000000"/>
                    <w:sz w:val="20"/>
                  </w:rPr>
                </w:rPrChange>
              </w:rPr>
            </w:pPr>
            <w:r w:rsidRPr="00D14360">
              <w:rPr>
                <w:b/>
                <w:color w:val="000000"/>
                <w:rPrChange w:id="8618" w:author="Russell Ott" w:date="2022-05-16T11:47:00Z">
                  <w:rPr>
                    <w:rFonts w:ascii="Calibri" w:hAnsi="Calibri"/>
                    <w:b/>
                    <w:color w:val="000000"/>
                    <w:sz w:val="20"/>
                  </w:rPr>
                </w:rPrChange>
              </w:rPr>
              <w:t>Plan of Treatment Section (CDP1)</w:t>
            </w:r>
            <w:r w:rsidRPr="00D14360">
              <w:rPr>
                <w:rStyle w:val="FootnoteReference"/>
                <w:b/>
                <w:color w:val="000000"/>
                <w:rPrChange w:id="8619" w:author="Russell Ott" w:date="2022-05-16T11:47:00Z">
                  <w:rPr>
                    <w:rStyle w:val="FootnoteReference"/>
                    <w:rFonts w:ascii="Calibri" w:hAnsi="Calibri"/>
                    <w:b/>
                    <w:color w:val="000000"/>
                    <w:sz w:val="20"/>
                  </w:rPr>
                </w:rPrChange>
              </w:rPr>
              <w:footnoteReference w:id="112"/>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b/>
                <w:color w:val="000000"/>
                <w:rPrChange w:id="8620" w:author="Russell Ott" w:date="2022-05-16T11:47:00Z">
                  <w:rPr>
                    <w:rFonts w:ascii="Calibri" w:hAnsi="Calibri"/>
                    <w:b/>
                    <w:color w:val="000000"/>
                    <w:sz w:val="20"/>
                  </w:rPr>
                </w:rPrChange>
              </w:rPr>
            </w:pPr>
          </w:p>
          <w:p w14:paraId="50E84D9A" w14:textId="77777777" w:rsidR="00510672" w:rsidRPr="00D14360" w:rsidRDefault="00510672" w:rsidP="00D14360">
            <w:pPr>
              <w:autoSpaceDE w:val="0"/>
              <w:autoSpaceDN w:val="0"/>
              <w:adjustRightInd w:val="0"/>
              <w:rPr>
                <w:b/>
                <w:color w:val="000000"/>
                <w:rPrChange w:id="8621" w:author="Russell Ott" w:date="2022-05-16T11:47:00Z">
                  <w:rPr>
                    <w:rFonts w:ascii="Calibri" w:hAnsi="Calibri"/>
                    <w:b/>
                    <w:color w:val="000000"/>
                    <w:sz w:val="20"/>
                  </w:rPr>
                </w:rPrChange>
              </w:rPr>
            </w:pPr>
          </w:p>
          <w:p w14:paraId="7AF5EBCD" w14:textId="77777777" w:rsidR="00510672" w:rsidRPr="00D14360" w:rsidRDefault="00510672" w:rsidP="00D14360">
            <w:pPr>
              <w:spacing w:after="120"/>
              <w:rPr>
                <w:b/>
                <w:color w:val="000000"/>
                <w:rPrChange w:id="8622" w:author="Russell Ott" w:date="2022-05-16T11:47:00Z">
                  <w:rPr>
                    <w:rFonts w:ascii="Calibri" w:hAnsi="Calibri"/>
                    <w:b/>
                    <w:color w:val="000000"/>
                    <w:sz w:val="20"/>
                  </w:rPr>
                </w:rPrChange>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olor w:val="000000"/>
                <w:rPrChange w:id="8623" w:author="Russell Ott" w:date="2022-05-16T11:47:00Z">
                  <w:rPr>
                    <w:rFonts w:ascii="Calibri Light" w:hAnsi="Calibri Light"/>
                    <w:color w:val="000000"/>
                    <w:sz w:val="20"/>
                  </w:rPr>
                </w:rPrChange>
              </w:rPr>
            </w:pPr>
          </w:p>
          <w:p w14:paraId="59EEA2FB"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624" w:author="Russell Ott" w:date="2022-05-16T11:47:00Z">
                  <w:rPr>
                    <w:rFonts w:ascii="Calibri Light" w:hAnsi="Calibri Light"/>
                    <w:color w:val="000000"/>
                    <w:sz w:val="20"/>
                  </w:rPr>
                </w:rPrChange>
              </w:rPr>
            </w:pPr>
            <w:r w:rsidRPr="00D14360">
              <w:rPr>
                <w:rFonts w:ascii="Calibri Light" w:hAnsi="Calibri Light"/>
                <w:color w:val="000000"/>
                <w:rPrChange w:id="8625" w:author="Russell Ott" w:date="2022-05-16T11:47:00Z">
                  <w:rPr>
                    <w:rFonts w:ascii="Calibri Light" w:hAnsi="Calibri Light"/>
                    <w:color w:val="000000"/>
                    <w:sz w:val="20"/>
                  </w:rPr>
                </w:rPrChange>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color w:val="000000"/>
                <w:rPrChange w:id="8626" w:author="Russell Ott" w:date="2022-05-16T11:47:00Z">
                  <w:rPr>
                    <w:rFonts w:ascii="Calibri" w:hAnsi="Calibri"/>
                    <w:color w:val="000000"/>
                    <w:sz w:val="20"/>
                  </w:rPr>
                </w:rPrChange>
              </w:rPr>
            </w:pPr>
            <w:r w:rsidRPr="00D14360">
              <w:rPr>
                <w:b/>
                <w:color w:val="000000"/>
                <w:rPrChange w:id="8627" w:author="Russell Ott" w:date="2022-05-16T11:47:00Z">
                  <w:rPr>
                    <w:rFonts w:ascii="Calibri" w:hAnsi="Calibri"/>
                    <w:b/>
                    <w:color w:val="000000"/>
                    <w:sz w:val="20"/>
                  </w:rPr>
                </w:rPrChange>
              </w:rPr>
              <w:t xml:space="preserve">Social History </w:t>
            </w:r>
            <w:r w:rsidRPr="00D14360">
              <w:rPr>
                <w:b/>
                <w:color w:val="000000"/>
                <w:rPrChange w:id="8628" w:author="Russell Ott" w:date="2022-05-16T11:47:00Z">
                  <w:rPr>
                    <w:rFonts w:ascii="Calibri" w:hAnsi="Calibri"/>
                    <w:b/>
                    <w:color w:val="000000"/>
                    <w:sz w:val="20"/>
                  </w:rPr>
                </w:rPrChange>
              </w:rPr>
              <w:t>Section (CDP1)</w:t>
            </w:r>
            <w:r w:rsidRPr="00D14360">
              <w:rPr>
                <w:rStyle w:val="FootnoteReference"/>
                <w:b/>
                <w:color w:val="000000"/>
                <w:rPrChange w:id="8629" w:author="Russell Ott" w:date="2022-05-16T11:47:00Z">
                  <w:rPr>
                    <w:rStyle w:val="FootnoteReference"/>
                    <w:rFonts w:ascii="Calibri" w:hAnsi="Calibri"/>
                    <w:b/>
                    <w:color w:val="000000"/>
                    <w:sz w:val="20"/>
                  </w:rPr>
                </w:rPrChange>
              </w:rPr>
              <w:footnoteReference w:id="113"/>
            </w:r>
          </w:p>
          <w:p w14:paraId="48D60398" w14:textId="77777777" w:rsidR="000624B1" w:rsidRPr="00D14360" w:rsidRDefault="00510672" w:rsidP="00510672">
            <w:pPr>
              <w:rPr>
                <w:color w:val="000000"/>
                <w:rPrChange w:id="8630" w:author="Russell Ott" w:date="2022-05-16T11:47:00Z">
                  <w:rPr>
                    <w:rFonts w:ascii="Calibri" w:hAnsi="Calibri"/>
                    <w:color w:val="000000"/>
                    <w:sz w:val="20"/>
                  </w:rPr>
                </w:rPrChange>
              </w:rPr>
            </w:pPr>
            <w:r w:rsidRPr="00D14360">
              <w:rPr>
                <w:b/>
                <w:color w:val="000000"/>
                <w:rPrChange w:id="8631" w:author="Russell Ott" w:date="2022-05-16T11:47:00Z">
                  <w:rPr>
                    <w:rFonts w:ascii="Calibri" w:hAnsi="Calibri"/>
                    <w:b/>
                    <w:color w:val="000000"/>
                    <w:sz w:val="20"/>
                  </w:rPr>
                </w:rPrChange>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b/>
                <w:color w:val="000000"/>
                <w:rPrChange w:id="8632" w:author="Russell Ott" w:date="2022-05-16T11:47:00Z">
                  <w:rPr>
                    <w:rFonts w:ascii="Calibri" w:hAnsi="Calibri"/>
                    <w:b/>
                    <w:color w:val="000000"/>
                    <w:sz w:val="20"/>
                  </w:rPr>
                </w:rPrChange>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633" w:author="Russell Ott" w:date="2022-05-16T11:47:00Z">
                  <w:rPr>
                    <w:rFonts w:ascii="Calibri Light" w:hAnsi="Calibri Light"/>
                    <w:color w:val="000000"/>
                    <w:sz w:val="20"/>
                  </w:rPr>
                </w:rPrChange>
              </w:rPr>
            </w:pPr>
            <w:r w:rsidRPr="00D14360">
              <w:rPr>
                <w:rFonts w:ascii="Calibri Light" w:hAnsi="Calibri Light"/>
                <w:color w:val="000000"/>
                <w:rPrChange w:id="8634" w:author="Russell Ott" w:date="2022-05-16T11:47:00Z">
                  <w:rPr>
                    <w:rFonts w:ascii="Calibri Light" w:hAnsi="Calibri Light"/>
                    <w:color w:val="000000"/>
                    <w:sz w:val="20"/>
                  </w:rPr>
                </w:rPrChange>
              </w:rPr>
              <w:t>This section contains social history data that influences a patient’s physical, psychological or emotional health (e.g. smoking status, pregnancy). Demographic data, such as marital status, race, eth</w:t>
            </w:r>
            <w:r w:rsidRPr="00D14360">
              <w:rPr>
                <w:rFonts w:ascii="Calibri Light" w:hAnsi="Calibri Light"/>
                <w:color w:val="000000"/>
                <w:rPrChange w:id="8635" w:author="Russell Ott" w:date="2022-05-16T11:47:00Z">
                  <w:rPr>
                    <w:rFonts w:ascii="Calibri Light" w:hAnsi="Calibri Light"/>
                    <w:color w:val="000000"/>
                    <w:sz w:val="20"/>
                  </w:rPr>
                </w:rPrChange>
              </w:rPr>
              <w:t xml:space="preserve">nicity, and religious affiliation, is captured in the header. </w:t>
            </w:r>
          </w:p>
          <w:p w14:paraId="29308D99" w14:textId="77777777" w:rsidR="00320567" w:rsidRDefault="00320567" w:rsidP="00D14360">
            <w:pPr>
              <w:autoSpaceDE w:val="0"/>
              <w:autoSpaceDN w:val="0"/>
              <w:adjustRightInd w:val="0"/>
              <w:rPr>
                <w:rFonts w:ascii="Calibri Light" w:hAnsi="Calibri Light"/>
                <w:color w:val="000000"/>
                <w:rPrChange w:id="8636" w:author="Russell Ott" w:date="2022-05-16T11:47:00Z">
                  <w:rPr>
                    <w:rFonts w:ascii="Calibri Light" w:hAnsi="Calibri Light"/>
                    <w:color w:val="000000"/>
                    <w:sz w:val="20"/>
                  </w:rPr>
                </w:rPrChange>
              </w:rPr>
            </w:pPr>
          </w:p>
          <w:p w14:paraId="46B4EF7D"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637" w:author="Russell Ott" w:date="2022-05-16T11:47:00Z">
                  <w:rPr>
                    <w:rFonts w:ascii="Calibri Light" w:hAnsi="Calibri Light"/>
                    <w:color w:val="000000"/>
                    <w:sz w:val="20"/>
                  </w:rPr>
                </w:rPrChange>
              </w:rPr>
            </w:pPr>
            <w:r w:rsidRPr="00D14360">
              <w:rPr>
                <w:rFonts w:ascii="Calibri Light" w:hAnsi="Calibri Light"/>
                <w:color w:val="000000"/>
                <w:rPrChange w:id="8638" w:author="Russell Ott" w:date="2022-05-16T11:47:00Z">
                  <w:rPr>
                    <w:rFonts w:ascii="Calibri Light" w:hAnsi="Calibri Light"/>
                    <w:color w:val="000000"/>
                    <w:sz w:val="20"/>
                  </w:rPr>
                </w:rPrChange>
              </w:rPr>
              <w:t>This Social History Section (CDP1) requires a response for all entry templates. It requires explicitly recording when information is not available in the source system to populate a required e</w:t>
            </w:r>
            <w:r w:rsidRPr="00D14360">
              <w:rPr>
                <w:rFonts w:ascii="Calibri Light" w:hAnsi="Calibri Light"/>
                <w:color w:val="000000"/>
                <w:rPrChange w:id="8639" w:author="Russell Ott" w:date="2022-05-16T11:47:00Z">
                  <w:rPr>
                    <w:rFonts w:ascii="Calibri Light" w:hAnsi="Calibri Light"/>
                    <w:color w:val="000000"/>
                    <w:sz w:val="20"/>
                  </w:rPr>
                </w:rPrChange>
              </w:rPr>
              <w:t>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color w:val="000000"/>
                <w:rPrChange w:id="8640" w:author="Russell Ott" w:date="2022-05-16T11:47:00Z">
                  <w:rPr>
                    <w:rFonts w:ascii="Calibri" w:hAnsi="Calibri"/>
                    <w:color w:val="000000"/>
                    <w:sz w:val="20"/>
                  </w:rPr>
                </w:rPrChange>
              </w:rPr>
            </w:pPr>
            <w:r w:rsidRPr="00D14360">
              <w:rPr>
                <w:b/>
                <w:color w:val="000000"/>
                <w:rPrChange w:id="8641" w:author="Russell Ott" w:date="2022-05-16T11:47:00Z">
                  <w:rPr>
                    <w:rFonts w:ascii="Calibri" w:hAnsi="Calibri"/>
                    <w:b/>
                    <w:color w:val="000000"/>
                    <w:sz w:val="20"/>
                  </w:rPr>
                </w:rPrChange>
              </w:rPr>
              <w:t>Additional Documentation Section (CDP1)</w:t>
            </w:r>
            <w:r w:rsidRPr="00D14360">
              <w:rPr>
                <w:rStyle w:val="FootnoteReference"/>
                <w:b/>
                <w:color w:val="000000"/>
                <w:rPrChange w:id="8642" w:author="Russell Ott" w:date="2022-05-16T11:47:00Z">
                  <w:rPr>
                    <w:rStyle w:val="FootnoteReference"/>
                    <w:rFonts w:ascii="Calibri" w:hAnsi="Calibri"/>
                    <w:b/>
                    <w:color w:val="000000"/>
                    <w:sz w:val="20"/>
                  </w:rPr>
                </w:rPrChange>
              </w:rPr>
              <w:footnoteReference w:id="114"/>
            </w:r>
          </w:p>
          <w:p w14:paraId="1FAFCFE3" w14:textId="77777777" w:rsidR="000624B1" w:rsidRPr="00D14360" w:rsidRDefault="00510672" w:rsidP="00510672">
            <w:pPr>
              <w:rPr>
                <w:color w:val="000000"/>
                <w:rPrChange w:id="8643" w:author="Russell Ott" w:date="2022-05-16T11:47:00Z">
                  <w:rPr>
                    <w:rFonts w:ascii="Calibri" w:hAnsi="Calibri"/>
                    <w:color w:val="000000"/>
                    <w:sz w:val="20"/>
                  </w:rPr>
                </w:rPrChange>
              </w:rPr>
            </w:pPr>
            <w:r w:rsidRPr="00D14360">
              <w:rPr>
                <w:b/>
                <w:color w:val="000000"/>
                <w:rPrChange w:id="8644" w:author="Russell Ott" w:date="2022-05-16T11:47:00Z">
                  <w:rPr>
                    <w:rFonts w:ascii="Calibri" w:hAnsi="Calibri"/>
                    <w:b/>
                    <w:color w:val="000000"/>
                    <w:sz w:val="20"/>
                  </w:rPr>
                </w:rPrChange>
              </w:rPr>
              <w:t>﻿</w:t>
            </w:r>
            <w:r w:rsidR="000624B1" w:rsidRPr="003A3D50">
              <w:rPr>
                <w:color w:val="000000"/>
                <w:sz w:val="18"/>
                <w:rPrChange w:id="8645" w:author="Russell Ott" w:date="2022-05-16T11:47:00Z">
                  <w:rPr>
                    <w:rFonts w:ascii="Calibri" w:hAnsi="Calibri"/>
                    <w:color w:val="000000"/>
                    <w:sz w:val="18"/>
                  </w:rPr>
                </w:rPrChange>
              </w:rPr>
              <w:t>77599-9</w:t>
            </w:r>
          </w:p>
          <w:p w14:paraId="36C6F97A" w14:textId="77777777" w:rsidR="00510672" w:rsidRPr="00D14360" w:rsidRDefault="00510672" w:rsidP="00510672">
            <w:pPr>
              <w:rPr>
                <w:b/>
                <w:color w:val="000000"/>
                <w:rPrChange w:id="8646" w:author="Russell Ott" w:date="2022-05-16T11:47:00Z">
                  <w:rPr>
                    <w:rFonts w:ascii="Calibri" w:hAnsi="Calibri"/>
                    <w:b/>
                    <w:color w:val="000000"/>
                    <w:sz w:val="20"/>
                  </w:rPr>
                </w:rPrChange>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15"/>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color w:val="000000"/>
                <w:rPrChange w:id="8647" w:author="Russell Ott" w:date="2022-05-16T11:47:00Z">
                  <w:rPr>
                    <w:rFonts w:ascii="Calibri" w:hAnsi="Calibri"/>
                    <w:color w:val="000000"/>
                    <w:sz w:val="20"/>
                  </w:rPr>
                </w:rPrChange>
              </w:rPr>
            </w:pPr>
            <w:r w:rsidRPr="00D14360">
              <w:rPr>
                <w:b/>
                <w:color w:val="000000"/>
                <w:rPrChange w:id="8648" w:author="Russell Ott" w:date="2022-05-16T11:47:00Z">
                  <w:rPr>
                    <w:rFonts w:ascii="Calibri" w:hAnsi="Calibri"/>
                    <w:b/>
                    <w:color w:val="000000"/>
                    <w:sz w:val="20"/>
                  </w:rPr>
                </w:rPrChange>
              </w:rPr>
              <w:t>Externally Defined CDE Section (CDP1)</w:t>
            </w:r>
            <w:r w:rsidRPr="00D14360">
              <w:rPr>
                <w:rStyle w:val="FootnoteReference"/>
                <w:b/>
                <w:color w:val="000000"/>
                <w:rPrChange w:id="8649" w:author="Russell Ott" w:date="2022-05-16T11:47:00Z">
                  <w:rPr>
                    <w:rStyle w:val="FootnoteReference"/>
                    <w:rFonts w:ascii="Calibri" w:hAnsi="Calibri"/>
                    <w:b/>
                    <w:color w:val="000000"/>
                    <w:sz w:val="20"/>
                  </w:rPr>
                </w:rPrChange>
              </w:rPr>
              <w:footnoteReference w:id="116"/>
            </w:r>
          </w:p>
          <w:p w14:paraId="55C44A09" w14:textId="77777777" w:rsidR="001F3C83" w:rsidRPr="00D14360" w:rsidRDefault="00510672" w:rsidP="00510672">
            <w:pPr>
              <w:rPr>
                <w:color w:val="000000"/>
                <w:rPrChange w:id="8650" w:author="Russell Ott" w:date="2022-05-16T11:47:00Z">
                  <w:rPr>
                    <w:rFonts w:ascii="Calibri" w:hAnsi="Calibri"/>
                    <w:color w:val="000000"/>
                    <w:sz w:val="20"/>
                  </w:rPr>
                </w:rPrChange>
              </w:rPr>
            </w:pPr>
            <w:r w:rsidRPr="00D14360">
              <w:rPr>
                <w:b/>
                <w:color w:val="000000"/>
                <w:rPrChange w:id="8651" w:author="Russell Ott" w:date="2022-05-16T11:47:00Z">
                  <w:rPr>
                    <w:rFonts w:ascii="Calibri" w:hAnsi="Calibri"/>
                    <w:b/>
                    <w:color w:val="000000"/>
                    <w:sz w:val="20"/>
                  </w:rPr>
                </w:rPrChange>
              </w:rPr>
              <w:t>﻿</w:t>
            </w:r>
            <w:r w:rsidR="001F3C83" w:rsidRPr="003A3D50">
              <w:rPr>
                <w:color w:val="000000"/>
                <w:sz w:val="18"/>
                <w:rPrChange w:id="8652" w:author="Russell Ott" w:date="2022-05-16T11:47:00Z">
                  <w:rPr>
                    <w:rFonts w:ascii="Calibri" w:hAnsi="Calibri"/>
                    <w:color w:val="000000"/>
                    <w:sz w:val="18"/>
                  </w:rPr>
                </w:rPrChange>
              </w:rPr>
              <w:t>77598-1</w:t>
            </w:r>
          </w:p>
          <w:p w14:paraId="665925F7" w14:textId="77777777" w:rsidR="00510672" w:rsidRPr="00D14360" w:rsidRDefault="00510672" w:rsidP="00510672">
            <w:pPr>
              <w:rPr>
                <w:b/>
                <w:color w:val="000000"/>
                <w:rPrChange w:id="8653" w:author="Russell Ott" w:date="2022-05-16T11:47:00Z">
                  <w:rPr>
                    <w:rFonts w:ascii="Calibri" w:hAnsi="Calibri"/>
                    <w:b/>
                    <w:color w:val="000000"/>
                    <w:sz w:val="20"/>
                  </w:rPr>
                </w:rPrChange>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17"/>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color w:val="000000"/>
                <w:rPrChange w:id="8654" w:author="Russell Ott" w:date="2022-05-16T11:47:00Z">
                  <w:rPr>
                    <w:rFonts w:ascii="Calibri" w:hAnsi="Calibri"/>
                    <w:color w:val="000000"/>
                    <w:sz w:val="20"/>
                  </w:rPr>
                </w:rPrChange>
              </w:rPr>
            </w:pPr>
            <w:r w:rsidRPr="00D14360">
              <w:rPr>
                <w:b/>
                <w:color w:val="000000"/>
                <w:rPrChange w:id="8655" w:author="Russell Ott" w:date="2022-05-16T11:47:00Z">
                  <w:rPr>
                    <w:rFonts w:ascii="Calibri" w:hAnsi="Calibri"/>
                    <w:b/>
                    <w:color w:val="000000"/>
                    <w:sz w:val="20"/>
                  </w:rPr>
                </w:rPrChange>
              </w:rPr>
              <w:t>Orders Placed Section (CDP1)</w:t>
            </w:r>
            <w:r w:rsidRPr="00D14360">
              <w:rPr>
                <w:rStyle w:val="FootnoteReference"/>
                <w:b/>
                <w:color w:val="000000"/>
                <w:rPrChange w:id="8656" w:author="Russell Ott" w:date="2022-05-16T11:47:00Z">
                  <w:rPr>
                    <w:rStyle w:val="FootnoteReference"/>
                    <w:rFonts w:ascii="Calibri" w:hAnsi="Calibri"/>
                    <w:b/>
                    <w:color w:val="000000"/>
                    <w:sz w:val="20"/>
                  </w:rPr>
                </w:rPrChange>
              </w:rPr>
              <w:footnoteReference w:id="118"/>
            </w:r>
          </w:p>
          <w:p w14:paraId="2B6A1895" w14:textId="77777777" w:rsidR="000624B1" w:rsidRPr="00D14360" w:rsidRDefault="00510672" w:rsidP="00510672">
            <w:pPr>
              <w:rPr>
                <w:color w:val="000000"/>
                <w:rPrChange w:id="8657" w:author="Russell Ott" w:date="2022-05-16T11:47:00Z">
                  <w:rPr>
                    <w:rFonts w:ascii="Calibri" w:hAnsi="Calibri"/>
                    <w:color w:val="000000"/>
                    <w:sz w:val="20"/>
                  </w:rPr>
                </w:rPrChange>
              </w:rPr>
            </w:pPr>
            <w:r w:rsidRPr="00D14360">
              <w:rPr>
                <w:b/>
                <w:color w:val="000000"/>
                <w:rPrChange w:id="8658" w:author="Russell Ott" w:date="2022-05-16T11:47:00Z">
                  <w:rPr>
                    <w:rFonts w:ascii="Calibri" w:hAnsi="Calibri"/>
                    <w:b/>
                    <w:color w:val="000000"/>
                    <w:sz w:val="20"/>
                  </w:rPr>
                </w:rPrChange>
              </w:rPr>
              <w:t>﻿</w:t>
            </w:r>
            <w:r w:rsidR="000624B1" w:rsidRPr="003A3D50">
              <w:rPr>
                <w:color w:val="000000"/>
                <w:sz w:val="18"/>
                <w:rPrChange w:id="8659" w:author="Russell Ott" w:date="2022-05-16T11:47:00Z">
                  <w:rPr>
                    <w:rFonts w:ascii="Calibri" w:hAnsi="Calibri"/>
                    <w:color w:val="000000"/>
                    <w:sz w:val="18"/>
                  </w:rPr>
                </w:rPrChange>
              </w:rPr>
              <w:t>77597-3</w:t>
            </w:r>
          </w:p>
          <w:p w14:paraId="203DDDE1" w14:textId="77777777" w:rsidR="00510672" w:rsidRPr="00D14360" w:rsidRDefault="00510672" w:rsidP="00510672">
            <w:pPr>
              <w:rPr>
                <w:rFonts w:ascii="Times New Roman" w:eastAsia="Times New Roman" w:hAnsi="Times New Roman"/>
                <w:b/>
                <w:color w:val="000000"/>
                <w:sz w:val="24"/>
                <w:szCs w:val="24"/>
                <w:rPrChange w:id="8660" w:author="Russell Ott" w:date="2022-05-16T11:47:00Z">
                  <w:rPr>
                    <w:rFonts w:ascii="Calibri" w:hAnsi="Calibri"/>
                    <w:b/>
                    <w:color w:val="000000"/>
                    <w:sz w:val="20"/>
                  </w:rPr>
                </w:rPrChange>
              </w:rPr>
            </w:pPr>
            <w:r w:rsidRPr="00D14360">
              <w:rPr>
                <w:rFonts w:ascii="Calibri Light" w:hAnsi="Calibri Light"/>
                <w:color w:val="000000"/>
                <w:rPrChange w:id="8661" w:author="Russell Ott" w:date="2022-05-16T11:47:00Z">
                  <w:rPr>
                    <w:rFonts w:ascii="Calibri Light" w:hAnsi="Calibri Light"/>
                    <w:color w:val="000000"/>
                    <w:sz w:val="20"/>
                  </w:rPr>
                </w:rPrChange>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19"/>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6A55D7D0" w:rsidR="00A10C4D" w:rsidRPr="00D14360" w:rsidRDefault="005C79A1" w:rsidP="005D2703">
      <w:pPr>
        <w:pStyle w:val="Caption"/>
        <w:rPr>
          <w:color w:val="000000"/>
          <w:rPrChange w:id="8662" w:author="Russell Ott" w:date="2022-05-16T11:47:00Z">
            <w:rPr>
              <w:color w:val="000000"/>
            </w:rPr>
          </w:rPrChange>
        </w:rPr>
      </w:pPr>
      <w:bookmarkStart w:id="8663" w:name="_21cj21opks9l" w:colFirst="0" w:colLast="0"/>
      <w:bookmarkStart w:id="8664" w:name="_Toc21927019"/>
      <w:bookmarkEnd w:id="8663"/>
      <w:r>
        <w:t xml:space="preserve">  </w:t>
      </w:r>
      <w:bookmarkStart w:id="8665" w:name="_Toc103262902"/>
      <w:r w:rsidR="005D2703" w:rsidRPr="00C64922">
        <w:t xml:space="preserve">Table </w:t>
      </w:r>
      <w:r w:rsidR="00132A94">
        <w:fldChar w:fldCharType="begin"/>
      </w:r>
      <w:r w:rsidR="00132A94">
        <w:instrText xml:space="preserve"> SEQ Table \* ARABIC </w:instrText>
      </w:r>
      <w:r w:rsidR="00132A94">
        <w:fldChar w:fldCharType="separate"/>
      </w:r>
      <w:del w:id="8666" w:author="Russell Ott" w:date="2022-05-16T11:47:00Z">
        <w:r w:rsidR="00DE0DA7">
          <w:rPr>
            <w:noProof/>
          </w:rPr>
          <w:delText>38</w:delText>
        </w:r>
      </w:del>
      <w:ins w:id="8667" w:author="Russell Ott" w:date="2022-05-16T11:47:00Z">
        <w:r w:rsidR="00F10C7C">
          <w:rPr>
            <w:noProof/>
          </w:rPr>
          <w:t>35</w:t>
        </w:r>
      </w:ins>
      <w:r w:rsidR="00132A94">
        <w:rPr>
          <w:noProof/>
        </w:rPr>
        <w:fldChar w:fldCharType="end"/>
      </w:r>
      <w:r w:rsidR="005D2703" w:rsidRPr="00C64922">
        <w:t>: Sections defined in other Implantation Guides</w:t>
      </w:r>
      <w:bookmarkEnd w:id="8665"/>
      <w:bookmarkEnd w:id="8664"/>
    </w:p>
    <w:p w14:paraId="7A4527D1" w14:textId="77777777" w:rsidR="00A10C4D" w:rsidRPr="00D14360" w:rsidRDefault="00A10C4D" w:rsidP="00B505D2">
      <w:pPr>
        <w:pStyle w:val="Default"/>
        <w:spacing w:after="120"/>
        <w:rPr>
          <w:del w:id="8668" w:author="Russell Ott" w:date="2022-05-16T11:47:00Z"/>
          <w:sz w:val="22"/>
          <w:szCs w:val="22"/>
        </w:rPr>
      </w:pPr>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color w:val="000000"/>
          <w:rPrChange w:id="8669" w:author="Russell Ott" w:date="2022-05-16T11:47:00Z">
            <w:rPr>
              <w:rFonts w:ascii="Calibri" w:eastAsia="Calibri" w:hAnsi="Calibri"/>
              <w:color w:val="000000"/>
            </w:rPr>
          </w:rPrChange>
        </w:rPr>
      </w:pPr>
    </w:p>
    <w:p w14:paraId="19296AB0" w14:textId="77777777" w:rsidR="00DD51B1" w:rsidRPr="00D14360" w:rsidRDefault="00DD51B1" w:rsidP="00B505D2">
      <w:pPr>
        <w:widowControl w:val="0"/>
        <w:pBdr>
          <w:top w:val="nil"/>
          <w:left w:val="nil"/>
          <w:bottom w:val="nil"/>
          <w:right w:val="nil"/>
          <w:between w:val="nil"/>
        </w:pBdr>
        <w:spacing w:after="120"/>
        <w:rPr>
          <w:color w:val="000000"/>
          <w:rPrChange w:id="8670" w:author="Russell Ott" w:date="2022-05-16T11:47:00Z">
            <w:rPr>
              <w:rFonts w:ascii="Calibri" w:eastAsia="Calibri" w:hAnsi="Calibri"/>
              <w:color w:val="000000"/>
            </w:rPr>
          </w:rPrChange>
        </w:rPr>
        <w:sectPr w:rsidR="00DD51B1" w:rsidRPr="00D14360" w:rsidSect="002525D3">
          <w:headerReference w:type="even" r:id="rId27"/>
          <w:footerReference w:type="even" r:id="rId28"/>
          <w:headerReference w:type="first" r:id="rId29"/>
          <w:footerReference w:type="first" r:id="rId30"/>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673" w:name="_Representation_of_Discrete"/>
      <w:bookmarkStart w:id="8674" w:name="_Toc10707498"/>
      <w:bookmarkStart w:id="8675" w:name="_Toc11043621"/>
      <w:bookmarkStart w:id="8676" w:name="_Toc11045610"/>
      <w:bookmarkStart w:id="8677" w:name="_Toc11391279"/>
      <w:bookmarkStart w:id="8678" w:name="_Ref98770158"/>
      <w:bookmarkStart w:id="8679" w:name="_Ref98770160"/>
      <w:bookmarkStart w:id="8680" w:name="_Ref98770340"/>
      <w:bookmarkStart w:id="8681" w:name="_Ref98770342"/>
      <w:bookmarkStart w:id="8682" w:name="_Toc103262680"/>
      <w:bookmarkStart w:id="8683" w:name="_Toc22823425"/>
      <w:bookmarkEnd w:id="8673"/>
      <w:r w:rsidRPr="00C64922">
        <w:t>Representation of Discrete Data</w:t>
      </w:r>
      <w:bookmarkEnd w:id="8674"/>
      <w:bookmarkEnd w:id="8675"/>
      <w:bookmarkEnd w:id="8676"/>
      <w:bookmarkEnd w:id="8677"/>
      <w:bookmarkEnd w:id="8678"/>
      <w:bookmarkEnd w:id="8679"/>
      <w:bookmarkEnd w:id="8680"/>
      <w:bookmarkEnd w:id="8681"/>
      <w:bookmarkEnd w:id="8682"/>
      <w:bookmarkEnd w:id="8683"/>
    </w:p>
    <w:p w14:paraId="304E5086" w14:textId="429DD1CD" w:rsidR="00CB0108" w:rsidRPr="00D14360" w:rsidRDefault="00CB0108" w:rsidP="00B505D2">
      <w:pPr>
        <w:pBdr>
          <w:top w:val="nil"/>
          <w:left w:val="nil"/>
          <w:bottom w:val="nil"/>
          <w:right w:val="nil"/>
          <w:between w:val="nil"/>
        </w:pBdr>
        <w:spacing w:after="120"/>
        <w:rPr>
          <w:rFonts w:ascii="Times New Roman" w:eastAsia="Calibri" w:hAnsi="Times New Roman"/>
          <w:color w:val="000000"/>
          <w:sz w:val="24"/>
          <w:szCs w:val="24"/>
          <w:rPrChange w:id="8684" w:author="Russell Ott" w:date="2022-05-16T11:47:00Z">
            <w:rPr>
              <w:rFonts w:ascii="Calibri" w:eastAsia="Calibri" w:hAnsi="Calibri"/>
              <w:color w:val="000000"/>
            </w:rPr>
          </w:rPrChange>
        </w:rPr>
      </w:pPr>
      <w:r w:rsidRPr="00D14360">
        <w:rPr>
          <w:color w:val="000000"/>
          <w:rPrChange w:id="8685" w:author="Russell Ott" w:date="2022-05-16T11:47:00Z">
            <w:rPr>
              <w:rFonts w:ascii="Calibri" w:eastAsia="Calibri" w:hAnsi="Calibri"/>
              <w:color w:val="000000"/>
            </w:rPr>
          </w:rPrChange>
        </w:rPr>
        <w:t xml:space="preserve">The full potential of our </w:t>
      </w:r>
      <w:r w:rsidR="003B368E" w:rsidRPr="00D14360">
        <w:rPr>
          <w:color w:val="000000"/>
          <w:rPrChange w:id="8686" w:author="Russell Ott" w:date="2022-05-16T11:47:00Z">
            <w:rPr>
              <w:rFonts w:ascii="Calibri" w:eastAsia="Calibri" w:hAnsi="Calibri"/>
              <w:color w:val="000000"/>
            </w:rPr>
          </w:rPrChange>
        </w:rPr>
        <w:t xml:space="preserve">Health IT </w:t>
      </w:r>
      <w:r w:rsidRPr="00D14360">
        <w:rPr>
          <w:rFonts w:eastAsia="Calibri"/>
          <w:color w:val="000000"/>
          <w:rPrChange w:id="8687" w:author="Russell Ott" w:date="2022-05-16T11:47:00Z">
            <w:rPr>
              <w:rFonts w:ascii="Calibri" w:eastAsia="Calibri" w:hAnsi="Calibri"/>
              <w:color w:val="000000"/>
            </w:rPr>
          </w:rPrChange>
        </w:rPr>
        <w:t>infra</w:t>
      </w:r>
      <w:r w:rsidR="003B368E" w:rsidRPr="00D14360">
        <w:rPr>
          <w:rFonts w:eastAsia="Calibri"/>
          <w:color w:val="000000"/>
          <w:rPrChange w:id="8688" w:author="Russell Ott" w:date="2022-05-16T11:47:00Z">
            <w:rPr>
              <w:rFonts w:ascii="Calibri" w:eastAsia="Calibri" w:hAnsi="Calibri"/>
              <w:color w:val="000000"/>
            </w:rPr>
          </w:rPrChange>
        </w:rPr>
        <w:t>structure can only be realized w</w:t>
      </w:r>
      <w:r w:rsidR="00C14E97">
        <w:rPr>
          <w:rFonts w:eastAsia="Calibri"/>
          <w:color w:val="000000"/>
          <w:rPrChange w:id="8689" w:author="Russell Ott" w:date="2022-05-16T11:47:00Z">
            <w:rPr>
              <w:rFonts w:ascii="Calibri" w:eastAsia="Calibri" w:hAnsi="Calibri"/>
              <w:color w:val="000000"/>
            </w:rPr>
          </w:rPrChange>
        </w:rPr>
        <w:t>hen</w:t>
      </w:r>
      <w:r w:rsidR="003B368E" w:rsidRPr="00D14360">
        <w:rPr>
          <w:rFonts w:eastAsia="Calibri"/>
          <w:color w:val="000000"/>
          <w:rPrChange w:id="8690" w:author="Russell Ott" w:date="2022-05-16T11:47:00Z">
            <w:rPr>
              <w:rFonts w:ascii="Calibri" w:eastAsia="Calibri" w:hAnsi="Calibri"/>
              <w:color w:val="000000"/>
            </w:rPr>
          </w:rPrChange>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943AA0">
      <w:pPr>
        <w:pStyle w:val="Heading2"/>
      </w:pPr>
      <w:bookmarkStart w:id="8691" w:name="_Toc10707499"/>
      <w:bookmarkStart w:id="8692" w:name="_Toc11043622"/>
      <w:bookmarkStart w:id="8693" w:name="_Toc11045611"/>
      <w:bookmarkStart w:id="8694" w:name="_Toc11391280"/>
      <w:bookmarkStart w:id="8695" w:name="_Toc103262681"/>
      <w:bookmarkStart w:id="8696" w:name="_Toc22823426"/>
      <w:r w:rsidRPr="00C64922">
        <w:t>General Entry-Level Guidance</w:t>
      </w:r>
      <w:bookmarkEnd w:id="8691"/>
      <w:bookmarkEnd w:id="8692"/>
      <w:bookmarkEnd w:id="8693"/>
      <w:bookmarkEnd w:id="8694"/>
      <w:bookmarkEnd w:id="8695"/>
      <w:bookmarkEnd w:id="8696"/>
    </w:p>
    <w:p w14:paraId="48AA3DF8" w14:textId="77777777" w:rsidR="00317567" w:rsidRPr="00D14360" w:rsidRDefault="00317567" w:rsidP="00317567">
      <w:pPr>
        <w:rPr>
          <w:rFonts w:ascii="Times New Roman" w:eastAsia="Times New Roman" w:hAnsi="Times New Roman"/>
          <w:sz w:val="24"/>
          <w:szCs w:val="24"/>
          <w:rPrChange w:id="8697" w:author="Russell Ott" w:date="2022-05-16T11:47:00Z">
            <w:rPr>
              <w:rFonts w:ascii="Calibri" w:hAnsi="Calibri"/>
            </w:rPr>
          </w:rPrChange>
        </w:rPr>
      </w:pPr>
      <w:r w:rsidRPr="00D14360">
        <w:rPr>
          <w:rPrChange w:id="8698" w:author="Russell Ott" w:date="2022-05-16T11:47:00Z">
            <w:rPr>
              <w:rFonts w:ascii="Calibri" w:hAnsi="Calibri"/>
            </w:rPr>
          </w:rPrChange>
        </w:rPr>
        <w:t>The guidance below pertains when document sections include machine processable discrete data to aid processing of information contained in the section.</w:t>
      </w:r>
      <w:r w:rsidRPr="00D14360">
        <w:rPr>
          <w:rPrChange w:id="8699" w:author="Russell Ott" w:date="2022-05-16T11:47:00Z">
            <w:rPr>
              <w:rFonts w:ascii="Calibri" w:hAnsi="Calibri"/>
            </w:rPr>
          </w:rPrChange>
        </w:rPr>
        <w:t xml:space="preserve"> The following general entry-level guidance is applicable to all C-CDA entry templates.</w:t>
      </w:r>
    </w:p>
    <w:p w14:paraId="46183985" w14:textId="77777777" w:rsidR="00DD51B1" w:rsidRPr="00C64922" w:rsidRDefault="00DD51B1" w:rsidP="00F10C7C">
      <w:pPr>
        <w:pStyle w:val="Heading3"/>
      </w:pPr>
      <w:bookmarkStart w:id="8700" w:name="_Toc10707501"/>
      <w:bookmarkStart w:id="8701" w:name="_Toc11043624"/>
      <w:bookmarkStart w:id="8702" w:name="_Toc11045613"/>
      <w:bookmarkStart w:id="8703" w:name="_Toc11391281"/>
      <w:bookmarkStart w:id="8704" w:name="_Toc103262682"/>
      <w:bookmarkStart w:id="8705" w:name="_Toc22823427"/>
      <w:r w:rsidRPr="00C64922">
        <w:t>Narrative Text Linking (Referencing)</w:t>
      </w:r>
      <w:bookmarkEnd w:id="8700"/>
      <w:bookmarkEnd w:id="8701"/>
      <w:bookmarkEnd w:id="8702"/>
      <w:bookmarkEnd w:id="8703"/>
      <w:bookmarkEnd w:id="8704"/>
      <w:bookmarkEnd w:id="8705"/>
      <w:r w:rsidRPr="00C64922">
        <w:t xml:space="preserve"> </w:t>
      </w:r>
    </w:p>
    <w:p w14:paraId="2A6388C5" w14:textId="77777777" w:rsidR="008F2473" w:rsidRPr="00D14360" w:rsidRDefault="008F2473" w:rsidP="003A3D50">
      <w:pPr>
        <w:pStyle w:val="NormalWeb"/>
        <w:spacing w:before="0" w:beforeAutospacing="0" w:after="0" w:afterAutospacing="0"/>
        <w:rPr>
          <w:color w:val="000000"/>
          <w:rPrChange w:id="8706" w:author="Russell Ott" w:date="2022-05-16T11:47:00Z">
            <w:rPr>
              <w:color w:val="000000"/>
            </w:rPr>
          </w:rPrChange>
        </w:rPr>
      </w:pPr>
      <w:r w:rsidRPr="00D14360">
        <w:rPr>
          <w:color w:val="000000"/>
          <w:rPrChange w:id="8707" w:author="Russell Ott" w:date="2022-05-16T11:47:00Z">
            <w:rPr>
              <w:color w:val="000000"/>
            </w:rPr>
          </w:rPrChange>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color w:val="000000"/>
          <w:rPrChange w:id="8708" w:author="Russell Ott" w:date="2022-05-16T11:47:00Z">
            <w:rPr>
              <w:color w:val="000000"/>
            </w:rPr>
          </w:rPrChange>
        </w:rPr>
      </w:pPr>
    </w:p>
    <w:p w14:paraId="7ED27654" w14:textId="4A157449" w:rsidR="00C558B5" w:rsidRPr="00C64922" w:rsidRDefault="005C79A1" w:rsidP="00510672">
      <w:pPr>
        <w:pStyle w:val="Caption"/>
        <w:keepNext/>
        <w:spacing w:after="0"/>
      </w:pPr>
      <w:bookmarkStart w:id="8709" w:name="_Toc21927474"/>
      <w:r>
        <w:t xml:space="preserve">  </w:t>
      </w:r>
      <w:bookmarkStart w:id="8710" w:name="_Toc101449274"/>
      <w:r w:rsidR="00C558B5" w:rsidRPr="00C64922">
        <w:t xml:space="preserve">Example </w:t>
      </w:r>
      <w:r w:rsidR="00132A94">
        <w:fldChar w:fldCharType="begin"/>
      </w:r>
      <w:r w:rsidR="00132A94">
        <w:instrText xml:space="preserve"> SEQ Example \* ARABIC </w:instrText>
      </w:r>
      <w:r w:rsidR="00132A94">
        <w:fldChar w:fldCharType="separate"/>
      </w:r>
      <w:del w:id="8711" w:author="Russell Ott" w:date="2022-05-16T11:47:00Z">
        <w:r w:rsidR="00DE0DA7">
          <w:rPr>
            <w:noProof/>
          </w:rPr>
          <w:delText>22</w:delText>
        </w:r>
      </w:del>
      <w:ins w:id="8712" w:author="Russell Ott" w:date="2022-05-16T11:47:00Z">
        <w:r w:rsidR="00F10C7C">
          <w:rPr>
            <w:noProof/>
          </w:rPr>
          <w:t>21</w:t>
        </w:r>
      </w:ins>
      <w:r w:rsidR="00132A94">
        <w:rPr>
          <w:noProof/>
        </w:rPr>
        <w:fldChar w:fldCharType="end"/>
      </w:r>
      <w:r w:rsidR="00C558B5" w:rsidRPr="00C64922">
        <w:t>: Narrative Text with Links to Machine Processable Data</w:t>
      </w:r>
      <w:bookmarkEnd w:id="8710"/>
      <w:bookmarkEnd w:id="87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color w:val="000000"/>
                <w:rPrChange w:id="8713" w:author="Russell Ott" w:date="2022-05-16T11:47:00Z">
                  <w:rPr>
                    <w:color w:val="000000"/>
                  </w:rPr>
                </w:rPrChange>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0A42398F"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del w:id="8714" w:author="Russell Ott" w:date="2022-05-16T11:47:00Z">
              <w:r w:rsidRPr="00D14360">
                <w:rPr>
                  <w:rFonts w:ascii="Courier New" w:hAnsi="Courier New" w:cs="Courier New"/>
                  <w:color w:val="000000"/>
                  <w:sz w:val="16"/>
                  <w:szCs w:val="16"/>
                </w:rPr>
                <w:delText>=”</w:delText>
              </w:r>
            </w:del>
            <w:ins w:id="8715"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NI</w:t>
            </w:r>
            <w:del w:id="8716" w:author="Russell Ott" w:date="2022-05-16T11:47:00Z">
              <w:r w:rsidRPr="00D14360">
                <w:rPr>
                  <w:rFonts w:ascii="Courier New" w:hAnsi="Courier New" w:cs="Courier New"/>
                  <w:color w:val="000000"/>
                  <w:sz w:val="16"/>
                  <w:szCs w:val="16"/>
                </w:rPr>
                <w:delText>”/&gt;</w:delText>
              </w:r>
            </w:del>
            <w:ins w:id="8717"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ins w:id="8718" w:author="Russell Ott" w:date="2022-05-16T11:47:00Z"/>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ins w:id="8719" w:author="Russell Ott" w:date="2022-05-16T11:47:00Z"/>
                <w:rFonts w:ascii="Courier New" w:hAnsi="Courier New" w:cs="Courier New"/>
                <w:color w:val="000000"/>
                <w:sz w:val="16"/>
                <w:szCs w:val="16"/>
              </w:rPr>
            </w:pPr>
            <w:ins w:id="8720" w:author="Russell Ott" w:date="2022-05-16T11:47:00Z">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ins>
          </w:p>
          <w:p w14:paraId="0B8251BA" w14:textId="77777777" w:rsidR="00E92D58" w:rsidRDefault="00E92D58" w:rsidP="00486FB8">
            <w:pPr>
              <w:pStyle w:val="NormalWeb"/>
              <w:spacing w:before="0" w:beforeAutospacing="0" w:after="0" w:afterAutospacing="0"/>
              <w:rPr>
                <w:ins w:id="8721" w:author="Russell Ott" w:date="2022-05-16T11:47:00Z"/>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PrChange w:id="8722" w:author="Russell Ott" w:date="2022-05-16T11:47:00Z">
            <w:rPr/>
          </w:rPrChange>
        </w:rPr>
      </w:pPr>
      <w:r w:rsidRPr="00D14360">
        <w:rPr>
          <w:color w:val="000000"/>
          <w:rPrChange w:id="8723" w:author="Russell Ott" w:date="2022-05-16T11:47:00Z">
            <w:rPr>
              <w:color w:val="000000"/>
            </w:rPr>
          </w:rPrChange>
        </w:rPr>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color w:val="000000"/>
          <w:rPrChange w:id="8724" w:author="Russell Ott" w:date="2022-05-16T11:47:00Z">
            <w:rPr>
              <w:color w:val="000000"/>
            </w:rPr>
          </w:rPrChange>
        </w:rPr>
        <w:t>Obviously,</w:t>
      </w:r>
      <w:r w:rsidRPr="00D14360">
        <w:rPr>
          <w:color w:val="000000"/>
          <w:rPrChange w:id="8725" w:author="Russell Ott" w:date="2022-05-16T11:47:00Z">
            <w:rPr>
              <w:color w:val="000000"/>
            </w:rPr>
          </w:rPrChange>
        </w:rPr>
        <w:t xml:space="preserve"> document sources cannot test with all other CDA stylesheets, but it is recommended to regularly test using the HL7 CDA stylesheet approved by SDWG and managed in th</w:t>
      </w:r>
      <w:r w:rsidR="00632AAF" w:rsidRPr="00D14360">
        <w:rPr>
          <w:color w:val="000000"/>
          <w:rPrChange w:id="8726" w:author="Russell Ott" w:date="2022-05-16T11:47:00Z">
            <w:rPr>
              <w:color w:val="000000"/>
            </w:rPr>
          </w:rPrChange>
        </w:rPr>
        <w:t>e</w:t>
      </w:r>
      <w:r w:rsidRPr="00D14360">
        <w:rPr>
          <w:color w:val="000000"/>
          <w:rPrChange w:id="8727" w:author="Russell Ott" w:date="2022-05-16T11:47:00Z">
            <w:rPr>
              <w:color w:val="000000"/>
            </w:rPr>
          </w:rPrChange>
        </w:rPr>
        <w:t xml:space="preserve"> HL7 </w:t>
      </w:r>
      <w:r w:rsidR="009A0717">
        <w:rPr>
          <w:color w:val="000000"/>
          <w:rPrChange w:id="8728" w:author="Russell Ott" w:date="2022-05-16T11:47:00Z">
            <w:rPr>
              <w:color w:val="000000"/>
            </w:rPr>
          </w:rPrChange>
        </w:rPr>
        <w:t>GitHub</w:t>
      </w:r>
      <w:r w:rsidR="009A0717" w:rsidRPr="00D14360">
        <w:rPr>
          <w:color w:val="000000"/>
          <w:rPrChange w:id="8729" w:author="Russell Ott" w:date="2022-05-16T11:47:00Z">
            <w:rPr>
              <w:color w:val="000000"/>
            </w:rPr>
          </w:rPrChange>
        </w:rPr>
        <w:t xml:space="preserve"> </w:t>
      </w:r>
      <w:r w:rsidR="009B30E1" w:rsidRPr="00D14360">
        <w:rPr>
          <w:color w:val="000000"/>
          <w:rPrChange w:id="8730" w:author="Russell Ott" w:date="2022-05-16T11:47:00Z">
            <w:rPr>
              <w:color w:val="000000"/>
            </w:rPr>
          </w:rPrChange>
        </w:rPr>
        <w:t>.</w:t>
      </w:r>
      <w:r w:rsidR="005D2703" w:rsidRPr="00D14360">
        <w:rPr>
          <w:rStyle w:val="FootnoteReference"/>
          <w:color w:val="000000"/>
          <w:rPrChange w:id="8731" w:author="Russell Ott" w:date="2022-05-16T11:47:00Z">
            <w:rPr>
              <w:rStyle w:val="FootnoteReference"/>
              <w:color w:val="000000"/>
            </w:rPr>
          </w:rPrChange>
        </w:rPr>
        <w:footnoteReference w:id="120"/>
      </w:r>
    </w:p>
    <w:p w14:paraId="17701444" w14:textId="77777777" w:rsidR="008F2473" w:rsidRDefault="008F2473" w:rsidP="00F10C7C">
      <w:pPr>
        <w:pStyle w:val="Heading3"/>
      </w:pPr>
      <w:bookmarkStart w:id="8732" w:name="_DisplayName_Representation"/>
      <w:bookmarkStart w:id="8733" w:name="_Toc11043625"/>
      <w:bookmarkStart w:id="8734" w:name="_Toc11045614"/>
      <w:bookmarkStart w:id="8735" w:name="_Toc11391282"/>
      <w:bookmarkStart w:id="8736" w:name="_Toc103262683"/>
      <w:bookmarkStart w:id="8737" w:name="_Toc10707502"/>
      <w:bookmarkStart w:id="8738" w:name="_Toc22823428"/>
      <w:bookmarkEnd w:id="8732"/>
      <w:r>
        <w:t>OriginalText</w:t>
      </w:r>
      <w:bookmarkEnd w:id="8733"/>
      <w:bookmarkEnd w:id="8734"/>
      <w:bookmarkEnd w:id="8735"/>
      <w:bookmarkEnd w:id="8736"/>
      <w:bookmarkEnd w:id="8738"/>
    </w:p>
    <w:p w14:paraId="41C62003" w14:textId="77777777" w:rsidR="008F2473" w:rsidRPr="00D14360" w:rsidRDefault="008F2473" w:rsidP="008F2473">
      <w:pPr>
        <w:pStyle w:val="NormalWeb"/>
        <w:spacing w:before="0" w:beforeAutospacing="0" w:after="120" w:afterAutospacing="0"/>
        <w:rPr>
          <w:color w:val="000000"/>
          <w:rPrChange w:id="8739" w:author="Russell Ott" w:date="2022-05-16T11:47:00Z">
            <w:rPr>
              <w:color w:val="000000"/>
            </w:rPr>
          </w:rPrChange>
        </w:rPr>
      </w:pPr>
      <w:r w:rsidRPr="00D14360">
        <w:rPr>
          <w:color w:val="000000"/>
          <w:rPrChange w:id="8740" w:author="Russell Ott" w:date="2022-05-16T11:47:00Z">
            <w:rPr>
              <w:color w:val="000000"/>
            </w:rPr>
          </w:rPrChange>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The use of code/originalText/reference and value/originalText/reference should be used where it is useful to point to the human readable information associated with </w:t>
      </w:r>
      <w:r w:rsidR="00771195">
        <w:rPr>
          <w:color w:val="000000"/>
          <w:rPrChange w:id="8741" w:author="Russell Ott" w:date="2022-05-16T11:47:00Z">
            <w:rPr>
              <w:color w:val="000000"/>
            </w:rPr>
          </w:rPrChange>
        </w:rPr>
        <w:t xml:space="preserve">more specific </w:t>
      </w:r>
      <w:r w:rsidRPr="00D14360">
        <w:rPr>
          <w:color w:val="000000"/>
          <w:rPrChange w:id="8742" w:author="Russell Ott" w:date="2022-05-16T11:47:00Z">
            <w:rPr>
              <w:color w:val="000000"/>
            </w:rPr>
          </w:rPrChange>
        </w:rPr>
        <w:t xml:space="preserve">areas within the narrative related to a specific coded element </w:t>
      </w:r>
      <w:r w:rsidR="00771195">
        <w:rPr>
          <w:color w:val="000000"/>
          <w:rPrChange w:id="8743" w:author="Russell Ott" w:date="2022-05-16T11:47:00Z">
            <w:rPr>
              <w:color w:val="000000"/>
            </w:rPr>
          </w:rPrChange>
        </w:rPr>
        <w:t>with</w:t>
      </w:r>
      <w:r w:rsidRPr="00D14360">
        <w:rPr>
          <w:color w:val="000000"/>
          <w:rPrChange w:id="8744" w:author="Russell Ott" w:date="2022-05-16T11:47:00Z">
            <w:rPr>
              <w:color w:val="000000"/>
            </w:rPr>
          </w:rPrChange>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Change w:id="8745" w:author="Russell Ott" w:date="2022-05-16T11:47:00Z">
            <w:rPr>
              <w:color w:val="000000"/>
            </w:rPr>
          </w:rPrChange>
        </w:rPr>
      </w:pPr>
      <w:r w:rsidRPr="00D14360">
        <w:rPr>
          <w:color w:val="000000"/>
          <w:rPrChange w:id="8746" w:author="Russell Ott" w:date="2022-05-16T11:47:00Z">
            <w:rPr>
              <w:color w:val="000000"/>
            </w:rPr>
          </w:rPrChange>
        </w:rPr>
        <w:t xml:space="preserve">Narrative text linking from the text element in the entry </w:t>
      </w:r>
      <w:r w:rsidR="00771195">
        <w:rPr>
          <w:color w:val="000000"/>
          <w:rPrChange w:id="8747" w:author="Russell Ott" w:date="2022-05-16T11:47:00Z">
            <w:rPr>
              <w:color w:val="000000"/>
            </w:rPr>
          </w:rPrChange>
        </w:rPr>
        <w:t xml:space="preserve">(for the entire discrete entry, meaning the entire machine processable clinical statement) </w:t>
      </w:r>
      <w:r w:rsidRPr="00D14360">
        <w:rPr>
          <w:color w:val="000000"/>
          <w:rPrChange w:id="8748" w:author="Russell Ott" w:date="2022-05-16T11:47:00Z">
            <w:rPr>
              <w:color w:val="000000"/>
            </w:rPr>
          </w:rPrChange>
        </w:rPr>
        <w:t xml:space="preserve">and </w:t>
      </w:r>
      <w:r w:rsidR="00771195">
        <w:rPr>
          <w:color w:val="000000"/>
          <w:rPrChange w:id="8749" w:author="Russell Ott" w:date="2022-05-16T11:47:00Z">
            <w:rPr>
              <w:color w:val="000000"/>
            </w:rPr>
          </w:rPrChange>
        </w:rPr>
        <w:t xml:space="preserve">from the </w:t>
      </w:r>
      <w:r w:rsidRPr="00D14360">
        <w:rPr>
          <w:color w:val="000000"/>
          <w:rPrChange w:id="8750" w:author="Russell Ott" w:date="2022-05-16T11:47:00Z">
            <w:rPr>
              <w:color w:val="000000"/>
            </w:rPr>
          </w:rPrChange>
        </w:rPr>
        <w:t>originalText</w:t>
      </w:r>
      <w:r w:rsidR="00771195">
        <w:rPr>
          <w:color w:val="000000"/>
          <w:rPrChange w:id="8751" w:author="Russell Ott" w:date="2022-05-16T11:47:00Z">
            <w:rPr>
              <w:color w:val="000000"/>
            </w:rPr>
          </w:rPrChange>
        </w:rPr>
        <w:t xml:space="preserve"> element (for a specific part of the clinical statement)</w:t>
      </w:r>
      <w:r w:rsidRPr="00D14360">
        <w:rPr>
          <w:color w:val="000000"/>
          <w:rPrChange w:id="8752" w:author="Russell Ott" w:date="2022-05-16T11:47:00Z">
            <w:rPr>
              <w:color w:val="000000"/>
            </w:rPr>
          </w:rPrChange>
        </w:rPr>
        <w:t xml:space="preserve"> referencing from coded concepts in the entry can be used together to provide very tight correspondences between human readable and machine processable information.</w:t>
      </w:r>
    </w:p>
    <w:p w14:paraId="29A6E736" w14:textId="77777777" w:rsidR="008F2473" w:rsidRPr="00D14360" w:rsidRDefault="008F2473" w:rsidP="008F2473">
      <w:pPr>
        <w:spacing w:after="120"/>
        <w:ind w:right="520"/>
        <w:rPr>
          <w:del w:id="8753" w:author="Russell Ott" w:date="2022-05-16T11:47:00Z"/>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3A3D50">
        <w:trPr>
          <w:trHeight w:val="576"/>
        </w:trPr>
        <w:tc>
          <w:tcPr>
            <w:tcW w:w="683" w:type="dxa"/>
            <w:tcBorders>
              <w:right w:val="nil"/>
            </w:tcBorders>
            <w:shd w:val="clear" w:color="auto" w:fill="C6D9F1"/>
          </w:tcPr>
          <w:p w14:paraId="4CDBCE66" w14:textId="0300C84E" w:rsidR="008F2473" w:rsidRPr="00C64922" w:rsidRDefault="00634398" w:rsidP="008F2473">
            <w:pPr>
              <w:pStyle w:val="BodyText"/>
              <w:rPr>
                <w:noProof/>
              </w:rPr>
            </w:pPr>
            <w:del w:id="8754" w:author="Russell Ott" w:date="2022-05-16T11:47:00Z">
              <w:r>
                <w:rPr>
                  <w:noProof/>
                </w:rPr>
                <w:drawing>
                  <wp:anchor distT="0" distB="0" distL="114300" distR="114300" simplePos="0" relativeHeight="251881472" behindDoc="0" locked="0" layoutInCell="1" allowOverlap="1" wp14:anchorId="501108F7" wp14:editId="3891C127">
                    <wp:simplePos x="0" y="0"/>
                    <wp:positionH relativeFrom="column">
                      <wp:posOffset>-32385</wp:posOffset>
                    </wp:positionH>
                    <wp:positionV relativeFrom="paragraph">
                      <wp:posOffset>23495</wp:posOffset>
                    </wp:positionV>
                    <wp:extent cx="323215" cy="323215"/>
                    <wp:effectExtent l="0" t="0" r="0" b="0"/>
                    <wp:wrapNone/>
                    <wp:docPr id="3082"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8755" w:author="Russell Ott" w:date="2022-05-16T11:47:00Z">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4AABC258" w:rsidR="008F2473" w:rsidRPr="00D14360" w:rsidRDefault="008F2473" w:rsidP="007770C6">
      <w:pPr>
        <w:pStyle w:val="NormalWeb"/>
        <w:spacing w:before="120" w:beforeAutospacing="0" w:after="120" w:afterAutospacing="0"/>
        <w:rPr>
          <w:rPrChange w:id="8756" w:author="Russell Ott" w:date="2022-05-16T11:47:00Z">
            <w:rPr/>
          </w:rPrChange>
        </w:rPr>
        <w:pPrChange w:id="8757" w:author="Russell Ott" w:date="2022-05-16T11:47:00Z">
          <w:pPr>
            <w:pStyle w:val="NormalWeb"/>
            <w:spacing w:before="120" w:beforeAutospacing="0" w:after="120" w:afterAutospacing="0"/>
            <w:ind w:hanging="475"/>
          </w:pPr>
        </w:pPrChange>
      </w:pPr>
      <w:del w:id="8758" w:author="Russell Ott" w:date="2022-05-16T11:47:00Z">
        <w:r w:rsidRPr="00D14360">
          <w:rPr>
            <w:rFonts w:cs="Calibri"/>
            <w:b/>
            <w:bCs/>
            <w:color w:val="000000"/>
            <w:sz w:val="22"/>
            <w:szCs w:val="22"/>
          </w:rPr>
          <w:delText xml:space="preserve"> </w:delText>
        </w:r>
        <w:r w:rsidR="00565ED0" w:rsidRPr="00D14360">
          <w:rPr>
            <w:rFonts w:cs="Calibri"/>
            <w:b/>
            <w:bCs/>
            <w:color w:val="000000"/>
            <w:sz w:val="22"/>
            <w:szCs w:val="22"/>
          </w:rPr>
          <w:delText xml:space="preserve">         </w:delText>
        </w:r>
      </w:del>
      <w:r w:rsidRPr="00D14360">
        <w:rPr>
          <w:rPrChange w:id="8759" w:author="Russell Ott" w:date="2022-05-16T11:47:00Z">
            <w:rPr/>
          </w:rPrChange>
        </w:rPr>
        <w:t xml:space="preserve">It should be noted </w:t>
      </w:r>
      <w:r w:rsidRPr="00D14360">
        <w:rPr>
          <w:color w:val="000000"/>
          <w:shd w:val="clear" w:color="auto" w:fill="FFFFFF"/>
          <w:rPrChange w:id="8760" w:author="Russell Ott" w:date="2022-05-16T11:47:00Z">
            <w:rPr>
              <w:color w:val="000000"/>
              <w:shd w:val="clear" w:color="auto" w:fill="FFFFFF"/>
            </w:rPr>
          </w:rPrChange>
        </w:rPr>
        <w:t>there is no requirement that CDA entries must reference into the CDA Narrative Block. The referencing mechanism can be used where it is important to represent the original text component of a coded CDA entry.</w:t>
      </w:r>
      <w:r w:rsidRPr="00D14360">
        <w:rPr>
          <w:rStyle w:val="FootnoteReference"/>
          <w:color w:val="000000"/>
          <w:shd w:val="clear" w:color="auto" w:fill="FFFFFF"/>
          <w:rPrChange w:id="8761" w:author="Russell Ott" w:date="2022-05-16T11:47:00Z">
            <w:rPr>
              <w:rStyle w:val="FootnoteReference"/>
              <w:color w:val="000000"/>
              <w:shd w:val="clear" w:color="auto" w:fill="FFFFFF"/>
            </w:rPr>
          </w:rPrChange>
        </w:rPr>
        <w:footnoteReference w:id="121"/>
      </w:r>
    </w:p>
    <w:p w14:paraId="64EB0A8F" w14:textId="77777777" w:rsidR="008F2473" w:rsidRDefault="008F2473" w:rsidP="008F2473">
      <w:pPr>
        <w:pStyle w:val="BodyText"/>
        <w:spacing w:after="120"/>
        <w:ind w:right="528"/>
      </w:pPr>
      <w:r w:rsidRPr="00D14360">
        <w:t>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However, the HL7 CDA standard recommends use of narrative text linking to minimize mismatch errors where the human readable narrative information is not identical to the original text.</w:t>
      </w:r>
    </w:p>
    <w:p w14:paraId="28010164" w14:textId="3A4B8741" w:rsidR="00992A23" w:rsidRDefault="005C79A1" w:rsidP="003A3D50">
      <w:pPr>
        <w:pStyle w:val="Caption"/>
        <w:keepNext/>
        <w:spacing w:after="0"/>
      </w:pPr>
      <w:bookmarkStart w:id="8762" w:name="_Toc21927475"/>
      <w:r>
        <w:t xml:space="preserve">  </w:t>
      </w:r>
      <w:bookmarkStart w:id="8763" w:name="_Toc101449275"/>
      <w:r w:rsidR="00992A23">
        <w:t xml:space="preserve">Example </w:t>
      </w:r>
      <w:r w:rsidR="00132A94">
        <w:fldChar w:fldCharType="begin"/>
      </w:r>
      <w:r w:rsidR="00132A94">
        <w:instrText xml:space="preserve"> SEQ Example \* ARABIC </w:instrText>
      </w:r>
      <w:r w:rsidR="00132A94">
        <w:fldChar w:fldCharType="separate"/>
      </w:r>
      <w:del w:id="8764" w:author="Russell Ott" w:date="2022-05-16T11:47:00Z">
        <w:r w:rsidR="00DE0DA7">
          <w:rPr>
            <w:noProof/>
          </w:rPr>
          <w:delText>23</w:delText>
        </w:r>
      </w:del>
      <w:ins w:id="8765" w:author="Russell Ott" w:date="2022-05-16T11:47:00Z">
        <w:r w:rsidR="00F10C7C">
          <w:rPr>
            <w:noProof/>
          </w:rPr>
          <w:t>22</w:t>
        </w:r>
      </w:ins>
      <w:r w:rsidR="00132A94">
        <w:rPr>
          <w:noProof/>
        </w:rPr>
        <w:fldChar w:fldCharType="end"/>
      </w:r>
      <w:r w:rsidR="00992A23">
        <w:t xml:space="preserve">: originalText </w:t>
      </w:r>
      <w:r w:rsidR="00771195">
        <w:t xml:space="preserve">used to record the term actually selected </w:t>
      </w:r>
      <w:r w:rsidR="00596CA4">
        <w:t xml:space="preserve">from the </w:t>
      </w:r>
      <w:r w:rsidR="00771195">
        <w:t>EHR</w:t>
      </w:r>
      <w:bookmarkEnd w:id="8763"/>
      <w:bookmarkEnd w:id="87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0E86E460"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del w:id="8766" w:author="Russell Ott" w:date="2022-05-16T11:47:00Z">
              <w:r w:rsidRPr="00463F27">
                <w:rPr>
                  <w:rFonts w:ascii="Courier New" w:hAnsi="Courier New"/>
                  <w:sz w:val="16"/>
                </w:rPr>
                <w:delText>=”</w:delText>
              </w:r>
            </w:del>
            <w:ins w:id="8767" w:author="Russell Ott" w:date="2022-05-16T11:47: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9999123</w:t>
            </w:r>
            <w:del w:id="8768" w:author="Russell Ott" w:date="2022-05-16T11:47:00Z">
              <w:r w:rsidRPr="00463F27">
                <w:rPr>
                  <w:rFonts w:ascii="Courier New" w:hAnsi="Courier New"/>
                  <w:sz w:val="16"/>
                </w:rPr>
                <w:delText>”</w:delText>
              </w:r>
            </w:del>
            <w:ins w:id="8769" w:author="Russell Ott" w:date="2022-05-16T11:47:00Z">
              <w:r w:rsidR="00947B4B">
                <w:rPr>
                  <w:rFonts w:ascii="Courier New" w:hAnsi="Courier New"/>
                  <w:sz w:val="16"/>
                </w:rPr>
                <w:t>"</w:t>
              </w:r>
            </w:ins>
          </w:p>
          <w:p w14:paraId="7B808A08" w14:textId="47DCEEC5"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del w:id="8770" w:author="Russell Ott" w:date="2022-05-16T11:47:00Z">
              <w:r w:rsidRPr="00463F27">
                <w:rPr>
                  <w:rFonts w:ascii="Courier New" w:hAnsi="Courier New"/>
                  <w:sz w:val="16"/>
                </w:rPr>
                <w:delText>=”</w:delText>
              </w:r>
            </w:del>
            <w:ins w:id="8771" w:author="Russell Ott" w:date="2022-05-16T11:47: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Obsessional thoughts of augmented reality video games</w:t>
            </w:r>
            <w:del w:id="8772" w:author="Russell Ott" w:date="2022-05-16T11:47:00Z">
              <w:r w:rsidRPr="00463F27">
                <w:rPr>
                  <w:rFonts w:ascii="Courier New" w:hAnsi="Courier New"/>
                  <w:sz w:val="16"/>
                </w:rPr>
                <w:delText>”</w:delText>
              </w:r>
            </w:del>
            <w:ins w:id="8773" w:author="Russell Ott" w:date="2022-05-16T11:47:00Z">
              <w:r w:rsidR="00947B4B">
                <w:rPr>
                  <w:rFonts w:ascii="Courier New" w:hAnsi="Courier New"/>
                  <w:sz w:val="16"/>
                </w:rPr>
                <w:t>"</w:t>
              </w:r>
            </w:ins>
            <w:r w:rsidR="00947B4B" w:rsidRPr="00463F27">
              <w:rPr>
                <w:rFonts w:ascii="Courier New" w:hAnsi="Courier New"/>
                <w:sz w:val="16"/>
              </w:rPr>
              <w:t xml:space="preserve"> </w:t>
            </w:r>
            <w:r w:rsidRPr="00463F27">
              <w:rPr>
                <w:rFonts w:ascii="Courier New" w:hAnsi="Courier New"/>
                <w:sz w:val="16"/>
              </w:rPr>
              <w:t>codeSystem</w:t>
            </w:r>
            <w:del w:id="8774" w:author="Russell Ott" w:date="2022-05-16T11:47:00Z">
              <w:r w:rsidRPr="00463F27">
                <w:rPr>
                  <w:rFonts w:ascii="Courier New" w:hAnsi="Courier New"/>
                  <w:sz w:val="16"/>
                </w:rPr>
                <w:delText>=”</w:delText>
              </w:r>
            </w:del>
            <w:ins w:id="8775" w:author="Russell Ott" w:date="2022-05-16T11:47: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2.16.840.1.113883.6.96</w:t>
            </w:r>
            <w:del w:id="8776" w:author="Russell Ott" w:date="2022-05-16T11:47:00Z">
              <w:r w:rsidRPr="00463F27">
                <w:rPr>
                  <w:rFonts w:ascii="Courier New" w:hAnsi="Courier New"/>
                  <w:sz w:val="16"/>
                </w:rPr>
                <w:delText>”&gt;</w:delText>
              </w:r>
            </w:del>
            <w:ins w:id="8777" w:author="Russell Ott" w:date="2022-05-16T11:47:00Z">
              <w:r w:rsidR="00947B4B">
                <w:rPr>
                  <w:rFonts w:ascii="Courier New" w:hAnsi="Courier New"/>
                  <w:sz w:val="16"/>
                </w:rPr>
                <w:t>"</w:t>
              </w:r>
              <w:r w:rsidR="00947B4B" w:rsidRPr="00463F27">
                <w:rPr>
                  <w:rFonts w:ascii="Courier New" w:hAnsi="Courier New"/>
                  <w:sz w:val="16"/>
                </w:rPr>
                <w:t>&gt;</w:t>
              </w:r>
            </w:ins>
          </w:p>
          <w:p w14:paraId="0D3C4C6C" w14:textId="5BCDDF3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del w:id="8778" w:author="Russell Ott" w:date="2022-05-16T11:47:00Z">
              <w:r w:rsidRPr="00463F27">
                <w:rPr>
                  <w:rFonts w:ascii="Courier New" w:hAnsi="Courier New"/>
                  <w:sz w:val="16"/>
                </w:rPr>
                <w:delText>=”#</w:delText>
              </w:r>
            </w:del>
            <w:ins w:id="8779" w:author="Russell Ott" w:date="2022-05-16T11:47:00Z">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ins>
            <w:r w:rsidR="00771195">
              <w:rPr>
                <w:rFonts w:ascii="Courier New" w:hAnsi="Courier New"/>
                <w:sz w:val="16"/>
              </w:rPr>
              <w:t>Obsessive thoughts related to video games</w:t>
            </w:r>
            <w:del w:id="8780" w:author="Russell Ott" w:date="2022-05-16T11:47:00Z">
              <w:r w:rsidRPr="00463F27">
                <w:rPr>
                  <w:rFonts w:ascii="Courier New" w:hAnsi="Courier New"/>
                  <w:sz w:val="16"/>
                </w:rPr>
                <w:delText>”/&gt;&lt;/</w:delText>
              </w:r>
            </w:del>
            <w:ins w:id="8781" w:author="Russell Ott" w:date="2022-05-16T11:47:00Z">
              <w:r w:rsidR="00947B4B">
                <w:rPr>
                  <w:rFonts w:ascii="Courier New" w:hAnsi="Courier New"/>
                  <w:sz w:val="16"/>
                </w:rPr>
                <w:t>"</w:t>
              </w:r>
              <w:r w:rsidR="00947B4B" w:rsidRPr="00463F27">
                <w:rPr>
                  <w:rFonts w:ascii="Courier New" w:hAnsi="Courier New"/>
                  <w:sz w:val="16"/>
                </w:rPr>
                <w:t>/&gt;&lt;/</w:t>
              </w:r>
            </w:ins>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03F916C8" w:rsidR="00C12940" w:rsidRDefault="005C79A1" w:rsidP="00771195">
      <w:pPr>
        <w:pStyle w:val="Caption"/>
        <w:keepNext/>
        <w:spacing w:after="0"/>
      </w:pPr>
      <w:bookmarkStart w:id="8782" w:name="_Toc21927476"/>
      <w:r>
        <w:t xml:space="preserve">  </w:t>
      </w:r>
      <w:bookmarkStart w:id="8783" w:name="_Toc101449276"/>
      <w:r w:rsidR="00771195">
        <w:t xml:space="preserve">Example </w:t>
      </w:r>
      <w:r w:rsidR="00132A94">
        <w:fldChar w:fldCharType="begin"/>
      </w:r>
      <w:r w:rsidR="00132A94">
        <w:instrText xml:space="preserve"> SEQ Example \* ARABIC </w:instrText>
      </w:r>
      <w:r w:rsidR="00132A94">
        <w:fldChar w:fldCharType="separate"/>
      </w:r>
      <w:del w:id="8784" w:author="Russell Ott" w:date="2022-05-16T11:47:00Z">
        <w:r w:rsidR="00DE0DA7">
          <w:rPr>
            <w:noProof/>
          </w:rPr>
          <w:delText>24</w:delText>
        </w:r>
      </w:del>
      <w:ins w:id="8785" w:author="Russell Ott" w:date="2022-05-16T11:47:00Z">
        <w:r w:rsidR="00F10C7C">
          <w:rPr>
            <w:noProof/>
          </w:rPr>
          <w:t>23</w:t>
        </w:r>
      </w:ins>
      <w:r w:rsidR="00132A94">
        <w:rPr>
          <w:noProof/>
        </w:rPr>
        <w:fldChar w:fldCharType="end"/>
      </w:r>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8783"/>
      <w:bookmarkEnd w:id="8782"/>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3A7DC7F5"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del w:id="8786" w:author="Russell Ott" w:date="2022-05-16T11:47:00Z">
              <w:r w:rsidRPr="000D078F">
                <w:rPr>
                  <w:rFonts w:ascii="Courier New" w:hAnsi="Courier New"/>
                  <w:sz w:val="16"/>
                </w:rPr>
                <w:delText>=”</w:delText>
              </w:r>
            </w:del>
            <w:ins w:id="8787" w:author="Russell Ott" w:date="2022-05-16T11:47: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9999123</w:t>
            </w:r>
            <w:del w:id="8788" w:author="Russell Ott" w:date="2022-05-16T11:47:00Z">
              <w:r w:rsidRPr="000D078F">
                <w:rPr>
                  <w:rFonts w:ascii="Courier New" w:hAnsi="Courier New"/>
                  <w:sz w:val="16"/>
                </w:rPr>
                <w:delText>”</w:delText>
              </w:r>
            </w:del>
            <w:ins w:id="8789" w:author="Russell Ott" w:date="2022-05-16T11:47:00Z">
              <w:r w:rsidR="00947B4B">
                <w:rPr>
                  <w:rFonts w:ascii="Courier New" w:hAnsi="Courier New"/>
                  <w:sz w:val="16"/>
                </w:rPr>
                <w:t>"</w:t>
              </w:r>
            </w:ins>
          </w:p>
          <w:p w14:paraId="102131C8" w14:textId="184CFAB1"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del w:id="8790" w:author="Russell Ott" w:date="2022-05-16T11:47:00Z">
              <w:r w:rsidRPr="000D078F">
                <w:rPr>
                  <w:rFonts w:ascii="Courier New" w:hAnsi="Courier New"/>
                  <w:sz w:val="16"/>
                </w:rPr>
                <w:delText>=”</w:delText>
              </w:r>
            </w:del>
            <w:ins w:id="8791" w:author="Russell Ott" w:date="2022-05-16T11:47: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Obsessional thoughts of augmented reality video games</w:t>
            </w:r>
            <w:del w:id="8792" w:author="Russell Ott" w:date="2022-05-16T11:47:00Z">
              <w:r w:rsidRPr="000D078F">
                <w:rPr>
                  <w:rFonts w:ascii="Courier New" w:hAnsi="Courier New"/>
                  <w:sz w:val="16"/>
                </w:rPr>
                <w:delText>”</w:delText>
              </w:r>
            </w:del>
            <w:ins w:id="8793" w:author="Russell Ott" w:date="2022-05-16T11:47:00Z">
              <w:r w:rsidR="00947B4B">
                <w:rPr>
                  <w:rFonts w:ascii="Courier New" w:hAnsi="Courier New"/>
                  <w:sz w:val="16"/>
                </w:rPr>
                <w:t>"</w:t>
              </w:r>
            </w:ins>
            <w:r w:rsidR="00947B4B" w:rsidRPr="000D078F">
              <w:rPr>
                <w:rFonts w:ascii="Courier New" w:hAnsi="Courier New"/>
                <w:sz w:val="16"/>
              </w:rPr>
              <w:t xml:space="preserve"> </w:t>
            </w:r>
            <w:r w:rsidRPr="000D078F">
              <w:rPr>
                <w:rFonts w:ascii="Courier New" w:hAnsi="Courier New"/>
                <w:sz w:val="16"/>
              </w:rPr>
              <w:t>codeSystem</w:t>
            </w:r>
            <w:del w:id="8794" w:author="Russell Ott" w:date="2022-05-16T11:47:00Z">
              <w:r w:rsidRPr="000D078F">
                <w:rPr>
                  <w:rFonts w:ascii="Courier New" w:hAnsi="Courier New"/>
                  <w:sz w:val="16"/>
                </w:rPr>
                <w:delText>=”</w:delText>
              </w:r>
            </w:del>
            <w:ins w:id="8795" w:author="Russell Ott" w:date="2022-05-16T11:47: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2.16.840.1.113883.6.96</w:t>
            </w:r>
            <w:del w:id="8796" w:author="Russell Ott" w:date="2022-05-16T11:47:00Z">
              <w:r w:rsidRPr="000D078F">
                <w:rPr>
                  <w:rFonts w:ascii="Courier New" w:hAnsi="Courier New"/>
                  <w:sz w:val="16"/>
                </w:rPr>
                <w:delText>”&gt;</w:delText>
              </w:r>
            </w:del>
            <w:ins w:id="8797" w:author="Russell Ott" w:date="2022-05-16T11:47:00Z">
              <w:r w:rsidR="00947B4B">
                <w:rPr>
                  <w:rFonts w:ascii="Courier New" w:hAnsi="Courier New"/>
                  <w:sz w:val="16"/>
                </w:rPr>
                <w:t>"</w:t>
              </w:r>
              <w:r w:rsidR="00947B4B" w:rsidRPr="000D078F">
                <w:rPr>
                  <w:rFonts w:ascii="Courier New" w:hAnsi="Courier New"/>
                  <w:sz w:val="16"/>
                </w:rPr>
                <w:t>&gt;</w:t>
              </w:r>
            </w:ins>
          </w:p>
          <w:p w14:paraId="647F7768" w14:textId="3D8BB8CE"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del w:id="8798" w:author="Russell Ott" w:date="2022-05-16T11:47:00Z">
              <w:r w:rsidRPr="000D078F">
                <w:rPr>
                  <w:rFonts w:ascii="Courier New" w:hAnsi="Courier New"/>
                  <w:sz w:val="16"/>
                </w:rPr>
                <w:delText>=”#</w:delText>
              </w:r>
            </w:del>
            <w:ins w:id="8799" w:author="Russell Ott" w:date="2022-05-16T11:47:00Z">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ins>
            <w:r w:rsidRPr="000D078F">
              <w:rPr>
                <w:rFonts w:ascii="Courier New" w:hAnsi="Courier New"/>
                <w:sz w:val="16"/>
              </w:rPr>
              <w:t>Problem_1</w:t>
            </w:r>
            <w:del w:id="8800" w:author="Russell Ott" w:date="2022-05-16T11:47:00Z">
              <w:r w:rsidRPr="000D078F">
                <w:rPr>
                  <w:rFonts w:ascii="Courier New" w:hAnsi="Courier New"/>
                  <w:sz w:val="16"/>
                </w:rPr>
                <w:delText>”/&gt;&lt;/</w:delText>
              </w:r>
            </w:del>
            <w:ins w:id="8801" w:author="Russell Ott" w:date="2022-05-16T11:47:00Z">
              <w:r w:rsidR="00947B4B">
                <w:rPr>
                  <w:rFonts w:ascii="Courier New" w:hAnsi="Courier New"/>
                  <w:sz w:val="16"/>
                </w:rPr>
                <w:t>"</w:t>
              </w:r>
              <w:r w:rsidR="00947B4B" w:rsidRPr="000D078F">
                <w:rPr>
                  <w:rFonts w:ascii="Courier New" w:hAnsi="Courier New"/>
                  <w:sz w:val="16"/>
                </w:rPr>
                <w:t>/&gt;&lt;/</w:t>
              </w:r>
            </w:ins>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3A3D50">
        <w:trPr>
          <w:trHeight w:val="576"/>
        </w:trPr>
        <w:tc>
          <w:tcPr>
            <w:tcW w:w="683" w:type="dxa"/>
            <w:tcBorders>
              <w:right w:val="nil"/>
            </w:tcBorders>
            <w:shd w:val="clear" w:color="auto" w:fill="C6D9F1"/>
          </w:tcPr>
          <w:p w14:paraId="74C4A2E7" w14:textId="343D8F7A" w:rsidR="008F2473" w:rsidRPr="00C64922" w:rsidRDefault="00634398" w:rsidP="008F2473">
            <w:pPr>
              <w:pStyle w:val="BodyText"/>
              <w:rPr>
                <w:noProof/>
              </w:rPr>
            </w:pPr>
            <w:del w:id="8802" w:author="Russell Ott" w:date="2022-05-16T11:47:00Z">
              <w:r>
                <w:rPr>
                  <w:noProof/>
                </w:rPr>
                <w:drawing>
                  <wp:anchor distT="0" distB="0" distL="114300" distR="114300" simplePos="0" relativeHeight="251883520" behindDoc="0" locked="0" layoutInCell="1" allowOverlap="1" wp14:anchorId="38B61097" wp14:editId="3BA73F75">
                    <wp:simplePos x="0" y="0"/>
                    <wp:positionH relativeFrom="column">
                      <wp:posOffset>-16510</wp:posOffset>
                    </wp:positionH>
                    <wp:positionV relativeFrom="paragraph">
                      <wp:posOffset>79375</wp:posOffset>
                    </wp:positionV>
                    <wp:extent cx="323215" cy="323215"/>
                    <wp:effectExtent l="0" t="0" r="0" b="0"/>
                    <wp:wrapNone/>
                    <wp:docPr id="3083"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8803" w:author="Russell Ott" w:date="2022-05-16T11:47:00Z">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22"/>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23"/>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24"/>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A code that represents the meaning for the originalText drawn from custom interface terminologies or another (local) code system according to agreement of the trading partners 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1A3A33BD" w:rsidR="008F2473" w:rsidRDefault="005C79A1" w:rsidP="008F2473">
      <w:pPr>
        <w:pStyle w:val="Caption"/>
        <w:keepNext/>
        <w:spacing w:after="0"/>
      </w:pPr>
      <w:bookmarkStart w:id="8804" w:name="_Toc21927477"/>
      <w:r>
        <w:t xml:space="preserve">  </w:t>
      </w:r>
      <w:bookmarkStart w:id="8805" w:name="_Toc101449277"/>
      <w:r w:rsidR="008F2473">
        <w:t xml:space="preserve">Example </w:t>
      </w:r>
      <w:r w:rsidR="00132A94">
        <w:fldChar w:fldCharType="begin"/>
      </w:r>
      <w:r w:rsidR="00132A94">
        <w:instrText xml:space="preserve"> SEQ Example \* ARABIC </w:instrText>
      </w:r>
      <w:r w:rsidR="00132A94">
        <w:fldChar w:fldCharType="separate"/>
      </w:r>
      <w:del w:id="8806" w:author="Russell Ott" w:date="2022-05-16T11:47:00Z">
        <w:r w:rsidR="00DE0DA7">
          <w:rPr>
            <w:noProof/>
          </w:rPr>
          <w:delText>25</w:delText>
        </w:r>
      </w:del>
      <w:ins w:id="8807" w:author="Russell Ott" w:date="2022-05-16T11:47:00Z">
        <w:r w:rsidR="00F10C7C">
          <w:rPr>
            <w:noProof/>
          </w:rPr>
          <w:t>24</w:t>
        </w:r>
      </w:ins>
      <w:r w:rsidR="00132A94">
        <w:rPr>
          <w:noProof/>
        </w:rPr>
        <w:fldChar w:fldCharType="end"/>
      </w:r>
      <w:ins w:id="8808" w:author="Russell Ott" w:date="2022-05-16T11:47:00Z">
        <w:r w:rsidR="00BA5010">
          <w:rPr>
            <w:noProof/>
          </w:rPr>
          <w:t>:</w:t>
        </w:r>
      </w:ins>
      <w:r w:rsidR="008F2473">
        <w:t xml:space="preserve"> </w:t>
      </w:r>
      <w:r w:rsidR="008F2473" w:rsidRPr="00B9757F">
        <w:t>TranslationCode, with originalText and local coded term</w:t>
      </w:r>
      <w:bookmarkEnd w:id="8805"/>
      <w:bookmarkEnd w:id="88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45DF9108"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del w:id="8809" w:author="Russell Ott" w:date="2022-05-16T11:47:00Z">
              <w:r w:rsidRPr="00D14360">
                <w:rPr>
                  <w:rFonts w:ascii="Courier New" w:eastAsia="Cambria" w:hAnsi="Courier New" w:cs="Courier New"/>
                  <w:sz w:val="16"/>
                  <w:szCs w:val="16"/>
                </w:rPr>
                <w:delText>”</w:delText>
              </w:r>
            </w:del>
            <w:ins w:id="8810" w:author="Russell Ott" w:date="2022-05-16T11:47:00Z">
              <w:r w:rsidR="003A1CC8">
                <w:rPr>
                  <w:rFonts w:ascii="Courier New" w:eastAsia="Cambria" w:hAnsi="Courier New" w:cs="Courier New"/>
                  <w:sz w:val="16"/>
                  <w:szCs w:val="16"/>
                </w:rPr>
                <w:t>"</w:t>
              </w:r>
            </w:ins>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2CCBC2AA"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del w:id="8811" w:author="Russell Ott" w:date="2022-05-16T11:47:00Z">
              <w:r w:rsidRPr="00D14360">
                <w:rPr>
                  <w:rFonts w:ascii="Courier New" w:eastAsia="Cambria" w:hAnsi="Courier New" w:cs="Courier New"/>
                  <w:sz w:val="16"/>
                  <w:szCs w:val="16"/>
                </w:rPr>
                <w:delText>”</w:delText>
              </w:r>
            </w:del>
            <w:ins w:id="8812" w:author="Russell Ott" w:date="2022-05-16T11:47:00Z">
              <w:r w:rsidR="003A1CC8">
                <w:rPr>
                  <w:rFonts w:ascii="Courier New" w:eastAsia="Cambria" w:hAnsi="Courier New" w:cs="Courier New"/>
                  <w:sz w:val="16"/>
                  <w:szCs w:val="16"/>
                </w:rPr>
                <w:t>"</w:t>
              </w:r>
            </w:ins>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10C7C">
      <w:pPr>
        <w:pStyle w:val="Heading3"/>
      </w:pPr>
      <w:bookmarkStart w:id="8813" w:name="_Ref21849133"/>
      <w:bookmarkStart w:id="8814" w:name="_Ref21849136"/>
      <w:bookmarkStart w:id="8815" w:name="_Toc103262684"/>
      <w:bookmarkStart w:id="8816" w:name="_Toc22823429"/>
      <w:r>
        <w:t>DisplayName Representation</w:t>
      </w:r>
      <w:bookmarkEnd w:id="8813"/>
      <w:bookmarkEnd w:id="8814"/>
      <w:bookmarkEnd w:id="8815"/>
      <w:bookmarkEnd w:id="8816"/>
      <w:r w:rsidR="00DD51B1" w:rsidRPr="00C64922">
        <w:t xml:space="preserve"> </w:t>
      </w:r>
    </w:p>
    <w:p w14:paraId="134ADD73" w14:textId="77777777" w:rsidR="00630186" w:rsidRPr="007770C6" w:rsidRDefault="00630186" w:rsidP="003A3D50">
      <w:pPr>
        <w:pStyle w:val="Default"/>
        <w:spacing w:after="240"/>
        <w:rPr>
          <w:color w:val="auto"/>
          <w:sz w:val="20"/>
          <w:rPrChange w:id="8817" w:author="Russell Ott" w:date="2022-05-16T11:47:00Z">
            <w:rPr>
              <w:color w:val="auto"/>
            </w:rPr>
          </w:rPrChange>
        </w:rPr>
      </w:pPr>
      <w:r w:rsidRPr="007770C6">
        <w:rPr>
          <w:color w:val="auto"/>
          <w:sz w:val="20"/>
          <w:rPrChange w:id="8818" w:author="Russell Ott" w:date="2022-05-16T11:47:00Z">
            <w:rPr>
              <w:color w:val="auto"/>
            </w:rPr>
          </w:rPrChange>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3A3D50">
        <w:trPr>
          <w:trHeight w:val="576"/>
        </w:trPr>
        <w:tc>
          <w:tcPr>
            <w:tcW w:w="683" w:type="dxa"/>
            <w:tcBorders>
              <w:right w:val="nil"/>
            </w:tcBorders>
            <w:shd w:val="clear" w:color="auto" w:fill="C6D9F1"/>
          </w:tcPr>
          <w:p w14:paraId="3A1E4D3C" w14:textId="1FF7B6AC" w:rsidR="00A104FF" w:rsidRPr="00C64922" w:rsidRDefault="00634398" w:rsidP="001E5BB1">
            <w:pPr>
              <w:pStyle w:val="BodyText"/>
              <w:rPr>
                <w:noProof/>
              </w:rPr>
            </w:pPr>
            <w:del w:id="8819" w:author="Russell Ott" w:date="2022-05-16T11:47:00Z">
              <w:r>
                <w:rPr>
                  <w:noProof/>
                </w:rPr>
                <w:drawing>
                  <wp:anchor distT="0" distB="0" distL="114300" distR="114300" simplePos="0" relativeHeight="251885568" behindDoc="0" locked="0" layoutInCell="1" allowOverlap="1" wp14:anchorId="7D279FD3" wp14:editId="742B5C75">
                    <wp:simplePos x="0" y="0"/>
                    <wp:positionH relativeFrom="column">
                      <wp:posOffset>-31750</wp:posOffset>
                    </wp:positionH>
                    <wp:positionV relativeFrom="paragraph">
                      <wp:posOffset>19050</wp:posOffset>
                    </wp:positionV>
                    <wp:extent cx="323215" cy="323215"/>
                    <wp:effectExtent l="0" t="0" r="0" b="0"/>
                    <wp:wrapNone/>
                    <wp:docPr id="308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20" w:author="Russell Ott" w:date="2022-05-16T11:47:00Z">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Change w:id="8821" w:author="Russell Ott" w:date="2022-05-16T11:47:00Z">
                  <w:rPr>
                    <w:color w:val="000000"/>
                    <w:sz w:val="20"/>
                  </w:rPr>
                </w:rPrChange>
              </w:rPr>
            </w:pPr>
            <w:r w:rsidRPr="00E93A1E">
              <w:rPr>
                <w:color w:val="000000"/>
                <w:rPrChange w:id="8822" w:author="Russell Ott" w:date="2022-05-16T11:47:00Z">
                  <w:rPr>
                    <w:color w:val="000000"/>
                    <w:sz w:val="20"/>
                  </w:rPr>
                </w:rPrChange>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Change w:id="8823" w:author="Russell Ott" w:date="2022-05-16T11:47:00Z">
            <w:rPr>
              <w:color w:val="auto"/>
            </w:rPr>
          </w:rPrChange>
        </w:rPr>
      </w:pPr>
      <w:r w:rsidRPr="007770C6">
        <w:rPr>
          <w:color w:val="auto"/>
          <w:sz w:val="20"/>
          <w:rPrChange w:id="8824" w:author="Russell Ott" w:date="2022-05-16T11:47:00Z">
            <w:rPr>
              <w:color w:val="auto"/>
            </w:rPr>
          </w:rPrChange>
        </w:rPr>
        <w:t xml:space="preserve">The guidance for the use of the ‘displayName’ element are: </w:t>
      </w:r>
    </w:p>
    <w:p w14:paraId="0AF281D8" w14:textId="77777777" w:rsidR="00630186" w:rsidRPr="007770C6" w:rsidRDefault="00630186" w:rsidP="003A3D50">
      <w:pPr>
        <w:pStyle w:val="Default"/>
        <w:ind w:left="720"/>
        <w:rPr>
          <w:color w:val="auto"/>
          <w:sz w:val="20"/>
          <w:rPrChange w:id="8825" w:author="Russell Ott" w:date="2022-05-16T11:47:00Z">
            <w:rPr>
              <w:color w:val="auto"/>
            </w:rPr>
          </w:rPrChange>
        </w:rPr>
      </w:pPr>
      <w:r w:rsidRPr="007770C6">
        <w:rPr>
          <w:color w:val="auto"/>
          <w:sz w:val="20"/>
          <w:rPrChange w:id="8826" w:author="Russell Ott" w:date="2022-05-16T11:47:00Z">
            <w:rPr>
              <w:color w:val="auto"/>
            </w:rPr>
          </w:rPrChange>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Change w:id="8827" w:author="Russell Ott" w:date="2022-05-16T11:47:00Z">
            <w:rPr>
              <w:color w:val="auto"/>
            </w:rPr>
          </w:rPrChange>
        </w:rPr>
      </w:pPr>
      <w:r w:rsidRPr="007770C6">
        <w:rPr>
          <w:color w:val="auto"/>
          <w:sz w:val="20"/>
          <w:rPrChange w:id="8828" w:author="Russell Ott" w:date="2022-05-16T11:47:00Z">
            <w:rPr>
              <w:color w:val="auto"/>
            </w:rPr>
          </w:rPrChange>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Change w:id="8829" w:author="Russell Ott" w:date="2022-05-16T11:47:00Z">
            <w:rPr>
              <w:color w:val="auto"/>
            </w:rPr>
          </w:rPrChange>
        </w:rPr>
      </w:pPr>
      <w:r w:rsidRPr="007770C6">
        <w:rPr>
          <w:color w:val="auto"/>
          <w:sz w:val="20"/>
          <w:rPrChange w:id="8830" w:author="Russell Ott" w:date="2022-05-16T11:47:00Z">
            <w:rPr>
              <w:color w:val="auto"/>
            </w:rPr>
          </w:rPrChange>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Change w:id="8831" w:author="Russell Ott" w:date="2022-05-16T11:47:00Z">
            <w:rPr>
              <w:color w:val="auto"/>
            </w:rPr>
          </w:rPrChange>
        </w:rPr>
      </w:pPr>
      <w:r w:rsidRPr="007770C6">
        <w:rPr>
          <w:color w:val="auto"/>
          <w:sz w:val="20"/>
          <w:rPrChange w:id="8832" w:author="Russell Ott" w:date="2022-05-16T11:47:00Z">
            <w:rPr>
              <w:color w:val="auto"/>
            </w:rPr>
          </w:rPrChange>
        </w:rPr>
        <w:t xml:space="preserve">• </w:t>
      </w:r>
      <w:r w:rsidR="008F2473" w:rsidRPr="007770C6">
        <w:rPr>
          <w:color w:val="auto"/>
          <w:sz w:val="20"/>
          <w:rPrChange w:id="8833" w:author="Russell Ott" w:date="2022-05-16T11:47:00Z">
            <w:rPr>
              <w:color w:val="auto"/>
            </w:rPr>
          </w:rPrChange>
        </w:rPr>
        <w:t>display name element must accurately represent the concept associated with the @code attribute of the associated code or value element.</w:t>
      </w:r>
      <w:r w:rsidRPr="007770C6">
        <w:rPr>
          <w:color w:val="auto"/>
          <w:sz w:val="20"/>
          <w:rPrChange w:id="8834" w:author="Russell Ott" w:date="2022-05-16T11:47:00Z">
            <w:rPr>
              <w:color w:val="auto"/>
            </w:rPr>
          </w:rPrChange>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3E86E99E" w:rsidR="008F2473" w:rsidRPr="00C64922" w:rsidRDefault="00634398" w:rsidP="00DF16F7">
            <w:pPr>
              <w:pStyle w:val="BodyText"/>
              <w:rPr>
                <w:noProof/>
                <w:lang w:bidi="ar-SA"/>
              </w:rPr>
            </w:pPr>
            <w:del w:id="8835" w:author="Russell Ott" w:date="2022-05-16T11:47:00Z">
              <w:r>
                <w:rPr>
                  <w:noProof/>
                </w:rPr>
                <w:drawing>
                  <wp:anchor distT="0" distB="0" distL="114300" distR="114300" simplePos="0" relativeHeight="251887616" behindDoc="0" locked="0" layoutInCell="1" allowOverlap="1" wp14:anchorId="58BD28A4" wp14:editId="6BCCF80A">
                    <wp:simplePos x="0" y="0"/>
                    <wp:positionH relativeFrom="column">
                      <wp:posOffset>-45085</wp:posOffset>
                    </wp:positionH>
                    <wp:positionV relativeFrom="paragraph">
                      <wp:posOffset>17145</wp:posOffset>
                    </wp:positionV>
                    <wp:extent cx="323215" cy="323215"/>
                    <wp:effectExtent l="0" t="0" r="0" b="0"/>
                    <wp:wrapNone/>
                    <wp:docPr id="3085"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36" w:author="Russell Ott" w:date="2022-05-16T11:47:00Z">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The displayName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31547705" w:rsidR="007A42C5" w:rsidRDefault="00634398" w:rsidP="00DF16F7">
            <w:pPr>
              <w:pStyle w:val="BodyText"/>
              <w:rPr>
                <w:noProof/>
              </w:rPr>
            </w:pPr>
            <w:del w:id="8837" w:author="Russell Ott" w:date="2022-05-16T11:47:00Z">
              <w:r>
                <w:rPr>
                  <w:noProof/>
                </w:rPr>
                <w:drawing>
                  <wp:anchor distT="0" distB="0" distL="114300" distR="114300" simplePos="0" relativeHeight="251889664" behindDoc="0" locked="0" layoutInCell="1" allowOverlap="1" wp14:anchorId="1066B723" wp14:editId="4F8C75A8">
                    <wp:simplePos x="0" y="0"/>
                    <wp:positionH relativeFrom="column">
                      <wp:posOffset>-42545</wp:posOffset>
                    </wp:positionH>
                    <wp:positionV relativeFrom="paragraph">
                      <wp:posOffset>22860</wp:posOffset>
                    </wp:positionV>
                    <wp:extent cx="323215" cy="323215"/>
                    <wp:effectExtent l="0" t="0" r="0" b="0"/>
                    <wp:wrapNone/>
                    <wp:docPr id="3086"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38" w:author="Russell Ott" w:date="2022-05-16T11:47:00Z">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Change w:id="8839" w:author="Russell Ott" w:date="2022-05-16T11:47:00Z">
            <w:rPr>
              <w:color w:val="auto"/>
            </w:rPr>
          </w:rPrChange>
        </w:rPr>
      </w:pPr>
      <w:r w:rsidRPr="007770C6">
        <w:rPr>
          <w:color w:val="auto"/>
          <w:sz w:val="20"/>
          <w:rPrChange w:id="8840" w:author="Russell Ott" w:date="2022-05-16T11:47:00Z">
            <w:rPr>
              <w:color w:val="auto"/>
            </w:rPr>
          </w:rPrChange>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Change w:id="8841" w:author="Russell Ott" w:date="2022-05-16T11:47:00Z">
            <w:rPr>
              <w:color w:val="auto"/>
            </w:rPr>
          </w:rPrChange>
        </w:rPr>
      </w:pPr>
    </w:p>
    <w:p w14:paraId="157B1475" w14:textId="1F4C75F5" w:rsidR="00DD51B1" w:rsidRDefault="00630186" w:rsidP="003A3D50">
      <w:pPr>
        <w:rPr>
          <w:rFonts w:ascii="Times New Roman" w:eastAsia="Times New Roman" w:hAnsi="Times New Roman"/>
          <w:sz w:val="24"/>
          <w:szCs w:val="24"/>
          <w:rPrChange w:id="8842" w:author="Russell Ott" w:date="2022-05-16T11:47:00Z">
            <w:rPr>
              <w:rFonts w:ascii="Calibri" w:hAnsi="Calibri"/>
            </w:rPr>
          </w:rPrChange>
        </w:rPr>
      </w:pPr>
      <w:r w:rsidRPr="00FA1C2A">
        <w:rPr>
          <w:rPrChange w:id="8843" w:author="Russell Ott" w:date="2022-05-16T11:47:00Z">
            <w:rPr>
              <w:rFonts w:ascii="Calibri" w:hAnsi="Calibri"/>
            </w:rPr>
          </w:rPrChange>
        </w:rPr>
        <w:t xml:space="preserve">For example, say </w:t>
      </w:r>
      <w:r w:rsidRPr="003A3D50">
        <w:rPr>
          <w:rPrChange w:id="8844" w:author="Russell Ott" w:date="2022-05-16T11:47:00Z">
            <w:rPr>
              <w:rFonts w:ascii="Calibri" w:hAnsi="Calibri"/>
            </w:rPr>
          </w:rPrChange>
        </w:rPr>
        <w:t>a new version of SNOMED is released with a new problem code of 99999123 and a display name of “Obsessional thoughts of augmented reality video games” and this code is used in a Problem Observation. If n</w:t>
      </w:r>
      <w:r w:rsidRPr="003A3D50">
        <w:rPr>
          <w:rPrChange w:id="8845" w:author="Russell Ott" w:date="2022-05-16T11:47:00Z">
            <w:rPr>
              <w:rFonts w:ascii="Calibri" w:hAnsi="Calibri"/>
            </w:rPr>
          </w:rPrChange>
        </w:rPr>
        <w:t>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3A3D50">
        <w:trPr>
          <w:trHeight w:val="576"/>
        </w:trPr>
        <w:tc>
          <w:tcPr>
            <w:tcW w:w="683" w:type="dxa"/>
            <w:tcBorders>
              <w:right w:val="nil"/>
            </w:tcBorders>
            <w:shd w:val="clear" w:color="auto" w:fill="C6D9F1"/>
          </w:tcPr>
          <w:p w14:paraId="2DCC9316" w14:textId="5A8A93DC" w:rsidR="00510672" w:rsidRPr="00C64922" w:rsidRDefault="00DD51B1" w:rsidP="00510672">
            <w:pPr>
              <w:pStyle w:val="BodyText"/>
              <w:rPr>
                <w:noProof/>
              </w:rPr>
            </w:pPr>
            <w:del w:id="8846" w:author="Russell Ott" w:date="2022-05-16T11:47:00Z">
              <w:r w:rsidRPr="00D14360">
                <w:delText xml:space="preserve"> </w:delText>
              </w:r>
              <w:r w:rsidR="00634398">
                <w:rPr>
                  <w:noProof/>
                </w:rPr>
                <w:drawing>
                  <wp:anchor distT="0" distB="0" distL="114300" distR="114300" simplePos="0" relativeHeight="251891712" behindDoc="0" locked="0" layoutInCell="1" allowOverlap="1" wp14:anchorId="115732FF" wp14:editId="594C0C78">
                    <wp:simplePos x="0" y="0"/>
                    <wp:positionH relativeFrom="column">
                      <wp:posOffset>-64770</wp:posOffset>
                    </wp:positionH>
                    <wp:positionV relativeFrom="paragraph">
                      <wp:posOffset>0</wp:posOffset>
                    </wp:positionV>
                    <wp:extent cx="323215" cy="323215"/>
                    <wp:effectExtent l="0" t="0" r="0" b="0"/>
                    <wp:wrapNone/>
                    <wp:docPr id="3087"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47" w:author="Russell Ott" w:date="2022-05-16T11:47:00Z">
              <w:r w:rsidR="00634398">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55873B66" w:rsidR="00510672" w:rsidRPr="00C64922" w:rsidRDefault="00634398" w:rsidP="00510672">
            <w:pPr>
              <w:pStyle w:val="BodyText"/>
              <w:rPr>
                <w:noProof/>
              </w:rPr>
            </w:pPr>
            <w:del w:id="8848" w:author="Russell Ott" w:date="2022-05-16T11:47:00Z">
              <w:r>
                <w:rPr>
                  <w:noProof/>
                </w:rPr>
                <w:drawing>
                  <wp:anchor distT="0" distB="0" distL="114300" distR="114300" simplePos="0" relativeHeight="251893760" behindDoc="0" locked="0" layoutInCell="1" allowOverlap="1" wp14:anchorId="3FFE8FCC" wp14:editId="23DF537D">
                    <wp:simplePos x="0" y="0"/>
                    <wp:positionH relativeFrom="column">
                      <wp:posOffset>-55880</wp:posOffset>
                    </wp:positionH>
                    <wp:positionV relativeFrom="paragraph">
                      <wp:posOffset>11430</wp:posOffset>
                    </wp:positionV>
                    <wp:extent cx="323215" cy="323215"/>
                    <wp:effectExtent l="0" t="0" r="0" b="0"/>
                    <wp:wrapNone/>
                    <wp:docPr id="3088"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49" w:author="Russell Ott" w:date="2022-05-16T11:47:00Z">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b/>
          <w:color w:val="000000"/>
          <w:sz w:val="22"/>
          <w:rPrChange w:id="8850" w:author="Russell Ott" w:date="2022-05-16T11:47:00Z">
            <w:rPr>
              <w:b/>
              <w:color w:val="000000"/>
              <w:sz w:val="22"/>
            </w:rPr>
          </w:rPrChange>
        </w:rPr>
      </w:pPr>
      <w:r w:rsidRPr="00D14360">
        <w:rPr>
          <w:b/>
          <w:color w:val="000000"/>
          <w:sz w:val="22"/>
          <w:rPrChange w:id="8851" w:author="Russell Ott" w:date="2022-05-16T11:47:00Z">
            <w:rPr>
              <w:b/>
              <w:color w:val="000000"/>
              <w:sz w:val="22"/>
            </w:rPr>
          </w:rPrChange>
        </w:rPr>
        <w:t xml:space="preserve"> </w:t>
      </w:r>
    </w:p>
    <w:p w14:paraId="1B09CC7C" w14:textId="46C3DE0F" w:rsidR="005C79A1" w:rsidRDefault="005C79A1" w:rsidP="005C79A1"/>
    <w:p w14:paraId="5F36A08C" w14:textId="77777777" w:rsidR="005C79A1" w:rsidRDefault="005C79A1" w:rsidP="003A3D50">
      <w:pPr>
        <w:pStyle w:val="Caption"/>
        <w:spacing w:after="0"/>
      </w:pPr>
      <w:bookmarkStart w:id="8852" w:name="_Toc21927478"/>
    </w:p>
    <w:p w14:paraId="4B8F2F69" w14:textId="499295BC" w:rsidR="00916D2D" w:rsidRPr="00D14360" w:rsidRDefault="005C79A1" w:rsidP="003A3D50">
      <w:pPr>
        <w:pStyle w:val="Caption"/>
        <w:spacing w:after="0"/>
        <w:rPr>
          <w:b/>
          <w:color w:val="000000"/>
          <w:sz w:val="22"/>
          <w:rPrChange w:id="8853" w:author="Russell Ott" w:date="2022-05-16T11:47:00Z">
            <w:rPr>
              <w:b/>
              <w:color w:val="000000"/>
              <w:sz w:val="22"/>
            </w:rPr>
          </w:rPrChange>
        </w:rPr>
      </w:pPr>
      <w:r>
        <w:t xml:space="preserve">  </w:t>
      </w:r>
      <w:bookmarkStart w:id="8854" w:name="_Toc101449278"/>
      <w:r w:rsidR="00916D2D">
        <w:t xml:space="preserve">Example </w:t>
      </w:r>
      <w:r w:rsidR="00132A94">
        <w:fldChar w:fldCharType="begin"/>
      </w:r>
      <w:r w:rsidR="00132A94">
        <w:instrText xml:space="preserve"> SEQ Example \* ARABIC </w:instrText>
      </w:r>
      <w:r w:rsidR="00132A94">
        <w:fldChar w:fldCharType="separate"/>
      </w:r>
      <w:del w:id="8855" w:author="Russell Ott" w:date="2022-05-16T11:47:00Z">
        <w:r w:rsidR="00DE0DA7">
          <w:rPr>
            <w:noProof/>
          </w:rPr>
          <w:delText>26</w:delText>
        </w:r>
      </w:del>
      <w:ins w:id="8856" w:author="Russell Ott" w:date="2022-05-16T11:47:00Z">
        <w:r w:rsidR="00F10C7C">
          <w:rPr>
            <w:noProof/>
          </w:rPr>
          <w:t>25</w:t>
        </w:r>
      </w:ins>
      <w:r w:rsidR="00132A94">
        <w:rPr>
          <w:noProof/>
        </w:rPr>
        <w:fldChar w:fldCharType="end"/>
      </w:r>
      <w:r w:rsidR="00916D2D">
        <w:t xml:space="preserve">: </w:t>
      </w:r>
      <w:r w:rsidR="00916D2D" w:rsidRPr="00C22A66">
        <w:t>Code Display Name Representation</w:t>
      </w:r>
      <w:bookmarkEnd w:id="8854"/>
      <w:bookmarkEnd w:id="88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3964FF53"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del w:id="8857" w:author="Russell Ott" w:date="2022-05-16T11:47:00Z">
              <w:r w:rsidRPr="00D14360">
                <w:rPr>
                  <w:rFonts w:ascii="Courier New" w:hAnsi="Courier New"/>
                  <w:sz w:val="16"/>
                </w:rPr>
                <w:delText>=”</w:delText>
              </w:r>
            </w:del>
            <w:ins w:id="8858" w:author="Russell Ott" w:date="2022-05-16T11:47: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9999123</w:t>
            </w:r>
            <w:del w:id="8859" w:author="Russell Ott" w:date="2022-05-16T11:47:00Z">
              <w:r w:rsidRPr="00D14360">
                <w:rPr>
                  <w:rFonts w:ascii="Courier New" w:hAnsi="Courier New"/>
                  <w:sz w:val="16"/>
                </w:rPr>
                <w:delText>”</w:delText>
              </w:r>
            </w:del>
            <w:ins w:id="8860" w:author="Russell Ott" w:date="2022-05-16T11:47:00Z">
              <w:r w:rsidR="00947B4B">
                <w:rPr>
                  <w:rFonts w:ascii="Courier New" w:hAnsi="Courier New"/>
                  <w:sz w:val="16"/>
                </w:rPr>
                <w:t>"</w:t>
              </w:r>
            </w:ins>
          </w:p>
          <w:p w14:paraId="4C5322E9" w14:textId="41B47AFA"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del w:id="8861" w:author="Russell Ott" w:date="2022-05-16T11:47:00Z">
              <w:r w:rsidRPr="00D14360">
                <w:rPr>
                  <w:rFonts w:ascii="Courier New" w:hAnsi="Courier New"/>
                  <w:sz w:val="16"/>
                </w:rPr>
                <w:delText>=”</w:delText>
              </w:r>
            </w:del>
            <w:ins w:id="8862" w:author="Russell Ott" w:date="2022-05-16T11:47: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Obsessional thoughts of augmented reality video games</w:t>
            </w:r>
            <w:del w:id="8863" w:author="Russell Ott" w:date="2022-05-16T11:47:00Z">
              <w:r w:rsidRPr="00D14360">
                <w:rPr>
                  <w:rFonts w:ascii="Courier New" w:hAnsi="Courier New"/>
                  <w:sz w:val="16"/>
                </w:rPr>
                <w:delText>”</w:delText>
              </w:r>
            </w:del>
            <w:ins w:id="8864" w:author="Russell Ott" w:date="2022-05-16T11:47:00Z">
              <w:r w:rsidR="00947B4B">
                <w:rPr>
                  <w:rFonts w:ascii="Courier New" w:hAnsi="Courier New"/>
                  <w:sz w:val="16"/>
                </w:rPr>
                <w:t>"</w:t>
              </w:r>
            </w:ins>
            <w:r w:rsidR="00947B4B" w:rsidRPr="00D14360">
              <w:rPr>
                <w:rFonts w:ascii="Courier New" w:hAnsi="Courier New"/>
                <w:sz w:val="16"/>
              </w:rPr>
              <w:t xml:space="preserve"> </w:t>
            </w:r>
            <w:r w:rsidRPr="00D14360">
              <w:rPr>
                <w:rFonts w:ascii="Courier New" w:hAnsi="Courier New"/>
                <w:sz w:val="16"/>
              </w:rPr>
              <w:t>codeSystem</w:t>
            </w:r>
            <w:del w:id="8865" w:author="Russell Ott" w:date="2022-05-16T11:47:00Z">
              <w:r w:rsidRPr="00D14360">
                <w:rPr>
                  <w:rFonts w:ascii="Courier New" w:hAnsi="Courier New"/>
                  <w:sz w:val="16"/>
                </w:rPr>
                <w:delText>=”</w:delText>
              </w:r>
            </w:del>
            <w:ins w:id="8866" w:author="Russell Ott" w:date="2022-05-16T11:47: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2.16.840.1.113883.6.96</w:t>
            </w:r>
            <w:del w:id="8867" w:author="Russell Ott" w:date="2022-05-16T11:47:00Z">
              <w:r w:rsidRPr="00D14360">
                <w:rPr>
                  <w:rFonts w:ascii="Courier New" w:hAnsi="Courier New"/>
                  <w:sz w:val="16"/>
                </w:rPr>
                <w:delText>”&gt;</w:delText>
              </w:r>
            </w:del>
            <w:ins w:id="8868" w:author="Russell Ott" w:date="2022-05-16T11:47:00Z">
              <w:r w:rsidR="00947B4B">
                <w:rPr>
                  <w:rFonts w:ascii="Courier New" w:hAnsi="Courier New"/>
                  <w:sz w:val="16"/>
                </w:rPr>
                <w:t>"</w:t>
              </w:r>
              <w:r w:rsidR="00947B4B" w:rsidRPr="00D14360">
                <w:rPr>
                  <w:rFonts w:ascii="Courier New" w:hAnsi="Courier New"/>
                  <w:sz w:val="16"/>
                </w:rPr>
                <w:t>&gt;</w:t>
              </w:r>
            </w:ins>
          </w:p>
          <w:p w14:paraId="2C6F138C" w14:textId="4D3014CB"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del w:id="8869" w:author="Russell Ott" w:date="2022-05-16T11:47:00Z">
              <w:r w:rsidRPr="00D14360">
                <w:rPr>
                  <w:rFonts w:ascii="Courier New" w:hAnsi="Courier New"/>
                  <w:sz w:val="16"/>
                </w:rPr>
                <w:delText>=”#</w:delText>
              </w:r>
            </w:del>
            <w:ins w:id="8870" w:author="Russell Ott" w:date="2022-05-16T11:47:00Z">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ins>
            <w:r w:rsidRPr="00D14360">
              <w:rPr>
                <w:rFonts w:ascii="Courier New" w:hAnsi="Courier New"/>
                <w:sz w:val="16"/>
              </w:rPr>
              <w:t>PROBLEM1</w:t>
            </w:r>
            <w:del w:id="8871" w:author="Russell Ott" w:date="2022-05-16T11:47:00Z">
              <w:r w:rsidRPr="00D14360">
                <w:rPr>
                  <w:rFonts w:ascii="Courier New" w:hAnsi="Courier New"/>
                  <w:sz w:val="16"/>
                </w:rPr>
                <w:delText>”/&gt;&lt;/</w:delText>
              </w:r>
            </w:del>
            <w:ins w:id="8872" w:author="Russell Ott" w:date="2022-05-16T11:47:00Z">
              <w:r w:rsidR="00947B4B">
                <w:rPr>
                  <w:rFonts w:ascii="Courier New" w:hAnsi="Courier New"/>
                  <w:sz w:val="16"/>
                </w:rPr>
                <w:t>"</w:t>
              </w:r>
              <w:r w:rsidR="00947B4B" w:rsidRPr="00D14360">
                <w:rPr>
                  <w:rFonts w:ascii="Courier New" w:hAnsi="Courier New"/>
                  <w:sz w:val="16"/>
                </w:rPr>
                <w:t>/&gt;&lt;/</w:t>
              </w:r>
            </w:ins>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489A8AEF" w:rsidR="00DD51B1" w:rsidRPr="00C64922" w:rsidRDefault="00FE6CC3" w:rsidP="00F10C7C">
      <w:pPr>
        <w:pStyle w:val="Heading3"/>
      </w:pPr>
      <w:bookmarkStart w:id="8873" w:name="_Toc21529485"/>
      <w:bookmarkStart w:id="8874" w:name="_Toc21691537"/>
      <w:bookmarkStart w:id="8875" w:name="_Toc21845722"/>
      <w:bookmarkStart w:id="8876" w:name="_Toc21851963"/>
      <w:bookmarkStart w:id="8877" w:name="_Toc21871926"/>
      <w:bookmarkStart w:id="8878" w:name="_Toc21872382"/>
      <w:bookmarkStart w:id="8879" w:name="_Toc21880153"/>
      <w:bookmarkStart w:id="8880" w:name="_Toc21889983"/>
      <w:bookmarkStart w:id="8881" w:name="_Toc21894126"/>
      <w:bookmarkStart w:id="8882" w:name="_Toc21898054"/>
      <w:bookmarkStart w:id="8883" w:name="_Toc21926801"/>
      <w:bookmarkStart w:id="8884" w:name="_bookmark55"/>
      <w:bookmarkStart w:id="8885" w:name="_Toc19870266"/>
      <w:bookmarkStart w:id="8886" w:name="_Toc20480955"/>
      <w:bookmarkStart w:id="8887" w:name="_Toc21529486"/>
      <w:bookmarkStart w:id="8888" w:name="_Toc21691538"/>
      <w:bookmarkStart w:id="8889" w:name="_Toc21845723"/>
      <w:bookmarkStart w:id="8890" w:name="_Toc21851964"/>
      <w:bookmarkStart w:id="8891" w:name="_Toc21871927"/>
      <w:bookmarkStart w:id="8892" w:name="_Toc21872383"/>
      <w:bookmarkStart w:id="8893" w:name="_Toc21880154"/>
      <w:bookmarkStart w:id="8894" w:name="_Toc21889984"/>
      <w:bookmarkStart w:id="8895" w:name="_Toc21894127"/>
      <w:bookmarkStart w:id="8896" w:name="_Toc21898055"/>
      <w:bookmarkStart w:id="8897" w:name="_Toc21926802"/>
      <w:bookmarkStart w:id="8898" w:name="_Toc19870267"/>
      <w:bookmarkStart w:id="8899" w:name="_Toc20480956"/>
      <w:bookmarkStart w:id="8900" w:name="_Toc21529487"/>
      <w:bookmarkStart w:id="8901" w:name="_Toc21691539"/>
      <w:bookmarkStart w:id="8902" w:name="_Toc21845724"/>
      <w:bookmarkStart w:id="8903" w:name="_Toc21851965"/>
      <w:bookmarkStart w:id="8904" w:name="_Toc21871928"/>
      <w:bookmarkStart w:id="8905" w:name="_Toc21872384"/>
      <w:bookmarkStart w:id="8906" w:name="_Toc21880155"/>
      <w:bookmarkStart w:id="8907" w:name="_Toc21889985"/>
      <w:bookmarkStart w:id="8908" w:name="_Toc21894128"/>
      <w:bookmarkStart w:id="8909" w:name="_Toc21898056"/>
      <w:bookmarkStart w:id="8910" w:name="_Toc21926803"/>
      <w:bookmarkStart w:id="8911" w:name="_Toc19870271"/>
      <w:bookmarkStart w:id="8912" w:name="_Toc20480960"/>
      <w:bookmarkStart w:id="8913" w:name="_Toc21529491"/>
      <w:bookmarkStart w:id="8914" w:name="_Toc21691543"/>
      <w:bookmarkStart w:id="8915" w:name="_Toc21845728"/>
      <w:bookmarkStart w:id="8916" w:name="_Toc21851969"/>
      <w:bookmarkStart w:id="8917" w:name="_Toc21871932"/>
      <w:bookmarkStart w:id="8918" w:name="_Toc21872388"/>
      <w:bookmarkStart w:id="8919" w:name="_Toc21880159"/>
      <w:bookmarkStart w:id="8920" w:name="_Toc21889989"/>
      <w:bookmarkStart w:id="8921" w:name="_Toc21894132"/>
      <w:bookmarkStart w:id="8922" w:name="_Toc21898060"/>
      <w:bookmarkStart w:id="8923" w:name="_Toc21926807"/>
      <w:bookmarkStart w:id="8924" w:name="_Toc19870272"/>
      <w:bookmarkStart w:id="8925" w:name="_Toc20480961"/>
      <w:bookmarkStart w:id="8926" w:name="_Toc21529492"/>
      <w:bookmarkStart w:id="8927" w:name="_Toc21691544"/>
      <w:bookmarkStart w:id="8928" w:name="_Toc21845729"/>
      <w:bookmarkStart w:id="8929" w:name="_Toc21851970"/>
      <w:bookmarkStart w:id="8930" w:name="_Toc21871933"/>
      <w:bookmarkStart w:id="8931" w:name="_Toc21872389"/>
      <w:bookmarkStart w:id="8932" w:name="_Toc21880160"/>
      <w:bookmarkStart w:id="8933" w:name="_Toc21889990"/>
      <w:bookmarkStart w:id="8934" w:name="_Toc21894133"/>
      <w:bookmarkStart w:id="8935" w:name="_Toc21898061"/>
      <w:bookmarkStart w:id="8936" w:name="_Toc21926808"/>
      <w:bookmarkStart w:id="8937" w:name="_Toc19870273"/>
      <w:bookmarkStart w:id="8938" w:name="_Toc20480962"/>
      <w:bookmarkStart w:id="8939" w:name="_Toc21529493"/>
      <w:bookmarkStart w:id="8940" w:name="_Toc21691545"/>
      <w:bookmarkStart w:id="8941" w:name="_Toc21845730"/>
      <w:bookmarkStart w:id="8942" w:name="_Toc21851971"/>
      <w:bookmarkStart w:id="8943" w:name="_Toc21871934"/>
      <w:bookmarkStart w:id="8944" w:name="_Toc21872390"/>
      <w:bookmarkStart w:id="8945" w:name="_Toc21880161"/>
      <w:bookmarkStart w:id="8946" w:name="_Toc21889991"/>
      <w:bookmarkStart w:id="8947" w:name="_Toc21894134"/>
      <w:bookmarkStart w:id="8948" w:name="_Toc21898062"/>
      <w:bookmarkStart w:id="8949" w:name="_Toc21926809"/>
      <w:bookmarkStart w:id="8950" w:name="_Toc19870274"/>
      <w:bookmarkStart w:id="8951" w:name="_Toc20480963"/>
      <w:bookmarkStart w:id="8952" w:name="_Toc21529494"/>
      <w:bookmarkStart w:id="8953" w:name="_Toc21691546"/>
      <w:bookmarkStart w:id="8954" w:name="_Toc21845731"/>
      <w:bookmarkStart w:id="8955" w:name="_Toc21851972"/>
      <w:bookmarkStart w:id="8956" w:name="_Toc21871935"/>
      <w:bookmarkStart w:id="8957" w:name="_Toc21872391"/>
      <w:bookmarkStart w:id="8958" w:name="_Toc21880162"/>
      <w:bookmarkStart w:id="8959" w:name="_Toc21889992"/>
      <w:bookmarkStart w:id="8960" w:name="_Toc21894135"/>
      <w:bookmarkStart w:id="8961" w:name="_Toc21898063"/>
      <w:bookmarkStart w:id="8962" w:name="_Toc21926810"/>
      <w:bookmarkStart w:id="8963" w:name="_Toc19870275"/>
      <w:bookmarkStart w:id="8964" w:name="_Toc20480964"/>
      <w:bookmarkStart w:id="8965" w:name="_Toc21529495"/>
      <w:bookmarkStart w:id="8966" w:name="_Toc21691547"/>
      <w:bookmarkStart w:id="8967" w:name="_Toc21845732"/>
      <w:bookmarkStart w:id="8968" w:name="_Toc21851973"/>
      <w:bookmarkStart w:id="8969" w:name="_Toc21871936"/>
      <w:bookmarkStart w:id="8970" w:name="_Toc21872392"/>
      <w:bookmarkStart w:id="8971" w:name="_Toc21880163"/>
      <w:bookmarkStart w:id="8972" w:name="_Toc21889993"/>
      <w:bookmarkStart w:id="8973" w:name="_Toc21894136"/>
      <w:bookmarkStart w:id="8974" w:name="_Toc21898064"/>
      <w:bookmarkStart w:id="8975" w:name="_Toc21926811"/>
      <w:bookmarkStart w:id="8976" w:name="_Toc19870276"/>
      <w:bookmarkStart w:id="8977" w:name="_Toc20480965"/>
      <w:bookmarkStart w:id="8978" w:name="_Toc21529496"/>
      <w:bookmarkStart w:id="8979" w:name="_Toc21691548"/>
      <w:bookmarkStart w:id="8980" w:name="_Toc21845733"/>
      <w:bookmarkStart w:id="8981" w:name="_Toc21851974"/>
      <w:bookmarkStart w:id="8982" w:name="_Toc21871937"/>
      <w:bookmarkStart w:id="8983" w:name="_Toc21872393"/>
      <w:bookmarkStart w:id="8984" w:name="_Toc21880164"/>
      <w:bookmarkStart w:id="8985" w:name="_Toc21889994"/>
      <w:bookmarkStart w:id="8986" w:name="_Toc21894137"/>
      <w:bookmarkStart w:id="8987" w:name="_Toc21898065"/>
      <w:bookmarkStart w:id="8988" w:name="_Toc21926812"/>
      <w:bookmarkStart w:id="8989" w:name="_Toc19870280"/>
      <w:bookmarkStart w:id="8990" w:name="_Toc20480969"/>
      <w:bookmarkStart w:id="8991" w:name="_Toc21529500"/>
      <w:bookmarkStart w:id="8992" w:name="_Toc21691552"/>
      <w:bookmarkStart w:id="8993" w:name="_Toc21845737"/>
      <w:bookmarkStart w:id="8994" w:name="_Toc21851978"/>
      <w:bookmarkStart w:id="8995" w:name="_Toc21871941"/>
      <w:bookmarkStart w:id="8996" w:name="_Toc21872397"/>
      <w:bookmarkStart w:id="8997" w:name="_Toc21880168"/>
      <w:bookmarkStart w:id="8998" w:name="_Toc21889998"/>
      <w:bookmarkStart w:id="8999" w:name="_Toc21894141"/>
      <w:bookmarkStart w:id="9000" w:name="_Toc21898069"/>
      <w:bookmarkStart w:id="9001" w:name="_Toc21926816"/>
      <w:bookmarkStart w:id="9002" w:name="_Toc19870281"/>
      <w:bookmarkStart w:id="9003" w:name="_Toc20480970"/>
      <w:bookmarkStart w:id="9004" w:name="_Toc21529501"/>
      <w:bookmarkStart w:id="9005" w:name="_Toc21691553"/>
      <w:bookmarkStart w:id="9006" w:name="_Toc21845738"/>
      <w:bookmarkStart w:id="9007" w:name="_Toc21851979"/>
      <w:bookmarkStart w:id="9008" w:name="_Toc21871942"/>
      <w:bookmarkStart w:id="9009" w:name="_Toc21872398"/>
      <w:bookmarkStart w:id="9010" w:name="_Toc21880169"/>
      <w:bookmarkStart w:id="9011" w:name="_Toc21889999"/>
      <w:bookmarkStart w:id="9012" w:name="_Toc21894142"/>
      <w:bookmarkStart w:id="9013" w:name="_Toc21898070"/>
      <w:bookmarkStart w:id="9014" w:name="_Toc21926817"/>
      <w:bookmarkStart w:id="9015" w:name="_Toc19870282"/>
      <w:bookmarkStart w:id="9016" w:name="_Toc20480971"/>
      <w:bookmarkStart w:id="9017" w:name="_Toc21529502"/>
      <w:bookmarkStart w:id="9018" w:name="_Toc21691554"/>
      <w:bookmarkStart w:id="9019" w:name="_Toc21845739"/>
      <w:bookmarkStart w:id="9020" w:name="_Toc21851980"/>
      <w:bookmarkStart w:id="9021" w:name="_Toc21871943"/>
      <w:bookmarkStart w:id="9022" w:name="_Toc21872399"/>
      <w:bookmarkStart w:id="9023" w:name="_Toc21880170"/>
      <w:bookmarkStart w:id="9024" w:name="_Toc21890000"/>
      <w:bookmarkStart w:id="9025" w:name="_Toc21894143"/>
      <w:bookmarkStart w:id="9026" w:name="_Toc21898071"/>
      <w:bookmarkStart w:id="9027" w:name="_Toc21926818"/>
      <w:bookmarkStart w:id="9028" w:name="_Toc19870283"/>
      <w:bookmarkStart w:id="9029" w:name="_Toc20480972"/>
      <w:bookmarkStart w:id="9030" w:name="_Toc21529503"/>
      <w:bookmarkStart w:id="9031" w:name="_Toc21691555"/>
      <w:bookmarkStart w:id="9032" w:name="_Toc21845740"/>
      <w:bookmarkStart w:id="9033" w:name="_Toc21851981"/>
      <w:bookmarkStart w:id="9034" w:name="_Toc21871944"/>
      <w:bookmarkStart w:id="9035" w:name="_Toc21872400"/>
      <w:bookmarkStart w:id="9036" w:name="_Toc21880171"/>
      <w:bookmarkStart w:id="9037" w:name="_Toc21890001"/>
      <w:bookmarkStart w:id="9038" w:name="_Toc21894144"/>
      <w:bookmarkStart w:id="9039" w:name="_Toc21898072"/>
      <w:bookmarkStart w:id="9040" w:name="_Toc21926819"/>
      <w:bookmarkStart w:id="9041" w:name="_Toc19870284"/>
      <w:bookmarkStart w:id="9042" w:name="_Toc20480973"/>
      <w:bookmarkStart w:id="9043" w:name="_Toc21529504"/>
      <w:bookmarkStart w:id="9044" w:name="_Toc21691556"/>
      <w:bookmarkStart w:id="9045" w:name="_Toc21845741"/>
      <w:bookmarkStart w:id="9046" w:name="_Toc21851982"/>
      <w:bookmarkStart w:id="9047" w:name="_Toc21871945"/>
      <w:bookmarkStart w:id="9048" w:name="_Toc21872401"/>
      <w:bookmarkStart w:id="9049" w:name="_Toc21880172"/>
      <w:bookmarkStart w:id="9050" w:name="_Toc21890002"/>
      <w:bookmarkStart w:id="9051" w:name="_Toc21894145"/>
      <w:bookmarkStart w:id="9052" w:name="_Toc21898073"/>
      <w:bookmarkStart w:id="9053" w:name="_Toc21926820"/>
      <w:bookmarkStart w:id="9054" w:name="_Toc19870285"/>
      <w:bookmarkStart w:id="9055" w:name="_Toc20480974"/>
      <w:bookmarkStart w:id="9056" w:name="_Toc21529505"/>
      <w:bookmarkStart w:id="9057" w:name="_Toc21691557"/>
      <w:bookmarkStart w:id="9058" w:name="_Toc21845742"/>
      <w:bookmarkStart w:id="9059" w:name="_Toc21851983"/>
      <w:bookmarkStart w:id="9060" w:name="_Toc21871946"/>
      <w:bookmarkStart w:id="9061" w:name="_Toc21872402"/>
      <w:bookmarkStart w:id="9062" w:name="_Toc21880173"/>
      <w:bookmarkStart w:id="9063" w:name="_Toc21890003"/>
      <w:bookmarkStart w:id="9064" w:name="_Toc21894146"/>
      <w:bookmarkStart w:id="9065" w:name="_Toc21898074"/>
      <w:bookmarkStart w:id="9066" w:name="_Toc21926821"/>
      <w:bookmarkStart w:id="9067" w:name="_Toc19870286"/>
      <w:bookmarkStart w:id="9068" w:name="_Toc20480975"/>
      <w:bookmarkStart w:id="9069" w:name="_Toc21529506"/>
      <w:bookmarkStart w:id="9070" w:name="_Toc21691558"/>
      <w:bookmarkStart w:id="9071" w:name="_Toc21845743"/>
      <w:bookmarkStart w:id="9072" w:name="_Toc21851984"/>
      <w:bookmarkStart w:id="9073" w:name="_Toc21871947"/>
      <w:bookmarkStart w:id="9074" w:name="_Toc21872403"/>
      <w:bookmarkStart w:id="9075" w:name="_Toc21880174"/>
      <w:bookmarkStart w:id="9076" w:name="_Toc21890004"/>
      <w:bookmarkStart w:id="9077" w:name="_Toc21894147"/>
      <w:bookmarkStart w:id="9078" w:name="_Toc21898075"/>
      <w:bookmarkStart w:id="9079" w:name="_Toc21926822"/>
      <w:bookmarkStart w:id="9080" w:name="_Toc19870287"/>
      <w:bookmarkStart w:id="9081" w:name="_Toc20480976"/>
      <w:bookmarkStart w:id="9082" w:name="_Toc21529507"/>
      <w:bookmarkStart w:id="9083" w:name="_Toc21691559"/>
      <w:bookmarkStart w:id="9084" w:name="_Toc21845744"/>
      <w:bookmarkStart w:id="9085" w:name="_Toc21851985"/>
      <w:bookmarkStart w:id="9086" w:name="_Toc21871948"/>
      <w:bookmarkStart w:id="9087" w:name="_Toc21872404"/>
      <w:bookmarkStart w:id="9088" w:name="_Toc21880175"/>
      <w:bookmarkStart w:id="9089" w:name="_Toc21890005"/>
      <w:bookmarkStart w:id="9090" w:name="_Toc21894148"/>
      <w:bookmarkStart w:id="9091" w:name="_Toc21898076"/>
      <w:bookmarkStart w:id="9092" w:name="_Toc21926823"/>
      <w:bookmarkStart w:id="9093" w:name="_Toc19870288"/>
      <w:bookmarkStart w:id="9094" w:name="_Toc20480977"/>
      <w:bookmarkStart w:id="9095" w:name="_Toc21529508"/>
      <w:bookmarkStart w:id="9096" w:name="_Toc21691560"/>
      <w:bookmarkStart w:id="9097" w:name="_Toc21845745"/>
      <w:bookmarkStart w:id="9098" w:name="_Toc21851986"/>
      <w:bookmarkStart w:id="9099" w:name="_Toc21871949"/>
      <w:bookmarkStart w:id="9100" w:name="_Toc21872405"/>
      <w:bookmarkStart w:id="9101" w:name="_Toc21880176"/>
      <w:bookmarkStart w:id="9102" w:name="_Toc21890006"/>
      <w:bookmarkStart w:id="9103" w:name="_Toc21894149"/>
      <w:bookmarkStart w:id="9104" w:name="_Toc21898077"/>
      <w:bookmarkStart w:id="9105" w:name="_Toc21926824"/>
      <w:bookmarkStart w:id="9106" w:name="_Toc19870289"/>
      <w:bookmarkStart w:id="9107" w:name="_Toc20480978"/>
      <w:bookmarkStart w:id="9108" w:name="_Toc21529509"/>
      <w:bookmarkStart w:id="9109" w:name="_Toc21691561"/>
      <w:bookmarkStart w:id="9110" w:name="_Toc21845746"/>
      <w:bookmarkStart w:id="9111" w:name="_Toc21851987"/>
      <w:bookmarkStart w:id="9112" w:name="_Toc21871950"/>
      <w:bookmarkStart w:id="9113" w:name="_Toc21872406"/>
      <w:bookmarkStart w:id="9114" w:name="_Toc21880177"/>
      <w:bookmarkStart w:id="9115" w:name="_Toc21890007"/>
      <w:bookmarkStart w:id="9116" w:name="_Toc21894150"/>
      <w:bookmarkStart w:id="9117" w:name="_Toc21898078"/>
      <w:bookmarkStart w:id="9118" w:name="_Toc21926825"/>
      <w:bookmarkStart w:id="9119" w:name="_Generating_Unique_Identifiers"/>
      <w:bookmarkStart w:id="9120" w:name="_Toc11043627"/>
      <w:bookmarkStart w:id="9121" w:name="_Toc11045616"/>
      <w:bookmarkStart w:id="9122" w:name="_Toc11391284"/>
      <w:bookmarkStart w:id="9123" w:name="_Ref21850999"/>
      <w:bookmarkStart w:id="9124" w:name="_Ref21851002"/>
      <w:bookmarkStart w:id="9125" w:name="_Toc103262685"/>
      <w:bookmarkStart w:id="9126" w:name="_Toc10707503"/>
      <w:bookmarkStart w:id="9127" w:name="_Toc22823430"/>
      <w:bookmarkEnd w:id="8737"/>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r>
        <w:t xml:space="preserve">Use of Consistent </w:t>
      </w:r>
      <w:del w:id="9128" w:author="Russell Ott" w:date="2022-05-16T11:47:00Z">
        <w:r w:rsidR="00DD51B1" w:rsidRPr="00C64922">
          <w:delText xml:space="preserve"> </w:delText>
        </w:r>
      </w:del>
      <w:r w:rsidR="00DD51B1" w:rsidRPr="00C64922">
        <w:t>Identifiers</w:t>
      </w:r>
      <w:bookmarkEnd w:id="9120"/>
      <w:bookmarkEnd w:id="9121"/>
      <w:bookmarkEnd w:id="9122"/>
      <w:bookmarkEnd w:id="9123"/>
      <w:bookmarkEnd w:id="9124"/>
      <w:bookmarkEnd w:id="9125"/>
      <w:bookmarkEnd w:id="9127"/>
      <w:r w:rsidR="00DD51B1" w:rsidRPr="00C64922">
        <w:t xml:space="preserve"> </w:t>
      </w:r>
      <w:bookmarkEnd w:id="9126"/>
    </w:p>
    <w:p w14:paraId="02154210" w14:textId="6BD0CED5" w:rsidR="00FE6CC3" w:rsidRPr="003A3D50" w:rsidRDefault="00FE6CC3" w:rsidP="00FE6CC3">
      <w:pPr>
        <w:pStyle w:val="NormalWeb"/>
        <w:spacing w:before="0" w:beforeAutospacing="0" w:after="120" w:afterAutospacing="0"/>
        <w:rPr>
          <w:color w:val="000000"/>
          <w:rPrChange w:id="9129" w:author="Russell Ott" w:date="2022-05-16T11:47:00Z">
            <w:rPr>
              <w:color w:val="000000"/>
            </w:rPr>
          </w:rPrChange>
        </w:rPr>
      </w:pPr>
      <w:del w:id="9130" w:author="Russell Ott" w:date="2022-05-16T11:47:00Z">
        <w:r w:rsidRPr="00BF16F2">
          <w:rPr>
            <w:rFonts w:ascii="Calibri Light" w:hAnsi="Calibri Light" w:cs="Calibri Light"/>
            <w:color w:val="000000"/>
            <w:szCs w:val="22"/>
          </w:rPr>
          <w:delText xml:space="preserve"> </w:delText>
        </w:r>
      </w:del>
      <w:r w:rsidRPr="003A3D50">
        <w:rPr>
          <w:color w:val="000000"/>
          <w:rPrChange w:id="9131" w:author="Russell Ott" w:date="2022-05-16T11:47:00Z">
            <w:rPr>
              <w:color w:val="000000"/>
            </w:rPr>
          </w:rPrChange>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color w:val="000000"/>
          <w:rPrChange w:id="9132" w:author="Russell Ott" w:date="2022-05-16T11:47:00Z">
            <w:rPr>
              <w:color w:val="000000"/>
            </w:rPr>
          </w:rPrChange>
        </w:rPr>
      </w:pPr>
      <w:r w:rsidRPr="003A3D50">
        <w:rPr>
          <w:color w:val="000000"/>
          <w:rPrChange w:id="9133" w:author="Russell Ott" w:date="2022-05-16T11:47:00Z">
            <w:rPr>
              <w:color w:val="000000"/>
            </w:rPr>
          </w:rPrChange>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color w:val="000000"/>
          <w:rPrChange w:id="9134" w:author="Russell Ott" w:date="2022-05-16T11:47:00Z">
            <w:rPr>
              <w:color w:val="000000"/>
            </w:rPr>
          </w:rPrChange>
        </w:rPr>
      </w:pPr>
      <w:r w:rsidRPr="003A3D50">
        <w:rPr>
          <w:color w:val="000000"/>
          <w:rPrChange w:id="9135" w:author="Russell Ott" w:date="2022-05-16T11:47:00Z">
            <w:rPr>
              <w:color w:val="000000"/>
            </w:rPr>
          </w:rPrChange>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color w:val="000000"/>
          <w:rPrChange w:id="9136" w:author="Russell Ott" w:date="2022-05-16T11:47:00Z">
            <w:rPr>
              <w:color w:val="000000"/>
            </w:rPr>
          </w:rPrChange>
        </w:rPr>
      </w:pPr>
      <w:r w:rsidRPr="003A3D50">
        <w:rPr>
          <w:color w:val="000000"/>
          <w:rPrChange w:id="9137" w:author="Russell Ott" w:date="2022-05-16T11:47:00Z">
            <w:rPr>
              <w:color w:val="000000"/>
            </w:rPr>
          </w:rPrChange>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color w:val="000000"/>
          <w:rPrChange w:id="9138" w:author="Russell Ott" w:date="2022-05-16T11:47:00Z">
            <w:rPr>
              <w:color w:val="000000"/>
            </w:rPr>
          </w:rPrChange>
        </w:rPr>
      </w:pPr>
      <w:r w:rsidRPr="003A3D50">
        <w:rPr>
          <w:color w:val="000000"/>
          <w:rPrChange w:id="9139" w:author="Russell Ott" w:date="2022-05-16T11:47:00Z">
            <w:rPr>
              <w:color w:val="000000"/>
            </w:rPr>
          </w:rPrChange>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PrChange w:id="9140" w:author="Russell Ott" w:date="2022-05-16T11:47:00Z">
            <w:rPr/>
          </w:rPrChange>
        </w:rPr>
      </w:pPr>
      <w:r w:rsidRPr="003A3D50">
        <w:rPr>
          <w:color w:val="000000"/>
          <w:rPrChange w:id="9141" w:author="Russell Ott" w:date="2022-05-16T11:47:00Z">
            <w:rPr>
              <w:color w:val="000000"/>
            </w:rPr>
          </w:rPrChange>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color w:val="000000"/>
          <w:rPrChange w:id="9142" w:author="Russell Ott" w:date="2022-05-16T11:47:00Z">
            <w:rPr>
              <w:color w:val="000000"/>
            </w:rPr>
          </w:rPrChange>
        </w:rPr>
        <w:t>newly generated</w:t>
      </w:r>
      <w:r w:rsidRPr="003A3D50">
        <w:rPr>
          <w:color w:val="000000"/>
          <w:rPrChange w:id="9143" w:author="Russell Ott" w:date="2022-05-16T11:47:00Z">
            <w:rPr>
              <w:color w:val="000000"/>
            </w:rPr>
          </w:rPrChange>
        </w:rPr>
        <w:t xml:space="preserve"> id is sent with each new document reporting on this allergy, then the allergy information appears to the recipient system as a </w:t>
      </w:r>
      <w:r w:rsidR="00596CA4" w:rsidRPr="00596CA4">
        <w:rPr>
          <w:color w:val="000000"/>
          <w:rPrChange w:id="9144" w:author="Russell Ott" w:date="2022-05-16T11:47:00Z">
            <w:rPr>
              <w:color w:val="000000"/>
            </w:rPr>
          </w:rPrChange>
        </w:rPr>
        <w:t>brand-new</w:t>
      </w:r>
      <w:r w:rsidRPr="003A3D50">
        <w:rPr>
          <w:color w:val="000000"/>
          <w:rPrChange w:id="9145" w:author="Russell Ott" w:date="2022-05-16T11:47:00Z">
            <w:rPr>
              <w:color w:val="000000"/>
            </w:rPr>
          </w:rPrChange>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PrChange w:id="9146" w:author="Russell Ott" w:date="2022-05-16T11:47:00Z">
            <w:rPr/>
          </w:rPrChange>
        </w:rPr>
      </w:pPr>
      <w:r w:rsidRPr="003A3D50">
        <w:rPr>
          <w:color w:val="000000"/>
          <w:rPrChange w:id="9147" w:author="Russell Ott" w:date="2022-05-16T11:47:00Z">
            <w:rPr>
              <w:color w:val="000000"/>
            </w:rPr>
          </w:rPrChange>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PrChange w:id="9148" w:author="Russell Ott" w:date="2022-05-16T11:47:00Z">
            <w:rPr/>
          </w:rPrChange>
        </w:rPr>
      </w:pPr>
      <w:r w:rsidRPr="003A3D50">
        <w:rPr>
          <w:color w:val="000000"/>
          <w:rPrChange w:id="9149" w:author="Russell Ott" w:date="2022-05-16T11:47:00Z">
            <w:rPr>
              <w:color w:val="000000"/>
            </w:rPr>
          </w:rPrChange>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PrChange w:id="9150" w:author="Russell Ott" w:date="2022-05-16T11:47:00Z">
            <w:rPr/>
          </w:rPrChange>
        </w:rPr>
      </w:pPr>
      <w:r w:rsidRPr="003A3D50">
        <w:rPr>
          <w:color w:val="000000"/>
          <w:rPrChange w:id="9151" w:author="Russell Ott" w:date="2022-05-16T11:47:00Z">
            <w:rPr>
              <w:color w:val="000000"/>
            </w:rPr>
          </w:rPrChange>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ascii="Times New Roman" w:eastAsia="Times New Roman" w:hAnsi="Times New Roman"/>
          <w:color w:val="000000"/>
          <w:sz w:val="24"/>
          <w:szCs w:val="24"/>
          <w:rPrChange w:id="9152" w:author="Russell Ott" w:date="2022-05-16T11:47:00Z">
            <w:rPr>
              <w:rFonts w:ascii="Calibri" w:hAnsi="Calibri"/>
              <w:color w:val="000000"/>
            </w:rPr>
          </w:rPrChange>
        </w:rPr>
      </w:pPr>
      <w:r w:rsidRPr="003A3D50">
        <w:rPr>
          <w:color w:val="000000"/>
          <w:rPrChange w:id="9153" w:author="Russell Ott" w:date="2022-05-16T11:47:00Z">
            <w:rPr>
              <w:rFonts w:ascii="Calibri" w:hAnsi="Calibri"/>
              <w:color w:val="000000"/>
            </w:rPr>
          </w:rPrChange>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FE6CC3">
        <w:trPr>
          <w:trHeight w:val="576"/>
        </w:trPr>
        <w:tc>
          <w:tcPr>
            <w:tcW w:w="683" w:type="dxa"/>
            <w:tcBorders>
              <w:right w:val="nil"/>
            </w:tcBorders>
            <w:shd w:val="clear" w:color="auto" w:fill="C6D9F1"/>
          </w:tcPr>
          <w:p w14:paraId="303B37C5" w14:textId="449BC3AE" w:rsidR="00FE6CC3" w:rsidRPr="00C64922" w:rsidRDefault="00634398" w:rsidP="00FE6CC3">
            <w:pPr>
              <w:pStyle w:val="BodyText"/>
              <w:rPr>
                <w:noProof/>
              </w:rPr>
            </w:pPr>
            <w:del w:id="9154" w:author="Russell Ott" w:date="2022-05-16T11:47:00Z">
              <w:r>
                <w:rPr>
                  <w:noProof/>
                </w:rPr>
                <w:drawing>
                  <wp:anchor distT="0" distB="0" distL="114300" distR="114300" simplePos="0" relativeHeight="251895808" behindDoc="0" locked="0" layoutInCell="1" allowOverlap="1" wp14:anchorId="26AEBF42" wp14:editId="18EC00AD">
                    <wp:simplePos x="0" y="0"/>
                    <wp:positionH relativeFrom="column">
                      <wp:posOffset>-64770</wp:posOffset>
                    </wp:positionH>
                    <wp:positionV relativeFrom="paragraph">
                      <wp:posOffset>0</wp:posOffset>
                    </wp:positionV>
                    <wp:extent cx="323215" cy="323215"/>
                    <wp:effectExtent l="0" t="0" r="0" b="0"/>
                    <wp:wrapNone/>
                    <wp:docPr id="308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155" w:author="Russell Ott" w:date="2022-05-16T11:47:00Z">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10C7C">
      <w:pPr>
        <w:pStyle w:val="Heading3"/>
      </w:pPr>
      <w:bookmarkStart w:id="9156" w:name="_Toc21691574"/>
      <w:bookmarkStart w:id="9157" w:name="_Toc21845759"/>
      <w:bookmarkStart w:id="9158" w:name="_Toc21852000"/>
      <w:bookmarkStart w:id="9159" w:name="_Toc21871963"/>
      <w:bookmarkStart w:id="9160" w:name="_Toc21872419"/>
      <w:bookmarkStart w:id="9161" w:name="_Toc21880190"/>
      <w:bookmarkStart w:id="9162" w:name="_Toc21890020"/>
      <w:bookmarkStart w:id="9163" w:name="_Toc21894163"/>
      <w:bookmarkStart w:id="9164" w:name="_Toc21898091"/>
      <w:bookmarkStart w:id="9165" w:name="_Toc21926838"/>
      <w:bookmarkStart w:id="9166" w:name="_Toc11043628"/>
      <w:bookmarkStart w:id="9167" w:name="_Toc11045617"/>
      <w:bookmarkStart w:id="9168" w:name="_Toc11391285"/>
      <w:bookmarkStart w:id="9169" w:name="_Toc103262686"/>
      <w:bookmarkStart w:id="9170" w:name="_Toc10707504"/>
      <w:bookmarkStart w:id="9171" w:name="_Toc22823431"/>
      <w:bookmarkEnd w:id="9156"/>
      <w:bookmarkEnd w:id="9157"/>
      <w:bookmarkEnd w:id="9158"/>
      <w:bookmarkEnd w:id="9159"/>
      <w:bookmarkEnd w:id="9160"/>
      <w:bookmarkEnd w:id="9161"/>
      <w:bookmarkEnd w:id="9162"/>
      <w:bookmarkEnd w:id="9163"/>
      <w:bookmarkEnd w:id="9164"/>
      <w:bookmarkEnd w:id="9165"/>
      <w:r w:rsidRPr="00C64922">
        <w:t>Use of nullFlavor and Handling Missing Information</w:t>
      </w:r>
      <w:bookmarkEnd w:id="9166"/>
      <w:bookmarkEnd w:id="9167"/>
      <w:bookmarkEnd w:id="9168"/>
      <w:bookmarkEnd w:id="9169"/>
      <w:bookmarkEnd w:id="9171"/>
      <w:r w:rsidRPr="00C64922">
        <w:t xml:space="preserve"> </w:t>
      </w:r>
      <w:bookmarkEnd w:id="9170"/>
    </w:p>
    <w:p w14:paraId="1925ABEF" w14:textId="77777777" w:rsidR="00DD51B1" w:rsidRPr="00D14360" w:rsidRDefault="00282D01" w:rsidP="00B505D2">
      <w:pPr>
        <w:pStyle w:val="NormalWeb"/>
        <w:spacing w:before="0" w:beforeAutospacing="0" w:after="120" w:afterAutospacing="0"/>
        <w:rPr>
          <w:rPrChange w:id="9172" w:author="Russell Ott" w:date="2022-05-16T11:47:00Z">
            <w:rPr/>
          </w:rPrChange>
        </w:rPr>
      </w:pPr>
      <w:r w:rsidRPr="00D14360">
        <w:rPr>
          <w:color w:val="000000"/>
          <w:rPrChange w:id="9173" w:author="Russell Ott" w:date="2022-05-16T11:47:00Z">
            <w:rPr>
              <w:color w:val="000000"/>
            </w:rPr>
          </w:rPrChange>
        </w:rPr>
        <w:t>Chapter</w:t>
      </w:r>
      <w:r w:rsidR="00DD51B1" w:rsidRPr="00D14360">
        <w:rPr>
          <w:color w:val="000000"/>
          <w:rPrChange w:id="9174" w:author="Russell Ott" w:date="2022-05-16T11:47:00Z">
            <w:rPr>
              <w:color w:val="000000"/>
            </w:rPr>
          </w:rPrChange>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PrChange w:id="9175" w:author="Russell Ott" w:date="2022-05-16T11:47:00Z">
            <w:rPr/>
          </w:rPrChange>
        </w:rPr>
      </w:pPr>
      <w:r w:rsidRPr="00D14360">
        <w:rPr>
          <w:color w:val="000000"/>
          <w:rPrChange w:id="9176" w:author="Russell Ott" w:date="2022-05-16T11:47:00Z">
            <w:rPr>
              <w:color w:val="000000"/>
            </w:rPr>
          </w:rPrChange>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color w:val="000000"/>
          <w:sz w:val="22"/>
          <w:rPrChange w:id="9177" w:author="Russell Ott" w:date="2022-05-16T11:47:00Z">
            <w:rPr>
              <w:color w:val="000000"/>
              <w:sz w:val="22"/>
            </w:rPr>
          </w:rPrChange>
        </w:rPr>
      </w:pPr>
      <w:r w:rsidRPr="00D14360">
        <w:rPr>
          <w:color w:val="000000"/>
          <w:rPrChange w:id="9178" w:author="Russell Ott" w:date="2022-05-16T11:47:00Z">
            <w:rPr>
              <w:color w:val="000000"/>
            </w:rPr>
          </w:rPrChange>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color w:val="000000"/>
          <w:sz w:val="22"/>
          <w:rPrChange w:id="9179" w:author="Russell Ott" w:date="2022-05-16T11:47:00Z">
            <w:rPr>
              <w:color w:val="000000"/>
              <w:sz w:val="22"/>
            </w:rPr>
          </w:rPrChange>
        </w:rPr>
        <w:t>.</w:t>
      </w:r>
    </w:p>
    <w:p w14:paraId="561BD652" w14:textId="30E29B14" w:rsidR="00C558B5" w:rsidRPr="00C64922" w:rsidRDefault="005C79A1" w:rsidP="00510672">
      <w:pPr>
        <w:pStyle w:val="Caption"/>
        <w:keepNext/>
        <w:spacing w:after="0"/>
      </w:pPr>
      <w:bookmarkStart w:id="9180" w:name="_Toc21927479"/>
      <w:r>
        <w:t xml:space="preserve">  </w:t>
      </w:r>
      <w:bookmarkStart w:id="9181" w:name="_Toc101449279"/>
      <w:r w:rsidR="00C558B5" w:rsidRPr="00C64922">
        <w:t xml:space="preserve">Example </w:t>
      </w:r>
      <w:r w:rsidR="00132A94">
        <w:fldChar w:fldCharType="begin"/>
      </w:r>
      <w:r w:rsidR="00132A94">
        <w:instrText xml:space="preserve"> SEQ Example \* ARABIC </w:instrText>
      </w:r>
      <w:r w:rsidR="00132A94">
        <w:fldChar w:fldCharType="separate"/>
      </w:r>
      <w:del w:id="9182" w:author="Russell Ott" w:date="2022-05-16T11:47:00Z">
        <w:r w:rsidR="00DE0DA7">
          <w:rPr>
            <w:noProof/>
          </w:rPr>
          <w:delText>27</w:delText>
        </w:r>
      </w:del>
      <w:ins w:id="9183" w:author="Russell Ott" w:date="2022-05-16T11:47:00Z">
        <w:r w:rsidR="00F10C7C">
          <w:rPr>
            <w:noProof/>
          </w:rPr>
          <w:t>26</w:t>
        </w:r>
      </w:ins>
      <w:r w:rsidR="00132A94">
        <w:rPr>
          <w:noProof/>
        </w:rPr>
        <w:fldChar w:fldCharType="end"/>
      </w:r>
      <w:r w:rsidR="00C558B5" w:rsidRPr="00C64922">
        <w:t>: Tobacco Use – Current Smoker with an unknown stop date</w:t>
      </w:r>
      <w:bookmarkEnd w:id="9181"/>
      <w:bookmarkEnd w:id="91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1DCDC0B3"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del w:id="9184" w:author="Russell Ott" w:date="2022-05-16T11:47:00Z">
              <w:r w:rsidRPr="00D14360">
                <w:rPr>
                  <w:rFonts w:ascii="Courier New" w:hAnsi="Courier New" w:cs="Courier New"/>
                  <w:color w:val="000000"/>
                  <w:sz w:val="16"/>
                </w:rPr>
                <w:delText>=”</w:delText>
              </w:r>
            </w:del>
            <w:ins w:id="9185" w:author="Russell Ott" w:date="2022-05-16T11:47:00Z">
              <w:r w:rsidR="00947B4B" w:rsidRPr="00D14360">
                <w:rPr>
                  <w:rFonts w:ascii="Courier New" w:hAnsi="Courier New" w:cs="Courier New"/>
                  <w:color w:val="000000"/>
                  <w:sz w:val="16"/>
                </w:rPr>
                <w:t>=</w:t>
              </w:r>
              <w:r w:rsidR="00947B4B">
                <w:rPr>
                  <w:rFonts w:ascii="Courier New" w:hAnsi="Courier New" w:cs="Courier New"/>
                  <w:color w:val="000000"/>
                  <w:sz w:val="16"/>
                </w:rPr>
                <w:t>"</w:t>
              </w:r>
            </w:ins>
            <w:r w:rsidRPr="00D14360">
              <w:rPr>
                <w:rFonts w:ascii="Courier New" w:hAnsi="Courier New" w:cs="Courier New"/>
                <w:color w:val="000000"/>
                <w:sz w:val="16"/>
              </w:rPr>
              <w:t>UNK</w:t>
            </w:r>
            <w:del w:id="9186" w:author="Russell Ott" w:date="2022-05-16T11:47:00Z">
              <w:r w:rsidRPr="00D14360">
                <w:rPr>
                  <w:rFonts w:ascii="Courier New" w:hAnsi="Courier New" w:cs="Courier New"/>
                  <w:color w:val="000000"/>
                  <w:sz w:val="16"/>
                </w:rPr>
                <w:delText>”/&gt;</w:delText>
              </w:r>
            </w:del>
            <w:ins w:id="9187" w:author="Russell Ott" w:date="2022-05-16T11:47:00Z">
              <w:r w:rsidR="00947B4B">
                <w:rPr>
                  <w:rFonts w:ascii="Courier New" w:hAnsi="Courier New" w:cs="Courier New"/>
                  <w:color w:val="000000"/>
                  <w:sz w:val="16"/>
                </w:rPr>
                <w:t>"</w:t>
              </w:r>
              <w:r w:rsidR="00947B4B" w:rsidRPr="00D14360">
                <w:rPr>
                  <w:rFonts w:ascii="Courier New" w:hAnsi="Courier New" w:cs="Courier New"/>
                  <w:color w:val="000000"/>
                  <w:sz w:val="16"/>
                </w:rPr>
                <w:t>/&gt;</w:t>
              </w:r>
            </w:ins>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9664707" w:rsidR="00C558B5" w:rsidRPr="00C64922" w:rsidRDefault="005C79A1" w:rsidP="00510672">
      <w:pPr>
        <w:pStyle w:val="Caption"/>
        <w:keepNext/>
        <w:spacing w:after="0"/>
      </w:pPr>
      <w:bookmarkStart w:id="9188" w:name="_Toc21927480"/>
      <w:r>
        <w:t xml:space="preserve">  </w:t>
      </w:r>
      <w:bookmarkStart w:id="9189" w:name="_Toc101449280"/>
      <w:r w:rsidR="00C558B5" w:rsidRPr="00C64922">
        <w:t xml:space="preserve">Example </w:t>
      </w:r>
      <w:r w:rsidR="00132A94">
        <w:fldChar w:fldCharType="begin"/>
      </w:r>
      <w:r w:rsidR="00132A94">
        <w:instrText xml:space="preserve"> SEQ Example \* ARABIC </w:instrText>
      </w:r>
      <w:r w:rsidR="00132A94">
        <w:fldChar w:fldCharType="separate"/>
      </w:r>
      <w:del w:id="9190" w:author="Russell Ott" w:date="2022-05-16T11:47:00Z">
        <w:r w:rsidR="00DE0DA7">
          <w:rPr>
            <w:noProof/>
          </w:rPr>
          <w:delText>28</w:delText>
        </w:r>
      </w:del>
      <w:ins w:id="9191" w:author="Russell Ott" w:date="2022-05-16T11:47:00Z">
        <w:r w:rsidR="00F10C7C">
          <w:rPr>
            <w:noProof/>
          </w:rPr>
          <w:t>27</w:t>
        </w:r>
      </w:ins>
      <w:r w:rsidR="00132A94">
        <w:rPr>
          <w:noProof/>
        </w:rPr>
        <w:fldChar w:fldCharType="end"/>
      </w:r>
      <w:r w:rsidR="00C558B5" w:rsidRPr="00C64922">
        <w:t>: Tobacco Use –  Smoker where cessation date was not asked</w:t>
      </w:r>
      <w:bookmarkEnd w:id="9189"/>
      <w:bookmarkEnd w:id="91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4E82F1A3"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del w:id="9192" w:author="Russell Ott" w:date="2022-05-16T11:47:00Z">
              <w:r w:rsidRPr="00D14360">
                <w:rPr>
                  <w:rFonts w:ascii="Courier New" w:hAnsi="Courier New" w:cs="Courier New"/>
                  <w:color w:val="000000"/>
                  <w:sz w:val="16"/>
                  <w:szCs w:val="16"/>
                </w:rPr>
                <w:delText>=”</w:delText>
              </w:r>
            </w:del>
            <w:ins w:id="9193"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NASK</w:t>
            </w:r>
            <w:del w:id="9194" w:author="Russell Ott" w:date="2022-05-16T11:47:00Z">
              <w:r w:rsidRPr="00D14360">
                <w:rPr>
                  <w:rFonts w:ascii="Courier New" w:hAnsi="Courier New" w:cs="Courier New"/>
                  <w:color w:val="000000"/>
                  <w:sz w:val="16"/>
                  <w:szCs w:val="16"/>
                </w:rPr>
                <w:delText>”/&gt;</w:delText>
              </w:r>
            </w:del>
            <w:ins w:id="9195"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PrChange w:id="9196" w:author="Russell Ott" w:date="2022-05-16T11:47:00Z">
            <w:rPr/>
          </w:rPrChange>
        </w:rPr>
      </w:pPr>
      <w:r w:rsidRPr="00D14360">
        <w:rPr>
          <w:color w:val="000000"/>
          <w:rPrChange w:id="9197" w:author="Russell Ott" w:date="2022-05-16T11:47:00Z">
            <w:rPr>
              <w:color w:val="000000"/>
            </w:rPr>
          </w:rPrChange>
        </w:rPr>
        <w:t xml:space="preserve">This is also conveyed in </w:t>
      </w:r>
      <w:r w:rsidR="00282D01" w:rsidRPr="00D14360">
        <w:rPr>
          <w:color w:val="000000"/>
          <w:rPrChange w:id="9198" w:author="Russell Ott" w:date="2022-05-16T11:47:00Z">
            <w:rPr>
              <w:color w:val="000000"/>
            </w:rPr>
          </w:rPrChange>
        </w:rPr>
        <w:t>Chapter</w:t>
      </w:r>
      <w:r w:rsidRPr="00D14360">
        <w:rPr>
          <w:color w:val="000000"/>
          <w:rPrChange w:id="9199" w:author="Russell Ott" w:date="2022-05-16T11:47:00Z">
            <w:rPr>
              <w:color w:val="000000"/>
            </w:rPr>
          </w:rPrChange>
        </w:rPr>
        <w:t xml:space="preserve"> 3.3 of volume one of C-CDA 2.1. If the resolution to a problem is not known, its effectiveTime/high should contain a value or nullFlavor=UNK. If the nullFlavor=NA, then the problem is definitely </w:t>
      </w:r>
      <w:r w:rsidRPr="00D14360">
        <w:rPr>
          <w:i/>
          <w:color w:val="000000"/>
          <w:rPrChange w:id="9200" w:author="Russell Ott" w:date="2022-05-16T11:47:00Z">
            <w:rPr>
              <w:i/>
              <w:color w:val="000000"/>
            </w:rPr>
          </w:rPrChange>
        </w:rPr>
        <w:t>not</w:t>
      </w:r>
      <w:r w:rsidRPr="00D14360">
        <w:rPr>
          <w:color w:val="000000"/>
          <w:rPrChange w:id="9201" w:author="Russell Ott" w:date="2022-05-16T11:47:00Z">
            <w:rPr>
              <w:color w:val="000000"/>
            </w:rPr>
          </w:rPrChange>
        </w:rPr>
        <w:t xml:space="preserve"> resolved. And if the nullFlavor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PrChange w:id="9202" w:author="Russell Ott" w:date="2022-05-16T11:47:00Z">
            <w:rPr/>
          </w:rPrChange>
        </w:rPr>
      </w:pPr>
      <w:r w:rsidRPr="00D14360">
        <w:rPr>
          <w:color w:val="000000"/>
          <w:rPrChange w:id="9203" w:author="Russell Ott" w:date="2022-05-16T11:47:00Z">
            <w:rPr>
              <w:color w:val="000000"/>
            </w:rPr>
          </w:rPrChange>
        </w:rPr>
        <w:t>The @nullFlavor attribute also conveys when information is unknown. However, a nullFlavor SHALL NOT be used to bypass IG requirements for convenience</w:t>
      </w:r>
      <w:r w:rsidR="001E0229" w:rsidRPr="00D14360">
        <w:rPr>
          <w:color w:val="000000"/>
          <w:rPrChange w:id="9204" w:author="Russell Ott" w:date="2022-05-16T11:47:00Z">
            <w:rPr>
              <w:color w:val="000000"/>
            </w:rPr>
          </w:rPrChange>
        </w:rPr>
        <w:t xml:space="preserve"> </w:t>
      </w:r>
      <w:r w:rsidRPr="00D14360">
        <w:rPr>
          <w:color w:val="000000"/>
          <w:rPrChange w:id="9205" w:author="Russell Ott" w:date="2022-05-16T11:47:00Z">
            <w:rPr>
              <w:color w:val="000000"/>
            </w:rPr>
          </w:rPrChange>
        </w:rPr>
        <w:t>(</w:t>
      </w:r>
      <w:r w:rsidR="00FC40CF" w:rsidRPr="003A3D50">
        <w:rPr>
          <w:i/>
          <w:color w:val="000000"/>
          <w:rPrChange w:id="9206" w:author="Russell Ott" w:date="2022-05-16T11:47:00Z">
            <w:rPr>
              <w:i/>
              <w:color w:val="000000"/>
            </w:rPr>
          </w:rPrChange>
        </w:rPr>
        <w:t>e</w:t>
      </w:r>
      <w:r w:rsidRPr="003A3D50">
        <w:rPr>
          <w:i/>
          <w:color w:val="000000"/>
          <w:rPrChange w:id="9207" w:author="Russell Ott" w:date="2022-05-16T11:47:00Z">
            <w:rPr>
              <w:i/>
              <w:color w:val="000000"/>
            </w:rPr>
          </w:rPrChange>
        </w:rPr>
        <w:t>.g.</w:t>
      </w:r>
      <w:r w:rsidRPr="00D14360">
        <w:rPr>
          <w:color w:val="000000"/>
          <w:rPrChange w:id="9208" w:author="Russell Ott" w:date="2022-05-16T11:47:00Z">
            <w:rPr>
              <w:color w:val="000000"/>
            </w:rPr>
          </w:rPrChange>
        </w:rPr>
        <w:t xml:space="preserve"> you may send a nullFlavor=UNK for a pat</w:t>
      </w:r>
      <w:r w:rsidR="00632AAF">
        <w:rPr>
          <w:color w:val="000000"/>
          <w:rPrChange w:id="9209" w:author="Russell Ott" w:date="2022-05-16T11:47:00Z">
            <w:rPr>
              <w:color w:val="000000"/>
            </w:rPr>
          </w:rPrChange>
        </w:rPr>
        <w:pgNum/>
      </w:r>
      <w:r w:rsidR="00632AAF">
        <w:rPr>
          <w:color w:val="000000"/>
          <w:rPrChange w:id="9210" w:author="Russell Ott" w:date="2022-05-16T11:47:00Z">
            <w:rPr>
              <w:color w:val="000000"/>
            </w:rPr>
          </w:rPrChange>
        </w:rPr>
        <w:t>i</w:t>
      </w:r>
      <w:r w:rsidR="00596CA4">
        <w:rPr>
          <w:color w:val="000000"/>
          <w:rPrChange w:id="9211" w:author="Russell Ott" w:date="2022-05-16T11:47:00Z">
            <w:rPr>
              <w:color w:val="000000"/>
            </w:rPr>
          </w:rPrChange>
        </w:rPr>
        <w:t>ent’s birth</w:t>
      </w:r>
      <w:r w:rsidRPr="00D14360">
        <w:rPr>
          <w:color w:val="000000"/>
          <w:rPrChange w:id="9212" w:author="Russell Ott" w:date="2022-05-16T11:47:00Z">
            <w:rPr>
              <w:color w:val="000000"/>
            </w:rPr>
          </w:rPrChange>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F10C7C">
      <w:pPr>
        <w:pStyle w:val="Heading3"/>
      </w:pPr>
      <w:bookmarkStart w:id="9213" w:name="_Unknown_Data_in"/>
      <w:bookmarkStart w:id="9214" w:name="_Toc10707505"/>
      <w:bookmarkStart w:id="9215" w:name="_Toc11043629"/>
      <w:bookmarkStart w:id="9216" w:name="_Toc11045618"/>
      <w:bookmarkStart w:id="9217" w:name="_Toc11391286"/>
      <w:bookmarkStart w:id="9218" w:name="_Toc103262687"/>
      <w:bookmarkStart w:id="9219" w:name="_Toc22823432"/>
      <w:bookmarkEnd w:id="9213"/>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9214"/>
      <w:bookmarkEnd w:id="9215"/>
      <w:bookmarkEnd w:id="9216"/>
      <w:bookmarkEnd w:id="9217"/>
      <w:bookmarkEnd w:id="9218"/>
      <w:bookmarkEnd w:id="9219"/>
      <w:r w:rsidRPr="00C64922">
        <w:t xml:space="preserve"> </w:t>
      </w:r>
    </w:p>
    <w:p w14:paraId="45AAFEF4" w14:textId="773CD1D0" w:rsidR="00DD51B1" w:rsidRDefault="00DD51B1" w:rsidP="00B505D2">
      <w:pPr>
        <w:pStyle w:val="NormalWeb"/>
        <w:spacing w:before="0" w:beforeAutospacing="0" w:after="120" w:afterAutospacing="0"/>
        <w:rPr>
          <w:color w:val="000000"/>
          <w:rPrChange w:id="9220" w:author="Russell Ott" w:date="2022-05-16T11:47:00Z">
            <w:rPr>
              <w:color w:val="000000"/>
            </w:rPr>
          </w:rPrChange>
        </w:rPr>
      </w:pPr>
      <w:r w:rsidRPr="00D14360">
        <w:rPr>
          <w:color w:val="000000"/>
          <w:rPrChange w:id="9221" w:author="Russell Ott" w:date="2022-05-16T11:47:00Z">
            <w:rPr>
              <w:color w:val="000000"/>
            </w:rPr>
          </w:rPrChange>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9222">
          <w:tblGrid>
            <w:gridCol w:w="725"/>
            <w:gridCol w:w="8640"/>
          </w:tblGrid>
        </w:tblGridChange>
      </w:tblGrid>
      <w:tr w:rsidR="001A0138" w:rsidRPr="00C64922" w14:paraId="57B97F33" w14:textId="77777777" w:rsidTr="0007159E">
        <w:trPr>
          <w:trHeight w:val="576"/>
        </w:trPr>
        <w:tc>
          <w:tcPr>
            <w:tcW w:w="683" w:type="dxa"/>
            <w:tcBorders>
              <w:right w:val="nil"/>
            </w:tcBorders>
            <w:shd w:val="clear" w:color="auto" w:fill="C6D9F1"/>
            <w:cellIns w:id="9223" w:author="Russell Ott" w:date="2022-05-16T11:47:00Z"/>
          </w:tcPr>
          <w:p w14:paraId="7AC1FEAC" w14:textId="77777777" w:rsidR="00CF5E15" w:rsidRPr="00C64922" w:rsidRDefault="00CF5E15" w:rsidP="0007159E">
            <w:pPr>
              <w:pStyle w:val="BodyText"/>
              <w:rPr>
                <w:noProof/>
              </w:rPr>
            </w:pPr>
            <w:ins w:id="9224" w:author="Russell Ott" w:date="2022-05-16T11:47:00Z">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B2E3A2D" w14:textId="107CE06C" w:rsidR="00CF5E15" w:rsidRPr="00D14360" w:rsidRDefault="00634398" w:rsidP="00CF5E15">
            <w:pPr>
              <w:pStyle w:val="NormalWeb"/>
              <w:spacing w:before="0" w:beforeAutospacing="0" w:after="0" w:afterAutospacing="0"/>
              <w:textAlignment w:val="baseline"/>
              <w:rPr>
                <w:color w:val="000000"/>
                <w:rPrChange w:id="9225" w:author="Russell Ott" w:date="2022-05-16T11:47:00Z">
                  <w:rPr>
                    <w:color w:val="000000"/>
                  </w:rPr>
                </w:rPrChange>
              </w:rPr>
            </w:pPr>
            <w:del w:id="9226" w:author="Russell Ott" w:date="2022-05-16T11:47:00Z">
              <w:r>
                <w:rPr>
                  <w:noProof/>
                </w:rPr>
                <w:drawing>
                  <wp:anchor distT="0" distB="0" distL="114300" distR="114300" simplePos="0" relativeHeight="251897856" behindDoc="0" locked="0" layoutInCell="1" allowOverlap="1" wp14:anchorId="21BA396C" wp14:editId="0039A1D4">
                    <wp:simplePos x="0" y="0"/>
                    <wp:positionH relativeFrom="column">
                      <wp:posOffset>-26035</wp:posOffset>
                    </wp:positionH>
                    <wp:positionV relativeFrom="paragraph">
                      <wp:posOffset>52705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090" name="Graphic 7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CF5E15" w:rsidRPr="00D14360">
              <w:rPr>
                <w:color w:val="000000"/>
                <w:rPrChange w:id="9227" w:author="Russell Ott" w:date="2022-05-16T11:47:00Z">
                  <w:rPr>
                    <w:color w:val="000000"/>
                  </w:rPr>
                </w:rPrChange>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color w:val="000000"/>
                <w:rPrChange w:id="9228" w:author="Russell Ott" w:date="2022-05-16T11:47:00Z">
                  <w:rPr>
                    <w:color w:val="000000"/>
                  </w:rPr>
                </w:rPrChange>
              </w:rPr>
            </w:pPr>
            <w:r w:rsidRPr="00D14360">
              <w:rPr>
                <w:color w:val="000000"/>
                <w:rPrChange w:id="9229" w:author="Russell Ott" w:date="2022-05-16T11:47:00Z">
                  <w:rPr>
                    <w:color w:val="000000"/>
                  </w:rPr>
                </w:rPrChange>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color w:val="000000"/>
                <w:rPrChange w:id="9230" w:author="Russell Ott" w:date="2022-05-16T11:47:00Z">
                  <w:rPr>
                    <w:color w:val="000000"/>
                  </w:rPr>
                </w:rPrChange>
              </w:rPr>
            </w:pPr>
            <w:r w:rsidRPr="00D14360">
              <w:rPr>
                <w:color w:val="000000"/>
                <w:rPrChange w:id="9231" w:author="Russell Ott" w:date="2022-05-16T11:47:00Z">
                  <w:rPr>
                    <w:color w:val="000000"/>
                  </w:rPr>
                </w:rPrChange>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rPr>
                <w:rPrChange w:id="9232" w:author="Russell Ott" w:date="2022-05-16T11:47:00Z">
                  <w:rPr>
                    <w:color w:val="000000"/>
                  </w:rPr>
                </w:rPrChange>
              </w:rPr>
              <w:pPrChange w:id="9233" w:author="Russell Ott" w:date="2022-05-16T11:47:00Z">
                <w:pPr>
                  <w:pStyle w:val="NormalWeb"/>
                  <w:numPr>
                    <w:numId w:val="34"/>
                  </w:numPr>
                  <w:spacing w:before="0" w:beforeAutospacing="0" w:after="120" w:afterAutospacing="0"/>
                  <w:ind w:left="697" w:hanging="180"/>
                  <w:textAlignment w:val="baseline"/>
                </w:pPr>
              </w:pPrChange>
            </w:pPr>
            <w:r w:rsidRPr="00D14360">
              <w:rPr>
                <w:color w:val="000000"/>
                <w:rPrChange w:id="9234" w:author="Russell Ott" w:date="2022-05-16T11:47:00Z">
                  <w:rPr>
                    <w:color w:val="000000"/>
                  </w:rPr>
                </w:rPrChange>
              </w:rPr>
              <w:t>The section MAY be omitted, or the section MAY be included and declared as having no information.</w:t>
            </w:r>
            <w:r w:rsidRPr="00D14360">
              <w:rPr>
                <w:b/>
                <w:color w:val="000000"/>
              </w:rPr>
              <w:t xml:space="preserve"> </w:t>
            </w:r>
            <w:r w:rsidRPr="00D14360">
              <w:rPr>
                <w:b/>
                <w:color w:val="000000"/>
                <w:rPrChange w:id="9235" w:author="Russell Ott" w:date="2022-05-16T11:47:00Z">
                  <w:rPr>
                    <w:b/>
                    <w:color w:val="000000"/>
                  </w:rPr>
                </w:rPrChange>
              </w:rPr>
              <w:t>[</w:t>
            </w:r>
            <w:r>
              <w:rPr>
                <w:b/>
                <w:color w:val="000000"/>
                <w:rPrChange w:id="9236" w:author="Russell Ott" w:date="2022-05-16T11:47:00Z">
                  <w:rPr>
                    <w:b/>
                    <w:color w:val="000000"/>
                  </w:rPr>
                </w:rPrChange>
              </w:rPr>
              <w:t>BP-069</w:t>
            </w:r>
            <w:r w:rsidRPr="00D14360">
              <w:rPr>
                <w:b/>
                <w:color w:val="000000"/>
                <w:rPrChange w:id="9237" w:author="Russell Ott" w:date="2022-05-16T11:47:00Z">
                  <w:rPr>
                    <w:b/>
                    <w:color w:val="000000"/>
                  </w:rPr>
                </w:rPrChange>
              </w:rPr>
              <w:t>]</w:t>
            </w:r>
          </w:p>
        </w:tc>
      </w:tr>
    </w:tbl>
    <w:p w14:paraId="734A0C2D" w14:textId="3E020155" w:rsidR="00CF5E15" w:rsidRPr="00D14360" w:rsidRDefault="002869E1" w:rsidP="00B505D2">
      <w:pPr>
        <w:pStyle w:val="NormalWeb"/>
        <w:spacing w:before="0" w:beforeAutospacing="0" w:after="120" w:afterAutospacing="0"/>
        <w:rPr>
          <w:color w:val="000000"/>
          <w:rPrChange w:id="9238" w:author="Russell Ott" w:date="2022-05-16T11:47:00Z">
            <w:rPr>
              <w:b/>
              <w:color w:val="000000"/>
              <w:sz w:val="22"/>
            </w:rPr>
          </w:rPrChange>
        </w:rPr>
        <w:pPrChange w:id="9239" w:author="Russell Ott" w:date="2022-05-16T11:47:00Z">
          <w:pPr>
            <w:pStyle w:val="NormalWeb"/>
            <w:spacing w:before="0" w:beforeAutospacing="0" w:after="120" w:afterAutospacing="0"/>
            <w:ind w:hanging="475"/>
          </w:pPr>
        </w:pPrChange>
      </w:pPr>
      <w:del w:id="9240" w:author="Russell Ott" w:date="2022-05-16T11:47:00Z">
        <w:r w:rsidRPr="00D14360">
          <w:rPr>
            <w:rFonts w:cs="Calibri"/>
            <w:b/>
            <w:bCs/>
            <w:color w:val="000000"/>
            <w:sz w:val="22"/>
            <w:szCs w:val="22"/>
          </w:rPr>
          <w:delText xml:space="preserve"> </w:delText>
        </w:r>
      </w:del>
    </w:p>
    <w:p w14:paraId="2926F95B" w14:textId="77777777" w:rsidR="00DD51B1" w:rsidRPr="00D14360" w:rsidRDefault="00DD51B1" w:rsidP="00C558B5">
      <w:pPr>
        <w:pStyle w:val="NormalWeb"/>
        <w:spacing w:before="0" w:beforeAutospacing="0" w:after="120" w:afterAutospacing="0"/>
        <w:rPr>
          <w:rPrChange w:id="9241" w:author="Russell Ott" w:date="2022-05-16T11:47:00Z">
            <w:rPr/>
          </w:rPrChange>
        </w:rPr>
      </w:pPr>
      <w:r w:rsidRPr="00D14360">
        <w:rPr>
          <w:color w:val="000000"/>
          <w:rPrChange w:id="9242" w:author="Russell Ott" w:date="2022-05-16T11:47:00Z">
            <w:rPr>
              <w:color w:val="000000"/>
            </w:rPr>
          </w:rPrChange>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PrChange w:id="9243" w:author="Russell Ott" w:date="2022-05-16T11:47:00Z">
            <w:rPr/>
          </w:rPrChange>
        </w:rPr>
      </w:pPr>
      <w:r w:rsidRPr="00D14360">
        <w:rPr>
          <w:color w:val="000000"/>
          <w:rPrChange w:id="9244" w:author="Russell Ott" w:date="2022-05-16T11:47:00Z">
            <w:rPr>
              <w:color w:val="000000"/>
            </w:rPr>
          </w:rPrChange>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color w:val="000000"/>
          <w:rPrChange w:id="9245" w:author="Russell Ott" w:date="2022-05-16T11:47:00Z">
            <w:rPr>
              <w:color w:val="000000"/>
            </w:rPr>
          </w:rPrChange>
        </w:rPr>
        <w:t>:</w:t>
      </w:r>
      <w:r w:rsidRPr="00D14360">
        <w:rPr>
          <w:color w:val="000000"/>
          <w:rPrChange w:id="9246" w:author="Russell Ott" w:date="2022-05-16T11:47:00Z">
            <w:rPr>
              <w:color w:val="000000"/>
            </w:rPr>
          </w:rPrChange>
        </w:rPr>
        <w:t xml:space="preserve"> </w:t>
      </w:r>
    </w:p>
    <w:p w14:paraId="3D06E8DA" w14:textId="77777777" w:rsidR="00DD51B1" w:rsidRPr="00D14360" w:rsidRDefault="00DD51B1" w:rsidP="003A3D50">
      <w:pPr>
        <w:pStyle w:val="NormalWeb"/>
        <w:spacing w:before="0" w:beforeAutospacing="0" w:after="120" w:afterAutospacing="0"/>
        <w:ind w:left="720"/>
        <w:rPr>
          <w:rPrChange w:id="9247" w:author="Russell Ott" w:date="2022-05-16T11:47:00Z">
            <w:rPr/>
          </w:rPrChange>
        </w:rPr>
      </w:pPr>
      <w:r w:rsidRPr="00D14360">
        <w:rPr>
          <w:color w:val="000000"/>
          <w:rPrChange w:id="9248" w:author="Russell Ott" w:date="2022-05-16T11:47:00Z">
            <w:rPr>
              <w:color w:val="000000"/>
            </w:rPr>
          </w:rPrChange>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color w:val="000000"/>
          <w:rPrChange w:id="9249" w:author="Russell Ott" w:date="2022-05-16T11:47:00Z">
            <w:rPr>
              <w:color w:val="000000"/>
            </w:rPr>
          </w:rPrChange>
        </w:rPr>
      </w:pPr>
      <w:r w:rsidRPr="00D14360">
        <w:rPr>
          <w:color w:val="000000"/>
          <w:rPrChange w:id="9250" w:author="Russell Ott" w:date="2022-05-16T11:47:00Z">
            <w:rPr>
              <w:color w:val="000000"/>
            </w:rPr>
          </w:rPrChange>
        </w:rPr>
        <w:t>In other words, problems, medications, and medication allergies cannot simply be “left blank</w:t>
      </w:r>
      <w:r w:rsidR="001E0229" w:rsidRPr="00D14360">
        <w:rPr>
          <w:color w:val="000000"/>
          <w:rPrChange w:id="9251" w:author="Russell Ott" w:date="2022-05-16T11:47:00Z">
            <w:rPr>
              <w:color w:val="000000"/>
            </w:rPr>
          </w:rPrChange>
        </w:rPr>
        <w:t>.</w:t>
      </w:r>
      <w:r w:rsidRPr="00D14360">
        <w:rPr>
          <w:color w:val="000000"/>
          <w:rPrChange w:id="9252" w:author="Russell Ott" w:date="2022-05-16T11:47:00Z">
            <w:rPr>
              <w:color w:val="000000"/>
            </w:rPr>
          </w:rPrChange>
        </w:rPr>
        <w:t>”</w:t>
      </w:r>
      <w:r w:rsidR="001E0229" w:rsidRPr="00D14360">
        <w:rPr>
          <w:color w:val="000000"/>
          <w:rPrChange w:id="9253" w:author="Russell Ott" w:date="2022-05-16T11:47:00Z">
            <w:rPr>
              <w:color w:val="000000"/>
            </w:rPr>
          </w:rPrChange>
        </w:rPr>
        <w:t xml:space="preserve"> </w:t>
      </w:r>
      <w:r w:rsidRPr="00D14360">
        <w:rPr>
          <w:color w:val="000000"/>
          <w:rPrChange w:id="9254" w:author="Russell Ott" w:date="2022-05-16T11:47:00Z">
            <w:rPr>
              <w:color w:val="000000"/>
            </w:rPr>
          </w:rPrChange>
        </w:rPr>
        <w:t>The applicable document must include the section and a null value. For these sections, the narrative text must explicitly indicate that the information is unknown.</w:t>
      </w:r>
    </w:p>
    <w:p w14:paraId="54EA87E5" w14:textId="6DF9E003" w:rsidR="00C558B5" w:rsidRPr="00C64922" w:rsidRDefault="005C79A1" w:rsidP="00510672">
      <w:pPr>
        <w:pStyle w:val="Caption"/>
        <w:keepNext/>
        <w:spacing w:after="0"/>
      </w:pPr>
      <w:bookmarkStart w:id="9255" w:name="_Toc21927481"/>
      <w:r>
        <w:t xml:space="preserve">  </w:t>
      </w:r>
      <w:bookmarkStart w:id="9256" w:name="_Toc101449281"/>
      <w:r w:rsidR="00C558B5" w:rsidRPr="00C64922">
        <w:t xml:space="preserve">Example </w:t>
      </w:r>
      <w:r w:rsidR="00132A94">
        <w:fldChar w:fldCharType="begin"/>
      </w:r>
      <w:r w:rsidR="00132A94">
        <w:instrText xml:space="preserve"> SEQ Example \* ARABIC </w:instrText>
      </w:r>
      <w:r w:rsidR="00132A94">
        <w:fldChar w:fldCharType="separate"/>
      </w:r>
      <w:del w:id="9257" w:author="Russell Ott" w:date="2022-05-16T11:47:00Z">
        <w:r w:rsidR="00DE0DA7">
          <w:rPr>
            <w:noProof/>
          </w:rPr>
          <w:delText>29</w:delText>
        </w:r>
      </w:del>
      <w:ins w:id="9258" w:author="Russell Ott" w:date="2022-05-16T11:47:00Z">
        <w:r w:rsidR="00F10C7C">
          <w:rPr>
            <w:noProof/>
          </w:rPr>
          <w:t>28</w:t>
        </w:r>
      </w:ins>
      <w:r w:rsidR="00132A94">
        <w:rPr>
          <w:noProof/>
        </w:rPr>
        <w:fldChar w:fldCharType="end"/>
      </w:r>
      <w:r w:rsidR="00C558B5" w:rsidRPr="00C64922">
        <w:t>: No Information Problems Section</w:t>
      </w:r>
      <w:bookmarkEnd w:id="9256"/>
      <w:bookmarkEnd w:id="92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10C7C">
      <w:pPr>
        <w:pStyle w:val="Heading3"/>
      </w:pPr>
      <w:bookmarkStart w:id="9259" w:name="_Representing_“no_known”"/>
      <w:bookmarkStart w:id="9260" w:name="_Representing_“no_known"/>
      <w:bookmarkStart w:id="9261" w:name="_Toc11043630"/>
      <w:bookmarkStart w:id="9262" w:name="_Toc11045619"/>
      <w:bookmarkStart w:id="9263" w:name="_Toc11391287"/>
      <w:bookmarkStart w:id="9264" w:name="_Ref21896139"/>
      <w:bookmarkStart w:id="9265" w:name="_Ref21896147"/>
      <w:bookmarkStart w:id="9266" w:name="_Toc103262688"/>
      <w:bookmarkStart w:id="9267" w:name="_Toc10707506"/>
      <w:bookmarkStart w:id="9268" w:name="_Toc22823433"/>
      <w:bookmarkEnd w:id="9259"/>
      <w:bookmarkEnd w:id="9260"/>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9261"/>
      <w:bookmarkEnd w:id="9262"/>
      <w:bookmarkEnd w:id="9263"/>
      <w:bookmarkEnd w:id="9264"/>
      <w:bookmarkEnd w:id="9265"/>
      <w:bookmarkEnd w:id="9266"/>
      <w:bookmarkEnd w:id="9268"/>
      <w:r w:rsidRPr="00C64922">
        <w:t xml:space="preserve"> </w:t>
      </w:r>
      <w:bookmarkEnd w:id="9267"/>
    </w:p>
    <w:p w14:paraId="79A5D693" w14:textId="77777777" w:rsidR="00A765D9" w:rsidRPr="00D14360" w:rsidRDefault="00A765D9" w:rsidP="00A765D9">
      <w:pPr>
        <w:rPr>
          <w:rFonts w:ascii="Times New Roman" w:eastAsia="Times New Roman" w:hAnsi="Times New Roman"/>
          <w:color w:val="000000"/>
          <w:sz w:val="24"/>
          <w:szCs w:val="24"/>
        </w:rPr>
      </w:pPr>
      <w:r w:rsidRPr="00D14360">
        <w:rPr>
          <w:color w:val="000000"/>
          <w:rPrChange w:id="9269" w:author="Russell Ott" w:date="2022-05-16T11:47:00Z">
            <w:rPr>
              <w:rFonts w:ascii="Calibri" w:hAnsi="Calibri"/>
              <w:color w:val="000000"/>
            </w:rPr>
          </w:rPrChange>
        </w:rPr>
        <w:t>There is a distinction to be made between representing “no information” and representing “no known information</w:t>
      </w:r>
      <w:r w:rsidR="00D36DFA" w:rsidRPr="00D14360">
        <w:rPr>
          <w:color w:val="000000"/>
          <w:rPrChange w:id="9270" w:author="Russell Ott" w:date="2022-05-16T11:47:00Z">
            <w:rPr>
              <w:rFonts w:ascii="Calibri" w:hAnsi="Calibri"/>
              <w:color w:val="000000"/>
            </w:rPr>
          </w:rPrChange>
        </w:rPr>
        <w:t>.</w:t>
      </w:r>
      <w:r w:rsidRPr="00D14360">
        <w:rPr>
          <w:color w:val="000000"/>
          <w:rPrChange w:id="9271" w:author="Russell Ott" w:date="2022-05-16T11:47:00Z">
            <w:rPr>
              <w:rFonts w:ascii="Calibri" w:hAnsi="Calibri"/>
              <w:color w:val="000000"/>
            </w:rPr>
          </w:rPrChange>
        </w:rPr>
        <w:t xml:space="preserve">”  In the case </w:t>
      </w:r>
      <w:r w:rsidRPr="00D14360">
        <w:rPr>
          <w:color w:val="000000"/>
          <w:rPrChange w:id="9272" w:author="Russell Ott" w:date="2022-05-16T11:47:00Z">
            <w:rPr>
              <w:rFonts w:ascii="Calibri" w:hAnsi="Calibri"/>
              <w:color w:val="000000"/>
            </w:rPr>
          </w:rPrChange>
        </w:rPr>
        <w:t>of “no known information</w:t>
      </w:r>
      <w:r w:rsidR="00D36DFA" w:rsidRPr="00D14360">
        <w:rPr>
          <w:color w:val="000000"/>
          <w:rPrChange w:id="9273" w:author="Russell Ott" w:date="2022-05-16T11:47:00Z">
            <w:rPr>
              <w:rFonts w:ascii="Calibri" w:hAnsi="Calibri"/>
              <w:color w:val="000000"/>
            </w:rPr>
          </w:rPrChange>
        </w:rPr>
        <w:t>,</w:t>
      </w:r>
      <w:r w:rsidRPr="00D14360">
        <w:rPr>
          <w:color w:val="000000"/>
          <w:rPrChange w:id="9274" w:author="Russell Ott" w:date="2022-05-16T11:47:00Z">
            <w:rPr>
              <w:rFonts w:ascii="Calibri" w:hAnsi="Calibri"/>
              <w:color w:val="000000"/>
            </w:rPr>
          </w:rPrChange>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PrChange w:id="9275" w:author="Russell Ott" w:date="2022-05-16T11:47:00Z">
            <w:rPr/>
          </w:rPrChange>
        </w:rPr>
      </w:pPr>
      <w:r w:rsidRPr="00D14360">
        <w:rPr>
          <w:color w:val="000000"/>
          <w:rPrChange w:id="9276" w:author="Russell Ott" w:date="2022-05-16T11:47:00Z">
            <w:rPr>
              <w:color w:val="000000"/>
            </w:rPr>
          </w:rPrChange>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PrChange w:id="9277" w:author="Russell Ott" w:date="2022-05-16T11:47:00Z">
            <w:rPr/>
          </w:rPrChange>
        </w:rPr>
      </w:pPr>
      <w:r w:rsidRPr="00D14360">
        <w:rPr>
          <w:color w:val="000000"/>
          <w:rPrChange w:id="9278" w:author="Russell Ott" w:date="2022-05-16T11:47:00Z">
            <w:rPr>
              <w:color w:val="000000"/>
            </w:rPr>
          </w:rPrChange>
        </w:rPr>
        <w:t>In cases where “</w:t>
      </w:r>
      <w:r w:rsidR="00A765D9" w:rsidRPr="00D14360">
        <w:rPr>
          <w:color w:val="000000"/>
          <w:rPrChange w:id="9279" w:author="Russell Ott" w:date="2022-05-16T11:47:00Z">
            <w:rPr>
              <w:color w:val="000000"/>
            </w:rPr>
          </w:rPrChange>
        </w:rPr>
        <w:t>n</w:t>
      </w:r>
      <w:r w:rsidRPr="00D14360">
        <w:rPr>
          <w:color w:val="000000"/>
          <w:rPrChange w:id="9280" w:author="Russell Ott" w:date="2022-05-16T11:47:00Z">
            <w:rPr>
              <w:color w:val="000000"/>
            </w:rPr>
          </w:rPrChange>
        </w:rPr>
        <w:t xml:space="preserve">o </w:t>
      </w:r>
      <w:r w:rsidR="00A765D9" w:rsidRPr="00D14360">
        <w:rPr>
          <w:color w:val="000000"/>
          <w:rPrChange w:id="9281" w:author="Russell Ott" w:date="2022-05-16T11:47:00Z">
            <w:rPr>
              <w:color w:val="000000"/>
            </w:rPr>
          </w:rPrChange>
        </w:rPr>
        <w:t>k</w:t>
      </w:r>
      <w:r w:rsidRPr="00D14360">
        <w:rPr>
          <w:color w:val="000000"/>
          <w:rPrChange w:id="9282" w:author="Russell Ott" w:date="2022-05-16T11:47:00Z">
            <w:rPr>
              <w:color w:val="000000"/>
            </w:rPr>
          </w:rPrChange>
        </w:rPr>
        <w:t xml:space="preserve">nown” information is being </w:t>
      </w:r>
      <w:r w:rsidR="00C23807" w:rsidRPr="00D14360">
        <w:rPr>
          <w:color w:val="000000"/>
          <w:rPrChange w:id="9283" w:author="Russell Ott" w:date="2022-05-16T11:47:00Z">
            <w:rPr>
              <w:color w:val="000000"/>
            </w:rPr>
          </w:rPrChange>
        </w:rPr>
        <w:t>asserted,</w:t>
      </w:r>
      <w:r w:rsidRPr="00D14360">
        <w:rPr>
          <w:color w:val="000000"/>
          <w:rPrChange w:id="9284" w:author="Russell Ott" w:date="2022-05-16T11:47:00Z">
            <w:rPr>
              <w:color w:val="000000"/>
            </w:rPr>
          </w:rPrChange>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color w:val="000000"/>
          <w:rPrChange w:id="9285" w:author="Russell Ott" w:date="2022-05-16T11:47:00Z">
            <w:rPr>
              <w:color w:val="000000"/>
            </w:rPr>
          </w:rPrChange>
        </w:rPr>
        <w:t>such as "no known allergies"</w:t>
      </w:r>
      <w:r w:rsidRPr="00D14360">
        <w:rPr>
          <w:color w:val="000000"/>
          <w:rPrChange w:id="9286" w:author="Russell Ott" w:date="2022-05-16T11:47:00Z">
            <w:rPr>
              <w:color w:val="000000"/>
            </w:rPr>
          </w:rPrChange>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color w:val="000000"/>
          <w:rPrChange w:id="9287" w:author="Russell Ott" w:date="2022-05-16T11:47:00Z">
            <w:rPr>
              <w:color w:val="000000"/>
            </w:rPr>
          </w:rPrChange>
        </w:rPr>
      </w:pPr>
      <w:r w:rsidRPr="00D14360">
        <w:rPr>
          <w:color w:val="000000"/>
          <w:rPrChange w:id="9288" w:author="Russell Ott" w:date="2022-05-16T11:47:00Z">
            <w:rPr>
              <w:color w:val="000000"/>
            </w:rPr>
          </w:rPrChange>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2613BBEB" w:rsidR="00B85A9E" w:rsidRPr="00D14360" w:rsidRDefault="005C79A1" w:rsidP="003A3D50">
      <w:pPr>
        <w:pStyle w:val="Caption"/>
        <w:spacing w:after="0"/>
        <w:rPr>
          <w:color w:val="000000"/>
          <w:rPrChange w:id="9289" w:author="Russell Ott" w:date="2022-05-16T11:47:00Z">
            <w:rPr>
              <w:color w:val="000000"/>
            </w:rPr>
          </w:rPrChange>
        </w:rPr>
      </w:pPr>
      <w:bookmarkStart w:id="9290" w:name="_Toc21927482"/>
      <w:r>
        <w:t xml:space="preserve">  </w:t>
      </w:r>
      <w:bookmarkStart w:id="9291" w:name="_Toc101449282"/>
      <w:r w:rsidR="00B85A9E">
        <w:t xml:space="preserve">Example </w:t>
      </w:r>
      <w:r w:rsidR="00132A94">
        <w:fldChar w:fldCharType="begin"/>
      </w:r>
      <w:r w:rsidR="00132A94">
        <w:instrText xml:space="preserve"> SEQ Example \* ARABIC </w:instrText>
      </w:r>
      <w:r w:rsidR="00132A94">
        <w:fldChar w:fldCharType="separate"/>
      </w:r>
      <w:del w:id="9292" w:author="Russell Ott" w:date="2022-05-16T11:47:00Z">
        <w:r w:rsidR="00DE0DA7">
          <w:rPr>
            <w:noProof/>
          </w:rPr>
          <w:delText>30</w:delText>
        </w:r>
      </w:del>
      <w:ins w:id="9293" w:author="Russell Ott" w:date="2022-05-16T11:47:00Z">
        <w:r w:rsidR="00F10C7C">
          <w:rPr>
            <w:noProof/>
          </w:rPr>
          <w:t>29</w:t>
        </w:r>
      </w:ins>
      <w:r w:rsidR="00132A94">
        <w:rPr>
          <w:noProof/>
        </w:rPr>
        <w:fldChar w:fldCharType="end"/>
      </w:r>
      <w:r w:rsidR="00B85A9E">
        <w:t>: Allergy List</w:t>
      </w:r>
      <w:bookmarkEnd w:id="9291"/>
      <w:bookmarkEnd w:id="9290"/>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9294" w:name="_Toc15469446"/>
      <w:bookmarkStart w:id="9295" w:name="_Toc15479894"/>
      <w:bookmarkStart w:id="9296" w:name="_Toc18495074"/>
      <w:bookmarkStart w:id="9297" w:name="_Toc19870305"/>
      <w:bookmarkStart w:id="9298" w:name="_Toc20480994"/>
      <w:bookmarkEnd w:id="9294"/>
      <w:bookmarkEnd w:id="9295"/>
      <w:bookmarkEnd w:id="9296"/>
      <w:bookmarkEnd w:id="9297"/>
      <w:bookmarkEnd w:id="9298"/>
    </w:p>
    <w:p w14:paraId="70DF49AF" w14:textId="77777777" w:rsidR="00B85A9E" w:rsidRPr="003A3D50" w:rsidRDefault="00B85A9E" w:rsidP="00B85A9E">
      <w:pPr>
        <w:pStyle w:val="NormalWeb"/>
        <w:spacing w:before="0" w:beforeAutospacing="0" w:after="120" w:afterAutospacing="0"/>
        <w:rPr>
          <w:color w:val="000000"/>
          <w:rPrChange w:id="9299" w:author="Russell Ott" w:date="2022-05-16T11:47:00Z">
            <w:rPr>
              <w:color w:val="000000"/>
            </w:rPr>
          </w:rPrChange>
        </w:rPr>
      </w:pPr>
      <w:r w:rsidRPr="003A3D50">
        <w:rPr>
          <w:color w:val="000000"/>
          <w:rPrChange w:id="9300" w:author="Russell Ott" w:date="2022-05-16T11:47:00Z">
            <w:rPr>
              <w:color w:val="000000"/>
            </w:rPr>
          </w:rPrChange>
        </w:rPr>
        <w:t xml:space="preserve">To represent that a section has “no information”, the section should be </w:t>
      </w:r>
      <w:r w:rsidR="00863460" w:rsidRPr="00863460">
        <w:rPr>
          <w:color w:val="000000"/>
          <w:rPrChange w:id="9301" w:author="Russell Ott" w:date="2022-05-16T11:47:00Z">
            <w:rPr>
              <w:color w:val="000000"/>
            </w:rPr>
          </w:rPrChange>
        </w:rPr>
        <w:t>included,</w:t>
      </w:r>
      <w:r w:rsidRPr="003A3D50">
        <w:rPr>
          <w:color w:val="000000"/>
          <w:rPrChange w:id="9302" w:author="Russell Ott" w:date="2022-05-16T11:47:00Z">
            <w:rPr>
              <w:color w:val="000000"/>
            </w:rPr>
          </w:rPrChange>
        </w:rPr>
        <w:t xml:space="preserve"> and a null value of NI used to convey that there is no information in the source system for this section.  To represent that a section has information in the source system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5E1CDE57" w:rsidR="00B85A9E" w:rsidRPr="00C64922" w:rsidRDefault="005C79A1" w:rsidP="00B85A9E">
      <w:pPr>
        <w:pStyle w:val="Caption"/>
        <w:keepNext/>
        <w:spacing w:after="0"/>
      </w:pPr>
      <w:bookmarkStart w:id="9303" w:name="_Toc21927483"/>
      <w:r>
        <w:t xml:space="preserve">  </w:t>
      </w:r>
      <w:bookmarkStart w:id="9304" w:name="_Toc101449283"/>
      <w:r w:rsidR="00B85A9E" w:rsidRPr="00C64922">
        <w:t xml:space="preserve">Example </w:t>
      </w:r>
      <w:r w:rsidR="00132A94">
        <w:fldChar w:fldCharType="begin"/>
      </w:r>
      <w:r w:rsidR="00132A94">
        <w:instrText xml:space="preserve"> SEQ Example \* ARABIC </w:instrText>
      </w:r>
      <w:r w:rsidR="00132A94">
        <w:fldChar w:fldCharType="separate"/>
      </w:r>
      <w:del w:id="9305" w:author="Russell Ott" w:date="2022-05-16T11:47:00Z">
        <w:r w:rsidR="00DE0DA7">
          <w:rPr>
            <w:noProof/>
          </w:rPr>
          <w:delText>31</w:delText>
        </w:r>
      </w:del>
      <w:ins w:id="9306" w:author="Russell Ott" w:date="2022-05-16T11:47:00Z">
        <w:r w:rsidR="00F10C7C">
          <w:rPr>
            <w:noProof/>
          </w:rPr>
          <w:t>30</w:t>
        </w:r>
      </w:ins>
      <w:r w:rsidR="00132A94">
        <w:rPr>
          <w:noProof/>
        </w:rPr>
        <w:fldChar w:fldCharType="end"/>
      </w:r>
      <w:r w:rsidR="00B85A9E" w:rsidRPr="00C64922">
        <w:t xml:space="preserve">: </w:t>
      </w:r>
      <w:r w:rsidR="00B85A9E">
        <w:t>Allergies Section with No Information</w:t>
      </w:r>
      <w:bookmarkEnd w:id="9304"/>
      <w:bookmarkEnd w:id="93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PrChange w:id="9307" w:author="Russell Ott" w:date="2022-05-16T11:47:00Z">
            <w:rPr/>
          </w:rPrChange>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PrChange w:id="9308" w:author="Russell Ott" w:date="2022-05-16T11:47:00Z">
            <w:rPr/>
          </w:rPrChange>
        </w:rPr>
        <w:t xml:space="preserve">If an organization has business rules that support </w:t>
      </w:r>
      <w:r w:rsidRPr="00570399">
        <w:rPr>
          <w:color w:val="000000"/>
          <w:rPrChange w:id="9309" w:author="Russell Ott" w:date="2022-05-16T11:47:00Z">
            <w:rPr>
              <w:color w:val="000000"/>
            </w:rPr>
          </w:rPrChange>
        </w:rPr>
        <w:t xml:space="preserve"> not providing information from the patient’s record  due to security, privacy, or other reasons</w:t>
      </w:r>
      <w:r w:rsidRPr="00FE6CC3">
        <w:rPr>
          <w:color w:val="000000"/>
          <w:rPrChange w:id="9310" w:author="Russell Ott" w:date="2022-05-16T11:47:00Z">
            <w:rPr>
              <w:color w:val="000000"/>
            </w:rPr>
          </w:rPrChange>
        </w:rPr>
        <w:t>, nullFlavor codes can be used to represent this information in a C-CDA document. The nullFlavor code used to indicate that information is not present due to security, privacy or other reason is MSK for “masked</w:t>
      </w:r>
      <w:r>
        <w:rPr>
          <w:color w:val="000000"/>
          <w:rPrChange w:id="9311" w:author="Russell Ott" w:date="2022-05-16T11:47:00Z">
            <w:rPr>
              <w:color w:val="000000"/>
            </w:rPr>
          </w:rPrChange>
        </w:rPr>
        <w:t>”. The nullFlavor code for “not applicable” is NA When information is not present for these reasons, the text in the section.text element explains why. The exact meaning of the nullFlavor code can be used, or localized text that has the same semantic meaning can be used.</w:t>
      </w:r>
    </w:p>
    <w:p w14:paraId="4BCEA77D" w14:textId="148AA3BF" w:rsidR="00C12940" w:rsidRDefault="005C79A1" w:rsidP="00916D2D">
      <w:pPr>
        <w:pStyle w:val="Caption"/>
        <w:spacing w:after="0"/>
      </w:pPr>
      <w:bookmarkStart w:id="9312" w:name="_Toc21927484"/>
      <w:r>
        <w:t xml:space="preserve">  </w:t>
      </w:r>
      <w:bookmarkStart w:id="9313" w:name="_Toc101449284"/>
      <w:r w:rsidR="00FB6C42">
        <w:t xml:space="preserve">Example </w:t>
      </w:r>
      <w:r w:rsidR="00132A94">
        <w:fldChar w:fldCharType="begin"/>
      </w:r>
      <w:r w:rsidR="00132A94">
        <w:instrText xml:space="preserve"> SEQ Example \* ARABIC </w:instrText>
      </w:r>
      <w:r w:rsidR="00132A94">
        <w:fldChar w:fldCharType="separate"/>
      </w:r>
      <w:del w:id="9314" w:author="Russell Ott" w:date="2022-05-16T11:47:00Z">
        <w:r w:rsidR="00DE0DA7">
          <w:rPr>
            <w:noProof/>
          </w:rPr>
          <w:delText>32</w:delText>
        </w:r>
      </w:del>
      <w:ins w:id="9315" w:author="Russell Ott" w:date="2022-05-16T11:47:00Z">
        <w:r w:rsidR="00F10C7C">
          <w:rPr>
            <w:noProof/>
          </w:rPr>
          <w:t>31</w:t>
        </w:r>
      </w:ins>
      <w:r w:rsidR="00132A94">
        <w:rPr>
          <w:noProof/>
        </w:rPr>
        <w:fldChar w:fldCharType="end"/>
      </w:r>
      <w:r w:rsidR="00FB6C42">
        <w:t>:</w:t>
      </w:r>
      <w:ins w:id="9316" w:author="Russell Ott" w:date="2022-05-16T11:47:00Z">
        <w:r w:rsidR="00BA5010">
          <w:t xml:space="preserve"> </w:t>
        </w:r>
      </w:ins>
      <w:r w:rsidR="00C12940">
        <w:t>Excluding section due to business rules.</w:t>
      </w:r>
      <w:bookmarkEnd w:id="9313"/>
      <w:bookmarkEnd w:id="9312"/>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36ACD10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 section nullFlavor</w:t>
            </w:r>
            <w:del w:id="9317" w:author="Russell Ott" w:date="2022-05-16T11:47:00Z">
              <w:r w:rsidRPr="002575E9">
                <w:rPr>
                  <w:rFonts w:ascii="Courier New" w:hAnsi="Courier New" w:cs="Courier New"/>
                  <w:sz w:val="16"/>
                  <w:szCs w:val="16"/>
                </w:rPr>
                <w:delText>=”</w:delText>
              </w:r>
            </w:del>
            <w:ins w:id="9318" w:author="Russell Ott" w:date="2022-05-16T11:47:00Z">
              <w:r w:rsidR="00947B4B" w:rsidRPr="002575E9">
                <w:rPr>
                  <w:rFonts w:ascii="Courier New" w:hAnsi="Courier New" w:cs="Courier New"/>
                  <w:sz w:val="16"/>
                  <w:szCs w:val="16"/>
                </w:rPr>
                <w:t>=</w:t>
              </w:r>
              <w:r w:rsidR="00947B4B">
                <w:rPr>
                  <w:rFonts w:ascii="Courier New" w:hAnsi="Courier New" w:cs="Courier New"/>
                  <w:sz w:val="16"/>
                  <w:szCs w:val="16"/>
                </w:rPr>
                <w:t>"</w:t>
              </w:r>
            </w:ins>
            <w:r w:rsidRPr="002575E9">
              <w:rPr>
                <w:rFonts w:ascii="Courier New" w:hAnsi="Courier New" w:cs="Courier New"/>
                <w:sz w:val="16"/>
                <w:szCs w:val="16"/>
              </w:rPr>
              <w:t>MSK</w:t>
            </w:r>
            <w:del w:id="9319" w:author="Russell Ott" w:date="2022-05-16T11:47:00Z">
              <w:r w:rsidRPr="002575E9">
                <w:rPr>
                  <w:rFonts w:ascii="Courier New" w:hAnsi="Courier New" w:cs="Courier New"/>
                  <w:sz w:val="16"/>
                  <w:szCs w:val="16"/>
                </w:rPr>
                <w:delText>”&gt;</w:delText>
              </w:r>
            </w:del>
            <w:ins w:id="9320" w:author="Russell Ott" w:date="2022-05-16T11:47:00Z">
              <w:r w:rsidR="00947B4B">
                <w:rPr>
                  <w:rFonts w:ascii="Courier New" w:hAnsi="Courier New" w:cs="Courier New"/>
                  <w:sz w:val="16"/>
                  <w:szCs w:val="16"/>
                </w:rPr>
                <w:t>"</w:t>
              </w:r>
              <w:r w:rsidR="00947B4B" w:rsidRPr="002575E9">
                <w:rPr>
                  <w:rFonts w:ascii="Courier New" w:hAnsi="Courier New" w:cs="Courier New"/>
                  <w:sz w:val="16"/>
                  <w:szCs w:val="16"/>
                </w:rPr>
                <w:t>&gt;</w:t>
              </w:r>
            </w:ins>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1EDAF200" w:rsidR="00FB6C42" w:rsidRDefault="005C79A1" w:rsidP="003A3D50">
      <w:pPr>
        <w:pStyle w:val="Caption"/>
        <w:spacing w:after="0"/>
      </w:pPr>
      <w:bookmarkStart w:id="9321" w:name="_Toc21927485"/>
      <w:r>
        <w:t xml:space="preserve">  </w:t>
      </w:r>
      <w:bookmarkStart w:id="9322" w:name="_Toc101449285"/>
      <w:r w:rsidR="00FB6C42">
        <w:t xml:space="preserve">Example </w:t>
      </w:r>
      <w:r w:rsidR="00132A94">
        <w:fldChar w:fldCharType="begin"/>
      </w:r>
      <w:r w:rsidR="00132A94">
        <w:instrText xml:space="preserve"> SEQ Example \* ARABIC </w:instrText>
      </w:r>
      <w:r w:rsidR="00132A94">
        <w:fldChar w:fldCharType="separate"/>
      </w:r>
      <w:del w:id="9323" w:author="Russell Ott" w:date="2022-05-16T11:47:00Z">
        <w:r w:rsidR="00DE0DA7">
          <w:rPr>
            <w:noProof/>
          </w:rPr>
          <w:delText>33</w:delText>
        </w:r>
      </w:del>
      <w:ins w:id="9324" w:author="Russell Ott" w:date="2022-05-16T11:47:00Z">
        <w:r w:rsidR="00F10C7C">
          <w:rPr>
            <w:noProof/>
          </w:rPr>
          <w:t>32</w:t>
        </w:r>
      </w:ins>
      <w:r w:rsidR="00132A94">
        <w:rPr>
          <w:noProof/>
        </w:rPr>
        <w:fldChar w:fldCharType="end"/>
      </w:r>
      <w:r w:rsidR="00FB6C42">
        <w:t xml:space="preserve">: </w:t>
      </w:r>
      <w:r w:rsidR="00FB6C42" w:rsidRPr="00E63A5D">
        <w:t>Procedures Section with Excluded Information, example of locally selected wording</w:t>
      </w:r>
      <w:bookmarkEnd w:id="9322"/>
      <w:bookmarkEnd w:id="932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403EA7B4"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del w:id="9325" w:author="Russell Ott" w:date="2022-05-16T11:47:00Z">
              <w:r w:rsidRPr="002575E9">
                <w:rPr>
                  <w:rFonts w:ascii="Courier New" w:hAnsi="Courier New" w:cs="Courier New"/>
                  <w:sz w:val="16"/>
                  <w:szCs w:val="16"/>
                </w:rPr>
                <w:delText>=”</w:delText>
              </w:r>
            </w:del>
            <w:ins w:id="9326" w:author="Russell Ott" w:date="2022-05-16T11:47:00Z">
              <w:r w:rsidR="00947B4B" w:rsidRPr="002575E9">
                <w:rPr>
                  <w:rFonts w:ascii="Courier New" w:hAnsi="Courier New" w:cs="Courier New"/>
                  <w:sz w:val="16"/>
                  <w:szCs w:val="16"/>
                </w:rPr>
                <w:t>=</w:t>
              </w:r>
              <w:r w:rsidR="00947B4B">
                <w:rPr>
                  <w:rFonts w:ascii="Courier New" w:hAnsi="Courier New" w:cs="Courier New"/>
                  <w:sz w:val="16"/>
                  <w:szCs w:val="16"/>
                </w:rPr>
                <w:t>"</w:t>
              </w:r>
            </w:ins>
            <w:r w:rsidRPr="002575E9">
              <w:rPr>
                <w:rFonts w:ascii="Courier New" w:hAnsi="Courier New" w:cs="Courier New"/>
                <w:sz w:val="16"/>
                <w:szCs w:val="16"/>
              </w:rPr>
              <w:t>MSK</w:t>
            </w:r>
            <w:del w:id="9327" w:author="Russell Ott" w:date="2022-05-16T11:47:00Z">
              <w:r w:rsidRPr="002575E9">
                <w:rPr>
                  <w:rFonts w:ascii="Courier New" w:hAnsi="Courier New" w:cs="Courier New"/>
                  <w:sz w:val="16"/>
                  <w:szCs w:val="16"/>
                </w:rPr>
                <w:delText>”&gt;</w:delText>
              </w:r>
            </w:del>
            <w:ins w:id="9328" w:author="Russell Ott" w:date="2022-05-16T11:47:00Z">
              <w:r w:rsidR="00947B4B">
                <w:rPr>
                  <w:rFonts w:ascii="Courier New" w:hAnsi="Courier New" w:cs="Courier New"/>
                  <w:sz w:val="16"/>
                  <w:szCs w:val="16"/>
                </w:rPr>
                <w:t>"</w:t>
              </w:r>
              <w:r w:rsidR="00947B4B" w:rsidRPr="002575E9">
                <w:rPr>
                  <w:rFonts w:ascii="Courier New" w:hAnsi="Courier New" w:cs="Courier New"/>
                  <w:sz w:val="16"/>
                  <w:szCs w:val="16"/>
                </w:rPr>
                <w:t>&gt;</w:t>
              </w:r>
            </w:ins>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10C7C">
      <w:pPr>
        <w:pStyle w:val="Heading3"/>
      </w:pPr>
      <w:bookmarkStart w:id="9329" w:name="_Specifying_Time_Intervals"/>
      <w:bookmarkStart w:id="9330" w:name="_Toc11043631"/>
      <w:bookmarkStart w:id="9331" w:name="_Toc11045620"/>
      <w:bookmarkStart w:id="9332" w:name="_Toc11391288"/>
      <w:bookmarkStart w:id="9333" w:name="_Ref21896646"/>
      <w:bookmarkStart w:id="9334" w:name="_Ref21896653"/>
      <w:bookmarkStart w:id="9335" w:name="_Ref21896671"/>
      <w:bookmarkStart w:id="9336" w:name="_Ref98770253"/>
      <w:bookmarkStart w:id="9337" w:name="_Ref98770255"/>
      <w:bookmarkStart w:id="9338" w:name="_Toc103262689"/>
      <w:bookmarkStart w:id="9339" w:name="_Toc10707507"/>
      <w:bookmarkStart w:id="9340" w:name="_Toc22823434"/>
      <w:bookmarkEnd w:id="9329"/>
      <w:r w:rsidRPr="00C64922">
        <w:t xml:space="preserve">Specifying </w:t>
      </w:r>
      <w:r w:rsidR="00317567" w:rsidRPr="00C64922">
        <w:t>T</w:t>
      </w:r>
      <w:r w:rsidRPr="00C64922">
        <w:t xml:space="preserve">ime </w:t>
      </w:r>
      <w:r w:rsidR="00317567" w:rsidRPr="00C64922">
        <w:t>I</w:t>
      </w:r>
      <w:r w:rsidRPr="00C64922">
        <w:t>ntervals for Sections</w:t>
      </w:r>
      <w:bookmarkEnd w:id="9330"/>
      <w:bookmarkEnd w:id="9331"/>
      <w:r w:rsidR="00317567" w:rsidRPr="00C64922">
        <w:t xml:space="preserve"> with Limits on the Included Discrete Data</w:t>
      </w:r>
      <w:bookmarkEnd w:id="9332"/>
      <w:bookmarkEnd w:id="9333"/>
      <w:bookmarkEnd w:id="9334"/>
      <w:bookmarkEnd w:id="9335"/>
      <w:bookmarkEnd w:id="9336"/>
      <w:bookmarkEnd w:id="9337"/>
      <w:bookmarkEnd w:id="9338"/>
      <w:bookmarkEnd w:id="9340"/>
      <w:r w:rsidRPr="00C64922">
        <w:t xml:space="preserve"> </w:t>
      </w:r>
      <w:bookmarkEnd w:id="9339"/>
    </w:p>
    <w:p w14:paraId="05B83FA3" w14:textId="77777777" w:rsidR="00DD51B1" w:rsidRPr="00D14360" w:rsidRDefault="00646B0A" w:rsidP="00CF4CB1">
      <w:pPr>
        <w:spacing w:after="120"/>
        <w:rPr>
          <w:rFonts w:ascii="Times New Roman" w:eastAsia="Calibri" w:hAnsi="Times New Roman"/>
          <w:color w:val="000000"/>
          <w:sz w:val="24"/>
          <w:szCs w:val="24"/>
          <w:rPrChange w:id="9341" w:author="Russell Ott" w:date="2022-05-16T11:47:00Z">
            <w:rPr>
              <w:rFonts w:ascii="Calibri" w:eastAsia="Calibri" w:hAnsi="Calibri"/>
              <w:color w:val="000000"/>
            </w:rPr>
          </w:rPrChange>
        </w:rPr>
      </w:pPr>
      <w:r w:rsidRPr="00D14360">
        <w:rPr>
          <w:color w:val="000000"/>
          <w:rPrChange w:id="9342" w:author="Russell Ott" w:date="2022-05-16T11:47:00Z">
            <w:rPr>
              <w:rFonts w:ascii="Calibri" w:eastAsia="Calibri" w:hAnsi="Calibri"/>
              <w:color w:val="000000"/>
            </w:rPr>
          </w:rPrChange>
        </w:rPr>
        <w:t>In order to communicate that business rules have been applied to constrain the amount of information represented in the section of a document, a new temp</w:t>
      </w:r>
      <w:r w:rsidRPr="00D14360">
        <w:rPr>
          <w:color w:val="000000"/>
          <w:rPrChange w:id="9343" w:author="Russell Ott" w:date="2022-05-16T11:47:00Z">
            <w:rPr>
              <w:rFonts w:ascii="Calibri" w:eastAsia="Calibri" w:hAnsi="Calibri"/>
              <w:color w:val="000000"/>
            </w:rPr>
          </w:rPrChange>
        </w:rPr>
        <w:t xml:space="preserve">late has been defined that allows C-CDA Content Creators to explicitly clarify the time range of the included information. </w:t>
      </w:r>
      <w:r w:rsidR="00E93B79" w:rsidRPr="00D14360">
        <w:rPr>
          <w:color w:val="000000"/>
          <w:rPrChange w:id="9344" w:author="Russell Ott" w:date="2022-05-16T11:47:00Z">
            <w:rPr>
              <w:rFonts w:ascii="Calibri" w:hAnsi="Calibri"/>
              <w:color w:val="000000"/>
            </w:rPr>
          </w:rPrChange>
        </w:rPr>
        <w:t>The Section Time Range Observation entry describes the business rule used to limit the information contained in the section</w:t>
      </w:r>
      <w:r w:rsidRPr="00D14360">
        <w:rPr>
          <w:color w:val="000000"/>
          <w:rPrChange w:id="9345" w:author="Russell Ott" w:date="2022-05-16T11:47:00Z">
            <w:rPr>
              <w:rFonts w:ascii="Calibri" w:hAnsi="Calibri"/>
              <w:color w:val="000000"/>
            </w:rPr>
          </w:rPrChange>
        </w:rPr>
        <w:t xml:space="preserve"> to a specific interval of time</w:t>
      </w:r>
      <w:r w:rsidR="00632AAF">
        <w:rPr>
          <w:color w:val="000000"/>
          <w:rPrChange w:id="9346" w:author="Russell Ott" w:date="2022-05-16T11:47:00Z">
            <w:rPr>
              <w:rFonts w:ascii="Calibri" w:hAnsi="Calibri"/>
              <w:color w:val="000000"/>
            </w:rPr>
          </w:rPrChange>
        </w:rPr>
        <w:t xml:space="preserve"> using a machine-readable format that facilitates computer processing</w:t>
      </w:r>
      <w:r w:rsidR="00E93B79" w:rsidRPr="00D14360">
        <w:rPr>
          <w:color w:val="000000"/>
          <w:rPrChange w:id="9347" w:author="Russell Ott" w:date="2022-05-16T11:47:00Z">
            <w:rPr>
              <w:rFonts w:ascii="Calibri" w:hAnsi="Calibri"/>
              <w:color w:val="000000"/>
            </w:rPr>
          </w:rPrChange>
        </w:rPr>
        <w:t>.</w:t>
      </w:r>
      <w:r w:rsidR="00E93B79" w:rsidRPr="00D14360">
        <w:rPr>
          <w:color w:val="000000"/>
          <w:rPrChange w:id="9348" w:author="Russell Ott" w:date="2022-05-16T11:47:00Z">
            <w:rPr>
              <w:rFonts w:ascii="Calibri" w:eastAsia="Calibri" w:hAnsi="Calibri"/>
              <w:color w:val="000000"/>
            </w:rPr>
          </w:rPrChange>
        </w:rPr>
        <w:t xml:space="preserve"> </w:t>
      </w:r>
      <w:r w:rsidR="00DD51B1" w:rsidRPr="00D14360">
        <w:rPr>
          <w:color w:val="000000"/>
          <w:rPrChange w:id="9349" w:author="Russell Ott" w:date="2022-05-16T11:47:00Z">
            <w:rPr>
              <w:rFonts w:ascii="Calibri" w:hAnsi="Calibri"/>
              <w:color w:val="000000"/>
            </w:rPr>
          </w:rPrChange>
        </w:rPr>
        <w:t>It is an optional entry and may be used in any section</w:t>
      </w:r>
      <w:r w:rsidRPr="00D14360">
        <w:rPr>
          <w:color w:val="000000"/>
          <w:rPrChange w:id="9350" w:author="Russell Ott" w:date="2022-05-16T11:47:00Z">
            <w:rPr>
              <w:rFonts w:ascii="Calibri" w:hAnsi="Calibri"/>
              <w:color w:val="000000"/>
            </w:rPr>
          </w:rPrChange>
        </w:rPr>
        <w:t xml:space="preserve"> </w:t>
      </w:r>
      <w:r w:rsidR="00271771">
        <w:rPr>
          <w:color w:val="000000"/>
          <w:rPrChange w:id="9351" w:author="Russell Ott" w:date="2022-05-16T11:47:00Z">
            <w:rPr>
              <w:rFonts w:ascii="Calibri" w:hAnsi="Calibri"/>
              <w:color w:val="000000"/>
            </w:rPr>
          </w:rPrChange>
        </w:rPr>
        <w:t xml:space="preserve">where the included </w:t>
      </w:r>
      <w:r w:rsidRPr="00D14360">
        <w:rPr>
          <w:color w:val="000000"/>
          <w:rPrChange w:id="9352" w:author="Russell Ott" w:date="2022-05-16T11:47:00Z">
            <w:rPr>
              <w:rFonts w:ascii="Calibri" w:hAnsi="Calibri"/>
              <w:color w:val="000000"/>
            </w:rPr>
          </w:rPrChange>
        </w:rPr>
        <w:t xml:space="preserve">information </w:t>
      </w:r>
      <w:r w:rsidR="00271771">
        <w:rPr>
          <w:color w:val="000000"/>
          <w:rPrChange w:id="9353" w:author="Russell Ott" w:date="2022-05-16T11:47:00Z">
            <w:rPr>
              <w:rFonts w:ascii="Calibri" w:hAnsi="Calibri"/>
              <w:color w:val="000000"/>
            </w:rPr>
          </w:rPrChange>
        </w:rPr>
        <w:t>has been limited to prevent</w:t>
      </w:r>
      <w:r w:rsidRPr="00D14360">
        <w:rPr>
          <w:color w:val="000000"/>
          <w:rPrChange w:id="9354" w:author="Russell Ott" w:date="2022-05-16T11:47:00Z">
            <w:rPr>
              <w:rFonts w:ascii="Calibri" w:hAnsi="Calibri"/>
              <w:color w:val="000000"/>
            </w:rPr>
          </w:rPrChange>
        </w:rPr>
        <w:t xml:space="preserve"> the section from becoming overwhelming or irrelevant</w:t>
      </w:r>
      <w:r w:rsidR="00DD51B1" w:rsidRPr="00D14360">
        <w:rPr>
          <w:color w:val="000000"/>
          <w:rPrChange w:id="9355" w:author="Russell Ott" w:date="2022-05-16T11:47:00Z">
            <w:rPr>
              <w:rFonts w:ascii="Calibri" w:hAnsi="Calibri"/>
              <w:color w:val="000000"/>
            </w:rPr>
          </w:rPrChange>
        </w:rPr>
        <w:t xml:space="preserve">. </w:t>
      </w:r>
      <w:r w:rsidR="00632AAF">
        <w:rPr>
          <w:color w:val="000000"/>
          <w:rPrChange w:id="9356" w:author="Russell Ott" w:date="2022-05-16T11:47:00Z">
            <w:rPr>
              <w:rFonts w:ascii="Calibri" w:hAnsi="Calibri"/>
              <w:color w:val="000000"/>
            </w:rPr>
          </w:rPrChange>
        </w:rPr>
        <w:t xml:space="preserve">This entry </w:t>
      </w:r>
      <w:r w:rsidR="00271771">
        <w:rPr>
          <w:color w:val="000000"/>
          <w:rPrChange w:id="9357" w:author="Russell Ott" w:date="2022-05-16T11:47:00Z">
            <w:rPr>
              <w:rFonts w:ascii="Calibri" w:hAnsi="Calibri"/>
              <w:color w:val="000000"/>
            </w:rPr>
          </w:rPrChange>
        </w:rPr>
        <w:t xml:space="preserve">links to </w:t>
      </w:r>
      <w:r w:rsidR="00632AAF">
        <w:rPr>
          <w:color w:val="000000"/>
          <w:rPrChange w:id="9358" w:author="Russell Ott" w:date="2022-05-16T11:47:00Z">
            <w:rPr>
              <w:rFonts w:ascii="Calibri" w:hAnsi="Calibri"/>
              <w:color w:val="000000"/>
            </w:rPr>
          </w:rPrChange>
        </w:rPr>
        <w:t xml:space="preserve">the human readable </w:t>
      </w:r>
      <w:r w:rsidR="00271771">
        <w:rPr>
          <w:color w:val="000000"/>
          <w:rPrChange w:id="9359" w:author="Russell Ott" w:date="2022-05-16T11:47:00Z">
            <w:rPr>
              <w:rFonts w:ascii="Calibri" w:hAnsi="Calibri"/>
              <w:color w:val="000000"/>
            </w:rPr>
          </w:rPrChange>
        </w:rPr>
        <w:t xml:space="preserve">text asserted in the section narrative </w:t>
      </w:r>
      <w:r w:rsidR="00632AAF">
        <w:rPr>
          <w:color w:val="000000"/>
          <w:rPrChange w:id="9360" w:author="Russell Ott" w:date="2022-05-16T11:47:00Z">
            <w:rPr>
              <w:rFonts w:ascii="Calibri" w:hAnsi="Calibri"/>
              <w:color w:val="000000"/>
            </w:rPr>
          </w:rPrChange>
        </w:rPr>
        <w:t>disclos</w:t>
      </w:r>
      <w:r w:rsidR="00271771">
        <w:rPr>
          <w:color w:val="000000"/>
          <w:rPrChange w:id="9361" w:author="Russell Ott" w:date="2022-05-16T11:47:00Z">
            <w:rPr>
              <w:rFonts w:ascii="Calibri" w:hAnsi="Calibri"/>
              <w:color w:val="000000"/>
            </w:rPr>
          </w:rPrChange>
        </w:rPr>
        <w:t>ing the</w:t>
      </w:r>
      <w:r w:rsidR="00632AAF">
        <w:rPr>
          <w:color w:val="000000"/>
          <w:rPrChange w:id="9362" w:author="Russell Ott" w:date="2022-05-16T11:47:00Z">
            <w:rPr>
              <w:rFonts w:ascii="Calibri" w:hAnsi="Calibri"/>
              <w:color w:val="000000"/>
            </w:rPr>
          </w:rPrChange>
        </w:rPr>
        <w:t xml:space="preserve"> business rules </w:t>
      </w:r>
      <w:r w:rsidR="00271771">
        <w:rPr>
          <w:color w:val="000000"/>
          <w:rPrChange w:id="9363" w:author="Russell Ott" w:date="2022-05-16T11:47:00Z">
            <w:rPr>
              <w:rFonts w:ascii="Calibri" w:hAnsi="Calibri"/>
              <w:color w:val="000000"/>
            </w:rPr>
          </w:rPrChange>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color w:val="000000"/>
          <w:rPrChange w:id="9364" w:author="Russell Ott" w:date="2022-05-16T11:47:00Z">
            <w:rPr>
              <w:color w:val="000000"/>
            </w:rPr>
          </w:rPrChange>
        </w:rPr>
      </w:pPr>
      <w:r w:rsidRPr="00D14360">
        <w:rPr>
          <w:color w:val="000000"/>
          <w:rPrChange w:id="9365" w:author="Russell Ott" w:date="2022-05-16T11:47:00Z">
            <w:rPr>
              <w:color w:val="000000"/>
            </w:rPr>
          </w:rPrChange>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color w:val="000000"/>
          <w:rPrChange w:id="9366" w:author="Russell Ott" w:date="2022-05-16T11:47:00Z">
            <w:rPr>
              <w:color w:val="000000"/>
            </w:rPr>
          </w:rPrChange>
        </w:rPr>
        <w:t xml:space="preserve">relevant </w:t>
      </w:r>
      <w:r w:rsidRPr="00D14360">
        <w:rPr>
          <w:color w:val="000000"/>
          <w:rPrChange w:id="9367" w:author="Russell Ott" w:date="2022-05-16T11:47:00Z">
            <w:rPr>
              <w:color w:val="000000"/>
            </w:rPr>
          </w:rPrChange>
        </w:rPr>
        <w:t>range of time. This template enables the system creating the document to assert the range of time constraining the data provided in a section.  </w:t>
      </w:r>
    </w:p>
    <w:p w14:paraId="7E8ADABD" w14:textId="618CB7E4" w:rsidR="00DD51B1" w:rsidRPr="0083506C" w:rsidRDefault="002964F7" w:rsidP="00B505D2">
      <w:pPr>
        <w:pStyle w:val="NormalWeb"/>
        <w:spacing w:before="0" w:beforeAutospacing="0" w:after="120" w:afterAutospacing="0"/>
        <w:rPr>
          <w:rPrChange w:id="9368" w:author="Russell Ott" w:date="2022-05-16T11:47:00Z">
            <w:rPr/>
          </w:rPrChange>
        </w:rPr>
      </w:pPr>
      <w:r w:rsidRPr="00D14360">
        <w:rPr>
          <w:b/>
          <w:color w:val="000000"/>
          <w:rPrChange w:id="9369" w:author="Russell Ott" w:date="2022-05-16T11:47:00Z">
            <w:rPr>
              <w:b/>
              <w:color w:val="000000"/>
            </w:rPr>
          </w:rPrChange>
        </w:rPr>
        <w:t>Reference:</w:t>
      </w:r>
      <w:r w:rsidRPr="00D14360">
        <w:rPr>
          <w:color w:val="000000"/>
          <w:rPrChange w:id="9370" w:author="Russell Ott" w:date="2022-05-16T11:47:00Z">
            <w:rPr>
              <w:color w:val="000000"/>
            </w:rPr>
          </w:rPrChange>
        </w:rPr>
        <w:t xml:space="preserve"> </w:t>
      </w:r>
      <w:r w:rsidR="001A0138">
        <w:fldChar w:fldCharType="begin"/>
      </w:r>
      <w:r w:rsidR="001A0138">
        <w:instrText xml:space="preserve"> HYPERLINK \l "_Declaring_Business_Rules" </w:instrText>
      </w:r>
      <w:r w:rsidR="001A0138">
        <w:fldChar w:fldCharType="separate"/>
      </w:r>
      <w:r w:rsidR="00A64E29" w:rsidRPr="00AD08FB">
        <w:rPr>
          <w:rStyle w:val="Hyperlink"/>
          <w:color w:val="000000"/>
          <w:u w:val="none"/>
          <w:rPrChange w:id="9371" w:author="Russell Ott" w:date="2022-05-16T11:47:00Z">
            <w:rPr>
              <w:rStyle w:val="Hyperlink"/>
              <w:color w:val="000000"/>
              <w:u w:val="none"/>
            </w:rPr>
          </w:rPrChange>
        </w:rPr>
        <w:t xml:space="preserve"> </w:t>
      </w:r>
      <w:r w:rsidR="00A64E29" w:rsidRPr="007770C6">
        <w:rPr>
          <w:rStyle w:val="Hyperlink"/>
          <w:rPrChange w:id="9372" w:author="Russell Ott" w:date="2022-05-16T11:47:00Z">
            <w:rPr>
              <w:rStyle w:val="Hyperlink"/>
              <w:color w:val="000000"/>
              <w:u w:val="none"/>
            </w:rPr>
          </w:rPrChange>
        </w:rPr>
        <w:t>4.2.8 Declaring Business Rules that Limit Section Content</w:t>
      </w:r>
      <w:r w:rsidR="001A0138">
        <w:rPr>
          <w:rStyle w:val="Hyperlink"/>
          <w:rPrChange w:id="9373" w:author="Russell Ott" w:date="2022-05-16T11:47:00Z">
            <w:rPr>
              <w:rStyle w:val="Hyperlink"/>
              <w:color w:val="000000"/>
              <w:u w:val="none"/>
            </w:rPr>
          </w:rPrChange>
        </w:rPr>
        <w:fldChar w:fldCharType="end"/>
      </w:r>
      <w:r w:rsidR="00632AAF" w:rsidRPr="00AD08FB">
        <w:rPr>
          <w:color w:val="000000"/>
          <w:rPrChange w:id="9374" w:author="Russell Ott" w:date="2022-05-16T11:47:00Z">
            <w:rPr>
              <w:color w:val="000000"/>
            </w:rPr>
          </w:rPrChange>
        </w:rPr>
        <w:t>;</w:t>
      </w:r>
      <w:r w:rsidR="00632AAF" w:rsidRPr="00AD08FB">
        <w:rPr>
          <w:rPrChange w:id="9375" w:author="Russell Ott" w:date="2022-05-16T11:47:00Z">
            <w:rPr/>
          </w:rPrChange>
        </w:rPr>
        <w:t xml:space="preserve"> </w:t>
      </w:r>
      <w:r w:rsidR="00632AAF" w:rsidRPr="007770C6">
        <w:rPr>
          <w:color w:val="0000FF"/>
          <w:u w:val="single"/>
          <w:rPrChange w:id="9376" w:author="Russell Ott" w:date="2022-05-16T11:47:00Z">
            <w:rPr/>
          </w:rPrChange>
        </w:rPr>
        <w:t xml:space="preserve">5.2 </w:t>
      </w:r>
      <w:r w:rsidR="00486FB8" w:rsidRPr="007770C6">
        <w:rPr>
          <w:color w:val="0000FF"/>
          <w:u w:val="single"/>
          <w:rPrChange w:id="9377" w:author="Russell Ott" w:date="2022-05-16T11:47:00Z">
            <w:rPr/>
          </w:rPrChange>
        </w:rPr>
        <w:fldChar w:fldCharType="begin"/>
      </w:r>
      <w:r w:rsidR="00486FB8" w:rsidRPr="007770C6">
        <w:rPr>
          <w:color w:val="0000FF"/>
          <w:u w:val="single"/>
          <w:rPrChange w:id="9378" w:author="Russell Ott" w:date="2022-05-16T11:47:00Z">
            <w:rPr/>
          </w:rPrChange>
        </w:rPr>
        <w:instrText xml:space="preserve"> REF _Ref21879820 \h </w:instrText>
      </w:r>
      <w:r w:rsidR="00722CD5" w:rsidRPr="007770C6">
        <w:rPr>
          <w:color w:val="0000FF"/>
          <w:u w:val="single"/>
          <w:rPrChange w:id="9379" w:author="Russell Ott" w:date="2022-05-16T11:47:00Z">
            <w:rPr/>
          </w:rPrChange>
        </w:rPr>
        <w:instrText xml:space="preserve"> \* MERGEFORMAT </w:instrText>
      </w:r>
      <w:r w:rsidR="00486FB8" w:rsidRPr="007770C6">
        <w:rPr>
          <w:color w:val="0000FF"/>
          <w:u w:val="single"/>
          <w:rPrChange w:id="9380" w:author="Russell Ott" w:date="2022-05-16T11:47:00Z">
            <w:rPr/>
          </w:rPrChange>
        </w:rPr>
      </w:r>
      <w:r w:rsidR="00486FB8" w:rsidRPr="007770C6">
        <w:rPr>
          <w:color w:val="0000FF"/>
          <w:u w:val="single"/>
          <w:rPrChange w:id="9381" w:author="Russell Ott" w:date="2022-05-16T11:47:00Z">
            <w:rPr/>
          </w:rPrChange>
        </w:rPr>
        <w:fldChar w:fldCharType="separate"/>
      </w:r>
      <w:r w:rsidR="00F10C7C" w:rsidRPr="00F10C7C">
        <w:rPr>
          <w:color w:val="0000FF"/>
          <w:u w:val="single"/>
          <w:rPrChange w:id="9382" w:author="Russell Ott" w:date="2022-05-16T11:47:00Z">
            <w:rPr/>
          </w:rPrChange>
        </w:rPr>
        <w:t>Essential Entry-Level Guidance</w:t>
      </w:r>
      <w:r w:rsidR="00486FB8" w:rsidRPr="007770C6">
        <w:rPr>
          <w:color w:val="0000FF"/>
          <w:u w:val="single"/>
          <w:rPrChange w:id="9383" w:author="Russell Ott" w:date="2022-05-16T11:47:00Z">
            <w:rPr/>
          </w:rPrChange>
        </w:rPr>
        <w:fldChar w:fldCharType="end"/>
      </w:r>
      <w:r w:rsidR="00486FB8" w:rsidRPr="00AD08FB">
        <w:rPr>
          <w:color w:val="000000"/>
          <w:rPrChange w:id="9384" w:author="Russell Ott" w:date="2022-05-16T11:47:00Z">
            <w:rPr>
              <w:color w:val="000000"/>
            </w:rPr>
          </w:rPrChange>
        </w:rPr>
        <w:t xml:space="preserve">; </w:t>
      </w:r>
      <w:r w:rsidR="00486FB8" w:rsidRPr="00AD08FB">
        <w:rPr>
          <w:rPrChange w:id="9385" w:author="Russell Ott" w:date="2022-05-16T11:47:00Z">
            <w:rPr/>
          </w:rPrChange>
        </w:rPr>
        <w:t>Appendix A</w:t>
      </w:r>
      <w:r w:rsidR="00486FB8" w:rsidRPr="005A615D" w:rsidDel="00A64E29">
        <w:rPr>
          <w:color w:val="000000"/>
          <w:rPrChange w:id="9386" w:author="Russell Ott" w:date="2022-05-16T11:47:00Z">
            <w:rPr>
              <w:color w:val="000000"/>
            </w:rPr>
          </w:rPrChange>
        </w:rPr>
        <w:t xml:space="preserve"> </w:t>
      </w:r>
    </w:p>
    <w:p w14:paraId="2FF67BCC" w14:textId="77777777" w:rsidR="00DD51B1" w:rsidRPr="00C64922" w:rsidRDefault="00DD51B1" w:rsidP="00F10C7C">
      <w:pPr>
        <w:pStyle w:val="Heading3"/>
      </w:pPr>
      <w:bookmarkStart w:id="9387" w:name="_Toc10707508"/>
      <w:r w:rsidRPr="00C64922">
        <w:t xml:space="preserve"> </w:t>
      </w:r>
      <w:bookmarkStart w:id="9388" w:name="_Toc11043632"/>
      <w:bookmarkStart w:id="9389" w:name="_Toc11045621"/>
      <w:bookmarkStart w:id="9390" w:name="_Toc11391289"/>
      <w:bookmarkStart w:id="9391" w:name="_Toc103262690"/>
      <w:bookmarkStart w:id="9392" w:name="_Toc22823435"/>
      <w:r w:rsidRPr="00C64922">
        <w:t>Use of Open Templates for Entries</w:t>
      </w:r>
      <w:bookmarkEnd w:id="9387"/>
      <w:bookmarkEnd w:id="9388"/>
      <w:bookmarkEnd w:id="9389"/>
      <w:bookmarkEnd w:id="9390"/>
      <w:bookmarkEnd w:id="9391"/>
      <w:bookmarkEnd w:id="9392"/>
    </w:p>
    <w:p w14:paraId="1DF813C2" w14:textId="77777777" w:rsidR="00A64E29" w:rsidRPr="00D14360" w:rsidRDefault="00DD51B1" w:rsidP="00A64E29">
      <w:pPr>
        <w:pBdr>
          <w:top w:val="nil"/>
          <w:left w:val="nil"/>
          <w:bottom w:val="nil"/>
          <w:right w:val="nil"/>
          <w:between w:val="nil"/>
        </w:pBdr>
        <w:spacing w:after="120"/>
        <w:rPr>
          <w:rFonts w:ascii="Times New Roman" w:eastAsia="Calibri" w:hAnsi="Times New Roman"/>
          <w:color w:val="000000"/>
          <w:sz w:val="24"/>
          <w:szCs w:val="24"/>
          <w:rPrChange w:id="9393" w:author="Russell Ott" w:date="2022-05-16T11:47:00Z">
            <w:rPr>
              <w:rFonts w:ascii="Calibri" w:eastAsia="Calibri" w:hAnsi="Calibri"/>
              <w:color w:val="000000"/>
            </w:rPr>
          </w:rPrChange>
        </w:rPr>
      </w:pPr>
      <w:r w:rsidRPr="00D14360">
        <w:rPr>
          <w:color w:val="000000"/>
          <w:rPrChange w:id="9394" w:author="Russell Ott" w:date="2022-05-16T11:47:00Z">
            <w:rPr>
              <w:rFonts w:ascii="Calibri" w:eastAsia="Calibri" w:hAnsi="Calibri"/>
              <w:color w:val="000000"/>
            </w:rPr>
          </w:rPrChange>
        </w:rPr>
        <w:t>It is important to emphasize the reusability and flexibility of templates so that implementations support the ability to customize CDA documents</w:t>
      </w:r>
      <w:r w:rsidRPr="00D14360">
        <w:rPr>
          <w:color w:val="000000"/>
          <w:rPrChange w:id="9395" w:author="Russell Ott" w:date="2022-05-16T11:47:00Z">
            <w:rPr>
              <w:rFonts w:ascii="Calibri" w:eastAsia="Calibri" w:hAnsi="Calibri"/>
              <w:color w:val="000000"/>
            </w:rPr>
          </w:rPrChange>
        </w:rPr>
        <w:t xml:space="preserve"> specific to the patient’s care, provider, or setting needs.  </w:t>
      </w:r>
      <w:r w:rsidR="00A64E29" w:rsidRPr="00D14360">
        <w:rPr>
          <w:rFonts w:eastAsia="Calibri"/>
          <w:color w:val="000000"/>
          <w:rPrChange w:id="9396" w:author="Russell Ott" w:date="2022-05-16T11:47:00Z">
            <w:rPr>
              <w:rFonts w:ascii="Calibri" w:eastAsia="Calibri" w:hAnsi="Calibri"/>
              <w:color w:val="000000"/>
            </w:rPr>
          </w:rPrChange>
        </w:rPr>
        <w:t xml:space="preserve">Within C-CDA, nearly all templates allow additional content and are described as </w:t>
      </w:r>
      <w:r w:rsidR="00A64E29" w:rsidRPr="00D14360">
        <w:rPr>
          <w:rFonts w:eastAsia="Calibri"/>
          <w:i/>
          <w:color w:val="000000"/>
          <w:rPrChange w:id="9397" w:author="Russell Ott" w:date="2022-05-16T11:47:00Z">
            <w:rPr>
              <w:rFonts w:ascii="Calibri" w:eastAsia="Calibri" w:hAnsi="Calibri"/>
              <w:i/>
              <w:color w:val="000000"/>
            </w:rPr>
          </w:rPrChange>
        </w:rPr>
        <w:t>open</w:t>
      </w:r>
      <w:r w:rsidR="00A64E29" w:rsidRPr="00D14360">
        <w:rPr>
          <w:rFonts w:eastAsia="Calibri"/>
          <w:color w:val="000000"/>
          <w:rPrChange w:id="9398" w:author="Russell Ott" w:date="2022-05-16T11:47:00Z">
            <w:rPr>
              <w:rFonts w:ascii="Calibri" w:eastAsia="Calibri" w:hAnsi="Calibri"/>
              <w:color w:val="000000"/>
            </w:rPr>
          </w:rPrChange>
        </w:rPr>
        <w:t xml:space="preserve"> templates.</w:t>
      </w:r>
    </w:p>
    <w:p w14:paraId="511ABA5D" w14:textId="77777777" w:rsidR="002964F7" w:rsidRPr="00D14360" w:rsidRDefault="00DD51B1" w:rsidP="00C17A8E">
      <w:pPr>
        <w:pBdr>
          <w:top w:val="nil"/>
          <w:left w:val="nil"/>
          <w:bottom w:val="nil"/>
          <w:right w:val="nil"/>
          <w:between w:val="nil"/>
        </w:pBdr>
        <w:spacing w:after="120"/>
        <w:rPr>
          <w:rFonts w:ascii="Times New Roman" w:eastAsia="Calibri" w:hAnsi="Times New Roman"/>
          <w:color w:val="000000"/>
          <w:sz w:val="24"/>
          <w:szCs w:val="24"/>
          <w:rPrChange w:id="9399" w:author="Russell Ott" w:date="2022-05-16T11:47:00Z">
            <w:rPr>
              <w:rFonts w:ascii="Calibri" w:eastAsia="Calibri" w:hAnsi="Calibri"/>
              <w:color w:val="000000"/>
            </w:rPr>
          </w:rPrChange>
        </w:rPr>
      </w:pPr>
      <w:r w:rsidRPr="00D14360">
        <w:rPr>
          <w:color w:val="000000"/>
          <w:rPrChange w:id="9400" w:author="Russell Ott" w:date="2022-05-16T11:47:00Z">
            <w:rPr>
              <w:rFonts w:ascii="Calibri" w:eastAsia="Calibri" w:hAnsi="Calibri"/>
              <w:color w:val="000000"/>
            </w:rPr>
          </w:rPrChange>
        </w:rPr>
        <w:t>While templates constrain the CDA schema for specific uses, additional content may augment each document as needed for a particular circumstance.  For example, if the Payer section needs to be shared in a Care Plan Document, this section could be added bec</w:t>
      </w:r>
      <w:r w:rsidRPr="00D14360">
        <w:rPr>
          <w:color w:val="000000"/>
          <w:rPrChange w:id="9401" w:author="Russell Ott" w:date="2022-05-16T11:47:00Z">
            <w:rPr>
              <w:rFonts w:ascii="Calibri" w:eastAsia="Calibri" w:hAnsi="Calibri"/>
              <w:color w:val="000000"/>
            </w:rPr>
          </w:rPrChange>
        </w:rPr>
        <w:t>ause the Care Plan Document template is an open template. The Estimated Date of Delivery and the Medication Free Text Sig entry-level templates are the only closed templates in the C-CDA IG. Other HL7 CDA implementation guides make greater use of closed te</w:t>
      </w:r>
      <w:r w:rsidRPr="00D14360">
        <w:rPr>
          <w:rFonts w:eastAsia="Calibri"/>
          <w:color w:val="000000"/>
          <w:rPrChange w:id="9402" w:author="Russell Ott" w:date="2022-05-16T11:47:00Z">
            <w:rPr>
              <w:rFonts w:ascii="Calibri" w:eastAsia="Calibri" w:hAnsi="Calibri"/>
              <w:color w:val="000000"/>
            </w:rPr>
          </w:rPrChange>
        </w:rPr>
        <w:t xml:space="preserve">mplates.  </w:t>
      </w:r>
    </w:p>
    <w:p w14:paraId="096C672B" w14:textId="3EB48A98" w:rsidR="00DD51B1" w:rsidRPr="00C64922" w:rsidRDefault="002964F7" w:rsidP="00C17A8E">
      <w:pPr>
        <w:pBdr>
          <w:top w:val="nil"/>
          <w:left w:val="nil"/>
          <w:bottom w:val="nil"/>
          <w:right w:val="nil"/>
          <w:between w:val="nil"/>
        </w:pBdr>
        <w:spacing w:after="120"/>
        <w:rPr>
          <w:rFonts w:ascii="Times New Roman" w:eastAsia="Times New Roman" w:hAnsi="Times New Roman"/>
          <w:sz w:val="24"/>
          <w:szCs w:val="24"/>
        </w:rPr>
      </w:pPr>
      <w:r w:rsidRPr="00D14360">
        <w:rPr>
          <w:b/>
          <w:color w:val="000000"/>
          <w:rPrChange w:id="9403" w:author="Russell Ott" w:date="2022-05-16T11:47:00Z">
            <w:rPr>
              <w:rFonts w:ascii="Calibri" w:eastAsia="Calibri" w:hAnsi="Calibri"/>
              <w:b/>
              <w:color w:val="000000"/>
            </w:rPr>
          </w:rPrChange>
        </w:rPr>
        <w:t>Reference:</w:t>
      </w:r>
      <w:r w:rsidRPr="00D14360">
        <w:rPr>
          <w:rFonts w:eastAsia="Calibri"/>
          <w:color w:val="000000"/>
          <w:rPrChange w:id="9404" w:author="Russell Ott" w:date="2022-05-16T11:47:00Z">
            <w:rPr>
              <w:rFonts w:ascii="Calibri" w:eastAsia="Calibri" w:hAnsi="Calibri"/>
              <w:color w:val="000000"/>
            </w:rPr>
          </w:rPrChange>
        </w:rPr>
        <w:t xml:space="preserve"> </w:t>
      </w:r>
      <w:r w:rsidR="00282D01" w:rsidRPr="00D14360">
        <w:rPr>
          <w:color w:val="000000"/>
          <w:rPrChange w:id="9405" w:author="Russell Ott" w:date="2022-05-16T11:47:00Z">
            <w:rPr>
              <w:rFonts w:ascii="Calibri" w:eastAsia="Calibri" w:hAnsi="Calibri"/>
              <w:color w:val="000000"/>
            </w:rPr>
          </w:rPrChange>
        </w:rPr>
        <w:t xml:space="preserve">Chapter </w:t>
      </w:r>
      <w:r w:rsidR="00DD51B1" w:rsidRPr="00D14360">
        <w:rPr>
          <w:rFonts w:eastAsia="Calibri"/>
          <w:color w:val="000000"/>
          <w:rPrChange w:id="9406" w:author="Russell Ott" w:date="2022-05-16T11:47:00Z">
            <w:rPr>
              <w:rFonts w:ascii="Calibri" w:eastAsia="Calibri" w:hAnsi="Calibri"/>
              <w:color w:val="000000"/>
            </w:rPr>
          </w:rPrChange>
        </w:rPr>
        <w:t>4.2.</w:t>
      </w:r>
      <w:del w:id="9407" w:author="Russell Ott" w:date="2022-05-16T11:47:00Z">
        <w:r w:rsidR="00DD51B1" w:rsidRPr="00D14360">
          <w:rPr>
            <w:rFonts w:ascii="Calibri" w:eastAsia="Calibri" w:hAnsi="Calibri" w:cs="Calibri"/>
            <w:color w:val="000000"/>
          </w:rPr>
          <w:delText>3</w:delText>
        </w:r>
      </w:del>
      <w:ins w:id="9408" w:author="Russell Ott" w:date="2022-05-16T11:47:00Z">
        <w:r w:rsidR="00C72DB3">
          <w:rPr>
            <w:rFonts w:eastAsia="Calibri" w:cs="Calibri"/>
            <w:color w:val="000000"/>
          </w:rPr>
          <w:t>7</w:t>
        </w:r>
      </w:ins>
      <w:r w:rsidR="00DD51B1" w:rsidRPr="00D14360">
        <w:rPr>
          <w:rFonts w:eastAsia="Calibri"/>
          <w:color w:val="000000"/>
          <w:rPrChange w:id="9409" w:author="Russell Ott" w:date="2022-05-16T11:47:00Z">
            <w:rPr>
              <w:rFonts w:ascii="Calibri" w:eastAsia="Calibri" w:hAnsi="Calibri"/>
              <w:color w:val="000000"/>
            </w:rPr>
          </w:rPrChange>
        </w:rPr>
        <w:t xml:space="preserve"> of the C-CDA IG.</w:t>
      </w:r>
      <w:bookmarkStart w:id="9410" w:name="_uordgkegkcj8" w:colFirst="0" w:colLast="0"/>
      <w:bookmarkStart w:id="9411" w:name="_yaq0ejagakfq" w:colFirst="0" w:colLast="0"/>
      <w:bookmarkEnd w:id="9410"/>
      <w:bookmarkEnd w:id="9411"/>
    </w:p>
    <w:p w14:paraId="1EBE86E2" w14:textId="77777777" w:rsidR="00DD51B1" w:rsidRPr="00C64922" w:rsidRDefault="00065389" w:rsidP="00F10C7C">
      <w:pPr>
        <w:pStyle w:val="Heading3"/>
      </w:pPr>
      <w:bookmarkStart w:id="9412" w:name="_hmn0fxsm52xx" w:colFirst="0" w:colLast="0"/>
      <w:bookmarkStart w:id="9413" w:name="_Detailed_Date/Time_Guidance"/>
      <w:bookmarkStart w:id="9414" w:name="_Toc10707509"/>
      <w:bookmarkStart w:id="9415" w:name="_Toc11043633"/>
      <w:bookmarkStart w:id="9416" w:name="_Toc11045622"/>
      <w:bookmarkStart w:id="9417" w:name="_Ref21885892"/>
      <w:bookmarkStart w:id="9418" w:name="_Ref21885898"/>
      <w:bookmarkStart w:id="9419" w:name="_Toc103262691"/>
      <w:bookmarkStart w:id="9420" w:name="_Toc22823436"/>
      <w:bookmarkEnd w:id="9412"/>
      <w:bookmarkEnd w:id="9413"/>
      <w:r>
        <w:t xml:space="preserve">Detailed </w:t>
      </w:r>
      <w:r w:rsidR="00D70867">
        <w:t>Date/Time Guidance</w:t>
      </w:r>
      <w:bookmarkEnd w:id="9414"/>
      <w:bookmarkEnd w:id="9415"/>
      <w:bookmarkEnd w:id="9416"/>
      <w:bookmarkEnd w:id="9417"/>
      <w:bookmarkEnd w:id="9418"/>
      <w:bookmarkEnd w:id="9419"/>
      <w:bookmarkEnd w:id="9420"/>
    </w:p>
    <w:p w14:paraId="0E4950AA" w14:textId="77777777" w:rsidR="00317567" w:rsidRPr="00D14360" w:rsidRDefault="00F00539" w:rsidP="00317567">
      <w:pPr>
        <w:rPr>
          <w:rFonts w:ascii="Times New Roman" w:eastAsia="Times New Roman" w:hAnsi="Times New Roman"/>
          <w:sz w:val="24"/>
          <w:szCs w:val="24"/>
          <w:rPrChange w:id="9421" w:author="Russell Ott" w:date="2022-05-16T11:47:00Z">
            <w:rPr>
              <w:rFonts w:ascii="Calibri" w:hAnsi="Calibri"/>
            </w:rPr>
          </w:rPrChange>
        </w:rPr>
      </w:pPr>
      <w:r w:rsidRPr="00D14360">
        <w:rPr>
          <w:rPrChange w:id="9422" w:author="Russell Ott" w:date="2022-05-16T11:47:00Z">
            <w:rPr>
              <w:rFonts w:ascii="Calibri" w:hAnsi="Calibri"/>
            </w:rPr>
          </w:rPrChange>
        </w:rPr>
        <w:t>A recent study by members of the Association for Healthcare Documentation Integrity presented during the HIMSS Health Story Project Roundtable on March 5, 2019 demonstrated how the consistent use of style in the healthcare record promotes clear communicati</w:t>
      </w:r>
      <w:r w:rsidRPr="00D14360">
        <w:rPr>
          <w:rPrChange w:id="9423" w:author="Russell Ott" w:date="2022-05-16T11:47:00Z">
            <w:rPr>
              <w:rFonts w:ascii="Calibri" w:hAnsi="Calibri"/>
            </w:rPr>
          </w:rPrChange>
        </w:rPr>
        <w:t xml:space="preserve">on, contributes to patient safety, and improves information exchange, integration, and aggregation. </w:t>
      </w:r>
      <w:r w:rsidR="00A47431" w:rsidRPr="00D14360">
        <w:rPr>
          <w:rPrChange w:id="9424" w:author="Russell Ott" w:date="2022-05-16T11:47:00Z">
            <w:rPr>
              <w:rFonts w:ascii="Calibri" w:hAnsi="Calibri"/>
            </w:rPr>
          </w:rPrChange>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PrChange w:id="9425" w:author="Russell Ott" w:date="2022-05-16T11:47:00Z">
            <w:rPr>
              <w:rFonts w:ascii="Calibri" w:hAnsi="Calibri"/>
            </w:rPr>
          </w:rPrChange>
        </w:rPr>
        <w:t>.</w:t>
      </w:r>
      <w:r w:rsidR="00A47431" w:rsidRPr="00D14360">
        <w:rPr>
          <w:rStyle w:val="FootnoteReference"/>
          <w:rPrChange w:id="9426" w:author="Russell Ott" w:date="2022-05-16T11:47:00Z">
            <w:rPr>
              <w:rStyle w:val="FootnoteReference"/>
              <w:rFonts w:ascii="Calibri" w:hAnsi="Calibri"/>
            </w:rPr>
          </w:rPrChange>
        </w:rPr>
        <w:footnoteReference w:id="125"/>
      </w:r>
    </w:p>
    <w:p w14:paraId="2DA844F4" w14:textId="77777777" w:rsidR="00A47431" w:rsidRPr="00D14360" w:rsidRDefault="00A47431" w:rsidP="00317567">
      <w:pPr>
        <w:rPr>
          <w:rPrChange w:id="9427" w:author="Russell Ott" w:date="2022-05-16T11:47: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3A3D50">
        <w:trPr>
          <w:trHeight w:val="576"/>
        </w:trPr>
        <w:tc>
          <w:tcPr>
            <w:tcW w:w="683" w:type="dxa"/>
            <w:tcBorders>
              <w:right w:val="nil"/>
            </w:tcBorders>
            <w:shd w:val="clear" w:color="auto" w:fill="C6D9F1"/>
          </w:tcPr>
          <w:p w14:paraId="2B6A0B26" w14:textId="2F35B9C5" w:rsidR="009F6BA2" w:rsidRPr="00C64922" w:rsidRDefault="00C23807" w:rsidP="00E42FA6">
            <w:pPr>
              <w:pStyle w:val="BodyText"/>
              <w:rPr>
                <w:noProof/>
              </w:rPr>
            </w:pPr>
            <w:del w:id="9428" w:author="Russell Ott" w:date="2022-05-16T11:47:00Z">
              <w:r w:rsidRPr="00D14360">
                <w:rPr>
                  <w:b/>
                  <w:bCs/>
                  <w:color w:val="000000"/>
                </w:rPr>
                <w:delText xml:space="preserve"> </w:delText>
              </w:r>
              <w:r w:rsidR="00634398">
                <w:rPr>
                  <w:noProof/>
                </w:rPr>
                <w:drawing>
                  <wp:anchor distT="0" distB="0" distL="114300" distR="114300" simplePos="0" relativeHeight="251899904" behindDoc="0" locked="0" layoutInCell="1" allowOverlap="1" wp14:anchorId="3B247828" wp14:editId="01227C37">
                    <wp:simplePos x="0" y="0"/>
                    <wp:positionH relativeFrom="column">
                      <wp:posOffset>-64770</wp:posOffset>
                    </wp:positionH>
                    <wp:positionV relativeFrom="paragraph">
                      <wp:posOffset>0</wp:posOffset>
                    </wp:positionV>
                    <wp:extent cx="323215" cy="323215"/>
                    <wp:effectExtent l="0" t="0" r="0" b="0"/>
                    <wp:wrapNone/>
                    <wp:docPr id="3091"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429" w:author="Russell Ott" w:date="2022-05-16T11:47:00Z">
              <w:r w:rsidR="00634398">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2303E9C1" w:rsidR="009F6BA2" w:rsidRPr="00C64922" w:rsidRDefault="00634398" w:rsidP="00E42FA6">
            <w:pPr>
              <w:pStyle w:val="BodyText"/>
              <w:rPr>
                <w:noProof/>
              </w:rPr>
            </w:pPr>
            <w:del w:id="9430" w:author="Russell Ott" w:date="2022-05-16T11:47:00Z">
              <w:r>
                <w:rPr>
                  <w:noProof/>
                </w:rPr>
                <w:drawing>
                  <wp:anchor distT="0" distB="0" distL="114300" distR="114300" simplePos="0" relativeHeight="251901952" behindDoc="0" locked="0" layoutInCell="1" allowOverlap="1" wp14:anchorId="682B4530" wp14:editId="5F0A30FE">
                    <wp:simplePos x="0" y="0"/>
                    <wp:positionH relativeFrom="column">
                      <wp:posOffset>-69850</wp:posOffset>
                    </wp:positionH>
                    <wp:positionV relativeFrom="paragraph">
                      <wp:posOffset>19050</wp:posOffset>
                    </wp:positionV>
                    <wp:extent cx="323215" cy="323215"/>
                    <wp:effectExtent l="0" t="0" r="0" b="0"/>
                    <wp:wrapNone/>
                    <wp:docPr id="3092"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431" w:author="Russell Ott" w:date="2022-05-16T11:47:00Z">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PrChange w:id="9432" w:author="Russell Ott" w:date="2022-05-16T11:47:00Z">
            <w:rPr/>
          </w:rPrChange>
        </w:rPr>
      </w:pPr>
      <w:r w:rsidRPr="00D14360">
        <w:rPr>
          <w:b/>
          <w:color w:val="000000"/>
          <w:sz w:val="22"/>
          <w:rPrChange w:id="9433" w:author="Russell Ott" w:date="2022-05-16T11:47:00Z">
            <w:rPr>
              <w:b/>
              <w:color w:val="000000"/>
              <w:sz w:val="22"/>
            </w:rPr>
          </w:rPrChange>
        </w:rPr>
        <w:t xml:space="preserve"> </w:t>
      </w:r>
    </w:p>
    <w:p w14:paraId="73C05C68" w14:textId="77777777" w:rsidR="00DD51B1" w:rsidRDefault="00DD51B1" w:rsidP="002E634A">
      <w:pPr>
        <w:pStyle w:val="Heading4"/>
      </w:pPr>
      <w:bookmarkStart w:id="9434" w:name="_Toc11043634"/>
      <w:r w:rsidRPr="00C64922">
        <w:t xml:space="preserve">Timestamp </w:t>
      </w:r>
      <w:r w:rsidR="002817F4" w:rsidRPr="00C64922">
        <w:t xml:space="preserve">Data </w:t>
      </w:r>
      <w:r w:rsidRPr="00C64922">
        <w:t>Representation</w:t>
      </w:r>
      <w:bookmarkEnd w:id="9434"/>
    </w:p>
    <w:p w14:paraId="35A5FFE3" w14:textId="77777777" w:rsidR="005E1ED2" w:rsidRPr="003A3D50" w:rsidRDefault="005E1ED2" w:rsidP="005E1ED2">
      <w:pPr>
        <w:spacing w:after="120"/>
        <w:rPr>
          <w:rFonts w:ascii="Times New Roman" w:eastAsia="Calibri" w:hAnsi="Times New Roman"/>
          <w:sz w:val="24"/>
          <w:szCs w:val="24"/>
          <w:rPrChange w:id="9435" w:author="Russell Ott" w:date="2022-05-16T11:47:00Z">
            <w:rPr>
              <w:rFonts w:ascii="Calibri" w:eastAsia="Calibri" w:hAnsi="Calibri"/>
            </w:rPr>
          </w:rPrChange>
        </w:rPr>
      </w:pPr>
      <w:r w:rsidRPr="003A3D50">
        <w:rPr>
          <w:rPrChange w:id="9436" w:author="Russell Ott" w:date="2022-05-16T11:47:00Z">
            <w:rPr>
              <w:rFonts w:ascii="Calibri" w:eastAsia="Calibri" w:hAnsi="Calibri"/>
            </w:rPr>
          </w:rPrChange>
        </w:rPr>
        <w:t xml:space="preserve">The value of a point in time is represented using the ISO 8601 compliant form </w:t>
      </w:r>
      <w:r w:rsidRPr="003A3D50">
        <w:rPr>
          <w:rPrChange w:id="9437" w:author="Russell Ott" w:date="2022-05-16T11:47:00Z">
            <w:rPr>
              <w:rFonts w:ascii="Calibri" w:eastAsia="Calibri" w:hAnsi="Calibri"/>
            </w:rPr>
          </w:rPrChange>
        </w:rPr>
        <w:t>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PrChange w:id="9438" w:author="Russell Ott" w:date="2022-05-16T11:47:00Z">
            <w:rPr>
              <w:rStyle w:val="FootnoteReference"/>
              <w:rFonts w:ascii="Calibri" w:eastAsia="Calibri" w:hAnsi="Calibri"/>
            </w:rPr>
          </w:rPrChange>
        </w:rPr>
        <w:footnoteReference w:id="126"/>
      </w:r>
      <w:r w:rsidRPr="003A3D50">
        <w:rPr>
          <w:rPrChange w:id="9439" w:author="Russell Ott" w:date="2022-05-16T11:47:00Z">
            <w:rPr>
              <w:rFonts w:ascii="Calibri" w:eastAsia="Calibri" w:hAnsi="Calibri"/>
            </w:rPr>
          </w:rPrChange>
        </w:rPr>
        <w:t xml:space="preserve">. </w:t>
      </w:r>
      <w:r w:rsidRPr="003A3D50">
        <w:rPr>
          <w:rFonts w:eastAsia="Calibri"/>
          <w:rPrChange w:id="9440" w:author="Russell Ott" w:date="2022-05-16T11:47:00Z">
            <w:rPr>
              <w:rFonts w:ascii="Calibri" w:eastAsia="Calibri" w:hAnsi="Calibri"/>
            </w:rPr>
          </w:rPrChange>
        </w:rPr>
        <w:t xml:space="preserve">Common forms are "YYYYMMDD" and "YYYYMMDDHHMM", but the ability to truncate on the right side is not limited to these two variants.  The “.UUUU” part of the expression </w:t>
      </w:r>
      <w:r w:rsidRPr="003A3D50">
        <w:rPr>
          <w:rPrChange w:id="9441" w:author="Russell Ott" w:date="2022-05-16T11:47:00Z">
            <w:rPr>
              <w:rFonts w:ascii="Calibri" w:hAnsi="Calibri"/>
            </w:rPr>
          </w:rPrChange>
        </w:rPr>
        <w:t xml:space="preserve">supports up to tenths of a millisecond </w:t>
      </w:r>
      <w:r w:rsidRPr="003A3D50">
        <w:rPr>
          <w:rFonts w:eastAsia="Calibri"/>
          <w:rPrChange w:id="9442" w:author="Russell Ott" w:date="2022-05-16T11:47:00Z">
            <w:rPr>
              <w:rFonts w:ascii="Calibri" w:eastAsia="Calibri" w:hAnsi="Calibri"/>
            </w:rPr>
          </w:rPrChange>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ascii="Times New Roman" w:eastAsia="Calibri" w:hAnsi="Times New Roman"/>
          <w:sz w:val="24"/>
          <w:szCs w:val="24"/>
          <w:rPrChange w:id="9443" w:author="Russell Ott" w:date="2022-05-16T11:47:00Z">
            <w:rPr>
              <w:rFonts w:ascii="Calibri" w:eastAsia="Calibri" w:hAnsi="Calibri"/>
            </w:rPr>
          </w:rPrChange>
        </w:rPr>
      </w:pPr>
      <w:r w:rsidRPr="003A3D50">
        <w:rPr>
          <w:rPrChange w:id="9444" w:author="Russell Ott" w:date="2022-05-16T11:47:00Z">
            <w:rPr>
              <w:rFonts w:ascii="Calibri" w:eastAsia="Calibri" w:hAnsi="Calibri"/>
            </w:rPr>
          </w:rPrChange>
        </w:rPr>
        <w:t>If no time zone offset is provided, you can make no assumption about time, unless you have made a local exchange agreement. When timezone i</w:t>
      </w:r>
      <w:r w:rsidRPr="003A3D50">
        <w:rPr>
          <w:rPrChange w:id="9445" w:author="Russell Ott" w:date="2022-05-16T11:47:00Z">
            <w:rPr>
              <w:rFonts w:ascii="Calibri" w:eastAsia="Calibri" w:hAnsi="Calibri"/>
            </w:rPr>
          </w:rPrChange>
        </w:rPr>
        <w:t xml:space="preserve">s NULL (unknown), "local time" is assumed. However, "local time" is always local to some place, and without knowledge of that place, the time zone is unknown. Hence, a local time cannot be converted into UTC. timezone should be specified for all TS values </w:t>
      </w:r>
      <w:r w:rsidRPr="003A3D50">
        <w:rPr>
          <w:rFonts w:eastAsia="Calibri"/>
          <w:rPrChange w:id="9446" w:author="Russell Ott" w:date="2022-05-16T11:47:00Z">
            <w:rPr>
              <w:rFonts w:ascii="Calibri" w:eastAsia="Calibri" w:hAnsi="Calibri"/>
            </w:rPr>
          </w:rPrChange>
        </w:rPr>
        <w:t>in order to avoid a significant loss of precision when TSs are compared.</w:t>
      </w:r>
    </w:p>
    <w:p w14:paraId="5BF672AA" w14:textId="77777777" w:rsidR="005E1ED2" w:rsidRPr="003A3D50" w:rsidRDefault="005E1ED2" w:rsidP="005E1ED2">
      <w:pPr>
        <w:spacing w:after="120"/>
        <w:rPr>
          <w:rFonts w:ascii="Times New Roman" w:eastAsia="Calibri" w:hAnsi="Times New Roman"/>
          <w:sz w:val="24"/>
          <w:szCs w:val="24"/>
          <w:rPrChange w:id="9447" w:author="Russell Ott" w:date="2022-05-16T11:47:00Z">
            <w:rPr>
              <w:rFonts w:ascii="Calibri" w:eastAsia="Calibri" w:hAnsi="Calibri"/>
            </w:rPr>
          </w:rPrChange>
        </w:rPr>
      </w:pPr>
      <w:r w:rsidRPr="003A3D50">
        <w:rPr>
          <w:rPrChange w:id="9448" w:author="Russell Ott" w:date="2022-05-16T11:47:00Z">
            <w:rPr>
              <w:rFonts w:ascii="Calibri" w:eastAsia="Calibri" w:hAnsi="Calibri"/>
            </w:rPr>
          </w:rPrChange>
        </w:rPr>
        <w:t>In administrative data context, sometimes values do not carry a time zone. For a date of birth in administrative data, for example, it would be incorrect to specify timezone, since th</w:t>
      </w:r>
      <w:r w:rsidRPr="003A3D50">
        <w:rPr>
          <w:rPrChange w:id="9449" w:author="Russell Ott" w:date="2022-05-16T11:47:00Z">
            <w:rPr>
              <w:rFonts w:ascii="Calibri" w:eastAsia="Calibri" w:hAnsi="Calibri"/>
            </w:rPr>
          </w:rPrChange>
        </w:rPr>
        <w:t>is may effectively change the date of birth when converted into other time zones. For such administrative data the time zone is NULL (not applicable.)</w:t>
      </w:r>
      <w:r w:rsidRPr="003A3D50">
        <w:rPr>
          <w:rPrChange w:id="9450" w:author="Russell Ott" w:date="2022-05-16T11:47:00Z">
            <w:rPr>
              <w:rFonts w:ascii="Calibri" w:eastAsia="Calibri" w:hAnsi="Calibri"/>
            </w:rPr>
          </w:rPrChange>
        </w:rPr>
        <w:footnoteReference w:id="127"/>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0D078F">
        <w:trPr>
          <w:trHeight w:val="576"/>
        </w:trPr>
        <w:tc>
          <w:tcPr>
            <w:tcW w:w="683" w:type="dxa"/>
            <w:tcBorders>
              <w:right w:val="nil"/>
            </w:tcBorders>
            <w:shd w:val="clear" w:color="auto" w:fill="BDD6EE"/>
          </w:tcPr>
          <w:p w14:paraId="1899C9BD" w14:textId="25066DAC" w:rsidR="005E1ED2" w:rsidRPr="005F2EA2" w:rsidRDefault="00634398" w:rsidP="00463F27">
            <w:pPr>
              <w:pStyle w:val="BodyText"/>
              <w:rPr>
                <w:noProof/>
              </w:rPr>
            </w:pPr>
            <w:del w:id="9451" w:author="Russell Ott" w:date="2022-05-16T11:47:00Z">
              <w:r>
                <w:rPr>
                  <w:noProof/>
                </w:rPr>
                <w:drawing>
                  <wp:anchor distT="0" distB="0" distL="114300" distR="114300" simplePos="0" relativeHeight="251904000" behindDoc="0" locked="0" layoutInCell="1" allowOverlap="1" wp14:anchorId="02AA1A75" wp14:editId="52C5AC1B">
                    <wp:simplePos x="0" y="0"/>
                    <wp:positionH relativeFrom="column">
                      <wp:posOffset>-69850</wp:posOffset>
                    </wp:positionH>
                    <wp:positionV relativeFrom="paragraph">
                      <wp:posOffset>19050</wp:posOffset>
                    </wp:positionV>
                    <wp:extent cx="323215" cy="323215"/>
                    <wp:effectExtent l="0" t="0" r="0" b="0"/>
                    <wp:wrapNone/>
                    <wp:docPr id="3093"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452" w:author="Russell Ott" w:date="2022-05-16T11:47:00Z">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Change w:id="9453" w:author="Russell Ott" w:date="2022-05-16T11:47:00Z">
                  <w:rPr/>
                </w:rPrChange>
              </w:rPr>
            </w:pPr>
          </w:p>
          <w:p w14:paraId="74B3386F" w14:textId="77777777" w:rsidR="005E1ED2" w:rsidRPr="007770C6" w:rsidRDefault="005E1ED2" w:rsidP="003A3D50">
            <w:pPr>
              <w:pStyle w:val="Default"/>
              <w:rPr>
                <w:sz w:val="20"/>
                <w:rPrChange w:id="9454" w:author="Russell Ott" w:date="2022-05-16T11:47:00Z">
                  <w:rPr/>
                </w:rPrChange>
              </w:rPr>
            </w:pPr>
            <w:r w:rsidRPr="007770C6">
              <w:rPr>
                <w:sz w:val="20"/>
                <w:rPrChange w:id="9455" w:author="Russell Ott" w:date="2022-05-16T11:47:00Z">
                  <w:rPr/>
                </w:rPrChange>
              </w:rPr>
              <w:t xml:space="preserve">1. </w:t>
            </w:r>
            <w:r w:rsidRPr="007770C6">
              <w:rPr>
                <w:b/>
                <w:sz w:val="20"/>
                <w:rPrChange w:id="9456" w:author="Russell Ott" w:date="2022-05-16T11:47:00Z">
                  <w:rPr>
                    <w:b/>
                  </w:rPr>
                </w:rPrChange>
              </w:rPr>
              <w:t xml:space="preserve">SHALL </w:t>
            </w:r>
            <w:r w:rsidRPr="007770C6">
              <w:rPr>
                <w:sz w:val="20"/>
                <w:rPrChange w:id="9457" w:author="Russell Ott" w:date="2022-05-16T11:47:00Z">
                  <w:rPr/>
                </w:rPrChange>
              </w:rPr>
              <w:t xml:space="preserve">be precise to the day. </w:t>
            </w:r>
          </w:p>
          <w:p w14:paraId="1A88F163" w14:textId="77777777" w:rsidR="005E1ED2" w:rsidRPr="007770C6" w:rsidRDefault="005E1ED2" w:rsidP="003A3D50">
            <w:pPr>
              <w:pStyle w:val="Default"/>
              <w:rPr>
                <w:sz w:val="20"/>
                <w:rPrChange w:id="9458" w:author="Russell Ott" w:date="2022-05-16T11:47:00Z">
                  <w:rPr/>
                </w:rPrChange>
              </w:rPr>
            </w:pPr>
            <w:r w:rsidRPr="007770C6">
              <w:rPr>
                <w:sz w:val="20"/>
                <w:rPrChange w:id="9459" w:author="Russell Ott" w:date="2022-05-16T11:47:00Z">
                  <w:rPr/>
                </w:rPrChange>
              </w:rPr>
              <w:t xml:space="preserve">2. </w:t>
            </w:r>
            <w:r w:rsidRPr="007770C6">
              <w:rPr>
                <w:b/>
                <w:sz w:val="20"/>
                <w:rPrChange w:id="9460" w:author="Russell Ott" w:date="2022-05-16T11:47:00Z">
                  <w:rPr>
                    <w:b/>
                  </w:rPr>
                </w:rPrChange>
              </w:rPr>
              <w:t xml:space="preserve">SHOULD </w:t>
            </w:r>
            <w:r w:rsidRPr="007770C6">
              <w:rPr>
                <w:sz w:val="20"/>
                <w:rPrChange w:id="9461" w:author="Russell Ott" w:date="2022-05-16T11:47:00Z">
                  <w:rPr/>
                </w:rPrChange>
              </w:rPr>
              <w:t>be precise to the minute.</w:t>
            </w:r>
          </w:p>
          <w:p w14:paraId="12A12E92" w14:textId="77777777" w:rsidR="005E1ED2" w:rsidRPr="007770C6" w:rsidRDefault="005E1ED2" w:rsidP="003A3D50">
            <w:pPr>
              <w:pStyle w:val="Default"/>
              <w:rPr>
                <w:sz w:val="20"/>
                <w:rPrChange w:id="9462" w:author="Russell Ott" w:date="2022-05-16T11:47:00Z">
                  <w:rPr/>
                </w:rPrChange>
              </w:rPr>
            </w:pPr>
            <w:r w:rsidRPr="007770C6">
              <w:rPr>
                <w:sz w:val="20"/>
                <w:rPrChange w:id="9463" w:author="Russell Ott" w:date="2022-05-16T11:47:00Z">
                  <w:rPr/>
                </w:rPrChange>
              </w:rPr>
              <w:t xml:space="preserve">3. </w:t>
            </w:r>
            <w:r w:rsidRPr="007770C6">
              <w:rPr>
                <w:b/>
                <w:sz w:val="20"/>
                <w:rPrChange w:id="9464" w:author="Russell Ott" w:date="2022-05-16T11:47:00Z">
                  <w:rPr>
                    <w:b/>
                  </w:rPr>
                </w:rPrChange>
              </w:rPr>
              <w:t xml:space="preserve">MAY </w:t>
            </w:r>
            <w:r w:rsidRPr="007770C6">
              <w:rPr>
                <w:sz w:val="20"/>
                <w:rPrChange w:id="9465" w:author="Russell Ott" w:date="2022-05-16T11:47:00Z">
                  <w:rPr/>
                </w:rPrChange>
              </w:rPr>
              <w:t xml:space="preserve">be precise to the second. </w:t>
            </w:r>
          </w:p>
          <w:p w14:paraId="4C845514" w14:textId="77777777" w:rsidR="005E1ED2" w:rsidRPr="007770C6" w:rsidRDefault="005E1ED2" w:rsidP="008E236E">
            <w:pPr>
              <w:pStyle w:val="Default"/>
              <w:rPr>
                <w:sz w:val="20"/>
                <w:rPrChange w:id="9466" w:author="Russell Ott" w:date="2022-05-16T11:47:00Z">
                  <w:rPr/>
                </w:rPrChange>
              </w:rPr>
            </w:pPr>
            <w:r w:rsidRPr="007770C6">
              <w:rPr>
                <w:sz w:val="20"/>
                <w:rPrChange w:id="9467" w:author="Russell Ott" w:date="2022-05-16T11:47:00Z">
                  <w:rPr/>
                </w:rPrChange>
              </w:rPr>
              <w:t xml:space="preserve">4. If more precise than day, </w:t>
            </w:r>
            <w:r w:rsidRPr="007770C6">
              <w:rPr>
                <w:b/>
                <w:sz w:val="20"/>
                <w:rPrChange w:id="9468" w:author="Russell Ott" w:date="2022-05-16T11:47:00Z">
                  <w:rPr>
                    <w:b/>
                  </w:rPr>
                </w:rPrChange>
              </w:rPr>
              <w:t xml:space="preserve">SHALL </w:t>
            </w:r>
            <w:r w:rsidRPr="007770C6">
              <w:rPr>
                <w:sz w:val="20"/>
                <w:rPrChange w:id="9469" w:author="Russell Ott" w:date="2022-05-16T11:47:00Z">
                  <w:rPr/>
                </w:rPrChange>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15E03129" w:rsidR="005E1ED2" w:rsidRPr="00CC7455" w:rsidRDefault="005E1ED2" w:rsidP="00463F27">
            <w:pPr>
              <w:pStyle w:val="BodyText"/>
              <w:rPr>
                <w:bCs/>
                <w:color w:val="000000"/>
              </w:rPr>
            </w:pPr>
            <w:r w:rsidRPr="007770C6">
              <w:rPr>
                <w:color w:val="000000"/>
                <w:rPrChange w:id="9470" w:author="Russell Ott" w:date="2022-05-16T11:47:00Z">
                  <w:rPr>
                    <w:b/>
                    <w:color w:val="000000"/>
                  </w:rPr>
                </w:rPrChange>
              </w:rPr>
              <w:t>Note</w:t>
            </w:r>
            <w:r w:rsidR="00A46C09" w:rsidRPr="007770C6">
              <w:rPr>
                <w:color w:val="000000"/>
                <w:rPrChange w:id="9471" w:author="Russell Ott" w:date="2022-05-16T11:47:00Z">
                  <w:rPr>
                    <w:b/>
                    <w:color w:val="000000"/>
                  </w:rPr>
                </w:rPrChange>
              </w:rPr>
              <w:t>: T</w:t>
            </w:r>
            <w:r w:rsidRPr="007770C6">
              <w:rPr>
                <w:color w:val="000000"/>
                <w:rPrChange w:id="9472" w:author="Russell Ott" w:date="2022-05-16T11:47:00Z">
                  <w:rPr>
                    <w:b/>
                    <w:color w:val="000000"/>
                  </w:rPr>
                </w:rPrChange>
              </w:rPr>
              <w:t>his conformance does not apply to the birthTime element because use of a timezone offset could have an unintended negative effect when doing patient matching.</w:t>
            </w:r>
            <w:r w:rsidR="00CA5B48" w:rsidRPr="007770C6">
              <w:rPr>
                <w:color w:val="000000"/>
                <w:rPrChange w:id="9473" w:author="Russell Ott" w:date="2022-05-16T11:47:00Z">
                  <w:rPr>
                    <w:b/>
                    <w:color w:val="000000"/>
                  </w:rPr>
                </w:rPrChange>
              </w:rPr>
              <w:t xml:space="preserve"> It also does not apply to the effectiveTime element of the Birth Sex Observation (2.16.840.1.113883.10.20.22.4.200:2016-06-01) template</w:t>
            </w:r>
            <w:r w:rsidR="002E1208" w:rsidRPr="007770C6">
              <w:rPr>
                <w:color w:val="000000"/>
                <w:rPrChange w:id="9474" w:author="Russell Ott" w:date="2022-05-16T11:47:00Z">
                  <w:rPr>
                    <w:b/>
                    <w:color w:val="000000"/>
                  </w:rPr>
                </w:rPrChange>
              </w:rPr>
              <w:t>.</w:t>
            </w:r>
          </w:p>
        </w:tc>
      </w:tr>
    </w:tbl>
    <w:p w14:paraId="649B9AE2" w14:textId="77777777" w:rsidR="005E1ED2" w:rsidRPr="003A3D50" w:rsidRDefault="005E1ED2" w:rsidP="005E1ED2">
      <w:pPr>
        <w:spacing w:after="120"/>
        <w:rPr>
          <w:rPrChange w:id="9475" w:author="Russell Ott" w:date="2022-05-16T11:47:00Z">
            <w:rPr>
              <w:rFonts w:ascii="Calibri" w:eastAsia="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04686B18" w:rsidR="005E1ED2" w:rsidRPr="005F2EA2" w:rsidRDefault="00634398" w:rsidP="00463F27">
            <w:pPr>
              <w:pStyle w:val="BodyText"/>
              <w:rPr>
                <w:noProof/>
              </w:rPr>
            </w:pPr>
            <w:del w:id="9476" w:author="Russell Ott" w:date="2022-05-16T11:47:00Z">
              <w:r>
                <w:rPr>
                  <w:noProof/>
                </w:rPr>
                <w:drawing>
                  <wp:anchor distT="0" distB="0" distL="114300" distR="114300" simplePos="0" relativeHeight="251906048" behindDoc="0" locked="0" layoutInCell="1" allowOverlap="1" wp14:anchorId="34E135AF" wp14:editId="3ED55CBB">
                    <wp:simplePos x="0" y="0"/>
                    <wp:positionH relativeFrom="column">
                      <wp:posOffset>-69850</wp:posOffset>
                    </wp:positionH>
                    <wp:positionV relativeFrom="paragraph">
                      <wp:posOffset>19050</wp:posOffset>
                    </wp:positionV>
                    <wp:extent cx="323215" cy="323215"/>
                    <wp:effectExtent l="0" t="0" r="0" b="0"/>
                    <wp:wrapNone/>
                    <wp:docPr id="309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477" w:author="Russell Ott" w:date="2022-05-16T11:47:00Z">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Change w:id="9478" w:author="Russell Ott" w:date="2022-05-16T11:47:00Z">
                  <w:rPr/>
                </w:rPrChange>
              </w:rPr>
            </w:pPr>
            <w:r w:rsidRPr="007770C6">
              <w:rPr>
                <w:sz w:val="20"/>
                <w:rPrChange w:id="9479" w:author="Russell Ott" w:date="2022-05-16T11:47:00Z">
                  <w:rPr/>
                </w:rPrChange>
              </w:rPr>
              <w:t xml:space="preserve">2. </w:t>
            </w:r>
            <w:r w:rsidRPr="007770C6">
              <w:rPr>
                <w:b/>
                <w:sz w:val="20"/>
                <w:rPrChange w:id="9480" w:author="Russell Ott" w:date="2022-05-16T11:47:00Z">
                  <w:rPr>
                    <w:b/>
                  </w:rPr>
                </w:rPrChange>
              </w:rPr>
              <w:t xml:space="preserve">SHOULD </w:t>
            </w:r>
            <w:r w:rsidRPr="007770C6">
              <w:rPr>
                <w:sz w:val="20"/>
                <w:rPrChange w:id="9481" w:author="Russell Ott" w:date="2022-05-16T11:47:00Z">
                  <w:rPr/>
                </w:rPrChange>
              </w:rPr>
              <w:t>be precise to the minute.</w:t>
            </w:r>
          </w:p>
          <w:p w14:paraId="7E5DECFF" w14:textId="77777777" w:rsidR="005E1ED2" w:rsidRPr="007770C6" w:rsidRDefault="005E1ED2" w:rsidP="00463F27">
            <w:pPr>
              <w:pStyle w:val="Default"/>
              <w:spacing w:after="8"/>
              <w:rPr>
                <w:sz w:val="20"/>
                <w:rPrChange w:id="9482" w:author="Russell Ott" w:date="2022-05-16T11:47:00Z">
                  <w:rPr/>
                </w:rPrChange>
              </w:rPr>
            </w:pPr>
            <w:r w:rsidRPr="007770C6">
              <w:rPr>
                <w:sz w:val="20"/>
                <w:rPrChange w:id="9483" w:author="Russell Ott" w:date="2022-05-16T11:47:00Z">
                  <w:rPr/>
                </w:rPrChange>
              </w:rPr>
              <w:t xml:space="preserve">3. </w:t>
            </w:r>
            <w:r w:rsidRPr="007770C6">
              <w:rPr>
                <w:b/>
                <w:sz w:val="20"/>
                <w:rPrChange w:id="9484" w:author="Russell Ott" w:date="2022-05-16T11:47:00Z">
                  <w:rPr>
                    <w:b/>
                  </w:rPr>
                </w:rPrChange>
              </w:rPr>
              <w:t xml:space="preserve">MAY </w:t>
            </w:r>
            <w:r w:rsidRPr="007770C6">
              <w:rPr>
                <w:sz w:val="20"/>
                <w:rPrChange w:id="9485" w:author="Russell Ott" w:date="2022-05-16T11:47:00Z">
                  <w:rPr/>
                </w:rPrChange>
              </w:rPr>
              <w:t xml:space="preserve">be precise to the second. </w:t>
            </w:r>
          </w:p>
          <w:p w14:paraId="7459F216" w14:textId="77777777" w:rsidR="005E1ED2" w:rsidRPr="007770C6" w:rsidRDefault="005E1ED2" w:rsidP="00463F27">
            <w:pPr>
              <w:pStyle w:val="Default"/>
              <w:rPr>
                <w:sz w:val="20"/>
                <w:rPrChange w:id="9486" w:author="Russell Ott" w:date="2022-05-16T11:47:00Z">
                  <w:rPr/>
                </w:rPrChange>
              </w:rPr>
            </w:pPr>
            <w:r w:rsidRPr="007770C6">
              <w:rPr>
                <w:sz w:val="20"/>
                <w:rPrChange w:id="9487" w:author="Russell Ott" w:date="2022-05-16T11:47:00Z">
                  <w:rPr/>
                </w:rPrChange>
              </w:rPr>
              <w:t xml:space="preserve">4. </w:t>
            </w:r>
            <w:r w:rsidRPr="007770C6">
              <w:rPr>
                <w:b/>
                <w:sz w:val="20"/>
                <w:rPrChange w:id="9488" w:author="Russell Ott" w:date="2022-05-16T11:47:00Z">
                  <w:rPr>
                    <w:b/>
                  </w:rPr>
                </w:rPrChange>
              </w:rPr>
              <w:t xml:space="preserve">SHALL NOT </w:t>
            </w:r>
            <w:r w:rsidRPr="007770C6">
              <w:rPr>
                <w:sz w:val="20"/>
                <w:rPrChange w:id="9489" w:author="Russell Ott" w:date="2022-05-16T11:47:00Z">
                  <w:rPr/>
                </w:rPrChange>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2E634A">
      <w:pPr>
        <w:pStyle w:val="Heading4"/>
      </w:pPr>
      <w:bookmarkStart w:id="9490" w:name="_a2cbo8hsvgs5" w:colFirst="0" w:colLast="0"/>
      <w:bookmarkStart w:id="9491" w:name="_Date/Time_Precision"/>
      <w:bookmarkStart w:id="9492" w:name="_Toc11043635"/>
      <w:bookmarkEnd w:id="9490"/>
      <w:bookmarkEnd w:id="9491"/>
      <w:r w:rsidRPr="00C64922">
        <w:t>Date/Time Precision</w:t>
      </w:r>
      <w:bookmarkEnd w:id="9492"/>
    </w:p>
    <w:p w14:paraId="6C2261A0" w14:textId="4E314E41" w:rsidR="002869E1" w:rsidRDefault="00DD51B1" w:rsidP="00B505D2">
      <w:pPr>
        <w:spacing w:after="120"/>
        <w:rPr>
          <w:rFonts w:ascii="Times New Roman" w:eastAsia="Calibri" w:hAnsi="Times New Roman"/>
          <w:sz w:val="24"/>
          <w:szCs w:val="24"/>
          <w:rPrChange w:id="9493" w:author="Russell Ott" w:date="2022-05-16T11:47:00Z">
            <w:rPr>
              <w:rFonts w:ascii="Calibri" w:eastAsia="Calibri" w:hAnsi="Calibri"/>
            </w:rPr>
          </w:rPrChange>
        </w:rPr>
      </w:pPr>
      <w:r w:rsidRPr="00D14360">
        <w:rPr>
          <w:rPrChange w:id="9494" w:author="Russell Ott" w:date="2022-05-16T11:47:00Z">
            <w:rPr>
              <w:rFonts w:ascii="Calibri" w:eastAsia="Calibri" w:hAnsi="Calibri"/>
            </w:rPr>
          </w:rPrChange>
        </w:rPr>
        <w:t xml:space="preserve">When specifying dates and times, care should be taken to only </w:t>
      </w:r>
      <w:r w:rsidR="002817F4" w:rsidRPr="00D14360">
        <w:rPr>
          <w:rPrChange w:id="9495" w:author="Russell Ott" w:date="2022-05-16T11:47:00Z">
            <w:rPr>
              <w:rFonts w:ascii="Calibri" w:eastAsia="Calibri" w:hAnsi="Calibri"/>
            </w:rPr>
          </w:rPrChange>
        </w:rPr>
        <w:t>capture data with</w:t>
      </w:r>
      <w:r w:rsidRPr="00D14360">
        <w:rPr>
          <w:rFonts w:eastAsia="Calibri"/>
          <w:rPrChange w:id="9496" w:author="Russell Ott" w:date="2022-05-16T11:47:00Z">
            <w:rPr>
              <w:rFonts w:ascii="Calibri" w:eastAsia="Calibri" w:hAnsi="Calibri"/>
            </w:rPr>
          </w:rPrChange>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9497">
          <w:tblGrid>
            <w:gridCol w:w="725"/>
            <w:gridCol w:w="8640"/>
          </w:tblGrid>
        </w:tblGridChange>
      </w:tblGrid>
      <w:tr w:rsidR="001A0138" w:rsidRPr="00992A23" w14:paraId="79FD1471" w14:textId="77777777" w:rsidTr="0007159E">
        <w:trPr>
          <w:trHeight w:val="576"/>
        </w:trPr>
        <w:tc>
          <w:tcPr>
            <w:tcW w:w="683" w:type="dxa"/>
            <w:tcBorders>
              <w:right w:val="nil"/>
            </w:tcBorders>
            <w:shd w:val="clear" w:color="auto" w:fill="BDD6EE"/>
            <w:cellIns w:id="9498" w:author="Russell Ott" w:date="2022-05-16T11:47:00Z"/>
          </w:tcPr>
          <w:p w14:paraId="48D5BAA6" w14:textId="77777777" w:rsidR="00CF5E15" w:rsidRPr="005F2EA2" w:rsidRDefault="00CF5E15" w:rsidP="0007159E">
            <w:pPr>
              <w:pStyle w:val="BodyText"/>
              <w:rPr>
                <w:noProof/>
              </w:rPr>
            </w:pPr>
            <w:ins w:id="9499" w:author="Russell Ott" w:date="2022-05-16T11:47:00Z">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6C6501A5" w14:textId="53724132" w:rsidR="00CF5E15" w:rsidRPr="00CD76EA" w:rsidRDefault="00634398" w:rsidP="0007159E">
            <w:pPr>
              <w:pStyle w:val="BodyText"/>
              <w:rPr>
                <w:bCs/>
                <w:color w:val="000000"/>
              </w:rPr>
              <w:pPrChange w:id="9500" w:author="Russell Ott" w:date="2022-05-16T11:47:00Z">
                <w:pPr/>
              </w:pPrChange>
            </w:pPr>
            <w:del w:id="9501" w:author="Russell Ott" w:date="2022-05-16T11:47:00Z">
              <w:r>
                <w:rPr>
                  <w:noProof/>
                </w:rPr>
                <w:drawing>
                  <wp:anchor distT="0" distB="0" distL="114300" distR="114300" simplePos="0" relativeHeight="251908096" behindDoc="0" locked="0" layoutInCell="1" allowOverlap="1" wp14:anchorId="0843FFF8" wp14:editId="33BF782E">
                    <wp:simplePos x="0" y="0"/>
                    <wp:positionH relativeFrom="column">
                      <wp:posOffset>-35560</wp:posOffset>
                    </wp:positionH>
                    <wp:positionV relativeFrom="paragraph">
                      <wp:posOffset>23495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095" name="Graphic 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CF5E15" w:rsidRPr="00D14360">
              <w:rPr>
                <w:rPrChange w:id="9502" w:author="Russell Ott" w:date="2022-05-16T11:47:00Z">
                  <w:rPr>
                    <w:rFonts w:ascii="Calibri" w:hAnsi="Calibri"/>
                  </w:rPr>
                </w:rPrChange>
              </w:rPr>
              <w:t xml:space="preserve">Dates and Times SHOULD NOT be padded with zeroes as this implies a precision that is probably not true. </w:t>
            </w:r>
            <w:r w:rsidR="00CF5E15" w:rsidRPr="00C64922">
              <w:rPr>
                <w:rPrChange w:id="9503" w:author="Russell Ott" w:date="2022-05-16T11:47:00Z">
                  <w:rPr>
                    <w:rFonts w:ascii="Calibri" w:hAnsi="Calibri"/>
                  </w:rPr>
                </w:rPrChange>
              </w:rPr>
              <w:t xml:space="preserve"> </w:t>
            </w:r>
            <w:del w:id="9504" w:author="Russell Ott" w:date="2022-05-16T11:47:00Z">
              <w:r w:rsidR="002869E1" w:rsidRPr="00C64922">
                <w:delText xml:space="preserve"> </w:delText>
              </w:r>
            </w:del>
            <w:r w:rsidR="00CF5E15" w:rsidRPr="00D14360">
              <w:rPr>
                <w:b/>
                <w:color w:val="000000"/>
                <w:rPrChange w:id="9505" w:author="Russell Ott" w:date="2022-05-16T11:47:00Z">
                  <w:rPr>
                    <w:rFonts w:ascii="Calibri" w:hAnsi="Calibri"/>
                    <w:b/>
                    <w:color w:val="000000"/>
                  </w:rPr>
                </w:rPrChange>
              </w:rPr>
              <w:t>[CONF-</w:t>
            </w:r>
            <w:r w:rsidR="00CF5E15">
              <w:rPr>
                <w:b/>
                <w:color w:val="000000"/>
                <w:rPrChange w:id="9506" w:author="Russell Ott" w:date="2022-05-16T11:47:00Z">
                  <w:rPr>
                    <w:rFonts w:ascii="Calibri" w:hAnsi="Calibri"/>
                    <w:b/>
                    <w:color w:val="000000"/>
                  </w:rPr>
                </w:rPrChange>
              </w:rPr>
              <w:t>074</w:t>
            </w:r>
            <w:r w:rsidR="00CF5E15" w:rsidRPr="00D14360">
              <w:rPr>
                <w:b/>
                <w:color w:val="000000"/>
                <w:rPrChange w:id="9507" w:author="Russell Ott" w:date="2022-05-16T11:47:00Z">
                  <w:rPr>
                    <w:rFonts w:ascii="Calibri" w:hAnsi="Calibri"/>
                    <w:b/>
                    <w:color w:val="000000"/>
                  </w:rPr>
                </w:rPrChange>
              </w:rPr>
              <w:t>]</w:t>
            </w:r>
          </w:p>
        </w:tc>
      </w:tr>
    </w:tbl>
    <w:p w14:paraId="5493E56F" w14:textId="613BF5C0" w:rsidR="00CF5E15" w:rsidRPr="00D14360" w:rsidRDefault="002869E1" w:rsidP="00B505D2">
      <w:pPr>
        <w:spacing w:after="120"/>
        <w:rPr>
          <w:rPrChange w:id="9508" w:author="Russell Ott" w:date="2022-05-16T11:47:00Z">
            <w:rPr/>
          </w:rPrChange>
        </w:rPr>
        <w:pPrChange w:id="9509" w:author="Russell Ott" w:date="2022-05-16T11:47:00Z">
          <w:pPr>
            <w:pStyle w:val="NormalWeb"/>
            <w:spacing w:before="0" w:beforeAutospacing="0" w:after="120" w:afterAutospacing="0"/>
            <w:ind w:hanging="475"/>
          </w:pPr>
        </w:pPrChange>
      </w:pPr>
      <w:del w:id="9510" w:author="Russell Ott" w:date="2022-05-16T11:47:00Z">
        <w:r w:rsidRPr="00D14360">
          <w:rPr>
            <w:rFonts w:cs="Calibri"/>
            <w:b/>
            <w:bCs/>
            <w:color w:val="000000"/>
            <w:sz w:val="22"/>
            <w:szCs w:val="22"/>
          </w:rPr>
          <w:delText xml:space="preserve"> </w:delText>
        </w:r>
      </w:del>
    </w:p>
    <w:p w14:paraId="24540C64" w14:textId="77777777" w:rsidR="00DD51B1" w:rsidRPr="00D14360" w:rsidRDefault="002869E1" w:rsidP="007770C6">
      <w:pPr>
        <w:pStyle w:val="NormalWeb"/>
        <w:spacing w:before="0" w:beforeAutospacing="0" w:after="120" w:afterAutospacing="0"/>
        <w:rPr>
          <w:rPrChange w:id="9511" w:author="Russell Ott" w:date="2022-05-16T11:47:00Z">
            <w:rPr>
              <w:rFonts w:ascii="Calibri" w:eastAsia="Calibri" w:hAnsi="Calibri"/>
            </w:rPr>
          </w:rPrChange>
        </w:rPr>
        <w:pPrChange w:id="9512" w:author="Russell Ott" w:date="2022-05-16T11:47:00Z">
          <w:pPr>
            <w:spacing w:after="120"/>
          </w:pPr>
        </w:pPrChange>
      </w:pPr>
      <w:r w:rsidRPr="00D14360">
        <w:rPr>
          <w:rPrChange w:id="9513" w:author="Russell Ott" w:date="2022-05-16T11:47:00Z">
            <w:rPr>
              <w:rFonts w:ascii="Calibri" w:eastAsia="Calibri" w:hAnsi="Calibri"/>
            </w:rPr>
          </w:rPrChange>
        </w:rPr>
        <w:t xml:space="preserve">A date/time of “20160101000000.0000” is explicitly representing the exact first </w:t>
      </w:r>
      <w:r w:rsidR="001E65C3">
        <w:rPr>
          <w:rPrChange w:id="9514" w:author="Russell Ott" w:date="2022-05-16T11:47:00Z">
            <w:rPr>
              <w:rFonts w:ascii="Calibri" w:eastAsia="Calibri" w:hAnsi="Calibri"/>
            </w:rPr>
          </w:rPrChange>
        </w:rPr>
        <w:t xml:space="preserve">tenth of a </w:t>
      </w:r>
      <w:r w:rsidRPr="00D14360">
        <w:rPr>
          <w:rPrChange w:id="9515" w:author="Russell Ott" w:date="2022-05-16T11:47:00Z">
            <w:rPr>
              <w:rFonts w:ascii="Calibri" w:eastAsia="Calibri" w:hAnsi="Calibri"/>
            </w:rPr>
          </w:rPrChange>
        </w:rPr>
        <w:t>millisecond on January 1</w:t>
      </w:r>
      <w:r w:rsidRPr="00D14360">
        <w:rPr>
          <w:vertAlign w:val="superscript"/>
          <w:rPrChange w:id="9516" w:author="Russell Ott" w:date="2022-05-16T11:47:00Z">
            <w:rPr>
              <w:rFonts w:ascii="Calibri" w:eastAsia="Calibri" w:hAnsi="Calibri"/>
              <w:vertAlign w:val="superscript"/>
            </w:rPr>
          </w:rPrChange>
        </w:rPr>
        <w:t>st</w:t>
      </w:r>
      <w:r w:rsidRPr="00D14360">
        <w:rPr>
          <w:rPrChange w:id="9517" w:author="Russell Ott" w:date="2022-05-16T11:47:00Z">
            <w:rPr>
              <w:rFonts w:ascii="Calibri" w:eastAsia="Calibri" w:hAnsi="Calibri"/>
            </w:rPr>
          </w:rPrChange>
        </w:rPr>
        <w:t xml:space="preserve">, 2016.  </w:t>
      </w:r>
      <w:r w:rsidR="00DD51B1" w:rsidRPr="00D14360">
        <w:rPr>
          <w:rPrChange w:id="9518" w:author="Russell Ott" w:date="2022-05-16T11:47:00Z">
            <w:rPr>
              <w:rFonts w:ascii="Calibri" w:eastAsia="Calibri" w:hAnsi="Calibri"/>
            </w:rPr>
          </w:rPrChange>
        </w:rPr>
        <w:t xml:space="preserve">Unless this is the exact </w:t>
      </w:r>
      <w:r w:rsidR="001E65C3">
        <w:rPr>
          <w:rPrChange w:id="9519" w:author="Russell Ott" w:date="2022-05-16T11:47:00Z">
            <w:rPr>
              <w:rFonts w:ascii="Calibri" w:eastAsia="Calibri" w:hAnsi="Calibri"/>
            </w:rPr>
          </w:rPrChange>
        </w:rPr>
        <w:t xml:space="preserve">tenth of a </w:t>
      </w:r>
      <w:r w:rsidR="00DD51B1" w:rsidRPr="00D14360">
        <w:rPr>
          <w:rPrChange w:id="9520" w:author="Russell Ott" w:date="2022-05-16T11:47:00Z">
            <w:rPr>
              <w:rFonts w:ascii="Calibri" w:eastAsia="Calibri" w:hAnsi="Calibri"/>
            </w:rPr>
          </w:rPrChange>
        </w:rPr>
        <w:t>millisecond that is intended to be represented, this date/time should be sent as “20160101” which is stating “sometime on January 1</w:t>
      </w:r>
      <w:r w:rsidR="00DD51B1" w:rsidRPr="00D14360">
        <w:rPr>
          <w:vertAlign w:val="superscript"/>
          <w:rPrChange w:id="9521" w:author="Russell Ott" w:date="2022-05-16T11:47:00Z">
            <w:rPr>
              <w:rFonts w:ascii="Calibri" w:eastAsia="Calibri" w:hAnsi="Calibri"/>
              <w:vertAlign w:val="superscript"/>
            </w:rPr>
          </w:rPrChange>
        </w:rPr>
        <w:t>st</w:t>
      </w:r>
      <w:r w:rsidR="00DD51B1" w:rsidRPr="00D14360">
        <w:rPr>
          <w:rPrChange w:id="9522" w:author="Russell Ott" w:date="2022-05-16T11:47:00Z">
            <w:rPr>
              <w:rFonts w:ascii="Calibri" w:eastAsia="Calibri" w:hAnsi="Calibri"/>
            </w:rPr>
          </w:rPrChange>
        </w:rPr>
        <w:t>, 2016</w:t>
      </w:r>
      <w:r w:rsidR="001E0229" w:rsidRPr="00D14360">
        <w:rPr>
          <w:rPrChange w:id="9523" w:author="Russell Ott" w:date="2022-05-16T11:47:00Z">
            <w:rPr>
              <w:rFonts w:ascii="Calibri" w:eastAsia="Calibri" w:hAnsi="Calibri"/>
            </w:rPr>
          </w:rPrChange>
        </w:rPr>
        <w:t>.</w:t>
      </w:r>
      <w:r w:rsidR="00DD51B1" w:rsidRPr="00D14360">
        <w:rPr>
          <w:rPrChange w:id="9524" w:author="Russell Ott" w:date="2022-05-16T11:47:00Z">
            <w:rPr>
              <w:rFonts w:ascii="Calibri" w:eastAsia="Calibri" w:hAnsi="Calibri"/>
            </w:rPr>
          </w:rPrChange>
        </w:rPr>
        <w:t>”  Similarly, “2016010109” is stating “sometime after 09:00am on January 1</w:t>
      </w:r>
      <w:r w:rsidR="00DD51B1" w:rsidRPr="00D14360">
        <w:rPr>
          <w:vertAlign w:val="superscript"/>
          <w:rPrChange w:id="9525" w:author="Russell Ott" w:date="2022-05-16T11:47:00Z">
            <w:rPr>
              <w:rFonts w:ascii="Calibri" w:eastAsia="Calibri" w:hAnsi="Calibri"/>
              <w:vertAlign w:val="superscript"/>
            </w:rPr>
          </w:rPrChange>
        </w:rPr>
        <w:t>st</w:t>
      </w:r>
      <w:r w:rsidR="00DD51B1" w:rsidRPr="00D14360">
        <w:rPr>
          <w:rPrChange w:id="9526" w:author="Russell Ott" w:date="2022-05-16T11:47:00Z">
            <w:rPr>
              <w:rFonts w:ascii="Calibri" w:eastAsia="Calibri" w:hAnsi="Calibri"/>
            </w:rPr>
          </w:rPrChange>
        </w:rPr>
        <w:t>, 2016, but before 10:00am</w:t>
      </w:r>
      <w:r w:rsidR="001E0229" w:rsidRPr="00D14360">
        <w:rPr>
          <w:rPrChange w:id="9527" w:author="Russell Ott" w:date="2022-05-16T11:47:00Z">
            <w:rPr>
              <w:rFonts w:ascii="Calibri" w:eastAsia="Calibri" w:hAnsi="Calibri"/>
            </w:rPr>
          </w:rPrChange>
        </w:rPr>
        <w:t>.</w:t>
      </w:r>
      <w:r w:rsidR="00DD51B1" w:rsidRPr="00D14360">
        <w:rPr>
          <w:rPrChange w:id="9528" w:author="Russell Ott" w:date="2022-05-16T11:47:00Z">
            <w:rPr>
              <w:rFonts w:ascii="Calibri" w:eastAsia="Calibri" w:hAnsi="Calibri"/>
            </w:rPr>
          </w:rPrChange>
        </w:rPr>
        <w:t>”</w:t>
      </w:r>
    </w:p>
    <w:p w14:paraId="476C2FEB" w14:textId="77777777" w:rsidR="005051D9" w:rsidRPr="00D14360" w:rsidRDefault="00DD51B1" w:rsidP="009A0515">
      <w:pPr>
        <w:spacing w:after="120"/>
        <w:rPr>
          <w:rFonts w:ascii="Times New Roman" w:eastAsia="Calibri" w:hAnsi="Times New Roman"/>
          <w:sz w:val="24"/>
          <w:szCs w:val="24"/>
          <w:rPrChange w:id="9529" w:author="Russell Ott" w:date="2022-05-16T11:47:00Z">
            <w:rPr>
              <w:rFonts w:ascii="Calibri" w:eastAsia="Calibri" w:hAnsi="Calibri"/>
            </w:rPr>
          </w:rPrChange>
        </w:rPr>
      </w:pPr>
      <w:r w:rsidRPr="00D14360">
        <w:rPr>
          <w:rPrChange w:id="9530" w:author="Russell Ott" w:date="2022-05-16T11:47:00Z">
            <w:rPr>
              <w:rFonts w:ascii="Calibri" w:eastAsia="Calibri" w:hAnsi="Calibri"/>
            </w:rPr>
          </w:rPrChange>
        </w:rPr>
        <w:t xml:space="preserve">When </w:t>
      </w:r>
      <w:r w:rsidR="002817F4" w:rsidRPr="00D14360">
        <w:rPr>
          <w:rPrChange w:id="9531" w:author="Russell Ott" w:date="2022-05-16T11:47:00Z">
            <w:rPr>
              <w:rFonts w:ascii="Calibri" w:eastAsia="Calibri" w:hAnsi="Calibri"/>
            </w:rPr>
          </w:rPrChange>
        </w:rPr>
        <w:t>documenting</w:t>
      </w:r>
      <w:r w:rsidRPr="00D14360">
        <w:rPr>
          <w:rFonts w:eastAsia="Calibri"/>
          <w:rPrChange w:id="9532" w:author="Russell Ott" w:date="2022-05-16T11:47:00Z">
            <w:rPr>
              <w:rFonts w:ascii="Calibri" w:eastAsia="Calibri" w:hAnsi="Calibri"/>
            </w:rPr>
          </w:rPrChange>
        </w:rPr>
        <w:t xml:space="preserve"> an interval of date/times, care must also be taken in the interpretation of the high point of the interval</w:t>
      </w:r>
      <w:r w:rsidR="00282D01" w:rsidRPr="00D14360">
        <w:rPr>
          <w:rFonts w:eastAsia="Calibri"/>
          <w:rPrChange w:id="9533" w:author="Russell Ott" w:date="2022-05-16T11:47:00Z">
            <w:rPr>
              <w:rFonts w:ascii="Calibri" w:eastAsia="Calibri" w:hAnsi="Calibri"/>
            </w:rPr>
          </w:rPrChange>
        </w:rPr>
        <w:t>. Chapter</w:t>
      </w:r>
      <w:r w:rsidRPr="00D14360">
        <w:rPr>
          <w:rFonts w:eastAsia="Calibri"/>
          <w:rPrChange w:id="9534" w:author="Russell Ott" w:date="2022-05-16T11:47:00Z">
            <w:rPr>
              <w:rFonts w:ascii="Calibri" w:eastAsia="Calibri" w:hAnsi="Calibri"/>
            </w:rPr>
          </w:rPrChange>
        </w:rPr>
        <w:t xml:space="preserve"> 3.8.2 of the HL7 Abstract Data Types Specification reads</w:t>
      </w:r>
      <w:r w:rsidR="009862E4" w:rsidRPr="00D14360">
        <w:rPr>
          <w:rFonts w:eastAsia="Calibri"/>
          <w:rPrChange w:id="9535" w:author="Russell Ott" w:date="2022-05-16T11:47:00Z">
            <w:rPr>
              <w:rFonts w:ascii="Calibri" w:eastAsia="Calibri" w:hAnsi="Calibri"/>
            </w:rPr>
          </w:rPrChange>
        </w:rPr>
        <w:t>:</w:t>
      </w:r>
      <w:r w:rsidR="009A0515" w:rsidRPr="00D14360">
        <w:rPr>
          <w:rPrChange w:id="9536" w:author="Russell Ott" w:date="2022-05-16T11:47:00Z">
            <w:rPr>
              <w:rFonts w:ascii="Calibri" w:eastAsia="Calibri" w:hAnsi="Calibri"/>
            </w:rPr>
          </w:rPrChange>
        </w:rPr>
        <w:t xml:space="preserve"> </w:t>
      </w:r>
    </w:p>
    <w:p w14:paraId="1C77312D" w14:textId="77777777" w:rsidR="00DD51B1" w:rsidRPr="00D14360" w:rsidRDefault="00DD51B1">
      <w:pPr>
        <w:spacing w:after="120"/>
        <w:ind w:left="720"/>
        <w:rPr>
          <w:rFonts w:ascii="Times New Roman" w:eastAsia="Calibri" w:hAnsi="Times New Roman"/>
          <w:sz w:val="24"/>
          <w:szCs w:val="24"/>
          <w:rPrChange w:id="9537" w:author="Russell Ott" w:date="2022-05-16T11:47:00Z">
            <w:rPr>
              <w:rFonts w:ascii="Calibri" w:eastAsia="Calibri" w:hAnsi="Calibri"/>
            </w:rPr>
          </w:rPrChange>
        </w:rPr>
      </w:pPr>
      <w:r w:rsidRPr="00D14360">
        <w:rPr>
          <w:rPrChange w:id="9538" w:author="Russell Ott" w:date="2022-05-16T11:47:00Z">
            <w:rPr>
              <w:rFonts w:ascii="Calibri" w:eastAsia="Calibri" w:hAnsi="Calibri"/>
            </w:rPr>
          </w:rPrChange>
        </w:rPr>
        <w:t>The precision of a stated interval boundary is irrelevant for the interval. One might wrongly assume that the interval "[19870901;19870930]" stands for the entire month, from the 1</w:t>
      </w:r>
      <w:r w:rsidRPr="00D14360">
        <w:rPr>
          <w:vertAlign w:val="superscript"/>
          <w:rPrChange w:id="9539" w:author="Russell Ott" w:date="2022-05-16T11:47:00Z">
            <w:rPr>
              <w:rFonts w:ascii="Calibri" w:eastAsia="Calibri" w:hAnsi="Calibri"/>
              <w:vertAlign w:val="superscript"/>
            </w:rPr>
          </w:rPrChange>
        </w:rPr>
        <w:t>st</w:t>
      </w:r>
      <w:r w:rsidRPr="00D14360">
        <w:rPr>
          <w:rFonts w:eastAsia="Calibri"/>
          <w:rPrChange w:id="9540" w:author="Russell Ott" w:date="2022-05-16T11:47:00Z">
            <w:rPr>
              <w:rFonts w:ascii="Calibri" w:eastAsia="Calibri" w:hAnsi="Calibri"/>
            </w:rPr>
          </w:rPrChange>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rPrChange w:id="9541" w:author="Russell Ott" w:date="2022-05-16T11:47:00Z">
            <w:rPr>
              <w:rFonts w:ascii="Calibri" w:eastAsia="Calibri" w:hAnsi="Calibri"/>
            </w:rPr>
          </w:rPrChange>
        </w:rPr>
        <w:t>.</w:t>
      </w:r>
      <w:r w:rsidR="009A0515" w:rsidRPr="00D14360">
        <w:rPr>
          <w:rStyle w:val="FootnoteReference"/>
          <w:rPrChange w:id="9542" w:author="Russell Ott" w:date="2022-05-16T11:47:00Z">
            <w:rPr>
              <w:rStyle w:val="FootnoteReference"/>
              <w:rFonts w:ascii="Calibri" w:eastAsia="Calibri" w:hAnsi="Calibri"/>
            </w:rPr>
          </w:rPrChange>
        </w:rPr>
        <w:footnoteReference w:id="12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3A3D50">
        <w:trPr>
          <w:trHeight w:val="576"/>
        </w:trPr>
        <w:tc>
          <w:tcPr>
            <w:tcW w:w="683" w:type="dxa"/>
            <w:tcBorders>
              <w:right w:val="nil"/>
            </w:tcBorders>
            <w:shd w:val="clear" w:color="auto" w:fill="C6D9F1"/>
          </w:tcPr>
          <w:p w14:paraId="23A646EB" w14:textId="544FB7BE" w:rsidR="009B30E1" w:rsidRPr="004E2323" w:rsidRDefault="00634398" w:rsidP="00900EAD">
            <w:pPr>
              <w:pStyle w:val="BodyText"/>
              <w:rPr>
                <w:noProof/>
              </w:rPr>
            </w:pPr>
            <w:del w:id="9543" w:author="Russell Ott" w:date="2022-05-16T11:47:00Z">
              <w:r>
                <w:rPr>
                  <w:noProof/>
                </w:rPr>
                <w:drawing>
                  <wp:anchor distT="0" distB="0" distL="114300" distR="114300" simplePos="0" relativeHeight="251910144" behindDoc="0" locked="0" layoutInCell="1" allowOverlap="1" wp14:anchorId="1148CA92" wp14:editId="308FEEA6">
                    <wp:simplePos x="0" y="0"/>
                    <wp:positionH relativeFrom="column">
                      <wp:posOffset>-6350</wp:posOffset>
                    </wp:positionH>
                    <wp:positionV relativeFrom="paragraph">
                      <wp:posOffset>106680</wp:posOffset>
                    </wp:positionV>
                    <wp:extent cx="323215" cy="323215"/>
                    <wp:effectExtent l="0" t="0" r="0" b="0"/>
                    <wp:wrapNone/>
                    <wp:docPr id="3096"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44" w:author="Russell Ott" w:date="2022-05-16T11:47:00Z">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CFB685C" w14:textId="05772000" w:rsidR="009B30E1" w:rsidRPr="000B6208" w:rsidRDefault="009B30E1" w:rsidP="00900EAD">
            <w:pPr>
              <w:pStyle w:val="BodyText"/>
            </w:pPr>
            <w:del w:id="9545" w:author="Russell Ott" w:date="2022-05-16T11:47:00Z">
              <w:r w:rsidRPr="00AE350D">
                <w:delText xml:space="preserve"> </w:delText>
              </w:r>
            </w:del>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del w:id="9546" w:author="Russell Ott" w:date="2022-05-16T11:47:00Z">
              <w:r w:rsidRPr="00AE350D">
                <w:delText> </w:delText>
              </w:r>
            </w:del>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PrChange w:id="9547" w:author="Russell Ott" w:date="2022-05-16T11:47:00Z">
            <w:rPr>
              <w:rFonts w:ascii="Calibri" w:eastAsia="Calibri" w:hAnsi="Calibri"/>
            </w:rPr>
          </w:rPrChange>
        </w:rPr>
      </w:pPr>
    </w:p>
    <w:p w14:paraId="760F59CF" w14:textId="77777777" w:rsidR="00DD51B1" w:rsidRPr="00D14360" w:rsidRDefault="00DD51B1" w:rsidP="00B505D2">
      <w:pPr>
        <w:spacing w:after="120"/>
        <w:rPr>
          <w:rFonts w:ascii="Times New Roman" w:eastAsia="Calibri" w:hAnsi="Times New Roman"/>
          <w:sz w:val="24"/>
          <w:szCs w:val="24"/>
          <w:rPrChange w:id="9548" w:author="Russell Ott" w:date="2022-05-16T11:47:00Z">
            <w:rPr>
              <w:rFonts w:ascii="Calibri" w:eastAsia="Calibri" w:hAnsi="Calibri"/>
            </w:rPr>
          </w:rPrChange>
        </w:rPr>
      </w:pPr>
      <w:r w:rsidRPr="00D14360">
        <w:rPr>
          <w:rPrChange w:id="9549" w:author="Russell Ott" w:date="2022-05-16T11:47:00Z">
            <w:rPr>
              <w:rFonts w:ascii="Calibri" w:eastAsia="Calibri" w:hAnsi="Calibri"/>
            </w:rPr>
          </w:rPrChange>
        </w:rPr>
        <w:t xml:space="preserve">Thus, the first interval above should be considered as [19870901000000.0000;19870930000000.0000], which then shows that it stands for the interval from September 1st, 1987 until the first instant of September 30th.  It thus does not </w:t>
      </w:r>
      <w:r w:rsidRPr="00D14360">
        <w:rPr>
          <w:rPrChange w:id="9550" w:author="Russell Ott" w:date="2022-05-16T11:47:00Z">
            <w:rPr>
              <w:rFonts w:ascii="Calibri" w:eastAsia="Calibri" w:hAnsi="Calibri"/>
            </w:rPr>
          </w:rPrChange>
        </w:rPr>
        <w:t>actually include the rest of the instants of September 30th.  The second interval is considered as [19870901000000.0000;19871001000000.0000[.  It includes all of September 30th but does not include the first instant of October 1st because the interval is m</w:t>
      </w:r>
      <w:r w:rsidRPr="00D14360">
        <w:rPr>
          <w:rFonts w:eastAsia="Calibri"/>
          <w:rPrChange w:id="9551" w:author="Russell Ott" w:date="2022-05-16T11:47:00Z">
            <w:rPr>
              <w:rFonts w:ascii="Calibri" w:eastAsia="Calibri" w:hAnsi="Calibri"/>
            </w:rPr>
          </w:rPrChange>
        </w:rPr>
        <w:t>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b/>
                <w:color w:val="FFFFFF"/>
                <w:rPrChange w:id="9552" w:author="Russell Ott" w:date="2022-05-16T11:47:00Z">
                  <w:rPr>
                    <w:rFonts w:ascii="Calibri" w:hAnsi="Calibri"/>
                    <w:b/>
                    <w:color w:val="FFFFFF"/>
                  </w:rPr>
                </w:rPrChange>
              </w:rPr>
            </w:pPr>
            <w:bookmarkStart w:id="9553" w:name="_206ipza" w:colFirst="0" w:colLast="0"/>
            <w:bookmarkEnd w:id="9553"/>
            <w:r w:rsidRPr="00D14360">
              <w:rPr>
                <w:b/>
                <w:color w:val="FFFFFF"/>
                <w:rPrChange w:id="9554" w:author="Russell Ott" w:date="2022-05-16T11:47:00Z">
                  <w:rPr>
                    <w:rFonts w:ascii="Calibri" w:hAnsi="Calibri"/>
                    <w:b/>
                    <w:color w:val="FFFFFF"/>
                  </w:rPr>
                </w:rPrChange>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ascii="Times New Roman" w:eastAsia="Times New Roman" w:hAnsi="Times New Roman"/>
                <w:b/>
                <w:color w:val="FFFFFF"/>
                <w:sz w:val="24"/>
                <w:szCs w:val="24"/>
                <w:rPrChange w:id="9555" w:author="Russell Ott" w:date="2022-05-16T11:47:00Z">
                  <w:rPr>
                    <w:rFonts w:ascii="Calibri" w:hAnsi="Calibri"/>
                    <w:b/>
                    <w:color w:val="FFFFFF"/>
                  </w:rPr>
                </w:rPrChange>
              </w:rPr>
            </w:pPr>
            <w:r w:rsidRPr="00D14360">
              <w:rPr>
                <w:b/>
                <w:color w:val="FFFFFF"/>
                <w:rPrChange w:id="9556" w:author="Russell Ott" w:date="2022-05-16T11:47:00Z">
                  <w:rPr>
                    <w:rFonts w:ascii="Calibri" w:hAnsi="Calibri"/>
                    <w:b/>
                    <w:color w:val="FFFFFF"/>
                  </w:rPr>
                </w:rPrChange>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b/>
                <w:rPrChange w:id="9557" w:author="Russell Ott" w:date="2022-05-16T11:47:00Z">
                  <w:rPr>
                    <w:rFonts w:ascii="Calibri" w:hAnsi="Calibri"/>
                    <w:b/>
                    <w:sz w:val="20"/>
                  </w:rPr>
                </w:rPrChange>
              </w:rPr>
            </w:pPr>
            <w:r w:rsidRPr="00D14360">
              <w:rPr>
                <w:b/>
                <w:rPrChange w:id="9558" w:author="Russell Ott" w:date="2022-05-16T11:47:00Z">
                  <w:rPr>
                    <w:rFonts w:ascii="Calibri" w:hAnsi="Calibri"/>
                    <w:b/>
                    <w:sz w:val="20"/>
                  </w:rPr>
                </w:rPrChange>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b/>
                <w:rPrChange w:id="9559" w:author="Russell Ott" w:date="2022-05-16T11:47:00Z">
                  <w:rPr>
                    <w:rFonts w:ascii="Calibri" w:hAnsi="Calibri"/>
                    <w:b/>
                    <w:sz w:val="20"/>
                  </w:rPr>
                </w:rPrChange>
              </w:rPr>
            </w:pPr>
            <w:r w:rsidRPr="00D14360">
              <w:rPr>
                <w:b/>
                <w:rPrChange w:id="9560" w:author="Russell Ott" w:date="2022-05-16T11:47:00Z">
                  <w:rPr>
                    <w:rFonts w:ascii="Calibri" w:hAnsi="Calibri"/>
                    <w:b/>
                    <w:sz w:val="20"/>
                  </w:rPr>
                </w:rPrChange>
              </w:rPr>
              <w:t>11:30:52.3333 on November 27, 1970</w:t>
            </w:r>
            <w:r w:rsidR="001E65C3">
              <w:rPr>
                <w:b/>
                <w:rPrChange w:id="9561" w:author="Russell Ott" w:date="2022-05-16T11:47:00Z">
                  <w:rPr>
                    <w:rFonts w:ascii="Calibri" w:hAnsi="Calibri"/>
                    <w:b/>
                    <w:sz w:val="20"/>
                  </w:rPr>
                </w:rPrChange>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b/>
                <w:rPrChange w:id="9562" w:author="Russell Ott" w:date="2022-05-16T11:47:00Z">
                  <w:rPr>
                    <w:rFonts w:ascii="Calibri" w:hAnsi="Calibri"/>
                    <w:b/>
                    <w:sz w:val="20"/>
                  </w:rPr>
                </w:rPrChange>
              </w:rPr>
            </w:pPr>
            <w:r w:rsidRPr="00D14360">
              <w:rPr>
                <w:b/>
                <w:rPrChange w:id="9563" w:author="Russell Ott" w:date="2022-05-16T11:47:00Z">
                  <w:rPr>
                    <w:rFonts w:ascii="Calibri" w:hAnsi="Calibri"/>
                    <w:b/>
                    <w:sz w:val="20"/>
                  </w:rPr>
                </w:rPrChange>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b/>
                <w:rPrChange w:id="9564" w:author="Russell Ott" w:date="2022-05-16T11:47:00Z">
                  <w:rPr>
                    <w:rFonts w:ascii="Calibri" w:hAnsi="Calibri"/>
                    <w:b/>
                    <w:sz w:val="20"/>
                  </w:rPr>
                </w:rPrChange>
              </w:rPr>
            </w:pPr>
            <w:r w:rsidRPr="00D14360">
              <w:rPr>
                <w:b/>
                <w:rPrChange w:id="9565" w:author="Russell Ott" w:date="2022-05-16T11:47:00Z">
                  <w:rPr>
                    <w:rFonts w:ascii="Calibri" w:hAnsi="Calibri"/>
                    <w:b/>
                    <w:sz w:val="20"/>
                  </w:rPr>
                </w:rPrChange>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461346E3" w:rsidR="00DD51B1" w:rsidRPr="00D14360" w:rsidRDefault="005C79A1" w:rsidP="008F2B18">
      <w:pPr>
        <w:pStyle w:val="Caption"/>
        <w:rPr>
          <w:rPrChange w:id="9566" w:author="Russell Ott" w:date="2022-05-16T11:47:00Z">
            <w:rPr/>
          </w:rPrChange>
        </w:rPr>
      </w:pPr>
      <w:bookmarkStart w:id="9567" w:name="_Toc21927020"/>
      <w:r>
        <w:t xml:space="preserve">  </w:t>
      </w:r>
      <w:bookmarkStart w:id="9568" w:name="_Toc103262903"/>
      <w:r w:rsidR="008F2B18" w:rsidRPr="00C64922">
        <w:t xml:space="preserve">Table </w:t>
      </w:r>
      <w:r w:rsidR="00132A94">
        <w:fldChar w:fldCharType="begin"/>
      </w:r>
      <w:r w:rsidR="00132A94">
        <w:instrText xml:space="preserve"> SEQ Table \* ARABIC </w:instrText>
      </w:r>
      <w:r w:rsidR="00132A94">
        <w:fldChar w:fldCharType="separate"/>
      </w:r>
      <w:del w:id="9569" w:author="Russell Ott" w:date="2022-05-16T11:47:00Z">
        <w:r w:rsidR="00DE0DA7">
          <w:rPr>
            <w:noProof/>
          </w:rPr>
          <w:delText>39</w:delText>
        </w:r>
      </w:del>
      <w:ins w:id="9570" w:author="Russell Ott" w:date="2022-05-16T11:47:00Z">
        <w:r w:rsidR="00F10C7C">
          <w:rPr>
            <w:noProof/>
          </w:rPr>
          <w:t>36</w:t>
        </w:r>
      </w:ins>
      <w:r w:rsidR="00132A94">
        <w:rPr>
          <w:noProof/>
        </w:rPr>
        <w:fldChar w:fldCharType="end"/>
      </w:r>
      <w:r w:rsidR="008F2B18" w:rsidRPr="00C64922">
        <w:t>: Date/Time Examples</w:t>
      </w:r>
      <w:bookmarkEnd w:id="9568"/>
      <w:bookmarkEnd w:id="9567"/>
    </w:p>
    <w:p w14:paraId="4365192A" w14:textId="6C9356B7" w:rsidR="00DD51B1" w:rsidRPr="00C64922" w:rsidRDefault="00C17A8E" w:rsidP="00F10C7C">
      <w:pPr>
        <w:pStyle w:val="Heading3"/>
      </w:pPr>
      <w:bookmarkStart w:id="9571" w:name="_cmv1r51daaag" w:colFirst="0" w:colLast="0"/>
      <w:bookmarkStart w:id="9572" w:name="_e4ejr5aejkd5" w:colFirst="0" w:colLast="0"/>
      <w:bookmarkStart w:id="9573" w:name="_Toc10707510"/>
      <w:bookmarkStart w:id="9574" w:name="_Toc11043636"/>
      <w:bookmarkStart w:id="9575" w:name="_Toc11045623"/>
      <w:bookmarkStart w:id="9576" w:name="_Toc11391291"/>
      <w:bookmarkStart w:id="9577" w:name="_Toc103262692"/>
      <w:bookmarkEnd w:id="9571"/>
      <w:bookmarkEnd w:id="9572"/>
      <w:del w:id="9578" w:author="Russell Ott" w:date="2022-05-16T11:47:00Z">
        <w:r w:rsidRPr="00C64922">
          <w:delText xml:space="preserve">  </w:delText>
        </w:r>
      </w:del>
      <w:bookmarkStart w:id="9579" w:name="_Toc22823437"/>
      <w:r w:rsidR="00DD51B1" w:rsidRPr="00C64922">
        <w:t xml:space="preserve">Referencing Information </w:t>
      </w:r>
      <w:r w:rsidR="00313E94" w:rsidRPr="00C64922">
        <w:t>W</w:t>
      </w:r>
      <w:r w:rsidR="00DD51B1" w:rsidRPr="00C64922">
        <w:t xml:space="preserve">ithin a </w:t>
      </w:r>
      <w:r w:rsidR="00313E94" w:rsidRPr="00C64922">
        <w:t>D</w:t>
      </w:r>
      <w:r w:rsidR="00DD51B1" w:rsidRPr="00C64922">
        <w:t>ocument</w:t>
      </w:r>
      <w:bookmarkEnd w:id="9573"/>
      <w:bookmarkEnd w:id="9574"/>
      <w:bookmarkEnd w:id="9575"/>
      <w:bookmarkEnd w:id="9576"/>
      <w:bookmarkEnd w:id="9577"/>
      <w:bookmarkEnd w:id="9579"/>
    </w:p>
    <w:p w14:paraId="18832C76" w14:textId="77777777" w:rsidR="00DD51B1" w:rsidRPr="00D14360" w:rsidRDefault="00313E94" w:rsidP="00B505D2">
      <w:pPr>
        <w:spacing w:after="120"/>
        <w:rPr>
          <w:rFonts w:ascii="Times New Roman" w:eastAsia="Times New Roman" w:hAnsi="Times New Roman"/>
          <w:sz w:val="24"/>
          <w:szCs w:val="24"/>
          <w:rPrChange w:id="9580" w:author="Russell Ott" w:date="2022-05-16T11:47:00Z">
            <w:rPr>
              <w:rFonts w:ascii="Calibri" w:hAnsi="Calibri"/>
            </w:rPr>
          </w:rPrChange>
        </w:rPr>
      </w:pPr>
      <w:r w:rsidRPr="00D14360">
        <w:rPr>
          <w:rPrChange w:id="9581" w:author="Russell Ott" w:date="2022-05-16T11:47:00Z">
            <w:rPr>
              <w:rFonts w:ascii="Calibri" w:hAnsi="Calibri"/>
            </w:rPr>
          </w:rPrChange>
        </w:rPr>
        <w:t>The Entry Reference template represents the act of referencing another entry in the same CDA document instance. Its purpose is to remove the need to repeat the complete XML representation of the referred entry when relating one entry to another. This templ</w:t>
      </w:r>
      <w:r w:rsidRPr="00D14360">
        <w:rPr>
          <w:rPrChange w:id="9582" w:author="Russell Ott" w:date="2022-05-16T11:47:00Z">
            <w:rPr>
              <w:rFonts w:ascii="Calibri" w:hAnsi="Calibri"/>
            </w:rPr>
          </w:rPrChange>
        </w:rPr>
        <w:t xml:space="preserve">ate can be used to reference many types of Act class derivations, such as encounters, observations, procedures etc., as it is often necessary when authoring CDA documents to repeatedly reference other Acts of these types. For example, in a Care Plan it is </w:t>
      </w:r>
      <w:r w:rsidRPr="00D14360">
        <w:rPr>
          <w:rPrChange w:id="9583" w:author="Russell Ott" w:date="2022-05-16T11:47:00Z">
            <w:rPr>
              <w:rFonts w:ascii="Calibri" w:hAnsi="Calibri"/>
            </w:rPr>
          </w:rPrChange>
        </w:rPr>
        <w:t>necessary to repeatedly relate Health Concerns, Goals, Interventions and Outcomes.</w:t>
      </w:r>
    </w:p>
    <w:p w14:paraId="7B4D7A4A" w14:textId="77777777" w:rsidR="00313E94" w:rsidRPr="00D14360" w:rsidRDefault="00313E94" w:rsidP="00B505D2">
      <w:pPr>
        <w:spacing w:after="120"/>
        <w:rPr>
          <w:rFonts w:ascii="Times New Roman" w:eastAsia="Times New Roman" w:hAnsi="Times New Roman"/>
          <w:sz w:val="24"/>
          <w:szCs w:val="24"/>
          <w:rPrChange w:id="9584" w:author="Russell Ott" w:date="2022-05-16T11:47:00Z">
            <w:rPr>
              <w:rFonts w:ascii="Calibri" w:hAnsi="Calibri"/>
            </w:rPr>
          </w:rPrChange>
        </w:rPr>
      </w:pPr>
      <w:r w:rsidRPr="00D14360">
        <w:rPr>
          <w:rPrChange w:id="9585" w:author="Russell Ott" w:date="2022-05-16T11:47:00Z">
            <w:rPr>
              <w:rFonts w:ascii="Calibri" w:hAnsi="Calibri"/>
            </w:rPr>
          </w:rPrChange>
        </w:rPr>
        <w:t xml:space="preserve">The </w:t>
      </w:r>
      <w:r w:rsidR="005051D9" w:rsidRPr="00D14360">
        <w:rPr>
          <w:rPrChange w:id="9586" w:author="Russell Ott" w:date="2022-05-16T11:47:00Z">
            <w:rPr>
              <w:rFonts w:ascii="Calibri" w:hAnsi="Calibri"/>
            </w:rPr>
          </w:rPrChange>
        </w:rPr>
        <w:t>ID</w:t>
      </w:r>
      <w:r w:rsidRPr="00D14360">
        <w:rPr>
          <w:rPrChange w:id="9587" w:author="Russell Ott" w:date="2022-05-16T11:47:00Z">
            <w:rPr>
              <w:rFonts w:ascii="Calibri" w:hAnsi="Calibri"/>
            </w:rPr>
          </w:rPrChange>
        </w:rPr>
        <w:t xml:space="preserve"> is required and must be the same </w:t>
      </w:r>
      <w:r w:rsidR="005051D9" w:rsidRPr="00D14360">
        <w:rPr>
          <w:rPrChange w:id="9588" w:author="Russell Ott" w:date="2022-05-16T11:47:00Z">
            <w:rPr>
              <w:rFonts w:ascii="Calibri" w:hAnsi="Calibri"/>
            </w:rPr>
          </w:rPrChange>
        </w:rPr>
        <w:t>ID</w:t>
      </w:r>
      <w:r w:rsidRPr="00D14360">
        <w:rPr>
          <w:rPrChange w:id="9589" w:author="Russell Ott" w:date="2022-05-16T11:47:00Z">
            <w:rPr>
              <w:rFonts w:ascii="Calibri" w:hAnsi="Calibri"/>
            </w:rPr>
          </w:rPrChange>
        </w:rPr>
        <w:t xml:space="preserve"> as the entry/id it is referencing. The </w:t>
      </w:r>
      <w:r w:rsidR="005051D9" w:rsidRPr="00D14360">
        <w:rPr>
          <w:rPrChange w:id="9590" w:author="Russell Ott" w:date="2022-05-16T11:47:00Z">
            <w:rPr>
              <w:rFonts w:ascii="Calibri" w:hAnsi="Calibri"/>
            </w:rPr>
          </w:rPrChange>
        </w:rPr>
        <w:t>ID</w:t>
      </w:r>
      <w:r w:rsidRPr="00D14360">
        <w:rPr>
          <w:rPrChange w:id="9591" w:author="Russell Ott" w:date="2022-05-16T11:47:00Z">
            <w:rPr>
              <w:rFonts w:ascii="Calibri" w:hAnsi="Calibri"/>
            </w:rPr>
          </w:rPrChange>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ascii="Times New Roman" w:eastAsia="Times New Roman" w:hAnsi="Times New Roman"/>
          <w:sz w:val="24"/>
          <w:szCs w:val="24"/>
          <w:rPrChange w:id="9592" w:author="Russell Ott" w:date="2022-05-16T11:47:00Z">
            <w:rPr>
              <w:rFonts w:ascii="Calibri" w:hAnsi="Calibri"/>
            </w:rPr>
          </w:rPrChange>
        </w:rPr>
      </w:pPr>
      <w:r w:rsidRPr="00D14360">
        <w:rPr>
          <w:rPrChange w:id="9593" w:author="Russell Ott" w:date="2022-05-16T11:47:00Z">
            <w:rPr>
              <w:rFonts w:ascii="Calibri" w:hAnsi="Calibri"/>
            </w:rPr>
          </w:rPrChange>
        </w:rPr>
        <w:t xml:space="preserve">The &lt;linkHtml&gt; tag, is a generic referencing mechanism that can be used to reference identifiers that are internal to a document. </w:t>
      </w:r>
      <w:r w:rsidR="00313E94" w:rsidRPr="00D14360">
        <w:rPr>
          <w:rPrChange w:id="9594" w:author="Russell Ott" w:date="2022-05-16T11:47:00Z">
            <w:rPr>
              <w:rFonts w:ascii="Calibri" w:hAnsi="Calibri"/>
            </w:rPr>
          </w:rPrChange>
        </w:rPr>
        <w:t xml:space="preserve">Note that security considerations need to be given to support for </w:t>
      </w:r>
      <w:r w:rsidR="009A5D9E" w:rsidRPr="00D14360">
        <w:rPr>
          <w:rPrChange w:id="9595" w:author="Russell Ott" w:date="2022-05-16T11:47:00Z">
            <w:rPr>
              <w:rFonts w:ascii="Calibri" w:hAnsi="Calibri"/>
            </w:rPr>
          </w:rPrChange>
        </w:rPr>
        <w:t>linking mechanisms. Not all stylesheets enable the linking features of the &lt;linkHtml&gt; tag to be operationalized.</w:t>
      </w:r>
      <w:r w:rsidR="00C23807" w:rsidRPr="00D14360">
        <w:rPr>
          <w:b/>
          <w:color w:val="000000"/>
          <w:sz w:val="22"/>
          <w:rPrChange w:id="9596" w:author="Russell Ott" w:date="2022-05-16T11:47:00Z">
            <w:rPr>
              <w:rFonts w:ascii="Calibri" w:hAnsi="Calibri"/>
              <w:b/>
              <w:color w:val="000000"/>
              <w:sz w:val="22"/>
            </w:rPr>
          </w:rPrChange>
        </w:rPr>
        <w:t xml:space="preserve"> </w:t>
      </w:r>
    </w:p>
    <w:p w14:paraId="0C7AE143" w14:textId="3C4F4CC8" w:rsidR="00504F98" w:rsidRPr="00D14360" w:rsidRDefault="00504F98" w:rsidP="008F2B18">
      <w:pPr>
        <w:spacing w:after="120"/>
        <w:rPr>
          <w:rFonts w:ascii="Times New Roman" w:eastAsia="Times New Roman" w:hAnsi="Times New Roman"/>
          <w:b/>
          <w:color w:val="000000"/>
          <w:sz w:val="24"/>
          <w:szCs w:val="24"/>
          <w:rPrChange w:id="9597" w:author="Russell Ott" w:date="2022-05-16T11:47:00Z">
            <w:rPr>
              <w:rFonts w:ascii="Calibri" w:hAnsi="Calibri"/>
              <w:b/>
              <w:color w:val="000000"/>
            </w:rPr>
          </w:rPrChange>
        </w:rPr>
      </w:pPr>
      <w:r w:rsidRPr="00D14360">
        <w:rPr>
          <w:b/>
          <w:color w:val="000000"/>
          <w:rPrChange w:id="9598" w:author="Russell Ott" w:date="2022-05-16T11:47:00Z">
            <w:rPr>
              <w:rFonts w:ascii="Calibri" w:hAnsi="Calibri"/>
              <w:b/>
              <w:color w:val="000000"/>
            </w:rPr>
          </w:rPrChange>
        </w:rPr>
        <w:t>Reference</w:t>
      </w:r>
      <w:r w:rsidR="00486FB8" w:rsidRPr="003A3D50">
        <w:rPr>
          <w:color w:val="000000"/>
          <w:rPrChange w:id="9599" w:author="Russell Ott" w:date="2022-05-16T11:47:00Z">
            <w:rPr>
              <w:rFonts w:ascii="Calibri" w:hAnsi="Calibri"/>
              <w:color w:val="000000"/>
            </w:rPr>
          </w:rPrChange>
        </w:rPr>
        <w:t xml:space="preserve">: </w:t>
      </w:r>
      <w:r w:rsidR="00486FB8" w:rsidRPr="007770C6">
        <w:rPr>
          <w:color w:val="0000FF"/>
          <w:u w:val="single"/>
          <w:rPrChange w:id="9600" w:author="Russell Ott" w:date="2022-05-16T11:47:00Z">
            <w:rPr>
              <w:rFonts w:ascii="Calibri" w:hAnsi="Calibri"/>
              <w:color w:val="000000"/>
            </w:rPr>
          </w:rPrChange>
        </w:rPr>
        <w:fldChar w:fldCharType="begin"/>
      </w:r>
      <w:r w:rsidR="00486FB8" w:rsidRPr="007770C6">
        <w:rPr>
          <w:color w:val="0000FF"/>
          <w:u w:val="single"/>
          <w:rPrChange w:id="9601" w:author="Russell Ott" w:date="2022-05-16T11:47:00Z">
            <w:rPr>
              <w:rFonts w:ascii="Calibri" w:hAnsi="Calibri"/>
              <w:color w:val="000000"/>
            </w:rPr>
          </w:rPrChange>
        </w:rPr>
        <w:instrText xml:space="preserve"> REF _Ref21879943 \r \h  \* MERGEFORMAT </w:instrText>
      </w:r>
      <w:r w:rsidR="00486FB8" w:rsidRPr="007770C6">
        <w:rPr>
          <w:color w:val="0000FF"/>
          <w:u w:val="single"/>
          <w:rPrChange w:id="9602" w:author="Russell Ott" w:date="2022-05-16T11:47:00Z">
            <w:rPr>
              <w:rFonts w:ascii="Calibri" w:hAnsi="Calibri"/>
              <w:color w:val="000000"/>
            </w:rPr>
          </w:rPrChange>
        </w:rPr>
      </w:r>
      <w:r w:rsidR="00486FB8" w:rsidRPr="007770C6">
        <w:rPr>
          <w:color w:val="0000FF"/>
          <w:u w:val="single"/>
          <w:rPrChange w:id="9603" w:author="Russell Ott" w:date="2022-05-16T11:47:00Z">
            <w:rPr>
              <w:rFonts w:ascii="Calibri" w:hAnsi="Calibri"/>
              <w:color w:val="000000"/>
            </w:rPr>
          </w:rPrChange>
        </w:rPr>
        <w:fldChar w:fldCharType="separate"/>
      </w:r>
      <w:r w:rsidR="00F10C7C">
        <w:rPr>
          <w:color w:val="0000FF"/>
          <w:u w:val="single"/>
          <w:rPrChange w:id="9604" w:author="Russell Ott" w:date="2022-05-16T11:47:00Z">
            <w:rPr>
              <w:rFonts w:ascii="Calibri" w:hAnsi="Calibri"/>
              <w:color w:val="000000"/>
            </w:rPr>
          </w:rPrChange>
        </w:rPr>
        <w:t>4.2.3.1</w:t>
      </w:r>
      <w:r w:rsidR="00486FB8" w:rsidRPr="007770C6">
        <w:rPr>
          <w:color w:val="0000FF"/>
          <w:u w:val="single"/>
          <w:rPrChange w:id="9605" w:author="Russell Ott" w:date="2022-05-16T11:47:00Z">
            <w:rPr>
              <w:rFonts w:ascii="Calibri" w:hAnsi="Calibri"/>
              <w:color w:val="000000"/>
            </w:rPr>
          </w:rPrChange>
        </w:rPr>
        <w:fldChar w:fldCharType="end"/>
      </w:r>
      <w:r w:rsidR="00486FB8" w:rsidRPr="007770C6">
        <w:rPr>
          <w:b/>
          <w:color w:val="0000FF"/>
          <w:u w:val="single"/>
          <w:rPrChange w:id="9606" w:author="Russell Ott" w:date="2022-05-16T11:47:00Z">
            <w:rPr>
              <w:rFonts w:ascii="Calibri" w:hAnsi="Calibri"/>
              <w:b/>
              <w:color w:val="000000"/>
            </w:rPr>
          </w:rPrChange>
        </w:rPr>
        <w:t xml:space="preserve"> </w:t>
      </w:r>
      <w:r w:rsidR="00486FB8" w:rsidRPr="007770C6">
        <w:rPr>
          <w:b/>
          <w:color w:val="0000FF"/>
          <w:u w:val="single"/>
          <w:rPrChange w:id="9607" w:author="Russell Ott" w:date="2022-05-16T11:47:00Z">
            <w:rPr>
              <w:rFonts w:ascii="Calibri" w:hAnsi="Calibri"/>
              <w:b/>
              <w:color w:val="000000"/>
            </w:rPr>
          </w:rPrChange>
        </w:rPr>
        <w:fldChar w:fldCharType="begin"/>
      </w:r>
      <w:r w:rsidR="00486FB8" w:rsidRPr="007770C6">
        <w:rPr>
          <w:b/>
          <w:color w:val="0000FF"/>
          <w:u w:val="single"/>
          <w:rPrChange w:id="9608" w:author="Russell Ott" w:date="2022-05-16T11:47:00Z">
            <w:rPr>
              <w:rFonts w:ascii="Calibri" w:hAnsi="Calibri"/>
              <w:b/>
              <w:color w:val="000000"/>
            </w:rPr>
          </w:rPrChange>
        </w:rPr>
        <w:instrText xml:space="preserve"> REF _Ref21879946 \h  \* MERGEFORMAT </w:instrText>
      </w:r>
      <w:r w:rsidR="00486FB8" w:rsidRPr="007770C6">
        <w:rPr>
          <w:b/>
          <w:color w:val="0000FF"/>
          <w:u w:val="single"/>
          <w:rPrChange w:id="9609" w:author="Russell Ott" w:date="2022-05-16T11:47:00Z">
            <w:rPr>
              <w:rFonts w:ascii="Calibri" w:hAnsi="Calibri"/>
              <w:b/>
              <w:color w:val="000000"/>
            </w:rPr>
          </w:rPrChange>
        </w:rPr>
      </w:r>
      <w:r w:rsidR="00486FB8" w:rsidRPr="007770C6">
        <w:rPr>
          <w:b/>
          <w:color w:val="0000FF"/>
          <w:u w:val="single"/>
          <w:rPrChange w:id="9610" w:author="Russell Ott" w:date="2022-05-16T11:47:00Z">
            <w:rPr>
              <w:rFonts w:ascii="Calibri" w:hAnsi="Calibri"/>
              <w:b/>
              <w:color w:val="000000"/>
            </w:rPr>
          </w:rPrChange>
        </w:rPr>
        <w:fldChar w:fldCharType="separate"/>
      </w:r>
      <w:r w:rsidR="00F10C7C" w:rsidRPr="00F10C7C">
        <w:rPr>
          <w:color w:val="0000FF"/>
          <w:u w:val="single"/>
          <w:rPrChange w:id="9611" w:author="Russell Ott" w:date="2022-05-16T11:47:00Z">
            <w:rPr>
              <w:rFonts w:ascii="Calibri" w:hAnsi="Calibri"/>
            </w:rPr>
          </w:rPrChange>
        </w:rPr>
        <w:t>HTML tags for formatting Narrative Text</w:t>
      </w:r>
      <w:r w:rsidR="00486FB8" w:rsidRPr="007770C6">
        <w:rPr>
          <w:b/>
          <w:color w:val="0000FF"/>
          <w:u w:val="single"/>
          <w:rPrChange w:id="9612" w:author="Russell Ott" w:date="2022-05-16T11:47:00Z">
            <w:rPr>
              <w:rFonts w:ascii="Calibri" w:hAnsi="Calibri"/>
              <w:b/>
              <w:color w:val="000000"/>
            </w:rPr>
          </w:rPrChang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3A3D50">
        <w:trPr>
          <w:trHeight w:val="576"/>
        </w:trPr>
        <w:tc>
          <w:tcPr>
            <w:tcW w:w="683" w:type="dxa"/>
            <w:tcBorders>
              <w:right w:val="nil"/>
            </w:tcBorders>
            <w:shd w:val="clear" w:color="auto" w:fill="C6D9F1"/>
          </w:tcPr>
          <w:p w14:paraId="61208ED2" w14:textId="6B72AC07" w:rsidR="009F6BA2" w:rsidRPr="00C64922" w:rsidRDefault="00634398" w:rsidP="00E42FA6">
            <w:pPr>
              <w:pStyle w:val="BodyText"/>
              <w:rPr>
                <w:noProof/>
              </w:rPr>
            </w:pPr>
            <w:del w:id="9613" w:author="Russell Ott" w:date="2022-05-16T11:47:00Z">
              <w:r>
                <w:rPr>
                  <w:noProof/>
                </w:rPr>
                <w:drawing>
                  <wp:anchor distT="0" distB="0" distL="114300" distR="114300" simplePos="0" relativeHeight="251912192" behindDoc="0" locked="0" layoutInCell="1" allowOverlap="1" wp14:anchorId="293E8AFF" wp14:editId="5F671541">
                    <wp:simplePos x="0" y="0"/>
                    <wp:positionH relativeFrom="column">
                      <wp:posOffset>-15875</wp:posOffset>
                    </wp:positionH>
                    <wp:positionV relativeFrom="paragraph">
                      <wp:posOffset>28575</wp:posOffset>
                    </wp:positionV>
                    <wp:extent cx="323215" cy="323215"/>
                    <wp:effectExtent l="0" t="0" r="0" b="0"/>
                    <wp:wrapNone/>
                    <wp:docPr id="3097"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14" w:author="Russell Ott" w:date="2022-05-16T11:47:00Z">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10A7366F" w:rsidR="009F6BA2" w:rsidRPr="00C64922" w:rsidRDefault="00634398" w:rsidP="00E42FA6">
            <w:pPr>
              <w:pStyle w:val="BodyText"/>
              <w:rPr>
                <w:noProof/>
              </w:rPr>
            </w:pPr>
            <w:del w:id="9615" w:author="Russell Ott" w:date="2022-05-16T11:47:00Z">
              <w:r>
                <w:rPr>
                  <w:noProof/>
                </w:rPr>
                <w:drawing>
                  <wp:anchor distT="0" distB="0" distL="114300" distR="114300" simplePos="0" relativeHeight="251914240" behindDoc="0" locked="0" layoutInCell="1" allowOverlap="1" wp14:anchorId="79DFEF4D" wp14:editId="1EEC58E8">
                    <wp:simplePos x="0" y="0"/>
                    <wp:positionH relativeFrom="column">
                      <wp:posOffset>0</wp:posOffset>
                    </wp:positionH>
                    <wp:positionV relativeFrom="paragraph">
                      <wp:posOffset>70485</wp:posOffset>
                    </wp:positionV>
                    <wp:extent cx="323215" cy="323215"/>
                    <wp:effectExtent l="0" t="0" r="0" b="0"/>
                    <wp:wrapNone/>
                    <wp:docPr id="3098"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16" w:author="Russell Ott" w:date="2022-05-16T11:47:00Z">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1A349D9" w14:textId="6C1B808A" w:rsidR="009F6BA2" w:rsidRPr="00D14360" w:rsidRDefault="00B738C9" w:rsidP="00E42FA6">
            <w:pPr>
              <w:pStyle w:val="BodyText"/>
              <w:rPr>
                <w:color w:val="000000"/>
              </w:rPr>
            </w:pPr>
            <w:del w:id="9617" w:author="Russell Ott" w:date="2022-05-16T11:47:00Z">
              <w:r>
                <w:delText xml:space="preserve"> </w:delText>
              </w:r>
            </w:del>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PrChange w:id="9618" w:author="Russell Ott" w:date="2022-05-16T11:47:00Z">
            <w:rPr/>
          </w:rPrChange>
        </w:rPr>
      </w:pPr>
      <w:r w:rsidRPr="00D14360">
        <w:rPr>
          <w:b/>
          <w:color w:val="000000"/>
          <w:sz w:val="22"/>
          <w:rPrChange w:id="9619" w:author="Russell Ott" w:date="2022-05-16T11:47:00Z">
            <w:rPr>
              <w:b/>
              <w:color w:val="000000"/>
              <w:sz w:val="22"/>
            </w:rPr>
          </w:rPrChange>
        </w:rPr>
        <w:t xml:space="preserve"> </w:t>
      </w:r>
    </w:p>
    <w:p w14:paraId="025A1A06" w14:textId="761F1A2D" w:rsidR="00DD51B1" w:rsidRPr="00C64922" w:rsidRDefault="00C17A8E" w:rsidP="00F10C7C">
      <w:pPr>
        <w:pStyle w:val="Heading3"/>
      </w:pPr>
      <w:bookmarkStart w:id="9620" w:name="_7b55ou4anseo" w:colFirst="0" w:colLast="0"/>
      <w:bookmarkStart w:id="9621" w:name="_Toc10707511"/>
      <w:bookmarkStart w:id="9622" w:name="_Toc11043637"/>
      <w:bookmarkStart w:id="9623" w:name="_Toc11045624"/>
      <w:bookmarkStart w:id="9624" w:name="_Toc11391292"/>
      <w:bookmarkStart w:id="9625" w:name="_Toc103262693"/>
      <w:bookmarkEnd w:id="9620"/>
      <w:del w:id="9626" w:author="Russell Ott" w:date="2022-05-16T11:47:00Z">
        <w:r w:rsidRPr="00C64922">
          <w:delText xml:space="preserve">  </w:delText>
        </w:r>
      </w:del>
      <w:bookmarkStart w:id="9627" w:name="_Toc22823438"/>
      <w:r w:rsidR="00DD51B1" w:rsidRPr="00C64922">
        <w:t xml:space="preserve">Referencing </w:t>
      </w:r>
      <w:r w:rsidR="00313E94" w:rsidRPr="00C64922">
        <w:t>I</w:t>
      </w:r>
      <w:r w:rsidR="00DD51B1" w:rsidRPr="00C64922">
        <w:t xml:space="preserve">nformation in </w:t>
      </w:r>
      <w:r w:rsidR="00313E94" w:rsidRPr="00C64922">
        <w:t>an</w:t>
      </w:r>
      <w:r w:rsidR="00DD51B1" w:rsidRPr="00C64922">
        <w:t xml:space="preserve"> </w:t>
      </w:r>
      <w:bookmarkEnd w:id="9621"/>
      <w:bookmarkEnd w:id="9622"/>
      <w:bookmarkEnd w:id="9623"/>
      <w:r w:rsidR="00313E94" w:rsidRPr="00C64922">
        <w:t>External Document</w:t>
      </w:r>
      <w:bookmarkEnd w:id="9624"/>
      <w:bookmarkEnd w:id="9625"/>
      <w:bookmarkEnd w:id="9627"/>
    </w:p>
    <w:p w14:paraId="55A505E3" w14:textId="77777777" w:rsidR="00DD51B1" w:rsidRPr="00D14360" w:rsidRDefault="009A5D9E" w:rsidP="00B505D2">
      <w:pPr>
        <w:spacing w:after="120"/>
        <w:rPr>
          <w:rFonts w:ascii="Times New Roman" w:eastAsia="Times New Roman" w:hAnsi="Times New Roman"/>
          <w:sz w:val="24"/>
          <w:szCs w:val="24"/>
          <w:rPrChange w:id="9628" w:author="Russell Ott" w:date="2022-05-16T11:47:00Z">
            <w:rPr>
              <w:rFonts w:ascii="Calibri" w:hAnsi="Calibri"/>
            </w:rPr>
          </w:rPrChange>
        </w:rPr>
      </w:pPr>
      <w:r w:rsidRPr="00D14360">
        <w:rPr>
          <w:rPrChange w:id="9629" w:author="Russell Ott" w:date="2022-05-16T11:47:00Z">
            <w:rPr>
              <w:rFonts w:ascii="Calibri" w:hAnsi="Calibri"/>
            </w:rPr>
          </w:rPrChange>
        </w:rPr>
        <w:t>The base HL7 CDA standard supports four act classes that enable information in one document to reference information in an external document, external procedure, external observation, or external act. To date the C-CDA implementer community has not explore</w:t>
      </w:r>
      <w:r w:rsidRPr="00D14360">
        <w:rPr>
          <w:rPrChange w:id="9630" w:author="Russell Ott" w:date="2022-05-16T11:47:00Z">
            <w:rPr>
              <w:rFonts w:ascii="Calibri" w:hAnsi="Calibri"/>
            </w:rPr>
          </w:rPrChange>
        </w:rPr>
        <w:t xml:space="preserve">d the use of these mechanisms. However, as progress evolves on the use of unique </w:t>
      </w:r>
      <w:r w:rsidR="005051D9" w:rsidRPr="00D14360">
        <w:rPr>
          <w:rPrChange w:id="9631" w:author="Russell Ott" w:date="2022-05-16T11:47:00Z">
            <w:rPr>
              <w:rFonts w:ascii="Calibri" w:hAnsi="Calibri"/>
            </w:rPr>
          </w:rPrChange>
        </w:rPr>
        <w:t>ID</w:t>
      </w:r>
      <w:r w:rsidRPr="00D14360">
        <w:rPr>
          <w:rPrChange w:id="9632" w:author="Russell Ott" w:date="2022-05-16T11:47:00Z">
            <w:rPr>
              <w:rFonts w:ascii="Calibri" w:hAnsi="Calibri"/>
            </w:rPr>
          </w:rPrChange>
        </w:rPr>
        <w:t xml:space="preserve">s that persist and are used consistently and </w:t>
      </w:r>
      <w:r w:rsidR="008D72BE" w:rsidRPr="00D14360">
        <w:rPr>
          <w:rPrChange w:id="9633" w:author="Russell Ott" w:date="2022-05-16T11:47:00Z">
            <w:rPr>
              <w:rFonts w:ascii="Calibri" w:hAnsi="Calibri"/>
            </w:rPr>
          </w:rPrChange>
        </w:rPr>
        <w:t xml:space="preserve">meaningfully </w:t>
      </w:r>
      <w:r w:rsidRPr="00D14360">
        <w:rPr>
          <w:rPrChange w:id="9634" w:author="Russell Ott" w:date="2022-05-16T11:47:00Z">
            <w:rPr>
              <w:rFonts w:ascii="Calibri" w:hAnsi="Calibri"/>
            </w:rPr>
          </w:rPrChange>
        </w:rPr>
        <w:t>across systems</w:t>
      </w:r>
      <w:r w:rsidR="008D72BE" w:rsidRPr="00D14360">
        <w:rPr>
          <w:rPrChange w:id="9635" w:author="Russell Ott" w:date="2022-05-16T11:47:00Z">
            <w:rPr>
              <w:rFonts w:ascii="Calibri" w:hAnsi="Calibri"/>
            </w:rPr>
          </w:rPrChange>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74780E90" w14:textId="77777777" w:rsidTr="003A3D50">
        <w:trPr>
          <w:cantSplit/>
        </w:trPr>
        <w:tc>
          <w:tcPr>
            <w:tcW w:w="683" w:type="dxa"/>
            <w:tcBorders>
              <w:right w:val="nil"/>
            </w:tcBorders>
            <w:shd w:val="clear" w:color="auto" w:fill="C6D9F1"/>
          </w:tcPr>
          <w:p w14:paraId="36DFA7AA" w14:textId="223C2DDB" w:rsidR="009F6BA2" w:rsidRPr="00C64922" w:rsidRDefault="00634398" w:rsidP="00E42FA6">
            <w:pPr>
              <w:pStyle w:val="BodyText"/>
              <w:rPr>
                <w:noProof/>
              </w:rPr>
            </w:pPr>
            <w:del w:id="9636" w:author="Russell Ott" w:date="2022-05-16T11:47:00Z">
              <w:r>
                <w:rPr>
                  <w:noProof/>
                </w:rPr>
                <w:drawing>
                  <wp:anchor distT="0" distB="0" distL="114300" distR="114300" simplePos="0" relativeHeight="251916288" behindDoc="0" locked="0" layoutInCell="1" allowOverlap="1" wp14:anchorId="79B7E79F" wp14:editId="1F3DC064">
                    <wp:simplePos x="0" y="0"/>
                    <wp:positionH relativeFrom="column">
                      <wp:posOffset>22225</wp:posOffset>
                    </wp:positionH>
                    <wp:positionV relativeFrom="paragraph">
                      <wp:posOffset>116205</wp:posOffset>
                    </wp:positionV>
                    <wp:extent cx="323215" cy="323215"/>
                    <wp:effectExtent l="0" t="0" r="0" b="0"/>
                    <wp:wrapNone/>
                    <wp:docPr id="3100"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37" w:author="Russell Ott" w:date="2022-05-16T11:47:00Z">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1F0A7919" w:rsidR="009F6BA2" w:rsidRPr="00C64922" w:rsidRDefault="00634398" w:rsidP="00E42FA6">
            <w:pPr>
              <w:pStyle w:val="BodyText"/>
              <w:rPr>
                <w:noProof/>
              </w:rPr>
            </w:pPr>
            <w:del w:id="9638" w:author="Russell Ott" w:date="2022-05-16T11:47:00Z">
              <w:r>
                <w:rPr>
                  <w:noProof/>
                </w:rPr>
                <w:drawing>
                  <wp:anchor distT="0" distB="0" distL="114300" distR="114300" simplePos="0" relativeHeight="251918336" behindDoc="0" locked="0" layoutInCell="1" allowOverlap="1" wp14:anchorId="6FD47378" wp14:editId="445EB60F">
                    <wp:simplePos x="0" y="0"/>
                    <wp:positionH relativeFrom="column">
                      <wp:posOffset>7620</wp:posOffset>
                    </wp:positionH>
                    <wp:positionV relativeFrom="paragraph">
                      <wp:posOffset>19685</wp:posOffset>
                    </wp:positionV>
                    <wp:extent cx="323215" cy="323215"/>
                    <wp:effectExtent l="0" t="0" r="0" b="0"/>
                    <wp:wrapNone/>
                    <wp:docPr id="3101"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39" w:author="Russell Ott" w:date="2022-05-16T11:47:00Z">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b/>
          <w:color w:val="000000"/>
          <w:sz w:val="22"/>
          <w:rPrChange w:id="9640" w:author="Russell Ott" w:date="2022-05-16T11:47:00Z">
            <w:rPr>
              <w:b/>
              <w:color w:val="000000"/>
              <w:sz w:val="22"/>
            </w:rPr>
          </w:rPrChange>
        </w:rPr>
      </w:pPr>
    </w:p>
    <w:p w14:paraId="3B527A58" w14:textId="007B33D9" w:rsidR="00D64DC5" w:rsidRPr="00C64922" w:rsidRDefault="00D64DC5" w:rsidP="00F10C7C">
      <w:pPr>
        <w:pStyle w:val="Heading3"/>
      </w:pPr>
      <w:del w:id="9641" w:author="Russell Ott" w:date="2022-05-16T11:47:00Z">
        <w:r w:rsidRPr="00C64922">
          <w:delText xml:space="preserve"> </w:delText>
        </w:r>
      </w:del>
      <w:bookmarkStart w:id="9642" w:name="_Toc11391293"/>
      <w:bookmarkStart w:id="9643" w:name="_Toc103262694"/>
      <w:bookmarkStart w:id="9644" w:name="_Toc22823439"/>
      <w:r w:rsidRPr="00C64922">
        <w:t>Understanding the ActStatus Model</w:t>
      </w:r>
      <w:r w:rsidR="005A2BA6" w:rsidRPr="00C64922">
        <w:t xml:space="preserve"> in C-CDA</w:t>
      </w:r>
      <w:bookmarkEnd w:id="9642"/>
      <w:bookmarkEnd w:id="9643"/>
      <w:bookmarkEnd w:id="9644"/>
    </w:p>
    <w:p w14:paraId="662C5BBB" w14:textId="77777777" w:rsidR="003C6188" w:rsidRPr="00D14360" w:rsidRDefault="005A2BA6" w:rsidP="005A2BA6">
      <w:pPr>
        <w:rPr>
          <w:rFonts w:ascii="Times New Roman" w:eastAsia="Times New Roman" w:hAnsi="Times New Roman"/>
          <w:sz w:val="24"/>
          <w:szCs w:val="24"/>
          <w:rPrChange w:id="9645" w:author="Russell Ott" w:date="2022-05-16T11:47:00Z">
            <w:rPr>
              <w:rFonts w:ascii="Calibri" w:hAnsi="Calibri"/>
            </w:rPr>
          </w:rPrChange>
        </w:rPr>
      </w:pPr>
      <w:r w:rsidRPr="00D14360">
        <w:rPr>
          <w:rPrChange w:id="9646" w:author="Russell Ott" w:date="2022-05-16T11:47:00Z">
            <w:rPr>
              <w:rFonts w:ascii="Calibri" w:hAnsi="Calibri"/>
            </w:rPr>
          </w:rPrChange>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PrChange w:id="9647" w:author="Russell Ott" w:date="2022-05-16T11:47:00Z">
            <w:rPr>
              <w:rFonts w:ascii="Calibri" w:hAnsi="Calibri"/>
            </w:rPr>
          </w:rPrChange>
        </w:rPr>
        <w:t>.</w:t>
      </w:r>
      <w:r w:rsidRPr="00D14360">
        <w:rPr>
          <w:rStyle w:val="FootnoteReference"/>
          <w:rPrChange w:id="9648" w:author="Russell Ott" w:date="2022-05-16T11:47:00Z">
            <w:rPr>
              <w:rStyle w:val="FootnoteReference"/>
              <w:rFonts w:ascii="Calibri" w:hAnsi="Calibri"/>
            </w:rPr>
          </w:rPrChange>
        </w:rPr>
        <w:footnoteReference w:id="129"/>
      </w:r>
      <w:r w:rsidRPr="00D14360">
        <w:rPr>
          <w:rPrChange w:id="9649" w:author="Russell Ott" w:date="2022-05-16T11:47:00Z">
            <w:rPr>
              <w:rFonts w:ascii="Calibri" w:hAnsi="Calibri"/>
            </w:rPr>
          </w:rPrChange>
        </w:rPr>
        <w:t xml:space="preserve"> The chapter expl</w:t>
      </w:r>
      <w:r w:rsidRPr="00D14360">
        <w:rPr>
          <w:rPrChange w:id="9650" w:author="Russell Ott" w:date="2022-05-16T11:47:00Z">
            <w:rPr>
              <w:rFonts w:ascii="Calibri" w:hAnsi="Calibri"/>
            </w:rPr>
          </w:rPrChange>
        </w:rPr>
        <w:t>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PrChange w:id="9651" w:author="Russell Ott" w:date="2022-05-16T11:47:00Z">
            <w:rPr>
              <w:rFonts w:ascii="Calibri" w:hAnsi="Calibri"/>
            </w:rPr>
          </w:rPrChange>
        </w:rPr>
        <w:t xml:space="preserve"> Examples include the</w:t>
      </w:r>
      <w:r w:rsidRPr="00D14360">
        <w:rPr>
          <w:rPrChange w:id="9652" w:author="Russell Ott" w:date="2022-05-16T11:47:00Z">
            <w:rPr>
              <w:rFonts w:ascii="Calibri" w:hAnsi="Calibri"/>
            </w:rPr>
          </w:rPrChange>
        </w:rPr>
        <w:t xml:space="preserve"> </w:t>
      </w:r>
      <w:r w:rsidR="003C6188" w:rsidRPr="00D14360">
        <w:rPr>
          <w:rPrChange w:id="9653" w:author="Russell Ott" w:date="2022-05-16T11:47:00Z">
            <w:rPr>
              <w:rFonts w:ascii="Calibri" w:hAnsi="Calibri"/>
            </w:rPr>
          </w:rPrChange>
        </w:rPr>
        <w:t>P</w:t>
      </w:r>
      <w:r w:rsidRPr="00D14360">
        <w:rPr>
          <w:rPrChange w:id="9654" w:author="Russell Ott" w:date="2022-05-16T11:47:00Z">
            <w:rPr>
              <w:rFonts w:ascii="Calibri" w:hAnsi="Calibri"/>
            </w:rPr>
          </w:rPrChange>
        </w:rPr>
        <w:t xml:space="preserve">roblem </w:t>
      </w:r>
      <w:r w:rsidR="003C6188" w:rsidRPr="00D14360">
        <w:rPr>
          <w:rPrChange w:id="9655" w:author="Russell Ott" w:date="2022-05-16T11:47:00Z">
            <w:rPr>
              <w:rFonts w:ascii="Calibri" w:hAnsi="Calibri"/>
            </w:rPr>
          </w:rPrChange>
        </w:rPr>
        <w:t>C</w:t>
      </w:r>
      <w:r w:rsidRPr="00D14360">
        <w:rPr>
          <w:rPrChange w:id="9656" w:author="Russell Ott" w:date="2022-05-16T11:47:00Z">
            <w:rPr>
              <w:rFonts w:ascii="Calibri" w:hAnsi="Calibri"/>
            </w:rPr>
          </w:rPrChange>
        </w:rPr>
        <w:t>oncern</w:t>
      </w:r>
      <w:r w:rsidR="003C6188" w:rsidRPr="00D14360">
        <w:rPr>
          <w:rPrChange w:id="9657" w:author="Russell Ott" w:date="2022-05-16T11:47:00Z">
            <w:rPr>
              <w:rFonts w:ascii="Calibri" w:hAnsi="Calibri"/>
            </w:rPr>
          </w:rPrChange>
        </w:rPr>
        <w:t xml:space="preserve"> Entry and the M</w:t>
      </w:r>
      <w:r w:rsidRPr="00D14360">
        <w:rPr>
          <w:rPrChange w:id="9658" w:author="Russell Ott" w:date="2022-05-16T11:47:00Z">
            <w:rPr>
              <w:rFonts w:ascii="Calibri" w:hAnsi="Calibri"/>
            </w:rPr>
          </w:rPrChange>
        </w:rPr>
        <w:t xml:space="preserve">edication </w:t>
      </w:r>
      <w:r w:rsidR="003C6188" w:rsidRPr="00D14360">
        <w:rPr>
          <w:rPrChange w:id="9659" w:author="Russell Ott" w:date="2022-05-16T11:47:00Z">
            <w:rPr>
              <w:rFonts w:ascii="Calibri" w:hAnsi="Calibri"/>
            </w:rPr>
          </w:rPrChange>
        </w:rPr>
        <w:t>Activity.  Templates of this sort include a value set binding on the Act.statusCode element where the value set includes concepts from the HL7ActStatus</w:t>
      </w:r>
      <w:r w:rsidRPr="00D14360">
        <w:rPr>
          <w:rPrChange w:id="9660" w:author="Russell Ott" w:date="2022-05-16T11:47:00Z">
            <w:rPr>
              <w:rFonts w:ascii="Calibri" w:hAnsi="Calibri"/>
            </w:rPr>
          </w:rPrChange>
        </w:rPr>
        <w:t xml:space="preserve"> </w:t>
      </w:r>
      <w:r w:rsidR="003C6188" w:rsidRPr="00D14360">
        <w:rPr>
          <w:rPrChange w:id="9661" w:author="Russell Ott" w:date="2022-05-16T11:47:00Z">
            <w:rPr>
              <w:rFonts w:ascii="Calibri" w:hAnsi="Calibri"/>
            </w:rPr>
          </w:rPrChange>
        </w:rPr>
        <w:t>code system.  The HL7ActStatus code system includes a set of concepts defined in the RIM state model.  The value set used with the Act.statusCode vary depending on the needs of the particular clinical statement but are static for each clinical statemen</w:t>
      </w:r>
      <w:r w:rsidR="003C6188" w:rsidRPr="00D14360">
        <w:rPr>
          <w:rPrChange w:id="9662" w:author="Russell Ott" w:date="2022-05-16T11:47:00Z">
            <w:rPr>
              <w:rFonts w:ascii="Calibri" w:hAnsi="Calibri"/>
            </w:rPr>
          </w:rPrChange>
        </w:rPr>
        <w:t>t pattern definition (i.e. each entry template definition).</w:t>
      </w:r>
    </w:p>
    <w:p w14:paraId="4EC80600" w14:textId="77777777" w:rsidR="003C6188" w:rsidRPr="00D14360" w:rsidRDefault="003C6188" w:rsidP="005A2BA6">
      <w:pPr>
        <w:rPr>
          <w:rPrChange w:id="9663" w:author="Russell Ott" w:date="2022-05-16T11:47:00Z">
            <w:rPr>
              <w:rFonts w:ascii="Calibri" w:hAnsi="Calibri"/>
            </w:rPr>
          </w:rPrChange>
        </w:rPr>
      </w:pPr>
    </w:p>
    <w:p w14:paraId="6A9B0B82" w14:textId="77777777" w:rsidR="003C6188" w:rsidRPr="00D14360" w:rsidRDefault="003C6188" w:rsidP="005A2BA6">
      <w:pPr>
        <w:rPr>
          <w:rFonts w:ascii="Times New Roman" w:eastAsia="Times New Roman" w:hAnsi="Times New Roman"/>
          <w:sz w:val="24"/>
          <w:szCs w:val="24"/>
          <w:rPrChange w:id="9664" w:author="Russell Ott" w:date="2022-05-16T11:47:00Z">
            <w:rPr>
              <w:rFonts w:ascii="Calibri" w:hAnsi="Calibri"/>
            </w:rPr>
          </w:rPrChange>
        </w:rPr>
      </w:pPr>
      <w:r w:rsidRPr="00D14360">
        <w:rPr>
          <w:rPrChange w:id="9665" w:author="Russell Ott" w:date="2022-05-16T11:47:00Z">
            <w:rPr>
              <w:rFonts w:ascii="Calibri" w:hAnsi="Calibri"/>
            </w:rPr>
          </w:rPrChange>
        </w:rPr>
        <w:t>Determination of the Act.statusCode depends on the interplay between</w:t>
      </w:r>
      <w:r w:rsidR="0070534C" w:rsidRPr="00D14360">
        <w:rPr>
          <w:rPrChange w:id="9666" w:author="Russell Ott" w:date="2022-05-16T11:47:00Z">
            <w:rPr>
              <w:rFonts w:ascii="Calibri" w:hAnsi="Calibri"/>
            </w:rPr>
          </w:rPrChange>
        </w:rPr>
        <w:t xml:space="preserve"> an act’s various components including effectiveTime and other clinical status observations that may be pertinent for determini</w:t>
      </w:r>
      <w:r w:rsidR="0070534C" w:rsidRPr="00D14360">
        <w:rPr>
          <w:rPrChange w:id="9667" w:author="Russell Ott" w:date="2022-05-16T11:47:00Z">
            <w:rPr>
              <w:rFonts w:ascii="Calibri" w:hAnsi="Calibri"/>
            </w:rPr>
          </w:rPrChange>
        </w:rPr>
        <w:t>ng the status of the act within the available Act.statusCode state model.</w:t>
      </w:r>
    </w:p>
    <w:p w14:paraId="59156E70" w14:textId="77777777" w:rsidR="0070534C" w:rsidRPr="00D14360" w:rsidRDefault="0070534C" w:rsidP="005A2BA6">
      <w:pPr>
        <w:rPr>
          <w:rPrChange w:id="9668" w:author="Russell Ott" w:date="2022-05-16T11:47:00Z">
            <w:rPr>
              <w:rFonts w:ascii="Calibri" w:hAnsi="Calibri"/>
            </w:rPr>
          </w:rPrChange>
        </w:rPr>
      </w:pPr>
    </w:p>
    <w:p w14:paraId="263AB454" w14:textId="77777777" w:rsidR="005A2BA6" w:rsidRPr="00D14360" w:rsidRDefault="0070534C" w:rsidP="005A2BA6">
      <w:pPr>
        <w:rPr>
          <w:rFonts w:ascii="Times New Roman" w:eastAsia="Times New Roman" w:hAnsi="Times New Roman"/>
          <w:sz w:val="24"/>
          <w:szCs w:val="24"/>
          <w:rPrChange w:id="9669" w:author="Russell Ott" w:date="2022-05-16T11:47:00Z">
            <w:rPr>
              <w:rFonts w:ascii="Calibri" w:hAnsi="Calibri"/>
            </w:rPr>
          </w:rPrChange>
        </w:rPr>
      </w:pPr>
      <w:r w:rsidRPr="00D14360">
        <w:rPr>
          <w:rPrChange w:id="9670" w:author="Russell Ott" w:date="2022-05-16T11:47:00Z">
            <w:rPr>
              <w:rFonts w:ascii="Calibri" w:hAnsi="Calibri"/>
            </w:rPr>
          </w:rPrChange>
        </w:rPr>
        <w:t>The guidance in Chapter 3.3 of Volume 1 of the HL7 C-CDA R2.1 specification is thorough and helpful. However, when an EMR system does not support state models that align with the cl</w:t>
      </w:r>
      <w:r w:rsidRPr="00D14360">
        <w:rPr>
          <w:rPrChange w:id="9671" w:author="Russell Ott" w:date="2022-05-16T11:47:00Z">
            <w:rPr>
              <w:rFonts w:ascii="Calibri" w:hAnsi="Calibri"/>
            </w:rPr>
          </w:rPrChange>
        </w:rPr>
        <w:t xml:space="preserve">inical statement models defined in C-CDA, this guidance to be challenging for implementers. For additional information about how to address challenges associated with a C-CDA Act.statusCode state model, consult the </w:t>
      </w:r>
      <w:r w:rsidR="002964F7" w:rsidRPr="00D14360">
        <w:rPr>
          <w:rPrChange w:id="9672" w:author="Russell Ott" w:date="2022-05-16T11:47:00Z">
            <w:rPr>
              <w:rFonts w:ascii="Calibri" w:hAnsi="Calibri"/>
            </w:rPr>
          </w:rPrChange>
        </w:rPr>
        <w:t>ActStatus</w:t>
      </w:r>
      <w:r w:rsidRPr="00D14360">
        <w:rPr>
          <w:rPrChange w:id="9673" w:author="Russell Ott" w:date="2022-05-16T11:47:00Z">
            <w:rPr>
              <w:rFonts w:ascii="Calibri" w:hAnsi="Calibri"/>
            </w:rPr>
          </w:rPrChange>
        </w:rPr>
        <w:t xml:space="preserve"> row of the guidance table for each entry templates listed below.</w:t>
      </w:r>
    </w:p>
    <w:p w14:paraId="3524B4BC" w14:textId="1180A982" w:rsidR="00D64DC5" w:rsidRPr="00C64922" w:rsidRDefault="00D64DC5" w:rsidP="00F10C7C">
      <w:pPr>
        <w:pStyle w:val="Heading3"/>
      </w:pPr>
      <w:del w:id="9674" w:author="Russell Ott" w:date="2022-05-16T11:47:00Z">
        <w:r w:rsidRPr="00C64922">
          <w:delText xml:space="preserve"> </w:delText>
        </w:r>
      </w:del>
      <w:bookmarkStart w:id="9675" w:name="_Toc11391294"/>
      <w:bookmarkStart w:id="9676" w:name="_Toc103262695"/>
      <w:bookmarkStart w:id="9677" w:name="_Toc22823440"/>
      <w:r w:rsidRPr="00C64922">
        <w:t>How Negation Works in C-CDA Templates</w:t>
      </w:r>
      <w:bookmarkEnd w:id="9675"/>
      <w:bookmarkEnd w:id="9676"/>
      <w:bookmarkEnd w:id="9677"/>
    </w:p>
    <w:p w14:paraId="5C366F4E" w14:textId="7B27FDC6" w:rsidR="00C51AF9" w:rsidRPr="00D14360" w:rsidRDefault="00C51AF9" w:rsidP="00C51AF9">
      <w:pPr>
        <w:rPr>
          <w:rFonts w:ascii="Times New Roman" w:eastAsia="Times New Roman" w:hAnsi="Times New Roman"/>
          <w:sz w:val="24"/>
          <w:szCs w:val="24"/>
          <w:rPrChange w:id="9678" w:author="Russell Ott" w:date="2022-05-16T11:47:00Z">
            <w:rPr>
              <w:rFonts w:ascii="Calibri" w:hAnsi="Calibri"/>
            </w:rPr>
          </w:rPrChange>
        </w:rPr>
      </w:pPr>
      <w:r w:rsidRPr="00D14360">
        <w:rPr>
          <w:rPrChange w:id="9679" w:author="Russell Ott" w:date="2022-05-16T11:47:00Z">
            <w:rPr>
              <w:rFonts w:ascii="Calibri" w:hAnsi="Calibri"/>
            </w:rPr>
          </w:rPrChange>
        </w:rPr>
        <w:t xml:space="preserve">C-CDA entry templates include a negationInd attribute on all Act classes (act, procedure, encounter, substanceAdministration, supply, and observation). Act.negationInd, when set to </w:t>
      </w:r>
      <w:r w:rsidR="005C79A1">
        <w:rPr>
          <w:rPrChange w:id="9680" w:author="Russell Ott" w:date="2022-05-16T11:47:00Z">
            <w:rPr>
              <w:rFonts w:ascii="Calibri" w:hAnsi="Calibri"/>
            </w:rPr>
          </w:rPrChange>
        </w:rPr>
        <w:t>“</w:t>
      </w:r>
      <w:r w:rsidRPr="00D14360">
        <w:rPr>
          <w:rPrChange w:id="9681" w:author="Russell Ott" w:date="2022-05-16T11:47:00Z">
            <w:rPr>
              <w:rFonts w:ascii="Calibri" w:hAnsi="Calibri"/>
            </w:rPr>
          </w:rPrChange>
        </w:rPr>
        <w:t>true</w:t>
      </w:r>
      <w:r w:rsidR="005C79A1">
        <w:rPr>
          <w:rPrChange w:id="9682" w:author="Russell Ott" w:date="2022-05-16T11:47:00Z">
            <w:rPr>
              <w:rFonts w:ascii="Calibri" w:hAnsi="Calibri"/>
            </w:rPr>
          </w:rPrChange>
        </w:rPr>
        <w:t>”</w:t>
      </w:r>
      <w:r w:rsidRPr="00D14360">
        <w:rPr>
          <w:rPrChange w:id="9683" w:author="Russell Ott" w:date="2022-05-16T11:47:00Z">
            <w:rPr>
              <w:rFonts w:ascii="Calibri" w:hAnsi="Calibri"/>
            </w:rPr>
          </w:rPrChange>
        </w:rPr>
        <w:t>, is a positive assertion that the Act as a whole is negated. Some pr</w:t>
      </w:r>
      <w:r w:rsidRPr="00D14360">
        <w:rPr>
          <w:rPrChange w:id="9684" w:author="Russell Ott" w:date="2022-05-16T11:47:00Z">
            <w:rPr>
              <w:rFonts w:ascii="Calibri" w:hAnsi="Calibri"/>
            </w:rPr>
          </w:rPrChange>
        </w:rPr>
        <w:t xml:space="preserve">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PrChange w:id="9685" w:author="Russell Ott" w:date="2022-05-16T11:47:00Z">
            <w:rPr>
              <w:rFonts w:ascii="Calibri" w:hAnsi="Calibri"/>
            </w:rPr>
          </w:rPrChange>
        </w:rPr>
        <w:t>“</w:t>
      </w:r>
      <w:r w:rsidRPr="00D14360">
        <w:rPr>
          <w:rPrChange w:id="9686" w:author="Russell Ott" w:date="2022-05-16T11:47:00Z">
            <w:rPr>
              <w:rFonts w:ascii="Calibri" w:hAnsi="Calibri"/>
            </w:rPr>
          </w:rPrChange>
        </w:rPr>
        <w:t>finding of wheezing on July 1</w:t>
      </w:r>
      <w:r w:rsidR="005C79A1">
        <w:rPr>
          <w:rPrChange w:id="9687" w:author="Russell Ott" w:date="2022-05-16T11:47:00Z">
            <w:rPr>
              <w:rFonts w:ascii="Calibri" w:hAnsi="Calibri"/>
            </w:rPr>
          </w:rPrChange>
        </w:rPr>
        <w:t>”</w:t>
      </w:r>
      <w:r w:rsidRPr="00D14360">
        <w:rPr>
          <w:rPrChange w:id="9688" w:author="Russell Ott" w:date="2022-05-16T11:47:00Z">
            <w:rPr>
              <w:rFonts w:ascii="Calibri" w:hAnsi="Calibri"/>
            </w:rPr>
          </w:rPrChange>
        </w:rPr>
        <w:t xml:space="preserve"> means that the author positively denies that there was wheezing on July 1, and that he takes the same responsibility for such statement and the same requirement to have ev</w:t>
      </w:r>
      <w:r w:rsidRPr="00D14360">
        <w:rPr>
          <w:rPrChange w:id="9689" w:author="Russell Ott" w:date="2022-05-16T11:47:00Z">
            <w:rPr>
              <w:rFonts w:ascii="Calibri" w:hAnsi="Calibri"/>
            </w:rPr>
          </w:rPrChange>
        </w:rPr>
        <w:t>idence for such statement than if he had not used negation.</w:t>
      </w:r>
      <w:r w:rsidRPr="00D14360">
        <w:rPr>
          <w:rStyle w:val="FootnoteReference"/>
          <w:rPrChange w:id="9690" w:author="Russell Ott" w:date="2022-05-16T11:47:00Z">
            <w:rPr>
              <w:rStyle w:val="FootnoteReference"/>
              <w:rFonts w:ascii="Calibri" w:hAnsi="Calibri"/>
            </w:rPr>
          </w:rPrChange>
        </w:rPr>
        <w:footnoteReference w:id="130"/>
      </w:r>
    </w:p>
    <w:p w14:paraId="2F58E977" w14:textId="77777777" w:rsidR="00C51AF9" w:rsidRPr="00D14360" w:rsidRDefault="00C51AF9" w:rsidP="00C51AF9">
      <w:pPr>
        <w:rPr>
          <w:rPrChange w:id="9691" w:author="Russell Ott" w:date="2022-05-16T11:47:00Z">
            <w:rPr>
              <w:rFonts w:ascii="Calibri" w:hAnsi="Calibri"/>
            </w:rPr>
          </w:rPrChange>
        </w:rPr>
      </w:pPr>
    </w:p>
    <w:p w14:paraId="010143D0" w14:textId="77777777" w:rsidR="00C51AF9" w:rsidRPr="00D14360" w:rsidRDefault="00C51AF9" w:rsidP="00C51AF9">
      <w:pPr>
        <w:rPr>
          <w:rFonts w:ascii="Times New Roman" w:eastAsia="Times New Roman" w:hAnsi="Times New Roman"/>
          <w:sz w:val="24"/>
          <w:szCs w:val="24"/>
          <w:rPrChange w:id="9692" w:author="Russell Ott" w:date="2022-05-16T11:47:00Z">
            <w:rPr>
              <w:rFonts w:ascii="Calibri" w:hAnsi="Calibri"/>
            </w:rPr>
          </w:rPrChange>
        </w:rPr>
      </w:pPr>
      <w:r w:rsidRPr="00D14360">
        <w:rPr>
          <w:rPrChange w:id="9693" w:author="Russell Ott" w:date="2022-05-16T11:47:00Z">
            <w:rPr>
              <w:rFonts w:ascii="Calibri" w:hAnsi="Calibri"/>
            </w:rPr>
          </w:rPrChange>
        </w:rPr>
        <w:t>In the case of an observation, the entry template may provide additional guidance, or this Companion Guide may provide additional guidance, to clarify if the observation.negationInd attribute a</w:t>
      </w:r>
      <w:r w:rsidRPr="00D14360">
        <w:rPr>
          <w:rPrChange w:id="9694" w:author="Russell Ott" w:date="2022-05-16T11:47:00Z">
            <w:rPr>
              <w:rFonts w:ascii="Calibri" w:hAnsi="Calibri"/>
            </w:rPr>
          </w:rPrChange>
        </w:rPr>
        <w:t>pplied to the act as a whole, or just to the observation.value element.  In later versions of the RIM, multiple more specific negation</w:t>
      </w:r>
      <w:r w:rsidR="00C07585" w:rsidRPr="00D14360">
        <w:rPr>
          <w:rPrChange w:id="9695" w:author="Russell Ott" w:date="2022-05-16T11:47:00Z">
            <w:rPr>
              <w:rFonts w:ascii="Calibri" w:hAnsi="Calibri"/>
            </w:rPr>
          </w:rPrChange>
        </w:rPr>
        <w:t>Ind</w:t>
      </w:r>
      <w:r w:rsidRPr="00D14360">
        <w:rPr>
          <w:rPrChange w:id="9696" w:author="Russell Ott" w:date="2022-05-16T11:47:00Z">
            <w:rPr>
              <w:rFonts w:ascii="Calibri" w:hAnsi="Calibri"/>
            </w:rPr>
          </w:rPrChange>
        </w:rPr>
        <w:t xml:space="preserve"> attributes were implemented to </w:t>
      </w:r>
      <w:r w:rsidR="00C07585" w:rsidRPr="00D14360">
        <w:rPr>
          <w:rPrChange w:id="9697" w:author="Russell Ott" w:date="2022-05-16T11:47:00Z">
            <w:rPr>
              <w:rFonts w:ascii="Calibri" w:hAnsi="Calibri"/>
            </w:rPr>
          </w:rPrChange>
        </w:rPr>
        <w:t>communicate</w:t>
      </w:r>
      <w:r w:rsidRPr="00D14360">
        <w:rPr>
          <w:rPrChange w:id="9698" w:author="Russell Ott" w:date="2022-05-16T11:47:00Z">
            <w:rPr>
              <w:rFonts w:ascii="Calibri" w:hAnsi="Calibri"/>
            </w:rPr>
          </w:rPrChange>
        </w:rPr>
        <w:t xml:space="preserve"> this </w:t>
      </w:r>
      <w:r w:rsidR="00C07585" w:rsidRPr="00D14360">
        <w:rPr>
          <w:rPrChange w:id="9699" w:author="Russell Ott" w:date="2022-05-16T11:47:00Z">
            <w:rPr>
              <w:rFonts w:ascii="Calibri" w:hAnsi="Calibri"/>
            </w:rPr>
          </w:rPrChange>
        </w:rPr>
        <w:t xml:space="preserve">design </w:t>
      </w:r>
      <w:r w:rsidRPr="00D14360">
        <w:rPr>
          <w:rPrChange w:id="9700" w:author="Russell Ott" w:date="2022-05-16T11:47:00Z">
            <w:rPr>
              <w:rFonts w:ascii="Calibri" w:hAnsi="Calibri"/>
            </w:rPr>
          </w:rPrChange>
        </w:rPr>
        <w:t xml:space="preserve">intention </w:t>
      </w:r>
      <w:r w:rsidR="00C07585" w:rsidRPr="00D14360">
        <w:rPr>
          <w:rPrChange w:id="9701" w:author="Russell Ott" w:date="2022-05-16T11:47:00Z">
            <w:rPr>
              <w:rFonts w:ascii="Calibri" w:hAnsi="Calibri"/>
            </w:rPr>
          </w:rPrChange>
        </w:rPr>
        <w:t>more clearly.  In CDA, the template definitions or companion guidance needs to describe the intention explicitly.</w:t>
      </w:r>
    </w:p>
    <w:p w14:paraId="28934447" w14:textId="77777777" w:rsidR="009F6BA2" w:rsidRPr="00D14360" w:rsidRDefault="009F6BA2" w:rsidP="00C51AF9">
      <w:pPr>
        <w:rPr>
          <w:rPrChange w:id="9702" w:author="Russell Ott" w:date="2022-05-16T11:47: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3A3D50">
        <w:trPr>
          <w:trHeight w:val="576"/>
        </w:trPr>
        <w:tc>
          <w:tcPr>
            <w:tcW w:w="683" w:type="dxa"/>
            <w:tcBorders>
              <w:right w:val="nil"/>
            </w:tcBorders>
            <w:shd w:val="clear" w:color="auto" w:fill="C6D9F1"/>
          </w:tcPr>
          <w:p w14:paraId="34AF16BC" w14:textId="0FF39102" w:rsidR="009F6BA2" w:rsidRPr="00C64922" w:rsidRDefault="00634398" w:rsidP="00E42FA6">
            <w:pPr>
              <w:pStyle w:val="BodyText"/>
              <w:rPr>
                <w:noProof/>
              </w:rPr>
            </w:pPr>
            <w:del w:id="9703" w:author="Russell Ott" w:date="2022-05-16T11:47:00Z">
              <w:r>
                <w:rPr>
                  <w:noProof/>
                </w:rPr>
                <w:drawing>
                  <wp:anchor distT="0" distB="0" distL="114300" distR="114300" simplePos="0" relativeHeight="251920384" behindDoc="0" locked="0" layoutInCell="1" allowOverlap="1" wp14:anchorId="0E0EC239" wp14:editId="673DC149">
                    <wp:simplePos x="0" y="0"/>
                    <wp:positionH relativeFrom="column">
                      <wp:posOffset>-64770</wp:posOffset>
                    </wp:positionH>
                    <wp:positionV relativeFrom="paragraph">
                      <wp:posOffset>0</wp:posOffset>
                    </wp:positionV>
                    <wp:extent cx="323215" cy="323215"/>
                    <wp:effectExtent l="0" t="0" r="0" b="0"/>
                    <wp:wrapNone/>
                    <wp:docPr id="3102"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04" w:author="Russell Ott" w:date="2022-05-16T11:47:00Z">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472CF508" w:rsidR="009F6BA2" w:rsidRPr="00C64922" w:rsidRDefault="00634398" w:rsidP="00E42FA6">
            <w:pPr>
              <w:pStyle w:val="BodyText"/>
              <w:rPr>
                <w:noProof/>
              </w:rPr>
            </w:pPr>
            <w:del w:id="9705" w:author="Russell Ott" w:date="2022-05-16T11:47:00Z">
              <w:r>
                <w:rPr>
                  <w:noProof/>
                </w:rPr>
                <w:drawing>
                  <wp:anchor distT="0" distB="0" distL="114300" distR="114300" simplePos="0" relativeHeight="251922432" behindDoc="0" locked="0" layoutInCell="1" allowOverlap="1" wp14:anchorId="22C11E75" wp14:editId="65BA2D38">
                    <wp:simplePos x="0" y="0"/>
                    <wp:positionH relativeFrom="column">
                      <wp:posOffset>-48260</wp:posOffset>
                    </wp:positionH>
                    <wp:positionV relativeFrom="paragraph">
                      <wp:posOffset>12700</wp:posOffset>
                    </wp:positionV>
                    <wp:extent cx="323215" cy="323215"/>
                    <wp:effectExtent l="0" t="0" r="0" b="0"/>
                    <wp:wrapNone/>
                    <wp:docPr id="3103"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06" w:author="Russell Ott" w:date="2022-05-16T11:47:00Z">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PrChange w:id="9707" w:author="Russell Ott" w:date="2022-05-16T11:47:00Z">
            <w:rPr>
              <w:rFonts w:ascii="Calibri" w:hAnsi="Calibri"/>
            </w:rPr>
          </w:rPrChange>
        </w:rPr>
      </w:pPr>
    </w:p>
    <w:p w14:paraId="06458A54" w14:textId="309971CD" w:rsidR="00C07585" w:rsidRPr="00D14360" w:rsidRDefault="00504F98" w:rsidP="00C51AF9">
      <w:pPr>
        <w:rPr>
          <w:rFonts w:ascii="Times New Roman" w:eastAsia="Times New Roman" w:hAnsi="Times New Roman"/>
          <w:sz w:val="24"/>
          <w:szCs w:val="24"/>
          <w:rPrChange w:id="9708" w:author="Russell Ott" w:date="2022-05-16T11:47:00Z">
            <w:rPr>
              <w:rFonts w:ascii="Calibri" w:hAnsi="Calibri"/>
            </w:rPr>
          </w:rPrChange>
        </w:rPr>
      </w:pPr>
      <w:r w:rsidRPr="00D14360">
        <w:rPr>
          <w:b/>
          <w:rPrChange w:id="9709" w:author="Russell Ott" w:date="2022-05-16T11:47:00Z">
            <w:rPr>
              <w:rFonts w:ascii="Calibri" w:hAnsi="Calibri"/>
              <w:b/>
            </w:rPr>
          </w:rPrChange>
        </w:rPr>
        <w:t>Reference</w:t>
      </w:r>
      <w:r w:rsidRPr="00D14360">
        <w:rPr>
          <w:rPrChange w:id="9710" w:author="Russell Ott" w:date="2022-05-16T11:47:00Z">
            <w:rPr>
              <w:rFonts w:ascii="Calibri" w:hAnsi="Calibri"/>
            </w:rPr>
          </w:rPrChange>
        </w:rPr>
        <w:t>:</w:t>
      </w:r>
      <w:r w:rsidR="00294353">
        <w:rPr>
          <w:rPrChange w:id="9711" w:author="Russell Ott" w:date="2022-05-16T11:47:00Z">
            <w:rPr>
              <w:rFonts w:ascii="Calibri" w:hAnsi="Calibri"/>
            </w:rPr>
          </w:rPrChange>
        </w:rPr>
        <w:t xml:space="preserve"> </w:t>
      </w:r>
      <w:r w:rsidR="00294353" w:rsidRPr="007770C6">
        <w:rPr>
          <w:color w:val="0000FF"/>
          <w:u w:val="single"/>
          <w:rPrChange w:id="9712" w:author="Russell Ott" w:date="2022-05-16T11:47:00Z">
            <w:rPr>
              <w:rFonts w:ascii="Calibri" w:hAnsi="Calibri"/>
            </w:rPr>
          </w:rPrChange>
        </w:rPr>
        <w:fldChar w:fldCharType="begin"/>
      </w:r>
      <w:r w:rsidR="00294353" w:rsidRPr="007770C6">
        <w:rPr>
          <w:color w:val="0000FF"/>
          <w:u w:val="single"/>
          <w:rPrChange w:id="9713" w:author="Russell Ott" w:date="2022-05-16T11:47:00Z">
            <w:rPr>
              <w:rFonts w:ascii="Calibri" w:hAnsi="Calibri"/>
            </w:rPr>
          </w:rPrChange>
        </w:rPr>
        <w:instrText xml:space="preserve"> REF _Ref21896139 \r \h </w:instrText>
      </w:r>
      <w:r w:rsidR="00294353" w:rsidRPr="007770C6">
        <w:rPr>
          <w:color w:val="0000FF"/>
          <w:u w:val="single"/>
          <w:rPrChange w:id="9714" w:author="Russell Ott" w:date="2022-05-16T11:47:00Z">
            <w:rPr>
              <w:rFonts w:ascii="Calibri" w:hAnsi="Calibri"/>
            </w:rPr>
          </w:rPrChange>
        </w:rPr>
      </w:r>
      <w:r w:rsidR="00294353" w:rsidRPr="007770C6">
        <w:rPr>
          <w:color w:val="0000FF"/>
          <w:u w:val="single"/>
          <w:rPrChange w:id="9715" w:author="Russell Ott" w:date="2022-05-16T11:47:00Z">
            <w:rPr>
              <w:rFonts w:ascii="Calibri" w:hAnsi="Calibri"/>
            </w:rPr>
          </w:rPrChange>
        </w:rPr>
        <w:fldChar w:fldCharType="separate"/>
      </w:r>
      <w:r w:rsidR="00F10C7C">
        <w:rPr>
          <w:color w:val="0000FF"/>
          <w:u w:val="single"/>
          <w:rPrChange w:id="9716" w:author="Russell Ott" w:date="2022-05-16T11:47:00Z">
            <w:rPr>
              <w:rFonts w:ascii="Calibri" w:hAnsi="Calibri"/>
            </w:rPr>
          </w:rPrChange>
        </w:rPr>
        <w:t>5.1.7</w:t>
      </w:r>
      <w:r w:rsidR="00294353" w:rsidRPr="007770C6">
        <w:rPr>
          <w:color w:val="0000FF"/>
          <w:u w:val="single"/>
          <w:rPrChange w:id="9717" w:author="Russell Ott" w:date="2022-05-16T11:47:00Z">
            <w:rPr>
              <w:rFonts w:ascii="Calibri" w:hAnsi="Calibri"/>
            </w:rPr>
          </w:rPrChange>
        </w:rPr>
        <w:fldChar w:fldCharType="end"/>
      </w:r>
      <w:r w:rsidR="00294353" w:rsidRPr="007770C6">
        <w:rPr>
          <w:color w:val="0000FF"/>
          <w:u w:val="single"/>
          <w:rPrChange w:id="9718" w:author="Russell Ott" w:date="2022-05-16T11:47:00Z">
            <w:rPr>
              <w:rFonts w:ascii="Calibri" w:hAnsi="Calibri"/>
            </w:rPr>
          </w:rPrChange>
        </w:rPr>
        <w:t xml:space="preserve"> </w:t>
      </w:r>
      <w:r w:rsidR="00294353" w:rsidRPr="007770C6">
        <w:rPr>
          <w:color w:val="0000FF"/>
          <w:u w:val="single"/>
          <w:rPrChange w:id="9719" w:author="Russell Ott" w:date="2022-05-16T11:47:00Z">
            <w:rPr>
              <w:rFonts w:ascii="Calibri" w:hAnsi="Calibri"/>
            </w:rPr>
          </w:rPrChange>
        </w:rPr>
        <w:fldChar w:fldCharType="begin"/>
      </w:r>
      <w:r w:rsidR="00294353" w:rsidRPr="007770C6">
        <w:rPr>
          <w:color w:val="0000FF"/>
          <w:u w:val="single"/>
          <w:rPrChange w:id="9720" w:author="Russell Ott" w:date="2022-05-16T11:47:00Z">
            <w:rPr>
              <w:rFonts w:ascii="Calibri" w:hAnsi="Calibri"/>
            </w:rPr>
          </w:rPrChange>
        </w:rPr>
        <w:instrText xml:space="preserve"> REF _Ref21896147 \h  \* MERGEFORMAT </w:instrText>
      </w:r>
      <w:r w:rsidR="00294353" w:rsidRPr="007770C6">
        <w:rPr>
          <w:color w:val="0000FF"/>
          <w:u w:val="single"/>
          <w:rPrChange w:id="9721" w:author="Russell Ott" w:date="2022-05-16T11:47:00Z">
            <w:rPr>
              <w:rFonts w:ascii="Calibri" w:hAnsi="Calibri"/>
            </w:rPr>
          </w:rPrChange>
        </w:rPr>
      </w:r>
      <w:r w:rsidR="00294353" w:rsidRPr="007770C6">
        <w:rPr>
          <w:color w:val="0000FF"/>
          <w:u w:val="single"/>
          <w:rPrChange w:id="9722" w:author="Russell Ott" w:date="2022-05-16T11:47:00Z">
            <w:rPr>
              <w:rFonts w:ascii="Calibri" w:hAnsi="Calibri"/>
            </w:rPr>
          </w:rPrChange>
        </w:rPr>
        <w:fldChar w:fldCharType="separate"/>
      </w:r>
      <w:r w:rsidR="00F10C7C" w:rsidRPr="00F10C7C">
        <w:rPr>
          <w:color w:val="0000FF"/>
          <w:u w:val="single"/>
          <w:rPrChange w:id="9723" w:author="Russell Ott" w:date="2022-05-16T11:47:00Z">
            <w:rPr>
              <w:rFonts w:ascii="Calibri" w:hAnsi="Calibri"/>
            </w:rPr>
          </w:rPrChange>
        </w:rPr>
        <w:t>Representing “no known” Information Versus “no information”</w:t>
      </w:r>
      <w:r w:rsidR="00294353" w:rsidRPr="007770C6">
        <w:rPr>
          <w:color w:val="0000FF"/>
          <w:u w:val="single"/>
          <w:rPrChange w:id="9724" w:author="Russell Ott" w:date="2022-05-16T11:47:00Z">
            <w:rPr>
              <w:rFonts w:ascii="Calibri" w:hAnsi="Calibri"/>
            </w:rPr>
          </w:rPrChange>
        </w:rPr>
        <w:fldChar w:fldCharType="end"/>
      </w:r>
      <w:r w:rsidR="001A0138">
        <w:fldChar w:fldCharType="begin"/>
      </w:r>
      <w:r w:rsidR="001A0138">
        <w:instrText xml:space="preserve"> HYPERLINK "file:///\\\\net</w:instrText>
      </w:r>
      <w:r w:rsidR="001A0138">
        <w:instrText xml:space="preserve">storage.amgnet.net\\Users\\natashakreisle\\Desktop\\no_known" \l "_Representing_" </w:instrText>
      </w:r>
      <w:r w:rsidR="001A0138">
        <w:fldChar w:fldCharType="separate"/>
      </w:r>
      <w:r w:rsidR="004F6FF6" w:rsidRPr="004F6FF6">
        <w:rPr>
          <w:rStyle w:val="Hyperlink"/>
          <w:rPrChange w:id="9725" w:author="Russell Ott" w:date="2022-05-16T11:47:00Z">
            <w:rPr>
              <w:rStyle w:val="Hyperlink"/>
              <w:rFonts w:ascii="Calibri" w:hAnsi="Calibri"/>
            </w:rPr>
          </w:rPrChange>
        </w:rPr>
        <w:t xml:space="preserve">  </w:t>
      </w:r>
      <w:r w:rsidR="001A0138">
        <w:rPr>
          <w:rStyle w:val="Hyperlink"/>
          <w:rPrChange w:id="9726" w:author="Russell Ott" w:date="2022-05-16T11:47:00Z">
            <w:rPr>
              <w:rStyle w:val="Hyperlink"/>
              <w:rFonts w:ascii="Calibri" w:hAnsi="Calibri"/>
            </w:rPr>
          </w:rPrChange>
        </w:rPr>
        <w:fldChar w:fldCharType="end"/>
      </w:r>
    </w:p>
    <w:p w14:paraId="34D87821" w14:textId="77777777" w:rsidR="00DD51B1" w:rsidRPr="00C64922" w:rsidRDefault="00DD51B1" w:rsidP="00943AA0">
      <w:pPr>
        <w:pStyle w:val="Heading2"/>
      </w:pPr>
      <w:bookmarkStart w:id="9727" w:name="_ryhgvq8vnqo7" w:colFirst="0" w:colLast="0"/>
      <w:bookmarkStart w:id="9728" w:name="_Toc10707512"/>
      <w:bookmarkStart w:id="9729" w:name="_Toc11043638"/>
      <w:bookmarkStart w:id="9730" w:name="_Toc11045625"/>
      <w:bookmarkStart w:id="9731" w:name="_Toc11391295"/>
      <w:bookmarkStart w:id="9732" w:name="_Ref21879820"/>
      <w:bookmarkStart w:id="9733" w:name="_Toc103262696"/>
      <w:bookmarkStart w:id="9734" w:name="_Hlk10868719"/>
      <w:bookmarkStart w:id="9735" w:name="_Toc22823441"/>
      <w:bookmarkEnd w:id="9727"/>
      <w:r w:rsidRPr="00C64922">
        <w:t>Essential Entry-Level Guidance</w:t>
      </w:r>
      <w:bookmarkEnd w:id="9728"/>
      <w:bookmarkEnd w:id="9729"/>
      <w:bookmarkEnd w:id="9730"/>
      <w:bookmarkEnd w:id="9731"/>
      <w:bookmarkEnd w:id="9732"/>
      <w:bookmarkEnd w:id="9733"/>
      <w:bookmarkEnd w:id="9735"/>
    </w:p>
    <w:p w14:paraId="6F856BFE" w14:textId="77777777" w:rsidR="006357E2" w:rsidRPr="00D14360" w:rsidRDefault="00DD51B1" w:rsidP="00B505D2">
      <w:pPr>
        <w:spacing w:after="120"/>
        <w:rPr>
          <w:rFonts w:ascii="Times New Roman" w:eastAsia="Calibri" w:hAnsi="Times New Roman"/>
          <w:sz w:val="24"/>
          <w:szCs w:val="24"/>
          <w:rPrChange w:id="9736" w:author="Russell Ott" w:date="2022-05-16T11:47:00Z">
            <w:rPr>
              <w:rFonts w:ascii="Calibri" w:eastAsia="Calibri" w:hAnsi="Calibri"/>
            </w:rPr>
          </w:rPrChange>
        </w:rPr>
      </w:pPr>
      <w:r w:rsidRPr="00D14360">
        <w:rPr>
          <w:rPrChange w:id="9737" w:author="Russell Ott" w:date="2022-05-16T11:47:00Z">
            <w:rPr>
              <w:rFonts w:ascii="Calibri" w:eastAsia="Calibri" w:hAnsi="Calibri"/>
            </w:rPr>
          </w:rPrChange>
        </w:rPr>
        <w:t xml:space="preserve">The following guidance </w:t>
      </w:r>
      <w:r w:rsidR="002817F4" w:rsidRPr="00D14360">
        <w:rPr>
          <w:rPrChange w:id="9738" w:author="Russell Ott" w:date="2022-05-16T11:47:00Z">
            <w:rPr>
              <w:rFonts w:ascii="Calibri" w:eastAsia="Calibri" w:hAnsi="Calibri"/>
            </w:rPr>
          </w:rPrChange>
        </w:rPr>
        <w:t>is specific for individual entry templates. It has been gathered</w:t>
      </w:r>
      <w:r w:rsidRPr="00D14360">
        <w:rPr>
          <w:rFonts w:eastAsia="Calibri"/>
          <w:rPrChange w:id="9739" w:author="Russell Ott" w:date="2022-05-16T11:47:00Z">
            <w:rPr>
              <w:rFonts w:ascii="Calibri" w:eastAsia="Calibri" w:hAnsi="Calibri"/>
            </w:rPr>
          </w:rPrChange>
        </w:rPr>
        <w:t xml:space="preserve"> from </w:t>
      </w:r>
      <w:r w:rsidR="002817F4" w:rsidRPr="00D14360">
        <w:rPr>
          <w:rFonts w:eastAsia="Calibri"/>
          <w:rPrChange w:id="9740" w:author="Russell Ott" w:date="2022-05-16T11:47:00Z">
            <w:rPr>
              <w:rFonts w:ascii="Calibri" w:eastAsia="Calibri" w:hAnsi="Calibri"/>
            </w:rPr>
          </w:rPrChange>
        </w:rPr>
        <w:t>C-CDA implementer community through other published implementation guides, C-CDA</w:t>
      </w:r>
      <w:r w:rsidRPr="00D14360">
        <w:rPr>
          <w:rFonts w:eastAsia="Calibri"/>
          <w:rPrChange w:id="9741" w:author="Russell Ott" w:date="2022-05-16T11:47:00Z">
            <w:rPr>
              <w:rFonts w:ascii="Calibri" w:eastAsia="Calibri" w:hAnsi="Calibri"/>
            </w:rPr>
          </w:rPrChange>
        </w:rPr>
        <w:t xml:space="preserve"> Implementation-A-Thons that HL7 and ONC jointly h</w:t>
      </w:r>
      <w:r w:rsidR="002817F4" w:rsidRPr="00D14360">
        <w:rPr>
          <w:rFonts w:eastAsia="Calibri"/>
          <w:rPrChange w:id="9742" w:author="Russell Ott" w:date="2022-05-16T11:47:00Z">
            <w:rPr>
              <w:rFonts w:ascii="Calibri" w:eastAsia="Calibri" w:hAnsi="Calibri"/>
            </w:rPr>
          </w:rPrChange>
        </w:rPr>
        <w:t>old, HL7 cross-workgroup collaboration sessions to review C-CDA templates, insight from the SOA workgroup working on mappings between C-CDA and FHIR, and work produced by the HL7 C-CDA Examples Task Force</w:t>
      </w:r>
      <w:r w:rsidRPr="00D14360">
        <w:rPr>
          <w:rFonts w:eastAsia="Calibri"/>
          <w:rPrChange w:id="9743" w:author="Russell Ott" w:date="2022-05-16T11:47:00Z">
            <w:rPr>
              <w:rFonts w:ascii="Calibri" w:eastAsia="Calibri" w:hAnsi="Calibri"/>
            </w:rPr>
          </w:rPrChange>
        </w:rPr>
        <w:t>.</w:t>
      </w:r>
      <w:r w:rsidR="006357E2" w:rsidRPr="00D14360">
        <w:rPr>
          <w:rPrChange w:id="9744" w:author="Russell Ott" w:date="2022-05-16T11:47:00Z">
            <w:rPr>
              <w:rFonts w:ascii="Calibri" w:eastAsia="Calibri" w:hAnsi="Calibri"/>
            </w:rPr>
          </w:rPrChange>
        </w:rPr>
        <w:t xml:space="preserve"> </w:t>
      </w:r>
    </w:p>
    <w:p w14:paraId="6C8CDF97" w14:textId="32659875" w:rsidR="00DD51B1" w:rsidRPr="00D14360" w:rsidRDefault="006357E2" w:rsidP="00B505D2">
      <w:pPr>
        <w:spacing w:after="120"/>
        <w:rPr>
          <w:rFonts w:ascii="Times New Roman" w:eastAsia="Calibri" w:hAnsi="Times New Roman"/>
          <w:sz w:val="24"/>
          <w:szCs w:val="24"/>
          <w:rPrChange w:id="9745" w:author="Russell Ott" w:date="2022-05-16T11:47:00Z">
            <w:rPr>
              <w:rFonts w:ascii="Calibri" w:eastAsia="Calibri" w:hAnsi="Calibri"/>
            </w:rPr>
          </w:rPrChange>
        </w:rPr>
      </w:pPr>
      <w:r w:rsidRPr="00D14360">
        <w:rPr>
          <w:rPrChange w:id="9746" w:author="Russell Ott" w:date="2022-05-16T11:47:00Z">
            <w:rPr>
              <w:rFonts w:ascii="Calibri" w:eastAsia="Calibri" w:hAnsi="Calibri"/>
            </w:rPr>
          </w:rPrChange>
        </w:rPr>
        <w:t>Each entry template described below includes the description of the purpose for the template.  It also includes detailed information about any state model associated with the design, issues related to the representati</w:t>
      </w:r>
      <w:r w:rsidRPr="00D14360">
        <w:rPr>
          <w:rPrChange w:id="9747" w:author="Russell Ott" w:date="2022-05-16T11:47:00Z">
            <w:rPr>
              <w:rFonts w:ascii="Calibri" w:eastAsia="Calibri" w:hAnsi="Calibri"/>
            </w:rPr>
          </w:rPrChange>
        </w:rPr>
        <w:t xml:space="preserve">on of negated information, and special considerations to note such as </w:t>
      </w:r>
      <w:del w:id="9748" w:author="Russell Ott" w:date="2022-05-16T11:47:00Z">
        <w:r w:rsidRPr="00D14360">
          <w:rPr>
            <w:rFonts w:ascii="Calibri" w:eastAsia="Calibri" w:hAnsi="Calibri" w:cs="Calibri"/>
          </w:rPr>
          <w:delText xml:space="preserve">idioms supported or other </w:delText>
        </w:r>
      </w:del>
      <w:r w:rsidRPr="00D14360">
        <w:rPr>
          <w:rFonts w:eastAsia="Calibri"/>
          <w:rPrChange w:id="9749" w:author="Russell Ott" w:date="2022-05-16T11:47:00Z">
            <w:rPr>
              <w:rFonts w:ascii="Calibri" w:eastAsia="Calibri" w:hAnsi="Calibri"/>
            </w:rPr>
          </w:rPrChange>
        </w:rPr>
        <w:t>nuanced guidance that has emerged through experience within the C-CDA implementer community.</w:t>
      </w:r>
    </w:p>
    <w:p w14:paraId="736A887B" w14:textId="77777777" w:rsidR="00713C8D" w:rsidRPr="00D14360" w:rsidRDefault="00B63BC9" w:rsidP="00B505D2">
      <w:pPr>
        <w:spacing w:after="120"/>
        <w:rPr>
          <w:rFonts w:ascii="Times New Roman" w:eastAsia="Times New Roman" w:hAnsi="Times New Roman"/>
          <w:sz w:val="24"/>
          <w:szCs w:val="24"/>
          <w:rPrChange w:id="9750" w:author="Russell Ott" w:date="2022-05-16T11:47:00Z">
            <w:rPr>
              <w:rFonts w:ascii="Calibri" w:hAnsi="Calibri"/>
            </w:rPr>
          </w:rPrChange>
        </w:rPr>
      </w:pPr>
      <w:r w:rsidRPr="00D14360">
        <w:rPr>
          <w:rPrChange w:id="9751" w:author="Russell Ott" w:date="2022-05-16T11:47:00Z">
            <w:rPr>
              <w:rFonts w:ascii="Calibri" w:eastAsia="Calibri" w:hAnsi="Calibri"/>
            </w:rPr>
          </w:rPrChange>
        </w:rPr>
        <w:t>The</w:t>
      </w:r>
      <w:r w:rsidR="00713C8D" w:rsidRPr="00D14360">
        <w:rPr>
          <w:rPrChange w:id="9752" w:author="Russell Ott" w:date="2022-05-16T11:47:00Z">
            <w:rPr>
              <w:rFonts w:ascii="Calibri" w:eastAsia="Calibri" w:hAnsi="Calibri"/>
            </w:rPr>
          </w:rPrChange>
        </w:rPr>
        <w:t xml:space="preserve"> data classes </w:t>
      </w:r>
      <w:r w:rsidRPr="00D14360">
        <w:rPr>
          <w:rFonts w:eastAsia="Calibri"/>
          <w:rPrChange w:id="9753" w:author="Russell Ott" w:date="2022-05-16T11:47:00Z">
            <w:rPr>
              <w:rFonts w:ascii="Calibri" w:eastAsia="Calibri" w:hAnsi="Calibri"/>
            </w:rPr>
          </w:rPrChange>
        </w:rPr>
        <w:t xml:space="preserve">listed below </w:t>
      </w:r>
      <w:r w:rsidR="00713C8D" w:rsidRPr="00D14360">
        <w:rPr>
          <w:rFonts w:eastAsia="Calibri"/>
          <w:rPrChange w:id="9754" w:author="Russell Ott" w:date="2022-05-16T11:47:00Z">
            <w:rPr>
              <w:rFonts w:ascii="Calibri" w:eastAsia="Calibri" w:hAnsi="Calibri"/>
            </w:rPr>
          </w:rPrChange>
        </w:rPr>
        <w:t xml:space="preserve">include </w:t>
      </w:r>
      <w:r w:rsidR="002964F7" w:rsidRPr="00D14360">
        <w:rPr>
          <w:rFonts w:eastAsia="Calibri"/>
          <w:rPrChange w:id="9755" w:author="Russell Ott" w:date="2022-05-16T11:47:00Z">
            <w:rPr>
              <w:rFonts w:ascii="Calibri" w:eastAsia="Calibri" w:hAnsi="Calibri"/>
            </w:rPr>
          </w:rPrChange>
        </w:rPr>
        <w:t xml:space="preserve">guidance for </w:t>
      </w:r>
      <w:r w:rsidR="00713C8D" w:rsidRPr="00D14360">
        <w:rPr>
          <w:rFonts w:eastAsia="Calibri"/>
          <w:rPrChange w:id="9756" w:author="Russell Ott" w:date="2022-05-16T11:47:00Z">
            <w:rPr>
              <w:rFonts w:ascii="Calibri" w:eastAsia="Calibri" w:hAnsi="Calibri"/>
            </w:rPr>
          </w:rPrChange>
        </w:rPr>
        <w:t>relevant entry templates</w:t>
      </w:r>
      <w:r w:rsidRPr="00D14360">
        <w:rPr>
          <w:rFonts w:eastAsia="Calibri"/>
          <w:rPrChange w:id="9757" w:author="Russell Ott" w:date="2022-05-16T11:47:00Z">
            <w:rPr>
              <w:rFonts w:ascii="Calibri" w:eastAsia="Calibri" w:hAnsi="Calibri"/>
            </w:rPr>
          </w:rPrChange>
        </w:rPr>
        <w:t xml:space="preserve"> </w:t>
      </w:r>
      <w:r w:rsidR="002964F7" w:rsidRPr="00D14360">
        <w:rPr>
          <w:rPrChange w:id="9758" w:author="Russell Ott" w:date="2022-05-16T11:47:00Z">
            <w:rPr>
              <w:rFonts w:ascii="Calibri" w:eastAsia="Calibri" w:hAnsi="Calibri"/>
            </w:rPr>
          </w:rPrChange>
        </w:rPr>
        <w:t xml:space="preserve">used to </w:t>
      </w:r>
      <w:r w:rsidRPr="00D14360">
        <w:rPr>
          <w:rFonts w:eastAsia="Calibri"/>
          <w:rPrChange w:id="9759" w:author="Russell Ott" w:date="2022-05-16T11:47:00Z">
            <w:rPr>
              <w:rFonts w:ascii="Calibri" w:eastAsia="Calibri" w:hAnsi="Calibri"/>
            </w:rPr>
          </w:rPrChange>
        </w:rPr>
        <w:t>represen</w:t>
      </w:r>
      <w:r w:rsidR="002964F7" w:rsidRPr="00D14360">
        <w:rPr>
          <w:rFonts w:eastAsia="Calibri"/>
          <w:rPrChange w:id="9760" w:author="Russell Ott" w:date="2022-05-16T11:47:00Z">
            <w:rPr>
              <w:rFonts w:ascii="Calibri" w:eastAsia="Calibri" w:hAnsi="Calibri"/>
            </w:rPr>
          </w:rPrChange>
        </w:rPr>
        <w:t>t</w:t>
      </w:r>
      <w:r w:rsidRPr="00D14360">
        <w:rPr>
          <w:rPrChange w:id="9761" w:author="Russell Ott" w:date="2022-05-16T11:47:00Z">
            <w:rPr>
              <w:rFonts w:ascii="Calibri" w:eastAsia="Calibri" w:hAnsi="Calibri"/>
            </w:rPr>
          </w:rPrChange>
        </w:rPr>
        <w:t xml:space="preserve"> </w:t>
      </w:r>
      <w:r w:rsidR="002964F7" w:rsidRPr="00D14360">
        <w:rPr>
          <w:rPrChange w:id="9762" w:author="Russell Ott" w:date="2022-05-16T11:47:00Z">
            <w:rPr>
              <w:rFonts w:ascii="Calibri" w:eastAsia="Calibri" w:hAnsi="Calibri"/>
            </w:rPr>
          </w:rPrChange>
        </w:rPr>
        <w:t xml:space="preserve">types of </w:t>
      </w:r>
      <w:r w:rsidRPr="00D14360">
        <w:rPr>
          <w:rFonts w:eastAsia="Calibri"/>
          <w:rPrChange w:id="9763" w:author="Russell Ott" w:date="2022-05-16T11:47:00Z">
            <w:rPr>
              <w:rFonts w:ascii="Calibri" w:eastAsia="Calibri" w:hAnsi="Calibri"/>
            </w:rPr>
          </w:rPrChange>
        </w:rPr>
        <w:t xml:space="preserve">information </w:t>
      </w:r>
      <w:r w:rsidR="002964F7" w:rsidRPr="00D14360">
        <w:rPr>
          <w:rFonts w:eastAsia="Calibri"/>
          <w:rPrChange w:id="9764" w:author="Russell Ott" w:date="2022-05-16T11:47:00Z">
            <w:rPr>
              <w:rFonts w:ascii="Calibri" w:eastAsia="Calibri" w:hAnsi="Calibri"/>
            </w:rPr>
          </w:rPrChange>
        </w:rPr>
        <w:t>associated with that</w:t>
      </w:r>
      <w:r w:rsidRPr="00D14360">
        <w:rPr>
          <w:rFonts w:eastAsia="Calibri"/>
          <w:rPrChange w:id="9765" w:author="Russell Ott" w:date="2022-05-16T11:47:00Z">
            <w:rPr>
              <w:rFonts w:ascii="Calibri" w:eastAsia="Calibri" w:hAnsi="Calibri"/>
            </w:rPr>
          </w:rPrChange>
        </w:rPr>
        <w:t xml:space="preserve"> class</w:t>
      </w:r>
      <w:r w:rsidR="002964F7" w:rsidRPr="00D14360">
        <w:rPr>
          <w:rFonts w:eastAsia="Calibri"/>
          <w:rPrChange w:id="9766" w:author="Russell Ott" w:date="2022-05-16T11:47:00Z">
            <w:rPr>
              <w:rFonts w:ascii="Calibri" w:eastAsia="Calibri" w:hAnsi="Calibri"/>
            </w:rPr>
          </w:rPrChange>
        </w:rPr>
        <w:t xml:space="preserve"> of data</w:t>
      </w:r>
      <w:r w:rsidR="00713C8D" w:rsidRPr="00D14360">
        <w:rPr>
          <w:rFonts w:eastAsia="Calibri"/>
          <w:rPrChange w:id="9767" w:author="Russell Ott" w:date="2022-05-16T11:47:00Z">
            <w:rPr>
              <w:rFonts w:ascii="Calibri" w:eastAsia="Calibri" w:hAnsi="Calibri"/>
            </w:rPr>
          </w:rPrChange>
        </w:rPr>
        <w:t>.</w:t>
      </w:r>
    </w:p>
    <w:p w14:paraId="5902D4C9" w14:textId="77777777" w:rsidR="00DD51B1" w:rsidRDefault="00DD51B1" w:rsidP="00F10C7C">
      <w:pPr>
        <w:pStyle w:val="Heading3"/>
      </w:pPr>
      <w:bookmarkStart w:id="9768" w:name="_km8yqnicttk0" w:colFirst="0" w:colLast="0"/>
      <w:bookmarkStart w:id="9769" w:name="_1jmzxjfucl8d" w:colFirst="0" w:colLast="0"/>
      <w:bookmarkStart w:id="9770" w:name="_spi1ej1osxpi" w:colFirst="0" w:colLast="0"/>
      <w:bookmarkStart w:id="9771" w:name="_Provenance"/>
      <w:bookmarkStart w:id="9772" w:name="_Toc10707513"/>
      <w:bookmarkStart w:id="9773" w:name="_Toc11043639"/>
      <w:bookmarkStart w:id="9774" w:name="_Toc11045626"/>
      <w:bookmarkStart w:id="9775" w:name="_Toc11391296"/>
      <w:bookmarkStart w:id="9776" w:name="_Toc103262697"/>
      <w:bookmarkStart w:id="9777" w:name="_Toc22823442"/>
      <w:bookmarkEnd w:id="9768"/>
      <w:bookmarkEnd w:id="9769"/>
      <w:bookmarkEnd w:id="9770"/>
      <w:bookmarkEnd w:id="9771"/>
      <w:r w:rsidRPr="00C64922">
        <w:t>Provenance</w:t>
      </w:r>
      <w:bookmarkEnd w:id="9772"/>
      <w:bookmarkEnd w:id="9773"/>
      <w:bookmarkEnd w:id="9774"/>
      <w:bookmarkEnd w:id="9775"/>
      <w:bookmarkEnd w:id="9776"/>
      <w:bookmarkEnd w:id="9777"/>
    </w:p>
    <w:p w14:paraId="5CAA17D5" w14:textId="77777777" w:rsidR="002869E1" w:rsidRPr="00D14360" w:rsidRDefault="002869E1" w:rsidP="002A3D37">
      <w:pPr>
        <w:spacing w:after="120"/>
        <w:rPr>
          <w:rFonts w:ascii="Times New Roman" w:eastAsia="Times New Roman" w:hAnsi="Times New Roman"/>
          <w:color w:val="000000"/>
          <w:sz w:val="24"/>
          <w:szCs w:val="24"/>
          <w:shd w:val="clear" w:color="auto" w:fill="FFFFFF"/>
          <w:rPrChange w:id="9778" w:author="Russell Ott" w:date="2022-05-16T11:47:00Z">
            <w:rPr>
              <w:rFonts w:ascii="Calibri" w:hAnsi="Calibri"/>
              <w:color w:val="000000"/>
              <w:shd w:val="clear" w:color="auto" w:fill="FFFFFF"/>
            </w:rPr>
          </w:rPrChange>
        </w:rPr>
      </w:pPr>
      <w:r w:rsidRPr="00D14360">
        <w:rPr>
          <w:color w:val="000000"/>
          <w:shd w:val="clear" w:color="auto" w:fill="FFFFFF"/>
          <w:rPrChange w:id="9779" w:author="Russell Ott" w:date="2022-05-16T11:47:00Z">
            <w:rPr>
              <w:rFonts w:ascii="Calibri" w:hAnsi="Calibri"/>
              <w:color w:val="000000"/>
              <w:shd w:val="clear" w:color="auto" w:fill="FFFFFF"/>
            </w:rPr>
          </w:rPrChange>
        </w:rPr>
        <w:t>As demand increases for higher quality, more trusted clinical data in C-CDA documents, new efforts have emerged to clarify basic information requirements for representing data “provenance</w:t>
      </w:r>
      <w:r w:rsidR="00EE6CF1" w:rsidRPr="00D14360">
        <w:rPr>
          <w:color w:val="000000"/>
          <w:shd w:val="clear" w:color="auto" w:fill="FFFFFF"/>
          <w:rPrChange w:id="9780" w:author="Russell Ott" w:date="2022-05-16T11:47:00Z">
            <w:rPr>
              <w:rFonts w:ascii="Calibri" w:hAnsi="Calibri"/>
              <w:color w:val="000000"/>
              <w:shd w:val="clear" w:color="auto" w:fill="FFFFFF"/>
            </w:rPr>
          </w:rPrChange>
        </w:rPr>
        <w:t>.</w:t>
      </w:r>
      <w:r w:rsidRPr="00D14360">
        <w:rPr>
          <w:color w:val="000000"/>
          <w:shd w:val="clear" w:color="auto" w:fill="FFFFFF"/>
          <w:rPrChange w:id="9781" w:author="Russell Ott" w:date="2022-05-16T11:47:00Z">
            <w:rPr>
              <w:rFonts w:ascii="Calibri" w:hAnsi="Calibri"/>
              <w:color w:val="000000"/>
              <w:shd w:val="clear" w:color="auto" w:fill="FFFFFF"/>
            </w:rPr>
          </w:rPrChange>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9782"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3"/>
        <w:gridCol w:w="6929"/>
        <w:tblGridChange w:id="9783">
          <w:tblGrid>
            <w:gridCol w:w="2313"/>
            <w:gridCol w:w="6929"/>
          </w:tblGrid>
        </w:tblGridChange>
      </w:tblGrid>
      <w:tr w:rsidR="002A3D37" w:rsidRPr="00C64922" w14:paraId="27871F26" w14:textId="77777777" w:rsidTr="00F75DF2">
        <w:trPr>
          <w:cantSplit/>
          <w:tblHeader/>
          <w:trPrChange w:id="9784" w:author="Russell Ott" w:date="2022-05-16T11:47:00Z">
            <w:trPr>
              <w:cantSplit/>
              <w:tblHeader/>
            </w:trPr>
          </w:trPrChange>
        </w:trPr>
        <w:tc>
          <w:tcPr>
            <w:tcW w:w="2313" w:type="dxa"/>
            <w:tcBorders>
              <w:bottom w:val="nil"/>
              <w:right w:val="nil"/>
            </w:tcBorders>
            <w:shd w:val="clear" w:color="auto" w:fill="4F81BD"/>
            <w:tcPrChange w:id="9785" w:author="Russell Ott" w:date="2022-05-16T11:47:00Z">
              <w:tcPr>
                <w:tcW w:w="2335" w:type="dxa"/>
                <w:tcBorders>
                  <w:bottom w:val="nil"/>
                  <w:right w:val="nil"/>
                </w:tcBorders>
                <w:shd w:val="clear" w:color="auto" w:fill="4F81BD"/>
              </w:tcPr>
            </w:tcPrChange>
          </w:tcPr>
          <w:p w14:paraId="0461270A" w14:textId="77777777" w:rsidR="002A3D37" w:rsidRPr="00D14360" w:rsidRDefault="002A3D37" w:rsidP="002B406D">
            <w:pPr>
              <w:rPr>
                <w:b/>
                <w:color w:val="FFFFFF"/>
                <w:rPrChange w:id="9786" w:author="Russell Ott" w:date="2022-05-16T11:47:00Z">
                  <w:rPr>
                    <w:rFonts w:ascii="Calibri" w:hAnsi="Calibri"/>
                    <w:b/>
                    <w:color w:val="FFFFFF"/>
                  </w:rPr>
                </w:rPrChange>
              </w:rPr>
            </w:pPr>
            <w:r w:rsidRPr="00D14360">
              <w:rPr>
                <w:b/>
                <w:color w:val="FFFFFF"/>
                <w:rPrChange w:id="9787" w:author="Russell Ott" w:date="2022-05-16T11:47:00Z">
                  <w:rPr>
                    <w:rFonts w:ascii="Calibri" w:hAnsi="Calibri"/>
                    <w:b/>
                    <w:color w:val="FFFFFF"/>
                  </w:rPr>
                </w:rPrChange>
              </w:rPr>
              <w:t>Entry Template</w:t>
            </w:r>
          </w:p>
        </w:tc>
        <w:tc>
          <w:tcPr>
            <w:tcW w:w="6929" w:type="dxa"/>
            <w:shd w:val="clear" w:color="auto" w:fill="4F81BD"/>
            <w:tcPrChange w:id="9788" w:author="Russell Ott" w:date="2022-05-16T11:47:00Z">
              <w:tcPr>
                <w:tcW w:w="7015" w:type="dxa"/>
                <w:shd w:val="clear" w:color="auto" w:fill="4F81BD"/>
              </w:tcPr>
            </w:tcPrChange>
          </w:tcPr>
          <w:p w14:paraId="1E236A40" w14:textId="483F7CA1" w:rsidR="002A3D37" w:rsidRPr="00D14360" w:rsidRDefault="002A3D37" w:rsidP="002B406D">
            <w:pPr>
              <w:rPr>
                <w:rFonts w:ascii="Times New Roman" w:eastAsia="Times New Roman" w:hAnsi="Times New Roman"/>
                <w:color w:val="FFFFFF"/>
                <w:sz w:val="24"/>
                <w:szCs w:val="24"/>
                <w:rPrChange w:id="9789" w:author="Russell Ott" w:date="2022-05-16T11:47:00Z">
                  <w:rPr>
                    <w:rFonts w:ascii="Calibri" w:hAnsi="Calibri"/>
                    <w:color w:val="FFFFFF"/>
                  </w:rPr>
                </w:rPrChange>
              </w:rPr>
            </w:pPr>
            <w:r w:rsidRPr="00D14360">
              <w:rPr>
                <w:b/>
                <w:color w:val="FFFFFF"/>
                <w:rPrChange w:id="9790" w:author="Russell Ott" w:date="2022-05-16T11:47:00Z">
                  <w:rPr>
                    <w:rFonts w:ascii="Calibri" w:hAnsi="Calibri"/>
                    <w:b/>
                    <w:color w:val="FFFFFF"/>
                  </w:rPr>
                </w:rPrChange>
              </w:rPr>
              <w:t>Provenance Author Participation</w:t>
            </w:r>
          </w:p>
          <w:p w14:paraId="4FAFD4E4" w14:textId="07AE7F29" w:rsidR="002A3D37" w:rsidRPr="00AE350D" w:rsidRDefault="002A3D37" w:rsidP="002B406D">
            <w:pPr>
              <w:rPr>
                <w:color w:val="FFFFFF"/>
                <w:sz w:val="18"/>
                <w:rPrChange w:id="9791" w:author="Russell Ott" w:date="2022-05-16T11:47:00Z">
                  <w:rPr>
                    <w:rFonts w:ascii="Calibri" w:hAnsi="Calibri"/>
                    <w:color w:val="FFFFFF"/>
                    <w:sz w:val="18"/>
                  </w:rPr>
                </w:rPrChange>
              </w:rPr>
            </w:pPr>
            <w:r w:rsidRPr="00D14360">
              <w:rPr>
                <w:b/>
                <w:color w:val="FFFFFF"/>
                <w:sz w:val="18"/>
                <w:rPrChange w:id="9792" w:author="Russell Ott" w:date="2022-05-16T11:47:00Z">
                  <w:rPr>
                    <w:rFonts w:ascii="Calibri" w:hAnsi="Calibri"/>
                    <w:b/>
                    <w:color w:val="FFFFFF"/>
                    <w:sz w:val="18"/>
                  </w:rPr>
                </w:rPrChange>
              </w:rPr>
              <w:t>[</w:t>
            </w:r>
            <w:r w:rsidR="00701C12" w:rsidRPr="00AE350D">
              <w:rPr>
                <w:b/>
                <w:color w:val="FFFFFF"/>
                <w:sz w:val="18"/>
                <w:rPrChange w:id="9793" w:author="Russell Ott" w:date="2022-05-16T11:47:00Z">
                  <w:rPr>
                    <w:rFonts w:ascii="Calibri" w:hAnsi="Calibri"/>
                    <w:b/>
                    <w:color w:val="FFFFFF"/>
                    <w:sz w:val="18"/>
                  </w:rPr>
                </w:rPrChange>
              </w:rPr>
              <w:t xml:space="preserve">author: identifier </w:t>
            </w:r>
            <w:r w:rsidR="00701C12" w:rsidRPr="00AE350D">
              <w:rPr>
                <w:b/>
                <w:color w:val="FFFFFF"/>
                <w:sz w:val="18"/>
                <w:rPrChange w:id="9794" w:author="Russell Ott" w:date="2022-05-16T11:47:00Z">
                  <w:rPr>
                    <w:rFonts w:ascii="Calibri" w:hAnsi="Calibri"/>
                    <w:b/>
                    <w:color w:val="FFFFFF"/>
                    <w:sz w:val="18"/>
                  </w:rPr>
                </w:rPrChange>
              </w:rPr>
              <w:t>urn:oid:2.16.840.1.113883.10.20.22.5.6</w:t>
            </w:r>
            <w:r w:rsidR="005D6CD1">
              <w:rPr>
                <w:b/>
                <w:color w:val="FFFFFF"/>
                <w:sz w:val="18"/>
                <w:rPrChange w:id="9795" w:author="Russell Ott" w:date="2022-05-16T11:47:00Z">
                  <w:rPr>
                    <w:rFonts w:ascii="Calibri" w:hAnsi="Calibri"/>
                    <w:b/>
                    <w:color w:val="FFFFFF"/>
                    <w:sz w:val="18"/>
                  </w:rPr>
                </w:rPrChange>
              </w:rPr>
              <w:t>:2019-10-01</w:t>
            </w:r>
            <w:r w:rsidR="00701C12" w:rsidRPr="00AE350D">
              <w:rPr>
                <w:b/>
                <w:color w:val="FFFFFF"/>
                <w:sz w:val="18"/>
                <w:rPrChange w:id="9796" w:author="Russell Ott" w:date="2022-05-16T11:47:00Z">
                  <w:rPr>
                    <w:rFonts w:ascii="Calibri" w:hAnsi="Calibri"/>
                    <w:b/>
                    <w:color w:val="FFFFFF"/>
                    <w:sz w:val="18"/>
                  </w:rPr>
                </w:rPrChange>
              </w:rPr>
              <w:t xml:space="preserve"> (open)]</w:t>
            </w:r>
          </w:p>
        </w:tc>
      </w:tr>
      <w:tr w:rsidR="002A3D37" w:rsidRPr="00C64922" w14:paraId="20F4FBC6" w14:textId="77777777" w:rsidTr="00F75DF2">
        <w:tc>
          <w:tcPr>
            <w:tcW w:w="2313" w:type="dxa"/>
            <w:tcBorders>
              <w:top w:val="single" w:sz="4" w:space="0" w:color="4F81BD"/>
              <w:bottom w:val="single" w:sz="4" w:space="0" w:color="4F81BD"/>
              <w:right w:val="nil"/>
            </w:tcBorders>
            <w:shd w:val="clear" w:color="auto" w:fill="FFFFFF"/>
            <w:tcPrChange w:id="9797" w:author="Russell Ott" w:date="2022-05-16T11:47:00Z">
              <w:tcPr>
                <w:tcW w:w="2335" w:type="dxa"/>
                <w:tcBorders>
                  <w:top w:val="single" w:sz="4" w:space="0" w:color="4F81BD"/>
                  <w:bottom w:val="single" w:sz="4" w:space="0" w:color="4F81BD"/>
                  <w:right w:val="nil"/>
                </w:tcBorders>
                <w:shd w:val="clear" w:color="auto" w:fill="FFFFFF"/>
              </w:tcPr>
            </w:tcPrChange>
          </w:tcPr>
          <w:p w14:paraId="05C2B300" w14:textId="77777777" w:rsidR="002A3D37" w:rsidRPr="00D14360" w:rsidRDefault="002A3D37" w:rsidP="002B406D">
            <w:pPr>
              <w:rPr>
                <w:b/>
                <w:rPrChange w:id="9798" w:author="Russell Ott" w:date="2022-05-16T11:47:00Z">
                  <w:rPr>
                    <w:rFonts w:ascii="Calibri" w:hAnsi="Calibri"/>
                    <w:b/>
                    <w:sz w:val="20"/>
                  </w:rPr>
                </w:rPrChange>
              </w:rPr>
            </w:pPr>
            <w:r w:rsidRPr="00D14360">
              <w:rPr>
                <w:b/>
                <w:rPrChange w:id="9799" w:author="Russell Ott" w:date="2022-05-16T11:47:00Z">
                  <w:rPr>
                    <w:rFonts w:ascii="Calibri" w:hAnsi="Calibri"/>
                    <w:b/>
                    <w:sz w:val="20"/>
                  </w:rPr>
                </w:rPrChange>
              </w:rPr>
              <w:t>Reference Source</w:t>
            </w:r>
          </w:p>
        </w:tc>
        <w:tc>
          <w:tcPr>
            <w:tcW w:w="6929" w:type="dxa"/>
            <w:tcBorders>
              <w:top w:val="single" w:sz="4" w:space="0" w:color="4F81BD"/>
              <w:bottom w:val="single" w:sz="4" w:space="0" w:color="4F81BD"/>
            </w:tcBorders>
            <w:shd w:val="clear" w:color="auto" w:fill="auto"/>
            <w:tcPrChange w:id="9800" w:author="Russell Ott" w:date="2022-05-16T11:47:00Z">
              <w:tcPr>
                <w:tcW w:w="7015" w:type="dxa"/>
                <w:tcBorders>
                  <w:top w:val="single" w:sz="4" w:space="0" w:color="4F81BD"/>
                  <w:bottom w:val="single" w:sz="4" w:space="0" w:color="4F81BD"/>
                </w:tcBorders>
                <w:shd w:val="clear" w:color="auto" w:fill="auto"/>
              </w:tcPr>
            </w:tcPrChange>
          </w:tcPr>
          <w:p w14:paraId="1959B156" w14:textId="7E96958B" w:rsidR="002A3D37" w:rsidRPr="00D14360" w:rsidRDefault="002A3D37" w:rsidP="002B406D">
            <w:pPr>
              <w:rPr>
                <w:rFonts w:ascii="Calibri Light" w:eastAsia="Times New Roman" w:hAnsi="Calibri Light"/>
                <w:sz w:val="24"/>
                <w:szCs w:val="24"/>
                <w:rPrChange w:id="9801" w:author="Russell Ott" w:date="2022-05-16T11:47:00Z">
                  <w:rPr>
                    <w:rFonts w:ascii="Calibri Light" w:hAnsi="Calibri Light"/>
                    <w:sz w:val="20"/>
                  </w:rPr>
                </w:rPrChange>
              </w:rPr>
            </w:pPr>
            <w:r w:rsidRPr="00D14360">
              <w:rPr>
                <w:rFonts w:ascii="Calibri Light" w:hAnsi="Calibri Light"/>
                <w:rPrChange w:id="9802" w:author="Russell Ott" w:date="2022-05-16T11:47:00Z">
                  <w:rPr>
                    <w:rFonts w:ascii="Calibri Light" w:hAnsi="Calibri Light"/>
                    <w:sz w:val="20"/>
                  </w:rPr>
                </w:rPrChange>
              </w:rPr>
              <w:t>HL7 C-CDA R2.1 Companion Guide</w:t>
            </w:r>
            <w:del w:id="9803" w:author="Russell Ott" w:date="2022-05-16T11:47:00Z">
              <w:r w:rsidRPr="00D14360">
                <w:rPr>
                  <w:rFonts w:ascii="Calibri Light" w:hAnsi="Calibri Light" w:cs="Calibri Light"/>
                  <w:szCs w:val="18"/>
                </w:rPr>
                <w:delText xml:space="preserve"> R2</w:delText>
              </w:r>
            </w:del>
          </w:p>
        </w:tc>
      </w:tr>
      <w:tr w:rsidR="002A3D37" w:rsidRPr="00C64922" w14:paraId="4035FF6F" w14:textId="77777777" w:rsidTr="00F75DF2">
        <w:trPr>
          <w:trHeight w:val="620"/>
          <w:trPrChange w:id="9804" w:author="Russell Ott" w:date="2022-05-16T11:47:00Z">
            <w:trPr>
              <w:trHeight w:val="620"/>
            </w:trPr>
          </w:trPrChange>
        </w:trPr>
        <w:tc>
          <w:tcPr>
            <w:tcW w:w="2313" w:type="dxa"/>
            <w:tcBorders>
              <w:right w:val="nil"/>
            </w:tcBorders>
            <w:shd w:val="clear" w:color="auto" w:fill="FFFFFF"/>
            <w:tcPrChange w:id="9805" w:author="Russell Ott" w:date="2022-05-16T11:47:00Z">
              <w:tcPr>
                <w:tcW w:w="2335" w:type="dxa"/>
                <w:tcBorders>
                  <w:right w:val="nil"/>
                </w:tcBorders>
                <w:shd w:val="clear" w:color="auto" w:fill="FFFFFF"/>
              </w:tcPr>
            </w:tcPrChange>
          </w:tcPr>
          <w:p w14:paraId="716B9200" w14:textId="77777777" w:rsidR="002A3D37" w:rsidRPr="00D14360" w:rsidRDefault="002A3D37" w:rsidP="002B406D">
            <w:pPr>
              <w:rPr>
                <w:b/>
                <w:rPrChange w:id="9806" w:author="Russell Ott" w:date="2022-05-16T11:47:00Z">
                  <w:rPr>
                    <w:rFonts w:ascii="Calibri" w:hAnsi="Calibri"/>
                    <w:b/>
                    <w:sz w:val="20"/>
                  </w:rPr>
                </w:rPrChange>
              </w:rPr>
            </w:pPr>
            <w:r w:rsidRPr="00D14360">
              <w:rPr>
                <w:b/>
                <w:rPrChange w:id="9807" w:author="Russell Ott" w:date="2022-05-16T11:47:00Z">
                  <w:rPr>
                    <w:rFonts w:ascii="Calibri" w:hAnsi="Calibri"/>
                    <w:b/>
                    <w:sz w:val="20"/>
                  </w:rPr>
                </w:rPrChange>
              </w:rPr>
              <w:t>Purpose</w:t>
            </w:r>
          </w:p>
        </w:tc>
        <w:tc>
          <w:tcPr>
            <w:tcW w:w="6929" w:type="dxa"/>
            <w:shd w:val="clear" w:color="auto" w:fill="auto"/>
            <w:tcPrChange w:id="9808" w:author="Russell Ott" w:date="2022-05-16T11:47:00Z">
              <w:tcPr>
                <w:tcW w:w="7015" w:type="dxa"/>
                <w:shd w:val="clear" w:color="auto" w:fill="auto"/>
              </w:tcPr>
            </w:tcPrChange>
          </w:tcPr>
          <w:p w14:paraId="46CCF73F" w14:textId="77777777" w:rsidR="002A3D37" w:rsidRPr="00D14360" w:rsidRDefault="00CB74A7" w:rsidP="002B406D">
            <w:pPr>
              <w:rPr>
                <w:rFonts w:ascii="Calibri Light" w:eastAsia="Times New Roman" w:hAnsi="Calibri Light"/>
                <w:sz w:val="24"/>
                <w:szCs w:val="24"/>
                <w:rPrChange w:id="9809" w:author="Russell Ott" w:date="2022-05-16T11:47:00Z">
                  <w:rPr>
                    <w:rFonts w:ascii="Calibri Light" w:hAnsi="Calibri Light"/>
                    <w:sz w:val="20"/>
                  </w:rPr>
                </w:rPrChange>
              </w:rPr>
            </w:pPr>
            <w:r w:rsidRPr="00D14360">
              <w:rPr>
                <w:rFonts w:ascii="Calibri Light" w:hAnsi="Calibri Light"/>
                <w:rPrChange w:id="9810" w:author="Russell Ott" w:date="2022-05-16T11:47:00Z">
                  <w:rPr>
                    <w:rFonts w:ascii="Calibri Light" w:hAnsi="Calibri Light"/>
                    <w:sz w:val="20"/>
                  </w:rPr>
                </w:rPrChange>
              </w:rPr>
              <w:t>This template provides a mechanism to record basic Provenance in an Author Participation.</w:t>
            </w:r>
          </w:p>
        </w:tc>
      </w:tr>
      <w:tr w:rsidR="002A3D37" w:rsidRPr="00C64922" w14:paraId="26F85747" w14:textId="77777777" w:rsidTr="00F75DF2">
        <w:trPr>
          <w:trHeight w:val="288"/>
          <w:trPrChange w:id="9811" w:author="Russell Ott" w:date="2022-05-16T11:47:00Z">
            <w:trPr>
              <w:trHeight w:val="288"/>
            </w:trPr>
          </w:trPrChange>
        </w:trPr>
        <w:tc>
          <w:tcPr>
            <w:tcW w:w="2313" w:type="dxa"/>
            <w:tcBorders>
              <w:top w:val="single" w:sz="4" w:space="0" w:color="4F81BD"/>
              <w:bottom w:val="single" w:sz="4" w:space="0" w:color="4F81BD"/>
              <w:right w:val="nil"/>
            </w:tcBorders>
            <w:shd w:val="clear" w:color="auto" w:fill="FFFFFF"/>
            <w:tcPrChange w:id="9812" w:author="Russell Ott" w:date="2022-05-16T11:47:00Z">
              <w:tcPr>
                <w:tcW w:w="2335" w:type="dxa"/>
                <w:tcBorders>
                  <w:top w:val="single" w:sz="4" w:space="0" w:color="4F81BD"/>
                  <w:bottom w:val="single" w:sz="4" w:space="0" w:color="4F81BD"/>
                  <w:right w:val="nil"/>
                </w:tcBorders>
                <w:shd w:val="clear" w:color="auto" w:fill="FFFFFF"/>
              </w:tcPr>
            </w:tcPrChange>
          </w:tcPr>
          <w:p w14:paraId="72950D1A" w14:textId="77777777" w:rsidR="002A3D37" w:rsidRPr="00D14360" w:rsidRDefault="002A3D37" w:rsidP="002B406D">
            <w:pPr>
              <w:rPr>
                <w:b/>
                <w:rPrChange w:id="9813" w:author="Russell Ott" w:date="2022-05-16T11:47:00Z">
                  <w:rPr>
                    <w:rFonts w:ascii="Calibri" w:hAnsi="Calibri"/>
                    <w:b/>
                    <w:sz w:val="20"/>
                  </w:rPr>
                </w:rPrChange>
              </w:rPr>
            </w:pPr>
            <w:r w:rsidRPr="00D14360">
              <w:rPr>
                <w:b/>
                <w:rPrChange w:id="9814" w:author="Russell Ott" w:date="2022-05-16T11:47:00Z">
                  <w:rPr>
                    <w:rFonts w:ascii="Calibri" w:hAnsi="Calibri"/>
                    <w:b/>
                    <w:sz w:val="20"/>
                  </w:rPr>
                </w:rPrChange>
              </w:rPr>
              <w:t>ActStatu</w:t>
            </w:r>
            <w:r w:rsidR="00EF4804" w:rsidRPr="00D14360">
              <w:rPr>
                <w:b/>
                <w:rPrChange w:id="9815" w:author="Russell Ott" w:date="2022-05-16T11:47:00Z">
                  <w:rPr>
                    <w:rFonts w:ascii="Calibri" w:hAnsi="Calibri"/>
                    <w:b/>
                    <w:sz w:val="20"/>
                  </w:rPr>
                </w:rPrChange>
              </w:rPr>
              <w:t>s</w:t>
            </w:r>
          </w:p>
        </w:tc>
        <w:tc>
          <w:tcPr>
            <w:tcW w:w="6929" w:type="dxa"/>
            <w:tcBorders>
              <w:top w:val="single" w:sz="4" w:space="0" w:color="4F81BD"/>
              <w:bottom w:val="single" w:sz="4" w:space="0" w:color="4F81BD"/>
            </w:tcBorders>
            <w:shd w:val="clear" w:color="auto" w:fill="auto"/>
            <w:tcPrChange w:id="9816" w:author="Russell Ott" w:date="2022-05-16T11:47:00Z">
              <w:tcPr>
                <w:tcW w:w="7015" w:type="dxa"/>
                <w:tcBorders>
                  <w:top w:val="single" w:sz="4" w:space="0" w:color="4F81BD"/>
                  <w:bottom w:val="single" w:sz="4" w:space="0" w:color="4F81BD"/>
                </w:tcBorders>
                <w:shd w:val="clear" w:color="auto" w:fill="auto"/>
              </w:tcPr>
            </w:tcPrChange>
          </w:tcPr>
          <w:p w14:paraId="5B249F19" w14:textId="77777777" w:rsidR="002A3D37" w:rsidRPr="00D14360" w:rsidRDefault="00CB74A7" w:rsidP="00D14360">
            <w:pPr>
              <w:autoSpaceDE w:val="0"/>
              <w:autoSpaceDN w:val="0"/>
              <w:adjustRightInd w:val="0"/>
              <w:rPr>
                <w:rFonts w:ascii="Calibri Light" w:eastAsia="Times New Roman" w:hAnsi="Calibri Light"/>
                <w:sz w:val="24"/>
                <w:szCs w:val="24"/>
                <w:rPrChange w:id="9817" w:author="Russell Ott" w:date="2022-05-16T11:47:00Z">
                  <w:rPr>
                    <w:rFonts w:ascii="Calibri Light" w:hAnsi="Calibri Light"/>
                    <w:sz w:val="20"/>
                  </w:rPr>
                </w:rPrChange>
              </w:rPr>
            </w:pPr>
            <w:r w:rsidRPr="00D14360">
              <w:rPr>
                <w:rFonts w:ascii="Calibri Light" w:hAnsi="Calibri Light"/>
                <w:rPrChange w:id="9818" w:author="Russell Ott" w:date="2022-05-16T11:47:00Z">
                  <w:rPr>
                    <w:rFonts w:ascii="Calibri Light" w:hAnsi="Calibri Light"/>
                    <w:sz w:val="20"/>
                  </w:rPr>
                </w:rPrChange>
              </w:rPr>
              <w:t>Not applicable</w:t>
            </w:r>
          </w:p>
        </w:tc>
      </w:tr>
      <w:tr w:rsidR="002A3D37" w:rsidRPr="00C64922" w14:paraId="27DFFAA4" w14:textId="77777777" w:rsidTr="00F75DF2">
        <w:trPr>
          <w:trHeight w:val="350"/>
          <w:trPrChange w:id="9819" w:author="Russell Ott" w:date="2022-05-16T11:47:00Z">
            <w:trPr>
              <w:trHeight w:val="350"/>
            </w:trPr>
          </w:trPrChange>
        </w:trPr>
        <w:tc>
          <w:tcPr>
            <w:tcW w:w="2313" w:type="dxa"/>
            <w:tcBorders>
              <w:bottom w:val="single" w:sz="4" w:space="0" w:color="4472C4" w:themeColor="accent1"/>
              <w:right w:val="nil"/>
            </w:tcBorders>
            <w:shd w:val="clear" w:color="auto" w:fill="FFFFFF"/>
            <w:tcPrChange w:id="9820" w:author="Russell Ott" w:date="2022-05-16T11:47:00Z">
              <w:tcPr>
                <w:tcW w:w="2335" w:type="dxa"/>
                <w:tcBorders>
                  <w:right w:val="nil"/>
                </w:tcBorders>
                <w:shd w:val="clear" w:color="auto" w:fill="FFFFFF"/>
              </w:tcPr>
            </w:tcPrChange>
          </w:tcPr>
          <w:p w14:paraId="2039066D" w14:textId="77777777" w:rsidR="002A3D37" w:rsidRPr="00D14360" w:rsidRDefault="002A3D37" w:rsidP="002B406D">
            <w:pPr>
              <w:rPr>
                <w:b/>
                <w:color w:val="000000"/>
                <w:rPrChange w:id="9821" w:author="Russell Ott" w:date="2022-05-16T11:47:00Z">
                  <w:rPr>
                    <w:rFonts w:ascii="Calibri" w:hAnsi="Calibri"/>
                    <w:b/>
                    <w:color w:val="000000"/>
                    <w:sz w:val="20"/>
                  </w:rPr>
                </w:rPrChange>
              </w:rPr>
            </w:pPr>
            <w:r w:rsidRPr="00D14360">
              <w:rPr>
                <w:b/>
                <w:color w:val="000000"/>
                <w:rPrChange w:id="9822" w:author="Russell Ott" w:date="2022-05-16T11:47:00Z">
                  <w:rPr>
                    <w:rFonts w:ascii="Calibri" w:hAnsi="Calibri"/>
                    <w:b/>
                    <w:color w:val="000000"/>
                    <w:sz w:val="20"/>
                  </w:rPr>
                </w:rPrChange>
              </w:rPr>
              <w:t>Negation</w:t>
            </w:r>
          </w:p>
        </w:tc>
        <w:tc>
          <w:tcPr>
            <w:tcW w:w="6929" w:type="dxa"/>
            <w:tcBorders>
              <w:bottom w:val="single" w:sz="4" w:space="0" w:color="4472C4" w:themeColor="accent1"/>
            </w:tcBorders>
            <w:shd w:val="clear" w:color="auto" w:fill="auto"/>
            <w:tcPrChange w:id="9823" w:author="Russell Ott" w:date="2022-05-16T11:47:00Z">
              <w:tcPr>
                <w:tcW w:w="7015" w:type="dxa"/>
                <w:shd w:val="clear" w:color="auto" w:fill="auto"/>
              </w:tcPr>
            </w:tcPrChange>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9824" w:author="Russell Ott" w:date="2022-05-16T11:47:00Z">
                  <w:rPr>
                    <w:rFonts w:ascii="Calibri Light" w:hAnsi="Calibri Light"/>
                    <w:color w:val="000000"/>
                    <w:sz w:val="20"/>
                  </w:rPr>
                </w:rPrChange>
              </w:rPr>
            </w:pPr>
            <w:r w:rsidRPr="00D14360">
              <w:rPr>
                <w:rFonts w:ascii="Calibri Light" w:hAnsi="Calibri Light"/>
                <w:rPrChange w:id="9825" w:author="Russell Ott" w:date="2022-05-16T11:47:00Z">
                  <w:rPr>
                    <w:rFonts w:ascii="Calibri Light" w:hAnsi="Calibri Light"/>
                    <w:sz w:val="20"/>
                  </w:rPr>
                </w:rPrChange>
              </w:rPr>
              <w:t xml:space="preserve">Not </w:t>
            </w:r>
            <w:r w:rsidRPr="00D14360">
              <w:rPr>
                <w:rFonts w:ascii="Calibri Light" w:hAnsi="Calibri Light"/>
                <w:rPrChange w:id="9826" w:author="Russell Ott" w:date="2022-05-16T11:47:00Z">
                  <w:rPr>
                    <w:rFonts w:ascii="Calibri Light" w:hAnsi="Calibri Light"/>
                    <w:sz w:val="20"/>
                  </w:rPr>
                </w:rPrChange>
              </w:rPr>
              <w:t>applicable</w:t>
            </w:r>
          </w:p>
        </w:tc>
      </w:tr>
      <w:tr w:rsidR="002A3D37" w:rsidRPr="00C64922" w14:paraId="7B2CB228" w14:textId="77777777" w:rsidTr="003A3D50">
        <w:trPr>
          <w:trHeight w:val="350"/>
          <w:del w:id="9827" w:author="Russell Ott" w:date="2022-05-16T11:47:00Z"/>
        </w:trPr>
        <w:tc>
          <w:tcPr>
            <w:tcW w:w="2335" w:type="dxa"/>
            <w:tcBorders>
              <w:top w:val="single" w:sz="4" w:space="0" w:color="4F81BD"/>
              <w:bottom w:val="single" w:sz="4" w:space="0" w:color="4F81BD"/>
              <w:right w:val="nil"/>
            </w:tcBorders>
            <w:shd w:val="clear" w:color="auto" w:fill="FFFFFF"/>
          </w:tcPr>
          <w:p w14:paraId="71F3FBEA" w14:textId="77777777" w:rsidR="002A3D37" w:rsidRPr="00D14360" w:rsidRDefault="002A3D37" w:rsidP="002B406D">
            <w:pPr>
              <w:rPr>
                <w:del w:id="9828" w:author="Russell Ott" w:date="2022-05-16T11:47:00Z"/>
                <w:rFonts w:cs="Calibri"/>
                <w:b/>
                <w:bCs/>
              </w:rPr>
            </w:pPr>
            <w:del w:id="9829"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38143B1E" w14:textId="77777777" w:rsidR="002A3D37" w:rsidRPr="00D14360" w:rsidRDefault="00CB74A7" w:rsidP="00D14360">
            <w:pPr>
              <w:pStyle w:val="HTMLPreformatted"/>
              <w:shd w:val="clear" w:color="auto" w:fill="FFFFFF"/>
              <w:spacing w:line="225" w:lineRule="atLeast"/>
              <w:rPr>
                <w:del w:id="9830" w:author="Russell Ott" w:date="2022-05-16T11:47:00Z"/>
                <w:rFonts w:ascii="Calibri Light" w:hAnsi="Calibri Light" w:cs="Calibri Light"/>
                <w:szCs w:val="18"/>
              </w:rPr>
            </w:pPr>
            <w:del w:id="9831" w:author="Russell Ott" w:date="2022-05-16T11:47:00Z">
              <w:r w:rsidRPr="00D14360">
                <w:rPr>
                  <w:rFonts w:ascii="Calibri Light" w:hAnsi="Calibri Light" w:cs="Calibri Light"/>
                  <w:szCs w:val="18"/>
                </w:rPr>
                <w:delText>Not applicable</w:delText>
              </w:r>
            </w:del>
          </w:p>
        </w:tc>
      </w:tr>
      <w:tr w:rsidR="002A3D37" w:rsidRPr="00C64922" w14:paraId="6CDFD16F" w14:textId="77777777" w:rsidTr="00F75DF2">
        <w:trPr>
          <w:trHeight w:val="1070"/>
          <w:trPrChange w:id="9832" w:author="Russell Ott" w:date="2022-05-16T11:47:00Z">
            <w:trPr>
              <w:trHeight w:val="1070"/>
            </w:trPr>
          </w:trPrChange>
        </w:trPr>
        <w:tc>
          <w:tcPr>
            <w:tcW w:w="2313" w:type="dxa"/>
            <w:tcBorders>
              <w:top w:val="single" w:sz="4" w:space="0" w:color="4472C4" w:themeColor="accent1"/>
              <w:bottom w:val="single" w:sz="4" w:space="0" w:color="4472C4" w:themeColor="accent1"/>
              <w:right w:val="nil"/>
            </w:tcBorders>
            <w:shd w:val="clear" w:color="auto" w:fill="FFFFFF"/>
            <w:tcPrChange w:id="9833" w:author="Russell Ott" w:date="2022-05-16T11:47:00Z">
              <w:tcPr>
                <w:tcW w:w="2335" w:type="dxa"/>
                <w:tcBorders>
                  <w:right w:val="nil"/>
                </w:tcBorders>
                <w:shd w:val="clear" w:color="auto" w:fill="FFFFFF"/>
              </w:tcPr>
            </w:tcPrChange>
          </w:tcPr>
          <w:p w14:paraId="44E1AA88" w14:textId="77777777" w:rsidR="002A3D37" w:rsidRPr="00D14360" w:rsidRDefault="002A3D37" w:rsidP="002B406D">
            <w:pPr>
              <w:rPr>
                <w:b/>
                <w:rPrChange w:id="9834" w:author="Russell Ott" w:date="2022-05-16T11:47:00Z">
                  <w:rPr>
                    <w:rFonts w:ascii="Calibri" w:hAnsi="Calibri"/>
                    <w:b/>
                    <w:sz w:val="20"/>
                  </w:rPr>
                </w:rPrChange>
              </w:rPr>
            </w:pPr>
            <w:r w:rsidRPr="00D14360">
              <w:rPr>
                <w:b/>
                <w:rPrChange w:id="9835" w:author="Russell Ott" w:date="2022-05-16T11:47:00Z">
                  <w:rPr>
                    <w:rFonts w:ascii="Calibri" w:hAnsi="Calibri"/>
                    <w:b/>
                    <w:sz w:val="20"/>
                  </w:rPr>
                </w:rPrChange>
              </w:rPr>
              <w:t>Other Considerations</w:t>
            </w:r>
          </w:p>
        </w:tc>
        <w:tc>
          <w:tcPr>
            <w:tcW w:w="6929" w:type="dxa"/>
            <w:tcBorders>
              <w:top w:val="single" w:sz="4" w:space="0" w:color="4472C4" w:themeColor="accent1"/>
              <w:bottom w:val="single" w:sz="4" w:space="0" w:color="4472C4" w:themeColor="accent1"/>
            </w:tcBorders>
            <w:shd w:val="clear" w:color="auto" w:fill="auto"/>
            <w:tcPrChange w:id="9836" w:author="Russell Ott" w:date="2022-05-16T11:47:00Z">
              <w:tcPr>
                <w:tcW w:w="7015" w:type="dxa"/>
                <w:shd w:val="clear" w:color="auto" w:fill="auto"/>
              </w:tcPr>
            </w:tcPrChange>
          </w:tcPr>
          <w:p w14:paraId="20580C62" w14:textId="77777777" w:rsidR="002A3D37" w:rsidRPr="00D14360" w:rsidRDefault="00CB74A7" w:rsidP="00D14360">
            <w:pPr>
              <w:keepNext/>
              <w:rPr>
                <w:rFonts w:ascii="Calibri Light" w:eastAsia="Times New Roman" w:hAnsi="Calibri Light"/>
                <w:sz w:val="24"/>
                <w:szCs w:val="24"/>
                <w:rPrChange w:id="9837" w:author="Russell Ott" w:date="2022-05-16T11:47:00Z">
                  <w:rPr>
                    <w:rFonts w:ascii="Calibri Light" w:hAnsi="Calibri Light"/>
                    <w:sz w:val="20"/>
                  </w:rPr>
                </w:rPrChange>
              </w:rPr>
            </w:pPr>
            <w:r w:rsidRPr="00D14360">
              <w:rPr>
                <w:rFonts w:ascii="Calibri Light" w:hAnsi="Calibri Light"/>
                <w:rPrChange w:id="9838" w:author="Russell Ott" w:date="2022-05-16T11:47:00Z">
                  <w:rPr>
                    <w:rFonts w:ascii="Calibri Light" w:hAnsi="Calibri Light"/>
                    <w:sz w:val="20"/>
                  </w:rPr>
                </w:rPrChange>
              </w:rPr>
              <w:t xml:space="preserve">This template constrains the CDA Author Participation and is appropriate at the Header, Section, or Entry level. The conformance criteria specializes the C-CDA Author Participation </w:t>
            </w:r>
            <w:r w:rsidRPr="00D14360">
              <w:rPr>
                <w:rFonts w:ascii="Calibri Light" w:hAnsi="Calibri Light"/>
                <w:rPrChange w:id="9839" w:author="Russell Ott" w:date="2022-05-16T11:47:00Z">
                  <w:rPr>
                    <w:rFonts w:ascii="Calibri Light" w:hAnsi="Calibri Light"/>
                    <w:sz w:val="20"/>
                  </w:rPr>
                </w:rPrChange>
              </w:rPr>
              <w:t>(2.16.840.1.113883.10.20.22.4.119) but does not require generators to include this additional templateId.</w:t>
            </w:r>
          </w:p>
        </w:tc>
      </w:tr>
      <w:tr w:rsidR="002A3D37" w:rsidRPr="00C64922" w14:paraId="595B388A" w14:textId="77777777" w:rsidTr="00F75DF2">
        <w:trPr>
          <w:trHeight w:val="350"/>
          <w:trPrChange w:id="9840" w:author="Russell Ott" w:date="2022-05-16T11:47:00Z">
            <w:trPr>
              <w:trHeight w:val="350"/>
            </w:trPr>
          </w:trPrChange>
        </w:trPr>
        <w:tc>
          <w:tcPr>
            <w:tcW w:w="2313" w:type="dxa"/>
            <w:tcBorders>
              <w:top w:val="single" w:sz="4" w:space="0" w:color="4472C4" w:themeColor="accent1"/>
              <w:bottom w:val="single" w:sz="4" w:space="0" w:color="4F81BD"/>
              <w:right w:val="nil"/>
            </w:tcBorders>
            <w:shd w:val="clear" w:color="auto" w:fill="FFFFFF"/>
            <w:tcPrChange w:id="9841" w:author="Russell Ott" w:date="2022-05-16T11:47:00Z">
              <w:tcPr>
                <w:tcW w:w="2335" w:type="dxa"/>
                <w:tcBorders>
                  <w:top w:val="single" w:sz="4" w:space="0" w:color="4F81BD"/>
                  <w:bottom w:val="single" w:sz="4" w:space="0" w:color="4F81BD"/>
                  <w:right w:val="nil"/>
                </w:tcBorders>
                <w:shd w:val="clear" w:color="auto" w:fill="FFFFFF"/>
              </w:tcPr>
            </w:tcPrChange>
          </w:tcPr>
          <w:p w14:paraId="61727440" w14:textId="77777777" w:rsidR="002A3D37" w:rsidRPr="00D14360" w:rsidRDefault="00145288" w:rsidP="002B406D">
            <w:pPr>
              <w:rPr>
                <w:b/>
                <w:rPrChange w:id="9842" w:author="Russell Ott" w:date="2022-05-16T11:47:00Z">
                  <w:rPr>
                    <w:rFonts w:ascii="Calibri" w:hAnsi="Calibri"/>
                    <w:b/>
                    <w:sz w:val="20"/>
                  </w:rPr>
                </w:rPrChange>
              </w:rPr>
            </w:pPr>
            <w:r w:rsidRPr="00D14360">
              <w:rPr>
                <w:b/>
                <w:rPrChange w:id="9843" w:author="Russell Ott" w:date="2022-05-16T11:47:00Z">
                  <w:rPr>
                    <w:rFonts w:ascii="Calibri" w:hAnsi="Calibri"/>
                    <w:b/>
                    <w:sz w:val="20"/>
                  </w:rPr>
                </w:rPrChange>
              </w:rPr>
              <w:t>Reference</w:t>
            </w:r>
          </w:p>
        </w:tc>
        <w:tc>
          <w:tcPr>
            <w:tcW w:w="6929" w:type="dxa"/>
            <w:tcBorders>
              <w:top w:val="single" w:sz="4" w:space="0" w:color="4472C4" w:themeColor="accent1"/>
              <w:bottom w:val="single" w:sz="4" w:space="0" w:color="4F81BD"/>
            </w:tcBorders>
            <w:shd w:val="clear" w:color="auto" w:fill="auto"/>
            <w:tcPrChange w:id="9844" w:author="Russell Ott" w:date="2022-05-16T11:47:00Z">
              <w:tcPr>
                <w:tcW w:w="7015" w:type="dxa"/>
                <w:tcBorders>
                  <w:top w:val="single" w:sz="4" w:space="0" w:color="4F81BD"/>
                  <w:bottom w:val="single" w:sz="4" w:space="0" w:color="4F81BD"/>
                </w:tcBorders>
                <w:shd w:val="clear" w:color="auto" w:fill="auto"/>
              </w:tcPr>
            </w:tcPrChange>
          </w:tcPr>
          <w:p w14:paraId="7EE2AEDC" w14:textId="7CBB9493" w:rsidR="002A3D37" w:rsidRPr="005A615D" w:rsidRDefault="00CB74A7" w:rsidP="00D14360">
            <w:pPr>
              <w:keepNext/>
              <w:rPr>
                <w:rFonts w:ascii="Calibri Light" w:eastAsia="Times New Roman" w:hAnsi="Calibri Light"/>
                <w:sz w:val="24"/>
                <w:szCs w:val="24"/>
                <w:rPrChange w:id="9845" w:author="Russell Ott" w:date="2022-05-16T11:47:00Z">
                  <w:rPr>
                    <w:rFonts w:ascii="Calibri Light" w:hAnsi="Calibri Light"/>
                    <w:sz w:val="20"/>
                  </w:rPr>
                </w:rPrChange>
              </w:rPr>
            </w:pPr>
            <w:r w:rsidRPr="005A615D">
              <w:rPr>
                <w:rFonts w:ascii="Calibri Light" w:hAnsi="Calibri Light"/>
                <w:rPrChange w:id="9846" w:author="Russell Ott" w:date="2022-05-16T11:47:00Z">
                  <w:rPr>
                    <w:rFonts w:ascii="Calibri Light" w:hAnsi="Calibri Light"/>
                    <w:sz w:val="20"/>
                  </w:rPr>
                </w:rPrChange>
              </w:rPr>
              <w:t xml:space="preserve">Appendix </w:t>
            </w:r>
            <w:del w:id="9847" w:author="Russell Ott" w:date="2022-05-16T11:47:00Z">
              <w:r w:rsidRPr="005A615D">
                <w:rPr>
                  <w:rFonts w:ascii="Calibri Light" w:hAnsi="Calibri Light" w:cs="Calibri Light"/>
                </w:rPr>
                <w:delText>C</w:delText>
              </w:r>
            </w:del>
            <w:ins w:id="9848" w:author="Russell Ott" w:date="2022-05-16T11:47:00Z">
              <w:r w:rsidR="00F75DF2">
                <w:rPr>
                  <w:rFonts w:ascii="Calibri Light" w:hAnsi="Calibri Light" w:cs="Calibri Light"/>
                </w:rPr>
                <w:t>A</w:t>
              </w:r>
            </w:ins>
            <w:r w:rsidRPr="005A615D">
              <w:rPr>
                <w:rFonts w:ascii="Calibri Light" w:hAnsi="Calibri Light"/>
                <w:rPrChange w:id="9849" w:author="Russell Ott" w:date="2022-05-16T11:47:00Z">
                  <w:rPr>
                    <w:rFonts w:ascii="Calibri Light" w:hAnsi="Calibri Light"/>
                    <w:sz w:val="20"/>
                  </w:rPr>
                </w:rPrChange>
              </w:rPr>
              <w:t>. Provenance – Author Participation for the full definition of this new template.</w:t>
            </w:r>
          </w:p>
        </w:tc>
      </w:tr>
      <w:tr w:rsidR="0009537F" w:rsidRPr="00C64922" w14:paraId="7C5A8230" w14:textId="77777777" w:rsidTr="00F75DF2">
        <w:trPr>
          <w:trHeight w:val="350"/>
          <w:trPrChange w:id="9850" w:author="Russell Ott" w:date="2022-05-16T11:47:00Z">
            <w:trPr>
              <w:trHeight w:val="350"/>
            </w:trPr>
          </w:trPrChange>
        </w:trPr>
        <w:tc>
          <w:tcPr>
            <w:tcW w:w="2313" w:type="dxa"/>
            <w:tcBorders>
              <w:top w:val="single" w:sz="4" w:space="0" w:color="4F81BD"/>
              <w:bottom w:val="single" w:sz="4" w:space="0" w:color="4F81BD"/>
              <w:right w:val="nil"/>
            </w:tcBorders>
            <w:shd w:val="clear" w:color="auto" w:fill="FFFFFF"/>
            <w:tcPrChange w:id="9851" w:author="Russell Ott" w:date="2022-05-16T11:47:00Z">
              <w:tcPr>
                <w:tcW w:w="2335" w:type="dxa"/>
                <w:tcBorders>
                  <w:top w:val="single" w:sz="4" w:space="0" w:color="4F81BD"/>
                  <w:bottom w:val="single" w:sz="4" w:space="0" w:color="4F81BD"/>
                  <w:right w:val="nil"/>
                </w:tcBorders>
                <w:shd w:val="clear" w:color="auto" w:fill="FFFFFF"/>
              </w:tcPr>
            </w:tcPrChange>
          </w:tcPr>
          <w:p w14:paraId="1B94E179" w14:textId="77777777" w:rsidR="0009537F" w:rsidRPr="00D14360" w:rsidRDefault="0009537F" w:rsidP="002B406D">
            <w:pPr>
              <w:rPr>
                <w:b/>
                <w:rPrChange w:id="9852" w:author="Russell Ott" w:date="2022-05-16T11:47:00Z">
                  <w:rPr>
                    <w:rFonts w:ascii="Calibri" w:hAnsi="Calibri"/>
                    <w:b/>
                    <w:sz w:val="20"/>
                  </w:rPr>
                </w:rPrChange>
              </w:rPr>
            </w:pPr>
            <w:r>
              <w:rPr>
                <w:b/>
                <w:rPrChange w:id="9853" w:author="Russell Ott" w:date="2022-05-16T11:47:00Z">
                  <w:rPr>
                    <w:rFonts w:ascii="Calibri" w:hAnsi="Calibri"/>
                    <w:b/>
                    <w:sz w:val="20"/>
                  </w:rPr>
                </w:rPrChange>
              </w:rPr>
              <w:t>Example</w:t>
            </w:r>
          </w:p>
        </w:tc>
        <w:tc>
          <w:tcPr>
            <w:tcW w:w="6929" w:type="dxa"/>
            <w:tcBorders>
              <w:top w:val="single" w:sz="4" w:space="0" w:color="4F81BD"/>
              <w:bottom w:val="single" w:sz="4" w:space="0" w:color="4F81BD"/>
            </w:tcBorders>
            <w:shd w:val="clear" w:color="auto" w:fill="auto"/>
            <w:tcPrChange w:id="9854" w:author="Russell Ott" w:date="2022-05-16T11:47:00Z">
              <w:tcPr>
                <w:tcW w:w="7015" w:type="dxa"/>
                <w:tcBorders>
                  <w:top w:val="single" w:sz="4" w:space="0" w:color="4F81BD"/>
                  <w:bottom w:val="single" w:sz="4" w:space="0" w:color="4F81BD"/>
                </w:tcBorders>
                <w:shd w:val="clear" w:color="auto" w:fill="auto"/>
              </w:tcPr>
            </w:tcPrChange>
          </w:tcPr>
          <w:p w14:paraId="399AA28B" w14:textId="433FC8E8" w:rsidR="0009537F" w:rsidRPr="0083506C" w:rsidDel="00EE6CF1" w:rsidRDefault="0009537F" w:rsidP="00D14360">
            <w:pPr>
              <w:keepNext/>
              <w:rPr>
                <w:rFonts w:ascii="Calibri Light" w:hAnsi="Calibri Light"/>
                <w:rPrChange w:id="9855" w:author="Russell Ott" w:date="2022-05-16T11:47:00Z">
                  <w:rPr>
                    <w:rFonts w:ascii="Calibri Light" w:hAnsi="Calibri Light"/>
                    <w:sz w:val="20"/>
                  </w:rPr>
                </w:rPrChange>
              </w:rPr>
            </w:pPr>
            <w:r w:rsidRPr="005A615D">
              <w:rPr>
                <w:rFonts w:ascii="Calibri Light" w:hAnsi="Calibri Light"/>
                <w:rPrChange w:id="9856" w:author="Russell Ott" w:date="2022-05-16T11:47:00Z">
                  <w:rPr>
                    <w:rFonts w:ascii="Calibri Light" w:hAnsi="Calibri Light"/>
                    <w:sz w:val="20"/>
                  </w:rPr>
                </w:rPrChange>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9857" w:author="Russell Ott" w:date="2022-05-16T11:47:00Z">
                  <w:rPr>
                    <w:rFonts w:ascii="Calibri Light" w:hAnsi="Calibri Light"/>
                    <w:sz w:val="20"/>
                  </w:rPr>
                </w:rPrChange>
              </w:rPr>
              <w:fldChar w:fldCharType="separate"/>
            </w:r>
            <w:ins w:id="9858"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9859" w:author="Russell Ott" w:date="2022-05-16T11:47:00Z">
                  <w:rPr>
                    <w:rFonts w:ascii="Calibri Light" w:hAnsi="Calibri Light"/>
                    <w:sz w:val="20"/>
                  </w:rPr>
                </w:rPrChange>
              </w:rPr>
              <w:t xml:space="preserve"> Example</w:t>
            </w:r>
            <w:r w:rsidR="00F10C7C" w:rsidRPr="00F10C7C">
              <w:rPr>
                <w:rFonts w:ascii="Calibri Light" w:hAnsi="Calibri Light"/>
                <w:rPrChange w:id="9860" w:author="Russell Ott" w:date="2022-05-16T11:47:00Z">
                  <w:rPr>
                    <w:rFonts w:ascii="Calibri Light" w:hAnsi="Calibri Light"/>
                    <w:sz w:val="20"/>
                  </w:rPr>
                </w:rPrChange>
              </w:rPr>
              <w:t xml:space="preserve"> </w:t>
            </w:r>
            <w:del w:id="9861" w:author="Russell Ott" w:date="2022-05-16T11:47:00Z">
              <w:r w:rsidR="00DE0DA7" w:rsidRPr="00DE0DA7">
                <w:rPr>
                  <w:rFonts w:ascii="Calibri Light" w:hAnsi="Calibri Light" w:cs="Calibri Light"/>
                </w:rPr>
                <w:delText>34</w:delText>
              </w:r>
            </w:del>
            <w:ins w:id="9862" w:author="Russell Ott" w:date="2022-05-16T11:47:00Z">
              <w:r w:rsidR="00F10C7C" w:rsidRPr="00F10C7C">
                <w:rPr>
                  <w:rFonts w:ascii="Calibri Light" w:hAnsi="Calibri Light" w:cs="Calibri Light"/>
                </w:rPr>
                <w:t>33</w:t>
              </w:r>
            </w:ins>
            <w:r w:rsidR="00F10C7C" w:rsidRPr="00F10C7C">
              <w:rPr>
                <w:rFonts w:ascii="Calibri Light" w:hAnsi="Calibri Light"/>
                <w:rPrChange w:id="9863" w:author="Russell Ott" w:date="2022-05-16T11:47:00Z">
                  <w:rPr>
                    <w:rFonts w:ascii="Calibri Light" w:hAnsi="Calibri Light"/>
                    <w:sz w:val="20"/>
                  </w:rPr>
                </w:rPrChange>
              </w:rPr>
              <w:t xml:space="preserve">: Use of the Provenance </w:t>
            </w:r>
            <w:r w:rsidR="00F10C7C" w:rsidRPr="00F10C7C">
              <w:rPr>
                <w:rFonts w:asciiTheme="majorHAnsi" w:hAnsiTheme="majorHAnsi"/>
                <w:rPrChange w:id="9864" w:author="Russell Ott" w:date="2022-05-16T11:47:00Z">
                  <w:rPr>
                    <w:rFonts w:ascii="Calibri Light" w:hAnsi="Calibri Light"/>
                    <w:sz w:val="20"/>
                  </w:rPr>
                </w:rPrChange>
              </w:rPr>
              <w:t>Author</w:t>
            </w:r>
            <w:r w:rsidR="00F10C7C" w:rsidRPr="00F10C7C">
              <w:rPr>
                <w:rFonts w:asciiTheme="majorHAnsi" w:eastAsia="Times New Roman" w:hAnsiTheme="majorHAnsi"/>
                <w:sz w:val="24"/>
                <w:szCs w:val="24"/>
                <w:rPrChange w:id="9865" w:author="Russell Ott" w:date="2022-05-16T11:47:00Z">
                  <w:rPr>
                    <w:rFonts w:asciiTheme="majorHAnsi" w:hAnsiTheme="majorHAnsi"/>
                    <w:sz w:val="20"/>
                  </w:rPr>
                </w:rPrChange>
              </w:rPr>
              <w:t xml:space="preserve"> </w:t>
            </w:r>
            <w:r w:rsidR="00F10C7C">
              <w:rPr>
                <w:rPrChange w:id="9866" w:author="Russell Ott" w:date="2022-05-16T11:47:00Z">
                  <w:rPr>
                    <w:rFonts w:asciiTheme="majorHAnsi" w:hAnsiTheme="majorHAnsi"/>
                    <w:sz w:val="20"/>
                  </w:rPr>
                </w:rPrChange>
              </w:rPr>
              <w:t>Participation</w:t>
            </w:r>
            <w:r w:rsidRPr="005A615D">
              <w:rPr>
                <w:rFonts w:ascii="Calibri Light" w:hAnsi="Calibri Light"/>
                <w:rPrChange w:id="9867" w:author="Russell Ott" w:date="2022-05-16T11:47:00Z">
                  <w:rPr>
                    <w:rFonts w:ascii="Calibri Light" w:hAnsi="Calibri Light"/>
                    <w:sz w:val="20"/>
                  </w:rPr>
                </w:rPrChange>
              </w:rPr>
              <w:fldChar w:fldCharType="end"/>
            </w:r>
          </w:p>
        </w:tc>
      </w:tr>
    </w:tbl>
    <w:p w14:paraId="37416785" w14:textId="29FDD462" w:rsidR="002A3D37" w:rsidRPr="00D14360" w:rsidRDefault="00A5789F" w:rsidP="003A3D50">
      <w:pPr>
        <w:pStyle w:val="Caption"/>
        <w:rPr>
          <w:color w:val="000000"/>
          <w:shd w:val="clear" w:color="auto" w:fill="FFFFFF"/>
          <w:rPrChange w:id="9868" w:author="Russell Ott" w:date="2022-05-16T11:47:00Z">
            <w:rPr>
              <w:color w:val="000000"/>
              <w:shd w:val="clear" w:color="auto" w:fill="FFFFFF"/>
            </w:rPr>
          </w:rPrChange>
        </w:rPr>
      </w:pPr>
      <w:bookmarkStart w:id="9869" w:name="_Toc21927021"/>
      <w:r>
        <w:t xml:space="preserve">  </w:t>
      </w:r>
      <w:bookmarkStart w:id="9870" w:name="_Toc103262904"/>
      <w:r w:rsidR="00594977">
        <w:t xml:space="preserve">Table </w:t>
      </w:r>
      <w:r w:rsidR="00132A94">
        <w:fldChar w:fldCharType="begin"/>
      </w:r>
      <w:r w:rsidR="00132A94">
        <w:instrText xml:space="preserve"> SEQ Table \* ARABIC </w:instrText>
      </w:r>
      <w:r w:rsidR="00132A94">
        <w:fldChar w:fldCharType="separate"/>
      </w:r>
      <w:del w:id="9871" w:author="Russell Ott" w:date="2022-05-16T11:47:00Z">
        <w:r w:rsidR="00DE0DA7">
          <w:rPr>
            <w:noProof/>
          </w:rPr>
          <w:delText>40</w:delText>
        </w:r>
      </w:del>
      <w:ins w:id="9872" w:author="Russell Ott" w:date="2022-05-16T11:47:00Z">
        <w:r w:rsidR="00F10C7C">
          <w:rPr>
            <w:noProof/>
          </w:rPr>
          <w:t>37</w:t>
        </w:r>
      </w:ins>
      <w:r w:rsidR="00132A94">
        <w:rPr>
          <w:noProof/>
        </w:rPr>
        <w:fldChar w:fldCharType="end"/>
      </w:r>
      <w:r w:rsidR="00594977">
        <w:t>:</w:t>
      </w:r>
      <w:del w:id="9873" w:author="Russell Ott" w:date="2022-05-16T11:47:00Z">
        <w:r w:rsidR="00594977">
          <w:delText xml:space="preserve"> </w:delText>
        </w:r>
      </w:del>
      <w:r w:rsidR="00594977">
        <w:t xml:space="preserve"> Provenance Author Participation</w:t>
      </w:r>
      <w:r w:rsidR="00852DED">
        <w:t xml:space="preserve"> Template</w:t>
      </w:r>
      <w:bookmarkEnd w:id="9870"/>
      <w:bookmarkEnd w:id="9869"/>
    </w:p>
    <w:p w14:paraId="632D2B5C" w14:textId="09C97039" w:rsidR="003511DF" w:rsidRDefault="00A5789F" w:rsidP="003511DF">
      <w:pPr>
        <w:pStyle w:val="Caption"/>
        <w:keepNext/>
        <w:spacing w:after="0"/>
      </w:pPr>
      <w:bookmarkStart w:id="9874" w:name="_Ref21846420"/>
      <w:bookmarkStart w:id="9875" w:name="_Toc21927486"/>
      <w:r>
        <w:t xml:space="preserve">  </w:t>
      </w:r>
      <w:bookmarkStart w:id="9876" w:name="_Toc101449286"/>
      <w:r w:rsidR="003511DF">
        <w:t xml:space="preserve">Example </w:t>
      </w:r>
      <w:r w:rsidR="00132A94">
        <w:fldChar w:fldCharType="begin"/>
      </w:r>
      <w:r w:rsidR="00132A94">
        <w:instrText xml:space="preserve"> SEQ Example \* ARABIC </w:instrText>
      </w:r>
      <w:r w:rsidR="00132A94">
        <w:fldChar w:fldCharType="separate"/>
      </w:r>
      <w:del w:id="9877" w:author="Russell Ott" w:date="2022-05-16T11:47:00Z">
        <w:r w:rsidR="00DE0DA7">
          <w:rPr>
            <w:noProof/>
          </w:rPr>
          <w:delText>34</w:delText>
        </w:r>
      </w:del>
      <w:ins w:id="9878" w:author="Russell Ott" w:date="2022-05-16T11:47:00Z">
        <w:r w:rsidR="00F10C7C">
          <w:rPr>
            <w:noProof/>
          </w:rPr>
          <w:t>33</w:t>
        </w:r>
      </w:ins>
      <w:r w:rsidR="00132A94">
        <w:rPr>
          <w:noProof/>
        </w:rPr>
        <w:fldChar w:fldCharType="end"/>
      </w:r>
      <w:r w:rsidR="003511DF">
        <w:t>: Use of the Provenance Author Participation</w:t>
      </w:r>
      <w:bookmarkEnd w:id="9874"/>
      <w:bookmarkEnd w:id="9876"/>
      <w:bookmarkEnd w:id="98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879" w:author="Russell Ott" w:date="2022-05-16T11:47: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242"/>
        <w:tblGridChange w:id="9880">
          <w:tblGrid>
            <w:gridCol w:w="9242"/>
          </w:tblGrid>
        </w:tblGridChange>
      </w:tblGrid>
      <w:tr w:rsidR="00A26AB6" w14:paraId="0C45F6C1" w14:textId="77777777" w:rsidTr="00815201">
        <w:tc>
          <w:tcPr>
            <w:tcW w:w="9242" w:type="dxa"/>
            <w:shd w:val="clear" w:color="auto" w:fill="auto"/>
            <w:tcPrChange w:id="9881" w:author="Russell Ott" w:date="2022-05-16T11:47:00Z">
              <w:tcPr>
                <w:tcW w:w="9350" w:type="dxa"/>
                <w:shd w:val="clear" w:color="auto" w:fill="auto"/>
              </w:tcPr>
            </w:tcPrChange>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1143F2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882"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883" w:author="Russell Ott" w:date="2022-05-16T11:47: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="2.16.840.1.113883.10.20.22.2</w:t>
            </w:r>
            <w:del w:id="9884"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885" w:author="Russell Ott" w:date="2022-05-16T11:47: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1"/&gt;</w:t>
            </w:r>
          </w:p>
          <w:p w14:paraId="4F78ABFA" w14:textId="52DB59F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886"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887" w:author="Russell Ott" w:date="2022-05-16T11:47: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="2.16.840.1.113883.10.20.22.2</w:t>
            </w:r>
            <w:del w:id="9888"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889" w:author="Russell Ott" w:date="2022-05-16T11:47: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1" </w:t>
            </w:r>
            <w:del w:id="9890" w:author="Russell Ott" w:date="2022-05-16T11:47: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9891" w:author="Russell Ott" w:date="2022-05-16T11:47:00Z">
              <w:r w:rsidRPr="00D14360">
                <w:rPr>
                  <w:rFonts w:ascii="Courier New" w:hAnsi="Courier New" w:cs="Courier New"/>
                  <w:color w:val="000000"/>
                  <w:sz w:val="16"/>
                  <w:szCs w:val="16"/>
                  <w:shd w:val="clear" w:color="auto" w:fill="FFFFFF"/>
                </w:rPr>
                <w:t>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="2015-08</w:t>
            </w:r>
            <w:del w:id="9892" w:author="Russell Ott" w:date="2022-05-16T11:47:00Z">
              <w:r w:rsidR="005C79A1">
                <w:rPr>
                  <w:rFonts w:ascii="Courier New" w:hAnsi="Courier New" w:cs="Courier New"/>
                  <w:color w:val="000000"/>
                  <w:sz w:val="16"/>
                  <w:szCs w:val="16"/>
                  <w:shd w:val="clear" w:color="auto" w:fill="FFFFFF"/>
                </w:rPr>
                <w:delText>”</w:delText>
              </w:r>
            </w:del>
            <w:ins w:id="9893" w:author="Russell Ott" w:date="2022-05-16T11:47: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01"/&gt;</w:t>
            </w:r>
          </w:p>
          <w:p w14:paraId="636A82C4" w14:textId="6EEC188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9894"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e="4876</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895" w:author="Russell Ott" w:date="2022-05-16T11:47: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2" </w:t>
            </w:r>
            <w:del w:id="9896" w:author="Russell Ott" w:date="2022-05-16T11:47:00Z">
              <w:r w:rsidRPr="00D14360">
                <w:rPr>
                  <w:rFonts w:ascii="Courier New" w:hAnsi="Courier New" w:cs="Courier New"/>
                  <w:color w:val="000000"/>
                  <w:sz w:val="16"/>
                  <w:szCs w:val="16"/>
                  <w:shd w:val="clear" w:color="auto" w:fill="FFFFFF"/>
                </w:rPr>
                <w:delText>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9897" w:author="Russell Ott" w:date="2022-05-16T11:47:00Z">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9898"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899" w:author="Russell Ott" w:date="2022-05-16T11:47:00Z">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1" </w:t>
            </w:r>
            <w:del w:id="9900" w:author="Russell Ott" w:date="2022-05-16T11:47:00Z">
              <w:r w:rsidRPr="00D14360">
                <w:rPr>
                  <w:rFonts w:ascii="Courier New" w:hAnsi="Courier New" w:cs="Courier New"/>
                  <w:color w:val="000000"/>
                  <w:sz w:val="16"/>
                  <w:szCs w:val="16"/>
                  <w:shd w:val="clear" w:color="auto" w:fill="FFFFFF"/>
                </w:rPr>
                <w:delText>codeSystemNa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e="LO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NC</w:delText>
              </w:r>
            </w:del>
            <w:ins w:id="9901" w:author="Russell Ott" w:date="2022-05-16T11:47:00Z">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w:t>
              </w:r>
            </w:ins>
            <w:r w:rsidRPr="00D14360">
              <w:rPr>
                <w:rFonts w:ascii="Courier New" w:hAnsi="Courier New" w:cs="Courier New"/>
                <w:color w:val="000000"/>
                <w:sz w:val="16"/>
                <w:szCs w:val="16"/>
                <w:shd w:val="clear" w:color="auto" w:fill="FFFFFF"/>
              </w:rPr>
              <w:t>"/&gt;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7275E35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del w:id="9902"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D="allergiesNoKn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9903" w:author="Russell Ott" w:date="2022-05-16T11:47:00Z">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"&gt;No Known Allergies&lt;/text&gt;</w:t>
            </w:r>
          </w:p>
          <w:p w14:paraId="2BCC559C" w14:textId="2FA0250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del w:id="9904" w:author="Russell Ott" w:date="2022-05-16T11:47: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e="D</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IV</w:delText>
              </w:r>
            </w:del>
            <w:ins w:id="9905" w:author="Russell Ott" w:date="2022-05-16T11:47:00Z">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w:t>
              </w:r>
            </w:ins>
            <w:r w:rsidRPr="00D14360">
              <w:rPr>
                <w:rFonts w:ascii="Courier New" w:hAnsi="Courier New" w:cs="Courier New"/>
                <w:color w:val="000000"/>
                <w:sz w:val="16"/>
                <w:szCs w:val="16"/>
                <w:shd w:val="clear" w:color="auto" w:fill="FFFFFF"/>
              </w:rPr>
              <w:t>"&gt;</w:t>
            </w:r>
          </w:p>
          <w:p w14:paraId="58FCFDD7" w14:textId="2DBA3B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06"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07"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5C88129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del w:id="9908" w:author="Russell Ott" w:date="2022-05-16T11:47: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CT" moodCo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VN</w:delText>
              </w:r>
            </w:del>
            <w:ins w:id="9909" w:author="Russell Ott" w:date="2022-05-16T11:47:00Z">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w:t>
              </w:r>
            </w:ins>
            <w:r w:rsidRPr="00D14360">
              <w:rPr>
                <w:rFonts w:ascii="Courier New" w:hAnsi="Courier New" w:cs="Courier New"/>
                <w:color w:val="000000"/>
                <w:sz w:val="16"/>
                <w:szCs w:val="16"/>
                <w:shd w:val="clear" w:color="auto" w:fill="FFFFFF"/>
              </w:rPr>
              <w:t>"&gt;</w:t>
            </w:r>
          </w:p>
          <w:p w14:paraId="12B01108" w14:textId="5C4029B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10"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11" w:author="Russell Ott" w:date="2022-05-16T11:47: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="2.16.840.1.113883.10.20.22.4</w:t>
            </w:r>
            <w:del w:id="9912" w:author="Russell Ott" w:date="2022-05-16T11:47:00Z">
              <w:r w:rsidR="005C79A1">
                <w:rPr>
                  <w:rFonts w:ascii="Courier New" w:hAnsi="Courier New" w:cs="Courier New"/>
                  <w:color w:val="000000"/>
                  <w:sz w:val="16"/>
                  <w:szCs w:val="16"/>
                  <w:shd w:val="clear" w:color="auto" w:fill="FFFFFF"/>
                </w:rPr>
                <w:delText>”</w:delText>
              </w:r>
            </w:del>
            <w:ins w:id="9913" w:author="Russell Ott" w:date="2022-05-16T11:47: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30"/&gt;</w:t>
            </w:r>
          </w:p>
          <w:p w14:paraId="078A0CF1" w14:textId="357FC07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14"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15" w:author="Russell Ott" w:date="2022-05-16T11:47: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="2.16.840.1.113883.10.20.22.4</w:t>
            </w:r>
            <w:del w:id="9916" w:author="Russell Ott" w:date="2022-05-16T11:47:00Z">
              <w:r w:rsidR="005C79A1">
                <w:rPr>
                  <w:rFonts w:ascii="Courier New" w:hAnsi="Courier New" w:cs="Courier New"/>
                  <w:color w:val="000000"/>
                  <w:sz w:val="16"/>
                  <w:szCs w:val="16"/>
                  <w:shd w:val="clear" w:color="auto" w:fill="FFFFFF"/>
                </w:rPr>
                <w:delText>”</w:delText>
              </w:r>
            </w:del>
            <w:ins w:id="9917" w:author="Russell Ott" w:date="2022-05-16T11:47: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30" </w:t>
            </w:r>
            <w:del w:id="9918" w:author="Russell Ott" w:date="2022-05-16T11:47: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9919" w:author="Russell Ott" w:date="2022-05-16T11:47:00Z">
              <w:r w:rsidRPr="00D14360">
                <w:rPr>
                  <w:rFonts w:ascii="Courier New" w:hAnsi="Courier New" w:cs="Courier New"/>
                  <w:color w:val="000000"/>
                  <w:sz w:val="16"/>
                  <w:szCs w:val="16"/>
                  <w:shd w:val="clear" w:color="auto" w:fill="FFFFFF"/>
                </w:rPr>
                <w:t>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="2015-08</w:t>
            </w:r>
            <w:del w:id="9920" w:author="Russell Ott" w:date="2022-05-16T11:47:00Z">
              <w:r w:rsidR="005C79A1">
                <w:rPr>
                  <w:rFonts w:ascii="Courier New" w:hAnsi="Courier New" w:cs="Courier New"/>
                  <w:color w:val="000000"/>
                  <w:sz w:val="16"/>
                  <w:szCs w:val="16"/>
                  <w:shd w:val="clear" w:color="auto" w:fill="FFFFFF"/>
                </w:rPr>
                <w:delText>”</w:delText>
              </w:r>
            </w:del>
            <w:ins w:id="9921" w:author="Russell Ott" w:date="2022-05-16T11:47: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01"/&gt;</w:t>
            </w:r>
          </w:p>
          <w:p w14:paraId="561F3365" w14:textId="7A07F09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9922"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23" w:author="Russell Ott" w:date="2022-05-16T11:47: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="36e3e930-7b14-11db-9fe1-</w:t>
            </w:r>
            <w:del w:id="9924" w:author="Russell Ott" w:date="2022-05-16T11:47:00Z">
              <w:r w:rsidRPr="00D14360">
                <w:rPr>
                  <w:rFonts w:ascii="Courier New" w:hAnsi="Courier New" w:cs="Courier New"/>
                  <w:color w:val="000000"/>
                  <w:sz w:val="16"/>
                  <w:szCs w:val="16"/>
                  <w:shd w:val="clear" w:color="auto" w:fill="FFFFFF"/>
                </w:rPr>
                <w:delText>0800200c9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66</w:delText>
              </w:r>
            </w:del>
            <w:ins w:id="9925" w:author="Russell Ott" w:date="2022-05-16T11:47:00Z">
              <w:r w:rsidRPr="00D14360">
                <w:rPr>
                  <w:rFonts w:ascii="Courier New" w:hAnsi="Courier New" w:cs="Courier New"/>
                  <w:color w:val="000000"/>
                  <w:sz w:val="16"/>
                  <w:szCs w:val="16"/>
                  <w:shd w:val="clear" w:color="auto" w:fill="FFFFFF"/>
                </w:rPr>
                <w:t>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w:t>
              </w:r>
            </w:ins>
            <w:r w:rsidRPr="00D14360">
              <w:rPr>
                <w:rFonts w:ascii="Courier New" w:hAnsi="Courier New" w:cs="Courier New"/>
                <w:color w:val="000000"/>
                <w:sz w:val="16"/>
                <w:szCs w:val="16"/>
                <w:shd w:val="clear" w:color="auto" w:fill="FFFFFF"/>
              </w:rPr>
              <w:t>"/&gt;</w:t>
            </w:r>
          </w:p>
          <w:p w14:paraId="06038C3A" w14:textId="1DA4CEE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26"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27"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55BA776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9928"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e="C</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NC" 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9929" w:author="Russell Ott" w:date="2022-05-16T11:47: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9930"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31" w:author="Russell Ott" w:date="2022-05-16T11:47:00Z">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6D83718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w:t>
            </w:r>
            <w:del w:id="9932" w:author="Russell Ott" w:date="2022-05-16T11:47: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9933" w:author="Russell Ott" w:date="2022-05-16T11:47:00Z">
              <w:r w:rsidRPr="00D14360">
                <w:rPr>
                  <w:rFonts w:ascii="Courier New" w:hAnsi="Courier New" w:cs="Courier New"/>
                  <w:color w:val="000000"/>
                  <w:sz w:val="16"/>
                  <w:szCs w:val="16"/>
                  <w:shd w:val="clear" w:color="auto" w:fill="FFFFFF"/>
                </w:rPr>
                <w:t>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6A709F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w:t>
            </w:r>
            <w:del w:id="9934"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e="act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ve</w:delText>
              </w:r>
            </w:del>
            <w:ins w:id="9935" w:author="Russell Ott" w:date="2022-05-16T11:47: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w:t>
              </w:r>
            </w:ins>
            <w:r w:rsidRPr="00D14360">
              <w:rPr>
                <w:rFonts w:ascii="Courier New" w:hAnsi="Courier New" w:cs="Courier New"/>
                <w:color w:val="000000"/>
                <w:sz w:val="16"/>
                <w:szCs w:val="16"/>
                <w:shd w:val="clear" w:color="auto" w:fill="FFFFFF"/>
              </w:rPr>
              <w:t>"/&gt;</w:t>
            </w:r>
          </w:p>
          <w:p w14:paraId="181B5251" w14:textId="3136B60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36"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37"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1AF20E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del w:id="9938" w:author="Russell Ott" w:date="2022-05-16T11:47: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e="20100</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03</w:delText>
              </w:r>
            </w:del>
            <w:ins w:id="9939" w:author="Russell Ott" w:date="2022-05-16T11:47:00Z">
              <w:r w:rsidRPr="00D14360">
                <w:rPr>
                  <w:rFonts w:ascii="Courier New" w:hAnsi="Courier New" w:cs="Courier New"/>
                  <w:color w:val="000000"/>
                  <w:sz w:val="16"/>
                  <w:szCs w:val="16"/>
                  <w:shd w:val="clear" w:color="auto" w:fill="FFFFFF"/>
                </w:rPr>
                <w:t>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w:t>
              </w:r>
            </w:ins>
            <w:r w:rsidRPr="00D14360">
              <w:rPr>
                <w:rFonts w:ascii="Courier New" w:hAnsi="Courier New" w:cs="Courier New"/>
                <w:color w:val="000000"/>
                <w:sz w:val="16"/>
                <w:szCs w:val="16"/>
                <w:shd w:val="clear" w:color="auto" w:fill="FFFFFF"/>
              </w:rPr>
              <w:t>"/&gt;</w:t>
            </w:r>
          </w:p>
          <w:p w14:paraId="0EFFCC9A" w14:textId="5317845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40"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41"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483C87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w:t>
            </w:r>
            <w:del w:id="9942" w:author="Russell Ott" w:date="2022-05-16T11:47: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e="S</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BJ</w:delText>
              </w:r>
            </w:del>
            <w:ins w:id="9943" w:author="Russell Ott" w:date="2022-05-16T11:47:00Z">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w:t>
              </w:r>
            </w:ins>
            <w:r w:rsidRPr="00D14360">
              <w:rPr>
                <w:rFonts w:ascii="Courier New" w:hAnsi="Courier New" w:cs="Courier New"/>
                <w:color w:val="000000"/>
                <w:sz w:val="16"/>
                <w:szCs w:val="16"/>
                <w:shd w:val="clear" w:color="auto" w:fill="FFFFFF"/>
              </w:rPr>
              <w:t>"&gt;</w:t>
            </w:r>
          </w:p>
          <w:p w14:paraId="1768723E" w14:textId="5526EC1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44"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45"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513B860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46"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47"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7392387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48"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49"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4B8D6A0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del w:id="9950" w:author="Russell Ott" w:date="2022-05-16T11:47: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BS" moodCo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VN" negationI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d="t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ue</w:delText>
              </w:r>
            </w:del>
            <w:ins w:id="9951" w:author="Russell Ott" w:date="2022-05-16T11:47:00Z">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w:t>
              </w:r>
            </w:ins>
            <w:r w:rsidRPr="00D14360">
              <w:rPr>
                <w:rFonts w:ascii="Courier New" w:hAnsi="Courier New" w:cs="Courier New"/>
                <w:color w:val="000000"/>
                <w:sz w:val="16"/>
                <w:szCs w:val="16"/>
                <w:shd w:val="clear" w:color="auto" w:fill="FFFFFF"/>
              </w:rPr>
              <w:t>"&gt;</w:t>
            </w:r>
          </w:p>
          <w:p w14:paraId="3118122F" w14:textId="0B2A446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52"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 aller</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y</w:delText>
              </w:r>
            </w:del>
            <w:ins w:id="9953" w:author="Russell Ott" w:date="2022-05-16T11:47: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w:t>
              </w:r>
            </w:ins>
            <w:r w:rsidRPr="00D14360">
              <w:rPr>
                <w:rFonts w:ascii="Courier New" w:hAnsi="Courier New" w:cs="Courier New"/>
                <w:color w:val="000000"/>
                <w:sz w:val="16"/>
                <w:szCs w:val="16"/>
                <w:shd w:val="clear" w:color="auto" w:fill="FFFFFF"/>
              </w:rPr>
              <w:t xml:space="preserve"> - intolerance observation template --&gt;</w:t>
            </w:r>
          </w:p>
          <w:p w14:paraId="037E531E" w14:textId="2E144AC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54"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55" w:author="Russell Ott" w:date="2022-05-16T11:47: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9956"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57" w:author="Russell Ott" w:date="2022-05-16T11:47: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7"/&gt;</w:t>
            </w:r>
          </w:p>
          <w:p w14:paraId="204768A9" w14:textId="53DFEF8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58"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59" w:author="Russell Ott" w:date="2022-05-16T11:47: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9960"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61" w:author="Russell Ott" w:date="2022-05-16T11:47: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7" </w:t>
            </w:r>
            <w:del w:id="9962" w:author="Russell Ott" w:date="2022-05-16T11:47: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9963" w:author="Russell Ott" w:date="2022-05-16T11:47:00Z">
              <w:r w:rsidRPr="00D14360">
                <w:rPr>
                  <w:rFonts w:ascii="Courier New" w:hAnsi="Courier New" w:cs="Courier New"/>
                  <w:color w:val="000000"/>
                  <w:sz w:val="16"/>
                  <w:szCs w:val="16"/>
                  <w:shd w:val="clear" w:color="auto" w:fill="FFFFFF"/>
                </w:rPr>
                <w:t>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="2014-06</w:t>
            </w:r>
            <w:del w:id="9964" w:author="Russell Ott" w:date="2022-05-16T11:47:00Z">
              <w:r w:rsidR="005C79A1">
                <w:rPr>
                  <w:rFonts w:ascii="Courier New" w:hAnsi="Courier New" w:cs="Courier New"/>
                  <w:color w:val="000000"/>
                  <w:sz w:val="16"/>
                  <w:szCs w:val="16"/>
                  <w:shd w:val="clear" w:color="auto" w:fill="FFFFFF"/>
                </w:rPr>
                <w:delText>”</w:delText>
              </w:r>
            </w:del>
            <w:ins w:id="9965" w:author="Russell Ott" w:date="2022-05-16T11:47:00Z">
              <w:r w:rsidR="005143D2">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09"/&gt;</w:t>
            </w:r>
          </w:p>
          <w:p w14:paraId="6E86EF29" w14:textId="3D0BDB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9966"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67" w:author="Russell Ott" w:date="2022-05-16T11:47: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="4adc1020-7b14-11db-9fe1-</w:t>
            </w:r>
            <w:del w:id="9968" w:author="Russell Ott" w:date="2022-05-16T11:47:00Z">
              <w:r w:rsidRPr="00D14360">
                <w:rPr>
                  <w:rFonts w:ascii="Courier New" w:hAnsi="Courier New" w:cs="Courier New"/>
                  <w:color w:val="000000"/>
                  <w:sz w:val="16"/>
                  <w:szCs w:val="16"/>
                  <w:shd w:val="clear" w:color="auto" w:fill="FFFFFF"/>
                </w:rPr>
                <w:delText>0800200c9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66</w:delText>
              </w:r>
            </w:del>
            <w:ins w:id="9969" w:author="Russell Ott" w:date="2022-05-16T11:47:00Z">
              <w:r w:rsidRPr="00D14360">
                <w:rPr>
                  <w:rFonts w:ascii="Courier New" w:hAnsi="Courier New" w:cs="Courier New"/>
                  <w:color w:val="000000"/>
                  <w:sz w:val="16"/>
                  <w:szCs w:val="16"/>
                  <w:shd w:val="clear" w:color="auto" w:fill="FFFFFF"/>
                </w:rPr>
                <w:t>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w:t>
              </w:r>
            </w:ins>
            <w:r w:rsidRPr="00D14360">
              <w:rPr>
                <w:rFonts w:ascii="Courier New" w:hAnsi="Courier New" w:cs="Courier New"/>
                <w:color w:val="000000"/>
                <w:sz w:val="16"/>
                <w:szCs w:val="16"/>
                <w:shd w:val="clear" w:color="auto" w:fill="FFFFFF"/>
              </w:rPr>
              <w:t>"/&gt;</w:t>
            </w:r>
          </w:p>
          <w:p w14:paraId="4991FAF2" w14:textId="26D897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9970"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e="ASSERT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ON" 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9971" w:author="Russell Ott" w:date="2022-05-16T11:47:00Z">
              <w:r w:rsidRPr="00D14360">
                <w:rPr>
                  <w:rFonts w:ascii="Courier New" w:hAnsi="Courier New" w:cs="Courier New"/>
                  <w:color w:val="000000"/>
                  <w:sz w:val="16"/>
                  <w:szCs w:val="16"/>
                  <w:shd w:val="clear" w:color="auto" w:fill="FFFFFF"/>
                </w:rPr>
                <w:t>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9972"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73" w:author="Russell Ott" w:date="2022-05-16T11:47: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5E4B90D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w:t>
            </w:r>
            <w:del w:id="9974" w:author="Russell Ott" w:date="2022-05-16T11:47: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9975" w:author="Russell Ott" w:date="2022-05-16T11:47:00Z">
              <w:r w:rsidRPr="00D14360">
                <w:rPr>
                  <w:rFonts w:ascii="Courier New" w:hAnsi="Courier New" w:cs="Courier New"/>
                  <w:color w:val="000000"/>
                  <w:sz w:val="16"/>
                  <w:szCs w:val="16"/>
                  <w:shd w:val="clear" w:color="auto" w:fill="FFFFFF"/>
                </w:rPr>
                <w:t>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13FF55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w:t>
            </w:r>
            <w:del w:id="9976"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e="comple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ed</w:delText>
              </w:r>
            </w:del>
            <w:ins w:id="9977" w:author="Russell Ott" w:date="2022-05-16T11:47:00Z">
              <w:r w:rsidRPr="00D14360">
                <w:rPr>
                  <w:rFonts w:ascii="Courier New" w:hAnsi="Courier New" w:cs="Courier New"/>
                  <w:color w:val="000000"/>
                  <w:sz w:val="16"/>
                  <w:szCs w:val="16"/>
                  <w:shd w:val="clear" w:color="auto" w:fill="FFFFFF"/>
                </w:rPr>
                <w:t>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w:t>
              </w:r>
            </w:ins>
            <w:r w:rsidRPr="00D14360">
              <w:rPr>
                <w:rFonts w:ascii="Courier New" w:hAnsi="Courier New" w:cs="Courier New"/>
                <w:color w:val="000000"/>
                <w:sz w:val="16"/>
                <w:szCs w:val="16"/>
                <w:shd w:val="clear" w:color="auto" w:fill="FFFFFF"/>
              </w:rPr>
              <w:t>"/&gt;</w:t>
            </w:r>
          </w:p>
          <w:p w14:paraId="6DA5AD21" w14:textId="347B0FA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78"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79" w:author="Russell Ott" w:date="2022-05-16T11:47:00Z">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w:t>
              </w:r>
            </w:ins>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del w:id="9980" w:author="Russell Ott" w:date="2022-05-16T11:47:00Z">
              <w:r w:rsidR="005C79A1">
                <w:rPr>
                  <w:rFonts w:ascii="Courier New" w:hAnsi="Courier New" w:cs="Courier New"/>
                  <w:color w:val="000000"/>
                  <w:sz w:val="16"/>
                  <w:szCs w:val="16"/>
                  <w:shd w:val="clear" w:color="auto" w:fill="FFFFFF"/>
                </w:rPr>
                <w:delText>—</w:delText>
              </w:r>
            </w:del>
            <w:ins w:id="9981" w:author="Russell Ott" w:date="2022-05-16T11:47:00Z">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7013AED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del w:id="9982" w:author="Russell Ott" w:date="2022-05-16T11:47:00Z">
              <w:r w:rsidRPr="00D14360">
                <w:rPr>
                  <w:rFonts w:ascii="Courier New" w:hAnsi="Courier New" w:cs="Courier New"/>
                  <w:color w:val="000000"/>
                  <w:sz w:val="16"/>
                  <w:szCs w:val="16"/>
                  <w:shd w:val="clear" w:color="auto" w:fill="FFFFFF"/>
                </w:rPr>
                <w:delText>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del>
            <w:ins w:id="9983" w:author="Russell Ott" w:date="2022-05-16T11:47:00Z">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5EDDEC4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w:t>
            </w:r>
            <w:del w:id="9984" w:author="Russell Ott" w:date="2022-05-16T11:47:00Z">
              <w:r w:rsidRPr="00D14360">
                <w:rPr>
                  <w:rFonts w:ascii="Courier New" w:hAnsi="Courier New" w:cs="Courier New"/>
                  <w:color w:val="000000"/>
                  <w:sz w:val="16"/>
                  <w:szCs w:val="16"/>
                  <w:shd w:val="clear" w:color="auto" w:fill="FFFFFF"/>
                </w:rPr>
                <w:delText>ty</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del>
            <w:ins w:id="9985" w:author="Russell Ott" w:date="2022-05-16T11:47:00Z">
              <w:r w:rsidRPr="00D14360">
                <w:rPr>
                  <w:rFonts w:ascii="Courier New" w:hAnsi="Courier New" w:cs="Courier New"/>
                  <w:color w:val="000000"/>
                  <w:sz w:val="16"/>
                  <w:szCs w:val="16"/>
                  <w:shd w:val="clear" w:color="auto" w:fill="FFFFFF"/>
                </w:rPr>
                <w:t>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CD" </w:t>
            </w:r>
            <w:del w:id="9986" w:author="Russell Ott" w:date="2022-05-16T11:47: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e="419199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07</w:delText>
              </w:r>
            </w:del>
            <w:ins w:id="9987" w:author="Russell Ott" w:date="2022-05-16T11:47:00Z">
              <w:r w:rsidRPr="00D14360">
                <w:rPr>
                  <w:rFonts w:ascii="Courier New" w:hAnsi="Courier New" w:cs="Courier New"/>
                  <w:color w:val="000000"/>
                  <w:sz w:val="16"/>
                  <w:szCs w:val="16"/>
                  <w:shd w:val="clear" w:color="auto" w:fill="FFFFFF"/>
                </w:rPr>
                <w:t>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ins>
            <w:r w:rsidRPr="00D14360">
              <w:rPr>
                <w:rFonts w:ascii="Courier New" w:hAnsi="Courier New" w:cs="Courier New"/>
                <w:color w:val="000000"/>
                <w:sz w:val="16"/>
                <w:szCs w:val="16"/>
                <w:shd w:val="clear" w:color="auto" w:fill="FFFFFF"/>
              </w:rPr>
              <w:t>"</w:t>
            </w:r>
          </w:p>
          <w:p w14:paraId="0AE4E875" w14:textId="46CCA4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88" w:author="Russell Ott" w:date="2022-05-16T11:47:00Z">
              <w:r w:rsidRPr="00D14360">
                <w:rPr>
                  <w:rFonts w:ascii="Courier New" w:hAnsi="Courier New" w:cs="Courier New"/>
                  <w:color w:val="000000"/>
                  <w:sz w:val="16"/>
                  <w:szCs w:val="16"/>
                  <w:shd w:val="clear" w:color="auto" w:fill="FFFFFF"/>
                </w:rPr>
                <w:delText>displayNa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9989" w:author="Russell Ott" w:date="2022-05-16T11:47:00Z">
              <w:r w:rsidRPr="00D14360">
                <w:rPr>
                  <w:rFonts w:ascii="Courier New" w:hAnsi="Courier New" w:cs="Courier New"/>
                  <w:color w:val="000000"/>
                  <w:sz w:val="16"/>
                  <w:szCs w:val="16"/>
                  <w:shd w:val="clear" w:color="auto" w:fill="FFFFFF"/>
                </w:rPr>
                <w:t>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="Allergy to substance (</w:t>
            </w:r>
            <w:del w:id="9990" w:author="Russell Ott" w:date="2022-05-16T11:47:00Z">
              <w:r w:rsidRPr="00D14360">
                <w:rPr>
                  <w:rFonts w:ascii="Courier New" w:hAnsi="Courier New" w:cs="Courier New"/>
                  <w:color w:val="000000"/>
                  <w:sz w:val="16"/>
                  <w:szCs w:val="16"/>
                  <w:shd w:val="clear" w:color="auto" w:fill="FFFFFF"/>
                </w:rPr>
                <w:delText>disord</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del>
            <w:ins w:id="9991" w:author="Russell Ott" w:date="2022-05-16T11:47:00Z">
              <w:r w:rsidRPr="00D14360">
                <w:rPr>
                  <w:rFonts w:ascii="Courier New" w:hAnsi="Courier New" w:cs="Courier New"/>
                  <w:color w:val="000000"/>
                  <w:sz w:val="16"/>
                  <w:szCs w:val="16"/>
                  <w:shd w:val="clear" w:color="auto" w:fill="FFFFFF"/>
                </w:rPr>
                <w:t>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ins>
            <w:r w:rsidRPr="00D14360">
              <w:rPr>
                <w:rFonts w:ascii="Courier New" w:hAnsi="Courier New" w:cs="Courier New"/>
                <w:color w:val="000000"/>
                <w:sz w:val="16"/>
                <w:szCs w:val="16"/>
                <w:shd w:val="clear" w:color="auto" w:fill="FFFFFF"/>
              </w:rPr>
              <w:t>)"</w:t>
            </w:r>
          </w:p>
          <w:p w14:paraId="0AB69644" w14:textId="684EEDF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92" w:author="Russell Ott" w:date="2022-05-16T11:47:00Z">
              <w:r w:rsidRPr="00D14360">
                <w:rPr>
                  <w:rFonts w:ascii="Courier New" w:hAnsi="Courier New" w:cs="Courier New"/>
                  <w:color w:val="000000"/>
                  <w:sz w:val="16"/>
                  <w:szCs w:val="16"/>
                  <w:shd w:val="clear" w:color="auto" w:fill="FFFFFF"/>
                </w:rPr>
                <w:delText>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9993" w:author="Russell Ott" w:date="2022-05-16T11:47:00Z">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="2.16.840.1.113883.6</w:t>
            </w:r>
            <w:del w:id="9994" w:author="Russell Ott" w:date="2022-05-16T11:47:00Z">
              <w:r w:rsidR="005C79A1">
                <w:rPr>
                  <w:rFonts w:ascii="Courier New" w:hAnsi="Courier New" w:cs="Courier New"/>
                  <w:color w:val="000000"/>
                  <w:sz w:val="16"/>
                  <w:szCs w:val="16"/>
                  <w:shd w:val="clear" w:color="auto" w:fill="FFFFFF"/>
                </w:rPr>
                <w:delText>”</w:delText>
              </w:r>
            </w:del>
            <w:ins w:id="9995" w:author="Russell Ott" w:date="2022-05-16T11:47:00Z">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96" </w:t>
            </w:r>
            <w:del w:id="9996" w:author="Russell Ott" w:date="2022-05-16T11:47:00Z">
              <w:r w:rsidRPr="00D14360">
                <w:rPr>
                  <w:rFonts w:ascii="Courier New" w:hAnsi="Courier New" w:cs="Courier New"/>
                  <w:color w:val="000000"/>
                  <w:sz w:val="16"/>
                  <w:szCs w:val="16"/>
                  <w:shd w:val="clear" w:color="auto" w:fill="FFFFFF"/>
                </w:rPr>
                <w:delText>codeSystemNa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9997" w:author="Russell Ott" w:date="2022-05-16T11:47:00Z">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="SNOMED</w:t>
            </w:r>
            <w:del w:id="9998" w:author="Russell Ott" w:date="2022-05-16T11:47:00Z">
              <w:r w:rsidR="005C79A1">
                <w:rPr>
                  <w:rFonts w:ascii="Courier New" w:hAnsi="Courier New" w:cs="Courier New"/>
                  <w:color w:val="000000"/>
                  <w:sz w:val="16"/>
                  <w:szCs w:val="16"/>
                  <w:shd w:val="clear" w:color="auto" w:fill="FFFFFF"/>
                </w:rPr>
                <w:delText>”</w:delText>
              </w:r>
            </w:del>
            <w:ins w:id="9999" w:author="Russell Ott" w:date="2022-05-16T11:47:00Z">
              <w:r w:rsidR="00F5758E">
                <w:rPr>
                  <w:rFonts w:ascii="Courier New" w:hAnsi="Courier New" w:cs="Courier New"/>
                  <w:color w:val="000000"/>
                  <w:sz w:val="16"/>
                  <w:szCs w:val="16"/>
                  <w:shd w:val="clear" w:color="auto" w:fill="FFFFFF"/>
                </w:rPr>
                <w:t xml:space="preserve"> </w:t>
              </w:r>
            </w:ins>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0CDC7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00"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 Provenan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01" w:author="Russell Ott" w:date="2022-05-16T11:47:00Z">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 xml:space="preserve"> - Author Participation --&gt;</w:t>
            </w:r>
          </w:p>
          <w:p w14:paraId="537758FA" w14:textId="1C2269F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10002"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03" w:author="Russell Ott" w:date="2022-05-16T11:47: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10004"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05" w:author="Russell Ott" w:date="2022-05-16T11:47: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del w:id="10006" w:author="Russell Ott" w:date="2022-05-16T11:47:00Z">
              <w:r w:rsidR="005D6CD1">
                <w:rPr>
                  <w:rFonts w:ascii="Courier New" w:hAnsi="Courier New" w:cs="Courier New"/>
                  <w:color w:val="000000"/>
                  <w:sz w:val="16"/>
                  <w:szCs w:val="16"/>
                  <w:shd w:val="clear" w:color="auto" w:fill="FFFFFF"/>
                </w:rPr>
                <w:delText>=”</w:delText>
              </w:r>
            </w:del>
            <w:ins w:id="10007" w:author="Russell Ott" w:date="2022-05-16T11:47:00Z">
              <w:r w:rsidR="00C974F1">
                <w:rPr>
                  <w:rFonts w:ascii="Courier New" w:hAnsi="Courier New" w:cs="Courier New"/>
                  <w:color w:val="000000"/>
                  <w:sz w:val="16"/>
                  <w:szCs w:val="16"/>
                  <w:shd w:val="clear" w:color="auto" w:fill="FFFFFF"/>
                </w:rPr>
                <w:t>="</w:t>
              </w:r>
            </w:ins>
            <w:r w:rsidR="005D6CD1">
              <w:rPr>
                <w:rFonts w:ascii="Courier New" w:hAnsi="Courier New" w:cs="Courier New"/>
                <w:color w:val="000000"/>
                <w:sz w:val="16"/>
                <w:szCs w:val="16"/>
                <w:shd w:val="clear" w:color="auto" w:fill="FFFFFF"/>
              </w:rPr>
              <w:t>2019-10-01</w:t>
            </w:r>
            <w:del w:id="10008" w:author="Russell Ott" w:date="2022-05-16T11:47:00Z">
              <w:r w:rsidR="005D6CD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/&gt;</w:delText>
              </w:r>
            </w:del>
            <w:ins w:id="10009" w:author="Russell Ott" w:date="2022-05-16T11:47:00Z">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ins>
          </w:p>
          <w:p w14:paraId="249D51A7" w14:textId="42DD966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w:t>
            </w:r>
            <w:del w:id="10010" w:author="Russell Ott" w:date="2022-05-16T11:47: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11" w:author="Russell Ott" w:date="2022-05-16T11:47:00Z">
              <w:r w:rsidRPr="00D14360">
                <w:rPr>
                  <w:rFonts w:ascii="Courier New" w:hAnsi="Courier New" w:cs="Courier New"/>
                  <w:color w:val="000000"/>
                  <w:sz w:val="16"/>
                  <w:szCs w:val="16"/>
                  <w:shd w:val="clear" w:color="auto" w:fill="FFFFFF"/>
                </w:rPr>
                <w:t>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="201308011235-</w:t>
            </w:r>
            <w:del w:id="10012" w:author="Russell Ott" w:date="2022-05-16T11:47:00Z">
              <w:r w:rsidRPr="00D14360">
                <w:rPr>
                  <w:rFonts w:ascii="Courier New" w:hAnsi="Courier New" w:cs="Courier New"/>
                  <w:color w:val="000000"/>
                  <w:sz w:val="16"/>
                  <w:szCs w:val="16"/>
                  <w:shd w:val="clear" w:color="auto" w:fill="FFFFFF"/>
                </w:rPr>
                <w:delText>0</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00</w:delText>
              </w:r>
            </w:del>
            <w:ins w:id="10013" w:author="Russell Ott" w:date="2022-05-16T11:47:00Z">
              <w:r w:rsidRPr="00D14360">
                <w:rPr>
                  <w:rFonts w:ascii="Courier New" w:hAnsi="Courier New" w:cs="Courier New"/>
                  <w:color w:val="000000"/>
                  <w:sz w:val="16"/>
                  <w:szCs w:val="16"/>
                  <w:shd w:val="clear" w:color="auto" w:fill="FFFFFF"/>
                </w:rPr>
                <w:t>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w:t>
              </w:r>
            </w:ins>
            <w:r w:rsidRPr="00D14360">
              <w:rPr>
                <w:rFonts w:ascii="Courier New" w:hAnsi="Courier New" w:cs="Courier New"/>
                <w:color w:val="000000"/>
                <w:sz w:val="16"/>
                <w:szCs w:val="16"/>
                <w:shd w:val="clear" w:color="auto" w:fill="FFFFFF"/>
              </w:rPr>
              <w:t>"/&gt;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49DED58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14"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15" w:author="Russell Ott" w:date="2022-05-16T11:47:00Z">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ins>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5EF301C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16"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17" w:author="Russell Ott" w:date="2022-05-16T11:47: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w:t>
            </w:r>
            <w:del w:id="10018"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19" w:author="Russell Ott" w:date="2022-05-16T11:47: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6" </w:t>
            </w:r>
            <w:del w:id="10020" w:author="Russell Ott" w:date="2022-05-16T11:47: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n="1234</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67</w:delText>
              </w:r>
            </w:del>
            <w:ins w:id="10021" w:author="Russell Ott" w:date="2022-05-16T11:47:00Z">
              <w:r w:rsidRPr="00D14360">
                <w:rPr>
                  <w:rFonts w:ascii="Courier New" w:hAnsi="Courier New" w:cs="Courier New"/>
                  <w:color w:val="000000"/>
                  <w:sz w:val="16"/>
                  <w:szCs w:val="16"/>
                  <w:shd w:val="clear" w:color="auto" w:fill="FFFFFF"/>
                </w:rPr>
                <w:t>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w:t>
              </w:r>
            </w:ins>
            <w:r w:rsidRPr="00D14360">
              <w:rPr>
                <w:rFonts w:ascii="Courier New" w:hAnsi="Courier New" w:cs="Courier New"/>
                <w:color w:val="000000"/>
                <w:sz w:val="16"/>
                <w:szCs w:val="16"/>
                <w:shd w:val="clear" w:color="auto" w:fill="FFFFFF"/>
              </w:rPr>
              <w:t>"/&gt;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2B978D3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22"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23" w:author="Russell Ott" w:date="2022-05-16T11:47:00Z">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ins>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4E5FA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24"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25" w:author="Russell Ott" w:date="2022-05-16T11:47: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="2.16.840.1.113883.5.</w:t>
            </w:r>
            <w:del w:id="10026" w:author="Russell Ott" w:date="2022-05-16T11:47:00Z">
              <w:r w:rsidRPr="00D14360">
                <w:rPr>
                  <w:rFonts w:ascii="Courier New" w:hAnsi="Courier New" w:cs="Courier New"/>
                  <w:color w:val="000000"/>
                  <w:sz w:val="16"/>
                  <w:szCs w:val="16"/>
                  <w:shd w:val="clear" w:color="auto" w:fill="FFFFFF"/>
                </w:rPr>
                <w:delText>1</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08" 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NK</w:delText>
              </w:r>
            </w:del>
            <w:ins w:id="10027" w:author="Russell Ott" w:date="2022-05-16T11:47:00Z">
              <w:r w:rsidRPr="00D14360">
                <w:rPr>
                  <w:rFonts w:ascii="Courier New" w:hAnsi="Courier New" w:cs="Courier New"/>
                  <w:color w:val="000000"/>
                  <w:sz w:val="16"/>
                  <w:szCs w:val="16"/>
                  <w:shd w:val="clear" w:color="auto" w:fill="FFFFFF"/>
                </w:rPr>
                <w:t>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w:t>
              </w:r>
            </w:ins>
            <w:r w:rsidRPr="00D14360">
              <w:rPr>
                <w:rFonts w:ascii="Courier New" w:hAnsi="Courier New" w:cs="Courier New"/>
                <w:color w:val="000000"/>
                <w:sz w:val="16"/>
                <w:szCs w:val="16"/>
                <w:shd w:val="clear" w:color="auto" w:fill="FFFFFF"/>
              </w:rPr>
              <w:t>"/&gt;</w:t>
            </w:r>
          </w:p>
          <w:p w14:paraId="3FEDD06E" w14:textId="473FC9F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28"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29" w:author="Russell Ott" w:date="2022-05-16T11:47:00Z">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ins>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6FC5D6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30" w:author="Russell Ott" w:date="2022-05-16T11:47: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31" w:author="Russell Ott" w:date="2022-05-16T11:47:00Z">
              <w:r w:rsidR="00AB19EF">
                <w:rPr>
                  <w:rFonts w:ascii="Courier New" w:hAnsi="Courier New" w:cs="Courier New"/>
                  <w:color w:val="000000"/>
                  <w:sz w:val="16"/>
                  <w:szCs w:val="16"/>
                  <w:shd w:val="clear" w:color="auto" w:fill="FFFFFF"/>
                </w:rPr>
                <w:t>root</w:t>
              </w:r>
            </w:ins>
            <w:r w:rsidRPr="00D14360">
              <w:rPr>
                <w:rFonts w:ascii="Courier New" w:hAnsi="Courier New" w:cs="Courier New"/>
                <w:color w:val="000000"/>
                <w:sz w:val="16"/>
                <w:szCs w:val="16"/>
                <w:shd w:val="clear" w:color="auto" w:fill="FFFFFF"/>
              </w:rPr>
              <w:t>="2.16.840.1.113883</w:t>
            </w:r>
            <w:del w:id="10032" w:author="Russell Ott" w:date="2022-05-16T11:47: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33" w:author="Russell Ott" w:date="2022-05-16T11:47: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6" </w:t>
            </w:r>
            <w:del w:id="10034" w:author="Russell Ott" w:date="2022-05-16T11:47: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n="1104145</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38</w:delText>
              </w:r>
            </w:del>
            <w:ins w:id="10035" w:author="Russell Ott" w:date="2022-05-16T11:47:00Z">
              <w:r w:rsidRPr="00D14360">
                <w:rPr>
                  <w:rFonts w:ascii="Courier New" w:hAnsi="Courier New" w:cs="Courier New"/>
                  <w:color w:val="000000"/>
                  <w:sz w:val="16"/>
                  <w:szCs w:val="16"/>
                  <w:shd w:val="clear" w:color="auto" w:fill="FFFFFF"/>
                </w:rPr>
                <w:t>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w:t>
              </w:r>
            </w:ins>
            <w:r w:rsidRPr="00D14360">
              <w:rPr>
                <w:rFonts w:ascii="Courier New" w:hAnsi="Courier New" w:cs="Courier New"/>
                <w:color w:val="000000"/>
                <w:sz w:val="16"/>
                <w:szCs w:val="16"/>
                <w:shd w:val="clear" w:color="auto" w:fill="FFFFFF"/>
              </w:rPr>
              <w:t>"/&gt;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39A729F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w:t>
            </w:r>
            <w:del w:id="10036" w:author="Russell Ott" w:date="2022-05-16T11:47: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37" w:author="Russell Ott" w:date="2022-05-16T11:47:00Z">
              <w:r w:rsidRPr="00D14360">
                <w:rPr>
                  <w:rFonts w:ascii="Courier New" w:hAnsi="Courier New" w:cs="Courier New"/>
                  <w:color w:val="000000"/>
                  <w:sz w:val="16"/>
                  <w:szCs w:val="16"/>
                  <w:shd w:val="clear" w:color="auto" w:fill="FFFFFF"/>
                </w:rPr>
                <w:t>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="tel:+1(555)867-</w:t>
            </w:r>
            <w:del w:id="10038" w:author="Russell Ott" w:date="2022-05-16T11:47:00Z">
              <w:r w:rsidRPr="00D14360">
                <w:rPr>
                  <w:rFonts w:ascii="Courier New" w:hAnsi="Courier New" w:cs="Courier New"/>
                  <w:color w:val="000000"/>
                  <w:sz w:val="16"/>
                  <w:szCs w:val="16"/>
                  <w:shd w:val="clear" w:color="auto" w:fill="FFFFFF"/>
                </w:rPr>
                <w:delText>5</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09</w:delText>
              </w:r>
            </w:del>
            <w:ins w:id="10039" w:author="Russell Ott" w:date="2022-05-16T11:47:00Z">
              <w:r w:rsidRPr="00D14360">
                <w:rPr>
                  <w:rFonts w:ascii="Courier New" w:hAnsi="Courier New" w:cs="Courier New"/>
                  <w:color w:val="000000"/>
                  <w:sz w:val="16"/>
                  <w:szCs w:val="16"/>
                  <w:shd w:val="clear" w:color="auto" w:fill="FFFFFF"/>
                </w:rPr>
                <w:t>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w:t>
              </w:r>
            </w:ins>
            <w:r w:rsidRPr="00D14360">
              <w:rPr>
                <w:rFonts w:ascii="Courier New" w:hAnsi="Courier New" w:cs="Courier New"/>
                <w:color w:val="000000"/>
                <w:sz w:val="16"/>
                <w:szCs w:val="16"/>
                <w:shd w:val="clear" w:color="auto" w:fill="FFFFFF"/>
              </w:rPr>
              <w:t>"/&gt;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5D02F04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40" w:author="Russell Ott" w:date="2022-05-16T11:47: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41" w:author="Russell Ott" w:date="2022-05-16T11:47:00Z">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ins>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54C9C3E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del w:id="10042" w:author="Russell Ott" w:date="2022-05-16T11:47: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SM</w:delText>
              </w:r>
            </w:del>
            <w:ins w:id="10043" w:author="Russell Ott" w:date="2022-05-16T11:47:00Z">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w:t>
              </w:r>
            </w:ins>
            <w:r w:rsidRPr="00D14360">
              <w:rPr>
                <w:rFonts w:ascii="Courier New" w:hAnsi="Courier New" w:cs="Courier New"/>
                <w:color w:val="000000"/>
                <w:sz w:val="16"/>
                <w:szCs w:val="16"/>
                <w:shd w:val="clear" w:color="auto" w:fill="FFFFFF"/>
              </w:rPr>
              <w:t>"&gt;</w:t>
            </w:r>
          </w:p>
          <w:p w14:paraId="7ADF13F7" w14:textId="5B6DD13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w:t>
            </w:r>
            <w:del w:id="10044" w:author="Russell Ott" w:date="2022-05-16T11:47: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e="M</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NU</w:delText>
              </w:r>
            </w:del>
            <w:ins w:id="10045" w:author="Russell Ott" w:date="2022-05-16T11:47:00Z">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w:t>
              </w:r>
            </w:ins>
            <w:r w:rsidRPr="00D14360">
              <w:rPr>
                <w:rFonts w:ascii="Courier New" w:hAnsi="Courier New" w:cs="Courier New"/>
                <w:color w:val="000000"/>
                <w:sz w:val="16"/>
                <w:szCs w:val="16"/>
                <w:shd w:val="clear" w:color="auto" w:fill="FFFFFF"/>
              </w:rPr>
              <w:t>"&gt;</w:t>
            </w:r>
          </w:p>
          <w:p w14:paraId="5B0DDDF8" w14:textId="1EFFB8F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w:t>
            </w:r>
            <w:del w:id="10046" w:author="Russell Ott" w:date="2022-05-16T11:47: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e="M</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AT</w:delText>
              </w:r>
            </w:del>
            <w:ins w:id="10047" w:author="Russell Ott" w:date="2022-05-16T11:47:00Z">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w:t>
              </w:r>
            </w:ins>
            <w:r w:rsidRPr="00D14360">
              <w:rPr>
                <w:rFonts w:ascii="Courier New" w:hAnsi="Courier New" w:cs="Courier New"/>
                <w:color w:val="000000"/>
                <w:sz w:val="16"/>
                <w:szCs w:val="16"/>
                <w:shd w:val="clear" w:color="auto" w:fill="FFFFFF"/>
              </w:rPr>
              <w:t>"&gt;</w:t>
            </w:r>
          </w:p>
          <w:p w14:paraId="3E095B05" w14:textId="5368C0D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10048" w:author="Russell Ott" w:date="2022-05-16T11:47:00Z">
              <w:r w:rsidRPr="00D14360">
                <w:rPr>
                  <w:rFonts w:ascii="Courier New" w:hAnsi="Courier New" w:cs="Courier New"/>
                  <w:color w:val="000000"/>
                  <w:sz w:val="16"/>
                  <w:szCs w:val="16"/>
                  <w:shd w:val="clear" w:color="auto" w:fill="FFFFFF"/>
                </w:rPr>
                <w:delText>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del>
            <w:ins w:id="10049" w:author="Russell Ott" w:date="2022-05-16T11:47:00Z">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color w:val="000000"/>
                <w:shd w:val="clear" w:color="auto" w:fill="FFFFFF"/>
                <w:rPrChange w:id="10050" w:author="Russell Ott" w:date="2022-05-16T11:47:00Z">
                  <w:rPr>
                    <w:rFonts w:ascii="Calibri" w:hAnsi="Calibri"/>
                    <w:color w:val="000000"/>
                    <w:shd w:val="clear" w:color="auto" w:fill="FFFFFF"/>
                  </w:rPr>
                </w:rPrChange>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color w:val="000000"/>
          <w:shd w:val="clear" w:color="auto" w:fill="FFFFFF"/>
          <w:rPrChange w:id="10051" w:author="Russell Ott" w:date="2022-05-16T11:47:00Z">
            <w:rPr>
              <w:rFonts w:ascii="Calibri" w:hAnsi="Calibri"/>
              <w:color w:val="000000"/>
              <w:shd w:val="clear" w:color="auto" w:fill="FFFFFF"/>
            </w:rPr>
          </w:rPrChange>
        </w:rPr>
      </w:pPr>
    </w:p>
    <w:p w14:paraId="74BAC667" w14:textId="77777777" w:rsidR="002964F7" w:rsidRPr="00AD08FB" w:rsidRDefault="002964F7" w:rsidP="002869E1">
      <w:pPr>
        <w:spacing w:after="120"/>
        <w:rPr>
          <w:del w:id="10052" w:author="Russell Ott" w:date="2022-05-16T11:47:00Z"/>
          <w:rFonts w:cs="Calibri"/>
          <w:color w:val="000000"/>
          <w:shd w:val="clear" w:color="auto" w:fill="FFFFFF"/>
        </w:rPr>
      </w:pPr>
      <w:del w:id="10053" w:author="Russell Ott" w:date="2022-05-16T11:47:00Z">
        <w:r w:rsidRPr="00D14360">
          <w:rPr>
            <w:rFonts w:cs="Calibri"/>
            <w:b/>
            <w:bCs/>
            <w:color w:val="000000"/>
            <w:shd w:val="clear" w:color="auto" w:fill="FFFFFF"/>
          </w:rPr>
          <w:delText>Reference:</w:delText>
        </w:r>
        <w:r w:rsidR="002F20C8">
          <w:rPr>
            <w:rFonts w:cs="Calibri"/>
            <w:b/>
            <w:bCs/>
            <w:color w:val="000000"/>
            <w:shd w:val="clear" w:color="auto" w:fill="FFFFFF"/>
          </w:rPr>
          <w:delText xml:space="preserve"> </w:delText>
        </w:r>
        <w:r w:rsidR="002F20C8" w:rsidRPr="00AD08FB">
          <w:rPr>
            <w:rFonts w:cs="Calibri"/>
            <w:color w:val="000000"/>
            <w:shd w:val="clear" w:color="auto" w:fill="FFFFFF"/>
          </w:rPr>
          <w:fldChar w:fldCharType="begin"/>
        </w:r>
        <w:r w:rsidR="002F20C8" w:rsidRPr="00AD08FB">
          <w:rPr>
            <w:rFonts w:cs="Calibri"/>
            <w:color w:val="000000"/>
            <w:shd w:val="clear" w:color="auto" w:fill="FFFFFF"/>
          </w:rPr>
          <w:delInstrText xml:space="preserve"> REF _Ref21893223 \r \h  \* MERGEFORMAT </w:delInstrText>
        </w:r>
        <w:r w:rsidR="002F20C8" w:rsidRPr="00AD08FB">
          <w:rPr>
            <w:rFonts w:cs="Calibri"/>
            <w:color w:val="000000"/>
            <w:shd w:val="clear" w:color="auto" w:fill="FFFFFF"/>
          </w:rPr>
        </w:r>
        <w:r w:rsidR="002F20C8" w:rsidRPr="00AD08FB">
          <w:rPr>
            <w:rFonts w:cs="Calibri"/>
            <w:color w:val="000000"/>
            <w:shd w:val="clear" w:color="auto" w:fill="FFFFFF"/>
          </w:rPr>
          <w:fldChar w:fldCharType="separate"/>
        </w:r>
        <w:r w:rsidR="00DE0DA7">
          <w:rPr>
            <w:rFonts w:cs="Calibri"/>
            <w:color w:val="000000"/>
            <w:shd w:val="clear" w:color="auto" w:fill="FFFFFF"/>
          </w:rPr>
          <w:delText>6.4.1</w:delText>
        </w:r>
        <w:r w:rsidR="002F20C8" w:rsidRPr="00AD08FB">
          <w:rPr>
            <w:rFonts w:cs="Calibri"/>
            <w:color w:val="000000"/>
            <w:shd w:val="clear" w:color="auto" w:fill="FFFFFF"/>
          </w:rPr>
          <w:fldChar w:fldCharType="end"/>
        </w:r>
        <w:r w:rsidR="002F20C8" w:rsidRPr="00AD08FB">
          <w:rPr>
            <w:rFonts w:cs="Calibri"/>
            <w:color w:val="000000"/>
            <w:shd w:val="clear" w:color="auto" w:fill="FFFFFF"/>
          </w:rPr>
          <w:delText xml:space="preserve"> </w:delText>
        </w:r>
        <w:r w:rsidR="002F20C8" w:rsidRPr="00AD08FB">
          <w:rPr>
            <w:rFonts w:cs="Calibri"/>
            <w:color w:val="000000"/>
            <w:shd w:val="clear" w:color="auto" w:fill="FFFFFF"/>
          </w:rPr>
          <w:fldChar w:fldCharType="begin"/>
        </w:r>
        <w:r w:rsidR="002F20C8" w:rsidRPr="00AD08FB">
          <w:rPr>
            <w:rFonts w:cs="Calibri"/>
            <w:color w:val="000000"/>
            <w:shd w:val="clear" w:color="auto" w:fill="FFFFFF"/>
          </w:rPr>
          <w:delInstrText xml:space="preserve"> REF _Ref21893227 \h  \* MERGEFORMAT </w:delInstrText>
        </w:r>
        <w:r w:rsidR="002F20C8" w:rsidRPr="00AD08FB">
          <w:rPr>
            <w:rFonts w:cs="Calibri"/>
            <w:color w:val="000000"/>
            <w:shd w:val="clear" w:color="auto" w:fill="FFFFFF"/>
          </w:rPr>
        </w:r>
        <w:r w:rsidR="002F20C8" w:rsidRPr="00AD08FB">
          <w:rPr>
            <w:rFonts w:cs="Calibri"/>
            <w:color w:val="000000"/>
            <w:shd w:val="clear" w:color="auto" w:fill="FFFFFF"/>
          </w:rPr>
          <w:fldChar w:fldCharType="separate"/>
        </w:r>
        <w:r w:rsidR="00DE0DA7" w:rsidRPr="00DE0DA7">
          <w:rPr>
            <w:rFonts w:cs="Calibri"/>
          </w:rPr>
          <w:delText>Active HL7 Projects Pertinent to the C-CDA Implementer Community</w:delText>
        </w:r>
        <w:r w:rsidR="002F20C8" w:rsidRPr="00AD08FB">
          <w:rPr>
            <w:rFonts w:cs="Calibri"/>
            <w:color w:val="000000"/>
            <w:shd w:val="clear" w:color="auto" w:fill="FFFFFF"/>
          </w:rPr>
          <w:fldChar w:fldCharType="end"/>
        </w:r>
        <w:r w:rsidRPr="00AD08FB">
          <w:rPr>
            <w:rFonts w:cs="Calibri"/>
            <w:color w:val="000000"/>
            <w:shd w:val="clear" w:color="auto" w:fill="FFFFFF"/>
          </w:rPr>
          <w:delText xml:space="preserve"> </w:delText>
        </w:r>
      </w:del>
    </w:p>
    <w:p w14:paraId="061895DA" w14:textId="745CAA35" w:rsidR="00556B2A" w:rsidRDefault="00556B2A" w:rsidP="007770C6">
      <w:pPr>
        <w:pStyle w:val="Heading4"/>
        <w:rPr>
          <w:ins w:id="10054" w:author="Russell Ott" w:date="2022-05-16T11:47:00Z"/>
          <w:shd w:val="clear" w:color="auto" w:fill="FFFFFF"/>
        </w:rPr>
      </w:pPr>
      <w:ins w:id="10055" w:author="Russell Ott" w:date="2022-05-16T11:47:00Z">
        <w:r>
          <w:rPr>
            <w:shd w:val="clear" w:color="auto" w:fill="FFFFFF"/>
          </w:rPr>
          <w:t>Provenance mapping to FHIR</w:t>
        </w:r>
      </w:ins>
    </w:p>
    <w:p w14:paraId="1AB800B6" w14:textId="77777777" w:rsidR="00556B2A" w:rsidRPr="00556B2A" w:rsidRDefault="00556B2A" w:rsidP="00556B2A">
      <w:pPr>
        <w:spacing w:after="120"/>
        <w:rPr>
          <w:ins w:id="10056" w:author="Russell Ott" w:date="2022-05-16T11:47:00Z"/>
          <w:rFonts w:cs="Calibri"/>
          <w:color w:val="000000"/>
          <w:shd w:val="clear" w:color="auto" w:fill="FFFFFF"/>
        </w:rPr>
      </w:pPr>
      <w:ins w:id="10057" w:author="Russell Ott" w:date="2022-05-16T11:47:00Z">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ins>
    </w:p>
    <w:p w14:paraId="3BBABB02" w14:textId="4CF8FD73" w:rsidR="00556B2A" w:rsidRPr="00556B2A" w:rsidRDefault="00556B2A" w:rsidP="00556B2A">
      <w:pPr>
        <w:spacing w:after="120"/>
        <w:rPr>
          <w:ins w:id="10058" w:author="Russell Ott" w:date="2022-05-16T11:47:00Z"/>
          <w:rFonts w:cs="Calibri"/>
          <w:color w:val="000000"/>
          <w:shd w:val="clear" w:color="auto" w:fill="FFFFFF"/>
        </w:rPr>
      </w:pPr>
      <w:ins w:id="10059" w:author="Russell Ott" w:date="2022-05-16T11:47:00Z">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ins>
    </w:p>
    <w:p w14:paraId="2AF9992D" w14:textId="77777777" w:rsidR="00556B2A" w:rsidRPr="00556B2A" w:rsidRDefault="00556B2A" w:rsidP="00556B2A">
      <w:pPr>
        <w:spacing w:after="120"/>
        <w:rPr>
          <w:ins w:id="10060" w:author="Russell Ott" w:date="2022-05-16T11:47:00Z"/>
          <w:rFonts w:cs="Calibri"/>
          <w:color w:val="000000"/>
          <w:shd w:val="clear" w:color="auto" w:fill="FFFFFF"/>
        </w:rPr>
      </w:pPr>
      <w:ins w:id="10061" w:author="Russell Ott" w:date="2022-05-16T11:47:00Z">
        <w:r w:rsidRPr="00556B2A">
          <w:rPr>
            <w:rFonts w:cs="Calibri"/>
            <w:color w:val="000000"/>
            <w:shd w:val="clear" w:color="auto" w:fill="FFFFFF"/>
          </w:rPr>
          <w:t>A CDA entry without an explicit Provenance-Author template assertion may not contain enough role specificity to populate a FHIR Resource with certainty.</w:t>
        </w:r>
      </w:ins>
    </w:p>
    <w:p w14:paraId="21FA9CC1" w14:textId="74F5115D" w:rsidR="00556B2A" w:rsidRPr="00D14360" w:rsidRDefault="00556B2A" w:rsidP="00556B2A">
      <w:pPr>
        <w:spacing w:after="120"/>
        <w:rPr>
          <w:ins w:id="10062" w:author="Russell Ott" w:date="2022-05-16T11:47:00Z"/>
          <w:rFonts w:cs="Calibri"/>
          <w:color w:val="000000"/>
          <w:shd w:val="clear" w:color="auto" w:fill="FFFFFF"/>
        </w:rPr>
      </w:pPr>
      <w:ins w:id="10063" w:author="Russell Ott" w:date="2022-05-16T11:47:00Z">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ins>
    </w:p>
    <w:p w14:paraId="4336702A" w14:textId="77777777" w:rsidR="007D3708" w:rsidRPr="00D24DBF" w:rsidRDefault="007D3708" w:rsidP="00F10C7C">
      <w:pPr>
        <w:pStyle w:val="Heading3"/>
      </w:pPr>
      <w:bookmarkStart w:id="10064" w:name="_Toc11219057"/>
      <w:bookmarkStart w:id="10065" w:name="_Toc11391312"/>
      <w:bookmarkStart w:id="10066" w:name="_Toc103262698"/>
      <w:bookmarkStart w:id="10067" w:name="_Toc22823443"/>
      <w:r w:rsidRPr="00D24DBF">
        <w:t>Section Time Range</w:t>
      </w:r>
      <w:bookmarkEnd w:id="10064"/>
      <w:bookmarkEnd w:id="10065"/>
      <w:bookmarkEnd w:id="10066"/>
      <w:bookmarkEnd w:id="10067"/>
    </w:p>
    <w:p w14:paraId="1A79C19E" w14:textId="54CAA0E0" w:rsidR="00632AAF" w:rsidRDefault="00632AAF" w:rsidP="00632AAF">
      <w:pPr>
        <w:rPr>
          <w:rFonts w:ascii="Times New Roman" w:eastAsia="Times New Roman" w:hAnsi="Times New Roman"/>
          <w:color w:val="000000"/>
          <w:sz w:val="24"/>
          <w:szCs w:val="24"/>
          <w:rPrChange w:id="10068" w:author="Russell Ott" w:date="2022-05-16T11:47:00Z">
            <w:rPr>
              <w:rFonts w:ascii="Calibri" w:hAnsi="Calibri"/>
              <w:color w:val="000000"/>
            </w:rPr>
          </w:rPrChange>
        </w:rPr>
      </w:pPr>
      <w:r w:rsidRPr="003A3D50">
        <w:rPr>
          <w:color w:val="000000"/>
          <w:rPrChange w:id="10069" w:author="Russell Ott" w:date="2022-05-16T11:47:00Z">
            <w:rPr>
              <w:rFonts w:ascii="Calibri" w:hAnsi="Calibri"/>
              <w:color w:val="000000"/>
            </w:rPr>
          </w:rPrChange>
        </w:rPr>
        <w:t>The Section Time Range Observation entry describes the business rule used to limit the information contained in the section to a specific interval of time u</w:t>
      </w:r>
      <w:r w:rsidRPr="003A3D50">
        <w:rPr>
          <w:color w:val="000000"/>
          <w:rPrChange w:id="10070" w:author="Russell Ott" w:date="2022-05-16T11:47:00Z">
            <w:rPr>
              <w:rFonts w:ascii="Calibri" w:hAnsi="Calibri"/>
              <w:color w:val="000000"/>
            </w:rPr>
          </w:rPrChange>
        </w:rPr>
        <w:t>sing a machine-readable format that facilitates computer processing of the information.</w:t>
      </w:r>
      <w:r w:rsidRPr="003A3D50">
        <w:rPr>
          <w:rFonts w:eastAsia="Calibri"/>
          <w:color w:val="000000"/>
          <w:rPrChange w:id="10071" w:author="Russell Ott" w:date="2022-05-16T11:47:00Z">
            <w:rPr>
              <w:rFonts w:ascii="Calibri" w:eastAsia="Calibri" w:hAnsi="Calibri"/>
              <w:color w:val="000000"/>
            </w:rPr>
          </w:rPrChange>
        </w:rPr>
        <w:t xml:space="preserve"> </w:t>
      </w:r>
      <w:r w:rsidRPr="003A3D50">
        <w:rPr>
          <w:color w:val="000000"/>
          <w:rPrChange w:id="10072" w:author="Russell Ott" w:date="2022-05-16T11:47:00Z">
            <w:rPr>
              <w:rFonts w:ascii="Calibri" w:hAnsi="Calibri"/>
              <w:color w:val="000000"/>
            </w:rPr>
          </w:rPrChange>
        </w:rPr>
        <w:t>It is an optional entry and may be used in any section to prevent the amount of information included in the section from becoming overwhelming or irrelevant. This entry</w:t>
      </w:r>
      <w:r w:rsidRPr="003A3D50">
        <w:rPr>
          <w:color w:val="000000"/>
          <w:rPrChange w:id="10073" w:author="Russell Ott" w:date="2022-05-16T11:47:00Z">
            <w:rPr>
              <w:rFonts w:ascii="Calibri" w:hAnsi="Calibri"/>
              <w:color w:val="000000"/>
            </w:rPr>
          </w:rPrChange>
        </w:rPr>
        <w:t xml:space="preserve"> references the human readable information disclosing the applied business rules stated in the asserted in the narrative text of the section.</w:t>
      </w:r>
    </w:p>
    <w:p w14:paraId="7C8A86F1" w14:textId="77777777" w:rsidR="002E1208" w:rsidRPr="003A3D50" w:rsidRDefault="002E1208" w:rsidP="00632AAF">
      <w:pPr>
        <w:rPr>
          <w:color w:val="000000"/>
          <w:rPrChange w:id="10074" w:author="Russell Ott" w:date="2022-05-16T11:47:00Z">
            <w:rPr>
              <w:rFonts w:ascii="Calibri" w:hAnsi="Calibri"/>
              <w:color w:val="000000"/>
            </w:rPr>
          </w:rPrChange>
        </w:rPr>
      </w:pPr>
    </w:p>
    <w:p w14:paraId="4C059361" w14:textId="77777777" w:rsidR="007D3708" w:rsidRPr="00C64922" w:rsidRDefault="007D3708" w:rsidP="002E634A">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075"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076">
          <w:tblGrid>
            <w:gridCol w:w="2312"/>
            <w:gridCol w:w="6930"/>
          </w:tblGrid>
        </w:tblGridChange>
      </w:tblGrid>
      <w:tr w:rsidR="009F6BA2" w:rsidRPr="00C64922" w14:paraId="00C6A58E" w14:textId="77777777" w:rsidTr="00F75DF2">
        <w:trPr>
          <w:cantSplit/>
          <w:tblHeader/>
          <w:trPrChange w:id="10077" w:author="Russell Ott" w:date="2022-05-16T11:47:00Z">
            <w:trPr>
              <w:cantSplit/>
              <w:tblHeader/>
            </w:trPr>
          </w:trPrChange>
        </w:trPr>
        <w:tc>
          <w:tcPr>
            <w:tcW w:w="2312" w:type="dxa"/>
            <w:tcBorders>
              <w:bottom w:val="nil"/>
              <w:right w:val="nil"/>
            </w:tcBorders>
            <w:shd w:val="clear" w:color="auto" w:fill="4F81BD"/>
            <w:tcPrChange w:id="10078" w:author="Russell Ott" w:date="2022-05-16T11:47:00Z">
              <w:tcPr>
                <w:tcW w:w="2335" w:type="dxa"/>
                <w:tcBorders>
                  <w:bottom w:val="nil"/>
                  <w:right w:val="nil"/>
                </w:tcBorders>
                <w:shd w:val="clear" w:color="auto" w:fill="4F81BD"/>
              </w:tcPr>
            </w:tcPrChange>
          </w:tcPr>
          <w:p w14:paraId="0CF3C6EF" w14:textId="77777777" w:rsidR="009F6BA2" w:rsidRPr="00D14360" w:rsidRDefault="009F6BA2" w:rsidP="00E42FA6">
            <w:pPr>
              <w:rPr>
                <w:b/>
                <w:color w:val="FFFFFF"/>
                <w:rPrChange w:id="10079" w:author="Russell Ott" w:date="2022-05-16T11:47:00Z">
                  <w:rPr>
                    <w:rFonts w:ascii="Calibri" w:hAnsi="Calibri"/>
                    <w:b/>
                    <w:color w:val="FFFFFF"/>
                  </w:rPr>
                </w:rPrChange>
              </w:rPr>
            </w:pPr>
            <w:r w:rsidRPr="00D14360">
              <w:rPr>
                <w:b/>
                <w:color w:val="FFFFFF"/>
                <w:rPrChange w:id="10080" w:author="Russell Ott" w:date="2022-05-16T11:47:00Z">
                  <w:rPr>
                    <w:rFonts w:ascii="Calibri" w:hAnsi="Calibri"/>
                    <w:b/>
                    <w:color w:val="FFFFFF"/>
                  </w:rPr>
                </w:rPrChange>
              </w:rPr>
              <w:t>Entry Template</w:t>
            </w:r>
          </w:p>
        </w:tc>
        <w:tc>
          <w:tcPr>
            <w:tcW w:w="6930" w:type="dxa"/>
            <w:shd w:val="clear" w:color="auto" w:fill="4F81BD"/>
            <w:tcPrChange w:id="10081" w:author="Russell Ott" w:date="2022-05-16T11:47:00Z">
              <w:tcPr>
                <w:tcW w:w="7015" w:type="dxa"/>
                <w:shd w:val="clear" w:color="auto" w:fill="4F81BD"/>
              </w:tcPr>
            </w:tcPrChange>
          </w:tcPr>
          <w:p w14:paraId="7F23785E" w14:textId="77777777" w:rsidR="009F6BA2" w:rsidRPr="00D14360" w:rsidRDefault="009F6BA2" w:rsidP="00E42FA6">
            <w:pPr>
              <w:rPr>
                <w:rFonts w:ascii="Times New Roman" w:eastAsia="Times New Roman" w:hAnsi="Times New Roman"/>
                <w:color w:val="FFFFFF"/>
                <w:sz w:val="24"/>
                <w:szCs w:val="24"/>
                <w:rPrChange w:id="10082" w:author="Russell Ott" w:date="2022-05-16T11:47:00Z">
                  <w:rPr>
                    <w:rFonts w:ascii="Calibri" w:hAnsi="Calibri"/>
                    <w:color w:val="FFFFFF"/>
                  </w:rPr>
                </w:rPrChange>
              </w:rPr>
            </w:pPr>
            <w:r w:rsidRPr="00D14360">
              <w:rPr>
                <w:b/>
                <w:color w:val="FFFFFF"/>
                <w:rPrChange w:id="10083" w:author="Russell Ott" w:date="2022-05-16T11:47:00Z">
                  <w:rPr>
                    <w:rFonts w:ascii="Calibri" w:hAnsi="Calibri"/>
                    <w:b/>
                    <w:color w:val="FFFFFF"/>
                  </w:rPr>
                </w:rPrChange>
              </w:rPr>
              <w:t xml:space="preserve">Section Time Range Observation </w:t>
            </w:r>
          </w:p>
          <w:p w14:paraId="0ECD9B2C" w14:textId="77777777" w:rsidR="009F6BA2" w:rsidRPr="00D14360" w:rsidRDefault="009F6BA2" w:rsidP="00E42FA6">
            <w:pPr>
              <w:rPr>
                <w:rFonts w:ascii="Times New Roman" w:eastAsia="Times New Roman" w:hAnsi="Times New Roman"/>
                <w:color w:val="FFFFFF"/>
                <w:sz w:val="24"/>
                <w:szCs w:val="24"/>
                <w:rPrChange w:id="10084" w:author="Russell Ott" w:date="2022-05-16T11:47:00Z">
                  <w:rPr>
                    <w:rFonts w:ascii="Calibri" w:hAnsi="Calibri"/>
                    <w:color w:val="FFFFFF"/>
                  </w:rPr>
                </w:rPrChange>
              </w:rPr>
            </w:pPr>
            <w:r w:rsidRPr="00D14360">
              <w:rPr>
                <w:color w:val="FFFFFF"/>
                <w:sz w:val="18"/>
                <w:rPrChange w:id="10085" w:author="Russell Ott" w:date="2022-05-16T11:47:00Z">
                  <w:rPr>
                    <w:rFonts w:ascii="Calibri" w:hAnsi="Calibri"/>
                    <w:color w:val="FFFFFF"/>
                    <w:sz w:val="18"/>
                  </w:rPr>
                </w:rPrChange>
              </w:rPr>
              <w:t xml:space="preserve">[observation: identifier </w:t>
            </w:r>
            <w:r w:rsidRPr="00D14360">
              <w:rPr>
                <w:color w:val="FFFFFF"/>
                <w:sz w:val="18"/>
                <w:rPrChange w:id="10086" w:author="Russell Ott" w:date="2022-05-16T11:47:00Z">
                  <w:rPr>
                    <w:rFonts w:ascii="Calibri" w:hAnsi="Calibri"/>
                    <w:color w:val="FFFFFF"/>
                    <w:sz w:val="18"/>
                  </w:rPr>
                </w:rPrChange>
              </w:rPr>
              <w:t>urn:hl7ii:2.16.840.1.113883.10.20.22.4.201:2016-06-01 (open)]</w:t>
            </w:r>
          </w:p>
        </w:tc>
      </w:tr>
      <w:tr w:rsidR="009F6BA2" w:rsidRPr="00C64922" w14:paraId="421AD961" w14:textId="77777777" w:rsidTr="00F75DF2">
        <w:tc>
          <w:tcPr>
            <w:tcW w:w="2312" w:type="dxa"/>
            <w:tcBorders>
              <w:top w:val="single" w:sz="4" w:space="0" w:color="4F81BD"/>
              <w:bottom w:val="single" w:sz="4" w:space="0" w:color="4F81BD"/>
              <w:right w:val="nil"/>
            </w:tcBorders>
            <w:shd w:val="clear" w:color="auto" w:fill="FFFFFF"/>
            <w:tcPrChange w:id="10087" w:author="Russell Ott" w:date="2022-05-16T11:47:00Z">
              <w:tcPr>
                <w:tcW w:w="2335" w:type="dxa"/>
                <w:tcBorders>
                  <w:top w:val="single" w:sz="4" w:space="0" w:color="4F81BD"/>
                  <w:bottom w:val="single" w:sz="4" w:space="0" w:color="4F81BD"/>
                  <w:right w:val="nil"/>
                </w:tcBorders>
                <w:shd w:val="clear" w:color="auto" w:fill="FFFFFF"/>
              </w:tcPr>
            </w:tcPrChange>
          </w:tcPr>
          <w:p w14:paraId="5FC9DF66" w14:textId="77777777" w:rsidR="009F6BA2" w:rsidRPr="00D14360" w:rsidRDefault="009F6BA2" w:rsidP="00E42FA6">
            <w:pPr>
              <w:rPr>
                <w:b/>
                <w:rPrChange w:id="10088" w:author="Russell Ott" w:date="2022-05-16T11:47:00Z">
                  <w:rPr>
                    <w:rFonts w:ascii="Calibri" w:hAnsi="Calibri"/>
                    <w:b/>
                    <w:sz w:val="20"/>
                  </w:rPr>
                </w:rPrChange>
              </w:rPr>
            </w:pPr>
            <w:r w:rsidRPr="00D14360">
              <w:rPr>
                <w:b/>
                <w:rPrChange w:id="10089"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090" w:author="Russell Ott" w:date="2022-05-16T11:47:00Z">
              <w:tcPr>
                <w:tcW w:w="7015" w:type="dxa"/>
                <w:tcBorders>
                  <w:top w:val="single" w:sz="4" w:space="0" w:color="4F81BD"/>
                  <w:bottom w:val="single" w:sz="4" w:space="0" w:color="4F81BD"/>
                </w:tcBorders>
                <w:shd w:val="clear" w:color="auto" w:fill="auto"/>
              </w:tcPr>
            </w:tcPrChange>
          </w:tcPr>
          <w:p w14:paraId="5E8C2957" w14:textId="77777777" w:rsidR="009F6BA2" w:rsidRPr="00D14360" w:rsidRDefault="009F6BA2" w:rsidP="00E42FA6">
            <w:pPr>
              <w:rPr>
                <w:rFonts w:ascii="Calibri Light" w:eastAsia="Times New Roman" w:hAnsi="Calibri Light"/>
                <w:sz w:val="24"/>
                <w:szCs w:val="24"/>
                <w:rPrChange w:id="10091" w:author="Russell Ott" w:date="2022-05-16T11:47:00Z">
                  <w:rPr>
                    <w:rFonts w:ascii="Calibri Light" w:hAnsi="Calibri Light"/>
                    <w:sz w:val="20"/>
                  </w:rPr>
                </w:rPrChange>
              </w:rPr>
            </w:pPr>
            <w:r w:rsidRPr="00D14360">
              <w:rPr>
                <w:rFonts w:ascii="Calibri Light" w:hAnsi="Calibri Light"/>
                <w:rPrChange w:id="10092" w:author="Russell Ott" w:date="2022-05-16T11:47:00Z">
                  <w:rPr>
                    <w:rFonts w:ascii="Calibri Light" w:hAnsi="Calibri Light"/>
                    <w:sz w:val="20"/>
                  </w:rPr>
                </w:rPrChange>
              </w:rPr>
              <w:t xml:space="preserve">HL7 C-CDA R2.1 </w:t>
            </w:r>
          </w:p>
        </w:tc>
      </w:tr>
      <w:tr w:rsidR="009F6BA2" w:rsidRPr="00C64922" w14:paraId="04A103A8" w14:textId="77777777" w:rsidTr="00F75DF2">
        <w:trPr>
          <w:trHeight w:val="620"/>
          <w:trPrChange w:id="10093" w:author="Russell Ott" w:date="2022-05-16T11:47:00Z">
            <w:trPr>
              <w:trHeight w:val="620"/>
            </w:trPr>
          </w:trPrChange>
        </w:trPr>
        <w:tc>
          <w:tcPr>
            <w:tcW w:w="2312" w:type="dxa"/>
            <w:tcBorders>
              <w:right w:val="nil"/>
            </w:tcBorders>
            <w:shd w:val="clear" w:color="auto" w:fill="FFFFFF"/>
            <w:tcPrChange w:id="10094" w:author="Russell Ott" w:date="2022-05-16T11:47:00Z">
              <w:tcPr>
                <w:tcW w:w="2335" w:type="dxa"/>
                <w:tcBorders>
                  <w:right w:val="nil"/>
                </w:tcBorders>
                <w:shd w:val="clear" w:color="auto" w:fill="FFFFFF"/>
              </w:tcPr>
            </w:tcPrChange>
          </w:tcPr>
          <w:p w14:paraId="1B1231DC" w14:textId="77777777" w:rsidR="009F6BA2" w:rsidRPr="00D14360" w:rsidRDefault="009F6BA2" w:rsidP="00E42FA6">
            <w:pPr>
              <w:rPr>
                <w:b/>
                <w:rPrChange w:id="10095" w:author="Russell Ott" w:date="2022-05-16T11:47:00Z">
                  <w:rPr>
                    <w:rFonts w:ascii="Calibri" w:hAnsi="Calibri"/>
                    <w:b/>
                    <w:sz w:val="20"/>
                  </w:rPr>
                </w:rPrChange>
              </w:rPr>
            </w:pPr>
            <w:r w:rsidRPr="00D14360">
              <w:rPr>
                <w:b/>
                <w:rPrChange w:id="10096" w:author="Russell Ott" w:date="2022-05-16T11:47:00Z">
                  <w:rPr>
                    <w:rFonts w:ascii="Calibri" w:hAnsi="Calibri"/>
                    <w:b/>
                    <w:sz w:val="20"/>
                  </w:rPr>
                </w:rPrChange>
              </w:rPr>
              <w:t>Purpose</w:t>
            </w:r>
          </w:p>
        </w:tc>
        <w:tc>
          <w:tcPr>
            <w:tcW w:w="6930" w:type="dxa"/>
            <w:shd w:val="clear" w:color="auto" w:fill="auto"/>
            <w:tcPrChange w:id="10097" w:author="Russell Ott" w:date="2022-05-16T11:47:00Z">
              <w:tcPr>
                <w:tcW w:w="7015" w:type="dxa"/>
                <w:shd w:val="clear" w:color="auto" w:fill="auto"/>
              </w:tcPr>
            </w:tcPrChange>
          </w:tcPr>
          <w:p w14:paraId="240F93AC" w14:textId="77777777" w:rsidR="009F6BA2" w:rsidRPr="00D14360" w:rsidRDefault="009F6BA2" w:rsidP="00E42FA6">
            <w:pPr>
              <w:rPr>
                <w:rFonts w:ascii="Calibri Light" w:eastAsia="Times New Roman" w:hAnsi="Calibri Light"/>
                <w:sz w:val="24"/>
                <w:szCs w:val="24"/>
                <w:rPrChange w:id="10098" w:author="Russell Ott" w:date="2022-05-16T11:47:00Z">
                  <w:rPr>
                    <w:rFonts w:ascii="Calibri Light" w:hAnsi="Calibri Light"/>
                    <w:sz w:val="20"/>
                  </w:rPr>
                </w:rPrChange>
              </w:rPr>
            </w:pPr>
            <w:r w:rsidRPr="00D14360">
              <w:rPr>
                <w:rFonts w:ascii="Calibri Light" w:hAnsi="Calibri Light"/>
                <w:rPrChange w:id="10099" w:author="Russell Ott" w:date="2022-05-16T11:47:00Z">
                  <w:rPr>
                    <w:rFonts w:ascii="Calibri Light" w:hAnsi="Calibri Light"/>
                    <w:sz w:val="20"/>
                  </w:rPr>
                </w:rPrChange>
              </w:rPr>
              <w:t>This observation describes a date/time range applied by the document creator to limit the range of information contained in a section.</w:t>
            </w:r>
          </w:p>
        </w:tc>
      </w:tr>
      <w:tr w:rsidR="009F6BA2" w:rsidRPr="00C64922" w14:paraId="48D47561" w14:textId="77777777" w:rsidTr="00F75DF2">
        <w:trPr>
          <w:trHeight w:val="1070"/>
          <w:trPrChange w:id="10100" w:author="Russell Ott" w:date="2022-05-16T11:47:00Z">
            <w:trPr>
              <w:trHeight w:val="1070"/>
            </w:trPr>
          </w:trPrChange>
        </w:trPr>
        <w:tc>
          <w:tcPr>
            <w:tcW w:w="2312" w:type="dxa"/>
            <w:tcBorders>
              <w:top w:val="single" w:sz="4" w:space="0" w:color="4F81BD"/>
              <w:bottom w:val="single" w:sz="4" w:space="0" w:color="4F81BD"/>
              <w:right w:val="nil"/>
            </w:tcBorders>
            <w:shd w:val="clear" w:color="auto" w:fill="FFFFFF"/>
            <w:tcPrChange w:id="10101" w:author="Russell Ott" w:date="2022-05-16T11:47:00Z">
              <w:tcPr>
                <w:tcW w:w="2335" w:type="dxa"/>
                <w:tcBorders>
                  <w:top w:val="single" w:sz="4" w:space="0" w:color="4F81BD"/>
                  <w:bottom w:val="single" w:sz="4" w:space="0" w:color="4F81BD"/>
                  <w:right w:val="nil"/>
                </w:tcBorders>
                <w:shd w:val="clear" w:color="auto" w:fill="FFFFFF"/>
              </w:tcPr>
            </w:tcPrChange>
          </w:tcPr>
          <w:p w14:paraId="3015F32A" w14:textId="77777777" w:rsidR="009F6BA2" w:rsidRPr="00D14360" w:rsidRDefault="009F6BA2" w:rsidP="00E42FA6">
            <w:pPr>
              <w:rPr>
                <w:b/>
                <w:rPrChange w:id="10102" w:author="Russell Ott" w:date="2022-05-16T11:47:00Z">
                  <w:rPr>
                    <w:rFonts w:ascii="Calibri" w:hAnsi="Calibri"/>
                    <w:b/>
                    <w:sz w:val="20"/>
                  </w:rPr>
                </w:rPrChange>
              </w:rPr>
            </w:pPr>
            <w:r w:rsidRPr="00D14360">
              <w:rPr>
                <w:b/>
                <w:rPrChange w:id="10103"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104" w:author="Russell Ott" w:date="2022-05-16T11:47:00Z">
              <w:tcPr>
                <w:tcW w:w="7015" w:type="dxa"/>
                <w:tcBorders>
                  <w:top w:val="single" w:sz="4" w:space="0" w:color="4F81BD"/>
                  <w:bottom w:val="single" w:sz="4" w:space="0" w:color="4F81BD"/>
                </w:tcBorders>
                <w:shd w:val="clear" w:color="auto" w:fill="auto"/>
              </w:tcPr>
            </w:tcPrChange>
          </w:tcPr>
          <w:p w14:paraId="551E4F66" w14:textId="77777777" w:rsidR="009F6BA2" w:rsidRPr="00D14360" w:rsidRDefault="009F6BA2" w:rsidP="00E42FA6">
            <w:pPr>
              <w:rPr>
                <w:rFonts w:ascii="Calibri Light" w:eastAsia="Times New Roman" w:hAnsi="Calibri Light"/>
                <w:sz w:val="24"/>
                <w:szCs w:val="24"/>
                <w:rPrChange w:id="10105" w:author="Russell Ott" w:date="2022-05-16T11:47:00Z">
                  <w:rPr>
                    <w:rFonts w:ascii="Calibri Light" w:hAnsi="Calibri Light"/>
                    <w:sz w:val="20"/>
                  </w:rPr>
                </w:rPrChange>
              </w:rPr>
            </w:pPr>
            <w:r w:rsidRPr="00D14360">
              <w:rPr>
                <w:rFonts w:ascii="Calibri Light" w:hAnsi="Calibri Light"/>
                <w:rPrChange w:id="10106" w:author="Russell Ott" w:date="2022-05-16T11:47:00Z">
                  <w:rPr>
                    <w:rFonts w:ascii="Calibri Light" w:hAnsi="Calibri Light"/>
                    <w:sz w:val="20"/>
                  </w:rPr>
                </w:rPrChange>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eastAsia="Times New Roman" w:hAnsi="Calibri Light"/>
                <w:sz w:val="24"/>
                <w:szCs w:val="24"/>
                <w:rPrChange w:id="10107" w:author="Russell Ott" w:date="2022-05-16T11:47:00Z">
                  <w:rPr>
                    <w:rFonts w:ascii="Calibri Light" w:hAnsi="Calibri Light"/>
                    <w:sz w:val="20"/>
                  </w:rPr>
                </w:rPrChange>
              </w:rPr>
            </w:pPr>
            <w:r w:rsidRPr="00D14360">
              <w:rPr>
                <w:rFonts w:ascii="Calibri Light" w:hAnsi="Calibri Light"/>
                <w:rPrChange w:id="10108" w:author="Russell Ott" w:date="2022-05-16T11:47:00Z">
                  <w:rPr>
                    <w:rFonts w:ascii="Calibri Light" w:hAnsi="Calibri Light"/>
                    <w:sz w:val="20"/>
                  </w:rPr>
                </w:rPrChange>
              </w:rPr>
              <w:t>This template does not include an effectiveTime element. See other considerations below.</w:t>
            </w:r>
          </w:p>
        </w:tc>
      </w:tr>
      <w:tr w:rsidR="009F6BA2" w:rsidRPr="00C64922" w14:paraId="02E84AFD" w14:textId="77777777" w:rsidTr="00F75DF2">
        <w:trPr>
          <w:trHeight w:val="350"/>
          <w:trPrChange w:id="10109" w:author="Russell Ott" w:date="2022-05-16T11:47: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110" w:author="Russell Ott" w:date="2022-05-16T11:47:00Z">
              <w:tcPr>
                <w:tcW w:w="2335" w:type="dxa"/>
                <w:tcBorders>
                  <w:right w:val="nil"/>
                </w:tcBorders>
                <w:shd w:val="clear" w:color="auto" w:fill="FFFFFF"/>
              </w:tcPr>
            </w:tcPrChange>
          </w:tcPr>
          <w:p w14:paraId="19A7E26E" w14:textId="77777777" w:rsidR="009F6BA2" w:rsidRPr="00D14360" w:rsidRDefault="009F6BA2" w:rsidP="00E42FA6">
            <w:pPr>
              <w:rPr>
                <w:b/>
                <w:color w:val="000000"/>
                <w:rPrChange w:id="10111" w:author="Russell Ott" w:date="2022-05-16T11:47:00Z">
                  <w:rPr>
                    <w:rFonts w:ascii="Calibri" w:hAnsi="Calibri"/>
                    <w:b/>
                    <w:color w:val="000000"/>
                    <w:sz w:val="20"/>
                  </w:rPr>
                </w:rPrChange>
              </w:rPr>
            </w:pPr>
            <w:r w:rsidRPr="00D14360">
              <w:rPr>
                <w:b/>
                <w:color w:val="000000"/>
                <w:rPrChange w:id="10112" w:author="Russell Ott" w:date="2022-05-16T11:47:00Z">
                  <w:rPr>
                    <w:rFonts w:ascii="Calibri" w:hAnsi="Calibri"/>
                    <w:b/>
                    <w:color w:val="000000"/>
                    <w:sz w:val="20"/>
                  </w:rPr>
                </w:rPrChange>
              </w:rPr>
              <w:t>Negation</w:t>
            </w:r>
          </w:p>
        </w:tc>
        <w:tc>
          <w:tcPr>
            <w:tcW w:w="6930" w:type="dxa"/>
            <w:tcBorders>
              <w:top w:val="single" w:sz="4" w:space="0" w:color="4F81BD"/>
              <w:bottom w:val="single" w:sz="4" w:space="0" w:color="4472C4" w:themeColor="accent1"/>
            </w:tcBorders>
            <w:shd w:val="clear" w:color="auto" w:fill="auto"/>
            <w:tcPrChange w:id="10113" w:author="Russell Ott" w:date="2022-05-16T11:47:00Z">
              <w:tcPr>
                <w:tcW w:w="7015" w:type="dxa"/>
                <w:shd w:val="clear" w:color="auto" w:fill="auto"/>
              </w:tcPr>
            </w:tcPrChange>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0114" w:author="Russell Ott" w:date="2022-05-16T11:47:00Z">
                  <w:rPr>
                    <w:rFonts w:ascii="Calibri Light" w:hAnsi="Calibri Light"/>
                    <w:color w:val="000000"/>
                    <w:sz w:val="20"/>
                  </w:rPr>
                </w:rPrChange>
              </w:rPr>
            </w:pPr>
            <w:r w:rsidRPr="00D14360">
              <w:rPr>
                <w:rFonts w:ascii="Calibri Light" w:hAnsi="Calibri Light"/>
                <w:color w:val="000000"/>
                <w:rPrChange w:id="10115" w:author="Russell Ott" w:date="2022-05-16T11:47:00Z">
                  <w:rPr>
                    <w:rFonts w:ascii="Calibri Light" w:hAnsi="Calibri Light"/>
                    <w:color w:val="000000"/>
                    <w:sz w:val="20"/>
                  </w:rPr>
                </w:rPrChange>
              </w:rPr>
              <w:t xml:space="preserve">Not specified. </w:t>
            </w:r>
          </w:p>
        </w:tc>
      </w:tr>
      <w:tr w:rsidR="009F6BA2" w:rsidRPr="00C64922" w14:paraId="78662619" w14:textId="77777777" w:rsidTr="003A3D50">
        <w:trPr>
          <w:trHeight w:val="350"/>
          <w:del w:id="10116" w:author="Russell Ott" w:date="2022-05-16T11:47:00Z"/>
        </w:trPr>
        <w:tc>
          <w:tcPr>
            <w:tcW w:w="2335" w:type="dxa"/>
            <w:tcBorders>
              <w:top w:val="single" w:sz="4" w:space="0" w:color="4F81BD"/>
              <w:bottom w:val="single" w:sz="4" w:space="0" w:color="4F81BD"/>
              <w:right w:val="nil"/>
            </w:tcBorders>
            <w:shd w:val="clear" w:color="auto" w:fill="FFFFFF"/>
          </w:tcPr>
          <w:p w14:paraId="3C5A5681" w14:textId="77777777" w:rsidR="009F6BA2" w:rsidRPr="00D14360" w:rsidRDefault="009F6BA2" w:rsidP="00E42FA6">
            <w:pPr>
              <w:rPr>
                <w:del w:id="10117" w:author="Russell Ott" w:date="2022-05-16T11:47:00Z"/>
                <w:rFonts w:cs="Calibri"/>
                <w:b/>
                <w:bCs/>
              </w:rPr>
            </w:pPr>
            <w:del w:id="10118"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70B55AB8" w14:textId="77777777" w:rsidR="009F6BA2" w:rsidRPr="00D14360" w:rsidRDefault="009F6BA2" w:rsidP="00D14360">
            <w:pPr>
              <w:pStyle w:val="HTMLPreformatted"/>
              <w:shd w:val="clear" w:color="auto" w:fill="FFFFFF"/>
              <w:spacing w:line="225" w:lineRule="atLeast"/>
              <w:rPr>
                <w:del w:id="10119" w:author="Russell Ott" w:date="2022-05-16T11:47:00Z"/>
                <w:rFonts w:ascii="Calibri Light" w:hAnsi="Calibri Light" w:cs="Calibri Light"/>
                <w:szCs w:val="18"/>
              </w:rPr>
            </w:pPr>
            <w:del w:id="10120" w:author="Russell Ott" w:date="2022-05-16T11:47:00Z">
              <w:r w:rsidRPr="00D14360">
                <w:rPr>
                  <w:rFonts w:ascii="Calibri Light" w:hAnsi="Calibri Light" w:cs="Calibri Light"/>
                  <w:szCs w:val="18"/>
                </w:rPr>
                <w:delText>None specified.</w:delText>
              </w:r>
            </w:del>
          </w:p>
        </w:tc>
      </w:tr>
      <w:tr w:rsidR="009F6BA2" w:rsidRPr="00C64922" w14:paraId="15B15636" w14:textId="77777777" w:rsidTr="00F75DF2">
        <w:trPr>
          <w:trHeight w:val="1340"/>
          <w:trPrChange w:id="10121" w:author="Russell Ott" w:date="2022-05-16T11:47:00Z">
            <w:trPr>
              <w:trHeight w:val="1340"/>
            </w:trPr>
          </w:trPrChange>
        </w:trPr>
        <w:tc>
          <w:tcPr>
            <w:tcW w:w="2312" w:type="dxa"/>
            <w:tcBorders>
              <w:top w:val="single" w:sz="4" w:space="0" w:color="4472C4" w:themeColor="accent1"/>
              <w:right w:val="nil"/>
            </w:tcBorders>
            <w:shd w:val="clear" w:color="auto" w:fill="FFFFFF"/>
            <w:tcPrChange w:id="10122" w:author="Russell Ott" w:date="2022-05-16T11:47:00Z">
              <w:tcPr>
                <w:tcW w:w="2335" w:type="dxa"/>
                <w:tcBorders>
                  <w:right w:val="nil"/>
                </w:tcBorders>
                <w:shd w:val="clear" w:color="auto" w:fill="FFFFFF"/>
              </w:tcPr>
            </w:tcPrChange>
          </w:tcPr>
          <w:p w14:paraId="7496832B" w14:textId="77777777" w:rsidR="009F6BA2" w:rsidRPr="00D14360" w:rsidRDefault="009F6BA2" w:rsidP="00E42FA6">
            <w:pPr>
              <w:rPr>
                <w:b/>
                <w:rPrChange w:id="10123" w:author="Russell Ott" w:date="2022-05-16T11:47:00Z">
                  <w:rPr>
                    <w:rFonts w:ascii="Calibri" w:hAnsi="Calibri"/>
                    <w:b/>
                    <w:sz w:val="20"/>
                  </w:rPr>
                </w:rPrChange>
              </w:rPr>
            </w:pPr>
            <w:r w:rsidRPr="00D14360">
              <w:rPr>
                <w:b/>
                <w:rPrChange w:id="10124" w:author="Russell Ott" w:date="2022-05-16T11:47: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0125" w:author="Russell Ott" w:date="2022-05-16T11:47:00Z">
              <w:tcPr>
                <w:tcW w:w="7015" w:type="dxa"/>
                <w:shd w:val="clear" w:color="auto" w:fill="auto"/>
              </w:tcPr>
            </w:tcPrChange>
          </w:tcPr>
          <w:p w14:paraId="4D330F0B" w14:textId="77777777" w:rsidR="009F6BA2" w:rsidRPr="00D14360" w:rsidRDefault="009F6BA2" w:rsidP="00E42FA6">
            <w:pPr>
              <w:rPr>
                <w:rFonts w:ascii="Calibri Light" w:eastAsia="Times New Roman" w:hAnsi="Calibri Light"/>
                <w:sz w:val="24"/>
                <w:szCs w:val="24"/>
                <w:rPrChange w:id="10126" w:author="Russell Ott" w:date="2022-05-16T11:47:00Z">
                  <w:rPr>
                    <w:rFonts w:ascii="Calibri Light" w:hAnsi="Calibri Light"/>
                    <w:sz w:val="20"/>
                  </w:rPr>
                </w:rPrChange>
              </w:rPr>
            </w:pPr>
            <w:r w:rsidRPr="00D14360">
              <w:rPr>
                <w:rFonts w:ascii="Calibri Light" w:hAnsi="Calibri Light"/>
                <w:rPrChange w:id="10127" w:author="Russell Ott" w:date="2022-05-16T11:47:00Z">
                  <w:rPr>
                    <w:rFonts w:ascii="Calibri Light" w:hAnsi="Calibri Light"/>
                    <w:sz w:val="20"/>
                  </w:rPr>
                </w:rPrChange>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rPrChange w:id="10128" w:author="Russell Ott" w:date="2022-05-16T11:47:00Z">
                  <w:rPr>
                    <w:rFonts w:ascii="Calibri Light" w:hAnsi="Calibri Light"/>
                    <w:sz w:val="20"/>
                  </w:rPr>
                </w:rPrChange>
              </w:rPr>
              <w:t>Block and</w:t>
            </w:r>
            <w:r w:rsidRPr="00D14360">
              <w:rPr>
                <w:rFonts w:ascii="Calibri Light" w:hAnsi="Calibri Light"/>
                <w:rPrChange w:id="10129" w:author="Russell Ott" w:date="2022-05-16T11:47:00Z">
                  <w:rPr>
                    <w:rFonts w:ascii="Calibri Light" w:hAnsi="Calibri Light"/>
                    <w:sz w:val="20"/>
                  </w:rPr>
                </w:rPrChange>
              </w:rPr>
              <w:t xml:space="preserve"> SHOULD NOT be implied by the section.title only.</w:t>
            </w:r>
          </w:p>
          <w:p w14:paraId="3AD4EDBE" w14:textId="77777777" w:rsidR="009F6BA2" w:rsidRPr="00D14360" w:rsidRDefault="009F6BA2" w:rsidP="00D14360">
            <w:pPr>
              <w:keepNext/>
              <w:rPr>
                <w:rFonts w:ascii="Calibri Light" w:eastAsia="Times New Roman" w:hAnsi="Calibri Light"/>
                <w:sz w:val="24"/>
                <w:szCs w:val="24"/>
                <w:rPrChange w:id="10130" w:author="Russell Ott" w:date="2022-05-16T11:47:00Z">
                  <w:rPr>
                    <w:rFonts w:ascii="Calibri Light" w:hAnsi="Calibri Light"/>
                    <w:sz w:val="20"/>
                  </w:rPr>
                </w:rPrChange>
              </w:rPr>
            </w:pPr>
            <w:r w:rsidRPr="00D14360">
              <w:rPr>
                <w:rFonts w:ascii="Calibri Light" w:hAnsi="Calibri Light"/>
                <w:rPrChange w:id="10131" w:author="Russell Ott" w:date="2022-05-16T11:47:00Z">
                  <w:rPr>
                    <w:rFonts w:ascii="Calibri Light" w:hAnsi="Calibri Light"/>
                    <w:sz w:val="20"/>
                  </w:rPr>
                </w:rPrChange>
              </w:rPr>
              <w:t>The specified date/ti</w:t>
            </w:r>
            <w:r w:rsidRPr="00D14360">
              <w:rPr>
                <w:rFonts w:ascii="Calibri Light" w:hAnsi="Calibri Light"/>
                <w:rPrChange w:id="10132" w:author="Russell Ott" w:date="2022-05-16T11:47:00Z">
                  <w:rPr>
                    <w:rFonts w:ascii="Calibri Light" w:hAnsi="Calibri Light"/>
                    <w:sz w:val="20"/>
                  </w:rPr>
                </w:rPrChange>
              </w:rPr>
              <w:t>me range of the content limit is specified in the observation.value element.</w:t>
            </w:r>
          </w:p>
        </w:tc>
      </w:tr>
      <w:tr w:rsidR="009F6BA2" w:rsidRPr="00C64922" w14:paraId="68E97451" w14:textId="77777777" w:rsidTr="00F75DF2">
        <w:trPr>
          <w:trHeight w:val="350"/>
          <w:trPrChange w:id="10133"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0134" w:author="Russell Ott" w:date="2022-05-16T11:47:00Z">
              <w:tcPr>
                <w:tcW w:w="2335" w:type="dxa"/>
                <w:tcBorders>
                  <w:top w:val="single" w:sz="4" w:space="0" w:color="4F81BD"/>
                  <w:bottom w:val="single" w:sz="4" w:space="0" w:color="4F81BD"/>
                  <w:right w:val="nil"/>
                </w:tcBorders>
                <w:shd w:val="clear" w:color="auto" w:fill="FFFFFF"/>
              </w:tcPr>
            </w:tcPrChange>
          </w:tcPr>
          <w:p w14:paraId="4F451455" w14:textId="77777777" w:rsidR="009F6BA2" w:rsidRPr="00D14360" w:rsidRDefault="00263D8F" w:rsidP="00E42FA6">
            <w:pPr>
              <w:rPr>
                <w:b/>
                <w:rPrChange w:id="10135" w:author="Russell Ott" w:date="2022-05-16T11:47:00Z">
                  <w:rPr>
                    <w:rFonts w:ascii="Calibri" w:hAnsi="Calibri"/>
                    <w:b/>
                    <w:sz w:val="20"/>
                  </w:rPr>
                </w:rPrChange>
              </w:rPr>
            </w:pPr>
            <w:r w:rsidRPr="00D14360">
              <w:rPr>
                <w:b/>
                <w:rPrChange w:id="10136" w:author="Russell Ott" w:date="2022-05-16T11:47: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0137" w:author="Russell Ott" w:date="2022-05-16T11:47:00Z">
              <w:tcPr>
                <w:tcW w:w="7015" w:type="dxa"/>
                <w:tcBorders>
                  <w:top w:val="single" w:sz="4" w:space="0" w:color="4F81BD"/>
                  <w:bottom w:val="single" w:sz="4" w:space="0" w:color="4F81BD"/>
                </w:tcBorders>
                <w:shd w:val="clear" w:color="auto" w:fill="auto"/>
              </w:tcPr>
            </w:tcPrChange>
          </w:tcPr>
          <w:p w14:paraId="2829DBFE" w14:textId="77777777" w:rsidR="009F6BA2" w:rsidRPr="00D14360" w:rsidRDefault="0051413C" w:rsidP="00E42FA6">
            <w:pPr>
              <w:rPr>
                <w:rFonts w:ascii="Calibri Light" w:eastAsia="Times New Roman" w:hAnsi="Calibri Light"/>
                <w:sz w:val="24"/>
                <w:szCs w:val="24"/>
                <w:rPrChange w:id="10138" w:author="Russell Ott" w:date="2022-05-16T11:47:00Z">
                  <w:rPr>
                    <w:rFonts w:ascii="Calibri Light" w:hAnsi="Calibri Light"/>
                    <w:sz w:val="20"/>
                  </w:rPr>
                </w:rPrChange>
              </w:rPr>
            </w:pPr>
            <w:r w:rsidRPr="00D14360">
              <w:rPr>
                <w:rFonts w:ascii="Calibri Light" w:hAnsi="Calibri Light"/>
                <w:rPrChange w:id="10139" w:author="Russell Ott" w:date="2022-05-16T11:47:00Z">
                  <w:rPr>
                    <w:rFonts w:ascii="Calibri Light" w:hAnsi="Calibri Light"/>
                    <w:sz w:val="20"/>
                  </w:rPr>
                </w:rPrChange>
              </w:rPr>
              <w:t xml:space="preserve">Appendix A for template definition </w:t>
            </w:r>
          </w:p>
        </w:tc>
      </w:tr>
      <w:tr w:rsidR="009F6BA2" w:rsidRPr="00C64922" w14:paraId="252E3431" w14:textId="77777777" w:rsidTr="00F75DF2">
        <w:trPr>
          <w:trHeight w:val="350"/>
          <w:trPrChange w:id="10140" w:author="Russell Ott" w:date="2022-05-16T11:47:00Z">
            <w:trPr>
              <w:trHeight w:val="350"/>
            </w:trPr>
          </w:trPrChange>
        </w:trPr>
        <w:tc>
          <w:tcPr>
            <w:tcW w:w="2312" w:type="dxa"/>
            <w:tcBorders>
              <w:right w:val="nil"/>
            </w:tcBorders>
            <w:shd w:val="clear" w:color="auto" w:fill="FFFFFF"/>
            <w:tcPrChange w:id="10141" w:author="Russell Ott" w:date="2022-05-16T11:47:00Z">
              <w:tcPr>
                <w:tcW w:w="2335" w:type="dxa"/>
                <w:tcBorders>
                  <w:right w:val="nil"/>
                </w:tcBorders>
                <w:shd w:val="clear" w:color="auto" w:fill="FFFFFF"/>
              </w:tcPr>
            </w:tcPrChange>
          </w:tcPr>
          <w:p w14:paraId="5F20277B" w14:textId="77777777" w:rsidR="009F6BA2" w:rsidRPr="00D14360" w:rsidRDefault="009F6BA2" w:rsidP="00E42FA6">
            <w:pPr>
              <w:rPr>
                <w:b/>
                <w:rPrChange w:id="10142" w:author="Russell Ott" w:date="2022-05-16T11:47:00Z">
                  <w:rPr>
                    <w:rFonts w:ascii="Calibri" w:hAnsi="Calibri"/>
                    <w:b/>
                    <w:sz w:val="20"/>
                  </w:rPr>
                </w:rPrChange>
              </w:rPr>
            </w:pPr>
            <w:r w:rsidRPr="00D14360">
              <w:rPr>
                <w:b/>
                <w:rPrChange w:id="10143" w:author="Russell Ott" w:date="2022-05-16T11:47:00Z">
                  <w:rPr>
                    <w:rFonts w:ascii="Calibri" w:hAnsi="Calibri"/>
                    <w:b/>
                    <w:sz w:val="20"/>
                  </w:rPr>
                </w:rPrChange>
              </w:rPr>
              <w:t>Example</w:t>
            </w:r>
          </w:p>
        </w:tc>
        <w:tc>
          <w:tcPr>
            <w:tcW w:w="6930" w:type="dxa"/>
            <w:shd w:val="clear" w:color="auto" w:fill="auto"/>
            <w:tcPrChange w:id="10144" w:author="Russell Ott" w:date="2022-05-16T11:47:00Z">
              <w:tcPr>
                <w:tcW w:w="7015" w:type="dxa"/>
                <w:shd w:val="clear" w:color="auto" w:fill="auto"/>
              </w:tcPr>
            </w:tcPrChange>
          </w:tcPr>
          <w:p w14:paraId="6F9794A3" w14:textId="01D08499" w:rsidR="009F6BA2" w:rsidRPr="0083506C" w:rsidRDefault="0009537F" w:rsidP="00E42FA6">
            <w:pPr>
              <w:rPr>
                <w:rFonts w:ascii="Calibri Light" w:hAnsi="Calibri Light"/>
                <w:rPrChange w:id="10145" w:author="Russell Ott" w:date="2022-05-16T11:47:00Z">
                  <w:rPr>
                    <w:rFonts w:ascii="Calibri Light" w:hAnsi="Calibri Light"/>
                    <w:sz w:val="20"/>
                  </w:rPr>
                </w:rPrChange>
              </w:rPr>
            </w:pPr>
            <w:r w:rsidRPr="005A615D">
              <w:rPr>
                <w:rFonts w:ascii="Calibri Light" w:hAnsi="Calibri Light"/>
                <w:rPrChange w:id="10146" w:author="Russell Ott" w:date="2022-05-16T11:47:00Z">
                  <w:rPr>
                    <w:rFonts w:ascii="Calibri Light" w:hAnsi="Calibri Light"/>
                    <w:sz w:val="20"/>
                  </w:rPr>
                </w:rPrChange>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10147" w:author="Russell Ott" w:date="2022-05-16T11:47:00Z">
                  <w:rPr>
                    <w:rFonts w:ascii="Calibri Light" w:hAnsi="Calibri Light"/>
                    <w:sz w:val="20"/>
                  </w:rPr>
                </w:rPrChange>
              </w:rPr>
              <w:fldChar w:fldCharType="separate"/>
            </w:r>
            <w:r w:rsidR="00F10C7C" w:rsidRPr="00F10C7C">
              <w:rPr>
                <w:rFonts w:ascii="Calibri Light" w:hAnsi="Calibri Light"/>
                <w:rPrChange w:id="10148" w:author="Russell Ott" w:date="2022-05-16T11:47:00Z">
                  <w:rPr>
                    <w:rFonts w:ascii="Calibri Light" w:hAnsi="Calibri Light"/>
                    <w:sz w:val="20"/>
                  </w:rPr>
                </w:rPrChange>
              </w:rPr>
              <w:t xml:space="preserve">  Example</w:t>
            </w:r>
            <w:r w:rsidR="00F10C7C" w:rsidRPr="00F10C7C">
              <w:rPr>
                <w:rFonts w:ascii="Calibri Light" w:hAnsi="Calibri Light"/>
                <w:rPrChange w:id="10149" w:author="Russell Ott" w:date="2022-05-16T11:47:00Z">
                  <w:rPr>
                    <w:rFonts w:ascii="Calibri Light" w:hAnsi="Calibri Light"/>
                    <w:sz w:val="20"/>
                  </w:rPr>
                </w:rPrChange>
              </w:rPr>
              <w:t xml:space="preserve"> </w:t>
            </w:r>
            <w:del w:id="10150" w:author="Russell Ott" w:date="2022-05-16T11:47:00Z">
              <w:r w:rsidR="00DE0DA7" w:rsidRPr="00DE0DA7">
                <w:rPr>
                  <w:rFonts w:ascii="Calibri Light" w:hAnsi="Calibri Light" w:cs="Calibri Light"/>
                </w:rPr>
                <w:delText>35</w:delText>
              </w:r>
            </w:del>
            <w:ins w:id="10151" w:author="Russell Ott" w:date="2022-05-16T11:47:00Z">
              <w:r w:rsidR="00F10C7C" w:rsidRPr="00F10C7C">
                <w:rPr>
                  <w:rFonts w:ascii="Calibri Light" w:hAnsi="Calibri Light" w:cs="Calibri Light"/>
                </w:rPr>
                <w:t>34</w:t>
              </w:r>
            </w:ins>
            <w:r w:rsidR="00F10C7C" w:rsidRPr="00F10C7C">
              <w:rPr>
                <w:rFonts w:ascii="Calibri Light" w:hAnsi="Calibri Light"/>
                <w:rPrChange w:id="10152" w:author="Russell Ott" w:date="2022-05-16T11:47:00Z">
                  <w:rPr>
                    <w:rFonts w:ascii="Calibri Light" w:hAnsi="Calibri Light"/>
                    <w:sz w:val="20"/>
                  </w:rPr>
                </w:rPrChange>
              </w:rPr>
              <w:t>: Section Time Range Template</w:t>
            </w:r>
            <w:r w:rsidR="00F10C7C" w:rsidRPr="00F10C7C">
              <w:rPr>
                <w:rFonts w:asciiTheme="majorHAnsi" w:hAnsiTheme="majorHAnsi"/>
                <w:rPrChange w:id="10153" w:author="Russell Ott" w:date="2022-05-16T11:47:00Z">
                  <w:rPr>
                    <w:rFonts w:asciiTheme="majorHAnsi" w:hAnsiTheme="majorHAnsi"/>
                    <w:sz w:val="20"/>
                  </w:rPr>
                </w:rPrChange>
              </w:rPr>
              <w:t xml:space="preserve"> Example</w:t>
            </w:r>
            <w:r w:rsidRPr="005A615D">
              <w:rPr>
                <w:rFonts w:ascii="Calibri Light" w:hAnsi="Calibri Light"/>
                <w:rPrChange w:id="10154" w:author="Russell Ott" w:date="2022-05-16T11:47:00Z">
                  <w:rPr>
                    <w:rFonts w:ascii="Calibri Light" w:hAnsi="Calibri Light"/>
                    <w:sz w:val="20"/>
                  </w:rPr>
                </w:rPrChange>
              </w:rPr>
              <w:fldChar w:fldCharType="end"/>
            </w:r>
          </w:p>
        </w:tc>
      </w:tr>
    </w:tbl>
    <w:p w14:paraId="789502C1" w14:textId="377B8A45" w:rsidR="007D3708" w:rsidRPr="00C64922" w:rsidRDefault="00A5789F" w:rsidP="007D3708">
      <w:pPr>
        <w:pStyle w:val="Caption"/>
      </w:pPr>
      <w:bookmarkStart w:id="10155" w:name="_Toc21927022"/>
      <w:r>
        <w:t xml:space="preserve">  </w:t>
      </w:r>
      <w:bookmarkStart w:id="10156" w:name="_Toc103262905"/>
      <w:r w:rsidR="007D3708" w:rsidRPr="00C64922">
        <w:t xml:space="preserve">Table </w:t>
      </w:r>
      <w:r w:rsidR="00132A94">
        <w:fldChar w:fldCharType="begin"/>
      </w:r>
      <w:r w:rsidR="00132A94">
        <w:instrText xml:space="preserve"> SEQ Table \* ARABIC </w:instrText>
      </w:r>
      <w:r w:rsidR="00132A94">
        <w:fldChar w:fldCharType="separate"/>
      </w:r>
      <w:del w:id="10157" w:author="Russell Ott" w:date="2022-05-16T11:47:00Z">
        <w:r w:rsidR="00DE0DA7">
          <w:rPr>
            <w:noProof/>
          </w:rPr>
          <w:delText>41</w:delText>
        </w:r>
      </w:del>
      <w:ins w:id="10158" w:author="Russell Ott" w:date="2022-05-16T11:47:00Z">
        <w:r w:rsidR="00F10C7C">
          <w:rPr>
            <w:noProof/>
          </w:rPr>
          <w:t>38</w:t>
        </w:r>
      </w:ins>
      <w:r w:rsidR="00132A94">
        <w:rPr>
          <w:noProof/>
        </w:rPr>
        <w:fldChar w:fldCharType="end"/>
      </w:r>
      <w:r w:rsidR="007D3708" w:rsidRPr="00C64922">
        <w:t>: Section Time Range Observation</w:t>
      </w:r>
      <w:r w:rsidR="00852DED">
        <w:t xml:space="preserve"> Template</w:t>
      </w:r>
      <w:bookmarkEnd w:id="10156"/>
      <w:bookmarkEnd w:id="10155"/>
    </w:p>
    <w:p w14:paraId="0797A6D8" w14:textId="77777777" w:rsidR="007D3708" w:rsidRPr="00C64922" w:rsidRDefault="007D3708" w:rsidP="007D3708"/>
    <w:p w14:paraId="5FE86257" w14:textId="197444C0" w:rsidR="007D3708" w:rsidRPr="00C64922" w:rsidRDefault="00A5789F" w:rsidP="009F6BA2">
      <w:pPr>
        <w:pStyle w:val="Caption"/>
        <w:keepNext/>
        <w:spacing w:after="0"/>
      </w:pPr>
      <w:bookmarkStart w:id="10159" w:name="_Ref21846375"/>
      <w:bookmarkStart w:id="10160" w:name="Example20SectionTimeRangeTemplate"/>
      <w:bookmarkStart w:id="10161" w:name="_Toc21927487"/>
      <w:r>
        <w:t xml:space="preserve">  </w:t>
      </w:r>
      <w:bookmarkStart w:id="10162" w:name="_Toc101449287"/>
      <w:r w:rsidR="007D3708" w:rsidRPr="00C64922">
        <w:t xml:space="preserve">Example </w:t>
      </w:r>
      <w:r w:rsidR="00132A94">
        <w:fldChar w:fldCharType="begin"/>
      </w:r>
      <w:r w:rsidR="00132A94">
        <w:instrText xml:space="preserve"> SEQ Example \* ARABIC </w:instrText>
      </w:r>
      <w:r w:rsidR="00132A94">
        <w:fldChar w:fldCharType="separate"/>
      </w:r>
      <w:del w:id="10163" w:author="Russell Ott" w:date="2022-05-16T11:47:00Z">
        <w:r w:rsidR="00DE0DA7">
          <w:rPr>
            <w:noProof/>
          </w:rPr>
          <w:delText>35</w:delText>
        </w:r>
      </w:del>
      <w:ins w:id="10164" w:author="Russell Ott" w:date="2022-05-16T11:47:00Z">
        <w:r w:rsidR="00F10C7C">
          <w:rPr>
            <w:noProof/>
          </w:rPr>
          <w:t>34</w:t>
        </w:r>
      </w:ins>
      <w:r w:rsidR="00132A94">
        <w:rPr>
          <w:noProof/>
        </w:rPr>
        <w:fldChar w:fldCharType="end"/>
      </w:r>
      <w:r w:rsidR="007D3708" w:rsidRPr="00C64922">
        <w:t>: Section Time Range Template Example</w:t>
      </w:r>
      <w:bookmarkEnd w:id="10159"/>
      <w:bookmarkEnd w:id="10162"/>
      <w:bookmarkEnd w:id="101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0160"/>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2FED37FE"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del w:id="10165" w:author="Russell Ott" w:date="2022-05-16T11:47:00Z">
              <w:r w:rsidR="007D3708" w:rsidRPr="00D14360">
                <w:rPr>
                  <w:rFonts w:ascii="Courier New" w:hAnsi="Courier New" w:cs="Courier New"/>
                  <w:color w:val="000000"/>
                  <w:sz w:val="16"/>
                  <w:szCs w:val="16"/>
                </w:rPr>
                <w:delText>=”</w:delText>
              </w:r>
            </w:del>
            <w:ins w:id="10166" w:author="Russell Ott" w:date="2022-05-16T11:47:00Z">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ins>
            <w:r w:rsidR="007D3708" w:rsidRPr="00D14360">
              <w:rPr>
                <w:rFonts w:ascii="Courier New" w:hAnsi="Courier New" w:cs="Courier New"/>
                <w:color w:val="000000"/>
                <w:sz w:val="16"/>
                <w:szCs w:val="16"/>
              </w:rPr>
              <w:t>Proc_STR</w:t>
            </w:r>
            <w:del w:id="10167" w:author="Russell Ott" w:date="2022-05-16T11:47:00Z">
              <w:r w:rsidR="007D3708" w:rsidRPr="00D14360">
                <w:rPr>
                  <w:rFonts w:ascii="Courier New" w:hAnsi="Courier New" w:cs="Courier New"/>
                  <w:color w:val="000000"/>
                  <w:sz w:val="16"/>
                  <w:szCs w:val="16"/>
                </w:rPr>
                <w:delText>”&gt;</w:delText>
              </w:r>
            </w:del>
            <w:ins w:id="10168" w:author="Russell Ott" w:date="2022-05-16T11:47:00Z">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ins>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3A89E03E"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&lt;observation </w:t>
            </w:r>
            <w:del w:id="10169" w:author="Russell Ott" w:date="2022-05-16T11:47:00Z">
              <w:r w:rsidR="007D3708" w:rsidRPr="00D14360">
                <w:rPr>
                  <w:rFonts w:ascii="Courier New" w:hAnsi="Courier New" w:cs="Courier New"/>
                  <w:color w:val="000000"/>
                  <w:sz w:val="16"/>
                  <w:szCs w:val="16"/>
                </w:rPr>
                <w:delText>classCo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BS" moodCo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VN</w:delText>
              </w:r>
            </w:del>
            <w:ins w:id="10170" w:author="Russell Ott" w:date="2022-05-16T11:47:00Z">
              <w:r w:rsidR="007D3708" w:rsidRPr="00D14360">
                <w:rPr>
                  <w:rFonts w:ascii="Courier New" w:hAnsi="Courier New" w:cs="Courier New"/>
                  <w:color w:val="000000"/>
                  <w:sz w:val="16"/>
                  <w:szCs w:val="16"/>
                </w:rPr>
                <w:t>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VN</w:t>
              </w:r>
            </w:ins>
            <w:r w:rsidR="007D3708" w:rsidRPr="00D14360">
              <w:rPr>
                <w:rFonts w:ascii="Courier New" w:hAnsi="Courier New" w:cs="Courier New"/>
                <w:color w:val="000000"/>
                <w:sz w:val="16"/>
                <w:szCs w:val="16"/>
              </w:rPr>
              <w:t xml:space="preserve">"&gt; </w:t>
            </w:r>
          </w:p>
          <w:p w14:paraId="7C119637" w14:textId="1263FFF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del w:id="10171" w:author="Russell Ott" w:date="2022-05-16T11:47:00Z">
              <w:r w:rsidR="007D3708" w:rsidRPr="00D14360">
                <w:rPr>
                  <w:rFonts w:ascii="Courier New" w:hAnsi="Courier New" w:cs="Courier New"/>
                  <w:color w:val="000000"/>
                  <w:sz w:val="16"/>
                  <w:szCs w:val="16"/>
                </w:rPr>
                <w:delText>ro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t</w:delText>
              </w:r>
            </w:del>
            <w:ins w:id="10172" w:author="Russell Ott" w:date="2022-05-16T11:47:00Z">
              <w:r w:rsidR="00AB19EF">
                <w:rPr>
                  <w:rFonts w:ascii="Courier New" w:hAnsi="Courier New" w:cs="Courier New"/>
                  <w:color w:val="000000"/>
                  <w:sz w:val="16"/>
                  <w:szCs w:val="16"/>
                </w:rPr>
                <w:t>root</w:t>
              </w:r>
            </w:ins>
            <w:r w:rsidR="007D3708" w:rsidRPr="00D14360">
              <w:rPr>
                <w:rFonts w:ascii="Courier New" w:hAnsi="Courier New" w:cs="Courier New"/>
                <w:color w:val="000000"/>
                <w:sz w:val="16"/>
                <w:szCs w:val="16"/>
              </w:rPr>
              <w:t>="2.16.840.1.113883.10.20.22.4</w:t>
            </w:r>
            <w:del w:id="10173" w:author="Russell Ott" w:date="2022-05-16T11:47:00Z">
              <w:r w:rsidR="007D3708" w:rsidRPr="00D14360">
                <w:rPr>
                  <w:rFonts w:ascii="Courier New" w:hAnsi="Courier New" w:cs="Courier New"/>
                  <w:color w:val="000000"/>
                  <w:sz w:val="16"/>
                  <w:szCs w:val="16"/>
                </w:rPr>
                <w:delTex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01" extensi</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n</w:delText>
              </w:r>
            </w:del>
            <w:ins w:id="10174" w:author="Russell Ott" w:date="2022-05-16T11:47:00Z">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w:t>
              </w:r>
            </w:ins>
            <w:r w:rsidR="007D3708" w:rsidRPr="00D14360">
              <w:rPr>
                <w:rFonts w:ascii="Courier New" w:hAnsi="Courier New" w:cs="Courier New"/>
                <w:color w:val="000000"/>
                <w:sz w:val="16"/>
                <w:szCs w:val="16"/>
              </w:rPr>
              <w:t>="2016-06</w:t>
            </w:r>
            <w:del w:id="10175" w:author="Russell Ott" w:date="2022-05-16T11:47:00Z">
              <w:r w:rsidR="005C79A1">
                <w:rPr>
                  <w:rFonts w:ascii="Courier New" w:hAnsi="Courier New" w:cs="Courier New"/>
                  <w:color w:val="000000"/>
                  <w:sz w:val="16"/>
                  <w:szCs w:val="16"/>
                </w:rPr>
                <w:delText>”</w:delText>
              </w:r>
            </w:del>
            <w:ins w:id="10176" w:author="Russell Ott" w:date="2022-05-16T11:47:00Z">
              <w:r w:rsidR="00AB19EF">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01"/&gt; </w:t>
            </w:r>
          </w:p>
          <w:p w14:paraId="49BCB8E3" w14:textId="513E2E0A"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&lt;code </w:t>
            </w:r>
            <w:del w:id="10177" w:author="Russell Ott" w:date="2022-05-16T11:47:00Z">
              <w:r w:rsidR="007D3708" w:rsidRPr="00D14360">
                <w:rPr>
                  <w:rFonts w:ascii="Courier New" w:hAnsi="Courier New" w:cs="Courier New"/>
                  <w:color w:val="000000"/>
                  <w:sz w:val="16"/>
                  <w:szCs w:val="16"/>
                </w:rPr>
                <w:delText>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 8260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w:delText>
              </w:r>
            </w:del>
            <w:ins w:id="10178" w:author="Russell Ott" w:date="2022-05-16T11:47:00Z">
              <w:r w:rsidR="007D3708" w:rsidRPr="00D14360">
                <w:rPr>
                  <w:rFonts w:ascii="Courier New" w:hAnsi="Courier New" w:cs="Courier New"/>
                  <w:color w:val="000000"/>
                  <w:sz w:val="16"/>
                  <w:szCs w:val="16"/>
                </w:rPr>
                <w:t>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3" </w:t>
            </w:r>
            <w:del w:id="10179" w:author="Russell Ott" w:date="2022-05-16T11:47:00Z">
              <w:r w:rsidR="007D3708" w:rsidRPr="00D14360">
                <w:rPr>
                  <w:rFonts w:ascii="Courier New" w:hAnsi="Courier New" w:cs="Courier New"/>
                  <w:color w:val="000000"/>
                  <w:sz w:val="16"/>
                  <w:szCs w:val="16"/>
                </w:rPr>
                <w:delText>codeSyst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m</w:delText>
              </w:r>
            </w:del>
            <w:ins w:id="10180" w:author="Russell Ott" w:date="2022-05-16T11:47:00Z">
              <w:r w:rsidR="007D3708" w:rsidRPr="00D14360">
                <w:rPr>
                  <w:rFonts w:ascii="Courier New" w:hAnsi="Courier New" w:cs="Courier New"/>
                  <w:color w:val="000000"/>
                  <w:sz w:val="16"/>
                  <w:szCs w:val="16"/>
                </w:rPr>
                <w:t>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w:t>
              </w:r>
            </w:ins>
            <w:r w:rsidR="007D3708" w:rsidRPr="00D14360">
              <w:rPr>
                <w:rFonts w:ascii="Courier New" w:hAnsi="Courier New" w:cs="Courier New"/>
                <w:color w:val="000000"/>
                <w:sz w:val="16"/>
                <w:szCs w:val="16"/>
              </w:rPr>
              <w:t>="2.16.840.1.113883</w:t>
            </w:r>
            <w:del w:id="10181" w:author="Russell Ott" w:date="2022-05-16T11:47:00Z">
              <w:r w:rsidR="007D3708" w:rsidRPr="00D14360">
                <w:rPr>
                  <w:rFonts w:ascii="Courier New" w:hAnsi="Courier New" w:cs="Courier New"/>
                  <w:color w:val="000000"/>
                  <w:sz w:val="16"/>
                  <w:szCs w:val="16"/>
                </w:rPr>
                <w:delTex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w:delText>
              </w:r>
            </w:del>
            <w:ins w:id="10182" w:author="Russell Ott" w:date="2022-05-16T11:47:00Z">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1" </w:t>
            </w:r>
          </w:p>
          <w:p w14:paraId="680DAE82" w14:textId="1292FACF"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del w:id="10183" w:author="Russell Ott" w:date="2022-05-16T11:47:00Z">
              <w:r w:rsidR="007D3708" w:rsidRPr="00D14360">
                <w:rPr>
                  <w:rFonts w:ascii="Courier New" w:hAnsi="Courier New" w:cs="Courier New"/>
                  <w:color w:val="000000"/>
                  <w:sz w:val="16"/>
                  <w:szCs w:val="16"/>
                </w:rPr>
                <w:delText>displayNa</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184" w:author="Russell Ott" w:date="2022-05-16T11:47:00Z">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 xml:space="preserve">="Section Date and Time </w:t>
            </w:r>
            <w:del w:id="10185" w:author="Russell Ott" w:date="2022-05-16T11:47:00Z">
              <w:r w:rsidR="007D3708" w:rsidRPr="00D14360">
                <w:rPr>
                  <w:rFonts w:ascii="Courier New" w:hAnsi="Courier New" w:cs="Courier New"/>
                  <w:color w:val="000000"/>
                  <w:sz w:val="16"/>
                  <w:szCs w:val="16"/>
                </w:rPr>
                <w:delText>Ra</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ge</w:delText>
              </w:r>
            </w:del>
            <w:ins w:id="10186" w:author="Russell Ott" w:date="2022-05-16T11:47:00Z">
              <w:r w:rsidR="007D3708" w:rsidRPr="00D14360">
                <w:rPr>
                  <w:rFonts w:ascii="Courier New" w:hAnsi="Courier New" w:cs="Courier New"/>
                  <w:color w:val="000000"/>
                  <w:sz w:val="16"/>
                  <w:szCs w:val="16"/>
                </w:rPr>
                <w:t>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ge</w:t>
              </w:r>
            </w:ins>
            <w:r w:rsidR="007D3708" w:rsidRPr="00D14360">
              <w:rPr>
                <w:rFonts w:ascii="Courier New" w:hAnsi="Courier New" w:cs="Courier New"/>
                <w:color w:val="000000"/>
                <w:sz w:val="16"/>
                <w:szCs w:val="16"/>
              </w:rPr>
              <w:t xml:space="preserv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13DB3156"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&lt;reference </w:t>
            </w:r>
            <w:del w:id="10187" w:author="Russell Ott" w:date="2022-05-16T11:47: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188" w:author="Russell Ott" w:date="2022-05-16T11:47:00Z">
              <w:r w:rsidR="007D3708" w:rsidRPr="00D14360">
                <w:rPr>
                  <w:rFonts w:ascii="Courier New" w:hAnsi="Courier New" w:cs="Courier New"/>
                  <w:color w:val="000000"/>
                  <w:sz w:val="16"/>
                  <w:szCs w:val="16"/>
                </w:rPr>
                <w:t>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="#Proc</w:t>
            </w:r>
            <w:del w:id="10189" w:author="Russell Ott" w:date="2022-05-16T11:47:00Z">
              <w:r w:rsidR="007D3708" w:rsidRPr="00D14360">
                <w:rPr>
                  <w:rFonts w:ascii="Courier New" w:hAnsi="Courier New" w:cs="Courier New"/>
                  <w:color w:val="000000"/>
                  <w:sz w:val="16"/>
                  <w:szCs w:val="16"/>
                </w:rPr>
                <w:delText>_</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TR</w:delText>
              </w:r>
            </w:del>
            <w:ins w:id="10190" w:author="Russell Ott" w:date="2022-05-16T11:47:00Z">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TR</w:t>
              </w:r>
            </w:ins>
            <w:r w:rsidR="007D3708" w:rsidRPr="00D14360">
              <w:rPr>
                <w:rFonts w:ascii="Courier New" w:hAnsi="Courier New" w:cs="Courier New"/>
                <w:color w:val="000000"/>
                <w:sz w:val="16"/>
                <w:szCs w:val="16"/>
              </w:rPr>
              <w:t xml:space="preserve">"/&gt;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5B0061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&lt;statusCode </w:t>
            </w:r>
            <w:del w:id="10191" w:author="Russell Ott" w:date="2022-05-16T11:47:00Z">
              <w:r w:rsidR="007D3708" w:rsidRPr="00D14360">
                <w:rPr>
                  <w:rFonts w:ascii="Courier New" w:hAnsi="Courier New" w:cs="Courier New"/>
                  <w:color w:val="000000"/>
                  <w:sz w:val="16"/>
                  <w:szCs w:val="16"/>
                </w:rPr>
                <w:delText>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e="comple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ed</w:delText>
              </w:r>
            </w:del>
            <w:ins w:id="10192" w:author="Russell Ott" w:date="2022-05-16T11:47:00Z">
              <w:r w:rsidR="007D3708" w:rsidRPr="00D14360">
                <w:rPr>
                  <w:rFonts w:ascii="Courier New" w:hAnsi="Courier New" w:cs="Courier New"/>
                  <w:color w:val="000000"/>
                  <w:sz w:val="16"/>
                  <w:szCs w:val="16"/>
                </w:rPr>
                <w:t>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ed</w:t>
              </w:r>
            </w:ins>
            <w:r w:rsidR="007D3708" w:rsidRPr="00D14360">
              <w:rPr>
                <w:rFonts w:ascii="Courier New" w:hAnsi="Courier New" w:cs="Courier New"/>
                <w:color w:val="000000"/>
                <w:sz w:val="16"/>
                <w:szCs w:val="16"/>
              </w:rPr>
              <w:t xml:space="preserve">"/&gt; </w:t>
            </w:r>
          </w:p>
          <w:p w14:paraId="7FAE3ED5" w14:textId="3A6FC2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w:t>
            </w:r>
            <w:del w:id="10193" w:author="Russell Ott" w:date="2022-05-16T11:47:00Z">
              <w:r w:rsidR="007D3708" w:rsidRPr="00D14360">
                <w:rPr>
                  <w:rFonts w:ascii="Courier New" w:hAnsi="Courier New" w:cs="Courier New"/>
                  <w:color w:val="000000"/>
                  <w:sz w:val="16"/>
                  <w:szCs w:val="16"/>
                </w:rPr>
                <w:delText>ty</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194" w:author="Russell Ott" w:date="2022-05-16T11:47:00Z">
              <w:r w:rsidR="007D3708" w:rsidRPr="00D14360">
                <w:rPr>
                  <w:rFonts w:ascii="Courier New" w:hAnsi="Courier New" w:cs="Courier New"/>
                  <w:color w:val="000000"/>
                  <w:sz w:val="16"/>
                  <w:szCs w:val="16"/>
                </w:rPr>
                <w:t>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="IVL</w:t>
            </w:r>
            <w:del w:id="10195" w:author="Russell Ott" w:date="2022-05-16T11:47:00Z">
              <w:r w:rsidR="005C79A1">
                <w:rPr>
                  <w:rFonts w:ascii="Courier New" w:hAnsi="Courier New" w:cs="Courier New"/>
                  <w:color w:val="000000"/>
                  <w:sz w:val="16"/>
                  <w:szCs w:val="16"/>
                </w:rPr>
                <w:delText>”</w:delText>
              </w:r>
            </w:del>
            <w:ins w:id="10196" w:author="Russell Ott" w:date="2022-05-16T11:47:00Z">
              <w:r w:rsidR="00AB19EF">
                <w:rPr>
                  <w:rFonts w:ascii="Courier New" w:hAnsi="Courier New" w:cs="Courier New"/>
                  <w:color w:val="000000"/>
                  <w:sz w:val="16"/>
                  <w:szCs w:val="16"/>
                </w:rPr>
                <w:t>_</w:t>
              </w:r>
            </w:ins>
            <w:r w:rsidR="007D3708" w:rsidRPr="00D14360">
              <w:rPr>
                <w:rFonts w:ascii="Courier New" w:hAnsi="Courier New" w:cs="Courier New"/>
                <w:color w:val="000000"/>
                <w:sz w:val="16"/>
                <w:szCs w:val="16"/>
              </w:rPr>
              <w:t xml:space="preserve">TS"&gt; </w:t>
            </w:r>
          </w:p>
          <w:p w14:paraId="5AAD7600" w14:textId="6C976953"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&lt;low </w:t>
            </w:r>
            <w:del w:id="10197" w:author="Russell Ott" w:date="2022-05-16T11:47: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e="20120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15</w:delText>
              </w:r>
            </w:del>
            <w:ins w:id="10198" w:author="Russell Ott" w:date="2022-05-16T11:47:00Z">
              <w:r w:rsidR="007D3708" w:rsidRPr="00D14360">
                <w:rPr>
                  <w:rFonts w:ascii="Courier New" w:hAnsi="Courier New" w:cs="Courier New"/>
                  <w:color w:val="000000"/>
                  <w:sz w:val="16"/>
                  <w:szCs w:val="16"/>
                </w:rPr>
                <w:t>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15</w:t>
              </w:r>
            </w:ins>
            <w:r w:rsidR="007D3708" w:rsidRPr="00D14360">
              <w:rPr>
                <w:rFonts w:ascii="Courier New" w:hAnsi="Courier New" w:cs="Courier New"/>
                <w:color w:val="000000"/>
                <w:sz w:val="16"/>
                <w:szCs w:val="16"/>
              </w:rPr>
              <w:t xml:space="preserve">"/&gt; </w:t>
            </w:r>
          </w:p>
          <w:p w14:paraId="4B94CB52" w14:textId="07B08F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&lt;high </w:t>
            </w:r>
            <w:del w:id="10199" w:author="Russell Ott" w:date="2022-05-16T11:47: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e="20150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15</w:delText>
              </w:r>
            </w:del>
            <w:ins w:id="10200" w:author="Russell Ott" w:date="2022-05-16T11:47:00Z">
              <w:r w:rsidR="007D3708" w:rsidRPr="00D14360">
                <w:rPr>
                  <w:rFonts w:ascii="Courier New" w:hAnsi="Courier New" w:cs="Courier New"/>
                  <w:color w:val="000000"/>
                  <w:sz w:val="16"/>
                  <w:szCs w:val="16"/>
                </w:rPr>
                <w:t>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15</w:t>
              </w:r>
            </w:ins>
            <w:r w:rsidR="007D3708" w:rsidRPr="00D14360">
              <w:rPr>
                <w:rFonts w:ascii="Courier New" w:hAnsi="Courier New" w:cs="Courier New"/>
                <w:color w:val="000000"/>
                <w:sz w:val="16"/>
                <w:szCs w:val="16"/>
              </w:rPr>
              <w:t xml:space="preserve">"/&gt;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10C7C">
      <w:pPr>
        <w:pStyle w:val="Heading3"/>
      </w:pPr>
      <w:bookmarkStart w:id="10201" w:name="_Care_Team"/>
      <w:bookmarkStart w:id="10202" w:name="_Toc10707514"/>
      <w:bookmarkStart w:id="10203" w:name="_Toc11043640"/>
      <w:bookmarkStart w:id="10204" w:name="_Toc11045627"/>
      <w:bookmarkStart w:id="10205" w:name="_Toc11391297"/>
      <w:bookmarkStart w:id="10206" w:name="_Ref21897390"/>
      <w:bookmarkStart w:id="10207" w:name="_Ref21897396"/>
      <w:bookmarkStart w:id="10208" w:name="_Ref21897400"/>
      <w:bookmarkStart w:id="10209" w:name="_Toc103262699"/>
      <w:bookmarkStart w:id="10210" w:name="_Toc22823444"/>
      <w:bookmarkEnd w:id="10201"/>
      <w:r w:rsidRPr="00C64922">
        <w:t>Care Team</w:t>
      </w:r>
      <w:bookmarkEnd w:id="10202"/>
      <w:bookmarkEnd w:id="10203"/>
      <w:bookmarkEnd w:id="10204"/>
      <w:bookmarkEnd w:id="10205"/>
      <w:bookmarkEnd w:id="10206"/>
      <w:bookmarkEnd w:id="10207"/>
      <w:bookmarkEnd w:id="10208"/>
      <w:bookmarkEnd w:id="10209"/>
      <w:bookmarkEnd w:id="10210"/>
    </w:p>
    <w:p w14:paraId="769384CF" w14:textId="77777777" w:rsidR="00761E61" w:rsidRPr="00C64922" w:rsidRDefault="00761E61" w:rsidP="00761E61">
      <w:pPr>
        <w:rPr>
          <w:rFonts w:ascii="Times New Roman" w:eastAsia="Times New Roman" w:hAnsi="Times New Roman"/>
          <w:sz w:val="24"/>
          <w:szCs w:val="24"/>
          <w:rPrChange w:id="10211" w:author="Russell Ott" w:date="2022-05-16T11:47:00Z">
            <w:rPr>
              <w:rFonts w:ascii="Calibri" w:hAnsi="Calibri"/>
            </w:rPr>
          </w:rPrChange>
        </w:rPr>
      </w:pPr>
      <w:r w:rsidRPr="00C64922">
        <w:rPr>
          <w:rPrChange w:id="10212" w:author="Russell Ott" w:date="2022-05-16T11:47:00Z">
            <w:rPr>
              <w:rFonts w:ascii="Calibri" w:hAnsi="Calibri"/>
            </w:rPr>
          </w:rPrChange>
        </w:rPr>
        <w:t>The header of a C-CDA document includes roles which are populated by providers and individuals who have been engaged in delivering clinical care or documenting care the patient has received. Their role on the patient’s care team is implicit. The Care Teams</w:t>
      </w:r>
      <w:r w:rsidRPr="00C64922">
        <w:rPr>
          <w:rPrChange w:id="10213" w:author="Russell Ott" w:date="2022-05-16T11:47:00Z">
            <w:rPr>
              <w:rFonts w:ascii="Calibri" w:hAnsi="Calibri"/>
            </w:rPr>
          </w:rPrChange>
        </w:rPr>
        <w:t xml:space="preserve"> Section and corresponding Care Team Organizer templates enable care team information to be documented explicitly.  These templates also support a wider range of expressiveness provide background on the type of care team </w:t>
      </w:r>
      <w:r w:rsidR="006357E2" w:rsidRPr="00C64922">
        <w:rPr>
          <w:rPrChange w:id="10214" w:author="Russell Ott" w:date="2022-05-16T11:47:00Z">
            <w:rPr>
              <w:rFonts w:ascii="Calibri" w:hAnsi="Calibri"/>
            </w:rPr>
          </w:rPrChange>
        </w:rPr>
        <w:t>and include more details about the members of the team and the roles played by each member.</w:t>
      </w:r>
    </w:p>
    <w:p w14:paraId="145AE82C" w14:textId="77777777" w:rsidR="005445F7" w:rsidRPr="00C64922" w:rsidRDefault="005445F7" w:rsidP="002E634A">
      <w:pPr>
        <w:pStyle w:val="Heading4"/>
      </w:pPr>
      <w:bookmarkStart w:id="10215" w:name="_Care_Team_Organizer"/>
      <w:bookmarkEnd w:id="10215"/>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Change w:id="10216">
          <w:tblGrid>
            <w:gridCol w:w="2568"/>
            <w:gridCol w:w="6787"/>
          </w:tblGrid>
        </w:tblGridChange>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b/>
                <w:color w:val="FFFFFF"/>
                <w:rPrChange w:id="10217" w:author="Russell Ott" w:date="2022-05-16T11:47:00Z">
                  <w:rPr>
                    <w:rFonts w:ascii="Calibri" w:hAnsi="Calibri"/>
                    <w:b/>
                    <w:color w:val="FFFFFF"/>
                  </w:rPr>
                </w:rPrChange>
              </w:rPr>
            </w:pPr>
            <w:r w:rsidRPr="00D14360">
              <w:rPr>
                <w:b/>
                <w:color w:val="FFFFFF"/>
                <w:rPrChange w:id="10218" w:author="Russell Ott" w:date="2022-05-16T11:47:00Z">
                  <w:rPr>
                    <w:rFonts w:ascii="Calibri" w:hAnsi="Calibri"/>
                    <w:b/>
                    <w:color w:val="FFFFFF"/>
                  </w:rPr>
                </w:rPrChange>
              </w:rPr>
              <w:t>Entry Template</w:t>
            </w:r>
          </w:p>
        </w:tc>
        <w:tc>
          <w:tcPr>
            <w:tcW w:w="6787" w:type="dxa"/>
            <w:shd w:val="clear" w:color="auto" w:fill="4F81BD"/>
          </w:tcPr>
          <w:p w14:paraId="7EFC26C2" w14:textId="77777777" w:rsidR="009F6BA2" w:rsidRPr="00D14360" w:rsidRDefault="009F6BA2" w:rsidP="00E42FA6">
            <w:pPr>
              <w:rPr>
                <w:b/>
                <w:color w:val="FFFFFF"/>
                <w:rPrChange w:id="10219" w:author="Russell Ott" w:date="2022-05-16T11:47:00Z">
                  <w:rPr>
                    <w:rFonts w:ascii="Calibri" w:hAnsi="Calibri"/>
                    <w:b/>
                    <w:color w:val="FFFFFF"/>
                  </w:rPr>
                </w:rPrChange>
              </w:rPr>
            </w:pPr>
            <w:bookmarkStart w:id="10220" w:name="E_Care_Team_Organizer"/>
            <w:r w:rsidRPr="00D14360">
              <w:rPr>
                <w:b/>
                <w:color w:val="FFFFFF"/>
                <w:rPrChange w:id="10221" w:author="Russell Ott" w:date="2022-05-16T11:47:00Z">
                  <w:rPr>
                    <w:rFonts w:ascii="Calibri" w:hAnsi="Calibri"/>
                    <w:b/>
                    <w:color w:val="FFFFFF"/>
                  </w:rPr>
                </w:rPrChange>
              </w:rPr>
              <w:t>Care Team Organizer</w:t>
            </w:r>
            <w:bookmarkEnd w:id="10220"/>
            <w:r w:rsidRPr="00D14360">
              <w:rPr>
                <w:b/>
                <w:color w:val="FFFFFF"/>
                <w:rPrChange w:id="10222" w:author="Russell Ott" w:date="2022-05-16T11:47:00Z">
                  <w:rPr>
                    <w:rFonts w:ascii="Calibri" w:hAnsi="Calibri"/>
                    <w:b/>
                    <w:color w:val="FFFFFF"/>
                  </w:rPr>
                </w:rPrChange>
              </w:rPr>
              <w:t xml:space="preserve"> </w:t>
            </w:r>
          </w:p>
          <w:p w14:paraId="2A67EDDE" w14:textId="77777777" w:rsidR="009F6BA2" w:rsidRPr="00D14360" w:rsidRDefault="009F6BA2" w:rsidP="00E42FA6">
            <w:pPr>
              <w:rPr>
                <w:rFonts w:ascii="Times New Roman" w:eastAsia="Times New Roman" w:hAnsi="Times New Roman"/>
                <w:color w:val="FFFFFF"/>
                <w:sz w:val="18"/>
                <w:szCs w:val="24"/>
                <w:rPrChange w:id="10223" w:author="Russell Ott" w:date="2022-05-16T11:47:00Z">
                  <w:rPr>
                    <w:rFonts w:ascii="Calibri" w:hAnsi="Calibri"/>
                    <w:color w:val="FFFFFF"/>
                    <w:sz w:val="18"/>
                  </w:rPr>
                </w:rPrChange>
              </w:rPr>
            </w:pPr>
            <w:r w:rsidRPr="00D14360">
              <w:rPr>
                <w:color w:val="FFFFFF"/>
                <w:sz w:val="18"/>
                <w:rPrChange w:id="10224" w:author="Russell Ott" w:date="2022-05-16T11:47:00Z">
                  <w:rPr>
                    <w:rFonts w:ascii="Calibri" w:hAnsi="Calibri"/>
                    <w:color w:val="FFFFFF"/>
                    <w:sz w:val="18"/>
                  </w:rPr>
                </w:rPrChange>
              </w:rPr>
              <w:t>[organizer: identifier urn:hl7ii:2.16.840.1.113883.10.20.22.4.500:2019-07-01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b/>
                <w:rPrChange w:id="10225" w:author="Russell Ott" w:date="2022-05-16T11:47:00Z">
                  <w:rPr>
                    <w:rFonts w:ascii="Calibri" w:hAnsi="Calibri"/>
                    <w:b/>
                    <w:sz w:val="20"/>
                  </w:rPr>
                </w:rPrChange>
              </w:rPr>
            </w:pPr>
            <w:r w:rsidRPr="00D14360">
              <w:rPr>
                <w:b/>
                <w:rPrChange w:id="10226" w:author="Russell Ott" w:date="2022-05-16T11:47:00Z">
                  <w:rPr>
                    <w:rFonts w:ascii="Calibri" w:hAnsi="Calibri"/>
                    <w:b/>
                    <w:sz w:val="20"/>
                  </w:rPr>
                </w:rPrChange>
              </w:rPr>
              <w:t>Reference Source</w:t>
            </w:r>
          </w:p>
        </w:tc>
        <w:tc>
          <w:tcPr>
            <w:tcW w:w="6787" w:type="dxa"/>
            <w:tcBorders>
              <w:top w:val="single" w:sz="4" w:space="0" w:color="4F81BD"/>
              <w:bottom w:val="single" w:sz="4" w:space="0" w:color="4F81BD"/>
            </w:tcBorders>
            <w:shd w:val="clear" w:color="auto" w:fill="auto"/>
          </w:tcPr>
          <w:p w14:paraId="5BE41CB9" w14:textId="1B6D20AC" w:rsidR="009F6BA2" w:rsidRPr="00D14360" w:rsidRDefault="009F6BA2" w:rsidP="00E42FA6">
            <w:pPr>
              <w:rPr>
                <w:rFonts w:ascii="Calibri Light" w:eastAsia="Times New Roman" w:hAnsi="Calibri Light"/>
                <w:sz w:val="24"/>
                <w:szCs w:val="24"/>
                <w:rPrChange w:id="10227" w:author="Russell Ott" w:date="2022-05-16T11:47:00Z">
                  <w:rPr>
                    <w:rFonts w:ascii="Calibri Light" w:hAnsi="Calibri Light"/>
                    <w:sz w:val="20"/>
                  </w:rPr>
                </w:rPrChange>
              </w:rPr>
            </w:pPr>
            <w:r w:rsidRPr="00D14360">
              <w:rPr>
                <w:rFonts w:ascii="Calibri Light" w:hAnsi="Calibri Light"/>
                <w:rPrChange w:id="10228" w:author="Russell Ott" w:date="2022-05-16T11:47:00Z">
                  <w:rPr>
                    <w:rFonts w:ascii="Calibri Light" w:hAnsi="Calibri Light"/>
                    <w:sz w:val="20"/>
                  </w:rPr>
                </w:rPrChange>
              </w:rPr>
              <w:t xml:space="preserve">HL7 C-CDA R2.1 </w:t>
            </w:r>
            <w:r w:rsidR="003E4C52">
              <w:rPr>
                <w:rFonts w:ascii="Calibri Light" w:hAnsi="Calibri Light"/>
                <w:rPrChange w:id="10229" w:author="Russell Ott" w:date="2022-05-16T11:47:00Z">
                  <w:rPr>
                    <w:rFonts w:ascii="Calibri Light" w:hAnsi="Calibri Light"/>
                    <w:sz w:val="20"/>
                  </w:rPr>
                </w:rPrChange>
              </w:rPr>
              <w:t>Companion Guide</w:t>
            </w:r>
            <w:del w:id="10230" w:author="Russell Ott" w:date="2022-05-16T11:47:00Z">
              <w:r w:rsidRPr="00D14360">
                <w:rPr>
                  <w:rFonts w:ascii="Calibri Light" w:hAnsi="Calibri Light" w:cs="Calibri Light"/>
                  <w:sz w:val="20"/>
                  <w:szCs w:val="18"/>
                </w:rPr>
                <w:delText xml:space="preserve"> R2</w:delText>
              </w:r>
            </w:del>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b/>
                <w:rPrChange w:id="10231" w:author="Russell Ott" w:date="2022-05-16T11:47:00Z">
                  <w:rPr>
                    <w:rFonts w:ascii="Calibri" w:hAnsi="Calibri"/>
                    <w:b/>
                    <w:sz w:val="20"/>
                  </w:rPr>
                </w:rPrChange>
              </w:rPr>
            </w:pPr>
            <w:r w:rsidRPr="00D14360">
              <w:rPr>
                <w:b/>
                <w:rPrChange w:id="10232" w:author="Russell Ott" w:date="2022-05-16T11:47:00Z">
                  <w:rPr>
                    <w:rFonts w:ascii="Calibri" w:hAnsi="Calibri"/>
                    <w:b/>
                    <w:sz w:val="20"/>
                  </w:rPr>
                </w:rPrChange>
              </w:rPr>
              <w:t>Purpose</w:t>
            </w:r>
          </w:p>
        </w:tc>
        <w:tc>
          <w:tcPr>
            <w:tcW w:w="6787" w:type="dxa"/>
            <w:shd w:val="clear" w:color="auto" w:fill="auto"/>
          </w:tcPr>
          <w:p w14:paraId="793FB075" w14:textId="77777777" w:rsidR="005C79A1" w:rsidRDefault="009F6BA2" w:rsidP="00E42FA6">
            <w:pPr>
              <w:rPr>
                <w:rFonts w:ascii="Calibri Light" w:eastAsia="Times New Roman" w:hAnsi="Calibri Light"/>
                <w:sz w:val="24"/>
                <w:szCs w:val="24"/>
                <w:rPrChange w:id="10233" w:author="Russell Ott" w:date="2022-05-16T11:47:00Z">
                  <w:rPr>
                    <w:rFonts w:ascii="Calibri Light" w:hAnsi="Calibri Light"/>
                    <w:sz w:val="20"/>
                  </w:rPr>
                </w:rPrChange>
              </w:rPr>
            </w:pPr>
            <w:r w:rsidRPr="00D14360">
              <w:rPr>
                <w:rFonts w:ascii="Calibri Light" w:hAnsi="Calibri Light"/>
                <w:rPrChange w:id="10234" w:author="Russell Ott" w:date="2022-05-16T11:47:00Z">
                  <w:rPr>
                    <w:rFonts w:ascii="Calibri Light" w:hAnsi="Calibri Light"/>
                    <w:sz w:val="20"/>
                  </w:rPr>
                </w:rPrChange>
              </w:rPr>
              <w:t>This organizer template contains information about a single care team.</w:t>
            </w:r>
            <w:r w:rsidRPr="00D14360">
              <w:rPr>
                <w:rFonts w:ascii="Calibri Light" w:hAnsi="Calibri Light"/>
                <w:rPrChange w:id="10235" w:author="Russell Ott" w:date="2022-05-16T11:47:00Z">
                  <w:rPr>
                    <w:rFonts w:ascii="Calibri Light" w:hAnsi="Calibri Light"/>
                    <w:sz w:val="20"/>
                  </w:rPr>
                </w:rPrChange>
              </w:rPr>
              <w:br/>
            </w:r>
          </w:p>
          <w:p w14:paraId="55EC079E" w14:textId="332A4FAF" w:rsidR="005C79A1" w:rsidRDefault="009F6BA2" w:rsidP="00E42FA6">
            <w:pPr>
              <w:rPr>
                <w:rFonts w:ascii="Calibri Light" w:eastAsia="Times New Roman" w:hAnsi="Calibri Light"/>
                <w:sz w:val="24"/>
                <w:szCs w:val="24"/>
                <w:rPrChange w:id="10236" w:author="Russell Ott" w:date="2022-05-16T11:47:00Z">
                  <w:rPr>
                    <w:rFonts w:ascii="Calibri Light" w:hAnsi="Calibri Light"/>
                    <w:sz w:val="20"/>
                  </w:rPr>
                </w:rPrChange>
              </w:rPr>
            </w:pPr>
            <w:r w:rsidRPr="00D14360">
              <w:rPr>
                <w:rFonts w:ascii="Calibri Light" w:hAnsi="Calibri Light"/>
                <w:rPrChange w:id="10237" w:author="Russell Ott" w:date="2022-05-16T11:47:00Z">
                  <w:rPr>
                    <w:rFonts w:ascii="Calibri Light" w:hAnsi="Calibri Light"/>
                    <w:sz w:val="20"/>
                  </w:rPr>
                </w:rPrChange>
              </w:rPr>
              <w:t>The author of the organizer is the person who documented the care team information.</w:t>
            </w:r>
            <w:r w:rsidRPr="00D14360">
              <w:rPr>
                <w:rFonts w:ascii="Calibri Light" w:hAnsi="Calibri Light"/>
                <w:rPrChange w:id="10238" w:author="Russell Ott" w:date="2022-05-16T11:47:00Z">
                  <w:rPr>
                    <w:rFonts w:ascii="Calibri Light" w:hAnsi="Calibri Light"/>
                    <w:sz w:val="20"/>
                  </w:rPr>
                </w:rPrChange>
              </w:rPr>
              <w:br/>
            </w:r>
          </w:p>
          <w:p w14:paraId="062E57BD" w14:textId="79CA0343" w:rsidR="009F6BA2" w:rsidRPr="00D14360" w:rsidRDefault="009F6BA2" w:rsidP="00E42FA6">
            <w:pPr>
              <w:rPr>
                <w:rFonts w:ascii="Calibri Light" w:eastAsia="Times New Roman" w:hAnsi="Calibri Light"/>
                <w:sz w:val="24"/>
                <w:szCs w:val="24"/>
                <w:rPrChange w:id="10239" w:author="Russell Ott" w:date="2022-05-16T11:47:00Z">
                  <w:rPr>
                    <w:rFonts w:ascii="Calibri Light" w:hAnsi="Calibri Light"/>
                    <w:sz w:val="20"/>
                  </w:rPr>
                </w:rPrChange>
              </w:rPr>
            </w:pPr>
            <w:r w:rsidRPr="00D14360">
              <w:rPr>
                <w:rFonts w:ascii="Calibri Light" w:hAnsi="Calibri Light"/>
                <w:rPrChange w:id="10240" w:author="Russell Ott" w:date="2022-05-16T11:47:00Z">
                  <w:rPr>
                    <w:rFonts w:ascii="Calibri Light" w:hAnsi="Calibri Light"/>
                    <w:sz w:val="20"/>
                  </w:rPr>
                </w:rPrChange>
              </w:rPr>
              <w:t>The participants of the organizer are the care team lead(s) and the care team organization.</w:t>
            </w:r>
          </w:p>
          <w:p w14:paraId="36561038" w14:textId="77777777" w:rsidR="005C79A1" w:rsidRDefault="005C79A1" w:rsidP="00E42FA6">
            <w:pPr>
              <w:rPr>
                <w:rFonts w:ascii="Calibri Light" w:hAnsi="Calibri Light"/>
                <w:rPrChange w:id="10241" w:author="Russell Ott" w:date="2022-05-16T11:47:00Z">
                  <w:rPr>
                    <w:rFonts w:ascii="Calibri Light" w:hAnsi="Calibri Light"/>
                    <w:sz w:val="20"/>
                  </w:rPr>
                </w:rPrChange>
              </w:rPr>
            </w:pPr>
          </w:p>
          <w:p w14:paraId="3AE89F0A" w14:textId="3D8BC6CA" w:rsidR="009F6BA2" w:rsidRPr="00D14360" w:rsidRDefault="009F6BA2" w:rsidP="00E42FA6">
            <w:pPr>
              <w:rPr>
                <w:rFonts w:ascii="Calibri Light" w:eastAsia="Times New Roman" w:hAnsi="Calibri Light"/>
                <w:sz w:val="24"/>
                <w:szCs w:val="24"/>
                <w:rPrChange w:id="10242" w:author="Russell Ott" w:date="2022-05-16T11:47:00Z">
                  <w:rPr>
                    <w:rFonts w:ascii="Calibri Light" w:hAnsi="Calibri Light"/>
                    <w:sz w:val="20"/>
                  </w:rPr>
                </w:rPrChange>
              </w:rPr>
            </w:pPr>
            <w:r w:rsidRPr="00D14360">
              <w:rPr>
                <w:rFonts w:ascii="Calibri Light" w:hAnsi="Calibri Light"/>
                <w:rPrChange w:id="10243" w:author="Russell Ott" w:date="2022-05-16T11:47:00Z">
                  <w:rPr>
                    <w:rFonts w:ascii="Calibri Light" w:hAnsi="Calibri Light"/>
                    <w:sz w:val="20"/>
                  </w:rPr>
                </w:rPrChange>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F75DF2">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b/>
                <w:rPrChange w:id="10244" w:author="Russell Ott" w:date="2022-05-16T11:47:00Z">
                  <w:rPr>
                    <w:rFonts w:ascii="Calibri" w:hAnsi="Calibri"/>
                    <w:b/>
                    <w:sz w:val="20"/>
                  </w:rPr>
                </w:rPrChange>
              </w:rPr>
            </w:pPr>
            <w:r w:rsidRPr="00D14360">
              <w:rPr>
                <w:b/>
                <w:rPrChange w:id="10245" w:author="Russell Ott" w:date="2022-05-16T11:47:00Z">
                  <w:rPr>
                    <w:rFonts w:ascii="Calibri" w:hAnsi="Calibri"/>
                    <w:b/>
                    <w:sz w:val="20"/>
                  </w:rPr>
                </w:rPrChange>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eastAsia="Times New Roman" w:hAnsi="Calibri Light"/>
                <w:sz w:val="24"/>
                <w:szCs w:val="24"/>
                <w:rPrChange w:id="10246" w:author="Russell Ott" w:date="2022-05-16T11:47:00Z">
                  <w:rPr>
                    <w:rFonts w:ascii="Calibri Light" w:hAnsi="Calibri Light"/>
                    <w:sz w:val="20"/>
                  </w:rPr>
                </w:rPrChange>
              </w:rPr>
            </w:pPr>
            <w:r w:rsidRPr="00D14360">
              <w:rPr>
                <w:rFonts w:ascii="Calibri Light" w:hAnsi="Calibri Light"/>
                <w:rPrChange w:id="10247" w:author="Russell Ott" w:date="2022-05-16T11:47:00Z">
                  <w:rPr>
                    <w:rFonts w:ascii="Calibri Light" w:hAnsi="Calibri Light"/>
                    <w:sz w:val="20"/>
                  </w:rPr>
                </w:rPrChange>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rPrChange w:id="10248" w:author="Russell Ott" w:date="2022-05-16T11:47:00Z">
                  <w:rPr>
                    <w:rFonts w:ascii="Calibri Light" w:hAnsi="Calibri Light"/>
                    <w:sz w:val="20"/>
                  </w:rPr>
                </w:rPrChange>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0249"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0250" w:author="Russell Ott" w:date="2022-05-16T11:47:00Z">
            <w:trPr>
              <w:cantSplit/>
              <w:trHeight w:val="350"/>
            </w:trPr>
          </w:trPrChange>
        </w:trPr>
        <w:tc>
          <w:tcPr>
            <w:tcW w:w="2568" w:type="dxa"/>
            <w:tcBorders>
              <w:top w:val="single" w:sz="4" w:space="0" w:color="4F81BD"/>
              <w:bottom w:val="single" w:sz="4" w:space="0" w:color="4472C4" w:themeColor="accent1"/>
              <w:right w:val="nil"/>
            </w:tcBorders>
            <w:shd w:val="clear" w:color="auto" w:fill="FFFFFF"/>
            <w:tcPrChange w:id="10251" w:author="Russell Ott" w:date="2022-05-16T11:47:00Z">
              <w:tcPr>
                <w:tcW w:w="2568" w:type="dxa"/>
                <w:tcBorders>
                  <w:right w:val="nil"/>
                </w:tcBorders>
                <w:shd w:val="clear" w:color="auto" w:fill="FFFFFF"/>
              </w:tcPr>
            </w:tcPrChange>
          </w:tcPr>
          <w:p w14:paraId="3F2EBEE4" w14:textId="77777777" w:rsidR="009F6BA2" w:rsidRPr="00D14360" w:rsidRDefault="009F6BA2" w:rsidP="00E42FA6">
            <w:pPr>
              <w:rPr>
                <w:b/>
                <w:rPrChange w:id="10252" w:author="Russell Ott" w:date="2022-05-16T11:47:00Z">
                  <w:rPr>
                    <w:rFonts w:ascii="Calibri" w:hAnsi="Calibri"/>
                    <w:b/>
                    <w:sz w:val="20"/>
                  </w:rPr>
                </w:rPrChange>
              </w:rPr>
            </w:pPr>
            <w:r w:rsidRPr="00D14360">
              <w:rPr>
                <w:b/>
                <w:rPrChange w:id="10253" w:author="Russell Ott" w:date="2022-05-16T11:47:00Z">
                  <w:rPr>
                    <w:rFonts w:ascii="Calibri" w:hAnsi="Calibri"/>
                    <w:b/>
                    <w:sz w:val="20"/>
                  </w:rPr>
                </w:rPrChange>
              </w:rPr>
              <w:t>Negation</w:t>
            </w:r>
          </w:p>
        </w:tc>
        <w:tc>
          <w:tcPr>
            <w:tcW w:w="6787" w:type="dxa"/>
            <w:tcBorders>
              <w:top w:val="single" w:sz="4" w:space="0" w:color="4F81BD"/>
              <w:bottom w:val="single" w:sz="4" w:space="0" w:color="4472C4" w:themeColor="accent1"/>
            </w:tcBorders>
            <w:shd w:val="clear" w:color="auto" w:fill="auto"/>
            <w:tcPrChange w:id="10254" w:author="Russell Ott" w:date="2022-05-16T11:47:00Z">
              <w:tcPr>
                <w:tcW w:w="6787" w:type="dxa"/>
                <w:shd w:val="clear" w:color="auto" w:fill="auto"/>
              </w:tcPr>
            </w:tcPrChange>
          </w:tcPr>
          <w:p w14:paraId="7F5E0B6A" w14:textId="77777777" w:rsidR="009F6BA2" w:rsidRPr="00D14360" w:rsidRDefault="009F6BA2" w:rsidP="00E42FA6">
            <w:pPr>
              <w:rPr>
                <w:rFonts w:ascii="Calibri Light" w:eastAsia="Times New Roman" w:hAnsi="Calibri Light"/>
                <w:sz w:val="24"/>
                <w:szCs w:val="24"/>
                <w:rPrChange w:id="10255" w:author="Russell Ott" w:date="2022-05-16T11:47:00Z">
                  <w:rPr>
                    <w:rFonts w:ascii="Calibri Light" w:hAnsi="Calibri Light"/>
                    <w:sz w:val="20"/>
                  </w:rPr>
                </w:rPrChange>
              </w:rPr>
            </w:pPr>
            <w:r w:rsidRPr="00D14360">
              <w:rPr>
                <w:rFonts w:ascii="Calibri Light" w:hAnsi="Calibri Light"/>
                <w:rPrChange w:id="10256" w:author="Russell Ott" w:date="2022-05-16T11:47:00Z">
                  <w:rPr>
                    <w:rFonts w:ascii="Calibri Light" w:hAnsi="Calibri Light"/>
                    <w:sz w:val="20"/>
                  </w:rPr>
                </w:rPrChange>
              </w:rPr>
              <w:t>Not explicitly specified.</w:t>
            </w:r>
          </w:p>
        </w:tc>
      </w:tr>
      <w:tr w:rsidR="00F86360" w:rsidRPr="00C64922" w14:paraId="2AFB8033" w14:textId="77777777" w:rsidTr="003A3D50">
        <w:trPr>
          <w:cantSplit/>
          <w:trHeight w:val="341"/>
          <w:del w:id="10257" w:author="Russell Ott" w:date="2022-05-16T11:47:00Z"/>
        </w:trPr>
        <w:tc>
          <w:tcPr>
            <w:tcW w:w="2568" w:type="dxa"/>
            <w:tcBorders>
              <w:top w:val="single" w:sz="4" w:space="0" w:color="4F81BD"/>
              <w:bottom w:val="single" w:sz="4" w:space="0" w:color="4F81BD"/>
              <w:right w:val="nil"/>
            </w:tcBorders>
            <w:shd w:val="clear" w:color="auto" w:fill="FFFFFF"/>
          </w:tcPr>
          <w:p w14:paraId="448B2161" w14:textId="77777777" w:rsidR="009F6BA2" w:rsidRPr="00D14360" w:rsidRDefault="009F6BA2" w:rsidP="00E42FA6">
            <w:pPr>
              <w:rPr>
                <w:del w:id="10258" w:author="Russell Ott" w:date="2022-05-16T11:47:00Z"/>
                <w:rFonts w:cs="Calibri"/>
                <w:b/>
                <w:bCs/>
              </w:rPr>
            </w:pPr>
            <w:del w:id="10259" w:author="Russell Ott" w:date="2022-05-16T11:47:00Z">
              <w:r w:rsidRPr="00D14360">
                <w:rPr>
                  <w:rFonts w:cs="Calibri"/>
                  <w:b/>
                  <w:bCs/>
                </w:rPr>
                <w:delText>Idioms Supported</w:delText>
              </w:r>
            </w:del>
          </w:p>
        </w:tc>
        <w:tc>
          <w:tcPr>
            <w:tcW w:w="6787" w:type="dxa"/>
            <w:tcBorders>
              <w:top w:val="single" w:sz="4" w:space="0" w:color="4F81BD"/>
              <w:bottom w:val="single" w:sz="4" w:space="0" w:color="4F81BD"/>
            </w:tcBorders>
            <w:shd w:val="clear" w:color="auto" w:fill="auto"/>
          </w:tcPr>
          <w:p w14:paraId="288C573D" w14:textId="77777777" w:rsidR="009F6BA2" w:rsidRPr="00D14360" w:rsidRDefault="009F6BA2" w:rsidP="00E42FA6">
            <w:pPr>
              <w:rPr>
                <w:del w:id="10260" w:author="Russell Ott" w:date="2022-05-16T11:47:00Z"/>
                <w:rFonts w:ascii="Calibri Light" w:hAnsi="Calibri Light" w:cs="Calibri Light"/>
              </w:rPr>
            </w:pPr>
            <w:del w:id="10261" w:author="Russell Ott" w:date="2022-05-16T11:47:00Z">
              <w:r w:rsidRPr="00D14360">
                <w:rPr>
                  <w:rFonts w:ascii="Calibri Light" w:hAnsi="Calibri Light" w:cs="Calibri Light"/>
                </w:rPr>
                <w:delText>None.</w:delText>
              </w:r>
            </w:del>
          </w:p>
        </w:tc>
      </w:tr>
      <w:tr w:rsidR="00F86360" w:rsidRPr="00C64922" w14:paraId="248E0F01"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0262"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0263" w:author="Russell Ott" w:date="2022-05-16T11:47:00Z">
            <w:trPr>
              <w:cantSplit/>
            </w:trPr>
          </w:trPrChange>
        </w:trPr>
        <w:tc>
          <w:tcPr>
            <w:tcW w:w="2568" w:type="dxa"/>
            <w:tcBorders>
              <w:top w:val="single" w:sz="4" w:space="0" w:color="4472C4" w:themeColor="accent1"/>
              <w:right w:val="nil"/>
            </w:tcBorders>
            <w:shd w:val="clear" w:color="auto" w:fill="FFFFFF"/>
            <w:tcPrChange w:id="10264" w:author="Russell Ott" w:date="2022-05-16T11:47:00Z">
              <w:tcPr>
                <w:tcW w:w="2568" w:type="dxa"/>
                <w:tcBorders>
                  <w:right w:val="nil"/>
                </w:tcBorders>
                <w:shd w:val="clear" w:color="auto" w:fill="FFFFFF"/>
              </w:tcPr>
            </w:tcPrChange>
          </w:tcPr>
          <w:p w14:paraId="567A0660" w14:textId="77777777" w:rsidR="009F6BA2" w:rsidRPr="00D14360" w:rsidRDefault="009F6BA2" w:rsidP="00E42FA6">
            <w:pPr>
              <w:rPr>
                <w:b/>
                <w:rPrChange w:id="10265" w:author="Russell Ott" w:date="2022-05-16T11:47:00Z">
                  <w:rPr>
                    <w:rFonts w:ascii="Calibri" w:hAnsi="Calibri"/>
                    <w:b/>
                    <w:sz w:val="20"/>
                  </w:rPr>
                </w:rPrChange>
              </w:rPr>
            </w:pPr>
            <w:r w:rsidRPr="00D14360">
              <w:rPr>
                <w:b/>
                <w:rPrChange w:id="10266" w:author="Russell Ott" w:date="2022-05-16T11:47:00Z">
                  <w:rPr>
                    <w:rFonts w:ascii="Calibri" w:hAnsi="Calibri"/>
                    <w:b/>
                    <w:sz w:val="20"/>
                  </w:rPr>
                </w:rPrChange>
              </w:rPr>
              <w:t>Other Considerations</w:t>
            </w:r>
          </w:p>
        </w:tc>
        <w:tc>
          <w:tcPr>
            <w:tcW w:w="6787" w:type="dxa"/>
            <w:tcBorders>
              <w:top w:val="single" w:sz="4" w:space="0" w:color="4472C4" w:themeColor="accent1"/>
            </w:tcBorders>
            <w:shd w:val="clear" w:color="auto" w:fill="auto"/>
            <w:tcPrChange w:id="10267" w:author="Russell Ott" w:date="2022-05-16T11:47:00Z">
              <w:tcPr>
                <w:tcW w:w="6787" w:type="dxa"/>
                <w:shd w:val="clear" w:color="auto" w:fill="auto"/>
              </w:tcPr>
            </w:tcPrChange>
          </w:tcPr>
          <w:p w14:paraId="2253847E" w14:textId="77777777" w:rsidR="009F6BA2" w:rsidRPr="00D14360" w:rsidRDefault="009F6BA2" w:rsidP="00D14360">
            <w:pPr>
              <w:keepNext/>
              <w:rPr>
                <w:rFonts w:ascii="Calibri Light" w:eastAsia="Times New Roman" w:hAnsi="Calibri Light"/>
                <w:sz w:val="24"/>
                <w:szCs w:val="24"/>
                <w:rPrChange w:id="10268" w:author="Russell Ott" w:date="2022-05-16T11:47:00Z">
                  <w:rPr>
                    <w:rFonts w:ascii="Calibri Light" w:hAnsi="Calibri Light"/>
                    <w:sz w:val="20"/>
                  </w:rPr>
                </w:rPrChange>
              </w:rPr>
            </w:pPr>
            <w:r w:rsidRPr="00D14360">
              <w:rPr>
                <w:rFonts w:ascii="Calibri Light" w:hAnsi="Calibri Light"/>
                <w:rPrChange w:id="10269" w:author="Russell Ott" w:date="2022-05-16T11:47:00Z">
                  <w:rPr>
                    <w:rFonts w:ascii="Calibri Light" w:hAnsi="Calibri Light"/>
                    <w:sz w:val="20"/>
                  </w:rPr>
                </w:rPrChange>
              </w:rPr>
              <w:t xml:space="preserve">Implementers are encouraged to take guidance from the structure of this entry, even if only </w:t>
            </w:r>
            <w:r w:rsidRPr="00D14360">
              <w:rPr>
                <w:rFonts w:ascii="Calibri Light" w:hAnsi="Calibri Light"/>
                <w:rPrChange w:id="10270" w:author="Russell Ott" w:date="2022-05-16T11:47:00Z">
                  <w:rPr>
                    <w:rFonts w:ascii="Calibri Light" w:hAnsi="Calibri Light"/>
                    <w:sz w:val="20"/>
                  </w:rPr>
                </w:rPrChange>
              </w:rPr>
              <w:t>populating the Narrative Block of the Care Teams Section.</w:t>
            </w:r>
            <w:r w:rsidR="003D1C87" w:rsidRPr="00D14360">
              <w:rPr>
                <w:rFonts w:ascii="Calibri Light" w:hAnsi="Calibri Light"/>
                <w:rPrChange w:id="10271" w:author="Russell Ott" w:date="2022-05-16T11:47:00Z">
                  <w:rPr>
                    <w:rFonts w:ascii="Calibri Light" w:hAnsi="Calibri Light"/>
                    <w:sz w:val="20"/>
                  </w:rPr>
                </w:rPrChange>
              </w:rPr>
              <w:t xml:space="preserve"> </w:t>
            </w:r>
          </w:p>
          <w:p w14:paraId="790E93A9" w14:textId="77777777" w:rsidR="003D1C87" w:rsidRPr="00D14360" w:rsidRDefault="003D1C87" w:rsidP="00D14360">
            <w:pPr>
              <w:keepNext/>
              <w:rPr>
                <w:rFonts w:ascii="Calibri Light" w:hAnsi="Calibri Light"/>
                <w:rPrChange w:id="10272" w:author="Russell Ott" w:date="2022-05-16T11:47:00Z">
                  <w:rPr>
                    <w:rFonts w:ascii="Calibri Light" w:hAnsi="Calibri Light"/>
                    <w:sz w:val="20"/>
                  </w:rPr>
                </w:rPrChange>
              </w:rPr>
            </w:pPr>
          </w:p>
          <w:p w14:paraId="3F43BBF2" w14:textId="77777777" w:rsidR="003D1C87" w:rsidRPr="00D14360" w:rsidRDefault="003D1C87" w:rsidP="00D14360">
            <w:pPr>
              <w:keepNext/>
              <w:rPr>
                <w:rFonts w:ascii="Calibri Light" w:eastAsia="Times New Roman" w:hAnsi="Calibri Light"/>
                <w:sz w:val="24"/>
                <w:szCs w:val="24"/>
                <w:rPrChange w:id="10273" w:author="Russell Ott" w:date="2022-05-16T11:47:00Z">
                  <w:rPr>
                    <w:rFonts w:ascii="Calibri Light" w:hAnsi="Calibri Light"/>
                    <w:sz w:val="20"/>
                  </w:rPr>
                </w:rPrChange>
              </w:rPr>
            </w:pPr>
            <w:r w:rsidRPr="00D14360">
              <w:rPr>
                <w:rFonts w:ascii="Calibri Light" w:hAnsi="Calibri Light"/>
                <w:rPrChange w:id="10274" w:author="Russell Ott" w:date="2022-05-16T11:47:00Z">
                  <w:rPr>
                    <w:rFonts w:ascii="Calibri Light" w:hAnsi="Calibri Light"/>
                    <w:sz w:val="20"/>
                  </w:rPr>
                </w:rPrChange>
              </w:rPr>
              <w:t xml:space="preserve">Implementers should note the functionCode element vocabulary binding extends the set of concepts for a Care Team member’s role on the Care Team. A new value set called “Care Team Member Function” </w:t>
            </w:r>
            <w:r w:rsidRPr="00D14360">
              <w:rPr>
                <w:rFonts w:ascii="Calibri Light" w:hAnsi="Calibri Light"/>
                <w:rPrChange w:id="10275" w:author="Russell Ott" w:date="2022-05-16T11:47:00Z">
                  <w:rPr>
                    <w:rFonts w:ascii="Calibri Light" w:hAnsi="Calibri Light"/>
                    <w:sz w:val="20"/>
                  </w:rPr>
                </w:rPrChange>
              </w:rPr>
              <w:t xml:space="preserve">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b/>
                <w:rPrChange w:id="10276" w:author="Russell Ott" w:date="2022-05-16T11:47:00Z">
                  <w:rPr>
                    <w:rFonts w:ascii="Calibri" w:hAnsi="Calibri"/>
                    <w:b/>
                    <w:sz w:val="20"/>
                  </w:rPr>
                </w:rPrChange>
              </w:rPr>
            </w:pPr>
            <w:r w:rsidRPr="00D14360">
              <w:rPr>
                <w:b/>
                <w:rPrChange w:id="10277" w:author="Russell Ott" w:date="2022-05-16T11:47:00Z">
                  <w:rPr>
                    <w:rFonts w:ascii="Calibri" w:hAnsi="Calibri"/>
                    <w:b/>
                    <w:sz w:val="20"/>
                  </w:rPr>
                </w:rPrChange>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eastAsia="Times New Roman" w:hAnsi="Calibri Light"/>
                <w:color w:val="000000"/>
                <w:sz w:val="24"/>
                <w:szCs w:val="24"/>
                <w:rPrChange w:id="10278" w:author="Russell Ott" w:date="2022-05-16T11:47:00Z">
                  <w:rPr>
                    <w:rFonts w:ascii="Calibri Light" w:hAnsi="Calibri Light"/>
                    <w:color w:val="000000"/>
                    <w:sz w:val="20"/>
                  </w:rPr>
                </w:rPrChange>
              </w:rPr>
            </w:pPr>
            <w:r w:rsidRPr="0083506C">
              <w:rPr>
                <w:rFonts w:ascii="Calibri Light" w:hAnsi="Calibri Light"/>
                <w:color w:val="000000"/>
                <w:rPrChange w:id="10279" w:author="Russell Ott" w:date="2022-05-16T11:47:00Z">
                  <w:rPr>
                    <w:rFonts w:ascii="Calibri Light" w:hAnsi="Calibri Light"/>
                    <w:color w:val="000000"/>
                    <w:sz w:val="20"/>
                  </w:rPr>
                </w:rPrChange>
              </w:rPr>
              <w:t xml:space="preserve">Appendix A for template </w:t>
            </w:r>
            <w:r w:rsidRPr="0083506C">
              <w:rPr>
                <w:rFonts w:ascii="Calibri Light" w:hAnsi="Calibri Light"/>
                <w:color w:val="000000"/>
                <w:rPrChange w:id="10280" w:author="Russell Ott" w:date="2022-05-16T11:47:00Z">
                  <w:rPr>
                    <w:rFonts w:ascii="Calibri Light" w:hAnsi="Calibri Light"/>
                    <w:color w:val="000000"/>
                    <w:sz w:val="20"/>
                  </w:rPr>
                </w:rPrChange>
              </w:rPr>
              <w:t>definiti</w:t>
            </w:r>
            <w:r w:rsidRPr="005A615D">
              <w:rPr>
                <w:rFonts w:ascii="Calibri Light" w:hAnsi="Calibri Light"/>
                <w:color w:val="000000"/>
                <w:rPrChange w:id="10281" w:author="Russell Ott" w:date="2022-05-16T11:47:00Z">
                  <w:rPr>
                    <w:rFonts w:ascii="Calibri Light" w:hAnsi="Calibri Light"/>
                    <w:color w:val="000000"/>
                    <w:sz w:val="20"/>
                  </w:rPr>
                </w:rPrChange>
              </w:rPr>
              <w:t>ons.</w:t>
            </w:r>
            <w:r w:rsidR="00350EE5" w:rsidRPr="005A615D">
              <w:rPr>
                <w:rFonts w:ascii="Calibri Light" w:hAnsi="Calibri Light"/>
                <w:color w:val="000000"/>
                <w:rPrChange w:id="10282" w:author="Russell Ott" w:date="2022-05-16T11:47:00Z">
                  <w:rPr>
                    <w:rFonts w:ascii="Calibri Light" w:hAnsi="Calibri Light"/>
                    <w:color w:val="000000"/>
                    <w:sz w:val="20"/>
                  </w:rPr>
                </w:rPrChange>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b/>
                <w:rPrChange w:id="10283" w:author="Russell Ott" w:date="2022-05-16T11:47:00Z">
                  <w:rPr>
                    <w:rFonts w:ascii="Calibri" w:hAnsi="Calibri"/>
                    <w:b/>
                    <w:sz w:val="20"/>
                  </w:rPr>
                </w:rPrChange>
              </w:rPr>
            </w:pPr>
            <w:r w:rsidRPr="00D14360">
              <w:rPr>
                <w:b/>
                <w:rPrChange w:id="10284" w:author="Russell Ott" w:date="2022-05-16T11:47:00Z">
                  <w:rPr>
                    <w:rFonts w:ascii="Calibri" w:hAnsi="Calibri"/>
                    <w:b/>
                    <w:sz w:val="20"/>
                  </w:rPr>
                </w:rPrChange>
              </w:rPr>
              <w:t>Example</w:t>
            </w:r>
          </w:p>
        </w:tc>
        <w:tc>
          <w:tcPr>
            <w:tcW w:w="6787" w:type="dxa"/>
            <w:shd w:val="clear" w:color="auto" w:fill="auto"/>
          </w:tcPr>
          <w:p w14:paraId="1CABC0EB" w14:textId="0D71F17B"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ins w:id="10285" w:author="Russell Ott" w:date="2022-05-16T11:47:00Z">
              <w:r w:rsidR="00F10C7C" w:rsidRPr="00F10C7C">
                <w:rPr>
                  <w:rFonts w:ascii="Calibri Light" w:hAnsi="Calibri Light" w:cs="Calibri Light"/>
                  <w:i w:val="0"/>
                  <w:iCs w:val="0"/>
                  <w:color w:val="000000"/>
                  <w:sz w:val="20"/>
                  <w:szCs w:val="20"/>
                </w:rPr>
                <w:t xml:space="preserve">  </w:t>
              </w:r>
            </w:ins>
            <w:r w:rsidR="00F10C7C" w:rsidRPr="00F10C7C">
              <w:rPr>
                <w:rFonts w:ascii="Calibri Light" w:hAnsi="Calibri Light" w:cs="Calibri Light"/>
                <w:i w:val="0"/>
                <w:iCs w:val="0"/>
                <w:noProof/>
                <w:color w:val="000000"/>
                <w:sz w:val="20"/>
                <w:szCs w:val="20"/>
              </w:rPr>
              <w:t>Example</w:t>
            </w:r>
            <w:r w:rsidR="00F10C7C" w:rsidRPr="00F10C7C">
              <w:rPr>
                <w:rFonts w:ascii="Calibri Light" w:hAnsi="Calibri Light" w:cs="Calibri Light"/>
                <w:i w:val="0"/>
                <w:iCs w:val="0"/>
                <w:color w:val="000000"/>
                <w:sz w:val="20"/>
                <w:szCs w:val="20"/>
              </w:rPr>
              <w:t xml:space="preserve"> </w:t>
            </w:r>
            <w:del w:id="10286" w:author="Russell Ott" w:date="2022-05-16T11:47:00Z">
              <w:r w:rsidR="00DE0DA7" w:rsidRPr="00DE0DA7">
                <w:rPr>
                  <w:rFonts w:ascii="Calibri Light" w:hAnsi="Calibri Light" w:cs="Calibri Light"/>
                  <w:i w:val="0"/>
                  <w:iCs w:val="0"/>
                  <w:color w:val="000000"/>
                  <w:sz w:val="20"/>
                  <w:szCs w:val="20"/>
                </w:rPr>
                <w:delText>36</w:delText>
              </w:r>
            </w:del>
            <w:ins w:id="10287" w:author="Russell Ott" w:date="2022-05-16T11:47:00Z">
              <w:r w:rsidR="00F10C7C" w:rsidRPr="00F10C7C">
                <w:rPr>
                  <w:rFonts w:ascii="Calibri Light" w:hAnsi="Calibri Light" w:cs="Calibri Light"/>
                  <w:i w:val="0"/>
                  <w:iCs w:val="0"/>
                  <w:color w:val="000000"/>
                  <w:sz w:val="20"/>
                  <w:szCs w:val="20"/>
                </w:rPr>
                <w:t>35</w:t>
              </w:r>
            </w:ins>
            <w:r w:rsidR="00F10C7C" w:rsidRPr="00F10C7C">
              <w:rPr>
                <w:rFonts w:ascii="Calibri Light" w:hAnsi="Calibri Light" w:cs="Calibri Light"/>
                <w:i w:val="0"/>
                <w:iCs w:val="0"/>
                <w:color w:val="000000"/>
                <w:sz w:val="20"/>
                <w:szCs w:val="20"/>
              </w:rPr>
              <w:t>: Care Teams Section with Care Team Member Organizer for discrete data representation</w:t>
            </w:r>
            <w:r w:rsidR="00F10C7C" w:rsidRPr="00F10C7C">
              <w:rPr>
                <w:rFonts w:ascii="Calibri Light" w:hAnsi="Calibri Light"/>
                <w:i w:val="0"/>
                <w:color w:val="000000"/>
                <w:sz w:val="20"/>
                <w:rPrChange w:id="10288" w:author="Russell Ott" w:date="2022-05-16T11:47:00Z">
                  <w:rPr/>
                </w:rPrChange>
              </w:rPr>
              <w:t>.</w:t>
            </w:r>
            <w:r w:rsidRPr="005A615D">
              <w:rPr>
                <w:rFonts w:ascii="Calibri Light" w:hAnsi="Calibri Light" w:cs="Calibri Light"/>
                <w:i w:val="0"/>
                <w:iCs w:val="0"/>
                <w:color w:val="000000"/>
                <w:sz w:val="20"/>
                <w:szCs w:val="20"/>
              </w:rPr>
              <w:fldChar w:fldCharType="end"/>
            </w:r>
          </w:p>
        </w:tc>
      </w:tr>
    </w:tbl>
    <w:p w14:paraId="280D96F4" w14:textId="6749C410" w:rsidR="002817F4" w:rsidRDefault="008F2B18" w:rsidP="008F2B18">
      <w:pPr>
        <w:pStyle w:val="Caption"/>
      </w:pPr>
      <w:bookmarkStart w:id="10289" w:name="_Toc103262906"/>
      <w:bookmarkStart w:id="10290" w:name="_Toc21927023"/>
      <w:r w:rsidRPr="00C64922">
        <w:t xml:space="preserve">Table </w:t>
      </w:r>
      <w:r w:rsidR="00132A94">
        <w:fldChar w:fldCharType="begin"/>
      </w:r>
      <w:r w:rsidR="00132A94">
        <w:instrText xml:space="preserve"> SEQ Table \* ARABIC </w:instrText>
      </w:r>
      <w:r w:rsidR="00132A94">
        <w:fldChar w:fldCharType="separate"/>
      </w:r>
      <w:del w:id="10291" w:author="Russell Ott" w:date="2022-05-16T11:47:00Z">
        <w:r w:rsidR="00DE0DA7">
          <w:rPr>
            <w:noProof/>
          </w:rPr>
          <w:delText>42</w:delText>
        </w:r>
      </w:del>
      <w:ins w:id="10292" w:author="Russell Ott" w:date="2022-05-16T11:47:00Z">
        <w:r w:rsidR="00F10C7C">
          <w:rPr>
            <w:noProof/>
          </w:rPr>
          <w:t>39</w:t>
        </w:r>
      </w:ins>
      <w:r w:rsidR="00132A94">
        <w:rPr>
          <w:noProof/>
        </w:rPr>
        <w:fldChar w:fldCharType="end"/>
      </w:r>
      <w:r w:rsidRPr="00C64922">
        <w:t>: Care Team Organizer</w:t>
      </w:r>
      <w:r w:rsidR="00852DED">
        <w:t xml:space="preserve"> Template</w:t>
      </w:r>
      <w:bookmarkEnd w:id="10289"/>
      <w:bookmarkEnd w:id="10290"/>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2E634A">
      <w:pPr>
        <w:pStyle w:val="Heading4"/>
      </w:pPr>
      <w:bookmarkStart w:id="10293" w:name="_Care_Team_Organizer_1"/>
      <w:bookmarkEnd w:id="10293"/>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13F3857D" w:rsidR="00E521EE" w:rsidRPr="003A3D50" w:rsidRDefault="00A5789F" w:rsidP="00E83F3B">
      <w:pPr>
        <w:pStyle w:val="Caption"/>
        <w:spacing w:after="0"/>
        <w:rPr>
          <w:rPrChange w:id="10294" w:author="Russell Ott" w:date="2022-05-16T11:47:00Z">
            <w:rPr/>
          </w:rPrChange>
        </w:rPr>
      </w:pPr>
      <w:bookmarkStart w:id="10295" w:name="_Toc21926914"/>
      <w:r>
        <w:rPr>
          <w:rPrChange w:id="10296" w:author="Russell Ott" w:date="2022-05-16T11:47:00Z">
            <w:rPr/>
          </w:rPrChange>
        </w:rPr>
        <w:t xml:space="preserve">   </w:t>
      </w:r>
      <w:bookmarkStart w:id="10297" w:name="_Toc103262842"/>
      <w:r w:rsidR="00315C06" w:rsidRPr="003A3D50">
        <w:rPr>
          <w:rPrChange w:id="10298" w:author="Russell Ott" w:date="2022-05-16T11:47:00Z">
            <w:rPr/>
          </w:rPrChange>
        </w:rPr>
        <w:t xml:space="preserve">Figure </w:t>
      </w:r>
      <w:r w:rsidR="00B852E7">
        <w:rPr>
          <w:rPrChange w:id="10299" w:author="Russell Ott" w:date="2022-05-16T11:47:00Z">
            <w:rPr/>
          </w:rPrChange>
        </w:rPr>
        <w:fldChar w:fldCharType="begin"/>
      </w:r>
      <w:r w:rsidR="00B852E7">
        <w:rPr>
          <w:rFonts w:cs="Calibri"/>
        </w:rPr>
        <w:instrText xml:space="preserve"> SEQ Figure \* ARABIC </w:instrText>
      </w:r>
      <w:r w:rsidR="00B852E7">
        <w:rPr>
          <w:rPrChange w:id="10300" w:author="Russell Ott" w:date="2022-05-16T11:47:00Z">
            <w:rPr/>
          </w:rPrChange>
        </w:rPr>
        <w:fldChar w:fldCharType="separate"/>
      </w:r>
      <w:del w:id="10301" w:author="Russell Ott" w:date="2022-05-16T11:47:00Z">
        <w:r w:rsidR="00DE0DA7">
          <w:rPr>
            <w:rFonts w:cs="Calibri"/>
            <w:noProof/>
          </w:rPr>
          <w:delText>8</w:delText>
        </w:r>
      </w:del>
      <w:ins w:id="10302" w:author="Russell Ott" w:date="2022-05-16T11:47:00Z">
        <w:r w:rsidR="00F10C7C">
          <w:rPr>
            <w:rFonts w:cs="Calibri"/>
            <w:noProof/>
          </w:rPr>
          <w:t>7</w:t>
        </w:r>
      </w:ins>
      <w:r w:rsidR="00B852E7">
        <w:rPr>
          <w:rPrChange w:id="10303" w:author="Russell Ott" w:date="2022-05-16T11:47:00Z">
            <w:rPr/>
          </w:rPrChange>
        </w:rPr>
        <w:fldChar w:fldCharType="end"/>
      </w:r>
      <w:r w:rsidR="00315C06" w:rsidRPr="003A3D50">
        <w:rPr>
          <w:rPrChange w:id="10304" w:author="Russell Ott" w:date="2022-05-16T11:47:00Z">
            <w:rPr/>
          </w:rPrChange>
        </w:rPr>
        <w:t>: Logical design for Care Team Organizer Template</w:t>
      </w:r>
      <w:bookmarkEnd w:id="10297"/>
      <w:bookmarkEnd w:id="10295"/>
    </w:p>
    <w:p w14:paraId="42CFC688" w14:textId="77777777" w:rsidR="009F6BA2" w:rsidRDefault="009F6BA2" w:rsidP="003A3D50">
      <w:pPr>
        <w:spacing w:line="276" w:lineRule="auto"/>
      </w:pPr>
    </w:p>
    <w:p w14:paraId="380035D6" w14:textId="0054C091" w:rsidR="003511DF" w:rsidRDefault="00A5789F" w:rsidP="003511DF">
      <w:pPr>
        <w:pStyle w:val="Caption"/>
        <w:keepNext/>
        <w:spacing w:after="0"/>
      </w:pPr>
      <w:bookmarkStart w:id="10305" w:name="_Ref21846317"/>
      <w:bookmarkStart w:id="10306" w:name="example21"/>
      <w:bookmarkStart w:id="10307" w:name="_Toc21927488"/>
      <w:r>
        <w:t xml:space="preserve">  </w:t>
      </w:r>
      <w:bookmarkStart w:id="10308" w:name="_Toc101449288"/>
      <w:r w:rsidR="003511DF">
        <w:t xml:space="preserve">Example </w:t>
      </w:r>
      <w:r w:rsidR="00132A94">
        <w:fldChar w:fldCharType="begin"/>
      </w:r>
      <w:r w:rsidR="00132A94">
        <w:instrText xml:space="preserve"> SEQ Example \* ARABIC </w:instrText>
      </w:r>
      <w:r w:rsidR="00132A94">
        <w:fldChar w:fldCharType="separate"/>
      </w:r>
      <w:del w:id="10309" w:author="Russell Ott" w:date="2022-05-16T11:47:00Z">
        <w:r w:rsidR="00DE0DA7">
          <w:rPr>
            <w:noProof/>
          </w:rPr>
          <w:delText>36</w:delText>
        </w:r>
      </w:del>
      <w:ins w:id="10310" w:author="Russell Ott" w:date="2022-05-16T11:47:00Z">
        <w:r w:rsidR="00F10C7C">
          <w:rPr>
            <w:noProof/>
          </w:rPr>
          <w:t>35</w:t>
        </w:r>
      </w:ins>
      <w:r w:rsidR="00132A94">
        <w:rPr>
          <w:noProof/>
        </w:rPr>
        <w:fldChar w:fldCharType="end"/>
      </w:r>
      <w:r w:rsidR="003511DF">
        <w:t xml:space="preserve">: </w:t>
      </w:r>
      <w:r w:rsidR="003511DF" w:rsidRPr="00C26062">
        <w:t>Care Teams Section with Care Team Member Organizer for discrete data representation.</w:t>
      </w:r>
      <w:bookmarkEnd w:id="10305"/>
      <w:bookmarkEnd w:id="10308"/>
      <w:bookmarkEnd w:id="103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0306"/>
          <w:p w14:paraId="144C06B1" w14:textId="4E6C17F9" w:rsidR="003E0931" w:rsidRPr="003E0931" w:rsidRDefault="003E0931" w:rsidP="003E0931">
            <w:pPr>
              <w:rPr>
                <w:ins w:id="10311" w:author="Russell Ott" w:date="2022-05-16T11:47:00Z"/>
                <w:rFonts w:ascii="Courier New" w:hAnsi="Courier New" w:cs="Courier New"/>
                <w:color w:val="000000"/>
                <w:sz w:val="16"/>
                <w:szCs w:val="16"/>
              </w:rPr>
            </w:pPr>
            <w:r w:rsidRPr="003E0931">
              <w:rPr>
                <w:rFonts w:ascii="Courier New" w:hAnsi="Courier New"/>
                <w:color w:val="000000"/>
                <w:sz w:val="16"/>
                <w:rPrChange w:id="10312" w:author="Russell Ott" w:date="2022-05-16T11:47:00Z">
                  <w:rPr>
                    <w:rFonts w:ascii="Courier New" w:hAnsi="Courier New"/>
                    <w:color w:val="000000"/>
                    <w:sz w:val="16"/>
                    <w:highlight w:val="white"/>
                  </w:rPr>
                </w:rPrChange>
              </w:rPr>
              <w:t>&lt;section&gt;</w:t>
            </w:r>
            <w:del w:id="10313" w:author="Russell Ott" w:date="2022-05-16T11:47:00Z">
              <w:r w:rsidR="00145288" w:rsidRPr="00D14360">
                <w:rPr>
                  <w:rFonts w:ascii="Courier New" w:hAnsi="Courier New" w:cs="Courier New"/>
                  <w:color w:val="000000"/>
                  <w:sz w:val="16"/>
                  <w:szCs w:val="16"/>
                  <w:highlight w:val="white"/>
                </w:rPr>
                <w:br/>
                <w:delText xml:space="preserve">          &lt;!--NEW</w:delText>
              </w:r>
            </w:del>
          </w:p>
          <w:p w14:paraId="43A95F9C" w14:textId="23E08620" w:rsidR="003E0931" w:rsidRPr="003E0931" w:rsidRDefault="003E0931" w:rsidP="003E0931">
            <w:pPr>
              <w:rPr>
                <w:ins w:id="10314" w:author="Russell Ott" w:date="2022-05-16T11:47:00Z"/>
                <w:rFonts w:ascii="Courier New" w:hAnsi="Courier New" w:cs="Courier New"/>
                <w:color w:val="000000"/>
                <w:sz w:val="16"/>
                <w:szCs w:val="16"/>
              </w:rPr>
            </w:pPr>
            <w:ins w:id="10315"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316" w:author="Russell Ott" w:date="2022-05-16T11:47:00Z">
                  <w:rPr>
                    <w:rFonts w:ascii="Courier New" w:hAnsi="Courier New"/>
                    <w:color w:val="000000"/>
                    <w:sz w:val="16"/>
                    <w:highlight w:val="white"/>
                  </w:rPr>
                </w:rPrChange>
              </w:rPr>
              <w:t xml:space="preserve"> Care Teams Section Template ID and extension--&gt;</w:t>
            </w:r>
            <w:del w:id="10317"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3C5BD0F" w14:textId="7786333E" w:rsidR="003E0931" w:rsidRPr="003E0931" w:rsidRDefault="003E0931" w:rsidP="003E0931">
            <w:pPr>
              <w:rPr>
                <w:ins w:id="10318"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19" w:author="Russell Ott" w:date="2022-05-16T11:47:00Z">
                  <w:rPr>
                    <w:rFonts w:ascii="Courier New" w:hAnsi="Courier New"/>
                    <w:color w:val="000000"/>
                    <w:sz w:val="16"/>
                    <w:highlight w:val="white"/>
                  </w:rPr>
                </w:rPrChange>
              </w:rPr>
              <w:t xml:space="preserve">    &lt;templateId root="2.16.840.1.113883.10.2</w:t>
            </w:r>
            <w:r w:rsidRPr="003E0931">
              <w:rPr>
                <w:rFonts w:ascii="Courier New" w:hAnsi="Courier New"/>
                <w:color w:val="000000"/>
                <w:sz w:val="16"/>
                <w:rPrChange w:id="10320" w:author="Russell Ott" w:date="2022-05-16T11:47:00Z">
                  <w:rPr>
                    <w:rFonts w:ascii="Courier New" w:hAnsi="Courier New"/>
                    <w:color w:val="000000"/>
                    <w:sz w:val="16"/>
                    <w:highlight w:val="white"/>
                  </w:rPr>
                </w:rPrChange>
              </w:rPr>
              <w:t>0.22.2.500" extension="2019-07-01"/&gt;</w:t>
            </w:r>
            <w:del w:id="10321"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63F2DD09" w14:textId="77777777" w:rsidR="003E0931" w:rsidRPr="003E0931" w:rsidRDefault="003E0931" w:rsidP="003E0931">
            <w:pPr>
              <w:rPr>
                <w:ins w:id="10322" w:author="Russell Ott" w:date="2022-05-16T11:47:00Z"/>
                <w:rFonts w:ascii="Courier New" w:hAnsi="Courier New" w:cs="Courier New"/>
                <w:color w:val="000000"/>
                <w:sz w:val="16"/>
                <w:szCs w:val="16"/>
              </w:rPr>
            </w:pPr>
            <w:ins w:id="10323" w:author="Russell Ott" w:date="2022-05-16T11:47:00Z">
              <w:r w:rsidRPr="003E0931">
                <w:rPr>
                  <w:rFonts w:ascii="Courier New" w:hAnsi="Courier New" w:cs="Courier New"/>
                  <w:color w:val="000000"/>
                  <w:sz w:val="16"/>
                  <w:szCs w:val="16"/>
                </w:rPr>
                <w:t xml:space="preserve">    &lt;templateId root="2.16.840.1.113883.10.20.22.2.500" extension="2022-06-01"/&gt;</w:t>
              </w:r>
            </w:ins>
          </w:p>
          <w:p w14:paraId="77169462" w14:textId="7268C582" w:rsidR="003E0931" w:rsidRPr="003E0931" w:rsidRDefault="003E0931" w:rsidP="003E0931">
            <w:pPr>
              <w:rPr>
                <w:ins w:id="10324"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25" w:author="Russell Ott" w:date="2022-05-16T11:47:00Z">
                  <w:rPr>
                    <w:rFonts w:ascii="Courier New" w:hAnsi="Courier New"/>
                    <w:color w:val="000000"/>
                    <w:sz w:val="16"/>
                    <w:highlight w:val="white"/>
                  </w:rPr>
                </w:rPrChange>
              </w:rPr>
              <w:t xml:space="preserve">    &lt;code code="8</w:t>
            </w:r>
            <w:r w:rsidRPr="003E0931">
              <w:rPr>
                <w:rFonts w:ascii="Courier New" w:hAnsi="Courier New"/>
                <w:color w:val="000000"/>
                <w:sz w:val="16"/>
                <w:rPrChange w:id="10326" w:author="Russell Ott" w:date="2022-05-16T11:47:00Z">
                  <w:rPr>
                    <w:rFonts w:ascii="Courier New" w:hAnsi="Courier New"/>
                    <w:color w:val="000000"/>
                    <w:sz w:val="16"/>
                    <w:highlight w:val="white"/>
                  </w:rPr>
                </w:rPrChange>
              </w:rPr>
              <w:t>5847-2" codeSystem="2.16.840.1.113883.6.1"/&gt;</w:t>
            </w:r>
            <w:del w:id="10327"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384765F1" w14:textId="386E1353" w:rsidR="003E0931" w:rsidRPr="003E0931" w:rsidRDefault="003E0931" w:rsidP="003E0931">
            <w:pPr>
              <w:rPr>
                <w:ins w:id="10328"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29" w:author="Russell Ott" w:date="2022-05-16T11:47:00Z">
                  <w:rPr>
                    <w:rFonts w:ascii="Courier New" w:hAnsi="Courier New"/>
                    <w:color w:val="000000"/>
                    <w:sz w:val="16"/>
                    <w:highlight w:val="white"/>
                  </w:rPr>
                </w:rPrChange>
              </w:rPr>
              <w:t xml:space="preserve">    &lt;title&gt;Care Teams&lt;/title&gt;</w:t>
            </w:r>
            <w:del w:id="10330"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61EAF96" w14:textId="71E81DCF" w:rsidR="003E0931" w:rsidRPr="003E0931" w:rsidRDefault="003E0931" w:rsidP="003E0931">
            <w:pPr>
              <w:rPr>
                <w:ins w:id="10331"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32" w:author="Russell Ott" w:date="2022-05-16T11:47:00Z">
                  <w:rPr>
                    <w:rFonts w:ascii="Courier New" w:hAnsi="Courier New"/>
                    <w:color w:val="000000"/>
                    <w:sz w:val="16"/>
                    <w:highlight w:val="white"/>
                  </w:rPr>
                </w:rPrChange>
              </w:rPr>
              <w:t xml:space="preserve">    &lt;text&gt;</w:t>
            </w:r>
            <w:del w:id="10333" w:author="Russell Ott" w:date="2022-05-16T11:47:00Z">
              <w:r w:rsidR="00145288" w:rsidRPr="00D14360">
                <w:rPr>
                  <w:rFonts w:ascii="Courier New" w:eastAsia="Arial" w:hAnsi="Courier New" w:cs="Courier New"/>
                  <w:color w:val="000000"/>
                  <w:sz w:val="16"/>
                  <w:szCs w:val="16"/>
                  <w:highlight w:val="white"/>
                </w:rPr>
                <w:br/>
                <w:delText xml:space="preserve">              &lt;!--  --&gt;</w:delText>
              </w:r>
              <w:r w:rsidR="00145288" w:rsidRPr="00D14360">
                <w:rPr>
                  <w:rFonts w:ascii="Courier New" w:eastAsia="Arial" w:hAnsi="Courier New" w:cs="Courier New"/>
                  <w:color w:val="000000"/>
                  <w:sz w:val="16"/>
                  <w:szCs w:val="16"/>
                  <w:highlight w:val="white"/>
                </w:rPr>
                <w:br/>
                <w:delText xml:space="preserve">      </w:delText>
              </w:r>
            </w:del>
          </w:p>
          <w:p w14:paraId="0242C997" w14:textId="70CC730D" w:rsidR="003E0931" w:rsidRPr="003E0931" w:rsidRDefault="003E0931" w:rsidP="003E0931">
            <w:pPr>
              <w:rPr>
                <w:ins w:id="10334"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35" w:author="Russell Ott" w:date="2022-05-16T11:47:00Z">
                  <w:rPr>
                    <w:rFonts w:ascii="Courier New" w:hAnsi="Courier New"/>
                    <w:color w:val="000000"/>
                    <w:sz w:val="16"/>
                    <w:highlight w:val="white"/>
                  </w:rPr>
                </w:rPrChange>
              </w:rPr>
              <w:t xml:space="preserve">        &lt;list&gt;</w:t>
            </w:r>
            <w:del w:id="10336"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73C4CE4" w14:textId="6E66A671" w:rsidR="003E0931" w:rsidRPr="003E0931" w:rsidRDefault="003E0931" w:rsidP="003E0931">
            <w:pPr>
              <w:rPr>
                <w:ins w:id="1033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38" w:author="Russell Ott" w:date="2022-05-16T11:47:00Z">
                  <w:rPr>
                    <w:rFonts w:ascii="Courier New" w:hAnsi="Courier New"/>
                    <w:color w:val="000000"/>
                    <w:sz w:val="16"/>
                    <w:highlight w:val="white"/>
                  </w:rPr>
                </w:rPrChange>
              </w:rPr>
              <w:t xml:space="preserve">            &lt;item&gt;</w:t>
            </w:r>
            <w:del w:id="10339"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3F5EB906" w14:textId="730C2C77" w:rsidR="003E0931" w:rsidRPr="003E0931" w:rsidRDefault="003E0931" w:rsidP="003E0931">
            <w:pPr>
              <w:rPr>
                <w:ins w:id="1034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41" w:author="Russell Ott" w:date="2022-05-16T11:47:00Z">
                  <w:rPr>
                    <w:rFonts w:ascii="Courier New" w:hAnsi="Courier New"/>
                    <w:color w:val="000000"/>
                    <w:sz w:val="16"/>
                    <w:highlight w:val="white"/>
                  </w:rPr>
                </w:rPrChange>
              </w:rPr>
              <w:t xml:space="preserve">                &lt;content ID= "CareTeamName1"&gt;Inpatient Diabetes Care Team&lt;/content&gt; (&lt;content&gt;Active&lt;/content&gt;)</w:t>
            </w:r>
            <w:del w:id="1034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FECDEC4" w14:textId="3512D554" w:rsidR="003E0931" w:rsidRPr="003E0931" w:rsidRDefault="003E0931" w:rsidP="003E0931">
            <w:pPr>
              <w:rPr>
                <w:ins w:id="1034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44" w:author="Russell Ott" w:date="2022-05-16T11:47:00Z">
                  <w:rPr>
                    <w:rFonts w:ascii="Courier New" w:hAnsi="Courier New"/>
                    <w:color w:val="000000"/>
                    <w:sz w:val="16"/>
                    <w:highlight w:val="white"/>
                  </w:rPr>
                </w:rPrChange>
              </w:rPr>
              <w:t xml:space="preserve">                &lt;table&gt;</w:t>
            </w:r>
            <w:del w:id="1034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D2AD8E6" w14:textId="2E8EDA59" w:rsidR="003E0931" w:rsidRPr="003E0931" w:rsidRDefault="003E0931" w:rsidP="003E0931">
            <w:pPr>
              <w:rPr>
                <w:ins w:id="1034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47" w:author="Russell Ott" w:date="2022-05-16T11:47:00Z">
                  <w:rPr>
                    <w:rFonts w:ascii="Courier New" w:hAnsi="Courier New"/>
                    <w:color w:val="000000"/>
                    <w:sz w:val="16"/>
                    <w:highlight w:val="white"/>
                  </w:rPr>
                </w:rPrChange>
              </w:rPr>
              <w:t xml:space="preserve">                    &lt;thead&gt;</w:t>
            </w:r>
            <w:del w:id="1034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FCFC545" w14:textId="395B5236" w:rsidR="003E0931" w:rsidRPr="003E0931" w:rsidRDefault="003E0931" w:rsidP="003E0931">
            <w:pPr>
              <w:rPr>
                <w:ins w:id="1034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50" w:author="Russell Ott" w:date="2022-05-16T11:47:00Z">
                  <w:rPr>
                    <w:rFonts w:ascii="Courier New" w:hAnsi="Courier New"/>
                    <w:color w:val="000000"/>
                    <w:sz w:val="16"/>
                    <w:highlight w:val="white"/>
                  </w:rPr>
                </w:rPrChange>
              </w:rPr>
              <w:t xml:space="preserve">                        &lt;tr&gt;</w:t>
            </w:r>
            <w:del w:id="10351"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0CFE07A" w14:textId="7F6DBF33" w:rsidR="003E0931" w:rsidRPr="003E0931" w:rsidRDefault="003E0931" w:rsidP="003E0931">
            <w:pPr>
              <w:rPr>
                <w:ins w:id="10352"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53" w:author="Russell Ott" w:date="2022-05-16T11:47:00Z">
                  <w:rPr>
                    <w:rFonts w:ascii="Courier New" w:hAnsi="Courier New"/>
                    <w:color w:val="000000"/>
                    <w:sz w:val="16"/>
                    <w:highlight w:val="white"/>
                  </w:rPr>
                </w:rPrChange>
              </w:rPr>
              <w:t xml:space="preserve">                            &lt;th&gt;Member&lt;/th&gt;</w:t>
            </w:r>
            <w:del w:id="10354"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01E37E31" w14:textId="304D02B6" w:rsidR="003E0931" w:rsidRPr="003E0931" w:rsidRDefault="003E0931" w:rsidP="003E0931">
            <w:pPr>
              <w:rPr>
                <w:ins w:id="10355"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56" w:author="Russell Ott" w:date="2022-05-16T11:47:00Z">
                  <w:rPr>
                    <w:rFonts w:ascii="Courier New" w:hAnsi="Courier New"/>
                    <w:color w:val="000000"/>
                    <w:sz w:val="16"/>
                    <w:highlight w:val="white"/>
                  </w:rPr>
                </w:rPrChange>
              </w:rPr>
              <w:t xml:space="preserve">                            &lt;th&gt;Role on Team&lt;/th&gt;</w:t>
            </w:r>
            <w:del w:id="10357"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0F6CD76D" w14:textId="156DCB46" w:rsidR="003E0931" w:rsidRPr="003E0931" w:rsidRDefault="003E0931" w:rsidP="003E0931">
            <w:pPr>
              <w:rPr>
                <w:ins w:id="10358"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59" w:author="Russell Ott" w:date="2022-05-16T11:47:00Z">
                  <w:rPr>
                    <w:rFonts w:ascii="Courier New" w:hAnsi="Courier New"/>
                    <w:color w:val="000000"/>
                    <w:sz w:val="16"/>
                    <w:highlight w:val="white"/>
                  </w:rPr>
                </w:rPrChange>
              </w:rPr>
              <w:t xml:space="preserve">                            &lt;th&gt;Status&lt;/th&gt;</w:t>
            </w:r>
            <w:del w:id="10360"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D9117DC" w14:textId="301BF706" w:rsidR="003E0931" w:rsidRPr="003E0931" w:rsidRDefault="003E0931" w:rsidP="003E0931">
            <w:pPr>
              <w:rPr>
                <w:ins w:id="10361"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62" w:author="Russell Ott" w:date="2022-05-16T11:47:00Z">
                  <w:rPr>
                    <w:rFonts w:ascii="Courier New" w:hAnsi="Courier New"/>
                    <w:color w:val="000000"/>
                    <w:sz w:val="16"/>
                    <w:highlight w:val="white"/>
                  </w:rPr>
                </w:rPrChange>
              </w:rPr>
              <w:t xml:space="preserve">                            &lt;th&gt;Date&lt;/th&gt;</w:t>
            </w:r>
            <w:del w:id="10363"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24D4AA9" w14:textId="3BE07CAB" w:rsidR="003E0931" w:rsidRPr="003E0931" w:rsidRDefault="003E0931" w:rsidP="003E0931">
            <w:pPr>
              <w:rPr>
                <w:ins w:id="10364"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65" w:author="Russell Ott" w:date="2022-05-16T11:47:00Z">
                  <w:rPr>
                    <w:rFonts w:ascii="Courier New" w:hAnsi="Courier New"/>
                    <w:color w:val="000000"/>
                    <w:sz w:val="16"/>
                    <w:highlight w:val="white"/>
                  </w:rPr>
                </w:rPrChange>
              </w:rPr>
              <w:t xml:space="preserve">                        &lt;/tr&gt;</w:t>
            </w:r>
            <w:del w:id="10366"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0A35F2EA" w14:textId="2E1B7DA5" w:rsidR="003E0931" w:rsidRPr="003E0931" w:rsidRDefault="003E0931" w:rsidP="003E0931">
            <w:pPr>
              <w:rPr>
                <w:ins w:id="1036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68" w:author="Russell Ott" w:date="2022-05-16T11:47:00Z">
                  <w:rPr>
                    <w:rFonts w:ascii="Courier New" w:hAnsi="Courier New"/>
                    <w:color w:val="000000"/>
                    <w:sz w:val="16"/>
                    <w:highlight w:val="white"/>
                  </w:rPr>
                </w:rPrChange>
              </w:rPr>
              <w:t xml:space="preserve">                    &lt;/thead&gt;</w:t>
            </w:r>
            <w:del w:id="10369"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2B4B35A" w14:textId="6FAFEE64" w:rsidR="003E0931" w:rsidRPr="003E0931" w:rsidRDefault="003E0931" w:rsidP="003E0931">
            <w:pPr>
              <w:rPr>
                <w:ins w:id="1037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71" w:author="Russell Ott" w:date="2022-05-16T11:47:00Z">
                  <w:rPr>
                    <w:rFonts w:ascii="Courier New" w:hAnsi="Courier New"/>
                    <w:color w:val="000000"/>
                    <w:sz w:val="16"/>
                    <w:highlight w:val="white"/>
                  </w:rPr>
                </w:rPrChange>
              </w:rPr>
              <w:t xml:space="preserve">                 </w:t>
            </w:r>
            <w:r w:rsidRPr="003E0931">
              <w:rPr>
                <w:rFonts w:ascii="Courier New" w:hAnsi="Courier New"/>
                <w:color w:val="000000"/>
                <w:sz w:val="16"/>
                <w:rPrChange w:id="10372" w:author="Russell Ott" w:date="2022-05-16T11:47:00Z">
                  <w:rPr>
                    <w:rFonts w:ascii="Courier New" w:hAnsi="Courier New"/>
                    <w:color w:val="000000"/>
                    <w:sz w:val="16"/>
                    <w:highlight w:val="white"/>
                  </w:rPr>
                </w:rPrChange>
              </w:rPr>
              <w:t xml:space="preserve">   &lt;tbody&gt;</w:t>
            </w:r>
            <w:del w:id="10373"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7951744F" w14:textId="4B596F29" w:rsidR="003E0931" w:rsidRPr="003E0931" w:rsidRDefault="003E0931" w:rsidP="003E0931">
            <w:pPr>
              <w:rPr>
                <w:ins w:id="10374"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75" w:author="Russell Ott" w:date="2022-05-16T11:47:00Z">
                  <w:rPr>
                    <w:rFonts w:ascii="Courier New" w:hAnsi="Courier New"/>
                    <w:color w:val="000000"/>
                    <w:sz w:val="16"/>
                    <w:highlight w:val="white"/>
                  </w:rPr>
                </w:rPrChange>
              </w:rPr>
              <w:t xml:space="preserve">                        &lt;tr&gt;</w:t>
            </w:r>
            <w:del w:id="10376"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4E7FB20" w14:textId="410A430C" w:rsidR="003E0931" w:rsidRPr="003E0931" w:rsidRDefault="003E0931" w:rsidP="003E0931">
            <w:pPr>
              <w:rPr>
                <w:ins w:id="1037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78" w:author="Russell Ott" w:date="2022-05-16T11:47:00Z">
                  <w:rPr>
                    <w:rFonts w:ascii="Courier New" w:hAnsi="Courier New"/>
                    <w:color w:val="000000"/>
                    <w:sz w:val="16"/>
                    <w:highlight w:val="white"/>
                  </w:rPr>
                </w:rPrChange>
              </w:rPr>
              <w:t xml:space="preserve">                            &lt;td&gt;Dr. Henry Seven &lt;/td&gt;</w:t>
            </w:r>
            <w:del w:id="10379"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1299E15B" w14:textId="41BB0451" w:rsidR="003E0931" w:rsidRPr="003E0931" w:rsidRDefault="003E0931" w:rsidP="003E0931">
            <w:pPr>
              <w:rPr>
                <w:ins w:id="1038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81" w:author="Russell Ott" w:date="2022-05-16T11:47:00Z">
                  <w:rPr>
                    <w:rFonts w:ascii="Courier New" w:hAnsi="Courier New"/>
                    <w:color w:val="000000"/>
                    <w:sz w:val="16"/>
                    <w:highlight w:val="white"/>
                  </w:rPr>
                </w:rPrChange>
              </w:rPr>
              <w:t xml:space="preserve">                            &lt;td ID="CT1_M01"&gt;PCP&lt;/td&gt;</w:t>
            </w:r>
            <w:del w:id="1038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346714A9" w14:textId="3EA172EA" w:rsidR="003E0931" w:rsidRPr="003E0931" w:rsidRDefault="003E0931" w:rsidP="003E0931">
            <w:pPr>
              <w:rPr>
                <w:ins w:id="1038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84" w:author="Russell Ott" w:date="2022-05-16T11:47:00Z">
                  <w:rPr>
                    <w:rFonts w:ascii="Courier New" w:hAnsi="Courier New"/>
                    <w:color w:val="000000"/>
                    <w:sz w:val="16"/>
                    <w:highlight w:val="white"/>
                  </w:rPr>
                </w:rPrChange>
              </w:rPr>
              <w:t xml:space="preserve">                            &lt;td&gt;(Active)&lt;/td&gt;</w:t>
            </w:r>
            <w:del w:id="1038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71905E80" w14:textId="52C24C87" w:rsidR="003E0931" w:rsidRPr="003E0931" w:rsidRDefault="003E0931" w:rsidP="003E0931">
            <w:pPr>
              <w:rPr>
                <w:ins w:id="1038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87" w:author="Russell Ott" w:date="2022-05-16T11:47:00Z">
                  <w:rPr>
                    <w:rFonts w:ascii="Courier New" w:hAnsi="Courier New"/>
                    <w:color w:val="000000"/>
                    <w:sz w:val="16"/>
                    <w:highlight w:val="white"/>
                  </w:rPr>
                </w:rPrChange>
              </w:rPr>
              <w:t xml:space="preserve">                            &lt;td&gt;10/18/2019&lt;/td&gt;</w:t>
            </w:r>
            <w:del w:id="1038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A863CCD" w14:textId="02FEC8DD" w:rsidR="003E0931" w:rsidRPr="003E0931" w:rsidRDefault="003E0931" w:rsidP="003E0931">
            <w:pPr>
              <w:rPr>
                <w:ins w:id="1038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90" w:author="Russell Ott" w:date="2022-05-16T11:47:00Z">
                  <w:rPr>
                    <w:rFonts w:ascii="Courier New" w:hAnsi="Courier New"/>
                    <w:color w:val="000000"/>
                    <w:sz w:val="16"/>
                    <w:highlight w:val="white"/>
                  </w:rPr>
                </w:rPrChange>
              </w:rPr>
              <w:t xml:space="preserve">              </w:t>
            </w:r>
            <w:r w:rsidRPr="003E0931">
              <w:rPr>
                <w:rFonts w:ascii="Courier New" w:hAnsi="Courier New"/>
                <w:color w:val="000000"/>
                <w:sz w:val="16"/>
                <w:rPrChange w:id="10391" w:author="Russell Ott" w:date="2022-05-16T11:47:00Z">
                  <w:rPr>
                    <w:rFonts w:ascii="Courier New" w:hAnsi="Courier New"/>
                    <w:color w:val="000000"/>
                    <w:sz w:val="16"/>
                    <w:highlight w:val="white"/>
                  </w:rPr>
                </w:rPrChange>
              </w:rPr>
              <w:t xml:space="preserve">          &lt;/tr&gt;</w:t>
            </w:r>
            <w:del w:id="1039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1AD75852" w14:textId="036C7665" w:rsidR="003E0931" w:rsidRPr="003E0931" w:rsidRDefault="003E0931" w:rsidP="003E0931">
            <w:pPr>
              <w:rPr>
                <w:ins w:id="1039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94" w:author="Russell Ott" w:date="2022-05-16T11:47:00Z">
                  <w:rPr>
                    <w:rFonts w:ascii="Courier New" w:hAnsi="Courier New"/>
                    <w:color w:val="000000"/>
                    <w:sz w:val="16"/>
                    <w:highlight w:val="white"/>
                  </w:rPr>
                </w:rPrChange>
              </w:rPr>
              <w:t xml:space="preserve">                    &lt;/tbody&gt;</w:t>
            </w:r>
            <w:del w:id="1039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5263FF14" w14:textId="7306A555" w:rsidR="003E0931" w:rsidRPr="003E0931" w:rsidRDefault="003E0931" w:rsidP="003E0931">
            <w:pPr>
              <w:rPr>
                <w:ins w:id="1039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397" w:author="Russell Ott" w:date="2022-05-16T11:47:00Z">
                  <w:rPr>
                    <w:rFonts w:ascii="Courier New" w:hAnsi="Courier New"/>
                    <w:color w:val="000000"/>
                    <w:sz w:val="16"/>
                    <w:highlight w:val="white"/>
                  </w:rPr>
                </w:rPrChange>
              </w:rPr>
              <w:t xml:space="preserve">                &lt;/table&gt;</w:t>
            </w:r>
            <w:del w:id="1039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613D926E" w14:textId="610197E4" w:rsidR="003E0931" w:rsidRPr="003E0931" w:rsidRDefault="003E0931" w:rsidP="003E0931">
            <w:pPr>
              <w:rPr>
                <w:ins w:id="1039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00" w:author="Russell Ott" w:date="2022-05-16T11:47:00Z">
                  <w:rPr>
                    <w:rFonts w:ascii="Courier New" w:hAnsi="Courier New"/>
                    <w:color w:val="000000"/>
                    <w:sz w:val="16"/>
                    <w:highlight w:val="white"/>
                  </w:rPr>
                </w:rPrChange>
              </w:rPr>
              <w:t xml:space="preserve">            &lt;/item&gt;</w:t>
            </w:r>
            <w:del w:id="10401"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122782F2" w14:textId="152CF7A6" w:rsidR="003E0931" w:rsidRPr="003E0931" w:rsidRDefault="003E0931" w:rsidP="003E0931">
            <w:pPr>
              <w:rPr>
                <w:ins w:id="10402"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03" w:author="Russell Ott" w:date="2022-05-16T11:47:00Z">
                  <w:rPr>
                    <w:rFonts w:ascii="Courier New" w:hAnsi="Courier New"/>
                    <w:color w:val="000000"/>
                    <w:sz w:val="16"/>
                    <w:highlight w:val="white"/>
                  </w:rPr>
                </w:rPrChange>
              </w:rPr>
              <w:t xml:space="preserve">        &lt;/list&gt;</w:t>
            </w:r>
            <w:del w:id="10404" w:author="Russell Ott" w:date="2022-05-16T11:47:00Z">
              <w:r w:rsidR="00145288" w:rsidRPr="00D14360">
                <w:rPr>
                  <w:rFonts w:ascii="Courier New" w:eastAsia="Arial" w:hAnsi="Courier New" w:cs="Courier New"/>
                  <w:color w:val="000000"/>
                  <w:sz w:val="16"/>
                  <w:szCs w:val="16"/>
                  <w:highlight w:val="white"/>
                </w:rPr>
                <w:br/>
                <w:delText xml:space="preserve">              </w:delText>
              </w:r>
              <w:r w:rsidR="00145288" w:rsidRPr="00D14360">
                <w:rPr>
                  <w:rFonts w:ascii="Courier New" w:eastAsia="Arial" w:hAnsi="Courier New" w:cs="Courier New"/>
                  <w:color w:val="000000"/>
                  <w:sz w:val="16"/>
                  <w:szCs w:val="16"/>
                  <w:highlight w:val="white"/>
                </w:rPr>
                <w:br/>
                <w:delText xml:space="preserve">      </w:delText>
              </w:r>
            </w:del>
          </w:p>
          <w:p w14:paraId="10D7307E" w14:textId="77777777" w:rsidR="003E0931" w:rsidRPr="003E0931" w:rsidRDefault="003E0931" w:rsidP="003E0931">
            <w:pPr>
              <w:rPr>
                <w:ins w:id="10405" w:author="Russell Ott" w:date="2022-05-16T11:47:00Z"/>
                <w:rFonts w:ascii="Courier New" w:hAnsi="Courier New" w:cs="Courier New"/>
                <w:color w:val="000000"/>
                <w:sz w:val="16"/>
                <w:szCs w:val="16"/>
              </w:rPr>
            </w:pPr>
            <w:ins w:id="10406" w:author="Russell Ott" w:date="2022-05-16T11:47:00Z">
              <w:r w:rsidRPr="003E0931">
                <w:rPr>
                  <w:rFonts w:ascii="Courier New" w:hAnsi="Courier New" w:cs="Courier New"/>
                  <w:color w:val="000000"/>
                  <w:sz w:val="16"/>
                  <w:szCs w:val="16"/>
                </w:rPr>
                <w:t xml:space="preserve">        </w:t>
              </w:r>
            </w:ins>
          </w:p>
          <w:p w14:paraId="2A6C1C8E" w14:textId="79254B68" w:rsidR="003E0931" w:rsidRPr="003E0931" w:rsidRDefault="003E0931" w:rsidP="003E0931">
            <w:pPr>
              <w:rPr>
                <w:ins w:id="1040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08" w:author="Russell Ott" w:date="2022-05-16T11:47:00Z">
                  <w:rPr>
                    <w:rFonts w:ascii="Courier New" w:hAnsi="Courier New"/>
                    <w:color w:val="000000"/>
                    <w:sz w:val="16"/>
                    <w:highlight w:val="white"/>
                  </w:rPr>
                </w:rPrChange>
              </w:rPr>
              <w:t xml:space="preserve">    &lt;/text&gt;</w:t>
            </w:r>
            <w:del w:id="10409"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109031B4" w14:textId="26CAC626" w:rsidR="003E0931" w:rsidRPr="003E0931" w:rsidRDefault="003E0931" w:rsidP="003E0931">
            <w:pPr>
              <w:rPr>
                <w:ins w:id="1041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11" w:author="Russell Ott" w:date="2022-05-16T11:47:00Z">
                  <w:rPr>
                    <w:rFonts w:ascii="Courier New" w:hAnsi="Courier New"/>
                    <w:color w:val="000000"/>
                    <w:sz w:val="16"/>
                    <w:highlight w:val="white"/>
                  </w:rPr>
                </w:rPrChange>
              </w:rPr>
              <w:t xml:space="preserve">    &lt;!--Care Team Organizer--&gt;</w:t>
            </w:r>
            <w:del w:id="1041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06CF9020" w14:textId="4C2072E6" w:rsidR="003E0931" w:rsidRPr="003E0931" w:rsidRDefault="003E0931" w:rsidP="003E0931">
            <w:pPr>
              <w:rPr>
                <w:ins w:id="1041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14" w:author="Russell Ott" w:date="2022-05-16T11:47:00Z">
                  <w:rPr>
                    <w:rFonts w:ascii="Courier New" w:hAnsi="Courier New"/>
                    <w:color w:val="000000"/>
                    <w:sz w:val="16"/>
                    <w:highlight w:val="white"/>
                  </w:rPr>
                </w:rPrChange>
              </w:rPr>
              <w:t xml:space="preserve">    &lt;entry&gt;</w:t>
            </w:r>
            <w:del w:id="1041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63D8C4E9" w14:textId="13E4CC41" w:rsidR="003E0931" w:rsidRPr="003E0931" w:rsidRDefault="003E0931" w:rsidP="003E0931">
            <w:pPr>
              <w:rPr>
                <w:ins w:id="1041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17" w:author="Russell Ott" w:date="2022-05-16T11:47:00Z">
                  <w:rPr>
                    <w:rFonts w:ascii="Courier New" w:hAnsi="Courier New"/>
                    <w:color w:val="000000"/>
                    <w:sz w:val="16"/>
                    <w:highlight w:val="white"/>
                  </w:rPr>
                </w:rPrChange>
              </w:rPr>
              <w:t xml:space="preserve">        &lt;organizer classCode="CLUSTER" moodCode="EVN"&gt;</w:t>
            </w:r>
            <w:del w:id="1041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0E06FBB5" w14:textId="77777777" w:rsidR="003E0931" w:rsidRPr="003E0931" w:rsidRDefault="003E0931" w:rsidP="003E0931">
            <w:pPr>
              <w:rPr>
                <w:ins w:id="10419" w:author="Russell Ott" w:date="2022-05-16T11:47:00Z"/>
                <w:rFonts w:ascii="Courier New" w:hAnsi="Courier New" w:cs="Courier New"/>
                <w:color w:val="000000"/>
                <w:sz w:val="16"/>
                <w:szCs w:val="16"/>
              </w:rPr>
            </w:pPr>
            <w:ins w:id="10420" w:author="Russell Ott" w:date="2022-05-16T11:47:00Z">
              <w:r w:rsidRPr="003E0931">
                <w:rPr>
                  <w:rFonts w:ascii="Courier New" w:hAnsi="Courier New" w:cs="Courier New"/>
                  <w:color w:val="000000"/>
                  <w:sz w:val="16"/>
                  <w:szCs w:val="16"/>
                </w:rPr>
                <w:t xml:space="preserve">            &lt;templateId root="2.16.840.1.113883.10.20.22.4.500"</w:t>
              </w:r>
            </w:ins>
          </w:p>
          <w:p w14:paraId="3CF31929" w14:textId="77777777" w:rsidR="003E0931" w:rsidRPr="003E0931" w:rsidRDefault="003E0931" w:rsidP="003E0931">
            <w:pPr>
              <w:rPr>
                <w:ins w:id="10421" w:author="Russell Ott" w:date="2022-05-16T11:47:00Z"/>
                <w:rFonts w:ascii="Courier New" w:hAnsi="Courier New" w:cs="Courier New"/>
                <w:color w:val="000000"/>
                <w:sz w:val="16"/>
                <w:szCs w:val="16"/>
              </w:rPr>
            </w:pPr>
            <w:ins w:id="10422" w:author="Russell Ott" w:date="2022-05-16T11:47:00Z">
              <w:r w:rsidRPr="003E0931">
                <w:rPr>
                  <w:rFonts w:ascii="Courier New" w:hAnsi="Courier New" w:cs="Courier New"/>
                  <w:color w:val="000000"/>
                  <w:sz w:val="16"/>
                  <w:szCs w:val="16"/>
                </w:rPr>
                <w:t xml:space="preserve">                extension="2019-07-01"/&gt;</w:t>
              </w:r>
            </w:ins>
          </w:p>
          <w:p w14:paraId="5518FB88" w14:textId="77777777" w:rsidR="003E0931" w:rsidRPr="003E0931" w:rsidRDefault="003E0931" w:rsidP="003E0931">
            <w:pPr>
              <w:rPr>
                <w:ins w:id="10423" w:author="Russell Ott" w:date="2022-05-16T11:47:00Z"/>
                <w:rFonts w:ascii="Courier New" w:hAnsi="Courier New" w:cs="Courier New"/>
                <w:color w:val="000000"/>
                <w:sz w:val="16"/>
                <w:szCs w:val="16"/>
              </w:rPr>
            </w:pPr>
            <w:ins w:id="10424" w:author="Russell Ott" w:date="2022-05-16T11:47:00Z">
              <w:r w:rsidRPr="003E0931">
                <w:rPr>
                  <w:rFonts w:ascii="Courier New" w:hAnsi="Courier New" w:cs="Courier New"/>
                  <w:color w:val="000000"/>
                  <w:sz w:val="16"/>
                  <w:szCs w:val="16"/>
                </w:rPr>
                <w:t xml:space="preserve">            &lt;templateId root="2.16.840.1.113883.10.20.22.4.500"</w:t>
              </w:r>
            </w:ins>
          </w:p>
          <w:p w14:paraId="3A766EBE" w14:textId="77777777" w:rsidR="003E0931" w:rsidRPr="003E0931" w:rsidRDefault="003E0931" w:rsidP="003E0931">
            <w:pPr>
              <w:rPr>
                <w:ins w:id="10425" w:author="Russell Ott" w:date="2022-05-16T11:47:00Z"/>
                <w:rFonts w:ascii="Courier New" w:hAnsi="Courier New" w:cs="Courier New"/>
                <w:color w:val="000000"/>
                <w:sz w:val="16"/>
                <w:szCs w:val="16"/>
              </w:rPr>
            </w:pPr>
            <w:ins w:id="10426" w:author="Russell Ott" w:date="2022-05-16T11:47:00Z">
              <w:r w:rsidRPr="003E0931">
                <w:rPr>
                  <w:rFonts w:ascii="Courier New" w:hAnsi="Courier New" w:cs="Courier New"/>
                  <w:color w:val="000000"/>
                  <w:sz w:val="16"/>
                  <w:szCs w:val="16"/>
                </w:rPr>
                <w:t xml:space="preserve">                extension="2022-06-01"/&gt;</w:t>
              </w:r>
            </w:ins>
          </w:p>
          <w:p w14:paraId="6C833CCC" w14:textId="4B7CA644" w:rsidR="003E0931" w:rsidRPr="003E0931" w:rsidRDefault="003E0931" w:rsidP="003E0931">
            <w:pPr>
              <w:rPr>
                <w:ins w:id="1042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28" w:author="Russell Ott" w:date="2022-05-16T11:47:00Z">
                  <w:rPr>
                    <w:rFonts w:ascii="Courier New" w:hAnsi="Courier New"/>
                    <w:color w:val="000000"/>
                    <w:sz w:val="16"/>
                    <w:highlight w:val="white"/>
                  </w:rPr>
                </w:rPrChange>
              </w:rPr>
              <w:t xml:space="preserve">            &lt;!--NEW Care Team Organizer Entry Template ID and extension--&gt;</w:t>
            </w:r>
            <w:del w:id="10429" w:author="Russell Ott" w:date="2022-05-16T11:47:00Z">
              <w:r w:rsidR="00145288" w:rsidRPr="00D14360">
                <w:rPr>
                  <w:rFonts w:ascii="Courier New" w:eastAsia="Arial" w:hAnsi="Courier New" w:cs="Courier New"/>
                  <w:color w:val="000000"/>
                  <w:sz w:val="16"/>
                  <w:szCs w:val="16"/>
                  <w:highlight w:val="white"/>
                </w:rPr>
                <w:br/>
                <w:delText xml:space="preserve">              &lt;templateId root="2.16.840.1.113883.10.20.22.4.500" extension="2019-07-01"/&gt;</w:delText>
              </w:r>
              <w:r w:rsidR="00145288" w:rsidRPr="00D14360">
                <w:rPr>
                  <w:rFonts w:ascii="Courier New" w:eastAsia="Arial" w:hAnsi="Courier New" w:cs="Courier New"/>
                  <w:color w:val="000000"/>
                  <w:sz w:val="16"/>
                  <w:szCs w:val="16"/>
                  <w:highlight w:val="white"/>
                </w:rPr>
                <w:br/>
                <w:delText xml:space="preserve">  </w:delText>
              </w:r>
            </w:del>
          </w:p>
          <w:p w14:paraId="01C04CC8" w14:textId="08035194" w:rsidR="003E0931" w:rsidRPr="003E0931" w:rsidRDefault="003E0931" w:rsidP="003E0931">
            <w:pPr>
              <w:rPr>
                <w:ins w:id="1043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31" w:author="Russell Ott" w:date="2022-05-16T11:47:00Z">
                  <w:rPr>
                    <w:rFonts w:ascii="Courier New" w:hAnsi="Courier New"/>
                    <w:color w:val="000000"/>
                    <w:sz w:val="16"/>
                    <w:highlight w:val="white"/>
                  </w:rPr>
                </w:rPrChange>
              </w:rPr>
              <w:t xml:space="preserve">            &lt;id root="1.1.1.1.1.1"/&gt;</w:t>
            </w:r>
            <w:del w:id="1043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94E5312" w14:textId="77777777" w:rsidR="003E0931" w:rsidRPr="003E0931" w:rsidRDefault="003E0931" w:rsidP="003E0931">
            <w:pPr>
              <w:rPr>
                <w:ins w:id="1043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34" w:author="Russell Ott" w:date="2022-05-16T11:47:00Z">
                  <w:rPr>
                    <w:rFonts w:ascii="Courier New" w:hAnsi="Courier New"/>
                    <w:color w:val="000000"/>
                    <w:sz w:val="16"/>
                    <w:highlight w:val="white"/>
                  </w:rPr>
                </w:rPrChange>
              </w:rPr>
              <w:t xml:space="preserve">            &lt;code code="86744-0" codeSystem="2.16.840.1.113883.6.1"</w:t>
            </w:r>
          </w:p>
          <w:p w14:paraId="5CD5BF25" w14:textId="025D4A33" w:rsidR="003E0931" w:rsidRPr="003E0931" w:rsidRDefault="003E0931" w:rsidP="003E0931">
            <w:pPr>
              <w:rPr>
                <w:ins w:id="10435" w:author="Russell Ott" w:date="2022-05-16T11:47:00Z"/>
                <w:rFonts w:ascii="Courier New" w:hAnsi="Courier New" w:cs="Courier New"/>
                <w:color w:val="000000"/>
                <w:sz w:val="16"/>
                <w:szCs w:val="16"/>
              </w:rPr>
            </w:pPr>
            <w:ins w:id="10436"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437" w:author="Russell Ott" w:date="2022-05-16T11:47:00Z">
                  <w:rPr>
                    <w:rFonts w:ascii="Courier New" w:hAnsi="Courier New"/>
                    <w:color w:val="000000"/>
                    <w:sz w:val="16"/>
                    <w:highlight w:val="white"/>
                  </w:rPr>
                </w:rPrChange>
              </w:rPr>
              <w:t xml:space="preserve"> codeSystemName="LOINC" displayName="Care Team"&gt;</w:t>
            </w:r>
            <w:del w:id="10438" w:author="Russell Ott" w:date="2022-05-16T11:47:00Z">
              <w:r w:rsidR="00145288" w:rsidRPr="00D14360">
                <w:rPr>
                  <w:rFonts w:ascii="Courier New" w:eastAsia="Arial" w:hAnsi="Courier New" w:cs="Courier New"/>
                  <w:color w:val="000000"/>
                  <w:sz w:val="16"/>
                  <w:szCs w:val="16"/>
                  <w:highlight w:val="white"/>
                </w:rPr>
                <w:br/>
              </w:r>
            </w:del>
          </w:p>
          <w:p w14:paraId="0F12C49D" w14:textId="4FF4392E" w:rsidR="003E0931" w:rsidRPr="003E0931" w:rsidRDefault="003E0931" w:rsidP="003E0931">
            <w:pPr>
              <w:rPr>
                <w:ins w:id="1043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40" w:author="Russell Ott" w:date="2022-05-16T11:47:00Z">
                  <w:rPr>
                    <w:rFonts w:ascii="Courier New" w:hAnsi="Courier New"/>
                    <w:color w:val="000000"/>
                    <w:sz w:val="16"/>
                    <w:highlight w:val="white"/>
                  </w:rPr>
                </w:rPrChange>
              </w:rPr>
              <w:t xml:space="preserve">            </w:t>
            </w:r>
            <w:r w:rsidRPr="003E0931">
              <w:rPr>
                <w:rFonts w:ascii="Courier New" w:hAnsi="Courier New"/>
                <w:color w:val="000000"/>
                <w:sz w:val="16"/>
                <w:rPrChange w:id="10441" w:author="Russell Ott" w:date="2022-05-16T11:47:00Z">
                  <w:rPr>
                    <w:rFonts w:ascii="Courier New" w:hAnsi="Courier New"/>
                    <w:color w:val="000000"/>
                    <w:sz w:val="16"/>
                    <w:highlight w:val="white"/>
                  </w:rPr>
                </w:rPrChange>
              </w:rPr>
              <w:t xml:space="preserve">    &lt;originalText</w:t>
            </w:r>
            <w:del w:id="10442" w:author="Russell Ott" w:date="2022-05-16T11:47:00Z">
              <w:r w:rsidR="00145288" w:rsidRPr="00D14360">
                <w:rPr>
                  <w:rFonts w:ascii="Courier New" w:eastAsia="Arial" w:hAnsi="Courier New" w:cs="Courier New"/>
                  <w:color w:val="000000"/>
                  <w:sz w:val="16"/>
                  <w:szCs w:val="16"/>
                  <w:highlight w:val="white"/>
                </w:rPr>
                <w:delText>&gt;&lt;</w:delText>
              </w:r>
            </w:del>
            <w:ins w:id="10443" w:author="Russell Ott" w:date="2022-05-16T11:47:00Z">
              <w:r w:rsidRPr="003E0931">
                <w:rPr>
                  <w:rFonts w:ascii="Courier New" w:hAnsi="Courier New" w:cs="Courier New"/>
                  <w:color w:val="000000"/>
                  <w:sz w:val="16"/>
                  <w:szCs w:val="16"/>
                </w:rPr>
                <w:t>&gt;</w:t>
              </w:r>
            </w:ins>
          </w:p>
          <w:p w14:paraId="5E0D6A2A" w14:textId="67426B75" w:rsidR="003E0931" w:rsidRPr="003E0931" w:rsidRDefault="003E0931" w:rsidP="003E0931">
            <w:pPr>
              <w:rPr>
                <w:ins w:id="10444" w:author="Russell Ott" w:date="2022-05-16T11:47:00Z"/>
                <w:rFonts w:ascii="Courier New" w:hAnsi="Courier New" w:cs="Courier New"/>
                <w:color w:val="000000"/>
                <w:sz w:val="16"/>
                <w:szCs w:val="16"/>
              </w:rPr>
            </w:pPr>
            <w:ins w:id="10445"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446" w:author="Russell Ott" w:date="2022-05-16T11:47:00Z">
                  <w:rPr>
                    <w:rFonts w:ascii="Courier New" w:hAnsi="Courier New"/>
                    <w:color w:val="000000"/>
                    <w:sz w:val="16"/>
                    <w:highlight w:val="white"/>
                  </w:rPr>
                </w:rPrChange>
              </w:rPr>
              <w:t>reference value="#CareTeamName1</w:t>
            </w:r>
            <w:del w:id="10447" w:author="Russell Ott" w:date="2022-05-16T11:47:00Z">
              <w:r w:rsidR="00145288" w:rsidRPr="00D14360">
                <w:rPr>
                  <w:rFonts w:ascii="Courier New" w:eastAsia="Arial" w:hAnsi="Courier New" w:cs="Courier New"/>
                  <w:color w:val="000000"/>
                  <w:sz w:val="16"/>
                  <w:szCs w:val="16"/>
                  <w:highlight w:val="white"/>
                </w:rPr>
                <w:delText>"&gt;&lt;/reference&gt;&lt;/</w:delText>
              </w:r>
            </w:del>
            <w:ins w:id="10448" w:author="Russell Ott" w:date="2022-05-16T11:47:00Z">
              <w:r w:rsidRPr="003E0931">
                <w:rPr>
                  <w:rFonts w:ascii="Courier New" w:hAnsi="Courier New" w:cs="Courier New"/>
                  <w:color w:val="000000"/>
                  <w:sz w:val="16"/>
                  <w:szCs w:val="16"/>
                </w:rPr>
                <w:t>"/&gt;</w:t>
              </w:r>
            </w:ins>
          </w:p>
          <w:p w14:paraId="43AEB0C3" w14:textId="7A215EDD" w:rsidR="003E0931" w:rsidRPr="003E0931" w:rsidRDefault="003E0931" w:rsidP="003E0931">
            <w:pPr>
              <w:rPr>
                <w:ins w:id="10449" w:author="Russell Ott" w:date="2022-05-16T11:47:00Z"/>
                <w:rFonts w:ascii="Courier New" w:hAnsi="Courier New" w:cs="Courier New"/>
                <w:color w:val="000000"/>
                <w:sz w:val="16"/>
                <w:szCs w:val="16"/>
              </w:rPr>
            </w:pPr>
            <w:ins w:id="10450"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451" w:author="Russell Ott" w:date="2022-05-16T11:47:00Z">
                  <w:rPr>
                    <w:rFonts w:ascii="Courier New" w:hAnsi="Courier New"/>
                    <w:color w:val="000000"/>
                    <w:sz w:val="16"/>
                    <w:highlight w:val="white"/>
                  </w:rPr>
                </w:rPrChange>
              </w:rPr>
              <w:t>originalText&gt;</w:t>
            </w:r>
            <w:del w:id="1045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1FC00B13" w14:textId="6D412BAF" w:rsidR="003E0931" w:rsidRPr="003E0931" w:rsidRDefault="003E0931" w:rsidP="003E0931">
            <w:pPr>
              <w:rPr>
                <w:ins w:id="1045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54" w:author="Russell Ott" w:date="2022-05-16T11:47:00Z">
                  <w:rPr>
                    <w:rFonts w:ascii="Courier New" w:hAnsi="Courier New"/>
                    <w:color w:val="000000"/>
                    <w:sz w:val="16"/>
                    <w:highlight w:val="white"/>
                  </w:rPr>
                </w:rPrChange>
              </w:rPr>
              <w:t xml:space="preserve">            &lt;/code&gt;</w:t>
            </w:r>
            <w:del w:id="1045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5759066" w14:textId="7835CBE3" w:rsidR="003E0931" w:rsidRPr="003E0931" w:rsidRDefault="003E0931" w:rsidP="003E0931">
            <w:pPr>
              <w:rPr>
                <w:ins w:id="1045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57" w:author="Russell Ott" w:date="2022-05-16T11:47:00Z">
                  <w:rPr>
                    <w:rFonts w:ascii="Courier New" w:hAnsi="Courier New"/>
                    <w:color w:val="000000"/>
                    <w:sz w:val="16"/>
                    <w:highlight w:val="white"/>
                  </w:rPr>
                </w:rPrChange>
              </w:rPr>
              <w:t xml:space="preserve">            &lt;!--Care Team Status - https://vsac.nlm.nih.gov/valueset/2.16.840.1.113883.1.11.15933/expansion--&gt;</w:t>
            </w:r>
            <w:del w:id="1045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2A31713F" w14:textId="42DBB249" w:rsidR="003E0931" w:rsidRPr="003E0931" w:rsidRDefault="003E0931" w:rsidP="003E0931">
            <w:pPr>
              <w:rPr>
                <w:ins w:id="1045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60" w:author="Russell Ott" w:date="2022-05-16T11:47:00Z">
                  <w:rPr>
                    <w:rFonts w:ascii="Courier New" w:hAnsi="Courier New"/>
                    <w:color w:val="000000"/>
                    <w:sz w:val="16"/>
                    <w:highlight w:val="white"/>
                  </w:rPr>
                </w:rPrChange>
              </w:rPr>
              <w:t xml:space="preserve">            &lt;statu</w:t>
            </w:r>
            <w:r w:rsidRPr="003E0931">
              <w:rPr>
                <w:rFonts w:ascii="Courier New" w:hAnsi="Courier New"/>
                <w:color w:val="000000"/>
                <w:sz w:val="16"/>
                <w:rPrChange w:id="10461" w:author="Russell Ott" w:date="2022-05-16T11:47:00Z">
                  <w:rPr>
                    <w:rFonts w:ascii="Courier New" w:hAnsi="Courier New"/>
                    <w:color w:val="000000"/>
                    <w:sz w:val="16"/>
                    <w:highlight w:val="white"/>
                  </w:rPr>
                </w:rPrChange>
              </w:rPr>
              <w:t>sCode code="active"/&gt;</w:t>
            </w:r>
            <w:del w:id="1046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5D24FB5" w14:textId="77777777" w:rsidR="003E0931" w:rsidRPr="003E0931" w:rsidRDefault="003E0931" w:rsidP="003E0931">
            <w:pPr>
              <w:rPr>
                <w:ins w:id="10463" w:author="Russell Ott" w:date="2022-05-16T11:47:00Z"/>
                <w:rFonts w:ascii="Courier New" w:hAnsi="Courier New" w:cs="Courier New"/>
                <w:color w:val="000000"/>
                <w:sz w:val="16"/>
                <w:szCs w:val="16"/>
              </w:rPr>
            </w:pPr>
            <w:ins w:id="10464" w:author="Russell Ott" w:date="2022-05-16T11:47:00Z">
              <w:r w:rsidRPr="003E0931">
                <w:rPr>
                  <w:rFonts w:ascii="Courier New" w:hAnsi="Courier New" w:cs="Courier New"/>
                  <w:color w:val="000000"/>
                  <w:sz w:val="16"/>
                  <w:szCs w:val="16"/>
                </w:rPr>
                <w:t xml:space="preserve">            &lt;effectiveTime&gt;</w:t>
              </w:r>
            </w:ins>
          </w:p>
          <w:p w14:paraId="3048BA15" w14:textId="77777777" w:rsidR="003E0931" w:rsidRPr="003E0931" w:rsidRDefault="003E0931" w:rsidP="003E0931">
            <w:pPr>
              <w:rPr>
                <w:ins w:id="10465" w:author="Russell Ott" w:date="2022-05-16T11:47:00Z"/>
                <w:rFonts w:ascii="Courier New" w:hAnsi="Courier New" w:cs="Courier New"/>
                <w:color w:val="000000"/>
                <w:sz w:val="16"/>
                <w:szCs w:val="16"/>
              </w:rPr>
            </w:pPr>
            <w:ins w:id="10466" w:author="Russell Ott" w:date="2022-05-16T11:47:00Z">
              <w:r w:rsidRPr="003E0931">
                <w:rPr>
                  <w:rFonts w:ascii="Courier New" w:hAnsi="Courier New" w:cs="Courier New"/>
                  <w:color w:val="000000"/>
                  <w:sz w:val="16"/>
                  <w:szCs w:val="16"/>
                </w:rPr>
                <w:t xml:space="preserve">                &lt;low value="201810081426-0500"/&gt;</w:t>
              </w:r>
            </w:ins>
          </w:p>
          <w:p w14:paraId="71177D9C" w14:textId="77777777" w:rsidR="003E0931" w:rsidRPr="003E0931" w:rsidRDefault="003E0931" w:rsidP="003E0931">
            <w:pPr>
              <w:rPr>
                <w:ins w:id="10467" w:author="Russell Ott" w:date="2022-05-16T11:47:00Z"/>
                <w:rFonts w:ascii="Courier New" w:hAnsi="Courier New" w:cs="Courier New"/>
                <w:color w:val="000000"/>
                <w:sz w:val="16"/>
                <w:szCs w:val="16"/>
              </w:rPr>
            </w:pPr>
            <w:ins w:id="10468" w:author="Russell Ott" w:date="2022-05-16T11:47:00Z">
              <w:r w:rsidRPr="003E0931">
                <w:rPr>
                  <w:rFonts w:ascii="Courier New" w:hAnsi="Courier New" w:cs="Courier New"/>
                  <w:color w:val="000000"/>
                  <w:sz w:val="16"/>
                  <w:szCs w:val="16"/>
                </w:rPr>
                <w:t xml:space="preserve">            &lt;/effectiveTime&gt;</w:t>
              </w:r>
            </w:ins>
          </w:p>
          <w:p w14:paraId="2D3ABC8A" w14:textId="015366E0" w:rsidR="003E0931" w:rsidRPr="003E0931" w:rsidRDefault="003E0931" w:rsidP="003E0931">
            <w:pPr>
              <w:rPr>
                <w:ins w:id="10469"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70" w:author="Russell Ott" w:date="2022-05-16T11:47:00Z">
                  <w:rPr>
                    <w:rFonts w:ascii="Courier New" w:hAnsi="Courier New"/>
                    <w:color w:val="000000"/>
                    <w:sz w:val="16"/>
                    <w:highlight w:val="white"/>
                  </w:rPr>
                </w:rPrChange>
              </w:rPr>
              <w:t xml:space="preserve">            &lt;!-- This participant is the Care Team Lead (1..1)--&gt;</w:t>
            </w:r>
            <w:del w:id="10471"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15FBF24" w14:textId="779E565F" w:rsidR="003E0931" w:rsidRPr="003E0931" w:rsidRDefault="003E0931" w:rsidP="003E0931">
            <w:pPr>
              <w:rPr>
                <w:ins w:id="10472"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73" w:author="Russell Ott" w:date="2022-05-16T11:47:00Z">
                  <w:rPr>
                    <w:rFonts w:ascii="Courier New" w:hAnsi="Courier New"/>
                    <w:color w:val="000000"/>
                    <w:sz w:val="16"/>
                    <w:highlight w:val="white"/>
                  </w:rPr>
                </w:rPrChange>
              </w:rPr>
              <w:t xml:space="preserve">            &lt;!-- Care Team Lead is one of the contained care t</w:t>
            </w:r>
            <w:r w:rsidRPr="003E0931">
              <w:rPr>
                <w:rFonts w:ascii="Courier New" w:hAnsi="Courier New"/>
                <w:color w:val="000000"/>
                <w:sz w:val="16"/>
                <w:rPrChange w:id="10474" w:author="Russell Ott" w:date="2022-05-16T11:47:00Z">
                  <w:rPr>
                    <w:rFonts w:ascii="Courier New" w:hAnsi="Courier New"/>
                    <w:color w:val="000000"/>
                    <w:sz w:val="16"/>
                    <w:highlight w:val="white"/>
                  </w:rPr>
                </w:rPrChange>
              </w:rPr>
              <w:t>eam members in the list of care team members--&gt;</w:t>
            </w:r>
            <w:del w:id="10475" w:author="Russell Ott" w:date="2022-05-16T11:47:00Z">
              <w:r w:rsidR="00145288" w:rsidRPr="00D14360">
                <w:rPr>
                  <w:rFonts w:ascii="Courier New" w:eastAsia="Arial" w:hAnsi="Courier New" w:cs="Courier New"/>
                  <w:color w:val="000000"/>
                  <w:sz w:val="16"/>
                  <w:szCs w:val="16"/>
                  <w:highlight w:val="white"/>
                </w:rPr>
                <w:br/>
                <w:delText xml:space="preserve">              &lt;!--&lt;</w:delText>
              </w:r>
            </w:del>
          </w:p>
          <w:p w14:paraId="1134AD16" w14:textId="77777777" w:rsidR="003E0931" w:rsidRPr="003E0931" w:rsidRDefault="003E0931" w:rsidP="003E0931">
            <w:pPr>
              <w:rPr>
                <w:ins w:id="10476" w:author="Russell Ott" w:date="2022-05-16T11:47:00Z"/>
                <w:rFonts w:ascii="Courier New" w:hAnsi="Courier New" w:cs="Courier New"/>
                <w:color w:val="000000"/>
                <w:sz w:val="16"/>
                <w:szCs w:val="16"/>
              </w:rPr>
            </w:pPr>
            <w:ins w:id="10477"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478" w:author="Russell Ott" w:date="2022-05-16T11:47:00Z">
                  <w:rPr>
                    <w:rFonts w:ascii="Courier New" w:hAnsi="Courier New"/>
                    <w:color w:val="000000"/>
                    <w:sz w:val="16"/>
                    <w:highlight w:val="white"/>
                  </w:rPr>
                </w:rPrChange>
              </w:rPr>
              <w:t>participant typeCode="PPRF"&gt;</w:t>
            </w:r>
          </w:p>
          <w:p w14:paraId="2CE0D2C6" w14:textId="106460CB" w:rsidR="003E0931" w:rsidRPr="003E0931" w:rsidRDefault="003E0931" w:rsidP="003E0931">
            <w:pPr>
              <w:rPr>
                <w:ins w:id="10479" w:author="Russell Ott" w:date="2022-05-16T11:47:00Z"/>
                <w:rFonts w:ascii="Courier New" w:hAnsi="Courier New" w:cs="Courier New"/>
                <w:color w:val="000000"/>
                <w:sz w:val="16"/>
                <w:szCs w:val="16"/>
              </w:rPr>
            </w:pPr>
            <w:moveToRangeStart w:id="10480" w:author="Russell Ott" w:date="2022-05-16T11:47:00Z" w:name="move103594069"/>
            <w:moveTo w:id="10481" w:author="Russell Ott" w:date="2022-05-16T11:47:00Z">
              <w:r w:rsidRPr="003E0931">
                <w:rPr>
                  <w:rFonts w:ascii="Courier New" w:hAnsi="Courier New"/>
                  <w:color w:val="000000"/>
                  <w:sz w:val="16"/>
                  <w:rPrChange w:id="10482" w:author="Russell Ott" w:date="2022-05-16T11:47:00Z">
                    <w:rPr>
                      <w:rFonts w:ascii="Courier New" w:hAnsi="Courier New"/>
                      <w:color w:val="000000"/>
                      <w:sz w:val="16"/>
                      <w:highlight w:val="white"/>
                    </w:rPr>
                  </w:rPrChange>
                </w:rPr>
                <w:t xml:space="preserve">                &lt;participantRole&gt;</w:t>
              </w:r>
            </w:moveTo>
            <w:moveToRangeEnd w:id="10480"/>
            <w:del w:id="10483" w:author="Russell Ott" w:date="2022-05-16T11:47:00Z">
              <w:r w:rsidR="00145288" w:rsidRPr="00D14360">
                <w:rPr>
                  <w:rFonts w:ascii="Courier New" w:hAnsi="Courier New" w:cs="Courier New"/>
                  <w:color w:val="000000"/>
                  <w:sz w:val="16"/>
                  <w:szCs w:val="16"/>
                  <w:highlight w:val="white"/>
                </w:rPr>
                <w:br/>
                <w:delText xml:space="preserve">                &lt;!-\-&lt;</w:delText>
              </w:r>
            </w:del>
          </w:p>
          <w:p w14:paraId="4802CF18" w14:textId="75E20883" w:rsidR="003E0931" w:rsidRPr="003E0931" w:rsidRDefault="003E0931" w:rsidP="003E0931">
            <w:pPr>
              <w:rPr>
                <w:ins w:id="10484" w:author="Russell Ott" w:date="2022-05-16T11:47:00Z"/>
                <w:rFonts w:ascii="Courier New" w:hAnsi="Courier New" w:cs="Courier New"/>
                <w:color w:val="000000"/>
                <w:sz w:val="16"/>
                <w:szCs w:val="16"/>
              </w:rPr>
            </w:pPr>
            <w:ins w:id="10485" w:author="Russell Ott" w:date="2022-05-16T11:47:00Z">
              <w:r w:rsidRPr="003E0931">
                <w:rPr>
                  <w:rFonts w:ascii="Courier New" w:hAnsi="Courier New" w:cs="Courier New"/>
                  <w:color w:val="000000"/>
                  <w:sz w:val="16"/>
                  <w:szCs w:val="16"/>
                </w:rPr>
                <w:t xml:space="preserve">                    &lt;!--&lt;</w:t>
              </w:r>
            </w:ins>
            <w:r w:rsidRPr="003E0931">
              <w:rPr>
                <w:rFonts w:ascii="Courier New" w:hAnsi="Courier New"/>
                <w:color w:val="000000"/>
                <w:sz w:val="16"/>
                <w:rPrChange w:id="10486" w:author="Russell Ott" w:date="2022-05-16T11:47:00Z">
                  <w:rPr>
                    <w:rFonts w:ascii="Courier New" w:hAnsi="Courier New"/>
                    <w:color w:val="000000"/>
                    <w:sz w:val="16"/>
                    <w:highlight w:val="white"/>
                  </w:rPr>
                </w:rPrChange>
              </w:rPr>
              <w:t>This id matches at least one of the member's id in the Care Team Member act template</w:t>
            </w:r>
            <w:del w:id="10487" w:author="Russell Ott" w:date="2022-05-16T11:47:00Z">
              <w:r w:rsidR="00145288" w:rsidRPr="00D14360">
                <w:rPr>
                  <w:rFonts w:ascii="Courier New" w:eastAsia="Arial" w:hAnsi="Courier New" w:cs="Courier New"/>
                  <w:color w:val="000000"/>
                  <w:sz w:val="16"/>
                  <w:szCs w:val="16"/>
                  <w:highlight w:val="white"/>
                </w:rPr>
                <w:delText>&gt;-\-&gt;</w:delText>
              </w:r>
              <w:r w:rsidR="00145288" w:rsidRPr="00D14360">
                <w:rPr>
                  <w:rFonts w:ascii="Courier New" w:eastAsia="Arial" w:hAnsi="Courier New" w:cs="Courier New"/>
                  <w:color w:val="000000"/>
                  <w:sz w:val="16"/>
                  <w:szCs w:val="16"/>
                  <w:highlight w:val="white"/>
                </w:rPr>
                <w:br/>
              </w:r>
            </w:del>
            <w:ins w:id="10488" w:author="Russell Ott" w:date="2022-05-16T11:47:00Z">
              <w:r w:rsidRPr="003E0931">
                <w:rPr>
                  <w:rFonts w:ascii="Courier New" w:hAnsi="Courier New" w:cs="Courier New"/>
                  <w:color w:val="000000"/>
                  <w:sz w:val="16"/>
                  <w:szCs w:val="16"/>
                </w:rPr>
                <w:t>--&gt;</w:t>
              </w:r>
            </w:ins>
          </w:p>
          <w:p w14:paraId="2ECFAB67" w14:textId="53F358AC" w:rsidR="003E0931" w:rsidRPr="003E0931" w:rsidRDefault="003E0931" w:rsidP="003E0931">
            <w:pPr>
              <w:rPr>
                <w:ins w:id="10489" w:author="Russell Ott" w:date="2022-05-16T11:47:00Z"/>
                <w:rFonts w:ascii="Courier New" w:hAnsi="Courier New" w:cs="Courier New"/>
                <w:color w:val="000000"/>
                <w:sz w:val="16"/>
                <w:szCs w:val="16"/>
              </w:rPr>
            </w:pPr>
            <w:ins w:id="10490" w:author="Russell Ott" w:date="2022-05-16T11:47:00Z">
              <w:r w:rsidRPr="003E0931">
                <w:rPr>
                  <w:rFonts w:ascii="Courier New" w:hAnsi="Courier New" w:cs="Courier New"/>
                  <w:color w:val="000000"/>
                  <w:sz w:val="16"/>
                  <w:szCs w:val="16"/>
                </w:rPr>
                <w:t xml:space="preserve">  </w:t>
              </w:r>
            </w:ins>
            <w:moveFromRangeStart w:id="10491" w:author="Russell Ott" w:date="2022-05-16T11:47:00Z" w:name="move103594069"/>
            <w:moveFrom w:id="10492" w:author="Russell Ott" w:date="2022-05-16T11:47:00Z">
              <w:r w:rsidRPr="003E0931">
                <w:rPr>
                  <w:rFonts w:ascii="Courier New" w:hAnsi="Courier New"/>
                  <w:color w:val="000000"/>
                  <w:sz w:val="16"/>
                  <w:rPrChange w:id="10493" w:author="Russell Ott" w:date="2022-05-16T11:47:00Z">
                    <w:rPr>
                      <w:rFonts w:ascii="Courier New" w:hAnsi="Courier New"/>
                      <w:color w:val="000000"/>
                      <w:sz w:val="16"/>
                      <w:highlight w:val="white"/>
                    </w:rPr>
                  </w:rPrChange>
                </w:rPr>
                <w:t xml:space="preserve">                &lt;participantRole&gt;</w:t>
              </w:r>
            </w:moveFrom>
            <w:moveFromRangeEnd w:id="10491"/>
            <w:del w:id="10494" w:author="Russell Ott" w:date="2022-05-16T11:47:00Z">
              <w:r w:rsidR="00145288" w:rsidRPr="00D14360">
                <w:rPr>
                  <w:rFonts w:ascii="Courier New" w:hAnsi="Courier New" w:cs="Courier New"/>
                  <w:color w:val="000000"/>
                  <w:sz w:val="16"/>
                  <w:szCs w:val="16"/>
                  <w:highlight w:val="white"/>
                </w:rPr>
                <w:br/>
              </w:r>
            </w:del>
            <w:r w:rsidRPr="003E0931">
              <w:rPr>
                <w:rFonts w:ascii="Courier New" w:hAnsi="Courier New"/>
                <w:color w:val="000000"/>
                <w:sz w:val="16"/>
                <w:rPrChange w:id="10495" w:author="Russell Ott" w:date="2022-05-16T11:47:00Z">
                  <w:rPr>
                    <w:rFonts w:ascii="Courier New" w:hAnsi="Courier New"/>
                    <w:color w:val="000000"/>
                    <w:sz w:val="16"/>
                    <w:highlight w:val="white"/>
                  </w:rPr>
                </w:rPrChange>
              </w:rPr>
              <w:t xml:space="preserve">                 </w:t>
            </w:r>
            <w:r w:rsidRPr="003E0931">
              <w:rPr>
                <w:rFonts w:ascii="Courier New" w:hAnsi="Courier New"/>
                <w:color w:val="000000"/>
                <w:sz w:val="16"/>
                <w:rPrChange w:id="10496" w:author="Russell Ott" w:date="2022-05-16T11:47:00Z">
                  <w:rPr>
                    <w:rFonts w:ascii="Courier New" w:hAnsi="Courier New"/>
                    <w:color w:val="000000"/>
                    <w:sz w:val="16"/>
                    <w:highlight w:val="white"/>
                  </w:rPr>
                </w:rPrChange>
              </w:rPr>
              <w:t xml:space="preserve"> &lt;id root="1.5.5.5.5.5.5"/&gt;</w:t>
            </w:r>
            <w:del w:id="10497" w:author="Russell Ott" w:date="2022-05-16T11:47:00Z">
              <w:r w:rsidR="00145288" w:rsidRPr="00D14360">
                <w:rPr>
                  <w:rFonts w:ascii="Courier New" w:eastAsia="Arial" w:hAnsi="Courier New" w:cs="Courier New"/>
                  <w:color w:val="000000"/>
                  <w:sz w:val="16"/>
                  <w:szCs w:val="16"/>
                  <w:highlight w:val="white"/>
                </w:rPr>
                <w:br/>
              </w:r>
            </w:del>
          </w:p>
          <w:p w14:paraId="6FEF6688" w14:textId="399DA0A4" w:rsidR="003E0931" w:rsidRPr="003E0931" w:rsidRDefault="003E0931" w:rsidP="003E0931">
            <w:pPr>
              <w:rPr>
                <w:ins w:id="10498"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499" w:author="Russell Ott" w:date="2022-05-16T11:47:00Z">
                  <w:rPr>
                    <w:rFonts w:ascii="Courier New" w:hAnsi="Courier New"/>
                    <w:color w:val="000000"/>
                    <w:sz w:val="16"/>
                    <w:highlight w:val="white"/>
                  </w:rPr>
                </w:rPrChange>
              </w:rPr>
              <w:t xml:space="preserve">                &lt;/participantRole&gt;</w:t>
            </w:r>
            <w:del w:id="10500"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E3D609F" w14:textId="6F288B77" w:rsidR="003E0931" w:rsidRPr="003E0931" w:rsidRDefault="003E0931" w:rsidP="003E0931">
            <w:pPr>
              <w:rPr>
                <w:ins w:id="10501"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502" w:author="Russell Ott" w:date="2022-05-16T11:47:00Z">
                  <w:rPr>
                    <w:rFonts w:ascii="Courier New" w:hAnsi="Courier New"/>
                    <w:color w:val="000000"/>
                    <w:sz w:val="16"/>
                    <w:highlight w:val="white"/>
                  </w:rPr>
                </w:rPrChange>
              </w:rPr>
              <w:t xml:space="preserve">            &lt;/participant</w:t>
            </w:r>
            <w:del w:id="10503" w:author="Russell Ott" w:date="2022-05-16T11:47:00Z">
              <w:r w:rsidR="00145288" w:rsidRPr="00D14360">
                <w:rPr>
                  <w:rFonts w:ascii="Courier New" w:eastAsia="Arial" w:hAnsi="Courier New" w:cs="Courier New"/>
                  <w:color w:val="000000"/>
                  <w:sz w:val="16"/>
                  <w:szCs w:val="16"/>
                  <w:highlight w:val="white"/>
                </w:rPr>
                <w:delText>&gt;--&gt;</w:delText>
              </w:r>
              <w:r w:rsidR="00145288" w:rsidRPr="00D14360">
                <w:rPr>
                  <w:rFonts w:ascii="Courier New" w:eastAsia="Arial" w:hAnsi="Courier New" w:cs="Courier New"/>
                  <w:color w:val="000000"/>
                  <w:sz w:val="16"/>
                  <w:szCs w:val="16"/>
                  <w:highlight w:val="white"/>
                </w:rPr>
                <w:br/>
                <w:delText xml:space="preserve">  </w:delText>
              </w:r>
            </w:del>
            <w:ins w:id="10504" w:author="Russell Ott" w:date="2022-05-16T11:47:00Z">
              <w:r w:rsidRPr="003E0931">
                <w:rPr>
                  <w:rFonts w:ascii="Courier New" w:hAnsi="Courier New" w:cs="Courier New"/>
                  <w:color w:val="000000"/>
                  <w:sz w:val="16"/>
                  <w:szCs w:val="16"/>
                </w:rPr>
                <w:t>&gt;</w:t>
              </w:r>
            </w:ins>
          </w:p>
          <w:p w14:paraId="23B09F49" w14:textId="017B56E9" w:rsidR="003E0931" w:rsidRPr="003E0931" w:rsidRDefault="003E0931" w:rsidP="003E0931">
            <w:pPr>
              <w:rPr>
                <w:ins w:id="10505"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506" w:author="Russell Ott" w:date="2022-05-16T11:47:00Z">
                  <w:rPr>
                    <w:rFonts w:ascii="Courier New" w:hAnsi="Courier New"/>
                    <w:color w:val="000000"/>
                    <w:sz w:val="16"/>
                    <w:highlight w:val="white"/>
                  </w:rPr>
                </w:rPrChange>
              </w:rPr>
              <w:t xml:space="preserve">            &lt;!-- #1 Care Team Member Act - This component is a care team member who is a provider --&gt;</w:t>
            </w:r>
            <w:del w:id="10507"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9DB8019" w14:textId="73C1D3BA" w:rsidR="003E0931" w:rsidRPr="003E0931" w:rsidRDefault="003E0931" w:rsidP="003E0931">
            <w:pPr>
              <w:rPr>
                <w:ins w:id="10508"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509" w:author="Russell Ott" w:date="2022-05-16T11:47:00Z">
                  <w:rPr>
                    <w:rFonts w:ascii="Courier New" w:hAnsi="Courier New"/>
                    <w:color w:val="000000"/>
                    <w:sz w:val="16"/>
                    <w:highlight w:val="white"/>
                  </w:rPr>
                </w:rPrChange>
              </w:rPr>
              <w:t xml:space="preserve">            &lt;component&gt;</w:t>
            </w:r>
            <w:del w:id="10510" w:author="Russell Ott" w:date="2022-05-16T11:47:00Z">
              <w:r w:rsidR="00145288" w:rsidRPr="00D14360">
                <w:rPr>
                  <w:rFonts w:ascii="Courier New" w:eastAsia="Arial" w:hAnsi="Courier New" w:cs="Courier New"/>
                  <w:color w:val="000000"/>
                  <w:sz w:val="16"/>
                  <w:szCs w:val="16"/>
                  <w:highlight w:val="white"/>
                </w:rPr>
                <w:br/>
              </w:r>
            </w:del>
          </w:p>
          <w:p w14:paraId="04CE0AFD" w14:textId="6DE4716B" w:rsidR="003E0931" w:rsidRPr="003E0931" w:rsidRDefault="003E0931" w:rsidP="003E0931">
            <w:pPr>
              <w:rPr>
                <w:ins w:id="10511"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512" w:author="Russell Ott" w:date="2022-05-16T11:47:00Z">
                  <w:rPr>
                    <w:rFonts w:ascii="Courier New" w:hAnsi="Courier New"/>
                    <w:color w:val="000000"/>
                    <w:sz w:val="16"/>
                    <w:highlight w:val="white"/>
                  </w:rPr>
                </w:rPrChange>
              </w:rPr>
              <w:t xml:space="preserve">                &lt;act classCode="PCPR" mo</w:t>
            </w:r>
            <w:r w:rsidRPr="003E0931">
              <w:rPr>
                <w:rFonts w:ascii="Courier New" w:hAnsi="Courier New"/>
                <w:color w:val="000000"/>
                <w:sz w:val="16"/>
                <w:rPrChange w:id="10513" w:author="Russell Ott" w:date="2022-05-16T11:47:00Z">
                  <w:rPr>
                    <w:rFonts w:ascii="Courier New" w:hAnsi="Courier New"/>
                    <w:color w:val="000000"/>
                    <w:sz w:val="16"/>
                    <w:highlight w:val="white"/>
                  </w:rPr>
                </w:rPrChange>
              </w:rPr>
              <w:t>odCode="EVN"&gt;</w:t>
            </w:r>
            <w:del w:id="10514" w:author="Russell Ott" w:date="2022-05-16T11:47:00Z">
              <w:r w:rsidR="00145288" w:rsidRPr="00D14360">
                <w:rPr>
                  <w:rFonts w:ascii="Courier New" w:eastAsia="Arial" w:hAnsi="Courier New" w:cs="Courier New"/>
                  <w:color w:val="000000"/>
                  <w:sz w:val="16"/>
                  <w:szCs w:val="16"/>
                  <w:highlight w:val="white"/>
                </w:rPr>
                <w:br/>
              </w:r>
            </w:del>
          </w:p>
          <w:p w14:paraId="6F883F75" w14:textId="77777777" w:rsidR="003E0931" w:rsidRPr="003E0931" w:rsidRDefault="003E0931" w:rsidP="003E0931">
            <w:pPr>
              <w:rPr>
                <w:ins w:id="10515" w:author="Russell Ott" w:date="2022-05-16T11:47:00Z"/>
                <w:rFonts w:ascii="Courier New" w:hAnsi="Courier New" w:cs="Courier New"/>
                <w:color w:val="000000"/>
                <w:sz w:val="16"/>
                <w:szCs w:val="16"/>
              </w:rPr>
            </w:pPr>
            <w:ins w:id="10516"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17" w:author="Russell Ott" w:date="2022-05-16T11:47:00Z">
                  <w:rPr>
                    <w:rFonts w:ascii="Courier New" w:hAnsi="Courier New"/>
                    <w:color w:val="000000"/>
                    <w:sz w:val="16"/>
                    <w:highlight w:val="white"/>
                  </w:rPr>
                </w:rPrChange>
              </w:rPr>
              <w:t xml:space="preserve">                  &lt;templateId root="2.16.840.1.113883.10.20.22.4.500.1"</w:t>
            </w:r>
          </w:p>
          <w:p w14:paraId="58F76A82" w14:textId="6FDFFBFF" w:rsidR="003E0931" w:rsidRPr="003E0931" w:rsidRDefault="003E0931" w:rsidP="003E0931">
            <w:pPr>
              <w:rPr>
                <w:ins w:id="10518" w:author="Russell Ott" w:date="2022-05-16T11:47:00Z"/>
                <w:rFonts w:ascii="Courier New" w:hAnsi="Courier New" w:cs="Courier New"/>
                <w:color w:val="000000"/>
                <w:sz w:val="16"/>
                <w:szCs w:val="16"/>
              </w:rPr>
            </w:pPr>
            <w:ins w:id="10519"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20" w:author="Russell Ott" w:date="2022-05-16T11:47:00Z">
                  <w:rPr>
                    <w:rFonts w:ascii="Courier New" w:hAnsi="Courier New"/>
                    <w:color w:val="000000"/>
                    <w:sz w:val="16"/>
                    <w:highlight w:val="white"/>
                  </w:rPr>
                </w:rPrChange>
              </w:rPr>
              <w:t xml:space="preserve"> extension="2019-07-01"/&gt;</w:t>
            </w:r>
            <w:del w:id="10521" w:author="Russell Ott" w:date="2022-05-16T11:47:00Z">
              <w:r w:rsidR="00145288" w:rsidRPr="00D14360">
                <w:rPr>
                  <w:rFonts w:ascii="Courier New" w:eastAsia="Arial" w:hAnsi="Courier New" w:cs="Courier New"/>
                  <w:color w:val="000000"/>
                  <w:sz w:val="16"/>
                  <w:szCs w:val="16"/>
                  <w:highlight w:val="white"/>
                </w:rPr>
                <w:br/>
              </w:r>
            </w:del>
          </w:p>
          <w:p w14:paraId="26BDD292" w14:textId="77777777" w:rsidR="003E0931" w:rsidRPr="003E0931" w:rsidRDefault="003E0931" w:rsidP="003E0931">
            <w:pPr>
              <w:rPr>
                <w:ins w:id="10522" w:author="Russell Ott" w:date="2022-05-16T11:47:00Z"/>
                <w:rFonts w:ascii="Courier New" w:hAnsi="Courier New" w:cs="Courier New"/>
                <w:color w:val="000000"/>
                <w:sz w:val="16"/>
                <w:szCs w:val="16"/>
              </w:rPr>
            </w:pPr>
            <w:ins w:id="10523" w:author="Russell Ott" w:date="2022-05-16T11:47:00Z">
              <w:r w:rsidRPr="003E0931">
                <w:rPr>
                  <w:rFonts w:ascii="Courier New" w:hAnsi="Courier New" w:cs="Courier New"/>
                  <w:color w:val="000000"/>
                  <w:sz w:val="16"/>
                  <w:szCs w:val="16"/>
                </w:rPr>
                <w:t xml:space="preserve">                    &lt;templateId root="2.16.840.1.113883.10.20.22.4.500.1"</w:t>
              </w:r>
            </w:ins>
          </w:p>
          <w:p w14:paraId="5B44009B" w14:textId="77777777" w:rsidR="003E0931" w:rsidRPr="003E0931" w:rsidRDefault="003E0931" w:rsidP="003E0931">
            <w:pPr>
              <w:rPr>
                <w:ins w:id="10524" w:author="Russell Ott" w:date="2022-05-16T11:47:00Z"/>
                <w:rFonts w:ascii="Courier New" w:hAnsi="Courier New" w:cs="Courier New"/>
                <w:color w:val="000000"/>
                <w:sz w:val="16"/>
                <w:szCs w:val="16"/>
              </w:rPr>
            </w:pPr>
            <w:ins w:id="10525" w:author="Russell Ott" w:date="2022-05-16T11:47:00Z">
              <w:r w:rsidRPr="003E0931">
                <w:rPr>
                  <w:rFonts w:ascii="Courier New" w:hAnsi="Courier New" w:cs="Courier New"/>
                  <w:color w:val="000000"/>
                  <w:sz w:val="16"/>
                  <w:szCs w:val="16"/>
                </w:rPr>
                <w:t xml:space="preserve">                        extension="2022-06-01"/&gt;</w:t>
              </w:r>
            </w:ins>
          </w:p>
          <w:p w14:paraId="5AD824C8" w14:textId="7ED355A7" w:rsidR="003E0931" w:rsidRPr="003E0931" w:rsidRDefault="003E0931" w:rsidP="003E0931">
            <w:pPr>
              <w:rPr>
                <w:ins w:id="10526" w:author="Russell Ott" w:date="2022-05-16T11:47:00Z"/>
                <w:rFonts w:ascii="Courier New" w:hAnsi="Courier New" w:cs="Courier New"/>
                <w:color w:val="000000"/>
                <w:sz w:val="16"/>
                <w:szCs w:val="16"/>
              </w:rPr>
            </w:pPr>
            <w:ins w:id="10527"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28" w:author="Russell Ott" w:date="2022-05-16T11:47:00Z">
                  <w:rPr>
                    <w:rFonts w:ascii="Courier New" w:hAnsi="Courier New"/>
                    <w:color w:val="000000"/>
                    <w:sz w:val="16"/>
                    <w:highlight w:val="white"/>
                  </w:rPr>
                </w:rPrChange>
              </w:rPr>
              <w:t xml:space="preserve">                  &lt;id root="1.5.5.5.5.5.5"/&gt;</w:t>
            </w:r>
            <w:del w:id="10529" w:author="Russell Ott" w:date="2022-05-16T11:47:00Z">
              <w:r w:rsidR="00145288" w:rsidRPr="00D14360">
                <w:rPr>
                  <w:rFonts w:ascii="Courier New" w:eastAsia="Arial" w:hAnsi="Courier New" w:cs="Courier New"/>
                  <w:color w:val="000000"/>
                  <w:sz w:val="16"/>
                  <w:szCs w:val="16"/>
                  <w:highlight w:val="white"/>
                </w:rPr>
                <w:br/>
              </w:r>
            </w:del>
          </w:p>
          <w:p w14:paraId="3107EAC4" w14:textId="77777777" w:rsidR="003E0931" w:rsidRPr="003E0931" w:rsidRDefault="003E0931" w:rsidP="003E0931">
            <w:pPr>
              <w:rPr>
                <w:ins w:id="10530" w:author="Russell Ott" w:date="2022-05-16T11:47:00Z"/>
                <w:rFonts w:ascii="Courier New" w:hAnsi="Courier New" w:cs="Courier New"/>
                <w:color w:val="000000"/>
                <w:sz w:val="16"/>
                <w:szCs w:val="16"/>
              </w:rPr>
            </w:pPr>
            <w:ins w:id="10531"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32" w:author="Russell Ott" w:date="2022-05-16T11:47:00Z">
                  <w:rPr>
                    <w:rFonts w:ascii="Courier New" w:hAnsi="Courier New"/>
                    <w:color w:val="000000"/>
                    <w:sz w:val="16"/>
                    <w:highlight w:val="white"/>
                  </w:rPr>
                </w:rPrChange>
              </w:rPr>
              <w:t xml:space="preserve">                  &lt;code code="85847-2" codeSystem="2.16.840.1.113883.6.1"</w:t>
            </w:r>
          </w:p>
          <w:p w14:paraId="17C64071" w14:textId="0C89D6CA" w:rsidR="003E0931" w:rsidRPr="003E0931" w:rsidRDefault="003E0931" w:rsidP="003E0931">
            <w:pPr>
              <w:rPr>
                <w:ins w:id="10533" w:author="Russell Ott" w:date="2022-05-16T11:47:00Z"/>
                <w:rFonts w:ascii="Courier New" w:hAnsi="Courier New" w:cs="Courier New"/>
                <w:color w:val="000000"/>
                <w:sz w:val="16"/>
                <w:szCs w:val="16"/>
              </w:rPr>
            </w:pPr>
            <w:ins w:id="10534"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35" w:author="Russell Ott" w:date="2022-05-16T11:47:00Z">
                  <w:rPr>
                    <w:rFonts w:ascii="Courier New" w:hAnsi="Courier New"/>
                    <w:color w:val="000000"/>
                    <w:sz w:val="16"/>
                    <w:highlight w:val="white"/>
                  </w:rPr>
                </w:rPrChange>
              </w:rPr>
              <w:t xml:space="preserve"> codeSystemName="LOINC" displayName="Care Team Information"/&gt;</w:t>
            </w:r>
            <w:del w:id="10536" w:author="Russell Ott" w:date="2022-05-16T11:47:00Z">
              <w:r w:rsidR="00145288" w:rsidRPr="00D14360">
                <w:rPr>
                  <w:rFonts w:ascii="Courier New" w:eastAsia="Arial" w:hAnsi="Courier New" w:cs="Courier New"/>
                  <w:color w:val="000000"/>
                  <w:sz w:val="16"/>
                  <w:szCs w:val="16"/>
                  <w:highlight w:val="white"/>
                </w:rPr>
                <w:br/>
              </w:r>
            </w:del>
          </w:p>
          <w:p w14:paraId="2BA2DD5C" w14:textId="1F01C53F" w:rsidR="003E0931" w:rsidRPr="003E0931" w:rsidRDefault="003E0931" w:rsidP="003E0931">
            <w:pPr>
              <w:rPr>
                <w:ins w:id="10537" w:author="Russell Ott" w:date="2022-05-16T11:47:00Z"/>
                <w:rFonts w:ascii="Courier New" w:hAnsi="Courier New" w:cs="Courier New"/>
                <w:color w:val="000000"/>
                <w:sz w:val="16"/>
                <w:szCs w:val="16"/>
              </w:rPr>
            </w:pPr>
            <w:ins w:id="10538"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39" w:author="Russell Ott" w:date="2022-05-16T11:47:00Z">
                  <w:rPr>
                    <w:rFonts w:ascii="Courier New" w:hAnsi="Courier New"/>
                    <w:color w:val="000000"/>
                    <w:sz w:val="16"/>
                    <w:highlight w:val="white"/>
                  </w:rPr>
                </w:rPrChange>
              </w:rPr>
              <w:t xml:space="preserve">                  &lt;!--Care Team Member Status - https://vsac.nlm.nih.gov/valueset/2.16.840.1.113883.1.11.15933/expansion--&gt;</w:t>
            </w:r>
            <w:del w:id="10540" w:author="Russell Ott" w:date="2022-05-16T11:47:00Z">
              <w:r w:rsidR="00145288" w:rsidRPr="00D14360">
                <w:rPr>
                  <w:rFonts w:ascii="Courier New" w:eastAsia="Arial" w:hAnsi="Courier New" w:cs="Courier New"/>
                  <w:color w:val="000000"/>
                  <w:sz w:val="16"/>
                  <w:szCs w:val="16"/>
                  <w:highlight w:val="white"/>
                </w:rPr>
                <w:br/>
              </w:r>
            </w:del>
          </w:p>
          <w:p w14:paraId="2212CFA4" w14:textId="21F8CEC4" w:rsidR="003E0931" w:rsidRPr="003E0931" w:rsidRDefault="003E0931" w:rsidP="003E0931">
            <w:pPr>
              <w:rPr>
                <w:ins w:id="10541" w:author="Russell Ott" w:date="2022-05-16T11:47:00Z"/>
                <w:rFonts w:ascii="Courier New" w:hAnsi="Courier New" w:cs="Courier New"/>
                <w:color w:val="000000"/>
                <w:sz w:val="16"/>
                <w:szCs w:val="16"/>
              </w:rPr>
            </w:pPr>
            <w:ins w:id="10542"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43" w:author="Russell Ott" w:date="2022-05-16T11:47:00Z">
                  <w:rPr>
                    <w:rFonts w:ascii="Courier New" w:hAnsi="Courier New"/>
                    <w:color w:val="000000"/>
                    <w:sz w:val="16"/>
                    <w:highlight w:val="white"/>
                  </w:rPr>
                </w:rPrChange>
              </w:rPr>
              <w:t xml:space="preserve">                  &lt;statusCode code="active"</w:t>
            </w:r>
            <w:r w:rsidRPr="003E0931">
              <w:rPr>
                <w:rFonts w:ascii="Courier New" w:hAnsi="Courier New"/>
                <w:color w:val="000000"/>
                <w:sz w:val="16"/>
                <w:rPrChange w:id="10544" w:author="Russell Ott" w:date="2022-05-16T11:47:00Z">
                  <w:rPr>
                    <w:rFonts w:ascii="Courier New" w:hAnsi="Courier New"/>
                    <w:color w:val="000000"/>
                    <w:sz w:val="16"/>
                    <w:highlight w:val="white"/>
                  </w:rPr>
                </w:rPrChange>
              </w:rPr>
              <w:t>/&gt;</w:t>
            </w:r>
            <w:del w:id="10545" w:author="Russell Ott" w:date="2022-05-16T11:47:00Z">
              <w:r w:rsidR="00145288" w:rsidRPr="00D14360">
                <w:rPr>
                  <w:rFonts w:ascii="Courier New" w:eastAsia="Arial" w:hAnsi="Courier New" w:cs="Courier New"/>
                  <w:color w:val="000000"/>
                  <w:sz w:val="16"/>
                  <w:szCs w:val="16"/>
                  <w:highlight w:val="white"/>
                </w:rPr>
                <w:br/>
              </w:r>
            </w:del>
          </w:p>
          <w:p w14:paraId="46B4896A" w14:textId="6120F69D" w:rsidR="003E0931" w:rsidRPr="003E0931" w:rsidRDefault="003E0931" w:rsidP="003E0931">
            <w:pPr>
              <w:rPr>
                <w:ins w:id="10546" w:author="Russell Ott" w:date="2022-05-16T11:47:00Z"/>
                <w:rFonts w:ascii="Courier New" w:hAnsi="Courier New" w:cs="Courier New"/>
                <w:color w:val="000000"/>
                <w:sz w:val="16"/>
                <w:szCs w:val="16"/>
              </w:rPr>
            </w:pPr>
            <w:ins w:id="10547"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48" w:author="Russell Ott" w:date="2022-05-16T11:47:00Z">
                  <w:rPr>
                    <w:rFonts w:ascii="Courier New" w:hAnsi="Courier New"/>
                    <w:color w:val="000000"/>
                    <w:sz w:val="16"/>
                    <w:highlight w:val="white"/>
                  </w:rPr>
                </w:rPrChange>
              </w:rPr>
              <w:t xml:space="preserve">                  &lt;effectiveTime xsi:type="IVL_TS"&gt;</w:t>
            </w:r>
            <w:del w:id="10549" w:author="Russell Ott" w:date="2022-05-16T11:47:00Z">
              <w:r w:rsidR="00145288" w:rsidRPr="00D14360">
                <w:rPr>
                  <w:rFonts w:ascii="Courier New" w:eastAsia="Arial" w:hAnsi="Courier New" w:cs="Courier New"/>
                  <w:color w:val="000000"/>
                  <w:sz w:val="16"/>
                  <w:szCs w:val="16"/>
                  <w:highlight w:val="white"/>
                </w:rPr>
                <w:br/>
              </w:r>
            </w:del>
          </w:p>
          <w:p w14:paraId="17088240" w14:textId="48A1D4D4" w:rsidR="003E0931" w:rsidRPr="003E0931" w:rsidRDefault="003E0931" w:rsidP="003E0931">
            <w:pPr>
              <w:rPr>
                <w:ins w:id="10550" w:author="Russell Ott" w:date="2022-05-16T11:47:00Z"/>
                <w:rFonts w:ascii="Courier New" w:hAnsi="Courier New" w:cs="Courier New"/>
                <w:color w:val="000000"/>
                <w:sz w:val="16"/>
                <w:szCs w:val="16"/>
              </w:rPr>
            </w:pPr>
            <w:ins w:id="10551"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52" w:author="Russell Ott" w:date="2022-05-16T11:47:00Z">
                  <w:rPr>
                    <w:rFonts w:ascii="Courier New" w:hAnsi="Courier New"/>
                    <w:color w:val="000000"/>
                    <w:sz w:val="16"/>
                    <w:highlight w:val="white"/>
                  </w:rPr>
                </w:rPrChange>
              </w:rPr>
              <w:t xml:space="preserve">                    &lt;low value="201810081426-0500"/&gt;</w:t>
            </w:r>
            <w:del w:id="10553" w:author="Russell Ott" w:date="2022-05-16T11:47:00Z">
              <w:r w:rsidR="00145288" w:rsidRPr="00D14360">
                <w:rPr>
                  <w:rFonts w:ascii="Courier New" w:eastAsia="Arial" w:hAnsi="Courier New" w:cs="Courier New"/>
                  <w:color w:val="000000"/>
                  <w:sz w:val="16"/>
                  <w:szCs w:val="16"/>
                  <w:highlight w:val="white"/>
                </w:rPr>
                <w:br/>
              </w:r>
            </w:del>
          </w:p>
          <w:p w14:paraId="3C798374" w14:textId="036EA329" w:rsidR="003E0931" w:rsidRPr="003E0931" w:rsidRDefault="003E0931" w:rsidP="003E0931">
            <w:pPr>
              <w:rPr>
                <w:ins w:id="10554" w:author="Russell Ott" w:date="2022-05-16T11:47:00Z"/>
                <w:rFonts w:ascii="Courier New" w:hAnsi="Courier New" w:cs="Courier New"/>
                <w:color w:val="000000"/>
                <w:sz w:val="16"/>
                <w:szCs w:val="16"/>
              </w:rPr>
            </w:pPr>
            <w:ins w:id="10555"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56" w:author="Russell Ott" w:date="2022-05-16T11:47:00Z">
                  <w:rPr>
                    <w:rFonts w:ascii="Courier New" w:hAnsi="Courier New"/>
                    <w:color w:val="000000"/>
                    <w:sz w:val="16"/>
                    <w:highlight w:val="white"/>
                  </w:rPr>
                </w:rPrChange>
              </w:rPr>
              <w:t xml:space="preserve">                  &lt;/effectiveTime&gt;</w:t>
            </w:r>
            <w:del w:id="10557" w:author="Russell Ott" w:date="2022-05-16T11:47:00Z">
              <w:r w:rsidR="00145288" w:rsidRPr="00D14360">
                <w:rPr>
                  <w:rFonts w:ascii="Courier New" w:eastAsia="Arial" w:hAnsi="Courier New" w:cs="Courier New"/>
                  <w:color w:val="000000"/>
                  <w:sz w:val="16"/>
                  <w:szCs w:val="16"/>
                  <w:highlight w:val="white"/>
                </w:rPr>
                <w:br/>
              </w:r>
            </w:del>
          </w:p>
          <w:p w14:paraId="1CB4C771" w14:textId="4675FCB7" w:rsidR="003E0931" w:rsidRPr="003E0931" w:rsidRDefault="003E0931" w:rsidP="003E0931">
            <w:pPr>
              <w:rPr>
                <w:ins w:id="10558" w:author="Russell Ott" w:date="2022-05-16T11:47:00Z"/>
                <w:rFonts w:ascii="Courier New" w:hAnsi="Courier New" w:cs="Courier New"/>
                <w:color w:val="000000"/>
                <w:sz w:val="16"/>
                <w:szCs w:val="16"/>
              </w:rPr>
            </w:pPr>
            <w:ins w:id="10559"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60" w:author="Russell Ott" w:date="2022-05-16T11:47:00Z">
                  <w:rPr>
                    <w:rFonts w:ascii="Courier New" w:hAnsi="Courier New"/>
                    <w:color w:val="000000"/>
                    <w:sz w:val="16"/>
                    <w:highlight w:val="white"/>
                  </w:rPr>
                </w:rPrChange>
              </w:rPr>
              <w:t xml:space="preserve">                  &lt;!--Attributes about the provider member - name--&gt;</w:t>
            </w:r>
            <w:del w:id="10561" w:author="Russell Ott" w:date="2022-05-16T11:47:00Z">
              <w:r w:rsidR="00145288" w:rsidRPr="00D14360">
                <w:rPr>
                  <w:rFonts w:ascii="Courier New" w:eastAsia="Arial" w:hAnsi="Courier New" w:cs="Courier New"/>
                  <w:color w:val="000000"/>
                  <w:sz w:val="16"/>
                  <w:szCs w:val="16"/>
                  <w:highlight w:val="white"/>
                </w:rPr>
                <w:br/>
              </w:r>
            </w:del>
          </w:p>
          <w:p w14:paraId="5E540CC5" w14:textId="376CC163" w:rsidR="003E0931" w:rsidRPr="003E0931" w:rsidRDefault="003E0931" w:rsidP="003E0931">
            <w:pPr>
              <w:rPr>
                <w:ins w:id="10562" w:author="Russell Ott" w:date="2022-05-16T11:47:00Z"/>
                <w:rFonts w:ascii="Courier New" w:hAnsi="Courier New" w:cs="Courier New"/>
                <w:color w:val="000000"/>
                <w:sz w:val="16"/>
                <w:szCs w:val="16"/>
              </w:rPr>
            </w:pPr>
            <w:ins w:id="10563"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64" w:author="Russell Ott" w:date="2022-05-16T11:47:00Z">
                  <w:rPr>
                    <w:rFonts w:ascii="Courier New" w:hAnsi="Courier New"/>
                    <w:color w:val="000000"/>
                    <w:sz w:val="16"/>
                    <w:highlight w:val="white"/>
                  </w:rPr>
                </w:rPrChange>
              </w:rPr>
              <w:t xml:space="preserve">                  &lt;performer typ</w:t>
            </w:r>
            <w:r w:rsidRPr="003E0931">
              <w:rPr>
                <w:rFonts w:ascii="Courier New" w:hAnsi="Courier New"/>
                <w:color w:val="000000"/>
                <w:sz w:val="16"/>
                <w:rPrChange w:id="10565" w:author="Russell Ott" w:date="2022-05-16T11:47:00Z">
                  <w:rPr>
                    <w:rFonts w:ascii="Courier New" w:hAnsi="Courier New"/>
                    <w:color w:val="000000"/>
                    <w:sz w:val="16"/>
                    <w:highlight w:val="white"/>
                  </w:rPr>
                </w:rPrChange>
              </w:rPr>
              <w:t>eCode="PRF"&gt;</w:t>
            </w:r>
            <w:del w:id="10566" w:author="Russell Ott" w:date="2022-05-16T11:47:00Z">
              <w:r w:rsidR="00145288" w:rsidRPr="00D14360">
                <w:rPr>
                  <w:rFonts w:ascii="Courier New" w:eastAsia="Arial" w:hAnsi="Courier New" w:cs="Courier New"/>
                  <w:color w:val="000000"/>
                  <w:sz w:val="16"/>
                  <w:szCs w:val="16"/>
                  <w:highlight w:val="white"/>
                </w:rPr>
                <w:br/>
              </w:r>
            </w:del>
          </w:p>
          <w:p w14:paraId="597ACFC9" w14:textId="77777777" w:rsidR="003E0931" w:rsidRPr="003E0931" w:rsidRDefault="003E0931" w:rsidP="003E0931">
            <w:pPr>
              <w:rPr>
                <w:ins w:id="10567" w:author="Russell Ott" w:date="2022-05-16T11:47:00Z"/>
                <w:rFonts w:ascii="Courier New" w:hAnsi="Courier New" w:cs="Courier New"/>
                <w:color w:val="000000"/>
                <w:sz w:val="16"/>
                <w:szCs w:val="16"/>
              </w:rPr>
            </w:pPr>
            <w:ins w:id="10568"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69" w:author="Russell Ott" w:date="2022-05-16T11:47:00Z">
                  <w:rPr>
                    <w:rFonts w:ascii="Courier New" w:hAnsi="Courier New"/>
                    <w:color w:val="000000"/>
                    <w:sz w:val="16"/>
                    <w:highlight w:val="white"/>
                  </w:rPr>
                </w:rPrChange>
              </w:rPr>
              <w:t xml:space="preserve">                      &lt;functionCode</w:t>
            </w:r>
          </w:p>
          <w:p w14:paraId="57823346" w14:textId="77777777" w:rsidR="003E0931" w:rsidRPr="003E0931" w:rsidRDefault="003E0931" w:rsidP="003E0931">
            <w:pPr>
              <w:rPr>
                <w:ins w:id="10570" w:author="Russell Ott" w:date="2022-05-16T11:47:00Z"/>
                <w:rFonts w:ascii="Courier New" w:hAnsi="Courier New" w:cs="Courier New"/>
                <w:color w:val="000000"/>
                <w:sz w:val="16"/>
                <w:szCs w:val="16"/>
              </w:rPr>
            </w:pPr>
            <w:ins w:id="10571"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72" w:author="Russell Ott" w:date="2022-05-16T11:47:00Z">
                  <w:rPr>
                    <w:rFonts w:ascii="Courier New" w:hAnsi="Courier New"/>
                    <w:color w:val="000000"/>
                    <w:sz w:val="16"/>
                    <w:highlight w:val="white"/>
                  </w:rPr>
                </w:rPrChange>
              </w:rPr>
              <w:t xml:space="preserve"> xmlns="urn:hl7-org:sdtc" code="PCP"</w:t>
            </w:r>
          </w:p>
          <w:p w14:paraId="38F5FBCB" w14:textId="6243C2B0" w:rsidR="003E0931" w:rsidRPr="003E0931" w:rsidRDefault="003E0931" w:rsidP="003E0931">
            <w:pPr>
              <w:rPr>
                <w:ins w:id="10573" w:author="Russell Ott" w:date="2022-05-16T11:47:00Z"/>
                <w:rFonts w:ascii="Courier New" w:hAnsi="Courier New" w:cs="Courier New"/>
                <w:color w:val="000000"/>
                <w:sz w:val="16"/>
                <w:szCs w:val="16"/>
              </w:rPr>
            </w:pPr>
            <w:ins w:id="10574"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75" w:author="Russell Ott" w:date="2022-05-16T11:47:00Z">
                  <w:rPr>
                    <w:rFonts w:ascii="Courier New" w:hAnsi="Courier New"/>
                    <w:color w:val="000000"/>
                    <w:sz w:val="16"/>
                    <w:highlight w:val="white"/>
                  </w:rPr>
                </w:rPrChange>
              </w:rPr>
              <w:t xml:space="preserve"> displayName="primary care physician"</w:t>
            </w:r>
            <w:del w:id="10576" w:author="Russell Ott" w:date="2022-05-16T11:47:00Z">
              <w:r w:rsidR="00145288" w:rsidRPr="00D14360">
                <w:rPr>
                  <w:rFonts w:ascii="Courier New" w:eastAsia="Arial" w:hAnsi="Courier New" w:cs="Courier New"/>
                  <w:color w:val="000000"/>
                  <w:sz w:val="16"/>
                  <w:szCs w:val="16"/>
                  <w:highlight w:val="white"/>
                </w:rPr>
                <w:br/>
              </w:r>
            </w:del>
          </w:p>
          <w:p w14:paraId="4FC95BC9" w14:textId="77777777" w:rsidR="003E0931" w:rsidRPr="003E0931" w:rsidRDefault="003E0931" w:rsidP="003E0931">
            <w:pPr>
              <w:rPr>
                <w:ins w:id="10577" w:author="Russell Ott" w:date="2022-05-16T11:47:00Z"/>
                <w:rFonts w:ascii="Courier New" w:hAnsi="Courier New" w:cs="Courier New"/>
                <w:color w:val="000000"/>
                <w:sz w:val="16"/>
                <w:szCs w:val="16"/>
              </w:rPr>
            </w:pPr>
            <w:ins w:id="10578"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79" w:author="Russell Ott" w:date="2022-05-16T11:47:00Z">
                  <w:rPr>
                    <w:rFonts w:ascii="Courier New" w:hAnsi="Courier New"/>
                    <w:color w:val="000000"/>
                    <w:sz w:val="16"/>
                    <w:highlight w:val="white"/>
                  </w:rPr>
                </w:rPrChange>
              </w:rPr>
              <w:t xml:space="preserve">                          codeSystem="2.16.840.1.113883.5.88"</w:t>
            </w:r>
          </w:p>
          <w:p w14:paraId="7AD2FAF8" w14:textId="5C90BDF7" w:rsidR="003E0931" w:rsidRPr="003E0931" w:rsidRDefault="003E0931" w:rsidP="003E0931">
            <w:pPr>
              <w:rPr>
                <w:ins w:id="10580" w:author="Russell Ott" w:date="2022-05-16T11:47:00Z"/>
                <w:rFonts w:ascii="Courier New" w:hAnsi="Courier New" w:cs="Courier New"/>
                <w:color w:val="000000"/>
                <w:sz w:val="16"/>
                <w:szCs w:val="16"/>
              </w:rPr>
            </w:pPr>
            <w:ins w:id="10581"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82" w:author="Russell Ott" w:date="2022-05-16T11:47:00Z">
                  <w:rPr>
                    <w:rFonts w:ascii="Courier New" w:hAnsi="Courier New"/>
                    <w:color w:val="000000"/>
                    <w:sz w:val="16"/>
                    <w:highlight w:val="white"/>
                  </w:rPr>
                </w:rPrChange>
              </w:rPr>
              <w:t xml:space="preserve"> codeSystemName="ParticipationFunction"&gt;</w:t>
            </w:r>
            <w:del w:id="10583" w:author="Russell Ott" w:date="2022-05-16T11:47:00Z">
              <w:r w:rsidR="00145288" w:rsidRPr="00D14360">
                <w:rPr>
                  <w:rFonts w:ascii="Courier New" w:eastAsia="Arial" w:hAnsi="Courier New" w:cs="Courier New"/>
                  <w:color w:val="000000"/>
                  <w:sz w:val="16"/>
                  <w:szCs w:val="16"/>
                  <w:highlight w:val="white"/>
                </w:rPr>
                <w:br/>
              </w:r>
            </w:del>
          </w:p>
          <w:p w14:paraId="0AF2EAD7" w14:textId="77777777" w:rsidR="003E0931" w:rsidRPr="003E0931" w:rsidRDefault="003E0931" w:rsidP="003E0931">
            <w:pPr>
              <w:rPr>
                <w:ins w:id="10584" w:author="Russell Ott" w:date="2022-05-16T11:47:00Z"/>
                <w:rFonts w:ascii="Courier New" w:hAnsi="Courier New" w:cs="Courier New"/>
                <w:color w:val="000000"/>
                <w:sz w:val="16"/>
                <w:szCs w:val="16"/>
              </w:rPr>
            </w:pPr>
            <w:ins w:id="10585"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86" w:author="Russell Ott" w:date="2022-05-16T11:47:00Z">
                  <w:rPr>
                    <w:rFonts w:ascii="Courier New" w:hAnsi="Courier New"/>
                    <w:color w:val="000000"/>
                    <w:sz w:val="16"/>
                    <w:highlight w:val="white"/>
                  </w:rPr>
                </w:rPrChange>
              </w:rPr>
              <w:t xml:space="preserve">                          &lt;originalText</w:t>
            </w:r>
          </w:p>
          <w:p w14:paraId="2427FF91" w14:textId="37D49961" w:rsidR="003E0931" w:rsidRPr="003E0931" w:rsidRDefault="003E0931" w:rsidP="003E0931">
            <w:pPr>
              <w:rPr>
                <w:ins w:id="10587" w:author="Russell Ott" w:date="2022-05-16T11:47:00Z"/>
                <w:rFonts w:ascii="Courier New" w:hAnsi="Courier New" w:cs="Courier New"/>
                <w:color w:val="000000"/>
                <w:sz w:val="16"/>
                <w:szCs w:val="16"/>
              </w:rPr>
            </w:pPr>
            <w:ins w:id="10588"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89" w:author="Russell Ott" w:date="2022-05-16T11:47:00Z">
                  <w:rPr>
                    <w:rFonts w:ascii="Courier New" w:hAnsi="Courier New"/>
                    <w:color w:val="000000"/>
                    <w:sz w:val="16"/>
                    <w:highlight w:val="white"/>
                  </w:rPr>
                </w:rPrChange>
              </w:rPr>
              <w:t xml:space="preserve"> xmlns="urn:hl7-org:v3"&gt;</w:t>
            </w:r>
            <w:del w:id="10590" w:author="Russell Ott" w:date="2022-05-16T11:47:00Z">
              <w:r w:rsidR="00145288" w:rsidRPr="00D14360">
                <w:rPr>
                  <w:rFonts w:ascii="Courier New" w:eastAsia="Arial" w:hAnsi="Courier New" w:cs="Courier New"/>
                  <w:color w:val="000000"/>
                  <w:sz w:val="16"/>
                  <w:szCs w:val="16"/>
                  <w:highlight w:val="white"/>
                </w:rPr>
                <w:br/>
              </w:r>
            </w:del>
          </w:p>
          <w:p w14:paraId="2D841FC4" w14:textId="720CE03F" w:rsidR="003E0931" w:rsidRPr="003E0931" w:rsidRDefault="003E0931" w:rsidP="003E0931">
            <w:pPr>
              <w:rPr>
                <w:ins w:id="10591" w:author="Russell Ott" w:date="2022-05-16T11:47:00Z"/>
                <w:rFonts w:ascii="Courier New" w:hAnsi="Courier New" w:cs="Courier New"/>
                <w:color w:val="000000"/>
                <w:sz w:val="16"/>
                <w:szCs w:val="16"/>
              </w:rPr>
            </w:pPr>
            <w:ins w:id="10592"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93" w:author="Russell Ott" w:date="2022-05-16T11:47:00Z">
                  <w:rPr>
                    <w:rFonts w:ascii="Courier New" w:hAnsi="Courier New"/>
                    <w:color w:val="000000"/>
                    <w:sz w:val="16"/>
                    <w:highlight w:val="white"/>
                  </w:rPr>
                </w:rPrChange>
              </w:rPr>
              <w:t xml:space="preserve">                              &lt;reference value="#CT1_M01</w:t>
            </w:r>
            <w:del w:id="10594" w:author="Russell Ott" w:date="2022-05-16T11:47:00Z">
              <w:r w:rsidR="00145288" w:rsidRPr="00D14360">
                <w:rPr>
                  <w:rFonts w:ascii="Courier New" w:eastAsia="Arial" w:hAnsi="Courier New" w:cs="Courier New"/>
                  <w:color w:val="000000"/>
                  <w:sz w:val="16"/>
                  <w:szCs w:val="16"/>
                  <w:highlight w:val="white"/>
                </w:rPr>
                <w:delText>"&gt;&lt;/reference&gt;</w:delText>
              </w:r>
              <w:r w:rsidR="00145288" w:rsidRPr="00D14360">
                <w:rPr>
                  <w:rFonts w:ascii="Courier New" w:eastAsia="Arial" w:hAnsi="Courier New" w:cs="Courier New"/>
                  <w:color w:val="000000"/>
                  <w:sz w:val="16"/>
                  <w:szCs w:val="16"/>
                  <w:highlight w:val="white"/>
                </w:rPr>
                <w:br/>
              </w:r>
            </w:del>
            <w:ins w:id="10595" w:author="Russell Ott" w:date="2022-05-16T11:47:00Z">
              <w:r w:rsidRPr="003E0931">
                <w:rPr>
                  <w:rFonts w:ascii="Courier New" w:hAnsi="Courier New" w:cs="Courier New"/>
                  <w:color w:val="000000"/>
                  <w:sz w:val="16"/>
                  <w:szCs w:val="16"/>
                </w:rPr>
                <w:t>"/&gt;</w:t>
              </w:r>
            </w:ins>
          </w:p>
          <w:p w14:paraId="40C35D9F" w14:textId="7303D20F" w:rsidR="003E0931" w:rsidRPr="003E0931" w:rsidRDefault="003E0931" w:rsidP="003E0931">
            <w:pPr>
              <w:rPr>
                <w:ins w:id="10596" w:author="Russell Ott" w:date="2022-05-16T11:47:00Z"/>
                <w:rFonts w:ascii="Courier New" w:hAnsi="Courier New" w:cs="Courier New"/>
                <w:color w:val="000000"/>
                <w:sz w:val="16"/>
                <w:szCs w:val="16"/>
              </w:rPr>
            </w:pPr>
            <w:ins w:id="10597"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98" w:author="Russell Ott" w:date="2022-05-16T11:47:00Z">
                  <w:rPr>
                    <w:rFonts w:ascii="Courier New" w:hAnsi="Courier New"/>
                    <w:color w:val="000000"/>
                    <w:sz w:val="16"/>
                    <w:highlight w:val="white"/>
                  </w:rPr>
                </w:rPrChange>
              </w:rPr>
              <w:t xml:space="preserve">                          &lt;/originalTe</w:t>
            </w:r>
            <w:r w:rsidRPr="003E0931">
              <w:rPr>
                <w:rFonts w:ascii="Courier New" w:hAnsi="Courier New"/>
                <w:color w:val="000000"/>
                <w:sz w:val="16"/>
                <w:rPrChange w:id="10599" w:author="Russell Ott" w:date="2022-05-16T11:47:00Z">
                  <w:rPr>
                    <w:rFonts w:ascii="Courier New" w:hAnsi="Courier New"/>
                    <w:color w:val="000000"/>
                    <w:sz w:val="16"/>
                    <w:highlight w:val="white"/>
                  </w:rPr>
                </w:rPrChange>
              </w:rPr>
              <w:t>xt&gt;</w:t>
            </w:r>
            <w:del w:id="10600" w:author="Russell Ott" w:date="2022-05-16T11:47:00Z">
              <w:r w:rsidR="00145288" w:rsidRPr="00D14360">
                <w:rPr>
                  <w:rFonts w:ascii="Courier New" w:eastAsia="Arial" w:hAnsi="Courier New" w:cs="Courier New"/>
                  <w:color w:val="000000"/>
                  <w:sz w:val="16"/>
                  <w:szCs w:val="16"/>
                  <w:highlight w:val="white"/>
                </w:rPr>
                <w:br/>
              </w:r>
            </w:del>
          </w:p>
          <w:p w14:paraId="21EB782D" w14:textId="77777777" w:rsidR="003E0931" w:rsidRPr="003E0931" w:rsidRDefault="003E0931" w:rsidP="003E0931">
            <w:pPr>
              <w:rPr>
                <w:ins w:id="10601" w:author="Russell Ott" w:date="2022-05-16T11:47:00Z"/>
                <w:rFonts w:ascii="Courier New" w:hAnsi="Courier New" w:cs="Courier New"/>
                <w:color w:val="000000"/>
                <w:sz w:val="16"/>
                <w:szCs w:val="16"/>
              </w:rPr>
            </w:pPr>
            <w:ins w:id="10602"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03" w:author="Russell Ott" w:date="2022-05-16T11:47:00Z">
                  <w:rPr>
                    <w:rFonts w:ascii="Courier New" w:hAnsi="Courier New"/>
                    <w:color w:val="000000"/>
                    <w:sz w:val="16"/>
                    <w:highlight w:val="white"/>
                  </w:rPr>
                </w:rPrChange>
              </w:rPr>
              <w:t xml:space="preserve">                      &lt;/functionCode&gt;</w:t>
            </w:r>
          </w:p>
          <w:p w14:paraId="616E20E6" w14:textId="749E8F58" w:rsidR="003E0931" w:rsidRPr="003E0931" w:rsidRDefault="003E0931" w:rsidP="003E0931">
            <w:pPr>
              <w:rPr>
                <w:ins w:id="10604" w:author="Russell Ott" w:date="2022-05-16T11:47:00Z"/>
                <w:rFonts w:ascii="Courier New" w:hAnsi="Courier New" w:cs="Courier New"/>
                <w:color w:val="000000"/>
                <w:sz w:val="16"/>
                <w:szCs w:val="16"/>
              </w:rPr>
            </w:pPr>
            <w:ins w:id="10605"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06" w:author="Russell Ott" w:date="2022-05-16T11:47:00Z">
                  <w:rPr>
                    <w:rFonts w:ascii="Courier New" w:hAnsi="Courier New"/>
                    <w:color w:val="000000"/>
                    <w:sz w:val="16"/>
                    <w:highlight w:val="white"/>
                  </w:rPr>
                </w:rPrChange>
              </w:rPr>
              <w:t xml:space="preserve"> &lt;!-- A care team member role --&gt;</w:t>
            </w:r>
            <w:del w:id="10607" w:author="Russell Ott" w:date="2022-05-16T11:47:00Z">
              <w:r w:rsidR="00145288" w:rsidRPr="00D14360">
                <w:rPr>
                  <w:rFonts w:ascii="Courier New" w:eastAsia="Arial" w:hAnsi="Courier New" w:cs="Courier New"/>
                  <w:color w:val="000000"/>
                  <w:sz w:val="16"/>
                  <w:szCs w:val="16"/>
                  <w:highlight w:val="white"/>
                </w:rPr>
                <w:br/>
              </w:r>
            </w:del>
          </w:p>
          <w:p w14:paraId="58F10D7E" w14:textId="01EE1397" w:rsidR="003E0931" w:rsidRPr="003E0931" w:rsidRDefault="003E0931" w:rsidP="003E0931">
            <w:pPr>
              <w:rPr>
                <w:ins w:id="10608" w:author="Russell Ott" w:date="2022-05-16T11:47:00Z"/>
                <w:rFonts w:ascii="Courier New" w:hAnsi="Courier New" w:cs="Courier New"/>
                <w:color w:val="000000"/>
                <w:sz w:val="16"/>
                <w:szCs w:val="16"/>
              </w:rPr>
            </w:pPr>
            <w:ins w:id="10609"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0" w:author="Russell Ott" w:date="2022-05-16T11:47:00Z">
                  <w:rPr>
                    <w:rFonts w:ascii="Courier New" w:hAnsi="Courier New"/>
                    <w:color w:val="000000"/>
                    <w:sz w:val="16"/>
                    <w:highlight w:val="white"/>
                  </w:rPr>
                </w:rPrChange>
              </w:rPr>
              <w:t xml:space="preserve">                    &lt;assignedEntity&gt;</w:t>
            </w:r>
            <w:del w:id="10611" w:author="Russell Ott" w:date="2022-05-16T11:47:00Z">
              <w:r w:rsidR="00145288" w:rsidRPr="00D14360">
                <w:rPr>
                  <w:rFonts w:ascii="Courier New" w:eastAsia="Arial" w:hAnsi="Courier New" w:cs="Courier New"/>
                  <w:color w:val="000000"/>
                  <w:sz w:val="16"/>
                  <w:szCs w:val="16"/>
                  <w:highlight w:val="white"/>
                </w:rPr>
                <w:br/>
              </w:r>
            </w:del>
          </w:p>
          <w:p w14:paraId="329F70DE" w14:textId="77777777" w:rsidR="003E0931" w:rsidRPr="003E0931" w:rsidRDefault="003E0931" w:rsidP="003E0931">
            <w:pPr>
              <w:rPr>
                <w:ins w:id="10612" w:author="Russell Ott" w:date="2022-05-16T11:47:00Z"/>
                <w:rFonts w:ascii="Courier New" w:hAnsi="Courier New" w:cs="Courier New"/>
                <w:color w:val="000000"/>
                <w:sz w:val="16"/>
                <w:szCs w:val="16"/>
              </w:rPr>
            </w:pPr>
            <w:ins w:id="10613"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4" w:author="Russell Ott" w:date="2022-05-16T11:47:00Z">
                  <w:rPr>
                    <w:rFonts w:ascii="Courier New" w:hAnsi="Courier New"/>
                    <w:color w:val="000000"/>
                    <w:sz w:val="16"/>
                    <w:highlight w:val="white"/>
                  </w:rPr>
                </w:rPrChange>
              </w:rPr>
              <w:t xml:space="preserve">                        &lt;id root="B00B14E8-CDE4-48EA-8A09-01BC4945122A"</w:t>
            </w:r>
          </w:p>
          <w:p w14:paraId="29B9C32D" w14:textId="25723BA2" w:rsidR="003E0931" w:rsidRPr="003E0931" w:rsidRDefault="003E0931" w:rsidP="003E0931">
            <w:pPr>
              <w:rPr>
                <w:ins w:id="10615" w:author="Russell Ott" w:date="2022-05-16T11:47:00Z"/>
                <w:rFonts w:ascii="Courier New" w:hAnsi="Courier New" w:cs="Courier New"/>
                <w:color w:val="000000"/>
                <w:sz w:val="16"/>
                <w:szCs w:val="16"/>
              </w:rPr>
            </w:pPr>
            <w:ins w:id="10616"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7" w:author="Russell Ott" w:date="2022-05-16T11:47:00Z">
                  <w:rPr>
                    <w:rFonts w:ascii="Courier New" w:hAnsi="Courier New"/>
                    <w:color w:val="000000"/>
                    <w:sz w:val="16"/>
                    <w:highlight w:val="white"/>
                  </w:rPr>
                </w:rPrChange>
              </w:rPr>
              <w:t xml:space="preserve"> extens</w:t>
            </w:r>
            <w:r w:rsidRPr="003E0931">
              <w:rPr>
                <w:rFonts w:ascii="Courier New" w:hAnsi="Courier New"/>
                <w:color w:val="000000"/>
                <w:sz w:val="16"/>
                <w:rPrChange w:id="10618" w:author="Russell Ott" w:date="2022-05-16T11:47:00Z">
                  <w:rPr>
                    <w:rFonts w:ascii="Courier New" w:hAnsi="Courier New"/>
                    <w:color w:val="000000"/>
                    <w:sz w:val="16"/>
                    <w:highlight w:val="white"/>
                  </w:rPr>
                </w:rPrChange>
              </w:rPr>
              <w:t>ion="1"/&gt;</w:t>
            </w:r>
            <w:del w:id="10619" w:author="Russell Ott" w:date="2022-05-16T11:47:00Z">
              <w:r w:rsidR="00145288" w:rsidRPr="00D14360">
                <w:rPr>
                  <w:rFonts w:ascii="Courier New" w:eastAsia="Arial" w:hAnsi="Courier New" w:cs="Courier New"/>
                  <w:color w:val="000000"/>
                  <w:sz w:val="16"/>
                  <w:szCs w:val="16"/>
                  <w:highlight w:val="white"/>
                </w:rPr>
                <w:br/>
              </w:r>
            </w:del>
          </w:p>
          <w:p w14:paraId="5681569C" w14:textId="2A667D0A" w:rsidR="003E0931" w:rsidRPr="003E0931" w:rsidRDefault="003E0931" w:rsidP="003E0931">
            <w:pPr>
              <w:rPr>
                <w:ins w:id="10620" w:author="Russell Ott" w:date="2022-05-16T11:47:00Z"/>
                <w:rFonts w:ascii="Courier New" w:hAnsi="Courier New" w:cs="Courier New"/>
                <w:color w:val="000000"/>
                <w:sz w:val="16"/>
                <w:szCs w:val="16"/>
              </w:rPr>
            </w:pPr>
            <w:ins w:id="10621"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22" w:author="Russell Ott" w:date="2022-05-16T11:47:00Z">
                  <w:rPr>
                    <w:rFonts w:ascii="Courier New" w:hAnsi="Courier New"/>
                    <w:color w:val="000000"/>
                    <w:sz w:val="16"/>
                    <w:highlight w:val="white"/>
                  </w:rPr>
                </w:rPrChange>
              </w:rPr>
              <w:t xml:space="preserve">                        &lt;id root="1.5.5.5.5.5.5"/&gt;</w:t>
            </w:r>
            <w:del w:id="10623" w:author="Russell Ott" w:date="2022-05-16T11:47:00Z">
              <w:r w:rsidR="00145288" w:rsidRPr="00D14360">
                <w:rPr>
                  <w:rFonts w:ascii="Courier New" w:eastAsia="Arial" w:hAnsi="Courier New" w:cs="Courier New"/>
                  <w:color w:val="000000"/>
                  <w:sz w:val="16"/>
                  <w:szCs w:val="16"/>
                  <w:highlight w:val="white"/>
                </w:rPr>
                <w:br/>
              </w:r>
            </w:del>
          </w:p>
          <w:p w14:paraId="3AE48087" w14:textId="38D7A22E" w:rsidR="003E0931" w:rsidRPr="003E0931" w:rsidRDefault="003E0931" w:rsidP="003E0931">
            <w:pPr>
              <w:rPr>
                <w:ins w:id="10624" w:author="Russell Ott" w:date="2022-05-16T11:47:00Z"/>
                <w:rFonts w:ascii="Courier New" w:hAnsi="Courier New" w:cs="Courier New"/>
                <w:color w:val="000000"/>
                <w:sz w:val="16"/>
                <w:szCs w:val="16"/>
              </w:rPr>
            </w:pPr>
            <w:ins w:id="10625"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26" w:author="Russell Ott" w:date="2022-05-16T11:47:00Z">
                  <w:rPr>
                    <w:rFonts w:ascii="Courier New" w:hAnsi="Courier New"/>
                    <w:color w:val="000000"/>
                    <w:sz w:val="16"/>
                    <w:highlight w:val="white"/>
                  </w:rPr>
                </w:rPrChange>
              </w:rPr>
              <w:t xml:space="preserve">                      &lt;assignedPerson&gt;</w:t>
            </w:r>
            <w:del w:id="10627" w:author="Russell Ott" w:date="2022-05-16T11:47:00Z">
              <w:r w:rsidR="00145288" w:rsidRPr="00D14360">
                <w:rPr>
                  <w:rFonts w:ascii="Courier New" w:eastAsia="Arial" w:hAnsi="Courier New" w:cs="Courier New"/>
                  <w:color w:val="000000"/>
                  <w:sz w:val="16"/>
                  <w:szCs w:val="16"/>
                  <w:highlight w:val="white"/>
                </w:rPr>
                <w:br/>
              </w:r>
            </w:del>
          </w:p>
          <w:p w14:paraId="6B239D6C" w14:textId="4375855E" w:rsidR="003E0931" w:rsidRPr="003E0931" w:rsidRDefault="003E0931" w:rsidP="003E0931">
            <w:pPr>
              <w:rPr>
                <w:ins w:id="10628" w:author="Russell Ott" w:date="2022-05-16T11:47:00Z"/>
                <w:rFonts w:ascii="Courier New" w:hAnsi="Courier New" w:cs="Courier New"/>
                <w:color w:val="000000"/>
                <w:sz w:val="16"/>
                <w:szCs w:val="16"/>
              </w:rPr>
            </w:pPr>
            <w:ins w:id="10629"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30" w:author="Russell Ott" w:date="2022-05-16T11:47:00Z">
                  <w:rPr>
                    <w:rFonts w:ascii="Courier New" w:hAnsi="Courier New"/>
                    <w:color w:val="000000"/>
                    <w:sz w:val="16"/>
                    <w:highlight w:val="white"/>
                  </w:rPr>
                </w:rPrChange>
              </w:rPr>
              <w:t xml:space="preserve">                        &lt;name</w:t>
            </w:r>
            <w:del w:id="10631" w:author="Russell Ott" w:date="2022-05-16T11:47:00Z">
              <w:r w:rsidR="00145288" w:rsidRPr="00D14360">
                <w:rPr>
                  <w:rFonts w:ascii="Courier New" w:eastAsia="Arial" w:hAnsi="Courier New" w:cs="Courier New"/>
                  <w:color w:val="000000"/>
                  <w:sz w:val="16"/>
                  <w:szCs w:val="16"/>
                  <w:highlight w:val="white"/>
                </w:rPr>
                <w:delText>&gt;&lt;</w:delText>
              </w:r>
            </w:del>
            <w:ins w:id="10632" w:author="Russell Ott" w:date="2022-05-16T11:47:00Z">
              <w:r w:rsidRPr="003E0931">
                <w:rPr>
                  <w:rFonts w:ascii="Courier New" w:hAnsi="Courier New" w:cs="Courier New"/>
                  <w:color w:val="000000"/>
                  <w:sz w:val="16"/>
                  <w:szCs w:val="16"/>
                </w:rPr>
                <w:t>&gt;</w:t>
              </w:r>
            </w:ins>
          </w:p>
          <w:p w14:paraId="505B2508" w14:textId="0E8A4C01" w:rsidR="003E0931" w:rsidRPr="003E0931" w:rsidRDefault="003E0931" w:rsidP="003E0931">
            <w:pPr>
              <w:rPr>
                <w:ins w:id="10633" w:author="Russell Ott" w:date="2022-05-16T11:47:00Z"/>
                <w:rFonts w:ascii="Courier New" w:hAnsi="Courier New" w:cs="Courier New"/>
                <w:color w:val="000000"/>
                <w:sz w:val="16"/>
                <w:szCs w:val="16"/>
              </w:rPr>
            </w:pPr>
            <w:ins w:id="10634"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635" w:author="Russell Ott" w:date="2022-05-16T11:47:00Z">
                  <w:rPr>
                    <w:rFonts w:ascii="Courier New" w:hAnsi="Courier New"/>
                    <w:color w:val="000000"/>
                    <w:sz w:val="16"/>
                    <w:highlight w:val="white"/>
                  </w:rPr>
                </w:rPrChange>
              </w:rPr>
              <w:t>given&gt;John&lt;/given</w:t>
            </w:r>
            <w:del w:id="10636" w:author="Russell Ott" w:date="2022-05-16T11:47:00Z">
              <w:r w:rsidR="00145288" w:rsidRPr="00D14360">
                <w:rPr>
                  <w:rFonts w:ascii="Courier New" w:eastAsia="Arial" w:hAnsi="Courier New" w:cs="Courier New"/>
                  <w:color w:val="000000"/>
                  <w:sz w:val="16"/>
                  <w:szCs w:val="16"/>
                  <w:highlight w:val="white"/>
                </w:rPr>
                <w:delText>&gt;&lt;</w:delText>
              </w:r>
            </w:del>
            <w:ins w:id="10637" w:author="Russell Ott" w:date="2022-05-16T11:47:00Z">
              <w:r w:rsidRPr="003E0931">
                <w:rPr>
                  <w:rFonts w:ascii="Courier New" w:hAnsi="Courier New" w:cs="Courier New"/>
                  <w:color w:val="000000"/>
                  <w:sz w:val="16"/>
                  <w:szCs w:val="16"/>
                </w:rPr>
                <w:t>&gt;</w:t>
              </w:r>
            </w:ins>
          </w:p>
          <w:p w14:paraId="53A873DB" w14:textId="6A928892" w:rsidR="003E0931" w:rsidRPr="003E0931" w:rsidRDefault="003E0931" w:rsidP="003E0931">
            <w:pPr>
              <w:rPr>
                <w:ins w:id="10638" w:author="Russell Ott" w:date="2022-05-16T11:47:00Z"/>
                <w:rFonts w:ascii="Courier New" w:hAnsi="Courier New" w:cs="Courier New"/>
                <w:color w:val="000000"/>
                <w:sz w:val="16"/>
                <w:szCs w:val="16"/>
              </w:rPr>
            </w:pPr>
            <w:ins w:id="10639"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640" w:author="Russell Ott" w:date="2022-05-16T11:47:00Z">
                  <w:rPr>
                    <w:rFonts w:ascii="Courier New" w:hAnsi="Courier New"/>
                    <w:color w:val="000000"/>
                    <w:sz w:val="16"/>
                    <w:highlight w:val="white"/>
                  </w:rPr>
                </w:rPrChange>
              </w:rPr>
              <w:t>given&gt;D&lt;/given</w:t>
            </w:r>
            <w:del w:id="10641" w:author="Russell Ott" w:date="2022-05-16T11:47:00Z">
              <w:r w:rsidR="00145288" w:rsidRPr="00D14360">
                <w:rPr>
                  <w:rFonts w:ascii="Courier New" w:eastAsia="Arial" w:hAnsi="Courier New" w:cs="Courier New"/>
                  <w:color w:val="000000"/>
                  <w:sz w:val="16"/>
                  <w:szCs w:val="16"/>
                  <w:highlight w:val="white"/>
                </w:rPr>
                <w:delText>&gt;&lt;</w:delText>
              </w:r>
            </w:del>
            <w:ins w:id="10642" w:author="Russell Ott" w:date="2022-05-16T11:47:00Z">
              <w:r w:rsidRPr="003E0931">
                <w:rPr>
                  <w:rFonts w:ascii="Courier New" w:hAnsi="Courier New" w:cs="Courier New"/>
                  <w:color w:val="000000"/>
                  <w:sz w:val="16"/>
                  <w:szCs w:val="16"/>
                </w:rPr>
                <w:t>&gt;</w:t>
              </w:r>
            </w:ins>
          </w:p>
          <w:p w14:paraId="00716B22" w14:textId="128E2A73" w:rsidR="003E0931" w:rsidRPr="003E0931" w:rsidRDefault="003E0931" w:rsidP="003E0931">
            <w:pPr>
              <w:rPr>
                <w:ins w:id="10643" w:author="Russell Ott" w:date="2022-05-16T11:47:00Z"/>
                <w:rFonts w:ascii="Courier New" w:hAnsi="Courier New" w:cs="Courier New"/>
                <w:color w:val="000000"/>
                <w:sz w:val="16"/>
                <w:szCs w:val="16"/>
              </w:rPr>
            </w:pPr>
            <w:ins w:id="10644"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645" w:author="Russell Ott" w:date="2022-05-16T11:47:00Z">
                  <w:rPr>
                    <w:rFonts w:ascii="Courier New" w:hAnsi="Courier New"/>
                    <w:color w:val="000000"/>
                    <w:sz w:val="16"/>
                    <w:highlight w:val="white"/>
                  </w:rPr>
                </w:rPrChange>
              </w:rPr>
              <w:t>family&gt;Smith&lt;/family</w:t>
            </w:r>
            <w:del w:id="10646" w:author="Russell Ott" w:date="2022-05-16T11:47:00Z">
              <w:r w:rsidR="00145288" w:rsidRPr="00D14360">
                <w:rPr>
                  <w:rFonts w:ascii="Courier New" w:eastAsia="Arial" w:hAnsi="Courier New" w:cs="Courier New"/>
                  <w:color w:val="000000"/>
                  <w:sz w:val="16"/>
                  <w:szCs w:val="16"/>
                  <w:highlight w:val="white"/>
                </w:rPr>
                <w:delText>&gt;,&lt;</w:delText>
              </w:r>
            </w:del>
            <w:ins w:id="10647" w:author="Russell Ott" w:date="2022-05-16T11:47:00Z">
              <w:r w:rsidRPr="003E0931">
                <w:rPr>
                  <w:rFonts w:ascii="Courier New" w:hAnsi="Courier New" w:cs="Courier New"/>
                  <w:color w:val="000000"/>
                  <w:sz w:val="16"/>
                  <w:szCs w:val="16"/>
                </w:rPr>
                <w:t xml:space="preserve">&gt;, </w:t>
              </w:r>
            </w:ins>
          </w:p>
          <w:p w14:paraId="1A27B146" w14:textId="77777777" w:rsidR="003E0931" w:rsidRPr="003E0931" w:rsidRDefault="003E0931" w:rsidP="003E0931">
            <w:pPr>
              <w:rPr>
                <w:ins w:id="10648" w:author="Russell Ott" w:date="2022-05-16T11:47:00Z"/>
                <w:rFonts w:ascii="Courier New" w:hAnsi="Courier New" w:cs="Courier New"/>
                <w:color w:val="000000"/>
                <w:sz w:val="16"/>
                <w:szCs w:val="16"/>
              </w:rPr>
            </w:pPr>
            <w:ins w:id="10649" w:author="Russell Ott" w:date="2022-05-16T11:47: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650" w:author="Russell Ott" w:date="2022-05-16T11:47:00Z">
                  <w:rPr>
                    <w:rFonts w:ascii="Courier New" w:hAnsi="Courier New"/>
                    <w:color w:val="000000"/>
                    <w:sz w:val="16"/>
                    <w:highlight w:val="white"/>
                  </w:rPr>
                </w:rPrChange>
              </w:rPr>
              <w:t>suffix&gt;MD&lt;/suffix&gt;</w:t>
            </w:r>
          </w:p>
          <w:p w14:paraId="7FC88D90" w14:textId="72FF3658" w:rsidR="003E0931" w:rsidRPr="003E0931" w:rsidRDefault="003E0931" w:rsidP="003E0931">
            <w:pPr>
              <w:rPr>
                <w:ins w:id="10651" w:author="Russell Ott" w:date="2022-05-16T11:47:00Z"/>
                <w:rFonts w:ascii="Courier New" w:hAnsi="Courier New" w:cs="Courier New"/>
                <w:color w:val="000000"/>
                <w:sz w:val="16"/>
                <w:szCs w:val="16"/>
              </w:rPr>
            </w:pPr>
            <w:ins w:id="10652"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53" w:author="Russell Ott" w:date="2022-05-16T11:47:00Z">
                  <w:rPr>
                    <w:rFonts w:ascii="Courier New" w:hAnsi="Courier New"/>
                    <w:color w:val="000000"/>
                    <w:sz w:val="16"/>
                    <w:highlight w:val="white"/>
                  </w:rPr>
                </w:rPrChange>
              </w:rPr>
              <w:t xml:space="preserve"> &lt;/name&gt;</w:t>
            </w:r>
            <w:del w:id="10654" w:author="Russell Ott" w:date="2022-05-16T11:47:00Z">
              <w:r w:rsidR="00145288" w:rsidRPr="00D14360">
                <w:rPr>
                  <w:rFonts w:ascii="Courier New" w:eastAsia="Arial" w:hAnsi="Courier New" w:cs="Courier New"/>
                  <w:color w:val="000000"/>
                  <w:sz w:val="16"/>
                  <w:szCs w:val="16"/>
                  <w:highlight w:val="white"/>
                </w:rPr>
                <w:br/>
              </w:r>
            </w:del>
          </w:p>
          <w:p w14:paraId="4BEBCF6D" w14:textId="43D4D37E" w:rsidR="003E0931" w:rsidRPr="003E0931" w:rsidRDefault="003E0931" w:rsidP="003E0931">
            <w:pPr>
              <w:rPr>
                <w:ins w:id="10655" w:author="Russell Ott" w:date="2022-05-16T11:47:00Z"/>
                <w:rFonts w:ascii="Courier New" w:hAnsi="Courier New" w:cs="Courier New"/>
                <w:color w:val="000000"/>
                <w:sz w:val="16"/>
                <w:szCs w:val="16"/>
              </w:rPr>
            </w:pPr>
            <w:ins w:id="10656"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57" w:author="Russell Ott" w:date="2022-05-16T11:47:00Z">
                  <w:rPr>
                    <w:rFonts w:ascii="Courier New" w:hAnsi="Courier New"/>
                    <w:color w:val="000000"/>
                    <w:sz w:val="16"/>
                    <w:highlight w:val="white"/>
                  </w:rPr>
                </w:rPrChange>
              </w:rPr>
              <w:t xml:space="preserve">                      &lt;/assignedPerson&gt;</w:t>
            </w:r>
            <w:del w:id="10658" w:author="Russell Ott" w:date="2022-05-16T11:47:00Z">
              <w:r w:rsidR="00145288" w:rsidRPr="00D14360">
                <w:rPr>
                  <w:rFonts w:ascii="Courier New" w:eastAsia="Arial" w:hAnsi="Courier New" w:cs="Courier New"/>
                  <w:color w:val="000000"/>
                  <w:sz w:val="16"/>
                  <w:szCs w:val="16"/>
                  <w:highlight w:val="white"/>
                </w:rPr>
                <w:br/>
              </w:r>
            </w:del>
          </w:p>
          <w:p w14:paraId="30815F71" w14:textId="56C2569F" w:rsidR="003E0931" w:rsidRPr="003E0931" w:rsidRDefault="003E0931" w:rsidP="003E0931">
            <w:pPr>
              <w:rPr>
                <w:ins w:id="10659" w:author="Russell Ott" w:date="2022-05-16T11:47:00Z"/>
                <w:rFonts w:ascii="Courier New" w:hAnsi="Courier New" w:cs="Courier New"/>
                <w:color w:val="000000"/>
                <w:sz w:val="16"/>
                <w:szCs w:val="16"/>
              </w:rPr>
            </w:pPr>
            <w:ins w:id="10660"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61" w:author="Russell Ott" w:date="2022-05-16T11:47:00Z">
                  <w:rPr>
                    <w:rFonts w:ascii="Courier New" w:hAnsi="Courier New"/>
                    <w:color w:val="000000"/>
                    <w:sz w:val="16"/>
                    <w:highlight w:val="white"/>
                  </w:rPr>
                </w:rPrChange>
              </w:rPr>
              <w:t xml:space="preserve">                    &lt;/assignedEntity&gt;</w:t>
            </w:r>
            <w:del w:id="10662" w:author="Russell Ott" w:date="2022-05-16T11:47:00Z">
              <w:r w:rsidR="00145288" w:rsidRPr="00D14360">
                <w:rPr>
                  <w:rFonts w:ascii="Courier New" w:eastAsia="Arial" w:hAnsi="Courier New" w:cs="Courier New"/>
                  <w:color w:val="000000"/>
                  <w:sz w:val="16"/>
                  <w:szCs w:val="16"/>
                  <w:highlight w:val="white"/>
                </w:rPr>
                <w:br/>
              </w:r>
            </w:del>
          </w:p>
          <w:p w14:paraId="6E373988" w14:textId="78820765" w:rsidR="003E0931" w:rsidRPr="003E0931" w:rsidRDefault="003E0931" w:rsidP="003E0931">
            <w:pPr>
              <w:rPr>
                <w:ins w:id="10663" w:author="Russell Ott" w:date="2022-05-16T11:47:00Z"/>
                <w:rFonts w:ascii="Courier New" w:hAnsi="Courier New" w:cs="Courier New"/>
                <w:color w:val="000000"/>
                <w:sz w:val="16"/>
                <w:szCs w:val="16"/>
              </w:rPr>
            </w:pPr>
            <w:ins w:id="10664" w:author="Russell Ott" w:date="2022-05-16T11:47: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65" w:author="Russell Ott" w:date="2022-05-16T11:47:00Z">
                  <w:rPr>
                    <w:rFonts w:ascii="Courier New" w:hAnsi="Courier New"/>
                    <w:color w:val="000000"/>
                    <w:sz w:val="16"/>
                    <w:highlight w:val="white"/>
                  </w:rPr>
                </w:rPrChange>
              </w:rPr>
              <w:t xml:space="preserve">                  &lt;/performer&gt;</w:t>
            </w:r>
            <w:del w:id="10666" w:author="Russell Ott" w:date="2022-05-16T11:47:00Z">
              <w:r w:rsidR="00145288" w:rsidRPr="00D14360">
                <w:rPr>
                  <w:rFonts w:ascii="Courier New" w:eastAsia="Arial" w:hAnsi="Courier New" w:cs="Courier New"/>
                  <w:color w:val="000000"/>
                  <w:sz w:val="16"/>
                  <w:szCs w:val="16"/>
                  <w:highlight w:val="white"/>
                </w:rPr>
                <w:br/>
              </w:r>
            </w:del>
          </w:p>
          <w:p w14:paraId="57A6FB2F" w14:textId="2F62B4A3" w:rsidR="003E0931" w:rsidRPr="003E0931" w:rsidRDefault="003E0931" w:rsidP="003E0931">
            <w:pPr>
              <w:rPr>
                <w:ins w:id="10667"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668" w:author="Russell Ott" w:date="2022-05-16T11:47:00Z">
                  <w:rPr>
                    <w:rFonts w:ascii="Courier New" w:hAnsi="Courier New"/>
                    <w:color w:val="000000"/>
                    <w:sz w:val="16"/>
                    <w:highlight w:val="white"/>
                  </w:rPr>
                </w:rPrChange>
              </w:rPr>
              <w:t xml:space="preserve">                &lt;/act&gt;</w:t>
            </w:r>
            <w:del w:id="10669"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3BFF1FC1" w14:textId="78B8B04C" w:rsidR="003E0931" w:rsidRPr="003E0931" w:rsidRDefault="003E0931" w:rsidP="003E0931">
            <w:pPr>
              <w:rPr>
                <w:ins w:id="10670"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671" w:author="Russell Ott" w:date="2022-05-16T11:47:00Z">
                  <w:rPr>
                    <w:rFonts w:ascii="Courier New" w:hAnsi="Courier New"/>
                    <w:color w:val="000000"/>
                    <w:sz w:val="16"/>
                    <w:highlight w:val="white"/>
                  </w:rPr>
                </w:rPrChange>
              </w:rPr>
              <w:t xml:space="preserve">            &lt;/component&gt;</w:t>
            </w:r>
            <w:del w:id="10672"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4571F53F" w14:textId="605040B4" w:rsidR="003E0931" w:rsidRPr="003E0931" w:rsidRDefault="003E0931" w:rsidP="003E0931">
            <w:pPr>
              <w:rPr>
                <w:ins w:id="10673"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674" w:author="Russell Ott" w:date="2022-05-16T11:47:00Z">
                  <w:rPr>
                    <w:rFonts w:ascii="Courier New" w:hAnsi="Courier New"/>
                    <w:color w:val="000000"/>
                    <w:sz w:val="16"/>
                    <w:highlight w:val="white"/>
                  </w:rPr>
                </w:rPrChange>
              </w:rPr>
              <w:t xml:space="preserve">        &lt;/organizer&gt;</w:t>
            </w:r>
            <w:del w:id="10675"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3FDA4C53" w14:textId="01CF2537" w:rsidR="003E0931" w:rsidRPr="003E0931" w:rsidRDefault="003E0931" w:rsidP="003E0931">
            <w:pPr>
              <w:rPr>
                <w:ins w:id="10676" w:author="Russell Ott" w:date="2022-05-16T11:47:00Z"/>
                <w:rFonts w:ascii="Courier New" w:eastAsia="Times New Roman" w:hAnsi="Courier New" w:cs="Courier New"/>
                <w:color w:val="000000"/>
                <w:sz w:val="16"/>
                <w:szCs w:val="16"/>
              </w:rPr>
            </w:pPr>
            <w:r w:rsidRPr="003E0931">
              <w:rPr>
                <w:rFonts w:ascii="Courier New" w:hAnsi="Courier New"/>
                <w:color w:val="000000"/>
                <w:sz w:val="16"/>
                <w:rPrChange w:id="10677" w:author="Russell Ott" w:date="2022-05-16T11:47:00Z">
                  <w:rPr>
                    <w:rFonts w:ascii="Courier New" w:hAnsi="Courier New"/>
                    <w:color w:val="000000"/>
                    <w:sz w:val="16"/>
                    <w:highlight w:val="white"/>
                  </w:rPr>
                </w:rPrChange>
              </w:rPr>
              <w:t xml:space="preserve">    &lt;/entry&gt;</w:t>
            </w:r>
            <w:del w:id="10678" w:author="Russell Ott" w:date="2022-05-16T11:47:00Z">
              <w:r w:rsidR="00145288" w:rsidRPr="00D14360">
                <w:rPr>
                  <w:rFonts w:ascii="Courier New" w:eastAsia="Arial" w:hAnsi="Courier New" w:cs="Courier New"/>
                  <w:color w:val="000000"/>
                  <w:sz w:val="16"/>
                  <w:szCs w:val="16"/>
                  <w:highlight w:val="white"/>
                </w:rPr>
                <w:br/>
                <w:delText xml:space="preserve">        </w:delText>
              </w:r>
            </w:del>
          </w:p>
          <w:p w14:paraId="7B1E11D4" w14:textId="34AEEF35" w:rsidR="00637DBE" w:rsidRPr="00D14360" w:rsidRDefault="003E0931" w:rsidP="003E0931">
            <w:pPr>
              <w:rPr>
                <w:rFonts w:ascii="Times New Roman" w:eastAsia="Times New Roman" w:hAnsi="Times New Roman"/>
                <w:color w:val="000000"/>
                <w:sz w:val="24"/>
                <w:szCs w:val="24"/>
              </w:rPr>
            </w:pPr>
            <w:r w:rsidRPr="003E0931">
              <w:rPr>
                <w:rFonts w:ascii="Courier New" w:hAnsi="Courier New"/>
                <w:color w:val="000000"/>
                <w:sz w:val="16"/>
                <w:rPrChange w:id="10679" w:author="Russell Ott" w:date="2022-05-16T11:47:00Z">
                  <w:rPr>
                    <w:rFonts w:ascii="Courier New" w:hAnsi="Courier New"/>
                    <w:color w:val="000000"/>
                    <w:sz w:val="16"/>
                    <w:highlight w:val="white"/>
                  </w:rPr>
                </w:rPrChange>
              </w:rPr>
              <w:t>&lt;/section&gt;</w:t>
            </w:r>
          </w:p>
        </w:tc>
      </w:tr>
    </w:tbl>
    <w:p w14:paraId="2B68E3F9" w14:textId="77777777" w:rsidR="00DD51B1" w:rsidRPr="00C64922" w:rsidRDefault="00DD51B1" w:rsidP="00F10C7C">
      <w:pPr>
        <w:pStyle w:val="Heading3"/>
      </w:pPr>
      <w:bookmarkStart w:id="10680" w:name="_wtbdah2ny6fi" w:colFirst="0" w:colLast="0"/>
      <w:bookmarkStart w:id="10681" w:name="_5hqxaq8gw9l7" w:colFirst="0" w:colLast="0"/>
      <w:bookmarkStart w:id="10682" w:name="_Toc10707515"/>
      <w:bookmarkStart w:id="10683" w:name="_Toc11043641"/>
      <w:bookmarkStart w:id="10684" w:name="_Toc11045628"/>
      <w:bookmarkStart w:id="10685" w:name="_Toc11391298"/>
      <w:bookmarkStart w:id="10686" w:name="_Toc103262700"/>
      <w:bookmarkStart w:id="10687" w:name="_Toc22823445"/>
      <w:bookmarkEnd w:id="10680"/>
      <w:bookmarkEnd w:id="10681"/>
      <w:r w:rsidRPr="00C64922">
        <w:t>Encounter</w:t>
      </w:r>
      <w:bookmarkEnd w:id="10682"/>
      <w:bookmarkEnd w:id="10683"/>
      <w:bookmarkEnd w:id="10684"/>
      <w:bookmarkEnd w:id="10685"/>
      <w:bookmarkEnd w:id="10686"/>
      <w:bookmarkEnd w:id="10687"/>
    </w:p>
    <w:p w14:paraId="71FE89FE" w14:textId="77777777" w:rsidR="00DD51B1" w:rsidRPr="00D14360" w:rsidRDefault="00DD51B1" w:rsidP="00B505D2">
      <w:pPr>
        <w:spacing w:after="120"/>
        <w:rPr>
          <w:rFonts w:ascii="Times New Roman" w:eastAsia="Calibri" w:hAnsi="Times New Roman"/>
          <w:sz w:val="24"/>
          <w:szCs w:val="24"/>
          <w:rPrChange w:id="10688" w:author="Russell Ott" w:date="2022-05-16T11:47:00Z">
            <w:rPr>
              <w:rFonts w:ascii="Calibri" w:eastAsia="Calibri" w:hAnsi="Calibri"/>
            </w:rPr>
          </w:rPrChange>
        </w:rPr>
      </w:pPr>
      <w:r w:rsidRPr="00D14360">
        <w:rPr>
          <w:rPrChange w:id="10689" w:author="Russell Ott" w:date="2022-05-16T11:47:00Z">
            <w:rPr>
              <w:rFonts w:ascii="Calibri" w:eastAsia="Calibri" w:hAnsi="Calibri"/>
            </w:rPr>
          </w:rPrChange>
        </w:rPr>
        <w:t xml:space="preserve">The Encounters Section includes relevant and pertinent encounters which have </w:t>
      </w:r>
      <w:r w:rsidRPr="00D14360">
        <w:rPr>
          <w:rPrChange w:id="10690" w:author="Russell Ott" w:date="2022-05-16T11:47:00Z">
            <w:rPr>
              <w:rFonts w:ascii="Calibri" w:eastAsia="Calibri" w:hAnsi="Calibri"/>
            </w:rPr>
          </w:rPrChange>
        </w:rPr>
        <w:t>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3A3D50">
        <w:trPr>
          <w:trHeight w:val="576"/>
        </w:trPr>
        <w:tc>
          <w:tcPr>
            <w:tcW w:w="683" w:type="dxa"/>
            <w:tcBorders>
              <w:right w:val="nil"/>
            </w:tcBorders>
            <w:shd w:val="clear" w:color="auto" w:fill="C6D9F1"/>
          </w:tcPr>
          <w:p w14:paraId="4D00BA80" w14:textId="02D37112" w:rsidR="00643101" w:rsidRPr="00C64922" w:rsidRDefault="00634398" w:rsidP="00900EAD">
            <w:pPr>
              <w:pStyle w:val="BodyText"/>
              <w:rPr>
                <w:noProof/>
              </w:rPr>
            </w:pPr>
            <w:del w:id="10691" w:author="Russell Ott" w:date="2022-05-16T11:47:00Z">
              <w:r>
                <w:rPr>
                  <w:noProof/>
                </w:rPr>
                <w:drawing>
                  <wp:anchor distT="0" distB="0" distL="114300" distR="114300" simplePos="0" relativeHeight="251924480" behindDoc="0" locked="0" layoutInCell="1" allowOverlap="1" wp14:anchorId="04A57AF7" wp14:editId="5B6AFB6A">
                    <wp:simplePos x="0" y="0"/>
                    <wp:positionH relativeFrom="column">
                      <wp:posOffset>12700</wp:posOffset>
                    </wp:positionH>
                    <wp:positionV relativeFrom="paragraph">
                      <wp:posOffset>116205</wp:posOffset>
                    </wp:positionV>
                    <wp:extent cx="323215" cy="323215"/>
                    <wp:effectExtent l="0" t="0" r="0" b="0"/>
                    <wp:wrapNone/>
                    <wp:docPr id="310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0692" w:author="Russell Ott" w:date="2022-05-16T11:47:00Z">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PrChange w:id="10693" w:author="Russell Ott" w:date="2022-05-16T11:47:00Z">
            <w:rPr>
              <w:rFonts w:ascii="Calibri" w:eastAsia="Calibri" w:hAnsi="Calibri"/>
            </w:rPr>
          </w:rPrChange>
        </w:rPr>
      </w:pPr>
    </w:p>
    <w:p w14:paraId="614420BD" w14:textId="77777777" w:rsidR="00504F98" w:rsidRPr="00D14360" w:rsidRDefault="00DD51B1" w:rsidP="00B505D2">
      <w:pPr>
        <w:spacing w:after="120"/>
        <w:rPr>
          <w:rFonts w:ascii="Times New Roman" w:eastAsia="Calibri" w:hAnsi="Times New Roman"/>
          <w:sz w:val="24"/>
          <w:szCs w:val="24"/>
          <w:rPrChange w:id="10694" w:author="Russell Ott" w:date="2022-05-16T11:47:00Z">
            <w:rPr>
              <w:rFonts w:ascii="Calibri" w:eastAsia="Calibri" w:hAnsi="Calibri"/>
            </w:rPr>
          </w:rPrChange>
        </w:rPr>
      </w:pPr>
      <w:r w:rsidRPr="00D14360">
        <w:rPr>
          <w:rPrChange w:id="10695" w:author="Russell Ott" w:date="2022-05-16T11:47:00Z">
            <w:rPr>
              <w:rFonts w:ascii="Calibri" w:eastAsia="Calibri" w:hAnsi="Calibri"/>
            </w:rPr>
          </w:rPrChange>
        </w:rPr>
        <w:t xml:space="preserve">The Encounter Activity entry with an ID matching the encompassingEncounter header element represents the primary encounter </w:t>
      </w:r>
      <w:r w:rsidRPr="00D14360">
        <w:rPr>
          <w:rPrChange w:id="10696" w:author="Russell Ott" w:date="2022-05-16T11:47:00Z">
            <w:rPr>
              <w:rFonts w:ascii="Calibri" w:eastAsia="Calibri" w:hAnsi="Calibri"/>
            </w:rPr>
          </w:rPrChange>
        </w:rPr>
        <w:t>being documented.</w:t>
      </w:r>
    </w:p>
    <w:p w14:paraId="0DA8CFF3" w14:textId="1EDFF5AF" w:rsidR="00DD51B1" w:rsidRPr="00D14360" w:rsidRDefault="00504F98" w:rsidP="00B505D2">
      <w:pPr>
        <w:spacing w:after="120"/>
        <w:rPr>
          <w:rFonts w:ascii="Times New Roman" w:eastAsia="Calibri" w:hAnsi="Times New Roman"/>
          <w:sz w:val="24"/>
          <w:szCs w:val="24"/>
          <w:rPrChange w:id="10697" w:author="Russell Ott" w:date="2022-05-16T11:47:00Z">
            <w:rPr>
              <w:rFonts w:ascii="Calibri" w:eastAsia="Calibri" w:hAnsi="Calibri"/>
            </w:rPr>
          </w:rPrChange>
        </w:rPr>
      </w:pPr>
      <w:r w:rsidRPr="00D14360">
        <w:rPr>
          <w:b/>
          <w:rPrChange w:id="10698" w:author="Russell Ott" w:date="2022-05-16T11:47:00Z">
            <w:rPr>
              <w:rFonts w:ascii="Calibri" w:eastAsia="Calibri" w:hAnsi="Calibri"/>
              <w:b/>
            </w:rPr>
          </w:rPrChange>
        </w:rPr>
        <w:t>Reference:</w:t>
      </w:r>
      <w:r w:rsidR="00E84852" w:rsidRPr="00D14360">
        <w:rPr>
          <w:rPrChange w:id="10699" w:author="Russell Ott" w:date="2022-05-16T11:47:00Z">
            <w:rPr>
              <w:rFonts w:ascii="Calibri" w:eastAsia="Calibri" w:hAnsi="Calibri"/>
            </w:rPr>
          </w:rPrChange>
        </w:rPr>
        <w:t xml:space="preserve"> </w:t>
      </w:r>
      <w:r w:rsidR="00294353" w:rsidRPr="007770C6">
        <w:rPr>
          <w:color w:val="0000FF"/>
          <w:u w:val="single"/>
          <w:rPrChange w:id="10700" w:author="Russell Ott" w:date="2022-05-16T11:47:00Z">
            <w:rPr>
              <w:rFonts w:ascii="Calibri" w:eastAsia="Calibri" w:hAnsi="Calibri"/>
            </w:rPr>
          </w:rPrChange>
        </w:rPr>
        <w:fldChar w:fldCharType="begin"/>
      </w:r>
      <w:r w:rsidR="00294353" w:rsidRPr="007770C6">
        <w:rPr>
          <w:color w:val="0000FF"/>
          <w:u w:val="single"/>
          <w:rPrChange w:id="10701" w:author="Russell Ott" w:date="2022-05-16T11:47:00Z">
            <w:rPr>
              <w:rFonts w:ascii="Calibri" w:eastAsia="Calibri" w:hAnsi="Calibri"/>
            </w:rPr>
          </w:rPrChange>
        </w:rPr>
        <w:instrText xml:space="preserve"> REF _Ref21896240 \r \h  \* MERGEFORMAT </w:instrText>
      </w:r>
      <w:r w:rsidR="00294353" w:rsidRPr="007770C6">
        <w:rPr>
          <w:rFonts w:eastAsia="Calibri"/>
          <w:color w:val="0000FF"/>
          <w:u w:val="single"/>
          <w:rPrChange w:id="10702" w:author="Russell Ott" w:date="2022-05-16T11:47:00Z">
            <w:rPr>
              <w:rFonts w:ascii="Calibri" w:eastAsia="Calibri" w:hAnsi="Calibri"/>
            </w:rPr>
          </w:rPrChange>
        </w:rPr>
      </w:r>
      <w:r w:rsidR="00294353" w:rsidRPr="007770C6">
        <w:rPr>
          <w:color w:val="0000FF"/>
          <w:u w:val="single"/>
          <w:rPrChange w:id="10703" w:author="Russell Ott" w:date="2022-05-16T11:47:00Z">
            <w:rPr>
              <w:rFonts w:ascii="Calibri" w:eastAsia="Calibri" w:hAnsi="Calibri"/>
            </w:rPr>
          </w:rPrChange>
        </w:rPr>
        <w:fldChar w:fldCharType="separate"/>
      </w:r>
      <w:r w:rsidR="00F10C7C">
        <w:rPr>
          <w:color w:val="0000FF"/>
          <w:u w:val="single"/>
          <w:rPrChange w:id="10704" w:author="Russell Ott" w:date="2022-05-16T11:47:00Z">
            <w:rPr>
              <w:rFonts w:ascii="Calibri" w:eastAsia="Calibri" w:hAnsi="Calibri"/>
            </w:rPr>
          </w:rPrChange>
        </w:rPr>
        <w:t>3.2.4</w:t>
      </w:r>
      <w:r w:rsidR="00294353" w:rsidRPr="007770C6">
        <w:rPr>
          <w:rFonts w:eastAsia="Calibri"/>
          <w:color w:val="0000FF"/>
          <w:u w:val="single"/>
          <w:rPrChange w:id="10705" w:author="Russell Ott" w:date="2022-05-16T11:47:00Z">
            <w:rPr>
              <w:rFonts w:ascii="Calibri" w:eastAsia="Calibri" w:hAnsi="Calibri"/>
            </w:rPr>
          </w:rPrChange>
        </w:rPr>
        <w:fldChar w:fldCharType="end"/>
      </w:r>
      <w:r w:rsidR="00294353" w:rsidRPr="007770C6">
        <w:rPr>
          <w:color w:val="0000FF"/>
          <w:u w:val="single"/>
          <w:rPrChange w:id="10706" w:author="Russell Ott" w:date="2022-05-16T11:47:00Z">
            <w:rPr>
              <w:rFonts w:ascii="Calibri" w:eastAsia="Calibri" w:hAnsi="Calibri"/>
            </w:rPr>
          </w:rPrChange>
        </w:rPr>
        <w:t xml:space="preserve"> </w:t>
      </w:r>
      <w:r w:rsidR="00294353" w:rsidRPr="007770C6">
        <w:rPr>
          <w:color w:val="0000FF"/>
          <w:u w:val="single"/>
          <w:rPrChange w:id="10707" w:author="Russell Ott" w:date="2022-05-16T11:47:00Z">
            <w:rPr>
              <w:rFonts w:ascii="Calibri" w:eastAsia="Calibri" w:hAnsi="Calibri"/>
            </w:rPr>
          </w:rPrChange>
        </w:rPr>
        <w:fldChar w:fldCharType="begin"/>
      </w:r>
      <w:r w:rsidR="00294353" w:rsidRPr="007770C6">
        <w:rPr>
          <w:color w:val="0000FF"/>
          <w:u w:val="single"/>
          <w:rPrChange w:id="10708" w:author="Russell Ott" w:date="2022-05-16T11:47:00Z">
            <w:rPr>
              <w:rFonts w:ascii="Calibri" w:eastAsia="Calibri" w:hAnsi="Calibri"/>
            </w:rPr>
          </w:rPrChange>
        </w:rPr>
        <w:instrText xml:space="preserve"> REF _Ref21896245 \h  \* MERGEFORMAT </w:instrText>
      </w:r>
      <w:r w:rsidR="00294353" w:rsidRPr="007770C6">
        <w:rPr>
          <w:rFonts w:eastAsia="Calibri"/>
          <w:color w:val="0000FF"/>
          <w:u w:val="single"/>
          <w:rPrChange w:id="10709" w:author="Russell Ott" w:date="2022-05-16T11:47:00Z">
            <w:rPr>
              <w:rFonts w:ascii="Calibri" w:eastAsia="Calibri" w:hAnsi="Calibri"/>
            </w:rPr>
          </w:rPrChange>
        </w:rPr>
      </w:r>
      <w:r w:rsidR="00294353" w:rsidRPr="007770C6">
        <w:rPr>
          <w:color w:val="0000FF"/>
          <w:u w:val="single"/>
          <w:rPrChange w:id="10710" w:author="Russell Ott" w:date="2022-05-16T11:47:00Z">
            <w:rPr>
              <w:rFonts w:ascii="Calibri" w:eastAsia="Calibri" w:hAnsi="Calibri"/>
            </w:rPr>
          </w:rPrChange>
        </w:rPr>
        <w:fldChar w:fldCharType="separate"/>
      </w:r>
      <w:r w:rsidR="00F10C7C" w:rsidRPr="00F10C7C">
        <w:rPr>
          <w:color w:val="0000FF"/>
          <w:u w:val="single"/>
          <w:rPrChange w:id="10711" w:author="Russell Ott" w:date="2022-05-16T11:47:00Z">
            <w:rPr>
              <w:rFonts w:ascii="Calibri" w:hAnsi="Calibri"/>
            </w:rPr>
          </w:rPrChange>
        </w:rPr>
        <w:t>Care Team Members</w:t>
      </w:r>
      <w:r w:rsidR="00294353" w:rsidRPr="007770C6">
        <w:rPr>
          <w:rFonts w:eastAsia="Calibri"/>
          <w:color w:val="0000FF"/>
          <w:u w:val="single"/>
          <w:rPrChange w:id="10712" w:author="Russell Ott" w:date="2022-05-16T11:47:00Z">
            <w:rPr>
              <w:rFonts w:ascii="Calibri" w:eastAsia="Calibri" w:hAnsi="Calibri"/>
            </w:rPr>
          </w:rPrChange>
        </w:rPr>
        <w:fldChar w:fldCharType="end"/>
      </w:r>
    </w:p>
    <w:p w14:paraId="203E563A" w14:textId="77777777" w:rsidR="00DD51B1" w:rsidRPr="00D14360" w:rsidRDefault="00DD51B1" w:rsidP="00B505D2">
      <w:pPr>
        <w:spacing w:after="120"/>
        <w:rPr>
          <w:rFonts w:ascii="Times New Roman" w:eastAsia="Calibri" w:hAnsi="Times New Roman"/>
          <w:sz w:val="24"/>
          <w:szCs w:val="24"/>
          <w:rPrChange w:id="10713" w:author="Russell Ott" w:date="2022-05-16T11:47:00Z">
            <w:rPr>
              <w:rFonts w:ascii="Calibri" w:eastAsia="Calibri" w:hAnsi="Calibri"/>
            </w:rPr>
          </w:rPrChange>
        </w:rPr>
      </w:pPr>
      <w:r w:rsidRPr="00D14360">
        <w:rPr>
          <w:rPrChange w:id="10714" w:author="Russell Ott" w:date="2022-05-16T11:47:00Z">
            <w:rPr>
              <w:rFonts w:ascii="Calibri" w:eastAsia="Calibri" w:hAnsi="Calibri"/>
            </w:rPr>
          </w:rPrChange>
        </w:rPr>
        <w:t>The Encounter Diagnosis is always represented as an entryRelationship to an Encounter Activity, even when the document is about a single encounter. Historical encounters would each be documented as an Encounter Activity and information about that e</w:t>
      </w:r>
      <w:r w:rsidRPr="00D14360">
        <w:rPr>
          <w:rPrChange w:id="10715" w:author="Russell Ott" w:date="2022-05-16T11:47:00Z">
            <w:rPr>
              <w:rFonts w:ascii="Calibri" w:eastAsia="Calibri" w:hAnsi="Calibri"/>
            </w:rPr>
          </w:rPrChange>
        </w:rPr>
        <w:t>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ascii="Times New Roman" w:eastAsia="Calibri" w:hAnsi="Times New Roman"/>
          <w:sz w:val="24"/>
          <w:szCs w:val="24"/>
          <w:rPrChange w:id="10716" w:author="Russell Ott" w:date="2022-05-16T11:47:00Z">
            <w:rPr>
              <w:rFonts w:ascii="Calibri" w:eastAsia="Calibri" w:hAnsi="Calibri"/>
            </w:rPr>
          </w:rPrChange>
        </w:rPr>
      </w:pPr>
      <w:r w:rsidRPr="00D14360">
        <w:rPr>
          <w:rPrChange w:id="10717" w:author="Russell Ott" w:date="2022-05-16T11:47:00Z">
            <w:rPr>
              <w:rFonts w:ascii="Calibri" w:eastAsia="Calibri" w:hAnsi="Calibri"/>
            </w:rPr>
          </w:rPrChange>
        </w:rPr>
        <w:t xml:space="preserve">A new entry template has been defined for recording clinical notes. It is called the Note Activity entry.  To provide a note on the Encounter, the entryRelationship should link to this new Note Activity entry template.  </w:t>
      </w:r>
    </w:p>
    <w:p w14:paraId="1F73A36E" w14:textId="74E90DFE" w:rsidR="00DD51B1" w:rsidRPr="00D14360" w:rsidRDefault="00504F98" w:rsidP="00B505D2">
      <w:pPr>
        <w:spacing w:after="120"/>
        <w:rPr>
          <w:rFonts w:ascii="Times New Roman" w:eastAsia="Calibri" w:hAnsi="Times New Roman"/>
          <w:sz w:val="24"/>
          <w:szCs w:val="24"/>
          <w:rPrChange w:id="10718" w:author="Russell Ott" w:date="2022-05-16T11:47:00Z">
            <w:rPr>
              <w:rFonts w:ascii="Calibri" w:eastAsia="Calibri" w:hAnsi="Calibri"/>
            </w:rPr>
          </w:rPrChange>
        </w:rPr>
      </w:pPr>
      <w:r w:rsidRPr="00D14360">
        <w:rPr>
          <w:b/>
          <w:rPrChange w:id="10719" w:author="Russell Ott" w:date="2022-05-16T11:47:00Z">
            <w:rPr>
              <w:rFonts w:ascii="Calibri" w:eastAsia="Calibri" w:hAnsi="Calibri"/>
              <w:b/>
            </w:rPr>
          </w:rPrChange>
        </w:rPr>
        <w:t>Reference:</w:t>
      </w:r>
      <w:r w:rsidRPr="00D14360">
        <w:rPr>
          <w:rPrChange w:id="10720" w:author="Russell Ott" w:date="2022-05-16T11:47:00Z">
            <w:rPr>
              <w:rFonts w:ascii="Calibri" w:eastAsia="Calibri" w:hAnsi="Calibri"/>
            </w:rPr>
          </w:rPrChange>
        </w:rPr>
        <w:t xml:space="preserve"> </w:t>
      </w:r>
      <w:r w:rsidR="00294353" w:rsidRPr="007770C6">
        <w:rPr>
          <w:color w:val="0000FF"/>
          <w:u w:val="single"/>
          <w:rPrChange w:id="10721" w:author="Russell Ott" w:date="2022-05-16T11:47:00Z">
            <w:rPr>
              <w:rFonts w:ascii="Calibri" w:eastAsia="Calibri" w:hAnsi="Calibri"/>
            </w:rPr>
          </w:rPrChange>
        </w:rPr>
        <w:fldChar w:fldCharType="begin"/>
      </w:r>
      <w:r w:rsidR="00294353" w:rsidRPr="007770C6">
        <w:rPr>
          <w:color w:val="0000FF"/>
          <w:u w:val="single"/>
          <w:rPrChange w:id="10722" w:author="Russell Ott" w:date="2022-05-16T11:47:00Z">
            <w:rPr>
              <w:rFonts w:ascii="Calibri" w:eastAsia="Calibri" w:hAnsi="Calibri"/>
            </w:rPr>
          </w:rPrChange>
        </w:rPr>
        <w:instrText xml:space="preserve"> REF _Ref21896281 \r \h </w:instrText>
      </w:r>
      <w:r w:rsidR="00294353" w:rsidRPr="007770C6">
        <w:rPr>
          <w:rFonts w:eastAsia="Calibri"/>
          <w:color w:val="0000FF"/>
          <w:u w:val="single"/>
          <w:rPrChange w:id="10723" w:author="Russell Ott" w:date="2022-05-16T11:47:00Z">
            <w:rPr>
              <w:rFonts w:ascii="Calibri" w:eastAsia="Calibri" w:hAnsi="Calibri"/>
            </w:rPr>
          </w:rPrChange>
        </w:rPr>
        <w:instrText xml:space="preserve"> \* MERGEFORMAT </w:instrText>
      </w:r>
      <w:r w:rsidR="00294353" w:rsidRPr="007770C6">
        <w:rPr>
          <w:rFonts w:eastAsia="Calibri"/>
          <w:color w:val="0000FF"/>
          <w:u w:val="single"/>
          <w:rPrChange w:id="10724" w:author="Russell Ott" w:date="2022-05-16T11:47:00Z">
            <w:rPr>
              <w:rFonts w:ascii="Calibri" w:eastAsia="Calibri" w:hAnsi="Calibri"/>
            </w:rPr>
          </w:rPrChange>
        </w:rPr>
      </w:r>
      <w:r w:rsidR="00294353" w:rsidRPr="007770C6">
        <w:rPr>
          <w:color w:val="0000FF"/>
          <w:u w:val="single"/>
          <w:rPrChange w:id="10725" w:author="Russell Ott" w:date="2022-05-16T11:47:00Z">
            <w:rPr>
              <w:rFonts w:ascii="Calibri" w:eastAsia="Calibri" w:hAnsi="Calibri"/>
            </w:rPr>
          </w:rPrChange>
        </w:rPr>
        <w:fldChar w:fldCharType="separate"/>
      </w:r>
      <w:r w:rsidR="00F10C7C">
        <w:rPr>
          <w:color w:val="0000FF"/>
          <w:u w:val="single"/>
          <w:rPrChange w:id="10726" w:author="Russell Ott" w:date="2022-05-16T11:47:00Z">
            <w:rPr>
              <w:rFonts w:ascii="Calibri" w:eastAsia="Calibri" w:hAnsi="Calibri"/>
            </w:rPr>
          </w:rPrChange>
        </w:rPr>
        <w:t>4.5</w:t>
      </w:r>
      <w:r w:rsidR="00294353" w:rsidRPr="007770C6">
        <w:rPr>
          <w:rFonts w:eastAsia="Calibri"/>
          <w:color w:val="0000FF"/>
          <w:u w:val="single"/>
          <w:rPrChange w:id="10727" w:author="Russell Ott" w:date="2022-05-16T11:47:00Z">
            <w:rPr>
              <w:rFonts w:ascii="Calibri" w:eastAsia="Calibri" w:hAnsi="Calibri"/>
            </w:rPr>
          </w:rPrChange>
        </w:rPr>
        <w:fldChar w:fldCharType="end"/>
      </w:r>
      <w:r w:rsidR="00294353" w:rsidRPr="007770C6">
        <w:rPr>
          <w:color w:val="0000FF"/>
          <w:u w:val="single"/>
          <w:rPrChange w:id="10728" w:author="Russell Ott" w:date="2022-05-16T11:47:00Z">
            <w:rPr>
              <w:rFonts w:ascii="Calibri" w:eastAsia="Calibri" w:hAnsi="Calibri"/>
            </w:rPr>
          </w:rPrChange>
        </w:rPr>
        <w:t xml:space="preserve"> </w:t>
      </w:r>
      <w:r w:rsidR="00294353" w:rsidRPr="007770C6">
        <w:rPr>
          <w:color w:val="0000FF"/>
          <w:u w:val="single"/>
          <w:rPrChange w:id="10729" w:author="Russell Ott" w:date="2022-05-16T11:47:00Z">
            <w:rPr>
              <w:rFonts w:ascii="Calibri" w:eastAsia="Calibri" w:hAnsi="Calibri"/>
            </w:rPr>
          </w:rPrChange>
        </w:rPr>
        <w:fldChar w:fldCharType="begin"/>
      </w:r>
      <w:r w:rsidR="00294353" w:rsidRPr="007770C6">
        <w:rPr>
          <w:color w:val="0000FF"/>
          <w:u w:val="single"/>
          <w:rPrChange w:id="10730" w:author="Russell Ott" w:date="2022-05-16T11:47:00Z">
            <w:rPr>
              <w:rFonts w:ascii="Calibri" w:eastAsia="Calibri" w:hAnsi="Calibri"/>
            </w:rPr>
          </w:rPrChange>
        </w:rPr>
        <w:instrText xml:space="preserve"> REF _Ref21896290 \h  \* MERGEFORMAT </w:instrText>
      </w:r>
      <w:r w:rsidR="00294353" w:rsidRPr="007770C6">
        <w:rPr>
          <w:rFonts w:eastAsia="Calibri"/>
          <w:color w:val="0000FF"/>
          <w:u w:val="single"/>
          <w:rPrChange w:id="10731" w:author="Russell Ott" w:date="2022-05-16T11:47:00Z">
            <w:rPr>
              <w:rFonts w:ascii="Calibri" w:eastAsia="Calibri" w:hAnsi="Calibri"/>
            </w:rPr>
          </w:rPrChange>
        </w:rPr>
      </w:r>
      <w:r w:rsidR="00294353" w:rsidRPr="007770C6">
        <w:rPr>
          <w:color w:val="0000FF"/>
          <w:u w:val="single"/>
          <w:rPrChange w:id="10732" w:author="Russell Ott" w:date="2022-05-16T11:47:00Z">
            <w:rPr>
              <w:rFonts w:ascii="Calibri" w:eastAsia="Calibri" w:hAnsi="Calibri"/>
            </w:rPr>
          </w:rPrChange>
        </w:rPr>
        <w:fldChar w:fldCharType="separate"/>
      </w:r>
      <w:r w:rsidR="00F10C7C" w:rsidRPr="00F10C7C">
        <w:rPr>
          <w:color w:val="0000FF"/>
          <w:u w:val="single"/>
          <w:rPrChange w:id="10733" w:author="Russell Ott" w:date="2022-05-16T11:47:00Z">
            <w:rPr>
              <w:rFonts w:ascii="Calibri" w:hAnsi="Calibri"/>
            </w:rPr>
          </w:rPrChange>
        </w:rPr>
        <w:t>New and Additional C-CDA Section Templates (Defined in this Companion Guide)</w:t>
      </w:r>
      <w:r w:rsidR="00294353" w:rsidRPr="007770C6">
        <w:rPr>
          <w:rFonts w:eastAsia="Calibri"/>
          <w:color w:val="0000FF"/>
          <w:u w:val="single"/>
          <w:rPrChange w:id="10734" w:author="Russell Ott" w:date="2022-05-16T11:47:00Z">
            <w:rPr>
              <w:rFonts w:ascii="Calibri" w:eastAsia="Calibri" w:hAnsi="Calibri"/>
            </w:rPr>
          </w:rPrChange>
        </w:rPr>
        <w:fldChar w:fldCharType="end"/>
      </w:r>
      <w:r w:rsidR="00294353" w:rsidRPr="00AD08FB">
        <w:rPr>
          <w:rPrChange w:id="10735" w:author="Russell Ott" w:date="2022-05-16T11:47:00Z">
            <w:rPr>
              <w:rFonts w:ascii="Calibri" w:eastAsia="Calibri" w:hAnsi="Calibri"/>
            </w:rPr>
          </w:rPrChange>
        </w:rPr>
        <w:t>,</w:t>
      </w:r>
      <w:r w:rsidR="00086428" w:rsidRPr="00AD08FB">
        <w:rPr>
          <w:rPrChange w:id="10736" w:author="Russell Ott" w:date="2022-05-16T11:47:00Z">
            <w:rPr>
              <w:rFonts w:ascii="Calibri" w:eastAsia="Calibri" w:hAnsi="Calibri"/>
            </w:rPr>
          </w:rPrChange>
        </w:rPr>
        <w:t xml:space="preserve"> </w:t>
      </w:r>
      <w:r w:rsidR="00DD51B1" w:rsidRPr="00AD08FB">
        <w:rPr>
          <w:rPrChange w:id="10737" w:author="Russell Ott" w:date="2022-05-16T11:47:00Z">
            <w:rPr>
              <w:rFonts w:ascii="Calibri" w:eastAsia="Calibri" w:hAnsi="Calibri"/>
            </w:rPr>
          </w:rPrChange>
        </w:rPr>
        <w:t>Appendix A.</w:t>
      </w:r>
      <w:r w:rsidR="009E2897" w:rsidRPr="00AD08FB">
        <w:rPr>
          <w:rFonts w:eastAsia="Calibri"/>
          <w:rPrChange w:id="10738" w:author="Russell Ott" w:date="2022-05-16T11:47:00Z">
            <w:rPr>
              <w:rFonts w:ascii="Calibri" w:eastAsia="Calibri" w:hAnsi="Calibri"/>
            </w:rPr>
          </w:rPrChange>
        </w:rPr>
        <w:t>1.2</w:t>
      </w:r>
      <w:r w:rsidR="00086428" w:rsidRPr="00D14360">
        <w:rPr>
          <w:rFonts w:eastAsia="Calibri"/>
          <w:rPrChange w:id="10739" w:author="Russell Ott" w:date="2022-05-16T11:47:00Z">
            <w:rPr>
              <w:rFonts w:ascii="Calibri" w:eastAsia="Calibri" w:hAnsi="Calibri"/>
            </w:rPr>
          </w:rPrChange>
        </w:rPr>
        <w:t xml:space="preserve">  </w:t>
      </w:r>
    </w:p>
    <w:p w14:paraId="3251762C" w14:textId="77777777" w:rsidR="00DD51B1" w:rsidRDefault="00DD51B1" w:rsidP="002E634A">
      <w:pPr>
        <w:pStyle w:val="Heading4"/>
      </w:pPr>
      <w:bookmarkStart w:id="10740" w:name="_v1dwgtl7veqd" w:colFirst="0" w:colLast="0"/>
      <w:bookmarkStart w:id="10741" w:name="_Toc11043642"/>
      <w:bookmarkEnd w:id="10740"/>
      <w:r w:rsidRPr="00C64922">
        <w:t>Encounter Activity</w:t>
      </w:r>
      <w:bookmarkEnd w:id="10741"/>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742"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743">
          <w:tblGrid>
            <w:gridCol w:w="2312"/>
            <w:gridCol w:w="6930"/>
          </w:tblGrid>
        </w:tblGridChange>
      </w:tblGrid>
      <w:tr w:rsidR="00705509" w:rsidRPr="00C64922" w14:paraId="6AF38B7E" w14:textId="77777777" w:rsidTr="00F75DF2">
        <w:trPr>
          <w:cantSplit/>
          <w:tblHeader/>
          <w:trPrChange w:id="10744" w:author="Russell Ott" w:date="2022-05-16T11:47:00Z">
            <w:trPr>
              <w:cantSplit/>
              <w:tblHeader/>
            </w:trPr>
          </w:trPrChange>
        </w:trPr>
        <w:tc>
          <w:tcPr>
            <w:tcW w:w="2312" w:type="dxa"/>
            <w:tcBorders>
              <w:bottom w:val="nil"/>
              <w:right w:val="nil"/>
            </w:tcBorders>
            <w:shd w:val="clear" w:color="auto" w:fill="4F81BD"/>
            <w:tcPrChange w:id="10745" w:author="Russell Ott" w:date="2022-05-16T11:47:00Z">
              <w:tcPr>
                <w:tcW w:w="2335" w:type="dxa"/>
                <w:tcBorders>
                  <w:bottom w:val="nil"/>
                  <w:right w:val="nil"/>
                </w:tcBorders>
                <w:shd w:val="clear" w:color="auto" w:fill="4F81BD"/>
              </w:tcPr>
            </w:tcPrChange>
          </w:tcPr>
          <w:p w14:paraId="7A2F4D33" w14:textId="77777777" w:rsidR="00705509" w:rsidRPr="00D14360" w:rsidRDefault="00705509" w:rsidP="00705509">
            <w:pPr>
              <w:rPr>
                <w:b/>
                <w:color w:val="FFFFFF"/>
                <w:rPrChange w:id="10746" w:author="Russell Ott" w:date="2022-05-16T11:47:00Z">
                  <w:rPr>
                    <w:rFonts w:ascii="Calibri" w:hAnsi="Calibri"/>
                    <w:b/>
                    <w:color w:val="FFFFFF"/>
                  </w:rPr>
                </w:rPrChange>
              </w:rPr>
            </w:pPr>
            <w:r w:rsidRPr="00D14360">
              <w:rPr>
                <w:b/>
                <w:color w:val="FFFFFF"/>
                <w:rPrChange w:id="10747" w:author="Russell Ott" w:date="2022-05-16T11:47:00Z">
                  <w:rPr>
                    <w:rFonts w:ascii="Calibri" w:hAnsi="Calibri"/>
                    <w:b/>
                    <w:color w:val="FFFFFF"/>
                  </w:rPr>
                </w:rPrChange>
              </w:rPr>
              <w:t>Entry Template</w:t>
            </w:r>
          </w:p>
        </w:tc>
        <w:tc>
          <w:tcPr>
            <w:tcW w:w="6930" w:type="dxa"/>
            <w:shd w:val="clear" w:color="auto" w:fill="4F81BD"/>
            <w:tcPrChange w:id="10748" w:author="Russell Ott" w:date="2022-05-16T11:47:00Z">
              <w:tcPr>
                <w:tcW w:w="7015" w:type="dxa"/>
                <w:shd w:val="clear" w:color="auto" w:fill="4F81BD"/>
              </w:tcPr>
            </w:tcPrChange>
          </w:tcPr>
          <w:p w14:paraId="03B187DB" w14:textId="77777777" w:rsidR="00705509" w:rsidRPr="00D14360" w:rsidRDefault="00705509" w:rsidP="00705509">
            <w:pPr>
              <w:rPr>
                <w:rFonts w:ascii="Times New Roman" w:eastAsia="Times New Roman" w:hAnsi="Times New Roman"/>
                <w:b/>
                <w:color w:val="FFFFFF"/>
                <w:sz w:val="24"/>
                <w:szCs w:val="24"/>
                <w:rPrChange w:id="10749" w:author="Russell Ott" w:date="2022-05-16T11:47:00Z">
                  <w:rPr>
                    <w:rFonts w:ascii="Calibri" w:hAnsi="Calibri"/>
                    <w:b/>
                    <w:color w:val="FFFFFF"/>
                  </w:rPr>
                </w:rPrChange>
              </w:rPr>
            </w:pPr>
            <w:r w:rsidRPr="00D14360">
              <w:rPr>
                <w:b/>
                <w:color w:val="FFFFFF"/>
                <w:rPrChange w:id="10750" w:author="Russell Ott" w:date="2022-05-16T11:47:00Z">
                  <w:rPr>
                    <w:rFonts w:ascii="Calibri" w:hAnsi="Calibri"/>
                    <w:b/>
                    <w:color w:val="FFFFFF"/>
                  </w:rPr>
                </w:rPrChange>
              </w:rPr>
              <w:t xml:space="preserve">Encounter Activity (V3) </w:t>
            </w:r>
          </w:p>
          <w:p w14:paraId="4CB58671" w14:textId="77777777" w:rsidR="00705509" w:rsidRPr="00D14360" w:rsidRDefault="00705509" w:rsidP="00705509">
            <w:pPr>
              <w:rPr>
                <w:rFonts w:ascii="Times New Roman" w:eastAsia="Times New Roman" w:hAnsi="Times New Roman"/>
                <w:color w:val="FFFFFF"/>
                <w:sz w:val="24"/>
                <w:szCs w:val="24"/>
                <w:rPrChange w:id="10751" w:author="Russell Ott" w:date="2022-05-16T11:47:00Z">
                  <w:rPr>
                    <w:rFonts w:ascii="Calibri" w:hAnsi="Calibri"/>
                    <w:color w:val="FFFFFF"/>
                    <w:sz w:val="20"/>
                  </w:rPr>
                </w:rPrChange>
              </w:rPr>
            </w:pPr>
            <w:r w:rsidRPr="00D14360">
              <w:rPr>
                <w:color w:val="FFFFFF"/>
                <w:sz w:val="18"/>
                <w:rPrChange w:id="10752" w:author="Russell Ott" w:date="2022-05-16T11:47:00Z">
                  <w:rPr>
                    <w:rFonts w:ascii="Calibri" w:hAnsi="Calibri"/>
                    <w:color w:val="FFFFFF"/>
                    <w:sz w:val="18"/>
                  </w:rPr>
                </w:rPrChange>
              </w:rPr>
              <w:t>[encounter: identifier urn:hl7ii:2.16.840.1.113883.10.20.22.4.49:2015-08-01 (open)]</w:t>
            </w:r>
          </w:p>
        </w:tc>
      </w:tr>
      <w:tr w:rsidR="00705509" w:rsidRPr="00C64922" w14:paraId="5AB9B5AF" w14:textId="77777777" w:rsidTr="00F75DF2">
        <w:trPr>
          <w:trHeight w:val="368"/>
          <w:trPrChange w:id="10753" w:author="Russell Ott" w:date="2022-05-16T11:47:00Z">
            <w:trPr>
              <w:trHeight w:val="368"/>
            </w:trPr>
          </w:trPrChange>
        </w:trPr>
        <w:tc>
          <w:tcPr>
            <w:tcW w:w="2312" w:type="dxa"/>
            <w:tcBorders>
              <w:top w:val="single" w:sz="4" w:space="0" w:color="4F81BD"/>
              <w:bottom w:val="single" w:sz="4" w:space="0" w:color="4F81BD"/>
              <w:right w:val="nil"/>
            </w:tcBorders>
            <w:shd w:val="clear" w:color="auto" w:fill="FFFFFF"/>
            <w:tcPrChange w:id="10754" w:author="Russell Ott" w:date="2022-05-16T11:47:00Z">
              <w:tcPr>
                <w:tcW w:w="2335" w:type="dxa"/>
                <w:tcBorders>
                  <w:top w:val="single" w:sz="4" w:space="0" w:color="4F81BD"/>
                  <w:bottom w:val="single" w:sz="4" w:space="0" w:color="4F81BD"/>
                  <w:right w:val="nil"/>
                </w:tcBorders>
                <w:shd w:val="clear" w:color="auto" w:fill="FFFFFF"/>
              </w:tcPr>
            </w:tcPrChange>
          </w:tcPr>
          <w:p w14:paraId="1C3B56F0" w14:textId="77777777" w:rsidR="00705509" w:rsidRPr="00D14360" w:rsidRDefault="00705509" w:rsidP="00705509">
            <w:pPr>
              <w:rPr>
                <w:b/>
                <w:rPrChange w:id="10755" w:author="Russell Ott" w:date="2022-05-16T11:47:00Z">
                  <w:rPr>
                    <w:rFonts w:ascii="Calibri" w:hAnsi="Calibri"/>
                    <w:b/>
                    <w:sz w:val="20"/>
                  </w:rPr>
                </w:rPrChange>
              </w:rPr>
            </w:pPr>
            <w:r w:rsidRPr="00D14360">
              <w:rPr>
                <w:b/>
                <w:rPrChange w:id="10756"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757" w:author="Russell Ott" w:date="2022-05-16T11:47:00Z">
              <w:tcPr>
                <w:tcW w:w="7015" w:type="dxa"/>
                <w:tcBorders>
                  <w:top w:val="single" w:sz="4" w:space="0" w:color="4F81BD"/>
                  <w:bottom w:val="single" w:sz="4" w:space="0" w:color="4F81BD"/>
                </w:tcBorders>
                <w:shd w:val="clear" w:color="auto" w:fill="auto"/>
              </w:tcPr>
            </w:tcPrChange>
          </w:tcPr>
          <w:p w14:paraId="2B82F9E6" w14:textId="77777777" w:rsidR="00705509" w:rsidRPr="00D14360" w:rsidRDefault="00705509" w:rsidP="00705509">
            <w:pPr>
              <w:rPr>
                <w:rFonts w:ascii="Calibri Light" w:eastAsia="Times New Roman" w:hAnsi="Calibri Light"/>
                <w:sz w:val="24"/>
                <w:szCs w:val="24"/>
                <w:rPrChange w:id="10758" w:author="Russell Ott" w:date="2022-05-16T11:47:00Z">
                  <w:rPr>
                    <w:rFonts w:ascii="Calibri Light" w:hAnsi="Calibri Light"/>
                    <w:sz w:val="20"/>
                  </w:rPr>
                </w:rPrChange>
              </w:rPr>
            </w:pPr>
            <w:r w:rsidRPr="00D14360">
              <w:rPr>
                <w:rFonts w:ascii="Calibri Light" w:hAnsi="Calibri Light"/>
                <w:rPrChange w:id="10759" w:author="Russell Ott" w:date="2022-05-16T11:47:00Z">
                  <w:rPr>
                    <w:rFonts w:ascii="Calibri Light" w:hAnsi="Calibri Light"/>
                    <w:sz w:val="20"/>
                  </w:rPr>
                </w:rPrChange>
              </w:rPr>
              <w:t xml:space="preserve">HL7 C-CDA R2.1 </w:t>
            </w:r>
          </w:p>
        </w:tc>
      </w:tr>
      <w:tr w:rsidR="00705509" w:rsidRPr="00C64922" w14:paraId="2092265C" w14:textId="77777777" w:rsidTr="00F75DF2">
        <w:trPr>
          <w:trHeight w:val="683"/>
          <w:trPrChange w:id="10760" w:author="Russell Ott" w:date="2022-05-16T11:47:00Z">
            <w:trPr>
              <w:trHeight w:val="683"/>
            </w:trPr>
          </w:trPrChange>
        </w:trPr>
        <w:tc>
          <w:tcPr>
            <w:tcW w:w="2312" w:type="dxa"/>
            <w:tcBorders>
              <w:right w:val="nil"/>
            </w:tcBorders>
            <w:shd w:val="clear" w:color="auto" w:fill="FFFFFF"/>
            <w:tcPrChange w:id="10761" w:author="Russell Ott" w:date="2022-05-16T11:47:00Z">
              <w:tcPr>
                <w:tcW w:w="2335" w:type="dxa"/>
                <w:tcBorders>
                  <w:right w:val="nil"/>
                </w:tcBorders>
                <w:shd w:val="clear" w:color="auto" w:fill="FFFFFF"/>
              </w:tcPr>
            </w:tcPrChange>
          </w:tcPr>
          <w:p w14:paraId="217BDF35" w14:textId="77777777" w:rsidR="00705509" w:rsidRPr="00D14360" w:rsidRDefault="00705509" w:rsidP="00705509">
            <w:pPr>
              <w:rPr>
                <w:b/>
                <w:rPrChange w:id="10762" w:author="Russell Ott" w:date="2022-05-16T11:47:00Z">
                  <w:rPr>
                    <w:rFonts w:ascii="Calibri" w:hAnsi="Calibri"/>
                    <w:b/>
                    <w:sz w:val="20"/>
                  </w:rPr>
                </w:rPrChange>
              </w:rPr>
            </w:pPr>
            <w:r w:rsidRPr="00D14360">
              <w:rPr>
                <w:b/>
                <w:rPrChange w:id="10763" w:author="Russell Ott" w:date="2022-05-16T11:47:00Z">
                  <w:rPr>
                    <w:rFonts w:ascii="Calibri" w:hAnsi="Calibri"/>
                    <w:b/>
                    <w:sz w:val="20"/>
                  </w:rPr>
                </w:rPrChange>
              </w:rPr>
              <w:t>Purpose</w:t>
            </w:r>
          </w:p>
        </w:tc>
        <w:tc>
          <w:tcPr>
            <w:tcW w:w="6930" w:type="dxa"/>
            <w:shd w:val="clear" w:color="auto" w:fill="auto"/>
            <w:tcPrChange w:id="10764" w:author="Russell Ott" w:date="2022-05-16T11:47:00Z">
              <w:tcPr>
                <w:tcW w:w="7015" w:type="dxa"/>
                <w:shd w:val="clear" w:color="auto" w:fill="auto"/>
              </w:tcPr>
            </w:tcPrChange>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F75DF2">
        <w:trPr>
          <w:trHeight w:val="350"/>
          <w:trPrChange w:id="10765"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0766" w:author="Russell Ott" w:date="2022-05-16T11:47:00Z">
              <w:tcPr>
                <w:tcW w:w="2335" w:type="dxa"/>
                <w:tcBorders>
                  <w:top w:val="single" w:sz="4" w:space="0" w:color="4F81BD"/>
                  <w:bottom w:val="single" w:sz="4" w:space="0" w:color="4F81BD"/>
                  <w:right w:val="nil"/>
                </w:tcBorders>
                <w:shd w:val="clear" w:color="auto" w:fill="FFFFFF"/>
              </w:tcPr>
            </w:tcPrChange>
          </w:tcPr>
          <w:p w14:paraId="21D64EDF" w14:textId="77777777" w:rsidR="00705509" w:rsidRPr="00D14360" w:rsidRDefault="00705509" w:rsidP="00705509">
            <w:pPr>
              <w:rPr>
                <w:b/>
                <w:rPrChange w:id="10767" w:author="Russell Ott" w:date="2022-05-16T11:47:00Z">
                  <w:rPr>
                    <w:rFonts w:ascii="Calibri" w:hAnsi="Calibri"/>
                    <w:b/>
                    <w:sz w:val="20"/>
                  </w:rPr>
                </w:rPrChange>
              </w:rPr>
            </w:pPr>
            <w:r w:rsidRPr="00D14360">
              <w:rPr>
                <w:b/>
                <w:rPrChange w:id="10768"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769" w:author="Russell Ott" w:date="2022-05-16T11:47:00Z">
              <w:tcPr>
                <w:tcW w:w="7015" w:type="dxa"/>
                <w:tcBorders>
                  <w:top w:val="single" w:sz="4" w:space="0" w:color="4F81BD"/>
                  <w:bottom w:val="single" w:sz="4" w:space="0" w:color="4F81BD"/>
                </w:tcBorders>
                <w:shd w:val="clear" w:color="auto" w:fill="auto"/>
              </w:tcPr>
            </w:tcPrChange>
          </w:tcPr>
          <w:p w14:paraId="359C8460" w14:textId="77777777" w:rsidR="00705509" w:rsidRPr="00D14360" w:rsidRDefault="00705509" w:rsidP="00705509">
            <w:pPr>
              <w:rPr>
                <w:rFonts w:ascii="Calibri Light" w:eastAsia="Times New Roman" w:hAnsi="Calibri Light"/>
                <w:sz w:val="24"/>
                <w:szCs w:val="24"/>
                <w:rPrChange w:id="10770" w:author="Russell Ott" w:date="2022-05-16T11:47:00Z">
                  <w:rPr>
                    <w:rFonts w:ascii="Calibri Light" w:hAnsi="Calibri Light"/>
                    <w:sz w:val="20"/>
                  </w:rPr>
                </w:rPrChange>
              </w:rPr>
            </w:pPr>
            <w:r w:rsidRPr="00D14360">
              <w:rPr>
                <w:rFonts w:ascii="Calibri Light" w:hAnsi="Calibri Light"/>
                <w:rPrChange w:id="10771" w:author="Russell Ott" w:date="2022-05-16T11:47:00Z">
                  <w:rPr>
                    <w:rFonts w:ascii="Calibri Light" w:hAnsi="Calibri Light"/>
                    <w:sz w:val="20"/>
                  </w:rPr>
                </w:rPrChange>
              </w:rPr>
              <w:t>No constraint specified.</w:t>
            </w:r>
          </w:p>
        </w:tc>
      </w:tr>
      <w:tr w:rsidR="00705509" w:rsidRPr="00C64922" w14:paraId="5B400DF9" w14:textId="77777777" w:rsidTr="00F75DF2">
        <w:trPr>
          <w:trHeight w:val="350"/>
          <w:trPrChange w:id="10772" w:author="Russell Ott" w:date="2022-05-16T11:47: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773" w:author="Russell Ott" w:date="2022-05-16T11:47:00Z">
              <w:tcPr>
                <w:tcW w:w="2335" w:type="dxa"/>
                <w:tcBorders>
                  <w:right w:val="nil"/>
                </w:tcBorders>
                <w:shd w:val="clear" w:color="auto" w:fill="FFFFFF"/>
              </w:tcPr>
            </w:tcPrChange>
          </w:tcPr>
          <w:p w14:paraId="1C3EFCD7" w14:textId="77777777" w:rsidR="00705509" w:rsidRPr="00D14360" w:rsidRDefault="00705509" w:rsidP="00705509">
            <w:pPr>
              <w:rPr>
                <w:b/>
                <w:rPrChange w:id="10774" w:author="Russell Ott" w:date="2022-05-16T11:47:00Z">
                  <w:rPr>
                    <w:rFonts w:ascii="Calibri" w:hAnsi="Calibri"/>
                    <w:b/>
                    <w:sz w:val="20"/>
                  </w:rPr>
                </w:rPrChange>
              </w:rPr>
            </w:pPr>
            <w:r w:rsidRPr="00D14360">
              <w:rPr>
                <w:b/>
                <w:rPrChange w:id="10775"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0776" w:author="Russell Ott" w:date="2022-05-16T11:47:00Z">
              <w:tcPr>
                <w:tcW w:w="7015" w:type="dxa"/>
                <w:shd w:val="clear" w:color="auto" w:fill="auto"/>
              </w:tcPr>
            </w:tcPrChange>
          </w:tcPr>
          <w:p w14:paraId="37769507" w14:textId="77777777" w:rsidR="00705509" w:rsidRPr="00D14360" w:rsidRDefault="00705509" w:rsidP="00705509">
            <w:pPr>
              <w:rPr>
                <w:rFonts w:ascii="Calibri Light" w:eastAsia="Times New Roman" w:hAnsi="Calibri Light"/>
                <w:sz w:val="24"/>
                <w:szCs w:val="24"/>
                <w:rPrChange w:id="10777" w:author="Russell Ott" w:date="2022-05-16T11:47:00Z">
                  <w:rPr>
                    <w:rFonts w:ascii="Calibri Light" w:hAnsi="Calibri Light"/>
                    <w:sz w:val="20"/>
                  </w:rPr>
                </w:rPrChange>
              </w:rPr>
            </w:pPr>
            <w:r w:rsidRPr="00D14360">
              <w:rPr>
                <w:rFonts w:ascii="Calibri Light" w:hAnsi="Calibri Light"/>
                <w:rPrChange w:id="10778" w:author="Russell Ott" w:date="2022-05-16T11:47:00Z">
                  <w:rPr>
                    <w:rFonts w:ascii="Calibri Light" w:hAnsi="Calibri Light"/>
                    <w:sz w:val="20"/>
                  </w:rPr>
                </w:rPrChange>
              </w:rPr>
              <w:t>Not explicitly specified.</w:t>
            </w:r>
          </w:p>
        </w:tc>
      </w:tr>
      <w:tr w:rsidR="00705509" w:rsidRPr="00C64922" w14:paraId="0A152560" w14:textId="77777777" w:rsidTr="003A3D50">
        <w:trPr>
          <w:trHeight w:val="350"/>
          <w:del w:id="10779" w:author="Russell Ott" w:date="2022-05-16T11:47:00Z"/>
        </w:trPr>
        <w:tc>
          <w:tcPr>
            <w:tcW w:w="2335" w:type="dxa"/>
            <w:tcBorders>
              <w:top w:val="single" w:sz="4" w:space="0" w:color="4F81BD"/>
              <w:bottom w:val="single" w:sz="4" w:space="0" w:color="4F81BD"/>
              <w:right w:val="nil"/>
            </w:tcBorders>
            <w:shd w:val="clear" w:color="auto" w:fill="FFFFFF"/>
          </w:tcPr>
          <w:p w14:paraId="323BF1BB" w14:textId="77777777" w:rsidR="00705509" w:rsidRPr="00D14360" w:rsidRDefault="00705509" w:rsidP="00705509">
            <w:pPr>
              <w:rPr>
                <w:del w:id="10780" w:author="Russell Ott" w:date="2022-05-16T11:47:00Z"/>
                <w:rFonts w:cs="Calibri"/>
                <w:b/>
                <w:bCs/>
              </w:rPr>
            </w:pPr>
            <w:del w:id="10781"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40B565F4" w14:textId="77777777" w:rsidR="00705509" w:rsidRPr="00D14360" w:rsidRDefault="00705509" w:rsidP="00705509">
            <w:pPr>
              <w:rPr>
                <w:del w:id="10782" w:author="Russell Ott" w:date="2022-05-16T11:47:00Z"/>
                <w:rFonts w:ascii="Calibri Light" w:hAnsi="Calibri Light" w:cs="Calibri Light"/>
                <w:szCs w:val="18"/>
              </w:rPr>
            </w:pPr>
            <w:del w:id="10783" w:author="Russell Ott" w:date="2022-05-16T11:47:00Z">
              <w:r w:rsidRPr="00D14360">
                <w:rPr>
                  <w:rFonts w:ascii="Calibri Light" w:hAnsi="Calibri Light" w:cs="Calibri Light"/>
                  <w:szCs w:val="18"/>
                </w:rPr>
                <w:delText>None.</w:delText>
              </w:r>
            </w:del>
          </w:p>
        </w:tc>
      </w:tr>
      <w:tr w:rsidR="00705509" w:rsidRPr="00C64922" w14:paraId="58224E5A" w14:textId="77777777" w:rsidTr="00F75DF2">
        <w:tc>
          <w:tcPr>
            <w:tcW w:w="2312" w:type="dxa"/>
            <w:tcBorders>
              <w:top w:val="single" w:sz="4" w:space="0" w:color="4472C4" w:themeColor="accent1"/>
              <w:right w:val="nil"/>
            </w:tcBorders>
            <w:shd w:val="clear" w:color="auto" w:fill="FFFFFF"/>
            <w:tcPrChange w:id="10784" w:author="Russell Ott" w:date="2022-05-16T11:47:00Z">
              <w:tcPr>
                <w:tcW w:w="2335" w:type="dxa"/>
                <w:tcBorders>
                  <w:right w:val="nil"/>
                </w:tcBorders>
                <w:shd w:val="clear" w:color="auto" w:fill="FFFFFF"/>
              </w:tcPr>
            </w:tcPrChange>
          </w:tcPr>
          <w:p w14:paraId="771CCC2D" w14:textId="77777777" w:rsidR="00705509" w:rsidRPr="00D14360" w:rsidRDefault="00705509" w:rsidP="00705509">
            <w:pPr>
              <w:rPr>
                <w:b/>
                <w:rPrChange w:id="10785" w:author="Russell Ott" w:date="2022-05-16T11:47:00Z">
                  <w:rPr>
                    <w:rFonts w:ascii="Calibri" w:hAnsi="Calibri"/>
                    <w:b/>
                    <w:sz w:val="20"/>
                  </w:rPr>
                </w:rPrChange>
              </w:rPr>
            </w:pPr>
            <w:r w:rsidRPr="00D14360">
              <w:rPr>
                <w:b/>
                <w:rPrChange w:id="10786" w:author="Russell Ott" w:date="2022-05-16T11:47: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0787" w:author="Russell Ott" w:date="2022-05-16T11:47:00Z">
              <w:tcPr>
                <w:tcW w:w="7015" w:type="dxa"/>
                <w:shd w:val="clear" w:color="auto" w:fill="auto"/>
              </w:tcPr>
            </w:tcPrChange>
          </w:tcPr>
          <w:p w14:paraId="26D1C293" w14:textId="77777777" w:rsidR="00705509" w:rsidRPr="00D14360" w:rsidRDefault="00705509" w:rsidP="00D14360">
            <w:pPr>
              <w:keepNext/>
              <w:rPr>
                <w:rFonts w:ascii="Calibri Light" w:eastAsia="Times New Roman" w:hAnsi="Calibri Light"/>
                <w:sz w:val="24"/>
                <w:szCs w:val="24"/>
                <w:rPrChange w:id="10788" w:author="Russell Ott" w:date="2022-05-16T11:47:00Z">
                  <w:rPr>
                    <w:rFonts w:ascii="Calibri Light" w:hAnsi="Calibri Light"/>
                    <w:sz w:val="20"/>
                  </w:rPr>
                </w:rPrChange>
              </w:rPr>
            </w:pPr>
            <w:r w:rsidRPr="00D14360">
              <w:rPr>
                <w:rFonts w:ascii="Calibri Light" w:hAnsi="Calibri Light"/>
                <w:rPrChange w:id="10789" w:author="Russell Ott" w:date="2022-05-16T11:47:00Z">
                  <w:rPr>
                    <w:rFonts w:ascii="Calibri Light" w:hAnsi="Calibri Light"/>
                    <w:sz w:val="20"/>
                  </w:rPr>
                </w:rPrChange>
              </w:rPr>
              <w:t xml:space="preserve">This template the </w:t>
            </w:r>
            <w:r w:rsidRPr="00D14360">
              <w:rPr>
                <w:rFonts w:ascii="Calibri Light" w:hAnsi="Calibri Light"/>
                <w:rPrChange w:id="10790" w:author="Russell Ott" w:date="2022-05-16T11:47:00Z">
                  <w:rPr>
                    <w:rFonts w:ascii="Calibri Light" w:hAnsi="Calibri Light"/>
                    <w:sz w:val="20"/>
                  </w:rPr>
                </w:rPrChange>
              </w:rPr>
              <w:t>sdtc:dischargeDispositionCode extension which may be used to record information about the disposition of the patient at the time of discharge. It also may include information about the practitioners involved in performing services, the location or location</w:t>
            </w:r>
            <w:r w:rsidRPr="00D14360">
              <w:rPr>
                <w:rFonts w:ascii="Calibri Light" w:hAnsi="Calibri Light"/>
                <w:rPrChange w:id="10791" w:author="Russell Ott" w:date="2022-05-16T11:47:00Z">
                  <w:rPr>
                    <w:rFonts w:ascii="Calibri Light" w:hAnsi="Calibri Light"/>
                    <w:sz w:val="20"/>
                  </w:rPr>
                </w:rPrChange>
              </w:rPr>
              <w:t>s where the encounter took place, the reason(s) that were the indication for the encounter, and any number of encounter diagnoses.</w:t>
            </w:r>
          </w:p>
        </w:tc>
      </w:tr>
      <w:tr w:rsidR="0009537F" w:rsidRPr="00C64922" w14:paraId="4AF590EF" w14:textId="77777777" w:rsidTr="00F75DF2">
        <w:tc>
          <w:tcPr>
            <w:tcW w:w="2312" w:type="dxa"/>
            <w:tcBorders>
              <w:top w:val="single" w:sz="4" w:space="0" w:color="4F81BD"/>
              <w:bottom w:val="single" w:sz="4" w:space="0" w:color="4F81BD"/>
              <w:right w:val="nil"/>
            </w:tcBorders>
            <w:shd w:val="clear" w:color="auto" w:fill="FFFFFF"/>
            <w:tcPrChange w:id="10792" w:author="Russell Ott" w:date="2022-05-16T11:47:00Z">
              <w:tcPr>
                <w:tcW w:w="2335" w:type="dxa"/>
                <w:tcBorders>
                  <w:top w:val="single" w:sz="4" w:space="0" w:color="4F81BD"/>
                  <w:bottom w:val="single" w:sz="4" w:space="0" w:color="4F81BD"/>
                  <w:right w:val="nil"/>
                </w:tcBorders>
                <w:shd w:val="clear" w:color="auto" w:fill="FFFFFF"/>
              </w:tcPr>
            </w:tcPrChange>
          </w:tcPr>
          <w:p w14:paraId="3724C171" w14:textId="77777777" w:rsidR="0009537F" w:rsidRPr="00D14360" w:rsidRDefault="0009537F" w:rsidP="0009537F">
            <w:pPr>
              <w:rPr>
                <w:b/>
                <w:rPrChange w:id="10793" w:author="Russell Ott" w:date="2022-05-16T11:47:00Z">
                  <w:rPr>
                    <w:rFonts w:ascii="Calibri" w:hAnsi="Calibri"/>
                    <w:b/>
                    <w:sz w:val="20"/>
                  </w:rPr>
                </w:rPrChange>
              </w:rPr>
            </w:pPr>
            <w:r>
              <w:rPr>
                <w:b/>
                <w:rPrChange w:id="10794" w:author="Russell Ott" w:date="2022-05-16T11:47: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0795" w:author="Russell Ott" w:date="2022-05-16T11:47:00Z">
              <w:tcPr>
                <w:tcW w:w="7015" w:type="dxa"/>
                <w:tcBorders>
                  <w:top w:val="single" w:sz="4" w:space="0" w:color="4F81BD"/>
                  <w:bottom w:val="single" w:sz="4" w:space="0" w:color="4F81BD"/>
                </w:tcBorders>
                <w:shd w:val="clear" w:color="auto" w:fill="auto"/>
              </w:tcPr>
            </w:tcPrChange>
          </w:tcPr>
          <w:p w14:paraId="181DD15D" w14:textId="68BB3161" w:rsidR="0009537F" w:rsidRPr="00D14360" w:rsidRDefault="0009537F" w:rsidP="0009537F">
            <w:pPr>
              <w:rPr>
                <w:rFonts w:ascii="Calibri Light" w:eastAsia="Times New Roman" w:hAnsi="Calibri Light"/>
                <w:sz w:val="24"/>
                <w:szCs w:val="24"/>
                <w:rPrChange w:id="10796" w:author="Russell Ott" w:date="2022-05-16T11:47:00Z">
                  <w:rPr>
                    <w:rFonts w:ascii="Calibri Light" w:hAnsi="Calibri Light"/>
                    <w:sz w:val="20"/>
                  </w:rPr>
                </w:rPrChange>
              </w:rPr>
            </w:pPr>
            <w:r w:rsidRPr="00D14360">
              <w:rPr>
                <w:rFonts w:ascii="Calibri Light" w:hAnsi="Calibri Light"/>
                <w:rPrChange w:id="10797"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0798"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0799" w:author="Russell Ott" w:date="2022-05-16T11:47:00Z">
                  <w:rPr>
                    <w:rStyle w:val="Hyperlink"/>
                    <w:rFonts w:ascii="Calibri Light" w:hAnsi="Calibri Light"/>
                    <w:sz w:val="20"/>
                  </w:rPr>
                </w:rPrChange>
              </w:rPr>
              <w:fldChar w:fldCharType="end"/>
            </w:r>
          </w:p>
        </w:tc>
      </w:tr>
      <w:tr w:rsidR="0009537F" w:rsidRPr="00C64922" w14:paraId="4E9536BC" w14:textId="77777777" w:rsidTr="00F75DF2">
        <w:tc>
          <w:tcPr>
            <w:tcW w:w="2312" w:type="dxa"/>
            <w:tcBorders>
              <w:top w:val="single" w:sz="4" w:space="0" w:color="4F81BD"/>
              <w:bottom w:val="single" w:sz="4" w:space="0" w:color="4F81BD"/>
              <w:right w:val="nil"/>
            </w:tcBorders>
            <w:shd w:val="clear" w:color="auto" w:fill="FFFFFF"/>
            <w:tcPrChange w:id="10800" w:author="Russell Ott" w:date="2022-05-16T11:47:00Z">
              <w:tcPr>
                <w:tcW w:w="2335" w:type="dxa"/>
                <w:tcBorders>
                  <w:top w:val="single" w:sz="4" w:space="0" w:color="4F81BD"/>
                  <w:bottom w:val="single" w:sz="4" w:space="0" w:color="4F81BD"/>
                  <w:right w:val="nil"/>
                </w:tcBorders>
                <w:shd w:val="clear" w:color="auto" w:fill="FFFFFF"/>
              </w:tcPr>
            </w:tcPrChange>
          </w:tcPr>
          <w:p w14:paraId="49C60AD9" w14:textId="77777777" w:rsidR="0009537F" w:rsidRPr="00D14360" w:rsidRDefault="0009537F" w:rsidP="0009537F">
            <w:pPr>
              <w:rPr>
                <w:b/>
                <w:rPrChange w:id="10801" w:author="Russell Ott" w:date="2022-05-16T11:47:00Z">
                  <w:rPr>
                    <w:rFonts w:ascii="Calibri" w:hAnsi="Calibri"/>
                    <w:b/>
                    <w:sz w:val="20"/>
                  </w:rPr>
                </w:rPrChange>
              </w:rPr>
            </w:pPr>
            <w:r w:rsidRPr="00D14360">
              <w:rPr>
                <w:b/>
                <w:rPrChange w:id="10802"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0803" w:author="Russell Ott" w:date="2022-05-16T11:47:00Z">
              <w:tcPr>
                <w:tcW w:w="7015" w:type="dxa"/>
                <w:tcBorders>
                  <w:top w:val="single" w:sz="4" w:space="0" w:color="4F81BD"/>
                  <w:bottom w:val="single" w:sz="4" w:space="0" w:color="4F81BD"/>
                </w:tcBorders>
                <w:shd w:val="clear" w:color="auto" w:fill="auto"/>
              </w:tcPr>
            </w:tcPrChange>
          </w:tcPr>
          <w:p w14:paraId="4D9B017F" w14:textId="7062370B" w:rsidR="0009537F" w:rsidRPr="00D14360" w:rsidRDefault="0009537F" w:rsidP="0009537F">
            <w:pPr>
              <w:rPr>
                <w:rFonts w:ascii="Calibri Light" w:hAnsi="Calibri Light"/>
                <w:rPrChange w:id="10804" w:author="Russell Ott" w:date="2022-05-16T11:47:00Z">
                  <w:rPr>
                    <w:rFonts w:ascii="Calibri Light" w:hAnsi="Calibri Light"/>
                    <w:sz w:val="20"/>
                  </w:rPr>
                </w:rPrChange>
              </w:rPr>
            </w:pPr>
            <w:r w:rsidRPr="00D14360">
              <w:rPr>
                <w:rFonts w:ascii="Calibri Light" w:hAnsi="Calibri Light"/>
                <w:rPrChange w:id="10805" w:author="Russell Ott" w:date="2022-05-16T11:47:00Z">
                  <w:rPr>
                    <w:rFonts w:ascii="Calibri Light" w:hAnsi="Calibri Light"/>
                    <w:sz w:val="20"/>
                  </w:rPr>
                </w:rPrChange>
              </w:rPr>
              <w:t>H</w:t>
            </w:r>
            <w:r>
              <w:rPr>
                <w:rFonts w:ascii="Calibri Light" w:hAnsi="Calibri Light"/>
                <w:rPrChange w:id="10806" w:author="Russell Ott" w:date="2022-05-16T11:47:00Z">
                  <w:rPr>
                    <w:rFonts w:ascii="Calibri Light" w:hAnsi="Calibri Light"/>
                    <w:sz w:val="20"/>
                  </w:rPr>
                </w:rPrChange>
              </w:rPr>
              <w:t>ow to represent</w:t>
            </w:r>
            <w:r w:rsidRPr="00D14360">
              <w:rPr>
                <w:rFonts w:ascii="Calibri Light" w:hAnsi="Calibri Light"/>
                <w:rPrChange w:id="10807" w:author="Russell Ott" w:date="2022-05-16T11:47:00Z">
                  <w:rPr>
                    <w:rFonts w:ascii="Calibri Light" w:hAnsi="Calibri Light"/>
                    <w:sz w:val="20"/>
                  </w:rPr>
                </w:rPrChange>
              </w:rPr>
              <w:t xml:space="preserve"> </w:t>
            </w:r>
            <w:r w:rsidRPr="00570399">
              <w:rPr>
                <w:rFonts w:ascii="Calibri Light" w:hAnsi="Calibri Light"/>
                <w:rPrChange w:id="10808" w:author="Russell Ott" w:date="2022-05-16T11:47:00Z">
                  <w:rPr>
                    <w:rFonts w:ascii="Calibri Light" w:hAnsi="Calibri Light"/>
                    <w:sz w:val="20"/>
                  </w:rPr>
                </w:rPrChange>
              </w:rPr>
              <w:t>“</w:t>
            </w:r>
            <w:r w:rsidR="001A0138">
              <w:fldChar w:fldCharType="begin"/>
            </w:r>
            <w:r w:rsidR="001A0138">
              <w:instrText xml:space="preserve"> HYPERLINK "http://hl7-c-cda-examples.herokuapp.com/examples/view/Encounters/Outpatient%20Encounter%20with%20Diagnoses" </w:instrText>
            </w:r>
            <w:r w:rsidR="001A0138">
              <w:fldChar w:fldCharType="separate"/>
            </w:r>
            <w:r w:rsidRPr="003A3D50">
              <w:rPr>
                <w:rStyle w:val="Hyperlink"/>
                <w:rFonts w:ascii="Calibri Light" w:hAnsi="Calibri Light"/>
                <w:rPrChange w:id="10809" w:author="Russell Ott" w:date="2022-05-16T11:47:00Z">
                  <w:rPr>
                    <w:rStyle w:val="Hyperlink"/>
                    <w:rFonts w:ascii="Calibri Light" w:hAnsi="Calibri Light"/>
                    <w:sz w:val="20"/>
                  </w:rPr>
                </w:rPrChange>
              </w:rPr>
              <w:t>Outpatient Encounter with Diagnoses</w:t>
            </w:r>
            <w:r w:rsidR="001A0138">
              <w:rPr>
                <w:rStyle w:val="Hyperlink"/>
                <w:rFonts w:ascii="Calibri Light" w:hAnsi="Calibri Light"/>
                <w:rPrChange w:id="10810" w:author="Russell Ott" w:date="2022-05-16T11:47:00Z">
                  <w:rPr>
                    <w:rStyle w:val="Hyperlink"/>
                    <w:rFonts w:ascii="Calibri Light" w:hAnsi="Calibri Light"/>
                    <w:sz w:val="20"/>
                  </w:rPr>
                </w:rPrChange>
              </w:rPr>
              <w:fldChar w:fldCharType="end"/>
            </w:r>
            <w:r w:rsidRPr="003A3D50">
              <w:rPr>
                <w:rFonts w:ascii="Calibri Light" w:hAnsi="Calibri Light"/>
                <w:rPrChange w:id="10811" w:author="Russell Ott" w:date="2022-05-16T11:47:00Z">
                  <w:rPr>
                    <w:rFonts w:ascii="Calibri Light" w:hAnsi="Calibri Light"/>
                    <w:sz w:val="20"/>
                  </w:rPr>
                </w:rPrChange>
              </w:rPr>
              <w:t>”</w:t>
            </w:r>
          </w:p>
        </w:tc>
      </w:tr>
    </w:tbl>
    <w:p w14:paraId="4D619CB8" w14:textId="68477E48" w:rsidR="008F2B18" w:rsidRPr="00C64922" w:rsidRDefault="00A5789F">
      <w:pPr>
        <w:pStyle w:val="Caption"/>
      </w:pPr>
      <w:bookmarkStart w:id="10812" w:name="_tayw6btsrbax" w:colFirst="0" w:colLast="0"/>
      <w:bookmarkStart w:id="10813" w:name="_Toc11043701"/>
      <w:bookmarkStart w:id="10814" w:name="_Toc21927024"/>
      <w:bookmarkEnd w:id="10812"/>
      <w:r>
        <w:t xml:space="preserve">  </w:t>
      </w:r>
      <w:bookmarkStart w:id="10815" w:name="_Toc103262907"/>
      <w:r w:rsidR="008F2B18" w:rsidRPr="00C64922">
        <w:t xml:space="preserve">Table </w:t>
      </w:r>
      <w:r w:rsidR="00132A94">
        <w:fldChar w:fldCharType="begin"/>
      </w:r>
      <w:r w:rsidR="00132A94">
        <w:instrText xml:space="preserve"> SEQ Table \* ARABIC </w:instrText>
      </w:r>
      <w:r w:rsidR="00132A94">
        <w:fldChar w:fldCharType="separate"/>
      </w:r>
      <w:del w:id="10816" w:author="Russell Ott" w:date="2022-05-16T11:47:00Z">
        <w:r w:rsidR="00DE0DA7">
          <w:rPr>
            <w:noProof/>
          </w:rPr>
          <w:delText>43</w:delText>
        </w:r>
      </w:del>
      <w:ins w:id="10817" w:author="Russell Ott" w:date="2022-05-16T11:47:00Z">
        <w:r w:rsidR="00F10C7C">
          <w:rPr>
            <w:noProof/>
          </w:rPr>
          <w:t>40</w:t>
        </w:r>
      </w:ins>
      <w:r w:rsidR="00132A94">
        <w:rPr>
          <w:noProof/>
        </w:rPr>
        <w:fldChar w:fldCharType="end"/>
      </w:r>
      <w:r w:rsidR="008F2B18" w:rsidRPr="00C64922">
        <w:t>: Encounter Activity</w:t>
      </w:r>
      <w:r w:rsidR="00852DED" w:rsidRPr="00852DED">
        <w:t xml:space="preserve"> </w:t>
      </w:r>
      <w:r w:rsidR="00852DED">
        <w:t>Template</w:t>
      </w:r>
      <w:bookmarkEnd w:id="10815"/>
      <w:bookmarkEnd w:id="10814"/>
    </w:p>
    <w:p w14:paraId="34C61131" w14:textId="77777777" w:rsidR="00ED4473" w:rsidRPr="00C64922" w:rsidRDefault="00ED4473" w:rsidP="002E634A">
      <w:pPr>
        <w:pStyle w:val="Heading4"/>
      </w:pPr>
      <w:r w:rsidRPr="00C64922">
        <w:t>Encounter Diagnosis</w:t>
      </w:r>
      <w:bookmarkEnd w:id="10813"/>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818"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819">
          <w:tblGrid>
            <w:gridCol w:w="2312"/>
            <w:gridCol w:w="6930"/>
          </w:tblGrid>
        </w:tblGridChange>
      </w:tblGrid>
      <w:tr w:rsidR="009F6BA2" w:rsidRPr="00C64922" w14:paraId="2888BDAC" w14:textId="77777777" w:rsidTr="00F75DF2">
        <w:trPr>
          <w:cantSplit/>
          <w:tblHeader/>
          <w:trPrChange w:id="10820" w:author="Russell Ott" w:date="2022-05-16T11:47:00Z">
            <w:trPr>
              <w:cantSplit/>
              <w:tblHeader/>
            </w:trPr>
          </w:trPrChange>
        </w:trPr>
        <w:tc>
          <w:tcPr>
            <w:tcW w:w="2312" w:type="dxa"/>
            <w:tcBorders>
              <w:bottom w:val="nil"/>
              <w:right w:val="nil"/>
            </w:tcBorders>
            <w:shd w:val="clear" w:color="auto" w:fill="4F81BD"/>
            <w:tcPrChange w:id="10821" w:author="Russell Ott" w:date="2022-05-16T11:47:00Z">
              <w:tcPr>
                <w:tcW w:w="2335" w:type="dxa"/>
                <w:tcBorders>
                  <w:bottom w:val="nil"/>
                  <w:right w:val="nil"/>
                </w:tcBorders>
                <w:shd w:val="clear" w:color="auto" w:fill="4F81BD"/>
              </w:tcPr>
            </w:tcPrChange>
          </w:tcPr>
          <w:p w14:paraId="2D8E502E" w14:textId="77777777" w:rsidR="009F6BA2" w:rsidRPr="00D14360" w:rsidRDefault="009F6BA2" w:rsidP="00E42FA6">
            <w:pPr>
              <w:rPr>
                <w:b/>
                <w:color w:val="FFFFFF"/>
                <w:rPrChange w:id="10822" w:author="Russell Ott" w:date="2022-05-16T11:47:00Z">
                  <w:rPr>
                    <w:rFonts w:ascii="Calibri" w:hAnsi="Calibri"/>
                    <w:b/>
                    <w:color w:val="FFFFFF"/>
                  </w:rPr>
                </w:rPrChange>
              </w:rPr>
            </w:pPr>
            <w:r w:rsidRPr="00D14360">
              <w:rPr>
                <w:b/>
                <w:color w:val="FFFFFF"/>
                <w:rPrChange w:id="10823" w:author="Russell Ott" w:date="2022-05-16T11:47:00Z">
                  <w:rPr>
                    <w:rFonts w:ascii="Calibri" w:hAnsi="Calibri"/>
                    <w:b/>
                    <w:color w:val="FFFFFF"/>
                  </w:rPr>
                </w:rPrChange>
              </w:rPr>
              <w:t>Entry Template</w:t>
            </w:r>
          </w:p>
        </w:tc>
        <w:tc>
          <w:tcPr>
            <w:tcW w:w="6930" w:type="dxa"/>
            <w:shd w:val="clear" w:color="auto" w:fill="4F81BD"/>
            <w:tcPrChange w:id="10824" w:author="Russell Ott" w:date="2022-05-16T11:47:00Z">
              <w:tcPr>
                <w:tcW w:w="7015" w:type="dxa"/>
                <w:shd w:val="clear" w:color="auto" w:fill="4F81BD"/>
              </w:tcPr>
            </w:tcPrChange>
          </w:tcPr>
          <w:p w14:paraId="47A6C436" w14:textId="77777777" w:rsidR="009F6BA2" w:rsidRPr="00D14360" w:rsidRDefault="009F6BA2" w:rsidP="00E42FA6">
            <w:pPr>
              <w:rPr>
                <w:rFonts w:ascii="Times New Roman" w:eastAsia="Times New Roman" w:hAnsi="Times New Roman"/>
                <w:b/>
                <w:color w:val="FFFFFF"/>
                <w:sz w:val="24"/>
                <w:szCs w:val="24"/>
                <w:rPrChange w:id="10825" w:author="Russell Ott" w:date="2022-05-16T11:47:00Z">
                  <w:rPr>
                    <w:rFonts w:ascii="Calibri" w:hAnsi="Calibri"/>
                    <w:b/>
                    <w:color w:val="FFFFFF"/>
                  </w:rPr>
                </w:rPrChange>
              </w:rPr>
            </w:pPr>
            <w:r w:rsidRPr="00D14360">
              <w:rPr>
                <w:b/>
                <w:color w:val="FFFFFF"/>
                <w:rPrChange w:id="10826" w:author="Russell Ott" w:date="2022-05-16T11:47:00Z">
                  <w:rPr>
                    <w:rFonts w:ascii="Calibri" w:hAnsi="Calibri"/>
                    <w:b/>
                    <w:color w:val="FFFFFF"/>
                  </w:rPr>
                </w:rPrChange>
              </w:rPr>
              <w:t xml:space="preserve">Encounter Diagnosis (V3) </w:t>
            </w:r>
          </w:p>
          <w:p w14:paraId="63C21ABD" w14:textId="77777777" w:rsidR="009F6BA2" w:rsidRPr="00D14360" w:rsidRDefault="009F6BA2" w:rsidP="00E42FA6">
            <w:pPr>
              <w:rPr>
                <w:rFonts w:ascii="Times New Roman" w:eastAsia="Times New Roman" w:hAnsi="Times New Roman"/>
                <w:color w:val="FFFFFF"/>
                <w:sz w:val="24"/>
                <w:szCs w:val="24"/>
                <w:rPrChange w:id="10827" w:author="Russell Ott" w:date="2022-05-16T11:47:00Z">
                  <w:rPr>
                    <w:rFonts w:ascii="Calibri" w:hAnsi="Calibri"/>
                    <w:color w:val="FFFFFF"/>
                    <w:sz w:val="20"/>
                  </w:rPr>
                </w:rPrChange>
              </w:rPr>
            </w:pPr>
            <w:r w:rsidRPr="00D14360">
              <w:rPr>
                <w:color w:val="FFFFFF"/>
                <w:sz w:val="18"/>
                <w:rPrChange w:id="10828" w:author="Russell Ott" w:date="2022-05-16T11:47:00Z">
                  <w:rPr>
                    <w:rFonts w:ascii="Calibri" w:hAnsi="Calibri"/>
                    <w:color w:val="FFFFFF"/>
                    <w:sz w:val="18"/>
                  </w:rPr>
                </w:rPrChange>
              </w:rPr>
              <w:t>[act: identifier urn:hl7ii:2.16.840.1.113883.10.20.22.4.80:2015-08-01 (open)]</w:t>
            </w:r>
          </w:p>
        </w:tc>
      </w:tr>
      <w:tr w:rsidR="009F6BA2" w:rsidRPr="00C64922" w14:paraId="5C2EA873" w14:textId="77777777" w:rsidTr="00F75DF2">
        <w:trPr>
          <w:trHeight w:val="368"/>
          <w:trPrChange w:id="10829" w:author="Russell Ott" w:date="2022-05-16T11:47:00Z">
            <w:trPr>
              <w:trHeight w:val="368"/>
            </w:trPr>
          </w:trPrChange>
        </w:trPr>
        <w:tc>
          <w:tcPr>
            <w:tcW w:w="2312" w:type="dxa"/>
            <w:tcBorders>
              <w:top w:val="single" w:sz="4" w:space="0" w:color="4F81BD"/>
              <w:bottom w:val="single" w:sz="4" w:space="0" w:color="4F81BD"/>
              <w:right w:val="nil"/>
            </w:tcBorders>
            <w:shd w:val="clear" w:color="auto" w:fill="FFFFFF"/>
            <w:tcPrChange w:id="10830" w:author="Russell Ott" w:date="2022-05-16T11:47:00Z">
              <w:tcPr>
                <w:tcW w:w="2335" w:type="dxa"/>
                <w:tcBorders>
                  <w:top w:val="single" w:sz="4" w:space="0" w:color="4F81BD"/>
                  <w:bottom w:val="single" w:sz="4" w:space="0" w:color="4F81BD"/>
                  <w:right w:val="nil"/>
                </w:tcBorders>
                <w:shd w:val="clear" w:color="auto" w:fill="FFFFFF"/>
              </w:tcPr>
            </w:tcPrChange>
          </w:tcPr>
          <w:p w14:paraId="20E13060" w14:textId="77777777" w:rsidR="009F6BA2" w:rsidRPr="00D14360" w:rsidRDefault="009F6BA2" w:rsidP="00E42FA6">
            <w:pPr>
              <w:rPr>
                <w:b/>
                <w:rPrChange w:id="10831" w:author="Russell Ott" w:date="2022-05-16T11:47:00Z">
                  <w:rPr>
                    <w:rFonts w:ascii="Calibri" w:hAnsi="Calibri"/>
                    <w:b/>
                    <w:sz w:val="20"/>
                  </w:rPr>
                </w:rPrChange>
              </w:rPr>
            </w:pPr>
            <w:r w:rsidRPr="00D14360">
              <w:rPr>
                <w:b/>
                <w:rPrChange w:id="10832"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833" w:author="Russell Ott" w:date="2022-05-16T11:47:00Z">
              <w:tcPr>
                <w:tcW w:w="7015" w:type="dxa"/>
                <w:tcBorders>
                  <w:top w:val="single" w:sz="4" w:space="0" w:color="4F81BD"/>
                  <w:bottom w:val="single" w:sz="4" w:space="0" w:color="4F81BD"/>
                </w:tcBorders>
                <w:shd w:val="clear" w:color="auto" w:fill="auto"/>
              </w:tcPr>
            </w:tcPrChange>
          </w:tcPr>
          <w:p w14:paraId="7A0991E3" w14:textId="77777777" w:rsidR="009F6BA2" w:rsidRPr="00D14360" w:rsidRDefault="009F6BA2" w:rsidP="00E42FA6">
            <w:pPr>
              <w:rPr>
                <w:rFonts w:ascii="Calibri Light" w:eastAsia="Times New Roman" w:hAnsi="Calibri Light"/>
                <w:sz w:val="24"/>
                <w:szCs w:val="24"/>
                <w:rPrChange w:id="10834" w:author="Russell Ott" w:date="2022-05-16T11:47:00Z">
                  <w:rPr>
                    <w:rFonts w:ascii="Calibri Light" w:hAnsi="Calibri Light"/>
                    <w:sz w:val="20"/>
                  </w:rPr>
                </w:rPrChange>
              </w:rPr>
            </w:pPr>
            <w:r w:rsidRPr="00D14360">
              <w:rPr>
                <w:rFonts w:ascii="Calibri Light" w:hAnsi="Calibri Light"/>
                <w:rPrChange w:id="10835" w:author="Russell Ott" w:date="2022-05-16T11:47:00Z">
                  <w:rPr>
                    <w:rFonts w:ascii="Calibri Light" w:hAnsi="Calibri Light"/>
                    <w:sz w:val="20"/>
                  </w:rPr>
                </w:rPrChange>
              </w:rPr>
              <w:t xml:space="preserve">HL7 C-CDA R2.1 </w:t>
            </w:r>
          </w:p>
        </w:tc>
      </w:tr>
      <w:tr w:rsidR="009F6BA2" w:rsidRPr="00C64922" w14:paraId="7C2AC2FF" w14:textId="77777777" w:rsidTr="00F75DF2">
        <w:trPr>
          <w:trHeight w:val="683"/>
          <w:trPrChange w:id="10836" w:author="Russell Ott" w:date="2022-05-16T11:47:00Z">
            <w:trPr>
              <w:trHeight w:val="683"/>
            </w:trPr>
          </w:trPrChange>
        </w:trPr>
        <w:tc>
          <w:tcPr>
            <w:tcW w:w="2312" w:type="dxa"/>
            <w:tcBorders>
              <w:right w:val="nil"/>
            </w:tcBorders>
            <w:shd w:val="clear" w:color="auto" w:fill="FFFFFF"/>
            <w:tcPrChange w:id="10837" w:author="Russell Ott" w:date="2022-05-16T11:47:00Z">
              <w:tcPr>
                <w:tcW w:w="2335" w:type="dxa"/>
                <w:tcBorders>
                  <w:right w:val="nil"/>
                </w:tcBorders>
                <w:shd w:val="clear" w:color="auto" w:fill="FFFFFF"/>
              </w:tcPr>
            </w:tcPrChange>
          </w:tcPr>
          <w:p w14:paraId="05012EB4" w14:textId="77777777" w:rsidR="009F6BA2" w:rsidRPr="00D14360" w:rsidRDefault="009F6BA2" w:rsidP="00E42FA6">
            <w:pPr>
              <w:rPr>
                <w:b/>
                <w:rPrChange w:id="10838" w:author="Russell Ott" w:date="2022-05-16T11:47:00Z">
                  <w:rPr>
                    <w:rFonts w:ascii="Calibri" w:hAnsi="Calibri"/>
                    <w:b/>
                    <w:sz w:val="20"/>
                  </w:rPr>
                </w:rPrChange>
              </w:rPr>
            </w:pPr>
            <w:r w:rsidRPr="00D14360">
              <w:rPr>
                <w:b/>
                <w:rPrChange w:id="10839" w:author="Russell Ott" w:date="2022-05-16T11:47:00Z">
                  <w:rPr>
                    <w:rFonts w:ascii="Calibri" w:hAnsi="Calibri"/>
                    <w:b/>
                    <w:sz w:val="20"/>
                  </w:rPr>
                </w:rPrChange>
              </w:rPr>
              <w:t>Purpose</w:t>
            </w:r>
          </w:p>
        </w:tc>
        <w:tc>
          <w:tcPr>
            <w:tcW w:w="6930" w:type="dxa"/>
            <w:shd w:val="clear" w:color="auto" w:fill="auto"/>
            <w:tcPrChange w:id="10840" w:author="Russell Ott" w:date="2022-05-16T11:47:00Z">
              <w:tcPr>
                <w:tcW w:w="7015" w:type="dxa"/>
                <w:shd w:val="clear" w:color="auto" w:fill="auto"/>
              </w:tcPr>
            </w:tcPrChange>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F75DF2">
        <w:trPr>
          <w:trHeight w:val="350"/>
          <w:trPrChange w:id="10841"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0842" w:author="Russell Ott" w:date="2022-05-16T11:47:00Z">
              <w:tcPr>
                <w:tcW w:w="2335" w:type="dxa"/>
                <w:tcBorders>
                  <w:top w:val="single" w:sz="4" w:space="0" w:color="4F81BD"/>
                  <w:bottom w:val="single" w:sz="4" w:space="0" w:color="4F81BD"/>
                  <w:right w:val="nil"/>
                </w:tcBorders>
                <w:shd w:val="clear" w:color="auto" w:fill="FFFFFF"/>
              </w:tcPr>
            </w:tcPrChange>
          </w:tcPr>
          <w:p w14:paraId="0F87ADEC" w14:textId="77777777" w:rsidR="009F6BA2" w:rsidRPr="00D14360" w:rsidRDefault="009F6BA2" w:rsidP="00E42FA6">
            <w:pPr>
              <w:rPr>
                <w:b/>
                <w:rPrChange w:id="10843" w:author="Russell Ott" w:date="2022-05-16T11:47:00Z">
                  <w:rPr>
                    <w:rFonts w:ascii="Calibri" w:hAnsi="Calibri"/>
                    <w:b/>
                    <w:sz w:val="20"/>
                  </w:rPr>
                </w:rPrChange>
              </w:rPr>
            </w:pPr>
            <w:r w:rsidRPr="00D14360">
              <w:rPr>
                <w:b/>
                <w:rPrChange w:id="10844"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845" w:author="Russell Ott" w:date="2022-05-16T11:47:00Z">
              <w:tcPr>
                <w:tcW w:w="7015" w:type="dxa"/>
                <w:tcBorders>
                  <w:top w:val="single" w:sz="4" w:space="0" w:color="4F81BD"/>
                  <w:bottom w:val="single" w:sz="4" w:space="0" w:color="4F81BD"/>
                </w:tcBorders>
                <w:shd w:val="clear" w:color="auto" w:fill="auto"/>
              </w:tcPr>
            </w:tcPrChange>
          </w:tcPr>
          <w:p w14:paraId="6327DED2" w14:textId="77777777" w:rsidR="009F6BA2" w:rsidRPr="00D14360" w:rsidRDefault="009F6BA2" w:rsidP="00E42FA6">
            <w:pPr>
              <w:rPr>
                <w:rFonts w:ascii="Calibri Light" w:eastAsia="Times New Roman" w:hAnsi="Calibri Light"/>
                <w:sz w:val="24"/>
                <w:szCs w:val="24"/>
                <w:rPrChange w:id="10846" w:author="Russell Ott" w:date="2022-05-16T11:47:00Z">
                  <w:rPr>
                    <w:rFonts w:ascii="Calibri Light" w:hAnsi="Calibri Light"/>
                    <w:sz w:val="20"/>
                  </w:rPr>
                </w:rPrChange>
              </w:rPr>
            </w:pPr>
            <w:r w:rsidRPr="00D14360">
              <w:rPr>
                <w:rFonts w:ascii="Calibri Light" w:hAnsi="Calibri Light"/>
                <w:rPrChange w:id="10847" w:author="Russell Ott" w:date="2022-05-16T11:47:00Z">
                  <w:rPr>
                    <w:rFonts w:ascii="Calibri Light" w:hAnsi="Calibri Light"/>
                    <w:sz w:val="20"/>
                  </w:rPr>
                </w:rPrChange>
              </w:rPr>
              <w:t>No constraint specified.</w:t>
            </w:r>
          </w:p>
        </w:tc>
      </w:tr>
      <w:tr w:rsidR="009F6BA2" w:rsidRPr="00C64922" w14:paraId="25665EB3" w14:textId="77777777" w:rsidTr="00F75DF2">
        <w:trPr>
          <w:trHeight w:val="350"/>
          <w:trPrChange w:id="10848" w:author="Russell Ott" w:date="2022-05-16T11:47: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849" w:author="Russell Ott" w:date="2022-05-16T11:47:00Z">
              <w:tcPr>
                <w:tcW w:w="2335" w:type="dxa"/>
                <w:tcBorders>
                  <w:right w:val="nil"/>
                </w:tcBorders>
                <w:shd w:val="clear" w:color="auto" w:fill="FFFFFF"/>
              </w:tcPr>
            </w:tcPrChange>
          </w:tcPr>
          <w:p w14:paraId="7A906FE3" w14:textId="77777777" w:rsidR="009F6BA2" w:rsidRPr="00D14360" w:rsidRDefault="009F6BA2" w:rsidP="00E42FA6">
            <w:pPr>
              <w:rPr>
                <w:b/>
                <w:rPrChange w:id="10850" w:author="Russell Ott" w:date="2022-05-16T11:47:00Z">
                  <w:rPr>
                    <w:rFonts w:ascii="Calibri" w:hAnsi="Calibri"/>
                    <w:b/>
                    <w:sz w:val="20"/>
                  </w:rPr>
                </w:rPrChange>
              </w:rPr>
            </w:pPr>
            <w:r w:rsidRPr="00D14360">
              <w:rPr>
                <w:b/>
                <w:rPrChange w:id="10851"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0852" w:author="Russell Ott" w:date="2022-05-16T11:47:00Z">
              <w:tcPr>
                <w:tcW w:w="7015" w:type="dxa"/>
                <w:shd w:val="clear" w:color="auto" w:fill="auto"/>
              </w:tcPr>
            </w:tcPrChange>
          </w:tcPr>
          <w:p w14:paraId="12215FD6" w14:textId="77777777" w:rsidR="009F6BA2" w:rsidRPr="00D14360" w:rsidRDefault="009F6BA2" w:rsidP="00E42FA6">
            <w:pPr>
              <w:rPr>
                <w:rFonts w:ascii="Calibri Light" w:eastAsia="Times New Roman" w:hAnsi="Calibri Light"/>
                <w:sz w:val="24"/>
                <w:szCs w:val="24"/>
                <w:rPrChange w:id="10853" w:author="Russell Ott" w:date="2022-05-16T11:47:00Z">
                  <w:rPr>
                    <w:rFonts w:ascii="Calibri Light" w:hAnsi="Calibri Light"/>
                    <w:sz w:val="20"/>
                  </w:rPr>
                </w:rPrChange>
              </w:rPr>
            </w:pPr>
            <w:r w:rsidRPr="00D14360">
              <w:rPr>
                <w:rFonts w:ascii="Calibri Light" w:hAnsi="Calibri Light"/>
                <w:rPrChange w:id="10854" w:author="Russell Ott" w:date="2022-05-16T11:47:00Z">
                  <w:rPr>
                    <w:rFonts w:ascii="Calibri Light" w:hAnsi="Calibri Light"/>
                    <w:sz w:val="20"/>
                  </w:rPr>
                </w:rPrChange>
              </w:rPr>
              <w:t>Not explicitly specified.</w:t>
            </w:r>
          </w:p>
        </w:tc>
      </w:tr>
      <w:tr w:rsidR="009F6BA2" w:rsidRPr="00C64922" w14:paraId="796D47D2" w14:textId="77777777" w:rsidTr="003A3D50">
        <w:trPr>
          <w:trHeight w:val="350"/>
          <w:del w:id="10855" w:author="Russell Ott" w:date="2022-05-16T11:47:00Z"/>
        </w:trPr>
        <w:tc>
          <w:tcPr>
            <w:tcW w:w="2335" w:type="dxa"/>
            <w:tcBorders>
              <w:top w:val="single" w:sz="4" w:space="0" w:color="4F81BD"/>
              <w:bottom w:val="single" w:sz="4" w:space="0" w:color="4F81BD"/>
              <w:right w:val="nil"/>
            </w:tcBorders>
            <w:shd w:val="clear" w:color="auto" w:fill="FFFFFF"/>
          </w:tcPr>
          <w:p w14:paraId="19C48905" w14:textId="77777777" w:rsidR="009F6BA2" w:rsidRPr="00D14360" w:rsidRDefault="009F6BA2" w:rsidP="00E42FA6">
            <w:pPr>
              <w:rPr>
                <w:del w:id="10856" w:author="Russell Ott" w:date="2022-05-16T11:47:00Z"/>
                <w:rFonts w:cs="Calibri"/>
                <w:b/>
                <w:bCs/>
              </w:rPr>
            </w:pPr>
            <w:del w:id="10857"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23C937C5" w14:textId="77777777" w:rsidR="009F6BA2" w:rsidRPr="00D14360" w:rsidRDefault="009F6BA2" w:rsidP="00E42FA6">
            <w:pPr>
              <w:rPr>
                <w:del w:id="10858" w:author="Russell Ott" w:date="2022-05-16T11:47:00Z"/>
                <w:rFonts w:ascii="Calibri Light" w:hAnsi="Calibri Light" w:cs="Calibri Light"/>
                <w:szCs w:val="18"/>
              </w:rPr>
            </w:pPr>
            <w:del w:id="10859" w:author="Russell Ott" w:date="2022-05-16T11:47:00Z">
              <w:r w:rsidRPr="00D14360">
                <w:rPr>
                  <w:rFonts w:ascii="Calibri Light" w:hAnsi="Calibri Light" w:cs="Calibri Light"/>
                  <w:szCs w:val="18"/>
                </w:rPr>
                <w:delText>None.</w:delText>
              </w:r>
            </w:del>
          </w:p>
        </w:tc>
      </w:tr>
      <w:tr w:rsidR="009F6BA2" w:rsidRPr="00C64922" w14:paraId="4EE9A3FF" w14:textId="77777777" w:rsidTr="00F75DF2">
        <w:tc>
          <w:tcPr>
            <w:tcW w:w="2312" w:type="dxa"/>
            <w:tcBorders>
              <w:top w:val="single" w:sz="4" w:space="0" w:color="4472C4" w:themeColor="accent1"/>
              <w:bottom w:val="single" w:sz="4" w:space="0" w:color="4472C4"/>
              <w:right w:val="nil"/>
            </w:tcBorders>
            <w:shd w:val="clear" w:color="auto" w:fill="FFFFFF"/>
            <w:tcPrChange w:id="10860" w:author="Russell Ott" w:date="2022-05-16T11:47:00Z">
              <w:tcPr>
                <w:tcW w:w="2335" w:type="dxa"/>
                <w:tcBorders>
                  <w:bottom w:val="single" w:sz="4" w:space="0" w:color="4472C4"/>
                  <w:right w:val="nil"/>
                </w:tcBorders>
                <w:shd w:val="clear" w:color="auto" w:fill="FFFFFF"/>
              </w:tcPr>
            </w:tcPrChange>
          </w:tcPr>
          <w:p w14:paraId="77602F1D" w14:textId="77777777" w:rsidR="009F6BA2" w:rsidRPr="00D14360" w:rsidRDefault="009F6BA2" w:rsidP="00E42FA6">
            <w:pPr>
              <w:rPr>
                <w:b/>
                <w:rPrChange w:id="10861" w:author="Russell Ott" w:date="2022-05-16T11:47:00Z">
                  <w:rPr>
                    <w:rFonts w:ascii="Calibri" w:hAnsi="Calibri"/>
                    <w:b/>
                    <w:sz w:val="20"/>
                  </w:rPr>
                </w:rPrChange>
              </w:rPr>
            </w:pPr>
            <w:r w:rsidRPr="00D14360">
              <w:rPr>
                <w:b/>
                <w:rPrChange w:id="10862" w:author="Russell Ott" w:date="2022-05-16T11:47:00Z">
                  <w:rPr>
                    <w:rFonts w:ascii="Calibri" w:hAnsi="Calibri"/>
                    <w:b/>
                    <w:sz w:val="20"/>
                  </w:rPr>
                </w:rPrChange>
              </w:rPr>
              <w:t>Other Considerations</w:t>
            </w:r>
          </w:p>
        </w:tc>
        <w:tc>
          <w:tcPr>
            <w:tcW w:w="6930" w:type="dxa"/>
            <w:tcBorders>
              <w:top w:val="single" w:sz="4" w:space="0" w:color="4472C4" w:themeColor="accent1"/>
              <w:bottom w:val="single" w:sz="4" w:space="0" w:color="4472C4"/>
            </w:tcBorders>
            <w:shd w:val="clear" w:color="auto" w:fill="auto"/>
            <w:tcPrChange w:id="10863" w:author="Russell Ott" w:date="2022-05-16T11:47:00Z">
              <w:tcPr>
                <w:tcW w:w="7015" w:type="dxa"/>
                <w:tcBorders>
                  <w:bottom w:val="single" w:sz="4" w:space="0" w:color="4472C4"/>
                </w:tcBorders>
                <w:shd w:val="clear" w:color="auto" w:fill="auto"/>
              </w:tcPr>
            </w:tcPrChange>
          </w:tcPr>
          <w:p w14:paraId="3FFC58DB" w14:textId="77777777" w:rsidR="009F6BA2" w:rsidRPr="00D14360" w:rsidRDefault="009F6BA2" w:rsidP="00D14360">
            <w:pPr>
              <w:keepNext/>
              <w:rPr>
                <w:rFonts w:ascii="Calibri Light" w:eastAsia="Times New Roman" w:hAnsi="Calibri Light"/>
                <w:sz w:val="24"/>
                <w:szCs w:val="24"/>
                <w:rPrChange w:id="10864" w:author="Russell Ott" w:date="2022-05-16T11:47:00Z">
                  <w:rPr>
                    <w:rFonts w:ascii="Calibri Light" w:hAnsi="Calibri Light"/>
                    <w:sz w:val="20"/>
                  </w:rPr>
                </w:rPrChange>
              </w:rPr>
            </w:pPr>
            <w:r w:rsidRPr="00D14360">
              <w:rPr>
                <w:rFonts w:ascii="Calibri Light" w:hAnsi="Calibri Light"/>
                <w:rPrChange w:id="10865" w:author="Russell Ott" w:date="2022-05-16T11:47:00Z">
                  <w:rPr>
                    <w:rFonts w:ascii="Calibri Light" w:hAnsi="Calibri Light"/>
                    <w:sz w:val="20"/>
                  </w:rPr>
                </w:rPrChange>
              </w:rPr>
              <w:t xml:space="preserve">This template requires at least one </w:t>
            </w:r>
            <w:r w:rsidRPr="00D14360">
              <w:rPr>
                <w:rFonts w:ascii="Calibri Light" w:hAnsi="Calibri Light"/>
                <w:rPrChange w:id="10866" w:author="Russell Ott" w:date="2022-05-16T11:47:00Z">
                  <w:rPr>
                    <w:rFonts w:ascii="Calibri Light" w:hAnsi="Calibri Light"/>
                    <w:sz w:val="20"/>
                  </w:rPr>
                </w:rPrChange>
              </w:rPr>
              <w:t>contained Problem Observation template.</w:t>
            </w:r>
          </w:p>
        </w:tc>
      </w:tr>
      <w:tr w:rsidR="0009537F" w:rsidRPr="00C64922" w14:paraId="77D99E49" w14:textId="77777777" w:rsidTr="00F75DF2">
        <w:tc>
          <w:tcPr>
            <w:tcW w:w="2312" w:type="dxa"/>
            <w:tcBorders>
              <w:top w:val="single" w:sz="4" w:space="0" w:color="4472C4"/>
              <w:bottom w:val="single" w:sz="4" w:space="0" w:color="4F81BD"/>
              <w:right w:val="nil"/>
            </w:tcBorders>
            <w:shd w:val="clear" w:color="auto" w:fill="FFFFFF"/>
            <w:tcPrChange w:id="10867" w:author="Russell Ott" w:date="2022-05-16T11:47:00Z">
              <w:tcPr>
                <w:tcW w:w="2335" w:type="dxa"/>
                <w:tcBorders>
                  <w:top w:val="single" w:sz="4" w:space="0" w:color="4472C4"/>
                  <w:bottom w:val="single" w:sz="4" w:space="0" w:color="4F81BD"/>
                  <w:right w:val="nil"/>
                </w:tcBorders>
                <w:shd w:val="clear" w:color="auto" w:fill="FFFFFF"/>
              </w:tcPr>
            </w:tcPrChange>
          </w:tcPr>
          <w:p w14:paraId="744550B0" w14:textId="77777777" w:rsidR="0009537F" w:rsidRPr="00D14360" w:rsidRDefault="0009537F" w:rsidP="00E42FA6">
            <w:pPr>
              <w:rPr>
                <w:b/>
                <w:rPrChange w:id="10868" w:author="Russell Ott" w:date="2022-05-16T11:47:00Z">
                  <w:rPr>
                    <w:rFonts w:ascii="Calibri" w:hAnsi="Calibri"/>
                    <w:b/>
                    <w:sz w:val="20"/>
                  </w:rPr>
                </w:rPrChange>
              </w:rPr>
            </w:pPr>
            <w:r>
              <w:rPr>
                <w:b/>
                <w:rPrChange w:id="10869" w:author="Russell Ott" w:date="2022-05-16T11:47:00Z">
                  <w:rPr>
                    <w:rFonts w:ascii="Calibri" w:hAnsi="Calibri"/>
                    <w:b/>
                    <w:sz w:val="20"/>
                  </w:rPr>
                </w:rPrChange>
              </w:rPr>
              <w:t>Reference</w:t>
            </w:r>
          </w:p>
        </w:tc>
        <w:tc>
          <w:tcPr>
            <w:tcW w:w="6930" w:type="dxa"/>
            <w:tcBorders>
              <w:top w:val="single" w:sz="4" w:space="0" w:color="4472C4"/>
              <w:bottom w:val="single" w:sz="4" w:space="0" w:color="4F81BD"/>
            </w:tcBorders>
            <w:shd w:val="clear" w:color="auto" w:fill="auto"/>
            <w:tcPrChange w:id="10870" w:author="Russell Ott" w:date="2022-05-16T11:47:00Z">
              <w:tcPr>
                <w:tcW w:w="7015" w:type="dxa"/>
                <w:tcBorders>
                  <w:top w:val="single" w:sz="4" w:space="0" w:color="4472C4"/>
                  <w:bottom w:val="single" w:sz="4" w:space="0" w:color="4F81BD"/>
                </w:tcBorders>
                <w:shd w:val="clear" w:color="auto" w:fill="auto"/>
              </w:tcPr>
            </w:tcPrChange>
          </w:tcPr>
          <w:p w14:paraId="22357516" w14:textId="190E3E53" w:rsidR="0009537F" w:rsidRPr="00D14360" w:rsidRDefault="0009537F" w:rsidP="00D14360">
            <w:pPr>
              <w:keepNext/>
              <w:rPr>
                <w:rFonts w:ascii="Calibri Light" w:eastAsia="Times New Roman" w:hAnsi="Calibri Light"/>
                <w:sz w:val="24"/>
                <w:szCs w:val="24"/>
                <w:rPrChange w:id="10871" w:author="Russell Ott" w:date="2022-05-16T11:47:00Z">
                  <w:rPr>
                    <w:rFonts w:ascii="Calibri Light" w:hAnsi="Calibri Light"/>
                    <w:sz w:val="20"/>
                  </w:rPr>
                </w:rPrChange>
              </w:rPr>
            </w:pPr>
            <w:r w:rsidRPr="00D14360">
              <w:rPr>
                <w:rFonts w:ascii="Calibri Light" w:hAnsi="Calibri Light"/>
                <w:rPrChange w:id="10872"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0873"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0874" w:author="Russell Ott" w:date="2022-05-16T11:47:00Z">
                  <w:rPr>
                    <w:rStyle w:val="Hyperlink"/>
                    <w:rFonts w:ascii="Calibri Light" w:hAnsi="Calibri Light"/>
                    <w:sz w:val="20"/>
                  </w:rPr>
                </w:rPrChange>
              </w:rPr>
              <w:fldChar w:fldCharType="end"/>
            </w:r>
          </w:p>
        </w:tc>
      </w:tr>
      <w:tr w:rsidR="00C563F3" w:rsidRPr="00C64922" w14:paraId="3D572EB8" w14:textId="77777777" w:rsidTr="00F75DF2">
        <w:tc>
          <w:tcPr>
            <w:tcW w:w="2312" w:type="dxa"/>
            <w:tcBorders>
              <w:top w:val="single" w:sz="4" w:space="0" w:color="4F81BD"/>
              <w:bottom w:val="single" w:sz="4" w:space="0" w:color="4F81BD"/>
              <w:right w:val="nil"/>
            </w:tcBorders>
            <w:shd w:val="clear" w:color="auto" w:fill="FFFFFF"/>
            <w:tcPrChange w:id="10875" w:author="Russell Ott" w:date="2022-05-16T11:47:00Z">
              <w:tcPr>
                <w:tcW w:w="2335" w:type="dxa"/>
                <w:tcBorders>
                  <w:top w:val="single" w:sz="4" w:space="0" w:color="4F81BD"/>
                  <w:bottom w:val="single" w:sz="4" w:space="0" w:color="4F81BD"/>
                  <w:right w:val="nil"/>
                </w:tcBorders>
                <w:shd w:val="clear" w:color="auto" w:fill="FFFFFF"/>
              </w:tcPr>
            </w:tcPrChange>
          </w:tcPr>
          <w:p w14:paraId="729A59CB" w14:textId="77777777" w:rsidR="00C563F3" w:rsidRPr="00D14360" w:rsidRDefault="00C563F3" w:rsidP="00C563F3">
            <w:pPr>
              <w:rPr>
                <w:b/>
                <w:rPrChange w:id="10876" w:author="Russell Ott" w:date="2022-05-16T11:47:00Z">
                  <w:rPr>
                    <w:rFonts w:ascii="Calibri" w:hAnsi="Calibri"/>
                    <w:b/>
                    <w:sz w:val="20"/>
                  </w:rPr>
                </w:rPrChange>
              </w:rPr>
            </w:pPr>
            <w:r w:rsidRPr="00D14360">
              <w:rPr>
                <w:b/>
                <w:rPrChange w:id="10877"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0878" w:author="Russell Ott" w:date="2022-05-16T11:47:00Z">
              <w:tcPr>
                <w:tcW w:w="7015" w:type="dxa"/>
                <w:tcBorders>
                  <w:top w:val="single" w:sz="4" w:space="0" w:color="4F81BD"/>
                  <w:bottom w:val="single" w:sz="4" w:space="0" w:color="4F81BD"/>
                </w:tcBorders>
                <w:shd w:val="clear" w:color="auto" w:fill="auto"/>
              </w:tcPr>
            </w:tcPrChange>
          </w:tcPr>
          <w:p w14:paraId="2673A394" w14:textId="5279A7DE" w:rsidR="00C563F3" w:rsidRPr="0083506C" w:rsidRDefault="0009537F" w:rsidP="00D14360">
            <w:pPr>
              <w:keepNext/>
              <w:rPr>
                <w:rFonts w:ascii="Calibri Light" w:eastAsia="Times New Roman" w:hAnsi="Calibri Light"/>
                <w:sz w:val="24"/>
                <w:szCs w:val="24"/>
                <w:rPrChange w:id="10879" w:author="Russell Ott" w:date="2022-05-16T11:47:00Z">
                  <w:rPr>
                    <w:rFonts w:ascii="Calibri Light" w:hAnsi="Calibri Light"/>
                    <w:sz w:val="20"/>
                  </w:rPr>
                </w:rPrChange>
              </w:rPr>
            </w:pPr>
            <w:r w:rsidRPr="003A3D50">
              <w:rPr>
                <w:rFonts w:ascii="Calibri Light" w:hAnsi="Calibri Light"/>
                <w:rPrChange w:id="10880" w:author="Russell Ott" w:date="2022-05-16T11:47:00Z">
                  <w:rPr>
                    <w:rFonts w:ascii="Calibri Light" w:hAnsi="Calibri Light"/>
                    <w:sz w:val="20"/>
                  </w:rPr>
                </w:rPrChange>
              </w:rPr>
              <w:t xml:space="preserve">How to represent </w:t>
            </w:r>
            <w:r w:rsidR="001A0138">
              <w:fldChar w:fldCharType="begin"/>
            </w:r>
            <w:r w:rsidR="001A0138">
              <w:instrText xml:space="preserve"> HYPERLINK "http://cdasearch.hl7.org/examples/view/b45996a0828df13d805e978e6a57f4d509354641" </w:instrText>
            </w:r>
            <w:r w:rsidR="001A0138">
              <w:fldChar w:fldCharType="separate"/>
            </w:r>
            <w:r w:rsidRPr="005A615D">
              <w:rPr>
                <w:rStyle w:val="Hyperlink"/>
                <w:rFonts w:ascii="Calibri Light" w:hAnsi="Calibri Light"/>
                <w:rPrChange w:id="10881" w:author="Russell Ott" w:date="2022-05-16T11:47:00Z">
                  <w:rPr>
                    <w:rStyle w:val="Hyperlink"/>
                    <w:rFonts w:ascii="Calibri Light" w:hAnsi="Calibri Light"/>
                    <w:sz w:val="20"/>
                  </w:rPr>
                </w:rPrChange>
              </w:rPr>
              <w:t xml:space="preserve"> “Outpatient Encounter with Diagnoses”</w:t>
            </w:r>
            <w:r w:rsidR="001A0138">
              <w:rPr>
                <w:rStyle w:val="Hyperlink"/>
                <w:rFonts w:ascii="Calibri Light" w:hAnsi="Calibri Light"/>
                <w:rPrChange w:id="10882" w:author="Russell Ott" w:date="2022-05-16T11:47:00Z">
                  <w:rPr>
                    <w:rStyle w:val="Hyperlink"/>
                    <w:rFonts w:ascii="Calibri Light" w:hAnsi="Calibri Light"/>
                    <w:sz w:val="20"/>
                  </w:rPr>
                </w:rPrChange>
              </w:rPr>
              <w:fldChar w:fldCharType="end"/>
            </w:r>
          </w:p>
        </w:tc>
      </w:tr>
    </w:tbl>
    <w:p w14:paraId="54A82D66" w14:textId="70693986" w:rsidR="00ED4473" w:rsidRPr="00D14360" w:rsidRDefault="00A5789F" w:rsidP="008F2B18">
      <w:pPr>
        <w:pStyle w:val="Caption"/>
        <w:rPr>
          <w:rPrChange w:id="10883" w:author="Russell Ott" w:date="2022-05-16T11:47:00Z">
            <w:rPr/>
          </w:rPrChange>
        </w:rPr>
      </w:pPr>
      <w:bookmarkStart w:id="10884" w:name="_Toc21927025"/>
      <w:r>
        <w:t xml:space="preserve">  </w:t>
      </w:r>
      <w:bookmarkStart w:id="10885" w:name="_Toc103262908"/>
      <w:r w:rsidR="008F2B18" w:rsidRPr="00C64922">
        <w:t xml:space="preserve">Table </w:t>
      </w:r>
      <w:r w:rsidR="00132A94">
        <w:fldChar w:fldCharType="begin"/>
      </w:r>
      <w:r w:rsidR="00132A94">
        <w:instrText xml:space="preserve"> SEQ Table \* ARABIC </w:instrText>
      </w:r>
      <w:r w:rsidR="00132A94">
        <w:fldChar w:fldCharType="separate"/>
      </w:r>
      <w:del w:id="10886" w:author="Russell Ott" w:date="2022-05-16T11:47:00Z">
        <w:r w:rsidR="00DE0DA7">
          <w:rPr>
            <w:noProof/>
          </w:rPr>
          <w:delText>44</w:delText>
        </w:r>
      </w:del>
      <w:ins w:id="10887" w:author="Russell Ott" w:date="2022-05-16T11:47:00Z">
        <w:r w:rsidR="00F10C7C">
          <w:rPr>
            <w:noProof/>
          </w:rPr>
          <w:t>41</w:t>
        </w:r>
      </w:ins>
      <w:r w:rsidR="00132A94">
        <w:rPr>
          <w:noProof/>
        </w:rPr>
        <w:fldChar w:fldCharType="end"/>
      </w:r>
      <w:r w:rsidR="008F2B18" w:rsidRPr="00C64922">
        <w:t>: Encounter Diagnosis</w:t>
      </w:r>
      <w:r w:rsidR="00852DED" w:rsidRPr="00852DED">
        <w:t xml:space="preserve"> </w:t>
      </w:r>
      <w:r w:rsidR="00852DED">
        <w:t>Template</w:t>
      </w:r>
      <w:bookmarkEnd w:id="10885"/>
      <w:bookmarkEnd w:id="10884"/>
    </w:p>
    <w:p w14:paraId="52E272C0" w14:textId="77777777" w:rsidR="00F76B67" w:rsidRPr="00C64922" w:rsidRDefault="00F76B67" w:rsidP="002E634A">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888"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889">
          <w:tblGrid>
            <w:gridCol w:w="2312"/>
            <w:gridCol w:w="6930"/>
          </w:tblGrid>
        </w:tblGridChange>
      </w:tblGrid>
      <w:tr w:rsidR="009F6BA2" w:rsidRPr="00C64922" w14:paraId="298DF4CA" w14:textId="77777777" w:rsidTr="00F75DF2">
        <w:trPr>
          <w:cantSplit/>
          <w:tblHeader/>
          <w:trPrChange w:id="10890" w:author="Russell Ott" w:date="2022-05-16T11:47:00Z">
            <w:trPr>
              <w:cantSplit/>
              <w:tblHeader/>
            </w:trPr>
          </w:trPrChange>
        </w:trPr>
        <w:tc>
          <w:tcPr>
            <w:tcW w:w="2312" w:type="dxa"/>
            <w:tcBorders>
              <w:bottom w:val="nil"/>
              <w:right w:val="nil"/>
            </w:tcBorders>
            <w:shd w:val="clear" w:color="auto" w:fill="4F81BD"/>
            <w:tcPrChange w:id="10891" w:author="Russell Ott" w:date="2022-05-16T11:47:00Z">
              <w:tcPr>
                <w:tcW w:w="2335" w:type="dxa"/>
                <w:tcBorders>
                  <w:bottom w:val="nil"/>
                  <w:right w:val="nil"/>
                </w:tcBorders>
                <w:shd w:val="clear" w:color="auto" w:fill="4F81BD"/>
              </w:tcPr>
            </w:tcPrChange>
          </w:tcPr>
          <w:p w14:paraId="545921A4" w14:textId="77777777" w:rsidR="009F6BA2" w:rsidRPr="00D14360" w:rsidRDefault="009F6BA2" w:rsidP="00E42FA6">
            <w:pPr>
              <w:rPr>
                <w:b/>
                <w:color w:val="FFFFFF"/>
                <w:rPrChange w:id="10892" w:author="Russell Ott" w:date="2022-05-16T11:47:00Z">
                  <w:rPr>
                    <w:rFonts w:ascii="Calibri" w:hAnsi="Calibri"/>
                    <w:b/>
                    <w:color w:val="FFFFFF"/>
                  </w:rPr>
                </w:rPrChange>
              </w:rPr>
            </w:pPr>
            <w:r w:rsidRPr="00D14360">
              <w:rPr>
                <w:b/>
                <w:color w:val="FFFFFF"/>
                <w:rPrChange w:id="10893" w:author="Russell Ott" w:date="2022-05-16T11:47:00Z">
                  <w:rPr>
                    <w:rFonts w:ascii="Calibri" w:hAnsi="Calibri"/>
                    <w:b/>
                    <w:color w:val="FFFFFF"/>
                  </w:rPr>
                </w:rPrChange>
              </w:rPr>
              <w:t>Entry Template</w:t>
            </w:r>
          </w:p>
        </w:tc>
        <w:tc>
          <w:tcPr>
            <w:tcW w:w="6930" w:type="dxa"/>
            <w:shd w:val="clear" w:color="auto" w:fill="4F81BD"/>
            <w:tcPrChange w:id="10894" w:author="Russell Ott" w:date="2022-05-16T11:47:00Z">
              <w:tcPr>
                <w:tcW w:w="7015" w:type="dxa"/>
                <w:shd w:val="clear" w:color="auto" w:fill="4F81BD"/>
              </w:tcPr>
            </w:tcPrChange>
          </w:tcPr>
          <w:p w14:paraId="7A6C6E03" w14:textId="77777777" w:rsidR="009F6BA2" w:rsidRPr="00D14360" w:rsidRDefault="009F6BA2" w:rsidP="00E42FA6">
            <w:pPr>
              <w:rPr>
                <w:rFonts w:ascii="Times New Roman" w:eastAsia="Times New Roman" w:hAnsi="Times New Roman"/>
                <w:b/>
                <w:color w:val="FFFFFF"/>
                <w:sz w:val="24"/>
                <w:szCs w:val="24"/>
                <w:rPrChange w:id="10895" w:author="Russell Ott" w:date="2022-05-16T11:47:00Z">
                  <w:rPr>
                    <w:rFonts w:ascii="Calibri" w:hAnsi="Calibri"/>
                    <w:b/>
                    <w:color w:val="FFFFFF"/>
                  </w:rPr>
                </w:rPrChange>
              </w:rPr>
            </w:pPr>
            <w:r w:rsidRPr="00D14360">
              <w:rPr>
                <w:b/>
                <w:color w:val="FFFFFF"/>
                <w:rPrChange w:id="10896" w:author="Russell Ott" w:date="2022-05-16T11:47:00Z">
                  <w:rPr>
                    <w:rFonts w:ascii="Calibri" w:hAnsi="Calibri"/>
                    <w:b/>
                    <w:color w:val="FFFFFF"/>
                  </w:rPr>
                </w:rPrChange>
              </w:rPr>
              <w:t xml:space="preserve">Hospital Admission Diagnosis (V3) </w:t>
            </w:r>
          </w:p>
          <w:p w14:paraId="2CC55656" w14:textId="77777777" w:rsidR="009F6BA2" w:rsidRPr="00D14360" w:rsidRDefault="009F6BA2" w:rsidP="00E42FA6">
            <w:pPr>
              <w:rPr>
                <w:rFonts w:ascii="Times New Roman" w:eastAsia="Times New Roman" w:hAnsi="Times New Roman"/>
                <w:color w:val="FFFFFF"/>
                <w:sz w:val="24"/>
                <w:szCs w:val="24"/>
                <w:rPrChange w:id="10897" w:author="Russell Ott" w:date="2022-05-16T11:47:00Z">
                  <w:rPr>
                    <w:rFonts w:ascii="Calibri" w:hAnsi="Calibri"/>
                    <w:color w:val="FFFFFF"/>
                  </w:rPr>
                </w:rPrChange>
              </w:rPr>
            </w:pPr>
            <w:r w:rsidRPr="00D14360">
              <w:rPr>
                <w:color w:val="FFFFFF"/>
                <w:sz w:val="18"/>
                <w:rPrChange w:id="10898" w:author="Russell Ott" w:date="2022-05-16T11:47:00Z">
                  <w:rPr>
                    <w:rFonts w:ascii="Calibri" w:hAnsi="Calibri"/>
                    <w:color w:val="FFFFFF"/>
                    <w:sz w:val="18"/>
                  </w:rPr>
                </w:rPrChange>
              </w:rPr>
              <w:t>[act: identifier urn:hl7ii:2.16.840.1.113883.10.20.22.4.34:2015-08-01 (open)]</w:t>
            </w:r>
          </w:p>
        </w:tc>
      </w:tr>
      <w:tr w:rsidR="009F6BA2" w:rsidRPr="00C64922" w14:paraId="6B6039FA" w14:textId="77777777" w:rsidTr="00F75DF2">
        <w:trPr>
          <w:trHeight w:val="341"/>
          <w:trPrChange w:id="10899" w:author="Russell Ott" w:date="2022-05-16T11:47:00Z">
            <w:trPr>
              <w:trHeight w:val="341"/>
            </w:trPr>
          </w:trPrChange>
        </w:trPr>
        <w:tc>
          <w:tcPr>
            <w:tcW w:w="2312" w:type="dxa"/>
            <w:tcBorders>
              <w:top w:val="single" w:sz="4" w:space="0" w:color="4F81BD"/>
              <w:bottom w:val="single" w:sz="4" w:space="0" w:color="4F81BD"/>
              <w:right w:val="nil"/>
            </w:tcBorders>
            <w:shd w:val="clear" w:color="auto" w:fill="FFFFFF"/>
            <w:tcPrChange w:id="10900" w:author="Russell Ott" w:date="2022-05-16T11:47:00Z">
              <w:tcPr>
                <w:tcW w:w="2335" w:type="dxa"/>
                <w:tcBorders>
                  <w:top w:val="single" w:sz="4" w:space="0" w:color="4F81BD"/>
                  <w:bottom w:val="single" w:sz="4" w:space="0" w:color="4F81BD"/>
                  <w:right w:val="nil"/>
                </w:tcBorders>
                <w:shd w:val="clear" w:color="auto" w:fill="FFFFFF"/>
              </w:tcPr>
            </w:tcPrChange>
          </w:tcPr>
          <w:p w14:paraId="45F4B12A" w14:textId="77777777" w:rsidR="009F6BA2" w:rsidRPr="00D14360" w:rsidRDefault="009F6BA2" w:rsidP="00E42FA6">
            <w:pPr>
              <w:rPr>
                <w:b/>
                <w:rPrChange w:id="10901" w:author="Russell Ott" w:date="2022-05-16T11:47:00Z">
                  <w:rPr>
                    <w:rFonts w:ascii="Calibri" w:hAnsi="Calibri"/>
                    <w:b/>
                    <w:sz w:val="20"/>
                  </w:rPr>
                </w:rPrChange>
              </w:rPr>
            </w:pPr>
            <w:r w:rsidRPr="00D14360">
              <w:rPr>
                <w:b/>
                <w:rPrChange w:id="10902"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903" w:author="Russell Ott" w:date="2022-05-16T11:47:00Z">
              <w:tcPr>
                <w:tcW w:w="7015" w:type="dxa"/>
                <w:tcBorders>
                  <w:top w:val="single" w:sz="4" w:space="0" w:color="4F81BD"/>
                  <w:bottom w:val="single" w:sz="4" w:space="0" w:color="4F81BD"/>
                </w:tcBorders>
                <w:shd w:val="clear" w:color="auto" w:fill="auto"/>
              </w:tcPr>
            </w:tcPrChange>
          </w:tcPr>
          <w:p w14:paraId="573D728C" w14:textId="77777777" w:rsidR="009F6BA2" w:rsidRPr="00D14360" w:rsidRDefault="009F6BA2" w:rsidP="00E42FA6">
            <w:pPr>
              <w:rPr>
                <w:rFonts w:ascii="Calibri Light" w:eastAsia="Times New Roman" w:hAnsi="Calibri Light"/>
                <w:color w:val="000000"/>
                <w:sz w:val="24"/>
                <w:szCs w:val="24"/>
                <w:rPrChange w:id="10904" w:author="Russell Ott" w:date="2022-05-16T11:47:00Z">
                  <w:rPr>
                    <w:rFonts w:ascii="Calibri Light" w:hAnsi="Calibri Light"/>
                    <w:color w:val="000000"/>
                    <w:sz w:val="20"/>
                  </w:rPr>
                </w:rPrChange>
              </w:rPr>
            </w:pPr>
            <w:r w:rsidRPr="00D14360">
              <w:rPr>
                <w:rFonts w:ascii="Calibri Light" w:hAnsi="Calibri Light"/>
                <w:color w:val="000000"/>
                <w:rPrChange w:id="10905" w:author="Russell Ott" w:date="2022-05-16T11:47:00Z">
                  <w:rPr>
                    <w:rFonts w:ascii="Calibri Light" w:hAnsi="Calibri Light"/>
                    <w:color w:val="000000"/>
                    <w:sz w:val="20"/>
                  </w:rPr>
                </w:rPrChange>
              </w:rPr>
              <w:t xml:space="preserve">HL7 C-CDA R2.1 </w:t>
            </w:r>
          </w:p>
        </w:tc>
      </w:tr>
      <w:tr w:rsidR="009F6BA2" w:rsidRPr="00C64922" w14:paraId="61CE7031" w14:textId="77777777" w:rsidTr="00F75DF2">
        <w:trPr>
          <w:trHeight w:val="620"/>
          <w:trPrChange w:id="10906" w:author="Russell Ott" w:date="2022-05-16T11:47:00Z">
            <w:trPr>
              <w:trHeight w:val="620"/>
            </w:trPr>
          </w:trPrChange>
        </w:trPr>
        <w:tc>
          <w:tcPr>
            <w:tcW w:w="2312" w:type="dxa"/>
            <w:tcBorders>
              <w:right w:val="nil"/>
            </w:tcBorders>
            <w:shd w:val="clear" w:color="auto" w:fill="FFFFFF"/>
            <w:tcPrChange w:id="10907" w:author="Russell Ott" w:date="2022-05-16T11:47:00Z">
              <w:tcPr>
                <w:tcW w:w="2335" w:type="dxa"/>
                <w:tcBorders>
                  <w:right w:val="nil"/>
                </w:tcBorders>
                <w:shd w:val="clear" w:color="auto" w:fill="FFFFFF"/>
              </w:tcPr>
            </w:tcPrChange>
          </w:tcPr>
          <w:p w14:paraId="659D12D8" w14:textId="77777777" w:rsidR="009F6BA2" w:rsidRPr="00D14360" w:rsidRDefault="009F6BA2" w:rsidP="00E42FA6">
            <w:pPr>
              <w:rPr>
                <w:b/>
                <w:rPrChange w:id="10908" w:author="Russell Ott" w:date="2022-05-16T11:47:00Z">
                  <w:rPr>
                    <w:rFonts w:ascii="Calibri" w:hAnsi="Calibri"/>
                    <w:b/>
                    <w:sz w:val="20"/>
                  </w:rPr>
                </w:rPrChange>
              </w:rPr>
            </w:pPr>
            <w:r w:rsidRPr="00D14360">
              <w:rPr>
                <w:b/>
                <w:rPrChange w:id="10909" w:author="Russell Ott" w:date="2022-05-16T11:47:00Z">
                  <w:rPr>
                    <w:rFonts w:ascii="Calibri" w:hAnsi="Calibri"/>
                    <w:b/>
                    <w:sz w:val="20"/>
                  </w:rPr>
                </w:rPrChange>
              </w:rPr>
              <w:t>Purpose</w:t>
            </w:r>
          </w:p>
        </w:tc>
        <w:tc>
          <w:tcPr>
            <w:tcW w:w="6930" w:type="dxa"/>
            <w:shd w:val="clear" w:color="auto" w:fill="auto"/>
            <w:tcPrChange w:id="10910" w:author="Russell Ott" w:date="2022-05-16T11:47:00Z">
              <w:tcPr>
                <w:tcW w:w="7015" w:type="dxa"/>
                <w:shd w:val="clear" w:color="auto" w:fill="auto"/>
              </w:tcPr>
            </w:tcPrChange>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F75DF2">
        <w:trPr>
          <w:trHeight w:val="359"/>
          <w:trPrChange w:id="10911" w:author="Russell Ott" w:date="2022-05-16T11:47:00Z">
            <w:trPr>
              <w:trHeight w:val="359"/>
            </w:trPr>
          </w:trPrChange>
        </w:trPr>
        <w:tc>
          <w:tcPr>
            <w:tcW w:w="2312" w:type="dxa"/>
            <w:tcBorders>
              <w:top w:val="single" w:sz="4" w:space="0" w:color="4F81BD"/>
              <w:bottom w:val="single" w:sz="4" w:space="0" w:color="4F81BD"/>
              <w:right w:val="nil"/>
            </w:tcBorders>
            <w:shd w:val="clear" w:color="auto" w:fill="FFFFFF"/>
            <w:tcPrChange w:id="10912" w:author="Russell Ott" w:date="2022-05-16T11:47:00Z">
              <w:tcPr>
                <w:tcW w:w="2335" w:type="dxa"/>
                <w:tcBorders>
                  <w:top w:val="single" w:sz="4" w:space="0" w:color="4F81BD"/>
                  <w:bottom w:val="single" w:sz="4" w:space="0" w:color="4F81BD"/>
                  <w:right w:val="nil"/>
                </w:tcBorders>
                <w:shd w:val="clear" w:color="auto" w:fill="FFFFFF"/>
              </w:tcPr>
            </w:tcPrChange>
          </w:tcPr>
          <w:p w14:paraId="47B2ED7A" w14:textId="77777777" w:rsidR="009F6BA2" w:rsidRPr="00D14360" w:rsidRDefault="009F6BA2" w:rsidP="00E42FA6">
            <w:pPr>
              <w:rPr>
                <w:b/>
                <w:rPrChange w:id="10913" w:author="Russell Ott" w:date="2022-05-16T11:47:00Z">
                  <w:rPr>
                    <w:rFonts w:ascii="Calibri" w:hAnsi="Calibri"/>
                    <w:b/>
                    <w:sz w:val="20"/>
                  </w:rPr>
                </w:rPrChange>
              </w:rPr>
            </w:pPr>
            <w:r w:rsidRPr="00D14360">
              <w:rPr>
                <w:b/>
                <w:rPrChange w:id="10914"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915" w:author="Russell Ott" w:date="2022-05-16T11:47:00Z">
              <w:tcPr>
                <w:tcW w:w="7015" w:type="dxa"/>
                <w:tcBorders>
                  <w:top w:val="single" w:sz="4" w:space="0" w:color="4F81BD"/>
                  <w:bottom w:val="single" w:sz="4" w:space="0" w:color="4F81BD"/>
                </w:tcBorders>
                <w:shd w:val="clear" w:color="auto" w:fill="auto"/>
              </w:tcPr>
            </w:tcPrChange>
          </w:tcPr>
          <w:p w14:paraId="364D4DD1" w14:textId="77777777" w:rsidR="009F6BA2" w:rsidRPr="00D14360" w:rsidRDefault="009F6BA2" w:rsidP="00E42FA6">
            <w:pPr>
              <w:rPr>
                <w:rFonts w:ascii="Calibri Light" w:eastAsia="Times New Roman" w:hAnsi="Calibri Light"/>
                <w:color w:val="000000"/>
                <w:sz w:val="24"/>
                <w:szCs w:val="24"/>
                <w:rPrChange w:id="10916" w:author="Russell Ott" w:date="2022-05-16T11:47:00Z">
                  <w:rPr>
                    <w:rFonts w:ascii="Calibri Light" w:hAnsi="Calibri Light"/>
                    <w:color w:val="000000"/>
                    <w:sz w:val="20"/>
                  </w:rPr>
                </w:rPrChange>
              </w:rPr>
            </w:pPr>
            <w:r w:rsidRPr="00D14360">
              <w:rPr>
                <w:rFonts w:ascii="Calibri Light" w:hAnsi="Calibri Light"/>
                <w:color w:val="000000"/>
                <w:rPrChange w:id="10917" w:author="Russell Ott" w:date="2022-05-16T11:47:00Z">
                  <w:rPr>
                    <w:rFonts w:ascii="Calibri Light" w:hAnsi="Calibri Light"/>
                    <w:color w:val="000000"/>
                    <w:sz w:val="20"/>
                  </w:rPr>
                </w:rPrChange>
              </w:rPr>
              <w:t>No constraint specified.</w:t>
            </w:r>
          </w:p>
        </w:tc>
      </w:tr>
      <w:tr w:rsidR="009F6BA2" w:rsidRPr="00C64922" w14:paraId="4C40950D" w14:textId="77777777" w:rsidTr="00F75DF2">
        <w:trPr>
          <w:trHeight w:val="341"/>
          <w:trPrChange w:id="10918" w:author="Russell Ott" w:date="2022-05-16T11:47: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0919" w:author="Russell Ott" w:date="2022-05-16T11:47:00Z">
              <w:tcPr>
                <w:tcW w:w="2335" w:type="dxa"/>
                <w:tcBorders>
                  <w:right w:val="nil"/>
                </w:tcBorders>
                <w:shd w:val="clear" w:color="auto" w:fill="FFFFFF"/>
              </w:tcPr>
            </w:tcPrChange>
          </w:tcPr>
          <w:p w14:paraId="303943D7" w14:textId="77777777" w:rsidR="009F6BA2" w:rsidRPr="00D14360" w:rsidRDefault="009F6BA2" w:rsidP="00E42FA6">
            <w:pPr>
              <w:rPr>
                <w:b/>
                <w:rPrChange w:id="10920" w:author="Russell Ott" w:date="2022-05-16T11:47:00Z">
                  <w:rPr>
                    <w:rFonts w:ascii="Calibri" w:hAnsi="Calibri"/>
                    <w:b/>
                    <w:sz w:val="20"/>
                  </w:rPr>
                </w:rPrChange>
              </w:rPr>
            </w:pPr>
            <w:r w:rsidRPr="00D14360">
              <w:rPr>
                <w:b/>
                <w:rPrChange w:id="10921"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0922" w:author="Russell Ott" w:date="2022-05-16T11:47:00Z">
              <w:tcPr>
                <w:tcW w:w="7015" w:type="dxa"/>
                <w:shd w:val="clear" w:color="auto" w:fill="auto"/>
              </w:tcPr>
            </w:tcPrChange>
          </w:tcPr>
          <w:p w14:paraId="1FEC6DE4" w14:textId="77777777" w:rsidR="009F6BA2" w:rsidRPr="00D14360" w:rsidRDefault="009F6BA2" w:rsidP="00E42FA6">
            <w:pPr>
              <w:rPr>
                <w:rFonts w:ascii="Calibri Light" w:eastAsia="Times New Roman" w:hAnsi="Calibri Light"/>
                <w:color w:val="000000"/>
                <w:sz w:val="24"/>
                <w:szCs w:val="24"/>
                <w:rPrChange w:id="10923" w:author="Russell Ott" w:date="2022-05-16T11:47:00Z">
                  <w:rPr>
                    <w:rFonts w:ascii="Calibri Light" w:hAnsi="Calibri Light"/>
                    <w:color w:val="000000"/>
                    <w:sz w:val="20"/>
                  </w:rPr>
                </w:rPrChange>
              </w:rPr>
            </w:pPr>
            <w:r w:rsidRPr="00D14360">
              <w:rPr>
                <w:rFonts w:ascii="Calibri Light" w:hAnsi="Calibri Light"/>
                <w:color w:val="000000"/>
                <w:rPrChange w:id="10924" w:author="Russell Ott" w:date="2022-05-16T11:47:00Z">
                  <w:rPr>
                    <w:rFonts w:ascii="Calibri Light" w:hAnsi="Calibri Light"/>
                    <w:color w:val="000000"/>
                    <w:sz w:val="20"/>
                  </w:rPr>
                </w:rPrChange>
              </w:rPr>
              <w:t>Not explicitly specified.</w:t>
            </w:r>
          </w:p>
        </w:tc>
      </w:tr>
      <w:tr w:rsidR="009F6BA2" w:rsidRPr="00C64922" w14:paraId="73BA05BE" w14:textId="77777777" w:rsidTr="003A3D50">
        <w:trPr>
          <w:trHeight w:val="350"/>
          <w:del w:id="10925" w:author="Russell Ott" w:date="2022-05-16T11:47:00Z"/>
        </w:trPr>
        <w:tc>
          <w:tcPr>
            <w:tcW w:w="2335" w:type="dxa"/>
            <w:tcBorders>
              <w:top w:val="single" w:sz="4" w:space="0" w:color="4F81BD"/>
              <w:bottom w:val="single" w:sz="4" w:space="0" w:color="4F81BD"/>
              <w:right w:val="nil"/>
            </w:tcBorders>
            <w:shd w:val="clear" w:color="auto" w:fill="FFFFFF"/>
          </w:tcPr>
          <w:p w14:paraId="0FD0BBCC" w14:textId="77777777" w:rsidR="009F6BA2" w:rsidRPr="00D14360" w:rsidRDefault="009F6BA2" w:rsidP="00E42FA6">
            <w:pPr>
              <w:rPr>
                <w:del w:id="10926" w:author="Russell Ott" w:date="2022-05-16T11:47:00Z"/>
                <w:rFonts w:cs="Calibri"/>
                <w:b/>
                <w:bCs/>
              </w:rPr>
            </w:pPr>
            <w:del w:id="10927"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55C14D29" w14:textId="77777777" w:rsidR="009F6BA2" w:rsidRPr="00D14360" w:rsidRDefault="009F6BA2" w:rsidP="00E42FA6">
            <w:pPr>
              <w:rPr>
                <w:del w:id="10928" w:author="Russell Ott" w:date="2022-05-16T11:47:00Z"/>
                <w:rFonts w:ascii="Calibri Light" w:hAnsi="Calibri Light" w:cs="Calibri Light"/>
                <w:color w:val="000000"/>
                <w:szCs w:val="18"/>
              </w:rPr>
            </w:pPr>
            <w:del w:id="10929" w:author="Russell Ott" w:date="2022-05-16T11:47:00Z">
              <w:r w:rsidRPr="00D14360">
                <w:rPr>
                  <w:rFonts w:ascii="Calibri Light" w:hAnsi="Calibri Light" w:cs="Calibri Light"/>
                  <w:color w:val="000000"/>
                  <w:szCs w:val="18"/>
                </w:rPr>
                <w:delText>None.</w:delText>
              </w:r>
            </w:del>
          </w:p>
        </w:tc>
      </w:tr>
      <w:tr w:rsidR="009F6BA2" w:rsidRPr="00C64922" w14:paraId="0C5D133A" w14:textId="77777777" w:rsidTr="00F75DF2">
        <w:tc>
          <w:tcPr>
            <w:tcW w:w="2312" w:type="dxa"/>
            <w:tcBorders>
              <w:top w:val="single" w:sz="4" w:space="0" w:color="4472C4" w:themeColor="accent1"/>
              <w:right w:val="nil"/>
            </w:tcBorders>
            <w:shd w:val="clear" w:color="auto" w:fill="FFFFFF"/>
            <w:tcPrChange w:id="10930" w:author="Russell Ott" w:date="2022-05-16T11:47:00Z">
              <w:tcPr>
                <w:tcW w:w="2335" w:type="dxa"/>
                <w:tcBorders>
                  <w:right w:val="nil"/>
                </w:tcBorders>
                <w:shd w:val="clear" w:color="auto" w:fill="FFFFFF"/>
              </w:tcPr>
            </w:tcPrChange>
          </w:tcPr>
          <w:p w14:paraId="792414DE" w14:textId="77777777" w:rsidR="009F6BA2" w:rsidRPr="00D14360" w:rsidRDefault="009F6BA2" w:rsidP="00E42FA6">
            <w:pPr>
              <w:rPr>
                <w:b/>
                <w:rPrChange w:id="10931" w:author="Russell Ott" w:date="2022-05-16T11:47:00Z">
                  <w:rPr>
                    <w:rFonts w:ascii="Calibri" w:hAnsi="Calibri"/>
                    <w:b/>
                    <w:sz w:val="20"/>
                  </w:rPr>
                </w:rPrChange>
              </w:rPr>
            </w:pPr>
            <w:r w:rsidRPr="00D14360">
              <w:rPr>
                <w:b/>
                <w:rPrChange w:id="10932" w:author="Russell Ott" w:date="2022-05-16T11:47: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0933" w:author="Russell Ott" w:date="2022-05-16T11:47:00Z">
              <w:tcPr>
                <w:tcW w:w="7015" w:type="dxa"/>
                <w:shd w:val="clear" w:color="auto" w:fill="auto"/>
              </w:tcPr>
            </w:tcPrChange>
          </w:tcPr>
          <w:p w14:paraId="78417212" w14:textId="77777777" w:rsidR="009F6BA2" w:rsidRPr="005A615D" w:rsidRDefault="009F6BA2" w:rsidP="00E42FA6">
            <w:pPr>
              <w:rPr>
                <w:rFonts w:ascii="Calibri Light" w:eastAsia="Times New Roman" w:hAnsi="Calibri Light"/>
                <w:color w:val="000000"/>
                <w:sz w:val="24"/>
                <w:szCs w:val="24"/>
                <w:rPrChange w:id="10934" w:author="Russell Ott" w:date="2022-05-16T11:47:00Z">
                  <w:rPr>
                    <w:rFonts w:ascii="Calibri Light" w:hAnsi="Calibri Light"/>
                    <w:color w:val="000000"/>
                    <w:sz w:val="20"/>
                  </w:rPr>
                </w:rPrChange>
              </w:rPr>
            </w:pPr>
            <w:r w:rsidRPr="0083506C">
              <w:rPr>
                <w:rFonts w:ascii="Calibri Light" w:hAnsi="Calibri Light"/>
                <w:color w:val="000000"/>
                <w:rPrChange w:id="10935" w:author="Russell Ott" w:date="2022-05-16T11:47:00Z">
                  <w:rPr>
                    <w:rFonts w:ascii="Calibri Light" w:hAnsi="Calibri Light"/>
                    <w:color w:val="000000"/>
                    <w:sz w:val="20"/>
                  </w:rPr>
                </w:rPrChange>
              </w:rPr>
              <w:t>This Hospital Admis</w:t>
            </w:r>
            <w:r w:rsidRPr="005A615D">
              <w:rPr>
                <w:rFonts w:ascii="Calibri Light" w:hAnsi="Calibri Light"/>
                <w:color w:val="000000"/>
                <w:rPrChange w:id="10936" w:author="Russell Ott" w:date="2022-05-16T11:47:00Z">
                  <w:rPr>
                    <w:rFonts w:ascii="Calibri Light" w:hAnsi="Calibri Light"/>
                    <w:color w:val="000000"/>
                    <w:sz w:val="20"/>
                  </w:rPr>
                </w:rPrChange>
              </w:rPr>
              <w:t xml:space="preserve">sion Diagnosis act may contain more than one Problem Observation to represent multiple diagnoses for a Hospital Admission. The only difference between a Hospital Admission Diagnosis and a Hospital Discharge Diagnosis is the LOINC code used in the Act.code </w:t>
            </w:r>
            <w:r w:rsidRPr="005A615D">
              <w:rPr>
                <w:rFonts w:ascii="Calibri Light" w:hAnsi="Calibri Light"/>
                <w:color w:val="000000"/>
                <w:rPrChange w:id="10937" w:author="Russell Ott" w:date="2022-05-16T11:47:00Z">
                  <w:rPr>
                    <w:rFonts w:ascii="Calibri Light" w:hAnsi="Calibri Light"/>
                    <w:color w:val="000000"/>
                    <w:sz w:val="20"/>
                  </w:rPr>
                </w:rPrChange>
              </w:rPr>
              <w:t xml:space="preserve">element of the act wrapper. Hospital Admission Diagnosis uses LOINC code 46241-6 </w:t>
            </w:r>
          </w:p>
          <w:p w14:paraId="01C20C43" w14:textId="77777777" w:rsidR="009F6BA2" w:rsidRPr="005A615D" w:rsidRDefault="009F6BA2" w:rsidP="00D14360">
            <w:pPr>
              <w:keepNext/>
              <w:rPr>
                <w:rFonts w:ascii="Calibri Light" w:eastAsia="Times New Roman" w:hAnsi="Calibri Light"/>
                <w:color w:val="000000"/>
                <w:sz w:val="24"/>
                <w:szCs w:val="24"/>
                <w:rPrChange w:id="10938" w:author="Russell Ott" w:date="2022-05-16T11:47:00Z">
                  <w:rPr>
                    <w:rFonts w:ascii="Calibri Light" w:hAnsi="Calibri Light"/>
                    <w:color w:val="000000"/>
                    <w:sz w:val="20"/>
                  </w:rPr>
                </w:rPrChange>
              </w:rPr>
            </w:pPr>
            <w:r w:rsidRPr="005A615D">
              <w:rPr>
                <w:rFonts w:ascii="Calibri Light" w:hAnsi="Calibri Light"/>
                <w:color w:val="000000"/>
                <w:rPrChange w:id="10939" w:author="Russell Ott" w:date="2022-05-16T11:47:00Z">
                  <w:rPr>
                    <w:rFonts w:ascii="Calibri Light" w:hAnsi="Calibri Light"/>
                    <w:color w:val="000000"/>
                    <w:sz w:val="20"/>
                  </w:rPr>
                </w:rPrChange>
              </w:rPr>
              <w:t xml:space="preserve"> (</w:t>
            </w:r>
            <w:r w:rsidRPr="005A615D">
              <w:rPr>
                <w:rFonts w:ascii="Calibri Light" w:hAnsi="Calibri Light"/>
                <w:color w:val="000000"/>
                <w:shd w:val="clear" w:color="auto" w:fill="FFFFFF"/>
                <w:rPrChange w:id="10940" w:author="Russell Ott" w:date="2022-05-16T11:47:00Z">
                  <w:rPr>
                    <w:rFonts w:ascii="Calibri Light" w:hAnsi="Calibri Light"/>
                    <w:color w:val="000000"/>
                    <w:sz w:val="20"/>
                    <w:shd w:val="clear" w:color="auto" w:fill="FFFFFF"/>
                  </w:rPr>
                </w:rPrChange>
              </w:rPr>
              <w:t>Hospital admission diagnosis Narrative - Reported</w:t>
            </w:r>
            <w:r w:rsidRPr="005A615D">
              <w:rPr>
                <w:rFonts w:ascii="Calibri Light" w:hAnsi="Calibri Light"/>
                <w:color w:val="000000"/>
                <w:rPrChange w:id="10941" w:author="Russell Ott" w:date="2022-05-16T11:47:00Z">
                  <w:rPr>
                    <w:rFonts w:ascii="Calibri Light" w:hAnsi="Calibri Light"/>
                    <w:color w:val="000000"/>
                    <w:sz w:val="20"/>
                  </w:rPr>
                </w:rPrChange>
              </w:rPr>
              <w:t>), while Hospital Discharge Diagnosis uses LOINC code 11535-2 (Hospital discharge Dx Narrative)</w:t>
            </w:r>
          </w:p>
        </w:tc>
      </w:tr>
      <w:tr w:rsidR="00C563F3" w:rsidRPr="00C64922" w14:paraId="44A38F20" w14:textId="77777777" w:rsidTr="00F75DF2">
        <w:tc>
          <w:tcPr>
            <w:tcW w:w="2312" w:type="dxa"/>
            <w:tcBorders>
              <w:top w:val="single" w:sz="4" w:space="0" w:color="4F81BD"/>
              <w:bottom w:val="single" w:sz="4" w:space="0" w:color="4F81BD"/>
              <w:right w:val="nil"/>
            </w:tcBorders>
            <w:shd w:val="clear" w:color="auto" w:fill="FFFFFF"/>
            <w:tcPrChange w:id="10942" w:author="Russell Ott" w:date="2022-05-16T11:47:00Z">
              <w:tcPr>
                <w:tcW w:w="2335" w:type="dxa"/>
                <w:tcBorders>
                  <w:top w:val="single" w:sz="4" w:space="0" w:color="4F81BD"/>
                  <w:bottom w:val="single" w:sz="4" w:space="0" w:color="4F81BD"/>
                  <w:right w:val="nil"/>
                </w:tcBorders>
                <w:shd w:val="clear" w:color="auto" w:fill="FFFFFF"/>
              </w:tcPr>
            </w:tcPrChange>
          </w:tcPr>
          <w:p w14:paraId="69B743FA" w14:textId="77777777" w:rsidR="00C563F3" w:rsidRPr="00D14360" w:rsidRDefault="00C563F3" w:rsidP="00C563F3">
            <w:pPr>
              <w:rPr>
                <w:b/>
                <w:rPrChange w:id="10943" w:author="Russell Ott" w:date="2022-05-16T11:47:00Z">
                  <w:rPr>
                    <w:rFonts w:ascii="Calibri" w:hAnsi="Calibri"/>
                    <w:b/>
                    <w:sz w:val="20"/>
                  </w:rPr>
                </w:rPrChange>
              </w:rPr>
            </w:pPr>
            <w:r w:rsidRPr="00D14360">
              <w:rPr>
                <w:b/>
                <w:rPrChange w:id="10944"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0945" w:author="Russell Ott" w:date="2022-05-16T11:47:00Z">
              <w:tcPr>
                <w:tcW w:w="7015" w:type="dxa"/>
                <w:tcBorders>
                  <w:top w:val="single" w:sz="4" w:space="0" w:color="4F81BD"/>
                  <w:bottom w:val="single" w:sz="4" w:space="0" w:color="4F81BD"/>
                </w:tcBorders>
                <w:shd w:val="clear" w:color="auto" w:fill="auto"/>
              </w:tcPr>
            </w:tcPrChange>
          </w:tcPr>
          <w:p w14:paraId="36B7CF96" w14:textId="427B40C9" w:rsidR="00C563F3" w:rsidRPr="0083506C" w:rsidRDefault="0009537F" w:rsidP="00C563F3">
            <w:pPr>
              <w:rPr>
                <w:rFonts w:ascii="Calibri Light" w:hAnsi="Calibri Light"/>
                <w:rPrChange w:id="10946" w:author="Russell Ott" w:date="2022-05-16T11:47:00Z">
                  <w:rPr>
                    <w:rFonts w:ascii="Calibri Light" w:hAnsi="Calibri Light"/>
                    <w:sz w:val="20"/>
                  </w:rPr>
                </w:rPrChange>
              </w:rPr>
            </w:pPr>
            <w:r w:rsidRPr="003A3D50">
              <w:rPr>
                <w:rFonts w:ascii="Calibri Light" w:hAnsi="Calibri Light"/>
                <w:rPrChange w:id="10947" w:author="Russell Ott" w:date="2022-05-16T11:47:00Z">
                  <w:rPr>
                    <w:rFonts w:ascii="Calibri Light" w:hAnsi="Calibri Light"/>
                    <w:sz w:val="20"/>
                  </w:rPr>
                </w:rPrChange>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rPrChange w:id="10948" w:author="Russell Ott" w:date="2022-05-16T11:47:00Z">
                  <w:rPr>
                    <w:rFonts w:ascii="Calibri Light" w:hAnsi="Calibri Light"/>
                    <w:sz w:val="20"/>
                  </w:rPr>
                </w:rPrChange>
              </w:rPr>
              <w:fldChar w:fldCharType="separate"/>
            </w:r>
            <w:r w:rsidR="00F10C7C" w:rsidRPr="00F10C7C">
              <w:rPr>
                <w:rFonts w:ascii="Calibri Light" w:hAnsi="Calibri Light"/>
                <w:rPrChange w:id="10949" w:author="Russell Ott" w:date="2022-05-16T11:47:00Z">
                  <w:rPr>
                    <w:rFonts w:ascii="Calibri Light" w:hAnsi="Calibri Light"/>
                    <w:sz w:val="20"/>
                  </w:rPr>
                </w:rPrChange>
              </w:rPr>
              <w:t xml:space="preserve">  Example</w:t>
            </w:r>
            <w:r w:rsidR="00F10C7C" w:rsidRPr="00F10C7C">
              <w:rPr>
                <w:rFonts w:ascii="Calibri Light" w:hAnsi="Calibri Light"/>
                <w:rPrChange w:id="10950" w:author="Russell Ott" w:date="2022-05-16T11:47:00Z">
                  <w:rPr>
                    <w:rFonts w:ascii="Calibri Light" w:hAnsi="Calibri Light"/>
                    <w:sz w:val="20"/>
                  </w:rPr>
                </w:rPrChange>
              </w:rPr>
              <w:t xml:space="preserve"> </w:t>
            </w:r>
            <w:del w:id="10951" w:author="Russell Ott" w:date="2022-05-16T11:47:00Z">
              <w:r w:rsidR="00DE0DA7" w:rsidRPr="00DE0DA7">
                <w:rPr>
                  <w:rFonts w:ascii="Calibri Light" w:hAnsi="Calibri Light" w:cs="Calibri Light"/>
                </w:rPr>
                <w:delText>37</w:delText>
              </w:r>
            </w:del>
            <w:ins w:id="10952" w:author="Russell Ott" w:date="2022-05-16T11:47:00Z">
              <w:r w:rsidR="00F10C7C" w:rsidRPr="00F10C7C">
                <w:rPr>
                  <w:rFonts w:ascii="Calibri Light" w:hAnsi="Calibri Light" w:cs="Calibri Light"/>
                </w:rPr>
                <w:t>36</w:t>
              </w:r>
            </w:ins>
            <w:r w:rsidR="00F10C7C" w:rsidRPr="00F10C7C">
              <w:rPr>
                <w:rFonts w:ascii="Calibri Light" w:hAnsi="Calibri Light"/>
                <w:rPrChange w:id="10953" w:author="Russell Ott" w:date="2022-05-16T11:47:00Z">
                  <w:rPr>
                    <w:rFonts w:ascii="Calibri Light" w:hAnsi="Calibri Light"/>
                    <w:sz w:val="20"/>
                  </w:rPr>
                </w:rPrChange>
              </w:rPr>
              <w:t>: Hospital Admis</w:t>
            </w:r>
            <w:r w:rsidR="00F10C7C" w:rsidRPr="00F10C7C">
              <w:rPr>
                <w:rFonts w:ascii="Calibri Light" w:hAnsi="Calibri Light"/>
                <w:rPrChange w:id="10954" w:author="Russell Ott" w:date="2022-05-16T11:47:00Z">
                  <w:rPr>
                    <w:rFonts w:asciiTheme="majorHAnsi" w:hAnsiTheme="majorHAnsi"/>
                    <w:sz w:val="20"/>
                  </w:rPr>
                </w:rPrChange>
              </w:rPr>
              <w:t>sion</w:t>
            </w:r>
            <w:r w:rsidR="00F10C7C" w:rsidRPr="00F10C7C">
              <w:rPr>
                <w:rFonts w:asciiTheme="majorHAnsi" w:hAnsiTheme="majorHAnsi"/>
                <w:rPrChange w:id="10955" w:author="Russell Ott" w:date="2022-05-16T11:47:00Z">
                  <w:rPr>
                    <w:rFonts w:asciiTheme="majorHAnsi" w:hAnsiTheme="majorHAnsi"/>
                    <w:sz w:val="20"/>
                  </w:rPr>
                </w:rPrChange>
              </w:rPr>
              <w:t xml:space="preserve"> Diagnosis</w:t>
            </w:r>
            <w:r w:rsidRPr="003A3D50">
              <w:rPr>
                <w:rFonts w:ascii="Calibri Light" w:hAnsi="Calibri Light"/>
                <w:rPrChange w:id="10956" w:author="Russell Ott" w:date="2022-05-16T11:47:00Z">
                  <w:rPr>
                    <w:rFonts w:ascii="Calibri Light" w:hAnsi="Calibri Light"/>
                    <w:sz w:val="20"/>
                  </w:rPr>
                </w:rPrChange>
              </w:rPr>
              <w:fldChar w:fldCharType="end"/>
            </w:r>
          </w:p>
        </w:tc>
      </w:tr>
    </w:tbl>
    <w:p w14:paraId="51B68C1A" w14:textId="0D71351E" w:rsidR="00F76B67" w:rsidRDefault="00A5789F" w:rsidP="008F2B18">
      <w:pPr>
        <w:pStyle w:val="Caption"/>
      </w:pPr>
      <w:bookmarkStart w:id="10957" w:name="_Toc21927026"/>
      <w:r>
        <w:t xml:space="preserve">  </w:t>
      </w:r>
      <w:bookmarkStart w:id="10958" w:name="_Toc103262909"/>
      <w:r w:rsidR="008F2B18" w:rsidRPr="00C64922">
        <w:t xml:space="preserve">Table </w:t>
      </w:r>
      <w:r w:rsidR="00132A94">
        <w:fldChar w:fldCharType="begin"/>
      </w:r>
      <w:r w:rsidR="00132A94">
        <w:instrText xml:space="preserve"> SEQ Table \* ARABIC </w:instrText>
      </w:r>
      <w:r w:rsidR="00132A94">
        <w:fldChar w:fldCharType="separate"/>
      </w:r>
      <w:del w:id="10959" w:author="Russell Ott" w:date="2022-05-16T11:47:00Z">
        <w:r w:rsidR="00DE0DA7">
          <w:rPr>
            <w:noProof/>
          </w:rPr>
          <w:delText>45</w:delText>
        </w:r>
      </w:del>
      <w:ins w:id="10960" w:author="Russell Ott" w:date="2022-05-16T11:47:00Z">
        <w:r w:rsidR="00F10C7C">
          <w:rPr>
            <w:noProof/>
          </w:rPr>
          <w:t>42</w:t>
        </w:r>
      </w:ins>
      <w:r w:rsidR="00132A94">
        <w:rPr>
          <w:noProof/>
        </w:rPr>
        <w:fldChar w:fldCharType="end"/>
      </w:r>
      <w:r w:rsidR="008F2B18" w:rsidRPr="00C64922">
        <w:t>: Hospital Admission Diagnosis</w:t>
      </w:r>
      <w:r w:rsidR="00852DED">
        <w:t xml:space="preserve"> Template</w:t>
      </w:r>
      <w:bookmarkEnd w:id="10958"/>
      <w:bookmarkEnd w:id="10957"/>
    </w:p>
    <w:p w14:paraId="063842E8" w14:textId="7CE8F54B" w:rsidR="005C79A1" w:rsidRDefault="005C79A1" w:rsidP="005C79A1"/>
    <w:p w14:paraId="10172FEA" w14:textId="77777777" w:rsidR="005C79A1" w:rsidRPr="005C79A1" w:rsidRDefault="005C79A1" w:rsidP="003B0179"/>
    <w:p w14:paraId="6329943D" w14:textId="4B0F680F" w:rsidR="000A58E8" w:rsidRDefault="00A5789F" w:rsidP="00DA02AA">
      <w:pPr>
        <w:pStyle w:val="Caption"/>
        <w:keepNext/>
        <w:spacing w:after="0"/>
      </w:pPr>
      <w:bookmarkStart w:id="10961" w:name="_Ref21846174"/>
      <w:bookmarkStart w:id="10962" w:name="example22hospitaladmissiondiag"/>
      <w:bookmarkStart w:id="10963" w:name="_Toc21927489"/>
      <w:r>
        <w:t xml:space="preserve">  </w:t>
      </w:r>
      <w:bookmarkStart w:id="10964" w:name="_Toc101449289"/>
      <w:r w:rsidR="000A58E8" w:rsidRPr="00E33321">
        <w:t xml:space="preserve">Example </w:t>
      </w:r>
      <w:r w:rsidR="00132A94">
        <w:fldChar w:fldCharType="begin"/>
      </w:r>
      <w:r w:rsidR="00132A94">
        <w:instrText xml:space="preserve"> SEQ Example \* ARABIC </w:instrText>
      </w:r>
      <w:r w:rsidR="00132A94">
        <w:fldChar w:fldCharType="separate"/>
      </w:r>
      <w:del w:id="10965" w:author="Russell Ott" w:date="2022-05-16T11:47:00Z">
        <w:r w:rsidR="00DE0DA7">
          <w:rPr>
            <w:noProof/>
          </w:rPr>
          <w:delText>37</w:delText>
        </w:r>
      </w:del>
      <w:ins w:id="10966" w:author="Russell Ott" w:date="2022-05-16T11:47:00Z">
        <w:r w:rsidR="00F10C7C">
          <w:rPr>
            <w:noProof/>
          </w:rPr>
          <w:t>36</w:t>
        </w:r>
      </w:ins>
      <w:r w:rsidR="00132A94">
        <w:rPr>
          <w:noProof/>
        </w:rPr>
        <w:fldChar w:fldCharType="end"/>
      </w:r>
      <w:r w:rsidR="000A58E8" w:rsidRPr="00E33321">
        <w:t>: Hospital Admission Diagnosis</w:t>
      </w:r>
      <w:bookmarkEnd w:id="10961"/>
      <w:bookmarkEnd w:id="10964"/>
      <w:bookmarkEnd w:id="109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0962"/>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163B8DC3"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del w:id="10967" w:author="Russell Ott" w:date="2022-05-16T11:47:00Z">
              <w:r w:rsidRPr="008C5988">
                <w:rPr>
                  <w:rFonts w:ascii="Courier New" w:hAnsi="Courier New" w:cs="Courier New"/>
                  <w:color w:val="000000"/>
                  <w:sz w:val="18"/>
                  <w:szCs w:val="18"/>
                </w:rPr>
                <w:delText>=”</w:delText>
              </w:r>
            </w:del>
            <w:ins w:id="10968" w:author="Russell Ott" w:date="2022-05-16T11:47:00Z">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ins>
            <w:r w:rsidRPr="008C5988">
              <w:rPr>
                <w:rFonts w:ascii="Courier New" w:hAnsi="Courier New" w:cs="Courier New"/>
                <w:color w:val="000000"/>
                <w:sz w:val="18"/>
                <w:szCs w:val="18"/>
              </w:rPr>
              <w:t>2015-08-01</w:t>
            </w:r>
            <w:del w:id="10969" w:author="Russell Ott" w:date="2022-05-16T11:47:00Z">
              <w:r w:rsidRPr="008C5988">
                <w:rPr>
                  <w:rFonts w:ascii="Courier New" w:hAnsi="Courier New" w:cs="Courier New"/>
                  <w:color w:val="000000"/>
                  <w:sz w:val="18"/>
                  <w:szCs w:val="18"/>
                </w:rPr>
                <w:delText>”</w:delText>
              </w:r>
            </w:del>
            <w:ins w:id="10970" w:author="Russell Ott" w:date="2022-05-16T11:47:00Z">
              <w:r w:rsidR="007829D5">
                <w:rPr>
                  <w:rFonts w:ascii="Courier New" w:hAnsi="Courier New" w:cs="Courier New"/>
                  <w:color w:val="000000"/>
                  <w:sz w:val="18"/>
                  <w:szCs w:val="18"/>
                </w:rPr>
                <w:t>"</w:t>
              </w:r>
            </w:ins>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2E634A">
      <w:pPr>
        <w:pStyle w:val="Heading4"/>
      </w:pPr>
      <w:bookmarkStart w:id="10971" w:name="_xmvs1sf1plk1" w:colFirst="0" w:colLast="0"/>
      <w:bookmarkEnd w:id="10971"/>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972"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973">
          <w:tblGrid>
            <w:gridCol w:w="2312"/>
            <w:gridCol w:w="6930"/>
          </w:tblGrid>
        </w:tblGridChange>
      </w:tblGrid>
      <w:tr w:rsidR="009F6BA2" w:rsidRPr="00C64922" w14:paraId="74436496" w14:textId="77777777" w:rsidTr="00F75DF2">
        <w:trPr>
          <w:cantSplit/>
          <w:tblHeader/>
          <w:trPrChange w:id="10974" w:author="Russell Ott" w:date="2022-05-16T11:47:00Z">
            <w:trPr>
              <w:cantSplit/>
              <w:tblHeader/>
            </w:trPr>
          </w:trPrChange>
        </w:trPr>
        <w:tc>
          <w:tcPr>
            <w:tcW w:w="2312" w:type="dxa"/>
            <w:tcBorders>
              <w:bottom w:val="nil"/>
              <w:right w:val="nil"/>
            </w:tcBorders>
            <w:shd w:val="clear" w:color="auto" w:fill="4F81BD"/>
            <w:tcPrChange w:id="10975" w:author="Russell Ott" w:date="2022-05-16T11:47:00Z">
              <w:tcPr>
                <w:tcW w:w="2335" w:type="dxa"/>
                <w:tcBorders>
                  <w:bottom w:val="nil"/>
                  <w:right w:val="nil"/>
                </w:tcBorders>
                <w:shd w:val="clear" w:color="auto" w:fill="4F81BD"/>
              </w:tcPr>
            </w:tcPrChange>
          </w:tcPr>
          <w:p w14:paraId="22376682" w14:textId="77777777" w:rsidR="009F6BA2" w:rsidRPr="00D14360" w:rsidRDefault="009F6BA2" w:rsidP="00E42FA6">
            <w:pPr>
              <w:rPr>
                <w:b/>
                <w:color w:val="FFFFFF"/>
                <w:rPrChange w:id="10976" w:author="Russell Ott" w:date="2022-05-16T11:47:00Z">
                  <w:rPr>
                    <w:rFonts w:ascii="Calibri" w:hAnsi="Calibri"/>
                    <w:b/>
                    <w:color w:val="FFFFFF"/>
                  </w:rPr>
                </w:rPrChange>
              </w:rPr>
            </w:pPr>
            <w:r w:rsidRPr="00D14360">
              <w:rPr>
                <w:b/>
                <w:color w:val="FFFFFF"/>
                <w:rPrChange w:id="10977" w:author="Russell Ott" w:date="2022-05-16T11:47:00Z">
                  <w:rPr>
                    <w:rFonts w:ascii="Calibri" w:hAnsi="Calibri"/>
                    <w:b/>
                    <w:color w:val="FFFFFF"/>
                  </w:rPr>
                </w:rPrChange>
              </w:rPr>
              <w:t>Entry Template</w:t>
            </w:r>
          </w:p>
        </w:tc>
        <w:tc>
          <w:tcPr>
            <w:tcW w:w="6930" w:type="dxa"/>
            <w:shd w:val="clear" w:color="auto" w:fill="4F81BD"/>
            <w:tcPrChange w:id="10978" w:author="Russell Ott" w:date="2022-05-16T11:47:00Z">
              <w:tcPr>
                <w:tcW w:w="7015" w:type="dxa"/>
                <w:shd w:val="clear" w:color="auto" w:fill="4F81BD"/>
              </w:tcPr>
            </w:tcPrChange>
          </w:tcPr>
          <w:p w14:paraId="4264567A" w14:textId="77777777" w:rsidR="009F6BA2" w:rsidRPr="00D14360" w:rsidRDefault="009F6BA2" w:rsidP="00E42FA6">
            <w:pPr>
              <w:rPr>
                <w:rFonts w:ascii="Times New Roman" w:eastAsia="Times New Roman" w:hAnsi="Times New Roman"/>
                <w:b/>
                <w:color w:val="FFFFFF"/>
                <w:sz w:val="24"/>
                <w:szCs w:val="24"/>
                <w:rPrChange w:id="10979" w:author="Russell Ott" w:date="2022-05-16T11:47:00Z">
                  <w:rPr>
                    <w:rFonts w:ascii="Calibri" w:hAnsi="Calibri"/>
                    <w:b/>
                    <w:color w:val="FFFFFF"/>
                  </w:rPr>
                </w:rPrChange>
              </w:rPr>
            </w:pPr>
            <w:r w:rsidRPr="00D14360">
              <w:rPr>
                <w:b/>
                <w:color w:val="FFFFFF"/>
                <w:rPrChange w:id="10980" w:author="Russell Ott" w:date="2022-05-16T11:47:00Z">
                  <w:rPr>
                    <w:rFonts w:ascii="Calibri" w:hAnsi="Calibri"/>
                    <w:b/>
                    <w:color w:val="FFFFFF"/>
                  </w:rPr>
                </w:rPrChange>
              </w:rPr>
              <w:t xml:space="preserve">Hospital Discharge Diagnosis (V3) </w:t>
            </w:r>
          </w:p>
          <w:p w14:paraId="1E566A94" w14:textId="77777777" w:rsidR="009F6BA2" w:rsidRPr="00D14360" w:rsidRDefault="009F6BA2" w:rsidP="00E42FA6">
            <w:pPr>
              <w:rPr>
                <w:rFonts w:ascii="Times New Roman" w:eastAsia="Times New Roman" w:hAnsi="Times New Roman"/>
                <w:color w:val="FFFFFF"/>
                <w:sz w:val="24"/>
                <w:szCs w:val="24"/>
                <w:rPrChange w:id="10981" w:author="Russell Ott" w:date="2022-05-16T11:47:00Z">
                  <w:rPr>
                    <w:rFonts w:ascii="Calibri" w:hAnsi="Calibri"/>
                    <w:color w:val="FFFFFF"/>
                  </w:rPr>
                </w:rPrChange>
              </w:rPr>
            </w:pPr>
            <w:r w:rsidRPr="00D14360">
              <w:rPr>
                <w:color w:val="FFFFFF"/>
                <w:sz w:val="18"/>
                <w:rPrChange w:id="10982" w:author="Russell Ott" w:date="2022-05-16T11:47:00Z">
                  <w:rPr>
                    <w:rFonts w:ascii="Calibri" w:hAnsi="Calibri"/>
                    <w:color w:val="FFFFFF"/>
                    <w:sz w:val="18"/>
                  </w:rPr>
                </w:rPrChange>
              </w:rPr>
              <w:t>[act: identifier urn:hl7ii:2.16.840.1.113883.10.20.22.4.33:2015-08-01 (open)]</w:t>
            </w:r>
          </w:p>
        </w:tc>
      </w:tr>
      <w:tr w:rsidR="009F6BA2" w:rsidRPr="00C64922" w14:paraId="307E3F76" w14:textId="77777777" w:rsidTr="00F75DF2">
        <w:trPr>
          <w:trHeight w:val="323"/>
          <w:trPrChange w:id="10983" w:author="Russell Ott" w:date="2022-05-16T11:47:00Z">
            <w:trPr>
              <w:trHeight w:val="323"/>
            </w:trPr>
          </w:trPrChange>
        </w:trPr>
        <w:tc>
          <w:tcPr>
            <w:tcW w:w="2312" w:type="dxa"/>
            <w:tcBorders>
              <w:top w:val="single" w:sz="4" w:space="0" w:color="4F81BD"/>
              <w:bottom w:val="single" w:sz="4" w:space="0" w:color="4F81BD"/>
              <w:right w:val="nil"/>
            </w:tcBorders>
            <w:shd w:val="clear" w:color="auto" w:fill="FFFFFF"/>
            <w:tcPrChange w:id="10984" w:author="Russell Ott" w:date="2022-05-16T11:47:00Z">
              <w:tcPr>
                <w:tcW w:w="2335" w:type="dxa"/>
                <w:tcBorders>
                  <w:top w:val="single" w:sz="4" w:space="0" w:color="4F81BD"/>
                  <w:bottom w:val="single" w:sz="4" w:space="0" w:color="4F81BD"/>
                  <w:right w:val="nil"/>
                </w:tcBorders>
                <w:shd w:val="clear" w:color="auto" w:fill="FFFFFF"/>
              </w:tcPr>
            </w:tcPrChange>
          </w:tcPr>
          <w:p w14:paraId="5876D0DE" w14:textId="77777777" w:rsidR="009F6BA2" w:rsidRPr="00D14360" w:rsidRDefault="009F6BA2" w:rsidP="00E42FA6">
            <w:pPr>
              <w:rPr>
                <w:b/>
                <w:rPrChange w:id="10985" w:author="Russell Ott" w:date="2022-05-16T11:47:00Z">
                  <w:rPr>
                    <w:rFonts w:ascii="Calibri" w:hAnsi="Calibri"/>
                    <w:b/>
                    <w:sz w:val="20"/>
                  </w:rPr>
                </w:rPrChange>
              </w:rPr>
            </w:pPr>
            <w:r w:rsidRPr="00D14360">
              <w:rPr>
                <w:b/>
                <w:rPrChange w:id="10986"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987" w:author="Russell Ott" w:date="2022-05-16T11:47:00Z">
              <w:tcPr>
                <w:tcW w:w="7015" w:type="dxa"/>
                <w:tcBorders>
                  <w:top w:val="single" w:sz="4" w:space="0" w:color="4F81BD"/>
                  <w:bottom w:val="single" w:sz="4" w:space="0" w:color="4F81BD"/>
                </w:tcBorders>
                <w:shd w:val="clear" w:color="auto" w:fill="auto"/>
              </w:tcPr>
            </w:tcPrChange>
          </w:tcPr>
          <w:p w14:paraId="6137B095" w14:textId="77777777" w:rsidR="009F6BA2" w:rsidRPr="00D14360" w:rsidRDefault="009F6BA2" w:rsidP="00E42FA6">
            <w:pPr>
              <w:rPr>
                <w:rFonts w:ascii="Calibri Light" w:eastAsia="Times New Roman" w:hAnsi="Calibri Light"/>
                <w:sz w:val="24"/>
                <w:szCs w:val="24"/>
                <w:rPrChange w:id="10988" w:author="Russell Ott" w:date="2022-05-16T11:47:00Z">
                  <w:rPr>
                    <w:rFonts w:ascii="Calibri Light" w:hAnsi="Calibri Light"/>
                    <w:sz w:val="20"/>
                  </w:rPr>
                </w:rPrChange>
              </w:rPr>
            </w:pPr>
            <w:r w:rsidRPr="00D14360">
              <w:rPr>
                <w:rFonts w:ascii="Calibri Light" w:hAnsi="Calibri Light"/>
                <w:rPrChange w:id="10989" w:author="Russell Ott" w:date="2022-05-16T11:47:00Z">
                  <w:rPr>
                    <w:rFonts w:ascii="Calibri Light" w:hAnsi="Calibri Light"/>
                    <w:sz w:val="20"/>
                  </w:rPr>
                </w:rPrChange>
              </w:rPr>
              <w:t xml:space="preserve">HL7 C-CDA R2.1 </w:t>
            </w:r>
          </w:p>
        </w:tc>
      </w:tr>
      <w:tr w:rsidR="009F6BA2" w:rsidRPr="00C64922" w14:paraId="65B59C14" w14:textId="77777777" w:rsidTr="00F75DF2">
        <w:trPr>
          <w:trHeight w:val="800"/>
          <w:trPrChange w:id="10990" w:author="Russell Ott" w:date="2022-05-16T11:47:00Z">
            <w:trPr>
              <w:trHeight w:val="800"/>
            </w:trPr>
          </w:trPrChange>
        </w:trPr>
        <w:tc>
          <w:tcPr>
            <w:tcW w:w="2312" w:type="dxa"/>
            <w:tcBorders>
              <w:right w:val="nil"/>
            </w:tcBorders>
            <w:shd w:val="clear" w:color="auto" w:fill="FFFFFF"/>
            <w:tcPrChange w:id="10991" w:author="Russell Ott" w:date="2022-05-16T11:47:00Z">
              <w:tcPr>
                <w:tcW w:w="2335" w:type="dxa"/>
                <w:tcBorders>
                  <w:right w:val="nil"/>
                </w:tcBorders>
                <w:shd w:val="clear" w:color="auto" w:fill="FFFFFF"/>
              </w:tcPr>
            </w:tcPrChange>
          </w:tcPr>
          <w:p w14:paraId="76556AF4" w14:textId="77777777" w:rsidR="009F6BA2" w:rsidRPr="00D14360" w:rsidRDefault="009F6BA2" w:rsidP="00E42FA6">
            <w:pPr>
              <w:rPr>
                <w:b/>
                <w:rPrChange w:id="10992" w:author="Russell Ott" w:date="2022-05-16T11:47:00Z">
                  <w:rPr>
                    <w:rFonts w:ascii="Calibri" w:hAnsi="Calibri"/>
                    <w:b/>
                    <w:sz w:val="20"/>
                  </w:rPr>
                </w:rPrChange>
              </w:rPr>
            </w:pPr>
            <w:r w:rsidRPr="00D14360">
              <w:rPr>
                <w:b/>
                <w:rPrChange w:id="10993" w:author="Russell Ott" w:date="2022-05-16T11:47:00Z">
                  <w:rPr>
                    <w:rFonts w:ascii="Calibri" w:hAnsi="Calibri"/>
                    <w:b/>
                    <w:sz w:val="20"/>
                  </w:rPr>
                </w:rPrChange>
              </w:rPr>
              <w:t>Purpose</w:t>
            </w:r>
          </w:p>
        </w:tc>
        <w:tc>
          <w:tcPr>
            <w:tcW w:w="6930" w:type="dxa"/>
            <w:shd w:val="clear" w:color="auto" w:fill="auto"/>
            <w:tcPrChange w:id="10994" w:author="Russell Ott" w:date="2022-05-16T11:47:00Z">
              <w:tcPr>
                <w:tcW w:w="7015" w:type="dxa"/>
                <w:shd w:val="clear" w:color="auto" w:fill="auto"/>
              </w:tcPr>
            </w:tcPrChange>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F75DF2">
        <w:trPr>
          <w:trHeight w:val="350"/>
          <w:trPrChange w:id="10995"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0996" w:author="Russell Ott" w:date="2022-05-16T11:47:00Z">
              <w:tcPr>
                <w:tcW w:w="2335" w:type="dxa"/>
                <w:tcBorders>
                  <w:top w:val="single" w:sz="4" w:space="0" w:color="4F81BD"/>
                  <w:bottom w:val="single" w:sz="4" w:space="0" w:color="4F81BD"/>
                  <w:right w:val="nil"/>
                </w:tcBorders>
                <w:shd w:val="clear" w:color="auto" w:fill="FFFFFF"/>
              </w:tcPr>
            </w:tcPrChange>
          </w:tcPr>
          <w:p w14:paraId="03319C1D" w14:textId="77777777" w:rsidR="009F6BA2" w:rsidRPr="00D14360" w:rsidRDefault="009F6BA2" w:rsidP="00E42FA6">
            <w:pPr>
              <w:rPr>
                <w:b/>
                <w:rPrChange w:id="10997" w:author="Russell Ott" w:date="2022-05-16T11:47:00Z">
                  <w:rPr>
                    <w:rFonts w:ascii="Calibri" w:hAnsi="Calibri"/>
                    <w:b/>
                    <w:sz w:val="20"/>
                  </w:rPr>
                </w:rPrChange>
              </w:rPr>
            </w:pPr>
            <w:r w:rsidRPr="00D14360">
              <w:rPr>
                <w:b/>
                <w:rPrChange w:id="10998"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999" w:author="Russell Ott" w:date="2022-05-16T11:47:00Z">
              <w:tcPr>
                <w:tcW w:w="7015" w:type="dxa"/>
                <w:tcBorders>
                  <w:top w:val="single" w:sz="4" w:space="0" w:color="4F81BD"/>
                  <w:bottom w:val="single" w:sz="4" w:space="0" w:color="4F81BD"/>
                </w:tcBorders>
                <w:shd w:val="clear" w:color="auto" w:fill="auto"/>
              </w:tcPr>
            </w:tcPrChange>
          </w:tcPr>
          <w:p w14:paraId="213EA6C8" w14:textId="77777777" w:rsidR="009F6BA2" w:rsidRPr="00D14360" w:rsidRDefault="009F6BA2" w:rsidP="00E42FA6">
            <w:pPr>
              <w:rPr>
                <w:rFonts w:ascii="Calibri Light" w:eastAsia="Times New Roman" w:hAnsi="Calibri Light"/>
                <w:sz w:val="24"/>
                <w:szCs w:val="24"/>
                <w:rPrChange w:id="11000" w:author="Russell Ott" w:date="2022-05-16T11:47:00Z">
                  <w:rPr>
                    <w:rFonts w:ascii="Calibri Light" w:hAnsi="Calibri Light"/>
                    <w:sz w:val="20"/>
                  </w:rPr>
                </w:rPrChange>
              </w:rPr>
            </w:pPr>
            <w:r w:rsidRPr="00D14360">
              <w:rPr>
                <w:rFonts w:ascii="Calibri Light" w:hAnsi="Calibri Light"/>
                <w:rPrChange w:id="11001" w:author="Russell Ott" w:date="2022-05-16T11:47:00Z">
                  <w:rPr>
                    <w:rFonts w:ascii="Calibri Light" w:hAnsi="Calibri Light"/>
                    <w:sz w:val="20"/>
                  </w:rPr>
                </w:rPrChange>
              </w:rPr>
              <w:t>No constraint specified.</w:t>
            </w:r>
          </w:p>
        </w:tc>
      </w:tr>
      <w:tr w:rsidR="009F6BA2" w:rsidRPr="00C64922" w14:paraId="1466FB75" w14:textId="77777777" w:rsidTr="00F75DF2">
        <w:trPr>
          <w:trHeight w:val="341"/>
          <w:trPrChange w:id="11002" w:author="Russell Ott" w:date="2022-05-16T11:47: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1003" w:author="Russell Ott" w:date="2022-05-16T11:47:00Z">
              <w:tcPr>
                <w:tcW w:w="2335" w:type="dxa"/>
                <w:tcBorders>
                  <w:right w:val="nil"/>
                </w:tcBorders>
                <w:shd w:val="clear" w:color="auto" w:fill="FFFFFF"/>
              </w:tcPr>
            </w:tcPrChange>
          </w:tcPr>
          <w:p w14:paraId="03E73262" w14:textId="77777777" w:rsidR="009F6BA2" w:rsidRPr="00D14360" w:rsidRDefault="009F6BA2" w:rsidP="00E42FA6">
            <w:pPr>
              <w:rPr>
                <w:b/>
                <w:rPrChange w:id="11004" w:author="Russell Ott" w:date="2022-05-16T11:47:00Z">
                  <w:rPr>
                    <w:rFonts w:ascii="Calibri" w:hAnsi="Calibri"/>
                    <w:b/>
                    <w:sz w:val="20"/>
                  </w:rPr>
                </w:rPrChange>
              </w:rPr>
            </w:pPr>
            <w:r w:rsidRPr="00D14360">
              <w:rPr>
                <w:b/>
                <w:rPrChange w:id="11005"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1006" w:author="Russell Ott" w:date="2022-05-16T11:47:00Z">
              <w:tcPr>
                <w:tcW w:w="7015" w:type="dxa"/>
                <w:shd w:val="clear" w:color="auto" w:fill="auto"/>
              </w:tcPr>
            </w:tcPrChange>
          </w:tcPr>
          <w:p w14:paraId="57849578" w14:textId="77777777" w:rsidR="009F6BA2" w:rsidRPr="00D14360" w:rsidRDefault="009F6BA2" w:rsidP="00E42FA6">
            <w:pPr>
              <w:rPr>
                <w:rFonts w:ascii="Calibri Light" w:eastAsia="Times New Roman" w:hAnsi="Calibri Light"/>
                <w:sz w:val="24"/>
                <w:szCs w:val="24"/>
                <w:rPrChange w:id="11007" w:author="Russell Ott" w:date="2022-05-16T11:47:00Z">
                  <w:rPr>
                    <w:rFonts w:ascii="Calibri Light" w:hAnsi="Calibri Light"/>
                    <w:sz w:val="20"/>
                  </w:rPr>
                </w:rPrChange>
              </w:rPr>
            </w:pPr>
            <w:r w:rsidRPr="00D14360">
              <w:rPr>
                <w:rFonts w:ascii="Calibri Light" w:hAnsi="Calibri Light"/>
                <w:rPrChange w:id="11008" w:author="Russell Ott" w:date="2022-05-16T11:47:00Z">
                  <w:rPr>
                    <w:rFonts w:ascii="Calibri Light" w:hAnsi="Calibri Light"/>
                    <w:sz w:val="20"/>
                  </w:rPr>
                </w:rPrChange>
              </w:rPr>
              <w:t>Not explicitly specified.</w:t>
            </w:r>
          </w:p>
        </w:tc>
      </w:tr>
      <w:tr w:rsidR="009F6BA2" w:rsidRPr="00C64922" w14:paraId="4A52CE02" w14:textId="77777777" w:rsidTr="003A3D50">
        <w:trPr>
          <w:trHeight w:val="359"/>
          <w:del w:id="11009" w:author="Russell Ott" w:date="2022-05-16T11:47:00Z"/>
        </w:trPr>
        <w:tc>
          <w:tcPr>
            <w:tcW w:w="2335" w:type="dxa"/>
            <w:tcBorders>
              <w:top w:val="single" w:sz="4" w:space="0" w:color="4F81BD"/>
              <w:bottom w:val="single" w:sz="4" w:space="0" w:color="4F81BD"/>
              <w:right w:val="nil"/>
            </w:tcBorders>
            <w:shd w:val="clear" w:color="auto" w:fill="FFFFFF"/>
          </w:tcPr>
          <w:p w14:paraId="05BA2DDC" w14:textId="77777777" w:rsidR="009F6BA2" w:rsidRPr="00D14360" w:rsidRDefault="009F6BA2" w:rsidP="00E42FA6">
            <w:pPr>
              <w:rPr>
                <w:del w:id="11010" w:author="Russell Ott" w:date="2022-05-16T11:47:00Z"/>
                <w:rFonts w:cs="Calibri"/>
                <w:b/>
                <w:bCs/>
              </w:rPr>
            </w:pPr>
            <w:del w:id="11011"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527E175B" w14:textId="77777777" w:rsidR="009F6BA2" w:rsidRPr="00D14360" w:rsidRDefault="009F6BA2" w:rsidP="00E42FA6">
            <w:pPr>
              <w:rPr>
                <w:del w:id="11012" w:author="Russell Ott" w:date="2022-05-16T11:47:00Z"/>
                <w:rFonts w:ascii="Calibri Light" w:hAnsi="Calibri Light" w:cs="Calibri Light"/>
              </w:rPr>
            </w:pPr>
            <w:del w:id="11013" w:author="Russell Ott" w:date="2022-05-16T11:47:00Z">
              <w:r w:rsidRPr="00D14360">
                <w:rPr>
                  <w:rFonts w:ascii="Calibri Light" w:hAnsi="Calibri Light" w:cs="Calibri Light"/>
                </w:rPr>
                <w:delText>None.</w:delText>
              </w:r>
            </w:del>
          </w:p>
        </w:tc>
      </w:tr>
      <w:tr w:rsidR="009F6BA2" w:rsidRPr="00C64922" w14:paraId="04349370" w14:textId="77777777" w:rsidTr="00F75DF2">
        <w:tc>
          <w:tcPr>
            <w:tcW w:w="2312" w:type="dxa"/>
            <w:tcBorders>
              <w:top w:val="single" w:sz="4" w:space="0" w:color="4472C4" w:themeColor="accent1"/>
              <w:right w:val="nil"/>
            </w:tcBorders>
            <w:shd w:val="clear" w:color="auto" w:fill="FFFFFF"/>
            <w:tcPrChange w:id="11014" w:author="Russell Ott" w:date="2022-05-16T11:47:00Z">
              <w:tcPr>
                <w:tcW w:w="2335" w:type="dxa"/>
                <w:tcBorders>
                  <w:right w:val="nil"/>
                </w:tcBorders>
                <w:shd w:val="clear" w:color="auto" w:fill="FFFFFF"/>
              </w:tcPr>
            </w:tcPrChange>
          </w:tcPr>
          <w:p w14:paraId="5F02860A" w14:textId="77777777" w:rsidR="009F6BA2" w:rsidRPr="00D14360" w:rsidRDefault="009F6BA2" w:rsidP="00E42FA6">
            <w:pPr>
              <w:rPr>
                <w:b/>
                <w:rPrChange w:id="11015" w:author="Russell Ott" w:date="2022-05-16T11:47:00Z">
                  <w:rPr>
                    <w:rFonts w:ascii="Calibri" w:hAnsi="Calibri"/>
                    <w:b/>
                    <w:sz w:val="20"/>
                  </w:rPr>
                </w:rPrChange>
              </w:rPr>
            </w:pPr>
            <w:r w:rsidRPr="00D14360">
              <w:rPr>
                <w:b/>
                <w:rPrChange w:id="11016" w:author="Russell Ott" w:date="2022-05-16T11:47: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1017" w:author="Russell Ott" w:date="2022-05-16T11:47:00Z">
              <w:tcPr>
                <w:tcW w:w="7015" w:type="dxa"/>
                <w:shd w:val="clear" w:color="auto" w:fill="auto"/>
              </w:tcPr>
            </w:tcPrChange>
          </w:tcPr>
          <w:p w14:paraId="7EDD207F" w14:textId="77777777" w:rsidR="009F6BA2" w:rsidRPr="00D14360" w:rsidRDefault="009F6BA2" w:rsidP="00D14360">
            <w:pPr>
              <w:keepNext/>
              <w:rPr>
                <w:rFonts w:ascii="Calibri Light" w:eastAsia="Times New Roman" w:hAnsi="Calibri Light"/>
                <w:sz w:val="24"/>
                <w:szCs w:val="24"/>
                <w:rPrChange w:id="11018" w:author="Russell Ott" w:date="2022-05-16T11:47:00Z">
                  <w:rPr>
                    <w:rFonts w:ascii="Calibri Light" w:hAnsi="Calibri Light"/>
                    <w:sz w:val="20"/>
                  </w:rPr>
                </w:rPrChange>
              </w:rPr>
            </w:pPr>
            <w:r w:rsidRPr="00D14360">
              <w:rPr>
                <w:rFonts w:ascii="Calibri Light" w:hAnsi="Calibri Light"/>
                <w:rPrChange w:id="11019" w:author="Russell Ott" w:date="2022-05-16T11:47:00Z">
                  <w:rPr>
                    <w:rFonts w:ascii="Calibri Light" w:hAnsi="Calibri Light"/>
                    <w:sz w:val="20"/>
                  </w:rPr>
                </w:rPrChange>
              </w:rPr>
              <w:t xml:space="preserve">This template requires at least one contained Problem Observation template. The primary difference between a Discharge Diagnosis and a Hospital Discharge Diagnosis is the LOINC code used in the Act.code element of the act wrapper. Encounter </w:t>
            </w:r>
            <w:r w:rsidRPr="00D14360">
              <w:rPr>
                <w:rFonts w:ascii="Calibri Light" w:hAnsi="Calibri Light"/>
                <w:rPrChange w:id="11020" w:author="Russell Ott" w:date="2022-05-16T11:47:00Z">
                  <w:rPr>
                    <w:rFonts w:ascii="Calibri Light" w:hAnsi="Calibri Light"/>
                    <w:sz w:val="20"/>
                  </w:rPr>
                </w:rPrChange>
              </w:rPr>
              <w:t>Diagnosis uses LOINC code 29308-4 (Diagnosis), while Hospital Discharge Diagnosis uses LOINC code 11535-2 (Hospital discharge Dx Narrative)</w:t>
            </w:r>
          </w:p>
        </w:tc>
      </w:tr>
      <w:tr w:rsidR="002F20C8" w:rsidRPr="00C64922" w14:paraId="4A4214E1" w14:textId="77777777" w:rsidTr="00F75DF2">
        <w:tc>
          <w:tcPr>
            <w:tcW w:w="2312" w:type="dxa"/>
            <w:tcBorders>
              <w:top w:val="single" w:sz="4" w:space="0" w:color="4F81BD"/>
              <w:bottom w:val="single" w:sz="4" w:space="0" w:color="4F81BD"/>
              <w:right w:val="nil"/>
            </w:tcBorders>
            <w:shd w:val="clear" w:color="auto" w:fill="FFFFFF"/>
            <w:tcPrChange w:id="11021" w:author="Russell Ott" w:date="2022-05-16T11:47:00Z">
              <w:tcPr>
                <w:tcW w:w="2335" w:type="dxa"/>
                <w:tcBorders>
                  <w:top w:val="single" w:sz="4" w:space="0" w:color="4F81BD"/>
                  <w:bottom w:val="single" w:sz="4" w:space="0" w:color="4F81BD"/>
                  <w:right w:val="nil"/>
                </w:tcBorders>
                <w:shd w:val="clear" w:color="auto" w:fill="FFFFFF"/>
              </w:tcPr>
            </w:tcPrChange>
          </w:tcPr>
          <w:p w14:paraId="7008E75B" w14:textId="77777777" w:rsidR="002F20C8" w:rsidRPr="00D14360" w:rsidRDefault="002F20C8" w:rsidP="0009537F">
            <w:pPr>
              <w:rPr>
                <w:b/>
                <w:rPrChange w:id="11022" w:author="Russell Ott" w:date="2022-05-16T11:47:00Z">
                  <w:rPr>
                    <w:rFonts w:ascii="Calibri" w:hAnsi="Calibri"/>
                    <w:b/>
                    <w:sz w:val="20"/>
                  </w:rPr>
                </w:rPrChange>
              </w:rPr>
            </w:pPr>
            <w:r>
              <w:rPr>
                <w:b/>
                <w:rPrChange w:id="11023" w:author="Russell Ott" w:date="2022-05-16T11:47: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1024" w:author="Russell Ott" w:date="2022-05-16T11:47:00Z">
              <w:tcPr>
                <w:tcW w:w="7015" w:type="dxa"/>
                <w:tcBorders>
                  <w:top w:val="single" w:sz="4" w:space="0" w:color="4F81BD"/>
                  <w:bottom w:val="single" w:sz="4" w:space="0" w:color="4F81BD"/>
                </w:tcBorders>
                <w:shd w:val="clear" w:color="auto" w:fill="auto"/>
              </w:tcPr>
            </w:tcPrChange>
          </w:tcPr>
          <w:p w14:paraId="20A08CB1" w14:textId="54AA77BF" w:rsidR="002F20C8" w:rsidRPr="00AD08FB" w:rsidRDefault="003709A6" w:rsidP="0009537F">
            <w:pPr>
              <w:keepNext/>
              <w:rPr>
                <w:rFonts w:ascii="Calibri Light" w:eastAsia="Times New Roman" w:hAnsi="Calibri Light"/>
                <w:sz w:val="24"/>
                <w:szCs w:val="24"/>
                <w:rPrChange w:id="11025" w:author="Russell Ott" w:date="2022-05-16T11:47:00Z">
                  <w:rPr>
                    <w:rFonts w:ascii="Calibri Light" w:hAnsi="Calibri Light"/>
                    <w:sz w:val="20"/>
                  </w:rPr>
                </w:rPrChange>
              </w:rPr>
            </w:pPr>
            <w:r w:rsidRPr="00D14360">
              <w:rPr>
                <w:rFonts w:ascii="Calibri Light" w:hAnsi="Calibri Light"/>
                <w:rPrChange w:id="11026"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1027"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1028" w:author="Russell Ott" w:date="2022-05-16T11:47:00Z">
                  <w:rPr>
                    <w:rStyle w:val="Hyperlink"/>
                    <w:rFonts w:ascii="Calibri Light" w:hAnsi="Calibri Light"/>
                    <w:sz w:val="20"/>
                  </w:rPr>
                </w:rPrChange>
              </w:rPr>
              <w:fldChar w:fldCharType="end"/>
            </w:r>
          </w:p>
        </w:tc>
      </w:tr>
      <w:tr w:rsidR="0009537F" w:rsidRPr="00C64922" w14:paraId="09EC5E0F" w14:textId="77777777" w:rsidTr="00F75DF2">
        <w:tc>
          <w:tcPr>
            <w:tcW w:w="2312" w:type="dxa"/>
            <w:tcBorders>
              <w:top w:val="single" w:sz="4" w:space="0" w:color="4F81BD"/>
              <w:bottom w:val="single" w:sz="4" w:space="0" w:color="4F81BD"/>
              <w:right w:val="nil"/>
            </w:tcBorders>
            <w:shd w:val="clear" w:color="auto" w:fill="FFFFFF"/>
            <w:tcPrChange w:id="11029" w:author="Russell Ott" w:date="2022-05-16T11:47:00Z">
              <w:tcPr>
                <w:tcW w:w="2335" w:type="dxa"/>
                <w:tcBorders>
                  <w:top w:val="single" w:sz="4" w:space="0" w:color="4F81BD"/>
                  <w:bottom w:val="single" w:sz="4" w:space="0" w:color="4F81BD"/>
                  <w:right w:val="nil"/>
                </w:tcBorders>
                <w:shd w:val="clear" w:color="auto" w:fill="FFFFFF"/>
              </w:tcPr>
            </w:tcPrChange>
          </w:tcPr>
          <w:p w14:paraId="6427C684" w14:textId="77777777" w:rsidR="0009537F" w:rsidRPr="00D14360" w:rsidRDefault="0009537F" w:rsidP="0009537F">
            <w:pPr>
              <w:rPr>
                <w:b/>
                <w:rPrChange w:id="11030" w:author="Russell Ott" w:date="2022-05-16T11:47:00Z">
                  <w:rPr>
                    <w:rFonts w:ascii="Calibri" w:hAnsi="Calibri"/>
                    <w:b/>
                    <w:sz w:val="20"/>
                  </w:rPr>
                </w:rPrChange>
              </w:rPr>
            </w:pPr>
            <w:r w:rsidRPr="00D14360">
              <w:rPr>
                <w:b/>
                <w:rPrChange w:id="11031"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1032" w:author="Russell Ott" w:date="2022-05-16T11:47:00Z">
              <w:tcPr>
                <w:tcW w:w="7015" w:type="dxa"/>
                <w:tcBorders>
                  <w:top w:val="single" w:sz="4" w:space="0" w:color="4F81BD"/>
                  <w:bottom w:val="single" w:sz="4" w:space="0" w:color="4F81BD"/>
                </w:tcBorders>
                <w:shd w:val="clear" w:color="auto" w:fill="auto"/>
              </w:tcPr>
            </w:tcPrChange>
          </w:tcPr>
          <w:p w14:paraId="64F79A6E" w14:textId="2AC0AB89" w:rsidR="0009537F" w:rsidRPr="00AD08FB" w:rsidRDefault="002F20C8" w:rsidP="0009537F">
            <w:pPr>
              <w:keepNext/>
              <w:rPr>
                <w:rFonts w:ascii="Calibri Light" w:eastAsia="Times New Roman" w:hAnsi="Calibri Light"/>
                <w:sz w:val="24"/>
                <w:szCs w:val="24"/>
                <w:rPrChange w:id="11033" w:author="Russell Ott" w:date="2022-05-16T11:47:00Z">
                  <w:rPr>
                    <w:rFonts w:ascii="Calibri Light" w:hAnsi="Calibri Light"/>
                    <w:sz w:val="20"/>
                  </w:rPr>
                </w:rPrChange>
              </w:rPr>
            </w:pPr>
            <w:r w:rsidRPr="00AD08FB">
              <w:rPr>
                <w:rFonts w:ascii="Calibri Light" w:hAnsi="Calibri Light"/>
                <w:rPrChange w:id="11034" w:author="Russell Ott" w:date="2022-05-16T11:47:00Z">
                  <w:rPr>
                    <w:rFonts w:ascii="Calibri Light" w:hAnsi="Calibri Light"/>
                    <w:sz w:val="20"/>
                  </w:rPr>
                </w:rPrChange>
              </w:rPr>
              <w:t>How to reference “</w:t>
            </w:r>
            <w:r w:rsidR="001A0138">
              <w:fldChar w:fldCharType="begin"/>
            </w:r>
            <w:r w:rsidR="001A0138">
              <w:instrText xml:space="preserve"> HYPERLINK "http://hl7-c-cda-examples.herokuapp.com/examples/view/Encounters/Hospital%20Discharge%20Encounter%20with%20Billable%20Diagnoses" </w:instrText>
            </w:r>
            <w:r w:rsidR="001A0138">
              <w:fldChar w:fldCharType="separate"/>
            </w:r>
            <w:r w:rsidRPr="00AD08FB">
              <w:rPr>
                <w:rStyle w:val="Hyperlink"/>
                <w:rFonts w:ascii="Calibri Light" w:hAnsi="Calibri Light"/>
                <w:rPrChange w:id="11035" w:author="Russell Ott" w:date="2022-05-16T11:47:00Z">
                  <w:rPr>
                    <w:rStyle w:val="Hyperlink"/>
                    <w:rFonts w:ascii="Calibri Light" w:hAnsi="Calibri Light"/>
                    <w:sz w:val="20"/>
                  </w:rPr>
                </w:rPrChange>
              </w:rPr>
              <w:t>Hospital Discharge Encounter with Billable Diagnoses</w:t>
            </w:r>
            <w:r w:rsidR="001A0138">
              <w:rPr>
                <w:rStyle w:val="Hyperlink"/>
                <w:rFonts w:ascii="Calibri Light" w:hAnsi="Calibri Light"/>
                <w:rPrChange w:id="11036" w:author="Russell Ott" w:date="2022-05-16T11:47:00Z">
                  <w:rPr>
                    <w:rStyle w:val="Hyperlink"/>
                    <w:rFonts w:ascii="Calibri Light" w:hAnsi="Calibri Light"/>
                    <w:sz w:val="20"/>
                  </w:rPr>
                </w:rPrChange>
              </w:rPr>
              <w:fldChar w:fldCharType="end"/>
            </w:r>
            <w:r w:rsidR="000A1C87" w:rsidRPr="00AD08FB">
              <w:rPr>
                <w:rFonts w:ascii="Calibri Light" w:hAnsi="Calibri Light"/>
                <w:rPrChange w:id="11037" w:author="Russell Ott" w:date="2022-05-16T11:47:00Z">
                  <w:rPr>
                    <w:rFonts w:ascii="Calibri Light" w:hAnsi="Calibri Light"/>
                    <w:sz w:val="20"/>
                  </w:rPr>
                </w:rPrChange>
              </w:rPr>
              <w:t>”</w:t>
            </w:r>
          </w:p>
        </w:tc>
      </w:tr>
    </w:tbl>
    <w:p w14:paraId="4BE10EBC" w14:textId="65B5F54C" w:rsidR="00DD51B1" w:rsidRDefault="00A5789F" w:rsidP="00CA2798">
      <w:pPr>
        <w:pStyle w:val="Caption"/>
      </w:pPr>
      <w:bookmarkStart w:id="11038" w:name="_Toc21927027"/>
      <w:r>
        <w:t xml:space="preserve">  </w:t>
      </w:r>
      <w:bookmarkStart w:id="11039" w:name="_Toc103262910"/>
      <w:r w:rsidR="00CA2798" w:rsidRPr="00C64922">
        <w:t xml:space="preserve">Table </w:t>
      </w:r>
      <w:r w:rsidR="00132A94">
        <w:fldChar w:fldCharType="begin"/>
      </w:r>
      <w:r w:rsidR="00132A94">
        <w:instrText xml:space="preserve"> SEQ Table \* ARABIC </w:instrText>
      </w:r>
      <w:r w:rsidR="00132A94">
        <w:fldChar w:fldCharType="separate"/>
      </w:r>
      <w:del w:id="11040" w:author="Russell Ott" w:date="2022-05-16T11:47:00Z">
        <w:r w:rsidR="00DE0DA7">
          <w:rPr>
            <w:noProof/>
          </w:rPr>
          <w:delText>46</w:delText>
        </w:r>
      </w:del>
      <w:ins w:id="11041" w:author="Russell Ott" w:date="2022-05-16T11:47:00Z">
        <w:r w:rsidR="00F10C7C">
          <w:rPr>
            <w:noProof/>
          </w:rPr>
          <w:t>43</w:t>
        </w:r>
      </w:ins>
      <w:r w:rsidR="00132A94">
        <w:rPr>
          <w:noProof/>
        </w:rPr>
        <w:fldChar w:fldCharType="end"/>
      </w:r>
      <w:r w:rsidR="00CA2798" w:rsidRPr="00C64922">
        <w:t>: Hospital Discharge Diagnosis</w:t>
      </w:r>
      <w:r w:rsidR="00852DED">
        <w:t xml:space="preserve"> Template</w:t>
      </w:r>
      <w:bookmarkEnd w:id="11039"/>
      <w:bookmarkEnd w:id="11038"/>
    </w:p>
    <w:p w14:paraId="13FF1F5C" w14:textId="4C451E21" w:rsidR="00DD51B1" w:rsidRPr="00C64922" w:rsidRDefault="00DD51B1" w:rsidP="00F10C7C">
      <w:pPr>
        <w:pStyle w:val="Heading3"/>
      </w:pPr>
      <w:bookmarkStart w:id="11042" w:name="_Toc21894179"/>
      <w:bookmarkStart w:id="11043" w:name="_cw9jfrmmatnm" w:colFirst="0" w:colLast="0"/>
      <w:bookmarkStart w:id="11044" w:name="_Toc10707516"/>
      <w:bookmarkStart w:id="11045" w:name="_Toc11043644"/>
      <w:bookmarkStart w:id="11046" w:name="_Toc11045629"/>
      <w:bookmarkStart w:id="11047" w:name="_Toc11391299"/>
      <w:bookmarkStart w:id="11048" w:name="_Toc103262701"/>
      <w:bookmarkStart w:id="11049" w:name="_Toc22823446"/>
      <w:bookmarkEnd w:id="9734"/>
      <w:bookmarkEnd w:id="11042"/>
      <w:bookmarkEnd w:id="11043"/>
      <w:r w:rsidRPr="00C64922">
        <w:t>Order</w:t>
      </w:r>
      <w:bookmarkEnd w:id="11044"/>
      <w:bookmarkEnd w:id="11045"/>
      <w:bookmarkEnd w:id="11046"/>
      <w:bookmarkEnd w:id="11047"/>
      <w:bookmarkEnd w:id="11048"/>
      <w:bookmarkEnd w:id="11049"/>
    </w:p>
    <w:p w14:paraId="3D62D6D3" w14:textId="3453DECF" w:rsidR="00767420" w:rsidRPr="00D14360" w:rsidRDefault="00767420" w:rsidP="00767420">
      <w:pPr>
        <w:rPr>
          <w:rFonts w:ascii="Times New Roman" w:eastAsia="Times New Roman" w:hAnsi="Times New Roman"/>
          <w:sz w:val="24"/>
          <w:szCs w:val="24"/>
          <w:rPrChange w:id="11050" w:author="Russell Ott" w:date="2022-05-16T11:47:00Z">
            <w:rPr>
              <w:rFonts w:ascii="Calibri" w:hAnsi="Calibri"/>
            </w:rPr>
          </w:rPrChange>
        </w:rPr>
      </w:pPr>
      <w:r w:rsidRPr="00D14360">
        <w:rPr>
          <w:rPrChange w:id="11051" w:author="Russell Ott" w:date="2022-05-16T11:47:00Z">
            <w:rPr>
              <w:rFonts w:ascii="Calibri" w:hAnsi="Calibri"/>
            </w:rPr>
          </w:rPrChange>
        </w:rPr>
        <w:t>The inFulfillmentOf</w:t>
      </w:r>
      <w:r w:rsidR="00683E9B">
        <w:rPr>
          <w:rPrChange w:id="11052" w:author="Russell Ott" w:date="2022-05-16T11:47:00Z">
            <w:rPr>
              <w:rFonts w:ascii="Calibri" w:hAnsi="Calibri"/>
            </w:rPr>
          </w:rPrChange>
        </w:rPr>
        <w:t>/order</w:t>
      </w:r>
      <w:r w:rsidRPr="00D14360">
        <w:rPr>
          <w:rPrChange w:id="11053" w:author="Russell Ott" w:date="2022-05-16T11:47:00Z">
            <w:rPr>
              <w:rFonts w:ascii="Calibri" w:hAnsi="Calibri"/>
            </w:rPr>
          </w:rPrChange>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PrChange w:id="11054" w:author="Russell Ott" w:date="2022-05-16T11:47:00Z">
            <w:rPr>
              <w:rFonts w:ascii="Calibri" w:hAnsi="Calibri"/>
            </w:rPr>
          </w:rPrChange>
        </w:rPr>
        <w:t xml:space="preserve">For </w:t>
      </w:r>
      <w:r w:rsidR="00683E9B">
        <w:rPr>
          <w:rPrChange w:id="11055" w:author="Russell Ott" w:date="2022-05-16T11:47:00Z">
            <w:rPr>
              <w:rFonts w:ascii="Calibri" w:hAnsi="Calibri"/>
            </w:rPr>
          </w:rPrChange>
        </w:rPr>
        <w:t>example</w:t>
      </w:r>
      <w:r w:rsidR="009E00EE" w:rsidRPr="00683E9B">
        <w:rPr>
          <w:rPrChange w:id="11056" w:author="Russell Ott" w:date="2022-05-16T11:47:00Z">
            <w:rPr>
              <w:rFonts w:ascii="Calibri" w:hAnsi="Calibri"/>
            </w:rPr>
          </w:rPrChange>
        </w:rPr>
        <w:t xml:space="preserve">, a provider orders an X-Ray. The X-Ray is performed. A radiologist reads the X-Ray and generates a report. The X-Ray order identifier is transmitted in the </w:t>
      </w:r>
      <w:r w:rsidR="00683E9B" w:rsidRPr="00D14360">
        <w:rPr>
          <w:rPrChange w:id="11057" w:author="Russell Ott" w:date="2022-05-16T11:47:00Z">
            <w:rPr>
              <w:rFonts w:ascii="Calibri" w:hAnsi="Calibri"/>
            </w:rPr>
          </w:rPrChange>
        </w:rPr>
        <w:t>inFulfillmentOf</w:t>
      </w:r>
      <w:r w:rsidR="00683E9B">
        <w:rPr>
          <w:rPrChange w:id="11058" w:author="Russell Ott" w:date="2022-05-16T11:47:00Z">
            <w:rPr>
              <w:rFonts w:ascii="Calibri" w:hAnsi="Calibri"/>
            </w:rPr>
          </w:rPrChange>
        </w:rPr>
        <w:t>/order</w:t>
      </w:r>
      <w:r w:rsidR="009E00EE" w:rsidRPr="00683E9B">
        <w:rPr>
          <w:rPrChange w:id="11059" w:author="Russell Ott" w:date="2022-05-16T11:47:00Z">
            <w:rPr>
              <w:rFonts w:ascii="Calibri" w:hAnsi="Calibri"/>
            </w:rPr>
          </w:rPrChange>
        </w:rPr>
        <w:t xml:space="preserve"> class,</w:t>
      </w:r>
      <w:r w:rsidR="00683E9B">
        <w:rPr>
          <w:rPrChange w:id="11060" w:author="Russell Ott" w:date="2022-05-16T11:47:00Z">
            <w:rPr>
              <w:rFonts w:ascii="Calibri" w:hAnsi="Calibri"/>
            </w:rPr>
          </w:rPrChange>
        </w:rPr>
        <w:t xml:space="preserve"> and</w:t>
      </w:r>
      <w:r w:rsidR="009E00EE" w:rsidRPr="00683E9B">
        <w:rPr>
          <w:rPrChange w:id="11061" w:author="Russell Ott" w:date="2022-05-16T11:47:00Z">
            <w:rPr>
              <w:rFonts w:ascii="Calibri" w:hAnsi="Calibri"/>
            </w:rPr>
          </w:rPrChange>
        </w:rPr>
        <w:t xml:space="preserve"> the performed X-Ray procedure is transmitted in the </w:t>
      </w:r>
      <w:r w:rsidR="00683E9B">
        <w:rPr>
          <w:rPrChange w:id="11062" w:author="Russell Ott" w:date="2022-05-16T11:47:00Z">
            <w:rPr>
              <w:rFonts w:ascii="Calibri" w:hAnsi="Calibri"/>
            </w:rPr>
          </w:rPrChange>
        </w:rPr>
        <w:t>documentationOf/ServiceEvent</w:t>
      </w:r>
      <w:r w:rsidR="009E00EE" w:rsidRPr="00683E9B">
        <w:rPr>
          <w:rPrChange w:id="11063" w:author="Russell Ott" w:date="2022-05-16T11:47:00Z">
            <w:rPr>
              <w:rFonts w:ascii="Calibri" w:hAnsi="Calibri"/>
            </w:rPr>
          </w:rPrChange>
        </w:rPr>
        <w:t>.</w:t>
      </w:r>
      <w:r w:rsidR="002A07BF" w:rsidRPr="00683E9B">
        <w:rPr>
          <w:rPrChange w:id="11064" w:author="Russell Ott" w:date="2022-05-16T11:47:00Z">
            <w:rPr>
              <w:rFonts w:ascii="Calibri" w:hAnsi="Calibri"/>
            </w:rPr>
          </w:rPrChange>
        </w:rPr>
        <w:t xml:space="preserve"> </w:t>
      </w:r>
      <w:r w:rsidR="00586E46" w:rsidRPr="00683E9B">
        <w:rPr>
          <w:rPrChange w:id="11065" w:author="Russell Ott" w:date="2022-05-16T11:47:00Z">
            <w:rPr>
              <w:rFonts w:ascii="Calibri" w:hAnsi="Calibri"/>
            </w:rPr>
          </w:rPrChange>
        </w:rPr>
        <w:t xml:space="preserve"> </w:t>
      </w:r>
      <w:r w:rsidRPr="00D14360">
        <w:rPr>
          <w:rPrChange w:id="11066" w:author="Russell Ott" w:date="2022-05-16T11:47:00Z">
            <w:rPr>
              <w:rFonts w:ascii="Calibri" w:hAnsi="Calibri"/>
            </w:rPr>
          </w:rPrChange>
        </w:rPr>
        <w:t xml:space="preserve">In the body of the document, the service activities performed to fulfill the order are represented using templates designed to represent a performed </w:t>
      </w:r>
      <w:r w:rsidR="00320BA8" w:rsidRPr="00D14360">
        <w:rPr>
          <w:rPrChange w:id="11067" w:author="Russell Ott" w:date="2022-05-16T11:47:00Z">
            <w:rPr>
              <w:rFonts w:ascii="Calibri" w:hAnsi="Calibri"/>
            </w:rPr>
          </w:rPrChange>
        </w:rPr>
        <w:t xml:space="preserve">test (observation), </w:t>
      </w:r>
      <w:r w:rsidRPr="00D14360">
        <w:rPr>
          <w:rPrChange w:id="11068" w:author="Russell Ott" w:date="2022-05-16T11:47:00Z">
            <w:rPr>
              <w:rFonts w:ascii="Calibri" w:hAnsi="Calibri"/>
            </w:rPr>
          </w:rPrChange>
        </w:rPr>
        <w:t xml:space="preserve">procedure, substanceAdministration, supply, encounter or other </w:t>
      </w:r>
      <w:r w:rsidR="00320BA8" w:rsidRPr="00D14360">
        <w:rPr>
          <w:rPrChange w:id="11069" w:author="Russell Ott" w:date="2022-05-16T11:47:00Z">
            <w:rPr>
              <w:rFonts w:ascii="Calibri" w:hAnsi="Calibri"/>
            </w:rPr>
          </w:rPrChange>
        </w:rPr>
        <w:t xml:space="preserve">type of </w:t>
      </w:r>
      <w:r w:rsidRPr="00D14360">
        <w:rPr>
          <w:rPrChange w:id="11070" w:author="Russell Ott" w:date="2022-05-16T11:47:00Z">
            <w:rPr>
              <w:rFonts w:ascii="Calibri" w:hAnsi="Calibri"/>
            </w:rPr>
          </w:rPrChange>
        </w:rPr>
        <w:t>act.</w:t>
      </w:r>
    </w:p>
    <w:p w14:paraId="13D844A8" w14:textId="77777777" w:rsidR="00B33A01" w:rsidRPr="00D14360" w:rsidRDefault="00B33A01" w:rsidP="00767420">
      <w:pPr>
        <w:rPr>
          <w:rPrChange w:id="11071" w:author="Russell Ott" w:date="2022-05-16T11:47: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109044E5" w:rsidR="009F6BA2" w:rsidRPr="00C64922" w:rsidRDefault="00634398" w:rsidP="00E42FA6">
            <w:pPr>
              <w:pStyle w:val="BodyText"/>
              <w:rPr>
                <w:noProof/>
              </w:rPr>
            </w:pPr>
            <w:del w:id="11072" w:author="Russell Ott" w:date="2022-05-16T11:47:00Z">
              <w:r>
                <w:rPr>
                  <w:noProof/>
                </w:rPr>
                <w:drawing>
                  <wp:anchor distT="0" distB="0" distL="114300" distR="114300" simplePos="0" relativeHeight="251926528" behindDoc="0" locked="0" layoutInCell="1" allowOverlap="1" wp14:anchorId="09AFC855" wp14:editId="37A50EC4">
                    <wp:simplePos x="0" y="0"/>
                    <wp:positionH relativeFrom="column">
                      <wp:posOffset>32385</wp:posOffset>
                    </wp:positionH>
                    <wp:positionV relativeFrom="paragraph">
                      <wp:posOffset>116205</wp:posOffset>
                    </wp:positionV>
                    <wp:extent cx="323215" cy="323215"/>
                    <wp:effectExtent l="0" t="0" r="0" b="0"/>
                    <wp:wrapNone/>
                    <wp:docPr id="3105"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073" w:author="Russell Ott" w:date="2022-05-16T11:47:00Z">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52343D49" w:rsidR="009F6BA2" w:rsidRPr="00C64922" w:rsidRDefault="00634398" w:rsidP="00E42FA6">
            <w:pPr>
              <w:pStyle w:val="BodyText"/>
              <w:rPr>
                <w:noProof/>
              </w:rPr>
            </w:pPr>
            <w:del w:id="11074" w:author="Russell Ott" w:date="2022-05-16T11:47:00Z">
              <w:r>
                <w:rPr>
                  <w:noProof/>
                </w:rPr>
                <w:drawing>
                  <wp:anchor distT="0" distB="0" distL="114300" distR="114300" simplePos="0" relativeHeight="251928576" behindDoc="0" locked="0" layoutInCell="1" allowOverlap="1" wp14:anchorId="391FE952" wp14:editId="1846B36D">
                    <wp:simplePos x="0" y="0"/>
                    <wp:positionH relativeFrom="column">
                      <wp:posOffset>48895</wp:posOffset>
                    </wp:positionH>
                    <wp:positionV relativeFrom="paragraph">
                      <wp:posOffset>99695</wp:posOffset>
                    </wp:positionV>
                    <wp:extent cx="323215" cy="323215"/>
                    <wp:effectExtent l="0" t="0" r="0" b="0"/>
                    <wp:wrapNone/>
                    <wp:docPr id="3106"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075" w:author="Russell Ott" w:date="2022-05-16T11:47:00Z">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b/>
          <w:color w:val="000000"/>
          <w:sz w:val="22"/>
          <w:rPrChange w:id="11076" w:author="Russell Ott" w:date="2022-05-16T11:47:00Z">
            <w:rPr>
              <w:b/>
              <w:color w:val="000000"/>
              <w:sz w:val="22"/>
            </w:rPr>
          </w:rPrChange>
        </w:rPr>
      </w:pPr>
    </w:p>
    <w:p w14:paraId="182F8746" w14:textId="77777777" w:rsidR="00320BA8" w:rsidRPr="00D14360" w:rsidRDefault="00320BA8" w:rsidP="00B505D2">
      <w:pPr>
        <w:spacing w:after="120"/>
        <w:rPr>
          <w:rFonts w:ascii="Times New Roman" w:eastAsia="Calibri" w:hAnsi="Times New Roman"/>
          <w:sz w:val="24"/>
          <w:szCs w:val="24"/>
          <w:rPrChange w:id="11077" w:author="Russell Ott" w:date="2022-05-16T11:47:00Z">
            <w:rPr>
              <w:rFonts w:ascii="Calibri" w:eastAsia="Calibri" w:hAnsi="Calibri"/>
            </w:rPr>
          </w:rPrChange>
        </w:rPr>
      </w:pPr>
      <w:r w:rsidRPr="00D14360">
        <w:rPr>
          <w:rPrChange w:id="11078" w:author="Russell Ott" w:date="2022-05-16T11:47:00Z">
            <w:rPr>
              <w:rFonts w:ascii="Calibri" w:eastAsia="Calibri" w:hAnsi="Calibri"/>
            </w:rPr>
          </w:rPrChange>
        </w:rPr>
        <w:t>The document header does not include structures for indexing orders that have been placed within the context of the encounter or se</w:t>
      </w:r>
      <w:r w:rsidRPr="00D14360">
        <w:rPr>
          <w:rPrChange w:id="11079" w:author="Russell Ott" w:date="2022-05-16T11:47:00Z">
            <w:rPr>
              <w:rFonts w:ascii="Calibri" w:eastAsia="Calibri" w:hAnsi="Calibri"/>
            </w:rPr>
          </w:rPrChange>
        </w:rPr>
        <w:t>rvices delivered. The HL7 CDA Release 2 Implementation Guide: Additional CDA R2 Templates – Clinical Documents for Payers – Set 1, Release 1 – US Realm implement</w:t>
      </w:r>
      <w:r w:rsidR="009A0515" w:rsidRPr="00D14360">
        <w:rPr>
          <w:rFonts w:eastAsia="Calibri"/>
          <w:rPrChange w:id="11080" w:author="Russell Ott" w:date="2022-05-16T11:47:00Z">
            <w:rPr>
              <w:rFonts w:ascii="Calibri" w:eastAsia="Calibri" w:hAnsi="Calibri"/>
            </w:rPr>
          </w:rPrChange>
        </w:rPr>
        <w:t>ation</w:t>
      </w:r>
      <w:r w:rsidRPr="00D14360">
        <w:rPr>
          <w:rFonts w:eastAsia="Calibri"/>
          <w:rPrChange w:id="11081" w:author="Russell Ott" w:date="2022-05-16T11:47:00Z">
            <w:rPr>
              <w:rFonts w:ascii="Calibri" w:eastAsia="Calibri" w:hAnsi="Calibri"/>
            </w:rPr>
          </w:rPrChange>
        </w:rPr>
        <w:t xml:space="preserve"> guide defines a section templates for this purpose</w:t>
      </w:r>
      <w:r w:rsidR="00C64C4D" w:rsidRPr="00D14360">
        <w:rPr>
          <w:rFonts w:eastAsia="Calibri"/>
          <w:rPrChange w:id="11082" w:author="Russell Ott" w:date="2022-05-16T11:47:00Z">
            <w:rPr>
              <w:rFonts w:ascii="Calibri" w:eastAsia="Calibri" w:hAnsi="Calibri"/>
            </w:rPr>
          </w:rPrChange>
        </w:rPr>
        <w:t xml:space="preserve">. </w:t>
      </w:r>
    </w:p>
    <w:p w14:paraId="7265365C" w14:textId="77777777" w:rsidR="00DD51B1" w:rsidRPr="00225CAE" w:rsidRDefault="00DD51B1" w:rsidP="002E634A">
      <w:pPr>
        <w:pStyle w:val="Heading4"/>
      </w:pPr>
      <w:bookmarkStart w:id="11083" w:name="_999nwjudud7" w:colFirst="0" w:colLast="0"/>
      <w:bookmarkStart w:id="11084" w:name="_Toc11043645"/>
      <w:bookmarkEnd w:id="11083"/>
      <w:r w:rsidRPr="00225CAE">
        <w:t>Fulfilled Order</w:t>
      </w:r>
      <w:bookmarkEnd w:id="11084"/>
    </w:p>
    <w:p w14:paraId="2FE34E86" w14:textId="6B5E1EC2" w:rsidR="00DD51B1" w:rsidRPr="00D14360" w:rsidRDefault="00320BA8" w:rsidP="00B505D2">
      <w:pPr>
        <w:spacing w:after="120"/>
        <w:rPr>
          <w:rFonts w:ascii="Times New Roman" w:eastAsia="Calibri" w:hAnsi="Times New Roman"/>
          <w:sz w:val="24"/>
          <w:szCs w:val="24"/>
          <w:rPrChange w:id="11085" w:author="Russell Ott" w:date="2022-05-16T11:47:00Z">
            <w:rPr>
              <w:rFonts w:ascii="Calibri" w:eastAsia="Calibri" w:hAnsi="Calibri"/>
            </w:rPr>
          </w:rPrChange>
        </w:rPr>
      </w:pPr>
      <w:r w:rsidRPr="00D14360">
        <w:rPr>
          <w:rPrChange w:id="11086" w:author="Russell Ott" w:date="2022-05-16T11:47:00Z">
            <w:rPr>
              <w:rFonts w:ascii="Calibri" w:eastAsia="Calibri" w:hAnsi="Calibri"/>
            </w:rPr>
          </w:rPrChange>
        </w:rPr>
        <w:t xml:space="preserve">See </w:t>
      </w:r>
      <w:r w:rsidR="00225CAE" w:rsidRPr="00D14360">
        <w:rPr>
          <w:rPrChange w:id="11087" w:author="Russell Ott" w:date="2022-05-16T11:47:00Z">
            <w:rPr>
              <w:rFonts w:ascii="Calibri" w:eastAsia="Calibri" w:hAnsi="Calibri"/>
            </w:rPr>
          </w:rPrChange>
        </w:rPr>
        <w:t>Chapter 5.2.</w:t>
      </w:r>
      <w:r w:rsidR="00693FC4" w:rsidRPr="00D14360">
        <w:rPr>
          <w:rFonts w:eastAsia="Calibri"/>
          <w:rPrChange w:id="11088" w:author="Russell Ott" w:date="2022-05-16T11:47:00Z">
            <w:rPr>
              <w:rFonts w:ascii="Calibri" w:eastAsia="Calibri" w:hAnsi="Calibri"/>
            </w:rPr>
          </w:rPrChange>
        </w:rPr>
        <w:t>13</w:t>
      </w:r>
      <w:r w:rsidR="00225CAE" w:rsidRPr="00D14360">
        <w:rPr>
          <w:rFonts w:eastAsia="Calibri"/>
          <w:rPrChange w:id="11089" w:author="Russell Ott" w:date="2022-05-16T11:47:00Z">
            <w:rPr>
              <w:rFonts w:ascii="Calibri" w:eastAsia="Calibri" w:hAnsi="Calibri"/>
            </w:rPr>
          </w:rPrChange>
        </w:rPr>
        <w:t xml:space="preserve"> Medication and </w:t>
      </w:r>
      <w:r w:rsidR="00282D01" w:rsidRPr="00D14360">
        <w:rPr>
          <w:rFonts w:eastAsia="Calibri"/>
          <w:rPrChange w:id="11090" w:author="Russell Ott" w:date="2022-05-16T11:47:00Z">
            <w:rPr>
              <w:rFonts w:ascii="Calibri" w:eastAsia="Calibri" w:hAnsi="Calibri"/>
            </w:rPr>
          </w:rPrChange>
        </w:rPr>
        <w:t>C</w:t>
      </w:r>
      <w:r w:rsidRPr="00D14360">
        <w:rPr>
          <w:rPrChange w:id="11091" w:author="Russell Ott" w:date="2022-05-16T11:47:00Z">
            <w:rPr>
              <w:rFonts w:ascii="Calibri" w:eastAsia="Calibri" w:hAnsi="Calibri"/>
            </w:rPr>
          </w:rPrChange>
        </w:rPr>
        <w:t>hapter 5.</w:t>
      </w:r>
      <w:r w:rsidR="00225CAE" w:rsidRPr="00D14360">
        <w:rPr>
          <w:rFonts w:eastAsia="Calibri"/>
          <w:rPrChange w:id="11092" w:author="Russell Ott" w:date="2022-05-16T11:47:00Z">
            <w:rPr>
              <w:rFonts w:ascii="Calibri" w:eastAsia="Calibri" w:hAnsi="Calibri"/>
            </w:rPr>
          </w:rPrChange>
        </w:rPr>
        <w:t>2.1</w:t>
      </w:r>
      <w:r w:rsidR="00693FC4" w:rsidRPr="00D14360">
        <w:rPr>
          <w:rFonts w:eastAsia="Calibri"/>
          <w:rPrChange w:id="11093" w:author="Russell Ott" w:date="2022-05-16T11:47:00Z">
            <w:rPr>
              <w:rFonts w:ascii="Calibri" w:eastAsia="Calibri" w:hAnsi="Calibri"/>
            </w:rPr>
          </w:rPrChange>
        </w:rPr>
        <w:t>5</w:t>
      </w:r>
      <w:r w:rsidR="00225CAE" w:rsidRPr="00D14360">
        <w:rPr>
          <w:rPrChange w:id="11094" w:author="Russell Ott" w:date="2022-05-16T11:47:00Z">
            <w:rPr>
              <w:rFonts w:ascii="Calibri" w:eastAsia="Calibri" w:hAnsi="Calibri"/>
            </w:rPr>
          </w:rPrChange>
        </w:rPr>
        <w:t xml:space="preserve"> Procedure of this document </w:t>
      </w:r>
      <w:r w:rsidRPr="00D14360">
        <w:rPr>
          <w:rFonts w:eastAsia="Calibri"/>
          <w:rPrChange w:id="11095" w:author="Russell Ott" w:date="2022-05-16T11:47:00Z">
            <w:rPr>
              <w:rFonts w:ascii="Calibri" w:eastAsia="Calibri" w:hAnsi="Calibri"/>
            </w:rPr>
          </w:rPrChange>
        </w:rPr>
        <w:t xml:space="preserve">for more information about entry templates defined to represent performed service </w:t>
      </w:r>
      <w:r w:rsidR="00364274" w:rsidRPr="00D14360">
        <w:rPr>
          <w:rFonts w:eastAsia="Calibri"/>
          <w:rPrChange w:id="11096" w:author="Russell Ott" w:date="2022-05-16T11:47:00Z">
            <w:rPr>
              <w:rFonts w:ascii="Calibri" w:eastAsia="Calibri" w:hAnsi="Calibri"/>
            </w:rPr>
          </w:rPrChange>
        </w:rPr>
        <w:t>acts such as Intervention Act (V2), Procedure Activity Procedure (</w:t>
      </w:r>
      <w:del w:id="11097" w:author="Russell Ott" w:date="2022-05-16T11:47:00Z">
        <w:r w:rsidR="00364274" w:rsidRPr="00D14360">
          <w:rPr>
            <w:rFonts w:ascii="Calibri" w:eastAsia="Calibri" w:hAnsi="Calibri" w:cs="Calibri"/>
            <w:bCs/>
          </w:rPr>
          <w:delText xml:space="preserve">V2), Procedure Activity Observation </w:delText>
        </w:r>
        <w:r w:rsidR="009A7399" w:rsidRPr="00D14360">
          <w:rPr>
            <w:rFonts w:ascii="Calibri" w:eastAsia="Calibri" w:hAnsi="Calibri" w:cs="Calibri"/>
            <w:bCs/>
          </w:rPr>
          <w:delText>(V2), Procedure Activity Act (V2</w:delText>
        </w:r>
      </w:del>
      <w:ins w:id="11098" w:author="Russell Ott" w:date="2022-05-16T11:47:00Z">
        <w:r w:rsidR="00364274" w:rsidRPr="00D14360">
          <w:rPr>
            <w:rFonts w:eastAsia="Calibri" w:cs="Calibri"/>
            <w:bCs/>
          </w:rPr>
          <w:t>V</w:t>
        </w:r>
        <w:r w:rsidR="0007159E">
          <w:rPr>
            <w:rFonts w:eastAsia="Calibri" w:cs="Calibri"/>
            <w:bCs/>
          </w:rPr>
          <w:t>3</w:t>
        </w:r>
      </w:ins>
      <w:r w:rsidR="00364274" w:rsidRPr="00D14360">
        <w:rPr>
          <w:rFonts w:eastAsia="Calibri"/>
          <w:rPrChange w:id="11099" w:author="Russell Ott" w:date="2022-05-16T11:47:00Z">
            <w:rPr>
              <w:rFonts w:ascii="Calibri" w:eastAsia="Calibri" w:hAnsi="Calibri"/>
            </w:rPr>
          </w:rPrChange>
        </w:rPr>
        <w:t>)</w:t>
      </w:r>
      <w:r w:rsidR="009A7399" w:rsidRPr="00D14360">
        <w:rPr>
          <w:rPrChange w:id="11100" w:author="Russell Ott" w:date="2022-05-16T11:47:00Z">
            <w:rPr>
              <w:rFonts w:ascii="Calibri" w:eastAsia="Calibri" w:hAnsi="Calibri"/>
            </w:rPr>
          </w:rPrChange>
        </w:rPr>
        <w:t xml:space="preserve">, </w:t>
      </w:r>
      <w:r w:rsidR="00364274" w:rsidRPr="00D14360">
        <w:rPr>
          <w:rFonts w:eastAsia="Calibri"/>
          <w:rPrChange w:id="11101" w:author="Russell Ott" w:date="2022-05-16T11:47:00Z">
            <w:rPr>
              <w:rFonts w:ascii="Calibri" w:eastAsia="Calibri" w:hAnsi="Calibri"/>
            </w:rPr>
          </w:rPrChange>
        </w:rPr>
        <w:t xml:space="preserve">Immunization Activity(V3), Encounter Activity (V3), Medication Activity (V2), </w:t>
      </w:r>
      <w:r w:rsidR="009A7399" w:rsidRPr="00D14360">
        <w:rPr>
          <w:rFonts w:eastAsia="Calibri"/>
          <w:rPrChange w:id="11102" w:author="Russell Ott" w:date="2022-05-16T11:47:00Z">
            <w:rPr>
              <w:rFonts w:ascii="Calibri" w:eastAsia="Calibri" w:hAnsi="Calibri"/>
            </w:rPr>
          </w:rPrChange>
        </w:rPr>
        <w:t xml:space="preserve">Non-Medicinal Supply Activity (V2), </w:t>
      </w:r>
      <w:r w:rsidR="00364274" w:rsidRPr="00D14360">
        <w:rPr>
          <w:rFonts w:eastAsia="Calibri"/>
          <w:rPrChange w:id="11103" w:author="Russell Ott" w:date="2022-05-16T11:47:00Z">
            <w:rPr>
              <w:rFonts w:ascii="Calibri" w:eastAsia="Calibri" w:hAnsi="Calibri"/>
            </w:rPr>
          </w:rPrChange>
        </w:rPr>
        <w:t>etc.</w:t>
      </w:r>
      <w:r w:rsidR="009A7399" w:rsidRPr="00D14360">
        <w:rPr>
          <w:rFonts w:eastAsia="Calibri"/>
          <w:rPrChange w:id="11104" w:author="Russell Ott" w:date="2022-05-16T11:47:00Z">
            <w:rPr>
              <w:rFonts w:ascii="Calibri" w:eastAsia="Calibri" w:hAnsi="Calibri"/>
            </w:rPr>
          </w:rPrChange>
        </w:rPr>
        <w:t xml:space="preserve"> Templates types are discussed in the context of the data class used to categorize the type of service act.</w:t>
      </w:r>
    </w:p>
    <w:p w14:paraId="14CEE13B" w14:textId="77777777" w:rsidR="00504F98" w:rsidRPr="00D14360" w:rsidRDefault="00504F98" w:rsidP="00B505D2">
      <w:pPr>
        <w:spacing w:after="120"/>
        <w:rPr>
          <w:del w:id="11105" w:author="Russell Ott" w:date="2022-05-16T11:47:00Z"/>
          <w:rFonts w:eastAsia="Calibri" w:cs="Calibri"/>
          <w:bCs/>
        </w:rPr>
      </w:pPr>
      <w:del w:id="11106" w:author="Russell Ott" w:date="2022-05-16T11:47:00Z">
        <w:r w:rsidRPr="00D14360">
          <w:rPr>
            <w:rFonts w:eastAsia="Calibri" w:cs="Calibri"/>
            <w:b/>
          </w:rPr>
          <w:delText>Reference:</w:delText>
        </w:r>
        <w:r w:rsidRPr="00D14360">
          <w:rPr>
            <w:rFonts w:eastAsia="Calibri" w:cs="Calibri"/>
            <w:bCs/>
          </w:rPr>
          <w:delText xml:space="preserve"> </w:delText>
        </w:r>
        <w:r w:rsidR="001A0138">
          <w:fldChar w:fldCharType="begin"/>
        </w:r>
        <w:r w:rsidR="001A0138">
          <w:delInstrText xml:space="preserve"> HYPERLINK \l "_Medication" </w:delInstrText>
        </w:r>
        <w:r w:rsidR="001A0138">
          <w:fldChar w:fldCharType="separate"/>
        </w:r>
        <w:r w:rsidR="00986722" w:rsidRPr="00AD08FB">
          <w:rPr>
            <w:rStyle w:val="Hyperlink"/>
            <w:rFonts w:eastAsia="Calibri" w:cs="Calibri"/>
            <w:bCs/>
            <w:color w:val="000000"/>
            <w:u w:val="none"/>
          </w:rPr>
          <w:delText xml:space="preserve"> 5.2.13 Medication</w:delText>
        </w:r>
        <w:r w:rsidR="001A0138">
          <w:rPr>
            <w:rStyle w:val="Hyperlink"/>
            <w:rFonts w:eastAsia="Calibri" w:cs="Calibri"/>
            <w:bCs/>
            <w:color w:val="000000"/>
            <w:u w:val="none"/>
          </w:rPr>
          <w:fldChar w:fldCharType="end"/>
        </w:r>
        <w:r w:rsidR="00643101" w:rsidRPr="00AD08FB">
          <w:rPr>
            <w:rFonts w:eastAsia="Calibri" w:cs="Calibri"/>
            <w:bCs/>
            <w:color w:val="000000"/>
          </w:rPr>
          <w:delText xml:space="preserve"> </w:delText>
        </w:r>
        <w:r w:rsidRPr="00AD08FB">
          <w:rPr>
            <w:rFonts w:eastAsia="Calibri" w:cs="Calibri"/>
            <w:bCs/>
            <w:color w:val="000000"/>
          </w:rPr>
          <w:delText>and</w:delText>
        </w:r>
        <w:r w:rsidR="001A0138">
          <w:fldChar w:fldCharType="begin"/>
        </w:r>
        <w:r w:rsidR="001A0138">
          <w:delInstrText xml:space="preserve"> HYPERLINK \l "_Procedure" </w:delInstrText>
        </w:r>
        <w:r w:rsidR="001A0138">
          <w:fldChar w:fldCharType="separate"/>
        </w:r>
        <w:r w:rsidR="000A1C87" w:rsidRPr="00AD08FB">
          <w:rPr>
            <w:rStyle w:val="Hyperlink"/>
            <w:rFonts w:eastAsia="Calibri" w:cs="Calibri"/>
            <w:bCs/>
            <w:color w:val="000000"/>
            <w:u w:val="none"/>
          </w:rPr>
          <w:delText xml:space="preserve"> </w:delText>
        </w:r>
        <w:r w:rsidR="00986722" w:rsidRPr="00AD08FB">
          <w:rPr>
            <w:rStyle w:val="Hyperlink"/>
            <w:rFonts w:eastAsia="Calibri" w:cs="Calibri"/>
            <w:bCs/>
            <w:color w:val="000000"/>
            <w:u w:val="none"/>
          </w:rPr>
          <w:delText>5.2.15 Procedure</w:delText>
        </w:r>
        <w:r w:rsidR="001A0138">
          <w:rPr>
            <w:rStyle w:val="Hyperlink"/>
            <w:rFonts w:eastAsia="Calibri" w:cs="Calibri"/>
            <w:bCs/>
            <w:color w:val="000000"/>
            <w:u w:val="none"/>
          </w:rPr>
          <w:fldChar w:fldCharType="end"/>
        </w:r>
      </w:del>
    </w:p>
    <w:p w14:paraId="3E48421F" w14:textId="110EC48F" w:rsidR="00504F98" w:rsidRPr="00D14360" w:rsidRDefault="00504F98" w:rsidP="00B505D2">
      <w:pPr>
        <w:spacing w:after="120"/>
        <w:rPr>
          <w:ins w:id="11107" w:author="Russell Ott" w:date="2022-05-16T11:47:00Z"/>
          <w:rFonts w:eastAsia="Calibri" w:cs="Calibri"/>
          <w:bCs/>
        </w:rPr>
      </w:pPr>
      <w:ins w:id="11108" w:author="Russell Ott" w:date="2022-05-16T11:47:00Z">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sidRPr="00C64922">
          <w:t>Procedure</w:t>
        </w:r>
        <w:r w:rsidR="00FA1C2A" w:rsidRPr="007770C6">
          <w:rPr>
            <w:rStyle w:val="Hyperlink"/>
            <w:rFonts w:eastAsia="Calibri" w:cs="Calibri"/>
            <w:bCs/>
          </w:rPr>
          <w:fldChar w:fldCharType="end"/>
        </w:r>
        <w:r w:rsidR="00FA1C2A" w:rsidDel="00FA1C2A">
          <w:t xml:space="preserve"> </w:t>
        </w:r>
      </w:ins>
    </w:p>
    <w:p w14:paraId="751D7820" w14:textId="77777777" w:rsidR="00DD51B1" w:rsidRPr="00C64922" w:rsidRDefault="00DD51B1" w:rsidP="002E634A">
      <w:pPr>
        <w:pStyle w:val="Heading4"/>
      </w:pPr>
      <w:bookmarkStart w:id="11109" w:name="_sfmcfqkjvr55" w:colFirst="0" w:colLast="0"/>
      <w:bookmarkStart w:id="11110" w:name="_Toc11043646"/>
      <w:bookmarkEnd w:id="11109"/>
      <w:r w:rsidRPr="00C64922">
        <w:t>Placed Order</w:t>
      </w:r>
      <w:bookmarkEnd w:id="11110"/>
    </w:p>
    <w:p w14:paraId="06964DCD" w14:textId="77777777" w:rsidR="00DD51B1" w:rsidRPr="00D14360" w:rsidRDefault="009A7399" w:rsidP="00B505D2">
      <w:pPr>
        <w:spacing w:after="120"/>
        <w:rPr>
          <w:rFonts w:ascii="Times New Roman" w:eastAsia="Calibri" w:hAnsi="Times New Roman"/>
          <w:sz w:val="24"/>
          <w:szCs w:val="24"/>
          <w:rPrChange w:id="11111" w:author="Russell Ott" w:date="2022-05-16T11:47:00Z">
            <w:rPr>
              <w:rFonts w:ascii="Calibri" w:eastAsia="Calibri" w:hAnsi="Calibri"/>
            </w:rPr>
          </w:rPrChange>
        </w:rPr>
      </w:pPr>
      <w:bookmarkStart w:id="11112" w:name="_3fjphlaly667" w:colFirst="0" w:colLast="0"/>
      <w:bookmarkStart w:id="11113" w:name="_rlggvgv7ptvp" w:colFirst="0" w:colLast="0"/>
      <w:bookmarkStart w:id="11114" w:name="_i1k1u6qi4a2t" w:colFirst="0" w:colLast="0"/>
      <w:bookmarkStart w:id="11115" w:name="_a9e7wqz47s8u" w:colFirst="0" w:colLast="0"/>
      <w:bookmarkEnd w:id="11112"/>
      <w:bookmarkEnd w:id="11113"/>
      <w:bookmarkEnd w:id="11114"/>
      <w:bookmarkEnd w:id="11115"/>
      <w:r w:rsidRPr="00D14360">
        <w:rPr>
          <w:rPrChange w:id="11116" w:author="Russell Ott" w:date="2022-05-16T11:47:00Z">
            <w:rPr>
              <w:rFonts w:ascii="Calibri" w:eastAsia="Calibri" w:hAnsi="Calibri"/>
            </w:rPr>
          </w:rPrChange>
        </w:rPr>
        <w:t xml:space="preserve">See </w:t>
      </w:r>
      <w:r w:rsidR="00282D01" w:rsidRPr="00D14360">
        <w:rPr>
          <w:rPrChange w:id="11117" w:author="Russell Ott" w:date="2022-05-16T11:47:00Z">
            <w:rPr>
              <w:rFonts w:ascii="Calibri" w:eastAsia="Calibri" w:hAnsi="Calibri"/>
            </w:rPr>
          </w:rPrChange>
        </w:rPr>
        <w:t>C</w:t>
      </w:r>
      <w:r w:rsidRPr="00D14360">
        <w:rPr>
          <w:rPrChange w:id="11118" w:author="Russell Ott" w:date="2022-05-16T11:47:00Z">
            <w:rPr>
              <w:rFonts w:ascii="Calibri" w:eastAsia="Calibri" w:hAnsi="Calibri"/>
            </w:rPr>
          </w:rPrChange>
        </w:rPr>
        <w:t xml:space="preserve">hapter </w:t>
      </w:r>
      <w:r w:rsidR="004E605C" w:rsidRPr="00D14360">
        <w:rPr>
          <w:rFonts w:eastAsia="Calibri"/>
          <w:rPrChange w:id="11119" w:author="Russell Ott" w:date="2022-05-16T11:47:00Z">
            <w:rPr>
              <w:rFonts w:ascii="Calibri" w:eastAsia="Calibri" w:hAnsi="Calibri"/>
            </w:rPr>
          </w:rPrChange>
        </w:rPr>
        <w:t>5.2.17</w:t>
      </w:r>
      <w:r w:rsidRPr="00D14360">
        <w:rPr>
          <w:rFonts w:eastAsia="Calibri"/>
          <w:rPrChange w:id="11120" w:author="Russell Ott" w:date="2022-05-16T11:47:00Z">
            <w:rPr>
              <w:rFonts w:ascii="Calibri" w:eastAsia="Calibri" w:hAnsi="Calibri"/>
            </w:rPr>
          </w:rPrChange>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ascii="Times New Roman" w:eastAsia="Calibri" w:hAnsi="Times New Roman"/>
          <w:b/>
          <w:sz w:val="24"/>
          <w:szCs w:val="24"/>
          <w:rPrChange w:id="11121" w:author="Russell Ott" w:date="2022-05-16T11:47:00Z">
            <w:rPr>
              <w:rFonts w:ascii="Calibri" w:eastAsia="Calibri" w:hAnsi="Calibri"/>
              <w:b/>
            </w:rPr>
          </w:rPrChange>
        </w:rPr>
      </w:pPr>
      <w:r w:rsidRPr="00D14360">
        <w:rPr>
          <w:b/>
          <w:rPrChange w:id="11122" w:author="Russell Ott" w:date="2022-05-16T11:47:00Z">
            <w:rPr>
              <w:rFonts w:ascii="Calibri" w:eastAsia="Calibri" w:hAnsi="Calibri"/>
              <w:b/>
            </w:rPr>
          </w:rPrChange>
        </w:rPr>
        <w:t>Reference:</w:t>
      </w:r>
      <w:r w:rsidRPr="00D14360">
        <w:rPr>
          <w:b/>
          <w:rPrChange w:id="11123" w:author="Russell Ott" w:date="2022-05-16T11:47:00Z">
            <w:rPr>
              <w:rFonts w:ascii="Calibri" w:eastAsia="Calibri" w:hAnsi="Calibri"/>
              <w:b/>
            </w:rPr>
          </w:rPrChange>
        </w:rPr>
        <w:t xml:space="preserve"> </w:t>
      </w:r>
      <w:r w:rsidR="001A0138">
        <w:fldChar w:fldCharType="begin"/>
      </w:r>
      <w:r w:rsidR="001A0138">
        <w:instrText xml:space="preserve"> HYPERLINK \l "_Plan_of_Treatment" </w:instrText>
      </w:r>
      <w:r w:rsidR="001A0138">
        <w:fldChar w:fldCharType="separate"/>
      </w:r>
      <w:r w:rsidRPr="00AD08FB">
        <w:rPr>
          <w:rStyle w:val="Hyperlink"/>
          <w:color w:val="000000"/>
          <w:u w:val="none"/>
          <w:rPrChange w:id="11124" w:author="Russell Ott" w:date="2022-05-16T11:47:00Z">
            <w:rPr>
              <w:rStyle w:val="Hyperlink"/>
              <w:rFonts w:ascii="Calibri" w:eastAsia="Calibri" w:hAnsi="Calibri"/>
              <w:color w:val="000000"/>
              <w:u w:val="none"/>
            </w:rPr>
          </w:rPrChange>
        </w:rPr>
        <w:t xml:space="preserve"> </w:t>
      </w:r>
      <w:r w:rsidR="004E605C" w:rsidRPr="007770C6">
        <w:rPr>
          <w:rStyle w:val="Hyperlink"/>
          <w:rPrChange w:id="11125" w:author="Russell Ott" w:date="2022-05-16T11:47:00Z">
            <w:rPr>
              <w:rStyle w:val="Hyperlink"/>
              <w:rFonts w:ascii="Calibri" w:eastAsia="Calibri" w:hAnsi="Calibri"/>
              <w:color w:val="000000"/>
              <w:u w:val="none"/>
            </w:rPr>
          </w:rPrChange>
        </w:rPr>
        <w:t>5.2.17 Plan of Treatment</w:t>
      </w:r>
      <w:r w:rsidR="001A0138">
        <w:rPr>
          <w:rStyle w:val="Hyperlink"/>
          <w:rPrChange w:id="11126" w:author="Russell Ott" w:date="2022-05-16T11:47:00Z">
            <w:rPr>
              <w:rStyle w:val="Hyperlink"/>
              <w:rFonts w:ascii="Calibri" w:hAnsi="Calibri"/>
              <w:color w:val="000000"/>
              <w:u w:val="none"/>
            </w:rPr>
          </w:rPrChange>
        </w:rPr>
        <w:fldChar w:fldCharType="end"/>
      </w:r>
    </w:p>
    <w:p w14:paraId="03EDB659" w14:textId="77777777" w:rsidR="009A7399" w:rsidRPr="00D14360" w:rsidRDefault="009A7399" w:rsidP="00B505D2">
      <w:pPr>
        <w:spacing w:after="120"/>
        <w:rPr>
          <w:rFonts w:ascii="Times New Roman" w:eastAsia="Calibri" w:hAnsi="Times New Roman"/>
          <w:sz w:val="24"/>
          <w:szCs w:val="24"/>
          <w:rPrChange w:id="11127" w:author="Russell Ott" w:date="2022-05-16T11:47:00Z">
            <w:rPr>
              <w:rFonts w:ascii="Calibri" w:eastAsia="Calibri" w:hAnsi="Calibri"/>
            </w:rPr>
          </w:rPrChange>
        </w:rPr>
      </w:pPr>
      <w:r w:rsidRPr="00D14360">
        <w:rPr>
          <w:rPrChange w:id="11128" w:author="Russell Ott" w:date="2022-05-16T11:47:00Z">
            <w:rPr>
              <w:rFonts w:ascii="Calibri" w:eastAsia="Calibri" w:hAnsi="Calibri"/>
            </w:rPr>
          </w:rPrChange>
        </w:rPr>
        <w:t>Templates of these types are discussed in the context of the data class used to categorize the type of service activity.  The key distinction for representing a placed order is to utilize the</w:t>
      </w:r>
      <w:r w:rsidRPr="00D14360">
        <w:rPr>
          <w:rPrChange w:id="11129" w:author="Russell Ott" w:date="2022-05-16T11:47:00Z">
            <w:rPr>
              <w:rFonts w:ascii="Calibri" w:eastAsia="Calibri" w:hAnsi="Calibri"/>
            </w:rPr>
          </w:rPrChange>
        </w:rPr>
        <w:t xml:space="preserv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sz w:val="20"/>
          <w:rPrChange w:id="11130" w:author="Russell Ott" w:date="2022-05-16T11:47:00Z">
            <w:rPr/>
          </w:rPrChange>
        </w:rPr>
        <w:t xml:space="preserve">The </w:t>
      </w:r>
      <w:r w:rsidRPr="007770C6">
        <w:rPr>
          <w:color w:val="auto"/>
          <w:sz w:val="20"/>
          <w:rPrChange w:id="11131" w:author="Russell Ott" w:date="2022-05-16T11:47:00Z">
            <w:rPr>
              <w:color w:val="auto"/>
            </w:rPr>
          </w:rPrChange>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color w:val="auto"/>
          <w:sz w:val="20"/>
          <w:rPrChange w:id="11132" w:author="Russell Ott" w:date="2022-05-16T11:47:00Z">
            <w:rPr>
              <w:color w:val="auto"/>
            </w:rPr>
          </w:rPrChange>
        </w:rPr>
        <w:t>.</w:t>
      </w:r>
      <w:r w:rsidR="00B93A73" w:rsidRPr="007770C6">
        <w:rPr>
          <w:rStyle w:val="FootnoteReference"/>
          <w:color w:val="auto"/>
          <w:sz w:val="20"/>
          <w:rPrChange w:id="11133" w:author="Russell Ott" w:date="2022-05-16T11:47:00Z">
            <w:rPr>
              <w:rStyle w:val="FootnoteReference"/>
              <w:color w:val="auto"/>
            </w:rPr>
          </w:rPrChange>
        </w:rPr>
        <w:footnoteReference w:id="131"/>
      </w:r>
      <w:r w:rsidR="00B93A73" w:rsidRPr="007770C6">
        <w:rPr>
          <w:color w:val="auto"/>
          <w:sz w:val="20"/>
          <w:rPrChange w:id="11134" w:author="Russell Ott" w:date="2022-05-16T11:47:00Z">
            <w:rPr>
              <w:color w:val="auto"/>
            </w:rPr>
          </w:rPrChange>
        </w:rPr>
        <w:t xml:space="preserve"> </w:t>
      </w:r>
      <w:r w:rsidRPr="007770C6">
        <w:rPr>
          <w:color w:val="auto"/>
          <w:sz w:val="20"/>
          <w:rPrChange w:id="11135" w:author="Russell Ott" w:date="2022-05-16T11:47:00Z">
            <w:rPr>
              <w:color w:val="auto"/>
            </w:rPr>
          </w:rPrChange>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color w:val="auto"/>
          <w:sz w:val="20"/>
          <w:rPrChange w:id="11136" w:author="Russell Ott" w:date="2022-05-16T11:47:00Z">
            <w:rPr>
              <w:color w:val="auto"/>
            </w:rPr>
          </w:rPrChange>
        </w:rPr>
      </w:pPr>
      <w:r w:rsidRPr="007770C6">
        <w:rPr>
          <w:color w:val="auto"/>
          <w:sz w:val="20"/>
          <w:rPrChange w:id="11137" w:author="Russell Ott" w:date="2022-05-16T11:47:00Z">
            <w:rPr>
              <w:color w:val="auto"/>
            </w:rPr>
          </w:rPrChange>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color w:val="auto"/>
          <w:sz w:val="20"/>
          <w:rPrChange w:id="11138" w:author="Russell Ott" w:date="2022-05-16T11:47:00Z">
            <w:rPr>
              <w:color w:val="auto"/>
            </w:rPr>
          </w:rPrChange>
        </w:rPr>
      </w:pPr>
      <w:r w:rsidRPr="007770C6">
        <w:rPr>
          <w:b/>
          <w:color w:val="auto"/>
          <w:sz w:val="20"/>
          <w:rPrChange w:id="11139" w:author="Russell Ott" w:date="2022-05-16T11:47:00Z">
            <w:rPr>
              <w:b/>
              <w:color w:val="auto"/>
            </w:rPr>
          </w:rPrChange>
        </w:rPr>
        <w:t>Reference:</w:t>
      </w:r>
      <w:r w:rsidRPr="007770C6">
        <w:rPr>
          <w:color w:val="auto"/>
          <w:sz w:val="20"/>
          <w:rPrChange w:id="11140" w:author="Russell Ott" w:date="2022-05-16T11:47:00Z">
            <w:rPr>
              <w:color w:val="auto"/>
            </w:rPr>
          </w:rPrChange>
        </w:rPr>
        <w:t xml:space="preserve"> </w:t>
      </w:r>
      <w:r w:rsidR="001A0138">
        <w:fldChar w:fldCharType="begin"/>
      </w:r>
      <w:r w:rsidR="001A0138">
        <w:instrText xml:space="preserve"> HYPERLINK \l "_Declaring_Section_Te</w:instrText>
      </w:r>
      <w:r w:rsidR="001A0138">
        <w:instrText xml:space="preserve">mplate" </w:instrText>
      </w:r>
      <w:r w:rsidR="001A0138">
        <w:fldChar w:fldCharType="separate"/>
      </w:r>
      <w:r w:rsidR="00565ED0" w:rsidRPr="007770C6">
        <w:rPr>
          <w:rStyle w:val="Hyperlink"/>
          <w:sz w:val="20"/>
          <w:rPrChange w:id="11141" w:author="Russell Ott" w:date="2022-05-16T11:47:00Z">
            <w:rPr>
              <w:rStyle w:val="Hyperlink"/>
              <w:color w:val="000000"/>
              <w:u w:val="none"/>
            </w:rPr>
          </w:rPrChange>
        </w:rPr>
        <w:t>4.2.2 Declaring Section Template Conformance</w:t>
      </w:r>
      <w:r w:rsidR="001A0138">
        <w:rPr>
          <w:rStyle w:val="Hyperlink"/>
          <w:sz w:val="20"/>
          <w:rPrChange w:id="11142" w:author="Russell Ott" w:date="2022-05-16T11:47:00Z">
            <w:rPr>
              <w:rStyle w:val="Hyperlink"/>
              <w:color w:val="000000"/>
              <w:u w:val="none"/>
            </w:rPr>
          </w:rPrChange>
        </w:rPr>
        <w:fldChar w:fldCharType="end"/>
      </w:r>
    </w:p>
    <w:p w14:paraId="27EE311E" w14:textId="5FA34583" w:rsidR="007D3708" w:rsidRPr="00C64922" w:rsidRDefault="007D3708" w:rsidP="00F10C7C">
      <w:pPr>
        <w:pStyle w:val="Heading3"/>
      </w:pPr>
      <w:del w:id="11143" w:author="Russell Ott" w:date="2022-05-16T11:47:00Z">
        <w:r w:rsidRPr="00C64922">
          <w:delText xml:space="preserve"> </w:delText>
        </w:r>
      </w:del>
      <w:bookmarkStart w:id="11144" w:name="_pod3uidoj19e" w:colFirst="0" w:colLast="0"/>
      <w:bookmarkStart w:id="11145" w:name="_Toc11391301"/>
      <w:bookmarkStart w:id="11146" w:name="_Toc103262702"/>
      <w:bookmarkStart w:id="11147" w:name="_Toc22823447"/>
      <w:bookmarkEnd w:id="11144"/>
      <w:r w:rsidRPr="00C64922">
        <w:t>Problem</w:t>
      </w:r>
      <w:bookmarkEnd w:id="11145"/>
      <w:bookmarkEnd w:id="11146"/>
      <w:bookmarkEnd w:id="11147"/>
    </w:p>
    <w:p w14:paraId="77DF055E" w14:textId="77777777" w:rsidR="006B2DAF" w:rsidRPr="00DB2C36" w:rsidRDefault="006B2DAF" w:rsidP="006B2DAF">
      <w:pPr>
        <w:spacing w:after="120"/>
        <w:rPr>
          <w:rFonts w:ascii="Times New Roman" w:eastAsia="Times New Roman" w:hAnsi="Times New Roman"/>
          <w:sz w:val="24"/>
          <w:szCs w:val="24"/>
          <w:rPrChange w:id="11148" w:author="Russell Ott" w:date="2022-05-16T11:47:00Z">
            <w:rPr>
              <w:rFonts w:ascii="Calibri" w:hAnsi="Calibri"/>
            </w:rPr>
          </w:rPrChange>
        </w:rPr>
      </w:pPr>
      <w:bookmarkStart w:id="11149" w:name="_j343ak4jou5s" w:colFirst="0" w:colLast="0"/>
      <w:bookmarkStart w:id="11150" w:name="_jva7w8mdi6ng" w:colFirst="0" w:colLast="0"/>
      <w:bookmarkStart w:id="11151" w:name="_Toc10707519"/>
      <w:bookmarkStart w:id="11152" w:name="_Toc11043652"/>
      <w:bookmarkStart w:id="11153" w:name="_Toc11045632"/>
      <w:bookmarkEnd w:id="11149"/>
      <w:bookmarkEnd w:id="11150"/>
      <w:r w:rsidRPr="00DB2C36">
        <w:rPr>
          <w:rPrChange w:id="11154" w:author="Russell Ott" w:date="2022-05-16T11:47:00Z">
            <w:rPr>
              <w:rFonts w:ascii="Calibri" w:hAnsi="Calibri"/>
            </w:rPr>
          </w:rPrChange>
        </w:rPr>
        <w:t xml:space="preserve">Problem </w:t>
      </w:r>
      <w:r w:rsidRPr="00DB2C36">
        <w:rPr>
          <w:rPrChange w:id="11155" w:author="Russell Ott" w:date="2022-05-16T11:47:00Z">
            <w:rPr>
              <w:rFonts w:ascii="Calibri" w:hAnsi="Calibri"/>
            </w:rPr>
          </w:rPrChange>
        </w:rPr>
        <w:t xml:space="preserve">information includes </w:t>
      </w:r>
      <w:r w:rsidRPr="00DB2C36">
        <w:rPr>
          <w:rPrChange w:id="11156" w:author="Russell Ott" w:date="2022-05-16T11:47:00Z">
            <w:rPr>
              <w:rFonts w:ascii="Calibri" w:hAnsi="Calibri"/>
            </w:rPr>
          </w:rPrChange>
        </w:rPr>
        <w:t xml:space="preserve">health concerns, problem concerns and problem observations including statements about no known allergies. </w:t>
      </w:r>
    </w:p>
    <w:p w14:paraId="41DDCD33" w14:textId="77777777" w:rsidR="006B2DAF" w:rsidRPr="007770C6" w:rsidRDefault="006B2DAF" w:rsidP="007D3708">
      <w:pPr>
        <w:pStyle w:val="Default"/>
        <w:rPr>
          <w:sz w:val="20"/>
          <w:rPrChange w:id="11157" w:author="Russell Ott" w:date="2022-05-16T11:47:00Z">
            <w:rPr/>
          </w:rPrChange>
        </w:rPr>
      </w:pPr>
      <w:r w:rsidRPr="007770C6">
        <w:rPr>
          <w:sz w:val="20"/>
          <w:rPrChange w:id="11158" w:author="Russell Ott" w:date="2022-05-16T11:47:00Z">
            <w:rPr/>
          </w:rPrChange>
        </w:rPr>
        <w:t>A patient problem is represented using a combination of templates designed to represent health concerns. H</w:t>
      </w:r>
      <w:r w:rsidR="007D3708" w:rsidRPr="007770C6">
        <w:rPr>
          <w:sz w:val="20"/>
          <w:rPrChange w:id="11159" w:author="Russell Ott" w:date="2022-05-16T11:47:00Z">
            <w:rPr/>
          </w:rPrChange>
        </w:rPr>
        <w:t>ealth concern</w:t>
      </w:r>
      <w:r w:rsidRPr="007770C6">
        <w:rPr>
          <w:sz w:val="20"/>
          <w:rPrChange w:id="11160" w:author="Russell Ott" w:date="2022-05-16T11:47:00Z">
            <w:rPr/>
          </w:rPrChange>
        </w:rPr>
        <w:t>s</w:t>
      </w:r>
      <w:r w:rsidR="007D3708" w:rsidRPr="007770C6">
        <w:rPr>
          <w:sz w:val="20"/>
          <w:rPrChange w:id="11161" w:author="Russell Ott" w:date="2022-05-16T11:47:00Z">
            <w:rPr/>
          </w:rPrChange>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Change w:id="11162" w:author="Russell Ott" w:date="2022-05-16T11:47:00Z">
            <w:rPr/>
          </w:rPrChange>
        </w:rPr>
      </w:pPr>
    </w:p>
    <w:p w14:paraId="690A0870" w14:textId="77777777" w:rsidR="007D3708" w:rsidRPr="007770C6" w:rsidRDefault="007D3708" w:rsidP="007D3708">
      <w:pPr>
        <w:pStyle w:val="Default"/>
        <w:rPr>
          <w:sz w:val="20"/>
          <w:rPrChange w:id="11163" w:author="Russell Ott" w:date="2022-05-16T11:47:00Z">
            <w:rPr/>
          </w:rPrChange>
        </w:rPr>
      </w:pPr>
      <w:r w:rsidRPr="007770C6">
        <w:rPr>
          <w:sz w:val="20"/>
          <w:rPrChange w:id="11164" w:author="Russell Ott" w:date="2022-05-16T11:47:00Z">
            <w:rPr/>
          </w:rPrChange>
        </w:rPr>
        <w:t xml:space="preserve">Problem Concerns are a subset of </w:t>
      </w:r>
      <w:r w:rsidR="006B2DAF" w:rsidRPr="007770C6">
        <w:rPr>
          <w:sz w:val="20"/>
          <w:rPrChange w:id="11165" w:author="Russell Ott" w:date="2022-05-16T11:47:00Z">
            <w:rPr/>
          </w:rPrChange>
        </w:rPr>
        <w:t>h</w:t>
      </w:r>
      <w:r w:rsidRPr="007770C6">
        <w:rPr>
          <w:sz w:val="20"/>
          <w:rPrChange w:id="11166" w:author="Russell Ott" w:date="2022-05-16T11:47:00Z">
            <w:rPr/>
          </w:rPrChange>
        </w:rPr>
        <w:t xml:space="preserve">ealth </w:t>
      </w:r>
      <w:r w:rsidR="006B2DAF" w:rsidRPr="007770C6">
        <w:rPr>
          <w:sz w:val="20"/>
          <w:rPrChange w:id="11167" w:author="Russell Ott" w:date="2022-05-16T11:47:00Z">
            <w:rPr/>
          </w:rPrChange>
        </w:rPr>
        <w:t>c</w:t>
      </w:r>
      <w:r w:rsidRPr="007770C6">
        <w:rPr>
          <w:sz w:val="20"/>
          <w:rPrChange w:id="11168" w:author="Russell Ott" w:date="2022-05-16T11:47:00Z">
            <w:rPr/>
          </w:rPrChange>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Change w:id="11169" w:author="Russell Ott" w:date="2022-05-16T11:47:00Z">
            <w:rPr/>
          </w:rPrChange>
        </w:rPr>
      </w:pPr>
    </w:p>
    <w:p w14:paraId="342C298B" w14:textId="77777777" w:rsidR="006B2DAF" w:rsidRPr="007770C6" w:rsidRDefault="006B2DAF" w:rsidP="006B2DAF">
      <w:pPr>
        <w:pStyle w:val="Default"/>
        <w:rPr>
          <w:sz w:val="20"/>
          <w:rPrChange w:id="11170" w:author="Russell Ott" w:date="2022-05-16T11:47:00Z">
            <w:rPr/>
          </w:rPrChange>
        </w:rPr>
      </w:pPr>
      <w:r w:rsidRPr="007770C6">
        <w:rPr>
          <w:sz w:val="20"/>
          <w:rPrChange w:id="11171" w:author="Russell Ott" w:date="2022-05-16T11:47:00Z">
            <w:rPr/>
          </w:rPrChange>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Change w:id="11172" w:author="Russell Ott" w:date="2022-05-16T11:47:00Z">
            <w:rPr/>
          </w:rPrChange>
        </w:rPr>
      </w:pPr>
    </w:p>
    <w:p w14:paraId="1C54F05A" w14:textId="77777777" w:rsidR="007D3708" w:rsidRPr="007770C6" w:rsidRDefault="007D3708" w:rsidP="007D3708">
      <w:pPr>
        <w:pStyle w:val="Default"/>
        <w:rPr>
          <w:sz w:val="20"/>
          <w:rPrChange w:id="11173" w:author="Russell Ott" w:date="2022-05-16T11:47:00Z">
            <w:rPr/>
          </w:rPrChange>
        </w:rPr>
      </w:pPr>
      <w:r w:rsidRPr="007770C6">
        <w:rPr>
          <w:sz w:val="20"/>
          <w:rPrChange w:id="11174" w:author="Russell Ott" w:date="2022-05-16T11:47:00Z">
            <w:rPr/>
          </w:rPrChange>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Change w:id="11175" w:author="Russell Ott" w:date="2022-05-16T11:47:00Z">
            <w:rPr/>
          </w:rPrChange>
        </w:rPr>
      </w:pPr>
    </w:p>
    <w:p w14:paraId="5A5DCC3E" w14:textId="77777777" w:rsidR="00A46C09" w:rsidRPr="007770C6" w:rsidRDefault="007D3708" w:rsidP="007D3708">
      <w:pPr>
        <w:pStyle w:val="Default"/>
        <w:rPr>
          <w:sz w:val="20"/>
          <w:rPrChange w:id="11176" w:author="Russell Ott" w:date="2022-05-16T11:47:00Z">
            <w:rPr/>
          </w:rPrChange>
        </w:rPr>
      </w:pPr>
      <w:r w:rsidRPr="007770C6">
        <w:rPr>
          <w:sz w:val="20"/>
          <w:rPrChange w:id="11177" w:author="Russell Ott" w:date="2022-05-16T11:47:00Z">
            <w:rPr/>
          </w:rPrChange>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2E634A">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1178">
          <w:tblGrid>
            <w:gridCol w:w="1457"/>
            <w:gridCol w:w="7898"/>
          </w:tblGrid>
        </w:tblGridChange>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b/>
                <w:color w:val="FFFFFF"/>
                <w:rPrChange w:id="11179" w:author="Russell Ott" w:date="2022-05-16T11:47:00Z">
                  <w:rPr>
                    <w:rFonts w:ascii="Calibri" w:hAnsi="Calibri"/>
                    <w:b/>
                    <w:color w:val="FFFFFF"/>
                  </w:rPr>
                </w:rPrChange>
              </w:rPr>
            </w:pPr>
            <w:r w:rsidRPr="00D14360">
              <w:rPr>
                <w:b/>
                <w:color w:val="FFFFFF"/>
                <w:rPrChange w:id="11180" w:author="Russell Ott" w:date="2022-05-16T11:47:00Z">
                  <w:rPr>
                    <w:rFonts w:ascii="Calibri" w:hAnsi="Calibri"/>
                    <w:b/>
                    <w:color w:val="FFFFFF"/>
                  </w:rPr>
                </w:rPrChange>
              </w:rPr>
              <w:t>Entry Template</w:t>
            </w:r>
          </w:p>
        </w:tc>
        <w:tc>
          <w:tcPr>
            <w:tcW w:w="7898" w:type="dxa"/>
            <w:shd w:val="clear" w:color="auto" w:fill="4F81BD"/>
          </w:tcPr>
          <w:p w14:paraId="51465CE2" w14:textId="77777777" w:rsidR="009F6BA2" w:rsidRPr="00D14360" w:rsidRDefault="009F6BA2" w:rsidP="00E42FA6">
            <w:pPr>
              <w:rPr>
                <w:rFonts w:ascii="Times New Roman" w:eastAsia="Times New Roman" w:hAnsi="Times New Roman"/>
                <w:b/>
                <w:color w:val="FFFFFF"/>
                <w:sz w:val="24"/>
                <w:szCs w:val="24"/>
                <w:rPrChange w:id="11181" w:author="Russell Ott" w:date="2022-05-16T11:47:00Z">
                  <w:rPr>
                    <w:rFonts w:ascii="Calibri" w:hAnsi="Calibri"/>
                    <w:b/>
                    <w:color w:val="FFFFFF"/>
                  </w:rPr>
                </w:rPrChange>
              </w:rPr>
            </w:pPr>
            <w:r w:rsidRPr="00D14360">
              <w:rPr>
                <w:b/>
                <w:color w:val="FFFFFF"/>
                <w:rPrChange w:id="11182" w:author="Russell Ott" w:date="2022-05-16T11:47:00Z">
                  <w:rPr>
                    <w:rFonts w:ascii="Calibri" w:hAnsi="Calibri"/>
                    <w:b/>
                    <w:color w:val="FFFFFF"/>
                  </w:rPr>
                </w:rPrChange>
              </w:rPr>
              <w:t>Problem Concern Act (V3)</w:t>
            </w:r>
          </w:p>
          <w:p w14:paraId="1366187B" w14:textId="77777777" w:rsidR="009F6BA2" w:rsidRPr="00D14360" w:rsidRDefault="009F6BA2" w:rsidP="00E42FA6">
            <w:pPr>
              <w:rPr>
                <w:rFonts w:ascii="Times New Roman" w:eastAsia="Times New Roman" w:hAnsi="Times New Roman"/>
                <w:color w:val="FFFFFF"/>
                <w:sz w:val="24"/>
                <w:szCs w:val="24"/>
                <w:rPrChange w:id="11183" w:author="Russell Ott" w:date="2022-05-16T11:47:00Z">
                  <w:rPr>
                    <w:rFonts w:ascii="Calibri" w:hAnsi="Calibri"/>
                    <w:color w:val="FFFFFF"/>
                  </w:rPr>
                </w:rPrChange>
              </w:rPr>
            </w:pPr>
            <w:r w:rsidRPr="00D14360">
              <w:rPr>
                <w:color w:val="FFFFFF"/>
                <w:sz w:val="18"/>
                <w:rPrChange w:id="11184" w:author="Russell Ott" w:date="2022-05-16T11:47:00Z">
                  <w:rPr>
                    <w:rFonts w:ascii="Calibri" w:hAnsi="Calibri"/>
                    <w:color w:val="FFFFFF"/>
                    <w:sz w:val="18"/>
                  </w:rPr>
                </w:rPrChange>
              </w:rPr>
              <w:t>[act: identifier urn:hl7ii:2.16.840.1.113883.10.20.22.4.3:2015-0</w:t>
            </w:r>
            <w:r w:rsidRPr="00D14360">
              <w:rPr>
                <w:color w:val="FFFFFF"/>
                <w:sz w:val="18"/>
                <w:rPrChange w:id="11185" w:author="Russell Ott" w:date="2022-05-16T11:47:00Z">
                  <w:rPr>
                    <w:rFonts w:ascii="Calibri" w:hAnsi="Calibri"/>
                    <w:color w:val="FFFFFF"/>
                    <w:sz w:val="18"/>
                  </w:rPr>
                </w:rPrChange>
              </w:rPr>
              <w:t>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b/>
                <w:rPrChange w:id="11186" w:author="Russell Ott" w:date="2022-05-16T11:47:00Z">
                  <w:rPr>
                    <w:rFonts w:ascii="Calibri" w:hAnsi="Calibri"/>
                    <w:b/>
                    <w:sz w:val="20"/>
                  </w:rPr>
                </w:rPrChange>
              </w:rPr>
            </w:pPr>
            <w:r w:rsidRPr="00D14360">
              <w:rPr>
                <w:b/>
                <w:rPrChange w:id="11187"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eastAsia="Times New Roman" w:hAnsi="Calibri Light"/>
                <w:sz w:val="24"/>
                <w:szCs w:val="24"/>
                <w:rPrChange w:id="11188" w:author="Russell Ott" w:date="2022-05-16T11:47:00Z">
                  <w:rPr>
                    <w:rFonts w:ascii="Calibri Light" w:hAnsi="Calibri Light"/>
                    <w:sz w:val="20"/>
                  </w:rPr>
                </w:rPrChange>
              </w:rPr>
            </w:pPr>
            <w:r w:rsidRPr="00D14360">
              <w:rPr>
                <w:rFonts w:ascii="Calibri Light" w:hAnsi="Calibri Light"/>
                <w:rPrChange w:id="11189" w:author="Russell Ott" w:date="2022-05-16T11:47:00Z">
                  <w:rPr>
                    <w:rFonts w:ascii="Calibri Light" w:hAnsi="Calibri Light"/>
                    <w:sz w:val="20"/>
                  </w:rPr>
                </w:rPrChange>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b/>
                <w:rPrChange w:id="11190" w:author="Russell Ott" w:date="2022-05-16T11:47:00Z">
                  <w:rPr>
                    <w:rFonts w:ascii="Calibri" w:hAnsi="Calibri"/>
                    <w:b/>
                    <w:sz w:val="20"/>
                  </w:rPr>
                </w:rPrChange>
              </w:rPr>
            </w:pPr>
            <w:r w:rsidRPr="00D14360">
              <w:rPr>
                <w:b/>
                <w:rPrChange w:id="11191" w:author="Russell Ott" w:date="2022-05-16T11:47:00Z">
                  <w:rPr>
                    <w:rFonts w:ascii="Calibri" w:hAnsi="Calibri"/>
                    <w:b/>
                    <w:sz w:val="20"/>
                  </w:rPr>
                </w:rPrChange>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F75DF2">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b/>
                <w:rPrChange w:id="11192" w:author="Russell Ott" w:date="2022-05-16T11:47:00Z">
                  <w:rPr>
                    <w:rFonts w:ascii="Calibri" w:hAnsi="Calibri"/>
                    <w:b/>
                    <w:sz w:val="20"/>
                  </w:rPr>
                </w:rPrChange>
              </w:rPr>
            </w:pPr>
            <w:r w:rsidRPr="00D14360">
              <w:rPr>
                <w:b/>
                <w:rPrChange w:id="11193"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eastAsia="Times New Roman" w:hAnsi="Calibri Light"/>
                <w:sz w:val="24"/>
                <w:szCs w:val="24"/>
                <w:rPrChange w:id="11194" w:author="Russell Ott" w:date="2022-05-16T11:47:00Z">
                  <w:rPr>
                    <w:rFonts w:ascii="Calibri Light" w:hAnsi="Calibri Light"/>
                    <w:sz w:val="20"/>
                  </w:rPr>
                </w:rPrChange>
              </w:rPr>
            </w:pPr>
            <w:r w:rsidRPr="00D14360">
              <w:rPr>
                <w:rFonts w:ascii="Calibri Light" w:hAnsi="Calibri Light"/>
                <w:rPrChange w:id="11195" w:author="Russell Ott" w:date="2022-05-16T11:47:00Z">
                  <w:rPr>
                    <w:rFonts w:ascii="Calibri Light" w:hAnsi="Calibri Light"/>
                    <w:sz w:val="20"/>
                  </w:rPr>
                </w:rPrChange>
              </w:rPr>
              <w:t>So long as the underlying condition is of ongoing concern and interest to the provider, the statusCode of the concern is “active”, regardless if the condition is active or resolved. Only when the underlying condition is no longer of concern is the statusCo</w:t>
            </w:r>
            <w:r w:rsidRPr="00D14360">
              <w:rPr>
                <w:rFonts w:ascii="Calibri Light" w:hAnsi="Calibri Light"/>
                <w:rPrChange w:id="11196" w:author="Russell Ott" w:date="2022-05-16T11:47:00Z">
                  <w:rPr>
                    <w:rFonts w:ascii="Calibri Light" w:hAnsi="Calibri Light"/>
                    <w:sz w:val="20"/>
                  </w:rPr>
                </w:rPrChange>
              </w:rPr>
              <w:t xml:space="preserve">de of the Problem Concern Act set to “completed”. </w:t>
            </w:r>
          </w:p>
          <w:p w14:paraId="69FE3D04" w14:textId="77777777" w:rsidR="005C79A1" w:rsidRDefault="005C79A1" w:rsidP="00E42FA6">
            <w:pPr>
              <w:rPr>
                <w:rFonts w:ascii="Calibri Light" w:hAnsi="Calibri Light"/>
                <w:rPrChange w:id="11197" w:author="Russell Ott" w:date="2022-05-16T11:47:00Z">
                  <w:rPr>
                    <w:rFonts w:ascii="Calibri Light" w:hAnsi="Calibri Light"/>
                    <w:sz w:val="20"/>
                  </w:rPr>
                </w:rPrChange>
              </w:rPr>
            </w:pPr>
          </w:p>
          <w:p w14:paraId="06DA1FA3" w14:textId="52A04830" w:rsidR="009F6BA2" w:rsidRPr="00D14360" w:rsidRDefault="009F6BA2" w:rsidP="00E42FA6">
            <w:pPr>
              <w:rPr>
                <w:rFonts w:ascii="Calibri Light" w:eastAsia="Times New Roman" w:hAnsi="Calibri Light"/>
                <w:sz w:val="24"/>
                <w:szCs w:val="24"/>
                <w:rPrChange w:id="11198" w:author="Russell Ott" w:date="2022-05-16T11:47:00Z">
                  <w:rPr>
                    <w:rFonts w:ascii="Calibri Light" w:hAnsi="Calibri Light"/>
                    <w:sz w:val="20"/>
                  </w:rPr>
                </w:rPrChange>
              </w:rPr>
            </w:pPr>
            <w:r w:rsidRPr="00D14360">
              <w:rPr>
                <w:rFonts w:ascii="Calibri Light" w:hAnsi="Calibri Light"/>
                <w:rPrChange w:id="11199" w:author="Russell Ott" w:date="2022-05-16T11:47:00Z">
                  <w:rPr>
                    <w:rFonts w:ascii="Calibri Light" w:hAnsi="Calibri Light"/>
                    <w:sz w:val="20"/>
                  </w:rPr>
                </w:rPrChange>
              </w:rPr>
              <w:t>The effectiveTime reflects the time that the underlying condition was felt to be a concern; it may or may not correspond to the effectiveTime of the condition (e.g., even five years later, the clinician m</w:t>
            </w:r>
            <w:r w:rsidRPr="00D14360">
              <w:rPr>
                <w:rFonts w:ascii="Calibri Light" w:hAnsi="Calibri Light"/>
                <w:rPrChange w:id="11200" w:author="Russell Ott" w:date="2022-05-16T11:47:00Z">
                  <w:rPr>
                    <w:rFonts w:ascii="Calibri Light" w:hAnsi="Calibri Light"/>
                    <w:sz w:val="20"/>
                  </w:rPr>
                </w:rPrChange>
              </w:rPr>
              <w:t>ay remain concerned about a prior heart attack).</w:t>
            </w:r>
          </w:p>
          <w:p w14:paraId="6572936E" w14:textId="77777777" w:rsidR="005C79A1" w:rsidRDefault="005C79A1" w:rsidP="00E42FA6">
            <w:pPr>
              <w:rPr>
                <w:rFonts w:ascii="Calibri Light" w:hAnsi="Calibri Light"/>
                <w:rPrChange w:id="11201" w:author="Russell Ott" w:date="2022-05-16T11:47:00Z">
                  <w:rPr>
                    <w:rFonts w:ascii="Calibri Light" w:hAnsi="Calibri Light"/>
                    <w:sz w:val="20"/>
                  </w:rPr>
                </w:rPrChange>
              </w:rPr>
            </w:pPr>
          </w:p>
          <w:p w14:paraId="78FC5ED1" w14:textId="47E98A7C" w:rsidR="009F6BA2" w:rsidRPr="00D14360" w:rsidRDefault="009F6BA2" w:rsidP="00E42FA6">
            <w:pPr>
              <w:rPr>
                <w:rFonts w:ascii="Calibri Light" w:eastAsia="Times New Roman" w:hAnsi="Calibri Light"/>
                <w:sz w:val="24"/>
                <w:szCs w:val="24"/>
                <w:rPrChange w:id="11202" w:author="Russell Ott" w:date="2022-05-16T11:47:00Z">
                  <w:rPr>
                    <w:rFonts w:ascii="Calibri Light" w:hAnsi="Calibri Light"/>
                    <w:sz w:val="20"/>
                  </w:rPr>
                </w:rPrChange>
              </w:rPr>
            </w:pPr>
            <w:r w:rsidRPr="00D14360">
              <w:rPr>
                <w:rFonts w:ascii="Calibri Light" w:hAnsi="Calibri Light"/>
                <w:rPrChange w:id="11203" w:author="Russell Ott" w:date="2022-05-16T11:47:00Z">
                  <w:rPr>
                    <w:rFonts w:ascii="Calibri Light" w:hAnsi="Calibri Light"/>
                    <w:sz w:val="20"/>
                  </w:rPr>
                </w:rPrChange>
              </w:rPr>
              <w:t>The statusCode of the Problem Concern Act is the status of the concern, whereas the effectiveTime of the nested Problem Observation tells when the problem was experienced by the patient. The effectiveTime/l</w:t>
            </w:r>
            <w:r w:rsidRPr="00D14360">
              <w:rPr>
                <w:rFonts w:ascii="Calibri Light" w:hAnsi="Calibri Light"/>
                <w:rPrChange w:id="11204" w:author="Russell Ott" w:date="2022-05-16T11:47:00Z">
                  <w:rPr>
                    <w:rFonts w:ascii="Calibri Light" w:hAnsi="Calibri Light"/>
                    <w:sz w:val="20"/>
                  </w:rPr>
                </w:rPrChange>
              </w:rPr>
              <w:t>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205"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1206" w:author="Russell Ott" w:date="2022-05-16T11:47: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1207" w:author="Russell Ott" w:date="2022-05-16T11:47:00Z">
              <w:tcPr>
                <w:tcW w:w="1457" w:type="dxa"/>
                <w:tcBorders>
                  <w:right w:val="nil"/>
                </w:tcBorders>
                <w:shd w:val="clear" w:color="auto" w:fill="FFFFFF"/>
              </w:tcPr>
            </w:tcPrChange>
          </w:tcPr>
          <w:p w14:paraId="7FC69D06" w14:textId="77777777" w:rsidR="009F6BA2" w:rsidRPr="00D14360" w:rsidRDefault="009F6BA2" w:rsidP="00E42FA6">
            <w:pPr>
              <w:rPr>
                <w:b/>
                <w:rPrChange w:id="11208" w:author="Russell Ott" w:date="2022-05-16T11:47:00Z">
                  <w:rPr>
                    <w:rFonts w:ascii="Calibri" w:hAnsi="Calibri"/>
                    <w:b/>
                    <w:sz w:val="20"/>
                  </w:rPr>
                </w:rPrChange>
              </w:rPr>
            </w:pPr>
            <w:r w:rsidRPr="00D14360">
              <w:rPr>
                <w:b/>
                <w:rPrChange w:id="11209"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1210" w:author="Russell Ott" w:date="2022-05-16T11:47:00Z">
              <w:tcPr>
                <w:tcW w:w="7898" w:type="dxa"/>
                <w:shd w:val="clear" w:color="auto" w:fill="auto"/>
              </w:tcPr>
            </w:tcPrChange>
          </w:tcPr>
          <w:p w14:paraId="0182F8C1" w14:textId="77777777" w:rsidR="009F6BA2" w:rsidRPr="00D14360" w:rsidRDefault="009F6BA2" w:rsidP="00E42FA6">
            <w:pPr>
              <w:rPr>
                <w:rFonts w:ascii="Calibri Light" w:eastAsia="Times New Roman" w:hAnsi="Calibri Light"/>
                <w:sz w:val="24"/>
                <w:szCs w:val="24"/>
                <w:rPrChange w:id="11211" w:author="Russell Ott" w:date="2022-05-16T11:47:00Z">
                  <w:rPr>
                    <w:rFonts w:ascii="Calibri Light" w:hAnsi="Calibri Light"/>
                    <w:sz w:val="20"/>
                  </w:rPr>
                </w:rPrChange>
              </w:rPr>
            </w:pPr>
            <w:r w:rsidRPr="00D14360">
              <w:rPr>
                <w:rFonts w:ascii="Calibri Light" w:hAnsi="Calibri Light"/>
                <w:rPrChange w:id="11212" w:author="Russell Ott" w:date="2022-05-16T11:47:00Z">
                  <w:rPr>
                    <w:rFonts w:ascii="Calibri Light" w:hAnsi="Calibri Light"/>
                    <w:sz w:val="20"/>
                  </w:rPr>
                </w:rPrChange>
              </w:rPr>
              <w:t xml:space="preserve">Not </w:t>
            </w:r>
            <w:r w:rsidRPr="00D14360">
              <w:rPr>
                <w:rFonts w:ascii="Calibri Light" w:hAnsi="Calibri Light"/>
                <w:rPrChange w:id="11213" w:author="Russell Ott" w:date="2022-05-16T11:47:00Z">
                  <w:rPr>
                    <w:rFonts w:ascii="Calibri Light" w:hAnsi="Calibri Light"/>
                    <w:sz w:val="20"/>
                  </w:rPr>
                </w:rPrChange>
              </w:rPr>
              <w:t>explicitly specified.</w:t>
            </w:r>
          </w:p>
        </w:tc>
      </w:tr>
      <w:tr w:rsidR="002954CE" w:rsidRPr="00C64922" w14:paraId="4CEA46B5" w14:textId="77777777" w:rsidTr="003A3D50">
        <w:trPr>
          <w:cantSplit/>
          <w:trHeight w:val="602"/>
          <w:del w:id="11214" w:author="Russell Ott" w:date="2022-05-16T11:47:00Z"/>
        </w:trPr>
        <w:tc>
          <w:tcPr>
            <w:tcW w:w="1457" w:type="dxa"/>
            <w:tcBorders>
              <w:top w:val="single" w:sz="4" w:space="0" w:color="4F81BD"/>
              <w:bottom w:val="single" w:sz="4" w:space="0" w:color="4F81BD"/>
              <w:right w:val="nil"/>
            </w:tcBorders>
            <w:shd w:val="clear" w:color="auto" w:fill="FFFFFF"/>
          </w:tcPr>
          <w:p w14:paraId="15AE8B75" w14:textId="77777777" w:rsidR="009F6BA2" w:rsidRPr="00D14360" w:rsidRDefault="009F6BA2" w:rsidP="00E42FA6">
            <w:pPr>
              <w:rPr>
                <w:del w:id="11215" w:author="Russell Ott" w:date="2022-05-16T11:47:00Z"/>
                <w:rFonts w:cs="Calibri"/>
                <w:b/>
                <w:bCs/>
              </w:rPr>
            </w:pPr>
            <w:del w:id="11216"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6428CB50" w14:textId="77777777" w:rsidR="009B30E1" w:rsidRPr="00D14360" w:rsidRDefault="003709A6" w:rsidP="00E42FA6">
            <w:pPr>
              <w:rPr>
                <w:moveFrom w:id="11217" w:author="Russell Ott" w:date="2022-05-16T11:47:00Z"/>
                <w:rFonts w:ascii="Calibri Light" w:hAnsi="Calibri Light" w:cs="Calibri Light"/>
                <w:szCs w:val="18"/>
              </w:rPr>
            </w:pPr>
            <w:moveFromRangeStart w:id="11218" w:author="Russell Ott" w:date="2022-05-16T11:47:00Z" w:name="move103594070"/>
            <w:moveFrom w:id="11219" w:author="Russell Ott" w:date="2022-05-16T11:47:00Z">
              <w:r w:rsidRPr="00D14360">
                <w:rPr>
                  <w:rFonts w:ascii="Calibri Light" w:hAnsi="Calibri Light" w:cs="Calibri Light"/>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cs="Calibri Light"/>
                </w:rPr>
                <w:t>HL7 CDA Example Search</w:t>
              </w:r>
              <w:r w:rsidR="001A0138">
                <w:rPr>
                  <w:rStyle w:val="Hyperlink"/>
                  <w:rFonts w:ascii="Calibri Light" w:hAnsi="Calibri Light" w:cs="Calibri Light"/>
                </w:rPr>
                <w:fldChar w:fldCharType="end"/>
              </w:r>
              <w:r>
                <w:rPr>
                  <w:rFonts w:ascii="Calibri Light" w:hAnsi="Calibri Light" w:cs="Calibri Light"/>
                  <w:szCs w:val="18"/>
                </w:rPr>
                <w:t xml:space="preserve"> </w:t>
              </w:r>
              <w:r w:rsidR="009F6BA2" w:rsidRPr="00D14360">
                <w:rPr>
                  <w:rFonts w:ascii="Calibri Light" w:hAnsi="Calibri Light" w:cs="Calibri Light"/>
                  <w:szCs w:val="18"/>
                </w:rPr>
                <w:t>for representing the expression “No Known Problems”</w:t>
              </w:r>
              <w:r w:rsidR="009F6BA2" w:rsidRPr="00D14360">
                <w:rPr>
                  <w:rStyle w:val="FootnoteReference"/>
                  <w:rFonts w:ascii="Calibri Light" w:hAnsi="Calibri Light" w:cs="Calibri Light"/>
                  <w:szCs w:val="18"/>
                </w:rPr>
                <w:footnoteReference w:id="132"/>
              </w:r>
              <w:r w:rsidR="009F6BA2" w:rsidRPr="00D14360">
                <w:rPr>
                  <w:rFonts w:ascii="Calibri Light" w:hAnsi="Calibri Light" w:cs="Calibri Light"/>
                  <w:szCs w:val="18"/>
                </w:rPr>
                <w:t xml:space="preserve"> </w:t>
              </w:r>
            </w:moveFrom>
          </w:p>
          <w:p w14:paraId="0C0CA4AA" w14:textId="77777777" w:rsidR="008F693D" w:rsidRDefault="009F6BA2" w:rsidP="00E42FA6">
            <w:pPr>
              <w:rPr>
                <w:del w:id="11221" w:author="Russell Ott" w:date="2022-05-16T11:47:00Z"/>
                <w:rFonts w:ascii="Calibri Light" w:hAnsi="Calibri Light" w:cs="Calibri Light"/>
                <w:b/>
                <w:bCs/>
                <w:szCs w:val="18"/>
              </w:rPr>
            </w:pPr>
            <w:moveFrom w:id="11222" w:author="Russell Ott" w:date="2022-05-16T11:47:00Z">
              <w:r w:rsidRPr="00D14360">
                <w:rPr>
                  <w:rFonts w:ascii="Calibri Light" w:hAnsi="Calibri Light" w:cs="Calibri Light"/>
                  <w:b/>
                  <w:bCs/>
                  <w:szCs w:val="18"/>
                </w:rPr>
                <w:t>Reference:</w:t>
              </w:r>
              <w:r w:rsidR="008F693D">
                <w:rPr>
                  <w:rFonts w:ascii="Calibri Light" w:hAnsi="Calibri Light" w:cs="Calibri Light"/>
                  <w:b/>
                  <w:bCs/>
                  <w:szCs w:val="18"/>
                </w:rPr>
                <w:t xml:space="preserve"> </w:t>
              </w:r>
              <w:r w:rsidR="008F693D" w:rsidRPr="00AD08FB">
                <w:rPr>
                  <w:rFonts w:ascii="Calibri Light" w:hAnsi="Calibri Light" w:cs="Calibri Light"/>
                </w:rPr>
                <w:fldChar w:fldCharType="begin"/>
              </w:r>
              <w:r w:rsidR="008F693D" w:rsidRPr="00AD08FB">
                <w:rPr>
                  <w:rFonts w:ascii="Calibri Light" w:hAnsi="Calibri Light" w:cs="Calibri Light"/>
                </w:rPr>
                <w:instrText xml:space="preserve"> REF _Ref21873087 \r \h  \* MERGEFORMAT </w:instrText>
              </w:r>
              <w:r w:rsidR="008F693D" w:rsidRPr="00AD08FB">
                <w:rPr>
                  <w:rFonts w:ascii="Calibri Light" w:hAnsi="Calibri Light" w:cs="Calibri Light"/>
                </w:rPr>
              </w:r>
              <w:r w:rsidR="008F693D" w:rsidRPr="00AD08FB">
                <w:rPr>
                  <w:rFonts w:ascii="Calibri Light" w:hAnsi="Calibri Light" w:cs="Calibri Light"/>
                </w:rPr>
                <w:fldChar w:fldCharType="separate"/>
              </w:r>
              <w:r w:rsidR="00DE0DA7">
                <w:rPr>
                  <w:rFonts w:ascii="Calibri Light" w:hAnsi="Calibri Light" w:cs="Calibri Light"/>
                </w:rPr>
                <w:t>5.2.6.2</w:t>
              </w:r>
              <w:r w:rsidR="008F693D" w:rsidRPr="00AD08FB">
                <w:rPr>
                  <w:rFonts w:ascii="Calibri Light" w:hAnsi="Calibri Light" w:cs="Calibri Light"/>
                </w:rPr>
                <w:fldChar w:fldCharType="end"/>
              </w:r>
              <w:r w:rsidR="008F693D" w:rsidRPr="00AD08FB">
                <w:rPr>
                  <w:rFonts w:ascii="Calibri Light" w:hAnsi="Calibri Light" w:cs="Calibri Light"/>
                </w:rPr>
                <w:t xml:space="preserve"> </w:t>
              </w:r>
              <w:r w:rsidR="008F693D" w:rsidRPr="00AD08FB">
                <w:rPr>
                  <w:rFonts w:ascii="Calibri Light" w:hAnsi="Calibri Light" w:cs="Calibri Light"/>
                </w:rPr>
                <w:fldChar w:fldCharType="begin"/>
              </w:r>
              <w:r w:rsidR="008F693D" w:rsidRPr="00AD08FB">
                <w:rPr>
                  <w:rFonts w:ascii="Calibri Light" w:hAnsi="Calibri Light" w:cs="Calibri Light"/>
                </w:rPr>
                <w:instrText xml:space="preserve"> REF _Ref21873087 \h  \* MERGEFORMAT </w:instrText>
              </w:r>
              <w:r w:rsidR="008F693D" w:rsidRPr="00AD08FB">
                <w:rPr>
                  <w:rFonts w:ascii="Calibri Light" w:hAnsi="Calibri Light" w:cs="Calibri Light"/>
                </w:rPr>
              </w:r>
              <w:r w:rsidR="008F693D" w:rsidRPr="00AD08FB">
                <w:rPr>
                  <w:rFonts w:ascii="Calibri Light" w:hAnsi="Calibri Light" w:cs="Calibri Light"/>
                </w:rPr>
                <w:fldChar w:fldCharType="separate"/>
              </w:r>
              <w:r w:rsidR="00DE0DA7" w:rsidRPr="00DE0DA7">
                <w:rPr>
                  <w:rFonts w:ascii="Calibri Light" w:hAnsi="Calibri Light" w:cs="Calibri Light"/>
                </w:rPr>
                <w:t>Problem Observation</w:t>
              </w:r>
              <w:r w:rsidR="008F693D" w:rsidRPr="00AD08FB">
                <w:rPr>
                  <w:rFonts w:ascii="Calibri Light" w:hAnsi="Calibri Light" w:cs="Calibri Light"/>
                </w:rPr>
                <w:fldChar w:fldCharType="end"/>
              </w:r>
            </w:moveFrom>
            <w:moveFromRangeEnd w:id="11218"/>
          </w:p>
          <w:p w14:paraId="5C15D71C" w14:textId="77777777" w:rsidR="009F6BA2" w:rsidRPr="00D14360" w:rsidRDefault="009F6BA2" w:rsidP="00E42FA6">
            <w:pPr>
              <w:rPr>
                <w:del w:id="11223" w:author="Russell Ott" w:date="2022-05-16T11:47:00Z"/>
                <w:rFonts w:ascii="Calibri Light" w:hAnsi="Calibri Light" w:cs="Calibri Light"/>
                <w:szCs w:val="18"/>
              </w:rPr>
            </w:pPr>
            <w:del w:id="11224" w:author="Russell Ott" w:date="2022-05-16T11:47:00Z">
              <w:r w:rsidRPr="00D14360">
                <w:rPr>
                  <w:rFonts w:ascii="Calibri Light" w:hAnsi="Calibri Light" w:cs="Calibri Light"/>
                  <w:szCs w:val="18"/>
                </w:rPr>
                <w:delText xml:space="preserve"> </w:delText>
              </w:r>
            </w:del>
          </w:p>
        </w:tc>
      </w:tr>
      <w:tr w:rsidR="002954CE" w:rsidRPr="00C64922" w14:paraId="544F8B7A"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225"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226" w:author="Russell Ott" w:date="2022-05-16T11:47:00Z">
            <w:trPr>
              <w:cantSplit/>
            </w:trPr>
          </w:trPrChange>
        </w:trPr>
        <w:tc>
          <w:tcPr>
            <w:tcW w:w="1457" w:type="dxa"/>
            <w:tcBorders>
              <w:top w:val="single" w:sz="4" w:space="0" w:color="4472C4" w:themeColor="accent1"/>
              <w:bottom w:val="single" w:sz="4" w:space="0" w:color="4472C4" w:themeColor="accent1"/>
              <w:right w:val="nil"/>
            </w:tcBorders>
            <w:shd w:val="clear" w:color="auto" w:fill="FFFFFF"/>
            <w:tcPrChange w:id="11227" w:author="Russell Ott" w:date="2022-05-16T11:47:00Z">
              <w:tcPr>
                <w:tcW w:w="1457" w:type="dxa"/>
                <w:tcBorders>
                  <w:right w:val="nil"/>
                </w:tcBorders>
                <w:shd w:val="clear" w:color="auto" w:fill="FFFFFF"/>
              </w:tcPr>
            </w:tcPrChange>
          </w:tcPr>
          <w:p w14:paraId="64A5A102" w14:textId="77777777" w:rsidR="009F6BA2" w:rsidRPr="00D14360" w:rsidRDefault="009F6BA2" w:rsidP="00E42FA6">
            <w:pPr>
              <w:rPr>
                <w:b/>
                <w:rPrChange w:id="11228" w:author="Russell Ott" w:date="2022-05-16T11:47:00Z">
                  <w:rPr>
                    <w:rFonts w:ascii="Calibri" w:hAnsi="Calibri"/>
                    <w:b/>
                    <w:sz w:val="20"/>
                  </w:rPr>
                </w:rPrChange>
              </w:rPr>
            </w:pPr>
            <w:r w:rsidRPr="00D14360">
              <w:rPr>
                <w:b/>
                <w:rPrChange w:id="11229"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hemeColor="accent1"/>
            </w:tcBorders>
            <w:shd w:val="clear" w:color="auto" w:fill="auto"/>
            <w:tcPrChange w:id="11230" w:author="Russell Ott" w:date="2022-05-16T11:47:00Z">
              <w:tcPr>
                <w:tcW w:w="7898" w:type="dxa"/>
                <w:shd w:val="clear" w:color="auto" w:fill="auto"/>
              </w:tcPr>
            </w:tcPrChange>
          </w:tcPr>
          <w:p w14:paraId="3ACBE3B9" w14:textId="77777777" w:rsidR="009F6BA2" w:rsidRDefault="009F6BA2" w:rsidP="00D14360">
            <w:pPr>
              <w:keepNext/>
              <w:rPr>
                <w:ins w:id="11231" w:author="Russell Ott" w:date="2022-05-16T11:47:00Z"/>
                <w:rFonts w:ascii="Calibri Light" w:eastAsia="Times New Roman" w:hAnsi="Calibri Light" w:cs="Calibri Light"/>
                <w:sz w:val="24"/>
                <w:szCs w:val="18"/>
              </w:rPr>
            </w:pPr>
            <w:r w:rsidRPr="00D14360">
              <w:rPr>
                <w:rFonts w:ascii="Calibri Light" w:hAnsi="Calibri Light"/>
                <w:rPrChange w:id="11232" w:author="Russell Ott" w:date="2022-05-16T11:47:00Z">
                  <w:rPr>
                    <w:rFonts w:ascii="Calibri Light" w:hAnsi="Calibri Light"/>
                    <w:sz w:val="20"/>
                  </w:rPr>
                </w:rPrChange>
              </w:rPr>
              <w:t xml:space="preserve">A Problem Concern Act can contain one or more Problem Observations (templateId 2.16.840.1.113883.10.20.22.4.4). In practice, most EHRs do not support this template design.  See best practice guidance below for </w:t>
            </w:r>
            <w:r w:rsidRPr="00D14360">
              <w:rPr>
                <w:rFonts w:ascii="Calibri Light" w:hAnsi="Calibri Light"/>
                <w:rPrChange w:id="11233" w:author="Russell Ott" w:date="2022-05-16T11:47:00Z">
                  <w:rPr>
                    <w:rFonts w:ascii="Calibri Light" w:hAnsi="Calibri Light"/>
                    <w:sz w:val="20"/>
                  </w:rPr>
                </w:rPrChange>
              </w:rPr>
              <w:t>implementers who do not support problem concern tracking at this time.</w:t>
            </w:r>
          </w:p>
          <w:p w14:paraId="0A8F93F3" w14:textId="77777777" w:rsidR="00F75DF2" w:rsidRDefault="00F75DF2" w:rsidP="00D14360">
            <w:pPr>
              <w:keepNext/>
              <w:rPr>
                <w:ins w:id="11234" w:author="Russell Ott" w:date="2022-05-16T11:47:00Z"/>
                <w:rFonts w:ascii="Calibri Light" w:hAnsi="Calibri Light" w:cs="Calibri Light"/>
                <w:szCs w:val="18"/>
              </w:rPr>
            </w:pPr>
          </w:p>
          <w:p w14:paraId="412B9922" w14:textId="1342DD81" w:rsidR="00F75DF2" w:rsidRPr="00D14360" w:rsidRDefault="00F75DF2" w:rsidP="00F75DF2">
            <w:pPr>
              <w:rPr>
                <w:moveTo w:id="11235" w:author="Russell Ott" w:date="2022-05-16T11:47:00Z"/>
                <w:rFonts w:ascii="Calibri Light" w:eastAsia="Times New Roman" w:hAnsi="Calibri Light"/>
                <w:sz w:val="24"/>
                <w:szCs w:val="24"/>
                <w:rPrChange w:id="11236" w:author="Russell Ott" w:date="2022-05-16T11:47:00Z">
                  <w:rPr>
                    <w:moveTo w:id="11237" w:author="Russell Ott" w:date="2022-05-16T11:47:00Z"/>
                    <w:rFonts w:ascii="Calibri Light" w:hAnsi="Calibri Light"/>
                    <w:sz w:val="20"/>
                  </w:rPr>
                </w:rPrChange>
              </w:rPr>
            </w:pPr>
            <w:moveToRangeStart w:id="11238" w:author="Russell Ott" w:date="2022-05-16T11:47:00Z" w:name="move103594070"/>
            <w:moveTo w:id="11239" w:author="Russell Ott" w:date="2022-05-16T11:47:00Z">
              <w:r w:rsidRPr="00D14360">
                <w:rPr>
                  <w:rFonts w:ascii="Calibri Light" w:hAnsi="Calibri Light"/>
                  <w:rPrChange w:id="11240"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1241"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1242" w:author="Russell Ott" w:date="2022-05-16T11:47:00Z">
                    <w:rPr>
                      <w:rStyle w:val="Hyperlink"/>
                      <w:rFonts w:ascii="Calibri Light" w:hAnsi="Calibri Light"/>
                      <w:sz w:val="20"/>
                    </w:rPr>
                  </w:rPrChange>
                </w:rPr>
                <w:fldChar w:fldCharType="end"/>
              </w:r>
              <w:r>
                <w:rPr>
                  <w:rFonts w:ascii="Calibri Light" w:hAnsi="Calibri Light"/>
                  <w:rPrChange w:id="11243" w:author="Russell Ott" w:date="2022-05-16T11:47:00Z">
                    <w:rPr>
                      <w:rFonts w:ascii="Calibri Light" w:hAnsi="Calibri Light"/>
                      <w:sz w:val="20"/>
                    </w:rPr>
                  </w:rPrChange>
                </w:rPr>
                <w:t xml:space="preserve"> </w:t>
              </w:r>
              <w:r w:rsidRPr="00D14360">
                <w:rPr>
                  <w:rFonts w:ascii="Calibri Light" w:hAnsi="Calibri Light"/>
                  <w:rPrChange w:id="11244" w:author="Russell Ott" w:date="2022-05-16T11:47:00Z">
                    <w:rPr>
                      <w:rFonts w:ascii="Calibri Light" w:hAnsi="Calibri Light"/>
                      <w:sz w:val="20"/>
                    </w:rPr>
                  </w:rPrChange>
                </w:rPr>
                <w:t>for representing the expression “No Known Problems”</w:t>
              </w:r>
              <w:r w:rsidRPr="00D14360">
                <w:rPr>
                  <w:rStyle w:val="FootnoteReference"/>
                  <w:rFonts w:ascii="Calibri Light" w:hAnsi="Calibri Light"/>
                  <w:rPrChange w:id="11245" w:author="Russell Ott" w:date="2022-05-16T11:47:00Z">
                    <w:rPr>
                      <w:rStyle w:val="FootnoteReference"/>
                      <w:rFonts w:ascii="Calibri Light" w:hAnsi="Calibri Light"/>
                      <w:sz w:val="20"/>
                    </w:rPr>
                  </w:rPrChange>
                </w:rPr>
                <w:footnoteReference w:id="133"/>
              </w:r>
              <w:r w:rsidRPr="00D14360">
                <w:rPr>
                  <w:rFonts w:ascii="Calibri Light" w:hAnsi="Calibri Light"/>
                  <w:rPrChange w:id="11247" w:author="Russell Ott" w:date="2022-05-16T11:47:00Z">
                    <w:rPr>
                      <w:rFonts w:ascii="Calibri Light" w:hAnsi="Calibri Light"/>
                      <w:sz w:val="20"/>
                    </w:rPr>
                  </w:rPrChange>
                </w:rPr>
                <w:t xml:space="preserve"> </w:t>
              </w:r>
            </w:moveTo>
          </w:p>
          <w:p w14:paraId="411EC3EF" w14:textId="14BEAD27" w:rsidR="00F75DF2" w:rsidRPr="00F75DF2" w:rsidRDefault="00F75DF2" w:rsidP="00F75DF2">
            <w:pPr>
              <w:rPr>
                <w:rFonts w:ascii="Calibri Light" w:hAnsi="Calibri Light"/>
                <w:b/>
                <w:rPrChange w:id="11248" w:author="Russell Ott" w:date="2022-05-16T11:47:00Z">
                  <w:rPr>
                    <w:rFonts w:ascii="Calibri Light" w:hAnsi="Calibri Light"/>
                    <w:sz w:val="20"/>
                  </w:rPr>
                </w:rPrChange>
              </w:rPr>
              <w:pPrChange w:id="11249" w:author="Russell Ott" w:date="2022-05-16T11:47:00Z">
                <w:pPr>
                  <w:keepNext/>
                </w:pPr>
              </w:pPrChange>
            </w:pPr>
            <w:moveTo w:id="11250" w:author="Russell Ott" w:date="2022-05-16T11:47:00Z">
              <w:r w:rsidRPr="00D14360">
                <w:rPr>
                  <w:rFonts w:ascii="Calibri Light" w:hAnsi="Calibri Light"/>
                  <w:b/>
                  <w:rPrChange w:id="11251" w:author="Russell Ott" w:date="2022-05-16T11:47:00Z">
                    <w:rPr>
                      <w:rFonts w:ascii="Calibri Light" w:hAnsi="Calibri Light"/>
                      <w:b/>
                      <w:sz w:val="20"/>
                    </w:rPr>
                  </w:rPrChange>
                </w:rPr>
                <w:t>Reference:</w:t>
              </w:r>
              <w:r>
                <w:rPr>
                  <w:rFonts w:ascii="Calibri Light" w:hAnsi="Calibri Light"/>
                  <w:b/>
                  <w:rPrChange w:id="11252" w:author="Russell Ott" w:date="2022-05-16T11:47:00Z">
                    <w:rPr>
                      <w:rFonts w:ascii="Calibri Light" w:hAnsi="Calibri Light"/>
                      <w:b/>
                      <w:sz w:val="20"/>
                    </w:rPr>
                  </w:rPrChange>
                </w:rPr>
                <w:t xml:space="preserve"> </w:t>
              </w:r>
              <w:r w:rsidRPr="007770C6">
                <w:rPr>
                  <w:rFonts w:ascii="Calibri Light" w:hAnsi="Calibri Light"/>
                  <w:color w:val="0000FF"/>
                  <w:u w:val="single"/>
                  <w:rPrChange w:id="11253" w:author="Russell Ott" w:date="2022-05-16T11:47:00Z">
                    <w:rPr>
                      <w:rFonts w:ascii="Calibri Light" w:hAnsi="Calibri Light"/>
                      <w:sz w:val="20"/>
                    </w:rPr>
                  </w:rPrChange>
                </w:rPr>
                <w:fldChar w:fldCharType="begin"/>
              </w:r>
              <w:r w:rsidRPr="007770C6">
                <w:rPr>
                  <w:rFonts w:ascii="Calibri Light" w:hAnsi="Calibri Light"/>
                  <w:color w:val="0000FF"/>
                  <w:u w:val="single"/>
                  <w:rPrChange w:id="11254" w:author="Russell Ott" w:date="2022-05-16T11:47:00Z">
                    <w:rPr>
                      <w:rFonts w:ascii="Calibri Light" w:hAnsi="Calibri Light"/>
                      <w:sz w:val="20"/>
                    </w:rPr>
                  </w:rPrChange>
                </w:rPr>
                <w:instrText xml:space="preserve"> REF _Ref21873087 \r \h  \* MERGEFORMAT </w:instrText>
              </w:r>
              <w:r w:rsidRPr="007770C6">
                <w:rPr>
                  <w:rFonts w:ascii="Calibri Light" w:hAnsi="Calibri Light"/>
                  <w:color w:val="0000FF"/>
                  <w:u w:val="single"/>
                  <w:rPrChange w:id="11255" w:author="Russell Ott" w:date="2022-05-16T11:47:00Z">
                    <w:rPr>
                      <w:rFonts w:ascii="Calibri Light" w:hAnsi="Calibri Light"/>
                      <w:sz w:val="20"/>
                    </w:rPr>
                  </w:rPrChange>
                </w:rPr>
              </w:r>
              <w:r w:rsidRPr="007770C6">
                <w:rPr>
                  <w:rFonts w:ascii="Calibri Light" w:hAnsi="Calibri Light"/>
                  <w:color w:val="0000FF"/>
                  <w:u w:val="single"/>
                  <w:rPrChange w:id="11256" w:author="Russell Ott" w:date="2022-05-16T11:47:00Z">
                    <w:rPr>
                      <w:rFonts w:ascii="Calibri Light" w:hAnsi="Calibri Light"/>
                      <w:sz w:val="20"/>
                    </w:rPr>
                  </w:rPrChange>
                </w:rPr>
                <w:fldChar w:fldCharType="separate"/>
              </w:r>
              <w:r w:rsidR="00F10C7C">
                <w:rPr>
                  <w:rFonts w:ascii="Calibri Light" w:hAnsi="Calibri Light"/>
                  <w:color w:val="0000FF"/>
                  <w:u w:val="single"/>
                  <w:rPrChange w:id="11257" w:author="Russell Ott" w:date="2022-05-16T11:47:00Z">
                    <w:rPr>
                      <w:rFonts w:ascii="Calibri Light" w:hAnsi="Calibri Light"/>
                      <w:sz w:val="20"/>
                    </w:rPr>
                  </w:rPrChange>
                </w:rPr>
                <w:t>5.2.6.2</w:t>
              </w:r>
              <w:r w:rsidRPr="007770C6">
                <w:rPr>
                  <w:rFonts w:ascii="Calibri Light" w:hAnsi="Calibri Light"/>
                  <w:color w:val="0000FF"/>
                  <w:u w:val="single"/>
                  <w:rPrChange w:id="11258" w:author="Russell Ott" w:date="2022-05-16T11:47:00Z">
                    <w:rPr>
                      <w:rFonts w:ascii="Calibri Light" w:hAnsi="Calibri Light"/>
                      <w:sz w:val="20"/>
                    </w:rPr>
                  </w:rPrChange>
                </w:rPr>
                <w:fldChar w:fldCharType="end"/>
              </w:r>
              <w:r w:rsidRPr="007770C6">
                <w:rPr>
                  <w:rFonts w:ascii="Calibri Light" w:hAnsi="Calibri Light"/>
                  <w:color w:val="0000FF"/>
                  <w:u w:val="single"/>
                  <w:rPrChange w:id="11259" w:author="Russell Ott" w:date="2022-05-16T11:47:00Z">
                    <w:rPr>
                      <w:rFonts w:ascii="Calibri Light" w:hAnsi="Calibri Light"/>
                      <w:sz w:val="20"/>
                    </w:rPr>
                  </w:rPrChange>
                </w:rPr>
                <w:t xml:space="preserve"> </w:t>
              </w:r>
              <w:r w:rsidRPr="007770C6">
                <w:rPr>
                  <w:rFonts w:ascii="Calibri Light" w:hAnsi="Calibri Light"/>
                  <w:color w:val="0000FF"/>
                  <w:u w:val="single"/>
                  <w:rPrChange w:id="11260" w:author="Russell Ott" w:date="2022-05-16T11:47:00Z">
                    <w:rPr>
                      <w:rFonts w:ascii="Calibri Light" w:hAnsi="Calibri Light"/>
                      <w:sz w:val="20"/>
                    </w:rPr>
                  </w:rPrChange>
                </w:rPr>
                <w:fldChar w:fldCharType="begin"/>
              </w:r>
              <w:r w:rsidRPr="007770C6">
                <w:rPr>
                  <w:rFonts w:ascii="Calibri Light" w:hAnsi="Calibri Light"/>
                  <w:color w:val="0000FF"/>
                  <w:u w:val="single"/>
                  <w:rPrChange w:id="11261" w:author="Russell Ott" w:date="2022-05-16T11:47:00Z">
                    <w:rPr>
                      <w:rFonts w:ascii="Calibri Light" w:hAnsi="Calibri Light"/>
                      <w:sz w:val="20"/>
                    </w:rPr>
                  </w:rPrChange>
                </w:rPr>
                <w:instrText xml:space="preserve"> REF _Ref21873087 \h  \* MERGEFORMAT </w:instrText>
              </w:r>
              <w:r w:rsidRPr="007770C6">
                <w:rPr>
                  <w:rFonts w:ascii="Calibri Light" w:hAnsi="Calibri Light"/>
                  <w:color w:val="0000FF"/>
                  <w:u w:val="single"/>
                  <w:rPrChange w:id="11262" w:author="Russell Ott" w:date="2022-05-16T11:47:00Z">
                    <w:rPr>
                      <w:rFonts w:ascii="Calibri Light" w:hAnsi="Calibri Light"/>
                      <w:sz w:val="20"/>
                    </w:rPr>
                  </w:rPrChange>
                </w:rPr>
              </w:r>
              <w:r w:rsidRPr="007770C6">
                <w:rPr>
                  <w:rFonts w:ascii="Calibri Light" w:hAnsi="Calibri Light"/>
                  <w:color w:val="0000FF"/>
                  <w:u w:val="single"/>
                  <w:rPrChange w:id="11263" w:author="Russell Ott" w:date="2022-05-16T11:47:00Z">
                    <w:rPr>
                      <w:rFonts w:ascii="Calibri Light" w:hAnsi="Calibri Light"/>
                      <w:sz w:val="20"/>
                    </w:rPr>
                  </w:rPrChange>
                </w:rPr>
                <w:fldChar w:fldCharType="separate"/>
              </w:r>
              <w:r w:rsidR="00F10C7C" w:rsidRPr="00F10C7C">
                <w:rPr>
                  <w:rFonts w:ascii="Calibri Light" w:hAnsi="Calibri Light"/>
                  <w:color w:val="0000FF"/>
                  <w:u w:val="single"/>
                  <w:rPrChange w:id="11264" w:author="Russell Ott" w:date="2022-05-16T11:47:00Z">
                    <w:rPr>
                      <w:rFonts w:ascii="Calibri Light" w:hAnsi="Calibri Light"/>
                      <w:sz w:val="20"/>
                    </w:rPr>
                  </w:rPrChange>
                </w:rPr>
                <w:t>Problem Observation</w:t>
              </w:r>
              <w:r w:rsidRPr="007770C6">
                <w:rPr>
                  <w:rFonts w:ascii="Calibri Light" w:hAnsi="Calibri Light"/>
                  <w:color w:val="0000FF"/>
                  <w:u w:val="single"/>
                  <w:rPrChange w:id="11265" w:author="Russell Ott" w:date="2022-05-16T11:47:00Z">
                    <w:rPr>
                      <w:rFonts w:ascii="Calibri Light" w:hAnsi="Calibri Light"/>
                      <w:sz w:val="20"/>
                    </w:rPr>
                  </w:rPrChange>
                </w:rPr>
                <w:fldChar w:fldCharType="end"/>
              </w:r>
            </w:moveTo>
            <w:moveToRangeEnd w:id="11238"/>
          </w:p>
        </w:tc>
      </w:tr>
      <w:tr w:rsidR="002954CE" w:rsidRPr="00C64922" w14:paraId="20329E7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266"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267" w:author="Russell Ott" w:date="2022-05-16T11:47:00Z">
            <w:trPr>
              <w:cantSplit/>
            </w:trPr>
          </w:trPrChange>
        </w:trPr>
        <w:tc>
          <w:tcPr>
            <w:tcW w:w="1457" w:type="dxa"/>
            <w:tcBorders>
              <w:top w:val="single" w:sz="4" w:space="0" w:color="4472C4" w:themeColor="accent1"/>
              <w:bottom w:val="single" w:sz="4" w:space="0" w:color="4F81BD"/>
              <w:right w:val="nil"/>
            </w:tcBorders>
            <w:shd w:val="clear" w:color="auto" w:fill="FFFFFF"/>
            <w:tcPrChange w:id="11268" w:author="Russell Ott" w:date="2022-05-16T11:47:00Z">
              <w:tcPr>
                <w:tcW w:w="1457" w:type="dxa"/>
                <w:tcBorders>
                  <w:right w:val="nil"/>
                </w:tcBorders>
                <w:shd w:val="clear" w:color="auto" w:fill="FFFFFF"/>
              </w:tcPr>
            </w:tcPrChange>
          </w:tcPr>
          <w:p w14:paraId="0AA6B77E" w14:textId="77777777" w:rsidR="00C563F3" w:rsidRPr="003A3D50" w:rsidRDefault="00C563F3" w:rsidP="00C563F3">
            <w:pPr>
              <w:rPr>
                <w:b/>
                <w:rPrChange w:id="11269" w:author="Russell Ott" w:date="2022-05-16T11:47:00Z">
                  <w:rPr>
                    <w:rFonts w:ascii="Calibri" w:hAnsi="Calibri"/>
                    <w:b/>
                    <w:sz w:val="20"/>
                  </w:rPr>
                </w:rPrChange>
              </w:rPr>
            </w:pPr>
            <w:r w:rsidRPr="003A3D50">
              <w:rPr>
                <w:b/>
                <w:rPrChange w:id="11270" w:author="Russell Ott" w:date="2022-05-16T11:47:00Z">
                  <w:rPr>
                    <w:rFonts w:ascii="Calibri" w:hAnsi="Calibri"/>
                    <w:b/>
                    <w:sz w:val="20"/>
                  </w:rPr>
                </w:rPrChange>
              </w:rPr>
              <w:t>Example</w:t>
            </w:r>
          </w:p>
        </w:tc>
        <w:tc>
          <w:tcPr>
            <w:tcW w:w="7898" w:type="dxa"/>
            <w:tcBorders>
              <w:top w:val="single" w:sz="4" w:space="0" w:color="4472C4" w:themeColor="accent1"/>
              <w:bottom w:val="single" w:sz="4" w:space="0" w:color="4F81BD"/>
            </w:tcBorders>
            <w:shd w:val="clear" w:color="auto" w:fill="auto"/>
            <w:tcPrChange w:id="11271" w:author="Russell Ott" w:date="2022-05-16T11:47:00Z">
              <w:tcPr>
                <w:tcW w:w="7898" w:type="dxa"/>
                <w:shd w:val="clear" w:color="auto" w:fill="auto"/>
              </w:tcPr>
            </w:tcPrChange>
          </w:tcPr>
          <w:p w14:paraId="38DA0D07" w14:textId="79105CFA" w:rsidR="00C563F3" w:rsidRPr="003A3D50" w:rsidRDefault="009250B0" w:rsidP="00D14360">
            <w:pPr>
              <w:keepNext/>
              <w:rPr>
                <w:rFonts w:ascii="Calibri Light" w:hAnsi="Calibri Light"/>
                <w:rPrChange w:id="11272" w:author="Russell Ott" w:date="2022-05-16T11:47:00Z">
                  <w:rPr>
                    <w:rFonts w:ascii="Calibri Light" w:hAnsi="Calibri Light"/>
                    <w:sz w:val="20"/>
                  </w:rPr>
                </w:rPrChange>
              </w:rPr>
            </w:pPr>
            <w:r w:rsidRPr="005A615D">
              <w:rPr>
                <w:rFonts w:ascii="Calibri Light" w:hAnsi="Calibri Light"/>
                <w:rPrChange w:id="11273" w:author="Russell Ott" w:date="2022-05-16T11:47:00Z">
                  <w:rPr>
                    <w:rFonts w:ascii="Calibri Light" w:hAnsi="Calibri Light"/>
                    <w:sz w:val="20"/>
                  </w:rPr>
                </w:rPrChange>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11274" w:author="Russell Ott" w:date="2022-05-16T11:47:00Z">
                  <w:rPr>
                    <w:rFonts w:ascii="Calibri Light" w:hAnsi="Calibri Light"/>
                    <w:sz w:val="20"/>
                  </w:rPr>
                </w:rPrChange>
              </w:rPr>
              <w:fldChar w:fldCharType="separate"/>
            </w:r>
            <w:r w:rsidR="00F10C7C" w:rsidRPr="00F10C7C">
              <w:rPr>
                <w:rFonts w:ascii="Calibri Light" w:hAnsi="Calibri Light"/>
                <w:rPrChange w:id="11275" w:author="Russell Ott" w:date="2022-05-16T11:47:00Z">
                  <w:rPr>
                    <w:rFonts w:ascii="Calibri Light" w:hAnsi="Calibri Light"/>
                    <w:sz w:val="20"/>
                  </w:rPr>
                </w:rPrChange>
              </w:rPr>
              <w:t xml:space="preserve">Example </w:t>
            </w:r>
            <w:del w:id="11276" w:author="Russell Ott" w:date="2022-05-16T11:47:00Z">
              <w:r w:rsidR="00DE0DA7" w:rsidRPr="00DE0DA7">
                <w:rPr>
                  <w:rFonts w:ascii="Calibri Light" w:hAnsi="Calibri Light" w:cs="Calibri Light"/>
                  <w:noProof/>
                  <w:sz w:val="20"/>
                  <w:szCs w:val="20"/>
                </w:rPr>
                <w:delText>38</w:delText>
              </w:r>
              <w:r w:rsidR="00DE0DA7" w:rsidRPr="00DE0DA7">
                <w:rPr>
                  <w:rFonts w:ascii="Calibri Light" w:hAnsi="Calibri Light" w:cs="Calibri Light"/>
                </w:rPr>
                <w:delText xml:space="preserve">: </w:delText>
              </w:r>
            </w:del>
            <w:ins w:id="11277" w:author="Russell Ott" w:date="2022-05-16T11:47:00Z">
              <w:r w:rsidR="00F10C7C" w:rsidRPr="00F10C7C">
                <w:rPr>
                  <w:rFonts w:ascii="Calibri Light" w:hAnsi="Calibri Light" w:cs="Calibri Light"/>
                  <w:noProof/>
                </w:rPr>
                <w:t>37</w:t>
              </w:r>
              <w:r w:rsidR="00F10C7C" w:rsidRPr="00F10C7C">
                <w:rPr>
                  <w:rFonts w:ascii="Calibri Light" w:hAnsi="Calibri Light" w:cs="Calibri Light"/>
                </w:rPr>
                <w:t>:</w:t>
              </w:r>
            </w:ins>
            <w:r w:rsidR="00F10C7C" w:rsidRPr="00F10C7C">
              <w:rPr>
                <w:rFonts w:ascii="Calibri Light" w:hAnsi="Calibri Light"/>
                <w:rPrChange w:id="11278" w:author="Russell Ott" w:date="2022-05-16T11:47:00Z">
                  <w:rPr>
                    <w:rFonts w:ascii="Calibri Light" w:hAnsi="Calibri Light"/>
                    <w:sz w:val="20"/>
                  </w:rPr>
                </w:rPrChange>
              </w:rPr>
              <w:t xml:space="preserve"> Problem Concern containing a Problem Observation</w:t>
            </w:r>
            <w:r w:rsidRPr="005A615D">
              <w:rPr>
                <w:rFonts w:ascii="Calibri Light" w:hAnsi="Calibri Light"/>
                <w:rPrChange w:id="11279" w:author="Russell Ott" w:date="2022-05-16T11:47:00Z">
                  <w:rPr>
                    <w:rFonts w:ascii="Calibri Light" w:hAnsi="Calibri Light"/>
                    <w:sz w:val="20"/>
                  </w:rPr>
                </w:rPrChange>
              </w:rPr>
              <w:fldChar w:fldCharType="end"/>
            </w:r>
          </w:p>
        </w:tc>
      </w:tr>
    </w:tbl>
    <w:p w14:paraId="50F6C5D3" w14:textId="03CBDC6F" w:rsidR="007D3708" w:rsidRPr="00C64922" w:rsidRDefault="00A5789F" w:rsidP="007D3708">
      <w:pPr>
        <w:pStyle w:val="Caption"/>
        <w:rPr>
          <w:sz w:val="20"/>
          <w:szCs w:val="20"/>
        </w:rPr>
      </w:pPr>
      <w:bookmarkStart w:id="11280" w:name="_Toc21927028"/>
      <w:r>
        <w:t xml:space="preserve">  </w:t>
      </w:r>
      <w:bookmarkStart w:id="11281" w:name="_Toc103262911"/>
      <w:r w:rsidR="007D3708" w:rsidRPr="00C64922">
        <w:t xml:space="preserve">Table </w:t>
      </w:r>
      <w:r w:rsidR="00132A94">
        <w:fldChar w:fldCharType="begin"/>
      </w:r>
      <w:r w:rsidR="00132A94">
        <w:instrText xml:space="preserve"> SEQ Table \* ARABIC </w:instrText>
      </w:r>
      <w:r w:rsidR="00132A94">
        <w:fldChar w:fldCharType="separate"/>
      </w:r>
      <w:del w:id="11282" w:author="Russell Ott" w:date="2022-05-16T11:47:00Z">
        <w:r w:rsidR="00DE0DA7">
          <w:rPr>
            <w:noProof/>
          </w:rPr>
          <w:delText>47</w:delText>
        </w:r>
      </w:del>
      <w:ins w:id="11283" w:author="Russell Ott" w:date="2022-05-16T11:47:00Z">
        <w:r w:rsidR="00F10C7C">
          <w:rPr>
            <w:noProof/>
          </w:rPr>
          <w:t>44</w:t>
        </w:r>
      </w:ins>
      <w:r w:rsidR="00132A94">
        <w:rPr>
          <w:noProof/>
        </w:rPr>
        <w:fldChar w:fldCharType="end"/>
      </w:r>
      <w:r w:rsidR="007D3708" w:rsidRPr="00C64922">
        <w:t>: Problem Concern</w:t>
      </w:r>
      <w:r w:rsidR="00852DED">
        <w:t xml:space="preserve"> Template</w:t>
      </w:r>
      <w:bookmarkEnd w:id="11281"/>
      <w:bookmarkEnd w:id="11280"/>
    </w:p>
    <w:p w14:paraId="26101422" w14:textId="77777777" w:rsidR="006B2DAF" w:rsidRPr="00DF5244" w:rsidRDefault="006B2DAF" w:rsidP="006B2DAF">
      <w:pPr>
        <w:rPr>
          <w:rPrChange w:id="11284" w:author="Russell Ott" w:date="2022-05-16T11:47:00Z">
            <w:rPr>
              <w:rFonts w:ascii="Calibri" w:hAnsi="Calibri"/>
            </w:rPr>
          </w:rPrChange>
        </w:rPr>
      </w:pPr>
      <w:r w:rsidRPr="00D14360">
        <w:rPr>
          <w:rPrChange w:id="11285" w:author="Russell Ott" w:date="2022-05-16T11:47:00Z">
            <w:rPr>
              <w:rFonts w:ascii="Calibri" w:hAnsi="Calibri"/>
            </w:rPr>
          </w:rPrChange>
        </w:rPr>
        <w:t>T</w:t>
      </w:r>
      <w:r w:rsidRPr="00DF5244">
        <w:rPr>
          <w:rPrChange w:id="11286" w:author="Russell Ott" w:date="2022-05-16T11:47:00Z">
            <w:rPr>
              <w:rFonts w:ascii="Calibri" w:hAnsi="Calibri"/>
            </w:rPr>
          </w:rPrChange>
        </w:rPr>
        <w:t>he design and guidance regarding the Problem Concern Act and Problem Observation templates are undergoing a cross-workgroup collaborative review with participation from the HL7 Structured Documents and Patient Care workgroups. This analysis has resulted in</w:t>
      </w:r>
      <w:r w:rsidRPr="00DF5244">
        <w:rPr>
          <w:rPrChange w:id="11287" w:author="Russell Ott" w:date="2022-05-16T11:47:00Z">
            <w:rPr>
              <w:rFonts w:ascii="Calibri" w:hAnsi="Calibri"/>
            </w:rPr>
          </w:rPrChange>
        </w:rPr>
        <w:t xml:space="preserve">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Change w:id="11288" w:author="Russell Ott" w:date="2022-05-16T11:47:00Z">
            <w:rPr/>
          </w:rPrChange>
        </w:rPr>
      </w:pPr>
    </w:p>
    <w:p w14:paraId="457EC347" w14:textId="77777777" w:rsidR="007D3708" w:rsidRPr="00D14360" w:rsidRDefault="007D3708" w:rsidP="007D3708">
      <w:pPr>
        <w:pStyle w:val="Default"/>
      </w:pPr>
      <w:r w:rsidRPr="007770C6">
        <w:rPr>
          <w:sz w:val="20"/>
          <w:rPrChange w:id="11289" w:author="Russell Ott" w:date="2022-05-16T11:47:00Z">
            <w:rPr/>
          </w:rPrChange>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34"/>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3ED43A4F" w:rsidR="009F6BA2" w:rsidRPr="00C64922" w:rsidRDefault="00634398" w:rsidP="00E42FA6">
            <w:pPr>
              <w:pStyle w:val="BodyText"/>
              <w:rPr>
                <w:noProof/>
              </w:rPr>
            </w:pPr>
            <w:del w:id="11290" w:author="Russell Ott" w:date="2022-05-16T11:47:00Z">
              <w:r>
                <w:rPr>
                  <w:noProof/>
                </w:rPr>
                <w:drawing>
                  <wp:anchor distT="0" distB="0" distL="114300" distR="114300" simplePos="0" relativeHeight="251930624" behindDoc="0" locked="0" layoutInCell="1" allowOverlap="1" wp14:anchorId="6ECDB413" wp14:editId="648232C3">
                    <wp:simplePos x="0" y="0"/>
                    <wp:positionH relativeFrom="column">
                      <wp:posOffset>-64770</wp:posOffset>
                    </wp:positionH>
                    <wp:positionV relativeFrom="paragraph">
                      <wp:posOffset>0</wp:posOffset>
                    </wp:positionV>
                    <wp:extent cx="323215" cy="323215"/>
                    <wp:effectExtent l="0" t="0" r="0" b="0"/>
                    <wp:wrapNone/>
                    <wp:docPr id="3107"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291" w:author="Russell Ott" w:date="2022-05-16T11:47:00Z">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B8A635D" w14:textId="77777777" w:rsidR="009F6BA2" w:rsidRPr="007770C6" w:rsidRDefault="009F6BA2" w:rsidP="00E42FA6">
            <w:pPr>
              <w:pStyle w:val="Default"/>
              <w:rPr>
                <w:sz w:val="20"/>
                <w:rPrChange w:id="11292" w:author="Russell Ott" w:date="2022-05-16T11:47:00Z">
                  <w:rPr/>
                </w:rPrChange>
              </w:rPr>
            </w:pPr>
            <w:r w:rsidRPr="007770C6">
              <w:rPr>
                <w:sz w:val="20"/>
                <w:rPrChange w:id="11293" w:author="Russell Ott" w:date="2022-05-16T11:47:00Z">
                  <w:rPr/>
                </w:rPrChange>
              </w:rPr>
              <w:t xml:space="preserve">C-CDA Content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sz w:val="20"/>
                <w:rPrChange w:id="11294" w:author="Russell Ott" w:date="2022-05-16T11:47:00Z">
                  <w:rPr/>
                </w:rPrChange>
              </w:rPr>
            </w:pPr>
            <w:r w:rsidRPr="007770C6">
              <w:rPr>
                <w:sz w:val="20"/>
                <w:rPrChange w:id="11295" w:author="Russell Ott" w:date="2022-05-16T11:47:00Z">
                  <w:rPr/>
                </w:rPrChange>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sz w:val="20"/>
                <w:rPrChange w:id="11296" w:author="Russell Ott" w:date="2022-05-16T11:47:00Z">
                  <w:rPr/>
                </w:rPrChange>
              </w:rPr>
            </w:pPr>
            <w:r w:rsidRPr="007770C6">
              <w:rPr>
                <w:sz w:val="20"/>
                <w:rPrChange w:id="11297" w:author="Russell Ott" w:date="2022-05-16T11:47:00Z">
                  <w:rPr/>
                </w:rPrChange>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sz w:val="20"/>
                <w:rPrChange w:id="11298" w:author="Russell Ott" w:date="2022-05-16T11:47:00Z">
                  <w:rPr/>
                </w:rPrChange>
              </w:rPr>
            </w:pPr>
            <w:r w:rsidRPr="007770C6">
              <w:rPr>
                <w:sz w:val="20"/>
                <w:rPrChange w:id="11299" w:author="Russell Ott" w:date="2022-05-16T11:47:00Z">
                  <w:rPr/>
                </w:rPrChange>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sz w:val="20"/>
                <w:rPrChange w:id="11300" w:author="Russell Ott" w:date="2022-05-16T11:47:00Z">
                  <w:rPr/>
                </w:rPrChange>
              </w:rPr>
            </w:pPr>
            <w:r w:rsidRPr="007770C6">
              <w:rPr>
                <w:sz w:val="20"/>
                <w:rPrChange w:id="11301" w:author="Russell Ott" w:date="2022-05-16T11:47:00Z">
                  <w:rPr/>
                </w:rPrChange>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ins w:id="11302" w:author="Russell Ott" w:date="2022-05-16T11:47:00Z"/>
                <w:bCs/>
                <w:sz w:val="20"/>
              </w:rPr>
            </w:pPr>
            <w:ins w:id="11303" w:author="Russell Ott" w:date="2022-05-16T11:47:00Z">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ins>
          </w:p>
          <w:p w14:paraId="28D73869" w14:textId="71E25866" w:rsidR="009F6BA2" w:rsidRPr="007770C6" w:rsidRDefault="009F6BA2" w:rsidP="00D14360">
            <w:pPr>
              <w:pStyle w:val="Default"/>
              <w:numPr>
                <w:ilvl w:val="2"/>
                <w:numId w:val="10"/>
              </w:numPr>
              <w:ind w:left="720"/>
              <w:rPr>
                <w:sz w:val="20"/>
                <w:rPrChange w:id="11304" w:author="Russell Ott" w:date="2022-05-16T11:47:00Z">
                  <w:rPr/>
                </w:rPrChange>
              </w:rPr>
            </w:pPr>
            <w:r w:rsidRPr="007770C6">
              <w:rPr>
                <w:sz w:val="20"/>
                <w:rPrChange w:id="11305" w:author="Russell Ott" w:date="2022-05-16T11:47:00Z">
                  <w:rPr/>
                </w:rPrChange>
              </w:rPr>
              <w:t xml:space="preserve">Populate the effectiveTime of the Problem Observation with the </w:t>
            </w:r>
            <w:del w:id="11306" w:author="Russell Ott" w:date="2022-05-16T11:47:00Z">
              <w:r w:rsidRPr="00D14360">
                <w:rPr>
                  <w:bCs/>
                </w:rPr>
                <w:delText>biologically</w:delText>
              </w:r>
            </w:del>
            <w:ins w:id="11307" w:author="Russell Ott" w:date="2022-05-16T11:47:00Z">
              <w:r w:rsidR="0088454D" w:rsidRPr="007770C6">
                <w:rPr>
                  <w:bCs/>
                  <w:sz w:val="20"/>
                </w:rPr>
                <w:t>clinically</w:t>
              </w:r>
            </w:ins>
            <w:r w:rsidR="0088454D" w:rsidRPr="007770C6">
              <w:rPr>
                <w:sz w:val="20"/>
                <w:rPrChange w:id="11308" w:author="Russell Ott" w:date="2022-05-16T11:47:00Z">
                  <w:rPr/>
                </w:rPrChange>
              </w:rPr>
              <w:t xml:space="preserve"> </w:t>
            </w:r>
            <w:r w:rsidRPr="007770C6">
              <w:rPr>
                <w:sz w:val="20"/>
                <w:rPrChange w:id="11309" w:author="Russell Ott" w:date="2022-05-16T11:47:00Z">
                  <w:rPr/>
                </w:rPrChange>
              </w:rPr>
              <w:t>relevant time period associated with problem.</w:t>
            </w:r>
          </w:p>
          <w:p w14:paraId="639BD2A2" w14:textId="77777777" w:rsidR="009F6BA2" w:rsidRPr="007770C6" w:rsidRDefault="009F6BA2" w:rsidP="00D14360">
            <w:pPr>
              <w:pStyle w:val="Default"/>
              <w:numPr>
                <w:ilvl w:val="2"/>
                <w:numId w:val="10"/>
              </w:numPr>
              <w:ind w:left="720"/>
              <w:rPr>
                <w:sz w:val="20"/>
                <w:rPrChange w:id="11310" w:author="Russell Ott" w:date="2022-05-16T11:47:00Z">
                  <w:rPr/>
                </w:rPrChange>
              </w:rPr>
            </w:pPr>
            <w:r w:rsidRPr="007770C6">
              <w:rPr>
                <w:sz w:val="20"/>
                <w:rPrChange w:id="11311" w:author="Russell Ott" w:date="2022-05-16T11:47:00Z">
                  <w:rPr/>
                </w:rPrChange>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sz w:val="20"/>
                <w:rPrChange w:id="11312" w:author="Russell Ott" w:date="2022-05-16T11:47:00Z">
                  <w:rPr/>
                </w:rPrChange>
              </w:rPr>
            </w:pPr>
            <w:r w:rsidRPr="007770C6">
              <w:rPr>
                <w:sz w:val="20"/>
                <w:rPrChange w:id="11313" w:author="Russell Ott" w:date="2022-05-16T11:47:00Z">
                  <w:rPr/>
                </w:rPrChange>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sz w:val="20"/>
                <w:rPrChange w:id="11314" w:author="Russell Ott" w:date="2022-05-16T11:47:00Z">
                  <w:rPr/>
                </w:rPrChange>
              </w:rPr>
            </w:pPr>
            <w:r w:rsidRPr="007770C6">
              <w:rPr>
                <w:sz w:val="20"/>
                <w:rPrChange w:id="11315" w:author="Russell Ott" w:date="2022-05-16T11:47:00Z">
                  <w:rPr/>
                </w:rPrChange>
              </w:rPr>
              <w:t xml:space="preserve">Use the Problem Status Observation template to record the clinical status assigned to the problem. Note that clinical status is a judgement assigned by the performer of the observation. </w:t>
            </w:r>
            <w:r w:rsidRPr="007770C6">
              <w:rPr>
                <w:b/>
                <w:sz w:val="20"/>
                <w:rPrChange w:id="11316" w:author="Russell Ott" w:date="2022-05-16T11:47:00Z">
                  <w:rPr>
                    <w:b/>
                  </w:rPr>
                </w:rPrChange>
              </w:rPr>
              <w:t>[</w:t>
            </w:r>
            <w:r w:rsidR="00A46C09" w:rsidRPr="007770C6">
              <w:rPr>
                <w:b/>
                <w:sz w:val="20"/>
                <w:rPrChange w:id="11317" w:author="Russell Ott" w:date="2022-05-16T11:47:00Z">
                  <w:rPr>
                    <w:b/>
                  </w:rPr>
                </w:rPrChange>
              </w:rPr>
              <w:t>BP-085</w:t>
            </w:r>
            <w:r w:rsidRPr="007770C6">
              <w:rPr>
                <w:b/>
                <w:sz w:val="20"/>
                <w:rPrChange w:id="11318" w:author="Russell Ott" w:date="2022-05-16T11:47:00Z">
                  <w:rPr>
                    <w:b/>
                  </w:rPr>
                </w:rPrChange>
              </w:rPr>
              <w:t>]</w:t>
            </w:r>
          </w:p>
        </w:tc>
      </w:tr>
    </w:tbl>
    <w:p w14:paraId="198EEBC0" w14:textId="77777777" w:rsidR="006B2DAF" w:rsidRDefault="007D3708" w:rsidP="007D3708">
      <w:pPr>
        <w:pStyle w:val="NormalWeb"/>
        <w:spacing w:before="0" w:beforeAutospacing="0" w:after="120" w:afterAutospacing="0"/>
        <w:ind w:hanging="475"/>
        <w:rPr>
          <w:b/>
          <w:color w:val="000000"/>
          <w:sz w:val="22"/>
          <w:rPrChange w:id="11319" w:author="Russell Ott" w:date="2022-05-16T11:47:00Z">
            <w:rPr>
              <w:b/>
              <w:color w:val="000000"/>
              <w:sz w:val="22"/>
            </w:rPr>
          </w:rPrChange>
        </w:rPr>
      </w:pPr>
      <w:r w:rsidRPr="00D14360">
        <w:rPr>
          <w:b/>
          <w:color w:val="000000"/>
          <w:sz w:val="22"/>
          <w:rPrChange w:id="11320" w:author="Russell Ott" w:date="2022-05-16T11:47:00Z">
            <w:rPr>
              <w:b/>
              <w:color w:val="000000"/>
              <w:sz w:val="22"/>
            </w:rPr>
          </w:rPrChange>
        </w:rPr>
        <w:t xml:space="preserve"> </w:t>
      </w:r>
    </w:p>
    <w:p w14:paraId="1AF6F274" w14:textId="54D9B309" w:rsidR="006B2DAF" w:rsidRDefault="006B2DAF" w:rsidP="003A3D50">
      <w:pPr>
        <w:pStyle w:val="Caption"/>
        <w:keepNext/>
        <w:spacing w:after="0"/>
      </w:pPr>
      <w:bookmarkStart w:id="11321" w:name="_Ref21858903"/>
      <w:bookmarkStart w:id="11322" w:name="_Toc101449290"/>
      <w:bookmarkStart w:id="11323" w:name="_Toc21927490"/>
      <w:r w:rsidRPr="003A3D50">
        <w:t xml:space="preserve">Example </w:t>
      </w:r>
      <w:r w:rsidR="00132A94">
        <w:fldChar w:fldCharType="begin"/>
      </w:r>
      <w:r w:rsidR="00132A94">
        <w:instrText xml:space="preserve"> SEQ Example \* ARABIC </w:instrText>
      </w:r>
      <w:r w:rsidR="00132A94">
        <w:fldChar w:fldCharType="separate"/>
      </w:r>
      <w:del w:id="11324" w:author="Russell Ott" w:date="2022-05-16T11:47:00Z">
        <w:r w:rsidR="00DE0DA7">
          <w:rPr>
            <w:noProof/>
          </w:rPr>
          <w:delText>38</w:delText>
        </w:r>
      </w:del>
      <w:ins w:id="11325" w:author="Russell Ott" w:date="2022-05-16T11:47:00Z">
        <w:r w:rsidR="00F10C7C">
          <w:rPr>
            <w:noProof/>
          </w:rPr>
          <w:t>37</w:t>
        </w:r>
      </w:ins>
      <w:r w:rsidR="00132A94">
        <w:rPr>
          <w:noProof/>
        </w:rPr>
        <w:fldChar w:fldCharType="end"/>
      </w:r>
      <w:r w:rsidRPr="003A3D50">
        <w:t>:</w:t>
      </w:r>
      <w:del w:id="11326" w:author="Russell Ott" w:date="2022-05-16T11:47:00Z">
        <w:r w:rsidRPr="003A3D50">
          <w:delText xml:space="preserve"> </w:delText>
        </w:r>
      </w:del>
      <w:r w:rsidRPr="003A3D50">
        <w:t xml:space="preserve"> Problem Concern containing a Problem Observation</w:t>
      </w:r>
      <w:bookmarkEnd w:id="11321"/>
      <w:bookmarkEnd w:id="11322"/>
      <w:bookmarkEnd w:id="11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ins w:id="11327" w:author="Russell Ott" w:date="2022-05-16T11:47:00Z"/>
                <w:rFonts w:ascii="Courier New" w:hAnsi="Courier New" w:cs="Courier New"/>
                <w:sz w:val="16"/>
                <w:szCs w:val="16"/>
              </w:rPr>
            </w:pPr>
            <w:ins w:id="11328" w:author="Russell Ott" w:date="2022-05-16T11:47:00Z">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ins>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b/>
          <w:color w:val="000000"/>
          <w:sz w:val="22"/>
          <w:rPrChange w:id="11329" w:author="Russell Ott" w:date="2022-05-16T11:47:00Z">
            <w:rPr>
              <w:b/>
              <w:color w:val="000000"/>
              <w:sz w:val="22"/>
            </w:rPr>
          </w:rPrChange>
        </w:rPr>
      </w:pPr>
    </w:p>
    <w:p w14:paraId="283F4E0C" w14:textId="77777777" w:rsidR="007D3708" w:rsidRPr="00C64922" w:rsidRDefault="007D3708" w:rsidP="002E634A">
      <w:pPr>
        <w:pStyle w:val="Heading4"/>
      </w:pPr>
      <w:bookmarkStart w:id="11330" w:name="_Problem_Observation"/>
      <w:bookmarkStart w:id="11331" w:name="_Ref21873087"/>
      <w:bookmarkEnd w:id="11330"/>
      <w:r w:rsidRPr="00C64922">
        <w:t>Problem Observation</w:t>
      </w:r>
      <w:bookmarkEnd w:id="11331"/>
    </w:p>
    <w:p w14:paraId="1FA1EDE4" w14:textId="77777777" w:rsidR="007D3708" w:rsidRPr="00C64922" w:rsidRDefault="007D3708" w:rsidP="007D3708">
      <w:pPr>
        <w:rPr>
          <w:rPrChange w:id="11332" w:author="Russell Ott" w:date="2022-05-16T11:47:00Z">
            <w:rPr>
              <w:sz w:val="2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1333">
          <w:tblGrid>
            <w:gridCol w:w="1457"/>
            <w:gridCol w:w="7898"/>
          </w:tblGrid>
        </w:tblGridChange>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b/>
                <w:color w:val="FFFFFF"/>
                <w:rPrChange w:id="11334" w:author="Russell Ott" w:date="2022-05-16T11:47:00Z">
                  <w:rPr>
                    <w:rFonts w:ascii="Calibri" w:hAnsi="Calibri"/>
                    <w:b/>
                    <w:color w:val="FFFFFF"/>
                  </w:rPr>
                </w:rPrChange>
              </w:rPr>
            </w:pPr>
            <w:r w:rsidRPr="00D14360">
              <w:rPr>
                <w:b/>
                <w:color w:val="FFFFFF"/>
                <w:rPrChange w:id="11335" w:author="Russell Ott" w:date="2022-05-16T11:47:00Z">
                  <w:rPr>
                    <w:rFonts w:ascii="Calibri" w:hAnsi="Calibri"/>
                    <w:b/>
                    <w:color w:val="FFFFFF"/>
                  </w:rPr>
                </w:rPrChange>
              </w:rPr>
              <w:t>Entry Template</w:t>
            </w:r>
          </w:p>
        </w:tc>
        <w:tc>
          <w:tcPr>
            <w:tcW w:w="7898" w:type="dxa"/>
            <w:shd w:val="clear" w:color="auto" w:fill="4F81BD"/>
          </w:tcPr>
          <w:p w14:paraId="25B936CD" w14:textId="3EB64606" w:rsidR="009F6BA2" w:rsidRPr="00D14360" w:rsidRDefault="009F6BA2" w:rsidP="00E42FA6">
            <w:pPr>
              <w:rPr>
                <w:rFonts w:ascii="Times New Roman" w:eastAsia="Times New Roman" w:hAnsi="Times New Roman"/>
                <w:b/>
                <w:color w:val="FFFFFF"/>
                <w:sz w:val="24"/>
                <w:szCs w:val="24"/>
                <w:rPrChange w:id="11336" w:author="Russell Ott" w:date="2022-05-16T11:47:00Z">
                  <w:rPr>
                    <w:rFonts w:ascii="Calibri" w:hAnsi="Calibri"/>
                    <w:b/>
                    <w:color w:val="FFFFFF"/>
                  </w:rPr>
                </w:rPrChange>
              </w:rPr>
            </w:pPr>
            <w:r w:rsidRPr="00D14360">
              <w:rPr>
                <w:b/>
                <w:color w:val="FFFFFF"/>
                <w:rPrChange w:id="11337" w:author="Russell Ott" w:date="2022-05-16T11:47:00Z">
                  <w:rPr>
                    <w:rFonts w:ascii="Calibri" w:hAnsi="Calibri"/>
                    <w:b/>
                    <w:color w:val="FFFFFF"/>
                  </w:rPr>
                </w:rPrChange>
              </w:rPr>
              <w:t>Problem Observation (</w:t>
            </w:r>
            <w:del w:id="11338" w:author="Russell Ott" w:date="2022-05-16T11:47:00Z">
              <w:r w:rsidRPr="00D14360">
                <w:rPr>
                  <w:rFonts w:cs="Calibri"/>
                  <w:b/>
                  <w:iCs/>
                  <w:color w:val="FFFFFF"/>
                </w:rPr>
                <w:delText>V3</w:delText>
              </w:r>
            </w:del>
            <w:ins w:id="11339" w:author="Russell Ott" w:date="2022-05-16T11:47:00Z">
              <w:r w:rsidRPr="00D14360">
                <w:rPr>
                  <w:rFonts w:cs="Calibri"/>
                  <w:b/>
                  <w:iCs/>
                  <w:color w:val="FFFFFF"/>
                </w:rPr>
                <w:t>V</w:t>
              </w:r>
              <w:r w:rsidR="003E0931">
                <w:rPr>
                  <w:rFonts w:cs="Calibri"/>
                  <w:b/>
                  <w:iCs/>
                  <w:color w:val="FFFFFF"/>
                </w:rPr>
                <w:t>4</w:t>
              </w:r>
            </w:ins>
            <w:r w:rsidRPr="00D14360">
              <w:rPr>
                <w:b/>
                <w:color w:val="FFFFFF"/>
                <w:rPrChange w:id="11340" w:author="Russell Ott" w:date="2022-05-16T11:47:00Z">
                  <w:rPr>
                    <w:rFonts w:ascii="Calibri" w:hAnsi="Calibri"/>
                    <w:b/>
                    <w:color w:val="FFFFFF"/>
                  </w:rPr>
                </w:rPrChange>
              </w:rPr>
              <w:t>)</w:t>
            </w:r>
          </w:p>
          <w:p w14:paraId="4D7829DE" w14:textId="71A92147" w:rsidR="009F6BA2" w:rsidRPr="00D14360" w:rsidRDefault="009F6BA2" w:rsidP="00E42FA6">
            <w:pPr>
              <w:rPr>
                <w:rFonts w:ascii="Times New Roman" w:eastAsia="Times New Roman" w:hAnsi="Times New Roman"/>
                <w:color w:val="FFFFFF"/>
                <w:sz w:val="24"/>
                <w:szCs w:val="24"/>
                <w:rPrChange w:id="11341" w:author="Russell Ott" w:date="2022-05-16T11:47:00Z">
                  <w:rPr>
                    <w:rFonts w:ascii="Calibri" w:hAnsi="Calibri"/>
                    <w:color w:val="FFFFFF"/>
                  </w:rPr>
                </w:rPrChange>
              </w:rPr>
            </w:pPr>
            <w:r w:rsidRPr="00D14360">
              <w:rPr>
                <w:color w:val="FFFFFF"/>
                <w:sz w:val="18"/>
                <w:rPrChange w:id="11342" w:author="Russell Ott" w:date="2022-05-16T11:47:00Z">
                  <w:rPr>
                    <w:rFonts w:ascii="Calibri" w:hAnsi="Calibri"/>
                    <w:color w:val="FFFFFF"/>
                    <w:sz w:val="18"/>
                  </w:rPr>
                </w:rPrChange>
              </w:rPr>
              <w:t xml:space="preserve">[observation: identifier </w:t>
            </w:r>
            <w:r w:rsidRPr="00D14360">
              <w:rPr>
                <w:color w:val="FFFFFF"/>
                <w:sz w:val="18"/>
                <w:rPrChange w:id="11343" w:author="Russell Ott" w:date="2022-05-16T11:47:00Z">
                  <w:rPr>
                    <w:rFonts w:ascii="Calibri" w:hAnsi="Calibri"/>
                    <w:color w:val="FFFFFF"/>
                    <w:sz w:val="18"/>
                  </w:rPr>
                </w:rPrChange>
              </w:rPr>
              <w:t>urn:hl7ii:2.16.840.1.113883.10.20.22.4.4:</w:t>
            </w:r>
            <w:del w:id="11344" w:author="Russell Ott" w:date="2022-05-16T11:47:00Z">
              <w:r w:rsidRPr="00D14360">
                <w:rPr>
                  <w:rFonts w:ascii="Calibri" w:hAnsi="Calibri" w:cs="Calibri"/>
                  <w:bCs/>
                  <w:color w:val="FFFFFF"/>
                  <w:sz w:val="18"/>
                </w:rPr>
                <w:delText>2015-08</w:delText>
              </w:r>
            </w:del>
            <w:ins w:id="11345" w:author="Russell Ott" w:date="2022-05-16T11:47:00Z">
              <w:r w:rsidRPr="00D14360">
                <w:rPr>
                  <w:rFonts w:cs="Calibri"/>
                  <w:bCs/>
                  <w:color w:val="FFFFFF"/>
                  <w:sz w:val="18"/>
                </w:rPr>
                <w:t>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ins>
            <w:r w:rsidRPr="00D14360">
              <w:rPr>
                <w:color w:val="FFFFFF"/>
                <w:sz w:val="18"/>
                <w:rPrChange w:id="11346" w:author="Russell Ott" w:date="2022-05-16T11:47:00Z">
                  <w:rPr>
                    <w:rFonts w:ascii="Calibri" w:hAnsi="Calibri"/>
                    <w:color w:val="FFFFFF"/>
                    <w:sz w:val="18"/>
                  </w:rPr>
                </w:rPrChange>
              </w:rPr>
              <w:t>-01 (open)]</w:t>
            </w:r>
          </w:p>
        </w:tc>
      </w:tr>
      <w:tr w:rsidR="003E0931"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b/>
                <w:rPrChange w:id="11347" w:author="Russell Ott" w:date="2022-05-16T11:47:00Z">
                  <w:rPr>
                    <w:rFonts w:ascii="Calibri" w:hAnsi="Calibri"/>
                    <w:b/>
                    <w:sz w:val="20"/>
                  </w:rPr>
                </w:rPrChange>
              </w:rPr>
            </w:pPr>
            <w:r w:rsidRPr="00D14360">
              <w:rPr>
                <w:b/>
                <w:rPrChange w:id="11348"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eastAsia="Times New Roman" w:hAnsi="Calibri Light"/>
                <w:sz w:val="24"/>
                <w:szCs w:val="24"/>
                <w:rPrChange w:id="11349" w:author="Russell Ott" w:date="2022-05-16T11:47:00Z">
                  <w:rPr>
                    <w:rFonts w:ascii="Calibri Light" w:hAnsi="Calibri Light"/>
                    <w:sz w:val="20"/>
                  </w:rPr>
                </w:rPrChange>
              </w:rPr>
            </w:pPr>
            <w:r w:rsidRPr="00D14360">
              <w:rPr>
                <w:rFonts w:ascii="Calibri Light" w:hAnsi="Calibri Light"/>
                <w:rPrChange w:id="11350" w:author="Russell Ott" w:date="2022-05-16T11:47:00Z">
                  <w:rPr>
                    <w:rFonts w:ascii="Calibri Light" w:hAnsi="Calibri Light"/>
                    <w:sz w:val="20"/>
                  </w:rPr>
                </w:rPrChange>
              </w:rPr>
              <w:t xml:space="preserve">HL7 C-CDA R2.1 </w:t>
            </w:r>
            <w:ins w:id="11351" w:author="Russell Ott" w:date="2022-05-16T11:47:00Z">
              <w:r w:rsidRPr="00D14360">
                <w:rPr>
                  <w:rFonts w:ascii="Calibri Light" w:hAnsi="Calibri Light" w:cs="Calibri Light"/>
                  <w:szCs w:val="18"/>
                </w:rPr>
                <w:t>Companion Guide</w:t>
              </w:r>
            </w:ins>
          </w:p>
        </w:tc>
      </w:tr>
      <w:tr w:rsidR="003E0931" w:rsidRPr="00C64922" w14:paraId="13095CFD" w14:textId="77777777" w:rsidTr="003A3D50">
        <w:trPr>
          <w:cantSplit/>
          <w:trHeight w:val="359"/>
        </w:trPr>
        <w:tc>
          <w:tcPr>
            <w:tcW w:w="1457" w:type="dxa"/>
            <w:tcBorders>
              <w:right w:val="nil"/>
            </w:tcBorders>
            <w:shd w:val="clear" w:color="auto" w:fill="FFFFFF"/>
          </w:tcPr>
          <w:p w14:paraId="2D26B4DB" w14:textId="77777777" w:rsidR="003E0931" w:rsidRPr="00D14360" w:rsidRDefault="003E0931" w:rsidP="003E0931">
            <w:pPr>
              <w:rPr>
                <w:b/>
                <w:rPrChange w:id="11352" w:author="Russell Ott" w:date="2022-05-16T11:47:00Z">
                  <w:rPr>
                    <w:rFonts w:ascii="Calibri" w:hAnsi="Calibri"/>
                    <w:b/>
                    <w:sz w:val="20"/>
                  </w:rPr>
                </w:rPrChange>
              </w:rPr>
            </w:pPr>
            <w:r w:rsidRPr="00D14360">
              <w:rPr>
                <w:b/>
                <w:rPrChange w:id="11353" w:author="Russell Ott" w:date="2022-05-16T11:47:00Z">
                  <w:rPr>
                    <w:rFonts w:ascii="Calibri" w:hAnsi="Calibri"/>
                    <w:b/>
                    <w:sz w:val="20"/>
                  </w:rPr>
                </w:rPrChange>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F75DF2">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b/>
                <w:rPrChange w:id="11354" w:author="Russell Ott" w:date="2022-05-16T11:47:00Z">
                  <w:rPr>
                    <w:rFonts w:ascii="Calibri" w:hAnsi="Calibri"/>
                    <w:b/>
                    <w:sz w:val="20"/>
                  </w:rPr>
                </w:rPrChange>
              </w:rPr>
            </w:pPr>
            <w:r w:rsidRPr="00D14360">
              <w:rPr>
                <w:b/>
                <w:rPrChange w:id="11355"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eastAsia="Times New Roman" w:hAnsi="Calibri Light"/>
                <w:sz w:val="24"/>
                <w:szCs w:val="24"/>
                <w:rPrChange w:id="11356" w:author="Russell Ott" w:date="2022-05-16T11:47:00Z">
                  <w:rPr>
                    <w:rFonts w:ascii="Calibri Light" w:hAnsi="Calibri Light"/>
                    <w:sz w:val="20"/>
                  </w:rPr>
                </w:rPrChange>
              </w:rPr>
            </w:pPr>
            <w:r w:rsidRPr="00D14360">
              <w:rPr>
                <w:rFonts w:ascii="Calibri Light" w:hAnsi="Calibri Light"/>
                <w:rPrChange w:id="11357" w:author="Russell Ott" w:date="2022-05-16T11:47:00Z">
                  <w:rPr>
                    <w:rFonts w:ascii="Calibri Light" w:hAnsi="Calibri Light"/>
                    <w:sz w:val="20"/>
                  </w:rPr>
                </w:rPrChange>
              </w:rPr>
              <w:t xml:space="preserve">This is a discrete observation that has been made in </w:t>
            </w:r>
            <w:r w:rsidRPr="00D14360">
              <w:rPr>
                <w:rFonts w:ascii="Calibri Light" w:hAnsi="Calibri Light"/>
                <w:rPrChange w:id="11358" w:author="Russell Ott" w:date="2022-05-16T11:47:00Z">
                  <w:rPr>
                    <w:rFonts w:ascii="Calibri Light" w:hAnsi="Calibri Light"/>
                    <w:sz w:val="20"/>
                  </w:rPr>
                </w:rPrChange>
              </w:rPr>
              <w:t>order for it to be documented. Therefore, it always has a statusCode of “completed”.</w:t>
            </w:r>
          </w:p>
          <w:p w14:paraId="7488E65B" w14:textId="77777777" w:rsidR="003E0931" w:rsidRDefault="003E0931" w:rsidP="003E0931">
            <w:pPr>
              <w:rPr>
                <w:rFonts w:ascii="Calibri Light" w:hAnsi="Calibri Light"/>
                <w:rPrChange w:id="11359" w:author="Russell Ott" w:date="2022-05-16T11:47:00Z">
                  <w:rPr>
                    <w:rFonts w:ascii="Calibri Light" w:hAnsi="Calibri Light"/>
                    <w:sz w:val="20"/>
                  </w:rPr>
                </w:rPrChange>
              </w:rPr>
            </w:pPr>
          </w:p>
          <w:p w14:paraId="6334A56E" w14:textId="006E9D7A" w:rsidR="003E0931" w:rsidRPr="00D14360" w:rsidRDefault="003E0931" w:rsidP="003E0931">
            <w:pPr>
              <w:rPr>
                <w:rFonts w:ascii="Calibri Light" w:eastAsia="Times New Roman" w:hAnsi="Calibri Light"/>
                <w:sz w:val="24"/>
                <w:szCs w:val="24"/>
                <w:rPrChange w:id="11360" w:author="Russell Ott" w:date="2022-05-16T11:47:00Z">
                  <w:rPr>
                    <w:rFonts w:ascii="Calibri Light" w:hAnsi="Calibri Light"/>
                    <w:sz w:val="20"/>
                  </w:rPr>
                </w:rPrChange>
              </w:rPr>
            </w:pPr>
            <w:r w:rsidRPr="00D14360">
              <w:rPr>
                <w:rFonts w:ascii="Calibri Light" w:hAnsi="Calibri Light"/>
                <w:rPrChange w:id="11361" w:author="Russell Ott" w:date="2022-05-16T11:47:00Z">
                  <w:rPr>
                    <w:rFonts w:ascii="Calibri Light" w:hAnsi="Calibri Light"/>
                    <w:sz w:val="20"/>
                  </w:rPr>
                </w:rPrChange>
              </w:rPr>
              <w:t>The effectiveTime, also referred to as the “</w:t>
            </w:r>
            <w:del w:id="11362" w:author="Russell Ott" w:date="2022-05-16T11:47:00Z">
              <w:r w:rsidR="009F6BA2" w:rsidRPr="00D14360">
                <w:rPr>
                  <w:rFonts w:ascii="Calibri Light" w:hAnsi="Calibri Light" w:cs="Calibri Light"/>
                  <w:szCs w:val="18"/>
                </w:rPr>
                <w:delText>biologically</w:delText>
              </w:r>
            </w:del>
            <w:ins w:id="11363" w:author="Russell Ott" w:date="2022-05-16T11:47:00Z">
              <w:r w:rsidR="0088454D">
                <w:rPr>
                  <w:rFonts w:ascii="Calibri Light" w:hAnsi="Calibri Light" w:cs="Calibri Light"/>
                  <w:szCs w:val="18"/>
                </w:rPr>
                <w:t>clinically</w:t>
              </w:r>
            </w:ins>
            <w:r w:rsidR="0088454D" w:rsidRPr="00D14360">
              <w:rPr>
                <w:rFonts w:ascii="Calibri Light" w:hAnsi="Calibri Light"/>
                <w:rPrChange w:id="11364" w:author="Russell Ott" w:date="2022-05-16T11:47:00Z">
                  <w:rPr>
                    <w:rFonts w:ascii="Calibri Light" w:hAnsi="Calibri Light"/>
                    <w:sz w:val="20"/>
                  </w:rPr>
                </w:rPrChange>
              </w:rPr>
              <w:t xml:space="preserve"> </w:t>
            </w:r>
            <w:r w:rsidRPr="00D14360">
              <w:rPr>
                <w:rFonts w:ascii="Calibri Light" w:hAnsi="Calibri Light"/>
                <w:rPrChange w:id="11365" w:author="Russell Ott" w:date="2022-05-16T11:47:00Z">
                  <w:rPr>
                    <w:rFonts w:ascii="Calibri Light" w:hAnsi="Calibri Light"/>
                    <w:sz w:val="20"/>
                  </w:rPr>
                </w:rPrChange>
              </w:rPr>
              <w:t xml:space="preserve">relevant time” is the time at which the observation holds true for the patient. For a provider seeing a </w:t>
            </w:r>
            <w:r w:rsidRPr="00D14360">
              <w:rPr>
                <w:rFonts w:ascii="Calibri Light" w:hAnsi="Calibri Light"/>
                <w:rPrChange w:id="11366" w:author="Russell Ott" w:date="2022-05-16T11:47:00Z">
                  <w:rPr>
                    <w:rFonts w:ascii="Calibri Light" w:hAnsi="Calibri Light"/>
                    <w:sz w:val="20"/>
                  </w:rPr>
                </w:rPrChange>
              </w:rPr>
              <w:t>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rPrChange w:id="11367" w:author="Russell Ott" w:date="2022-05-16T11:47:00Z">
                  <w:rPr>
                    <w:rStyle w:val="FootnoteReference"/>
                    <w:rFonts w:ascii="Calibri Light" w:hAnsi="Calibri Light"/>
                    <w:sz w:val="20"/>
                  </w:rPr>
                </w:rPrChange>
              </w:rPr>
              <w:footnoteReference w:id="135"/>
            </w:r>
          </w:p>
        </w:tc>
      </w:tr>
      <w:tr w:rsidR="003E0931" w:rsidRPr="00C64922" w14:paraId="4542539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368"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629"/>
          <w:trPrChange w:id="11369" w:author="Russell Ott" w:date="2022-05-16T11:47:00Z">
            <w:trPr>
              <w:cantSplit/>
              <w:trHeight w:val="629"/>
            </w:trPr>
          </w:trPrChange>
        </w:trPr>
        <w:tc>
          <w:tcPr>
            <w:tcW w:w="1457" w:type="dxa"/>
            <w:tcBorders>
              <w:top w:val="single" w:sz="4" w:space="0" w:color="4F81BD"/>
              <w:bottom w:val="single" w:sz="4" w:space="0" w:color="4472C4" w:themeColor="accent1"/>
              <w:right w:val="nil"/>
            </w:tcBorders>
            <w:shd w:val="clear" w:color="auto" w:fill="FFFFFF"/>
            <w:tcPrChange w:id="11370" w:author="Russell Ott" w:date="2022-05-16T11:47:00Z">
              <w:tcPr>
                <w:tcW w:w="1457" w:type="dxa"/>
                <w:tcBorders>
                  <w:right w:val="nil"/>
                </w:tcBorders>
                <w:shd w:val="clear" w:color="auto" w:fill="FFFFFF"/>
              </w:tcPr>
            </w:tcPrChange>
          </w:tcPr>
          <w:p w14:paraId="2CB1EDFC" w14:textId="77777777" w:rsidR="003E0931" w:rsidRPr="00D14360" w:rsidRDefault="003E0931" w:rsidP="003E0931">
            <w:pPr>
              <w:rPr>
                <w:b/>
                <w:rPrChange w:id="11371" w:author="Russell Ott" w:date="2022-05-16T11:47:00Z">
                  <w:rPr>
                    <w:rFonts w:ascii="Calibri" w:hAnsi="Calibri"/>
                    <w:b/>
                    <w:sz w:val="20"/>
                  </w:rPr>
                </w:rPrChange>
              </w:rPr>
            </w:pPr>
            <w:r w:rsidRPr="00D14360">
              <w:rPr>
                <w:b/>
                <w:rPrChange w:id="11372"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1373" w:author="Russell Ott" w:date="2022-05-16T11:47:00Z">
              <w:tcPr>
                <w:tcW w:w="7898" w:type="dxa"/>
                <w:shd w:val="clear" w:color="auto" w:fill="auto"/>
              </w:tcPr>
            </w:tcPrChange>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1374" w:author="Russell Ott" w:date="2022-05-16T11:47:00Z">
                  <w:rPr>
                    <w:rFonts w:ascii="Calibri Light" w:hAnsi="Calibri Light"/>
                    <w:color w:val="000000"/>
                    <w:sz w:val="20"/>
                  </w:rPr>
                </w:rPrChange>
              </w:rPr>
            </w:pPr>
            <w:r w:rsidRPr="00D14360">
              <w:rPr>
                <w:rFonts w:ascii="Calibri Light" w:hAnsi="Calibri Light"/>
                <w:color w:val="000000"/>
                <w:rPrChange w:id="11375" w:author="Russell Ott" w:date="2022-05-16T11:47:00Z">
                  <w:rPr>
                    <w:rFonts w:ascii="Calibri Light" w:hAnsi="Calibri Light"/>
                    <w:color w:val="000000"/>
                    <w:sz w:val="20"/>
                  </w:rPr>
                </w:rPrChange>
              </w:rPr>
              <w:t xml:space="preserve">In this template, the negationInd attribute is used to indicate the absence of the condition in observation/value (Observation.ValueNegationInd). </w:t>
            </w:r>
          </w:p>
        </w:tc>
      </w:tr>
      <w:tr w:rsidR="002954CE" w:rsidRPr="00C64922" w14:paraId="5147EA8D" w14:textId="77777777" w:rsidTr="003A3D50">
        <w:trPr>
          <w:cantSplit/>
          <w:trHeight w:val="566"/>
          <w:del w:id="11376" w:author="Russell Ott" w:date="2022-05-16T11:47:00Z"/>
        </w:trPr>
        <w:tc>
          <w:tcPr>
            <w:tcW w:w="1457" w:type="dxa"/>
            <w:tcBorders>
              <w:top w:val="single" w:sz="4" w:space="0" w:color="4F81BD"/>
              <w:bottom w:val="single" w:sz="4" w:space="0" w:color="4F81BD"/>
              <w:right w:val="nil"/>
            </w:tcBorders>
            <w:shd w:val="clear" w:color="auto" w:fill="FFFFFF"/>
          </w:tcPr>
          <w:p w14:paraId="2E9C0E63" w14:textId="77777777" w:rsidR="009F6BA2" w:rsidRPr="00D14360" w:rsidRDefault="009F6BA2" w:rsidP="00E42FA6">
            <w:pPr>
              <w:rPr>
                <w:del w:id="11377" w:author="Russell Ott" w:date="2022-05-16T11:47:00Z"/>
                <w:rFonts w:cs="Calibri"/>
                <w:b/>
                <w:bCs/>
              </w:rPr>
            </w:pPr>
            <w:del w:id="11378"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33E0C73B" w14:textId="77777777" w:rsidR="009F6BA2" w:rsidRPr="00D14360" w:rsidRDefault="009F6BA2" w:rsidP="00E42FA6">
            <w:pPr>
              <w:rPr>
                <w:del w:id="11379" w:author="Russell Ott" w:date="2022-05-16T11:47:00Z"/>
                <w:rFonts w:ascii="Calibri Light" w:hAnsi="Calibri Light" w:cs="Calibri Light"/>
                <w:color w:val="000000"/>
                <w:szCs w:val="18"/>
              </w:rPr>
            </w:pPr>
            <w:del w:id="11380" w:author="Russell Ott" w:date="2022-05-16T11:47:00Z">
              <w:r w:rsidRPr="00D14360">
                <w:rPr>
                  <w:rFonts w:ascii="Calibri Light" w:hAnsi="Calibri Light" w:cs="Calibri Light"/>
                  <w:color w:val="000000"/>
                  <w:szCs w:val="18"/>
                </w:rPr>
                <w:delText xml:space="preserve"> </w:delText>
              </w:r>
            </w:del>
            <w:moveFromRangeStart w:id="11381" w:author="Russell Ott" w:date="2022-05-16T11:47:00Z" w:name="move103594071"/>
            <w:moveFrom w:id="11382" w:author="Russell Ott" w:date="2022-05-16T11:47:00Z">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009250B0" w:rsidRPr="00D14360">
                <w:rPr>
                  <w:rStyle w:val="FootnoteReference"/>
                  <w:rFonts w:ascii="Calibri Light" w:hAnsi="Calibri Light" w:cs="Calibri Light"/>
                  <w:color w:val="000000"/>
                  <w:szCs w:val="18"/>
                </w:rPr>
                <w:t xml:space="preserve"> </w:t>
              </w:r>
              <w:r w:rsidR="009250B0" w:rsidRPr="00D14360">
                <w:rPr>
                  <w:rStyle w:val="FootnoteReference"/>
                  <w:rFonts w:ascii="Calibri Light" w:hAnsi="Calibri Light" w:cs="Calibri Light"/>
                  <w:color w:val="000000"/>
                  <w:szCs w:val="18"/>
                </w:rPr>
                <w:footnoteReference w:id="136"/>
              </w:r>
            </w:moveFrom>
            <w:moveFromRangeEnd w:id="11381"/>
          </w:p>
        </w:tc>
      </w:tr>
      <w:tr w:rsidR="003E0931" w:rsidRPr="00C64922" w14:paraId="3669BCD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384"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385" w:author="Russell Ott" w:date="2022-05-16T11:47:00Z">
            <w:trPr>
              <w:cantSplit/>
            </w:trPr>
          </w:trPrChange>
        </w:trPr>
        <w:tc>
          <w:tcPr>
            <w:tcW w:w="1457" w:type="dxa"/>
            <w:tcBorders>
              <w:top w:val="single" w:sz="4" w:space="0" w:color="4472C4" w:themeColor="accent1"/>
              <w:right w:val="nil"/>
            </w:tcBorders>
            <w:shd w:val="clear" w:color="auto" w:fill="FFFFFF"/>
            <w:tcPrChange w:id="11386" w:author="Russell Ott" w:date="2022-05-16T11:47:00Z">
              <w:tcPr>
                <w:tcW w:w="1457" w:type="dxa"/>
                <w:tcBorders>
                  <w:right w:val="nil"/>
                </w:tcBorders>
                <w:shd w:val="clear" w:color="auto" w:fill="FFFFFF"/>
              </w:tcPr>
            </w:tcPrChange>
          </w:tcPr>
          <w:p w14:paraId="56E248C3" w14:textId="77777777" w:rsidR="003E0931" w:rsidRPr="00D14360" w:rsidRDefault="003E0931" w:rsidP="003E0931">
            <w:pPr>
              <w:rPr>
                <w:b/>
                <w:rPrChange w:id="11387" w:author="Russell Ott" w:date="2022-05-16T11:47:00Z">
                  <w:rPr>
                    <w:rFonts w:ascii="Calibri" w:hAnsi="Calibri"/>
                    <w:b/>
                    <w:sz w:val="20"/>
                  </w:rPr>
                </w:rPrChange>
              </w:rPr>
            </w:pPr>
            <w:r w:rsidRPr="00D14360">
              <w:rPr>
                <w:b/>
                <w:rPrChange w:id="11388" w:author="Russell Ott" w:date="2022-05-16T11:47: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1389" w:author="Russell Ott" w:date="2022-05-16T11:47:00Z">
              <w:tcPr>
                <w:tcW w:w="7898" w:type="dxa"/>
                <w:shd w:val="clear" w:color="auto" w:fill="auto"/>
              </w:tcPr>
            </w:tcPrChange>
          </w:tcPr>
          <w:p w14:paraId="43A3A6E4" w14:textId="77777777" w:rsidR="003E0931" w:rsidRDefault="003E0931" w:rsidP="003E0931">
            <w:pPr>
              <w:keepNext/>
              <w:rPr>
                <w:ins w:id="11390" w:author="Russell Ott" w:date="2022-05-16T11:47:00Z"/>
                <w:rFonts w:ascii="Calibri Light" w:eastAsia="Times New Roman" w:hAnsi="Calibri Light" w:cs="Calibri Light"/>
                <w:sz w:val="24"/>
                <w:szCs w:val="18"/>
              </w:rPr>
            </w:pPr>
            <w:r w:rsidRPr="00D14360">
              <w:rPr>
                <w:rFonts w:ascii="Calibri Light" w:hAnsi="Calibri Light"/>
                <w:rPrChange w:id="11391" w:author="Russell Ott" w:date="2022-05-16T11:47:00Z">
                  <w:rPr>
                    <w:rFonts w:ascii="Calibri Light" w:hAnsi="Calibri Light"/>
                    <w:sz w:val="20"/>
                  </w:rPr>
                </w:rPrChange>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ins w:id="11392" w:author="Russell Ott" w:date="2022-05-16T11:47:00Z"/>
                <w:rFonts w:ascii="Calibri Light" w:hAnsi="Calibri Light" w:cs="Calibri Light"/>
                <w:szCs w:val="18"/>
              </w:rPr>
            </w:pPr>
          </w:p>
          <w:p w14:paraId="420E373B" w14:textId="36515DFD" w:rsidR="003E0931" w:rsidRPr="00D14360" w:rsidRDefault="003E0931" w:rsidP="003E0931">
            <w:pPr>
              <w:keepNext/>
              <w:rPr>
                <w:rFonts w:ascii="Calibri Light" w:eastAsia="Times New Roman" w:hAnsi="Calibri Light"/>
                <w:sz w:val="24"/>
                <w:szCs w:val="24"/>
                <w:rPrChange w:id="11393" w:author="Russell Ott" w:date="2022-05-16T11:47:00Z">
                  <w:rPr>
                    <w:rFonts w:ascii="Calibri Light" w:hAnsi="Calibri Light"/>
                    <w:sz w:val="20"/>
                  </w:rPr>
                </w:rPrChange>
              </w:rPr>
            </w:pPr>
            <w:moveToRangeStart w:id="11394" w:author="Russell Ott" w:date="2022-05-16T11:47:00Z" w:name="move103594071"/>
            <w:moveTo w:id="11395" w:author="Russell Ott" w:date="2022-05-16T11:47:00Z">
              <w:r w:rsidRPr="00D14360">
                <w:rPr>
                  <w:rFonts w:ascii="Calibri Light" w:hAnsi="Calibri Light"/>
                  <w:color w:val="000000"/>
                  <w:rPrChange w:id="11396" w:author="Russell Ott" w:date="2022-05-16T11:47:00Z">
                    <w:rPr>
                      <w:rFonts w:ascii="Calibri Light" w:hAnsi="Calibri Light"/>
                      <w:color w:val="000000"/>
                      <w:sz w:val="20"/>
                    </w:rPr>
                  </w:rPrChange>
                </w:rPr>
                <w:t>A negationInd of "true" coupled with an observation/value of SNOMED code 55607006 "Problem</w:t>
              </w:r>
              <w:r w:rsidRPr="00D14360">
                <w:rPr>
                  <w:rFonts w:ascii="Calibri Light" w:hAnsi="Calibri Light"/>
                  <w:color w:val="000000"/>
                  <w:rPrChange w:id="11397" w:author="Russell Ott" w:date="2022-05-16T11:47:00Z">
                    <w:rPr>
                      <w:rFonts w:ascii="Calibri Light" w:hAnsi="Calibri Light"/>
                      <w:color w:val="000000"/>
                      <w:sz w:val="20"/>
                    </w:rPr>
                  </w:rPrChange>
                </w:rPr>
                <w:t>" indicates that the patient has no known conditions.</w:t>
              </w:r>
              <w:r w:rsidRPr="00D14360">
                <w:rPr>
                  <w:rStyle w:val="FootnoteReference"/>
                  <w:rFonts w:ascii="Calibri Light" w:hAnsi="Calibri Light"/>
                  <w:color w:val="000000"/>
                  <w:rPrChange w:id="11398" w:author="Russell Ott" w:date="2022-05-16T11:47:00Z">
                    <w:rPr>
                      <w:rStyle w:val="FootnoteReference"/>
                      <w:rFonts w:ascii="Calibri Light" w:hAnsi="Calibri Light"/>
                      <w:color w:val="000000"/>
                      <w:sz w:val="20"/>
                    </w:rPr>
                  </w:rPrChange>
                </w:rPr>
                <w:t xml:space="preserve"> </w:t>
              </w:r>
              <w:r w:rsidRPr="00D14360">
                <w:rPr>
                  <w:rStyle w:val="FootnoteReference"/>
                  <w:rFonts w:ascii="Calibri Light" w:hAnsi="Calibri Light"/>
                  <w:color w:val="000000"/>
                  <w:rPrChange w:id="11399" w:author="Russell Ott" w:date="2022-05-16T11:47:00Z">
                    <w:rPr>
                      <w:rStyle w:val="FootnoteReference"/>
                      <w:rFonts w:ascii="Calibri Light" w:hAnsi="Calibri Light"/>
                      <w:color w:val="000000"/>
                      <w:sz w:val="20"/>
                    </w:rPr>
                  </w:rPrChange>
                </w:rPr>
                <w:footnoteReference w:id="137"/>
              </w:r>
            </w:moveTo>
            <w:moveToRangeEnd w:id="11394"/>
          </w:p>
        </w:tc>
      </w:tr>
      <w:tr w:rsidR="003E0931"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b/>
                <w:rPrChange w:id="11401" w:author="Russell Ott" w:date="2022-05-16T11:47:00Z">
                  <w:rPr>
                    <w:rFonts w:ascii="Calibri" w:hAnsi="Calibri"/>
                    <w:b/>
                    <w:sz w:val="20"/>
                  </w:rPr>
                </w:rPrChange>
              </w:rPr>
            </w:pPr>
            <w:r w:rsidRPr="006B2DAF">
              <w:rPr>
                <w:b/>
                <w:rPrChange w:id="11402" w:author="Russell Ott" w:date="2022-05-16T11:47:00Z">
                  <w:rPr>
                    <w:rFonts w:ascii="Calibri" w:hAnsi="Calibri"/>
                    <w:b/>
                    <w:sz w:val="20"/>
                  </w:rPr>
                </w:rPrChange>
              </w:rPr>
              <w:t>Example</w:t>
            </w:r>
          </w:p>
        </w:tc>
        <w:tc>
          <w:tcPr>
            <w:tcW w:w="7898" w:type="dxa"/>
            <w:tcBorders>
              <w:top w:val="single" w:sz="4" w:space="0" w:color="4F81BD"/>
              <w:bottom w:val="single" w:sz="4" w:space="0" w:color="4F81BD"/>
            </w:tcBorders>
            <w:shd w:val="clear" w:color="auto" w:fill="auto"/>
          </w:tcPr>
          <w:p w14:paraId="2BFFE7AC" w14:textId="02C67AA9" w:rsidR="003E0931" w:rsidRPr="00AD08FB" w:rsidRDefault="003E0931" w:rsidP="003E0931">
            <w:pPr>
              <w:keepNext/>
              <w:rPr>
                <w:rFonts w:ascii="Calibri Light" w:hAnsi="Calibri Light"/>
                <w:rPrChange w:id="11403" w:author="Russell Ott" w:date="2022-05-16T11:47:00Z">
                  <w:rPr>
                    <w:rFonts w:ascii="Calibri Light" w:hAnsi="Calibri Light"/>
                    <w:sz w:val="20"/>
                  </w:rPr>
                </w:rPrChange>
              </w:rPr>
            </w:pPr>
            <w:r w:rsidRPr="00AD08FB">
              <w:rPr>
                <w:rFonts w:ascii="Calibri Light" w:hAnsi="Calibri Light"/>
                <w:rPrChange w:id="11404"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rPrChange w:id="11405" w:author="Russell Ott" w:date="2022-05-16T11:47:00Z">
                  <w:rPr>
                    <w:rFonts w:ascii="Calibri Light" w:hAnsi="Calibri Light"/>
                    <w:sz w:val="20"/>
                  </w:rPr>
                </w:rPrChange>
              </w:rPr>
              <w:fldChar w:fldCharType="separate"/>
            </w:r>
            <w:r w:rsidR="00F10C7C" w:rsidRPr="00F10C7C">
              <w:rPr>
                <w:rFonts w:ascii="Calibri Light" w:hAnsi="Calibri Light"/>
                <w:rPrChange w:id="11406" w:author="Russell Ott" w:date="2022-05-16T11:47:00Z">
                  <w:rPr>
                    <w:rFonts w:ascii="Calibri Light" w:hAnsi="Calibri Light"/>
                    <w:sz w:val="20"/>
                  </w:rPr>
                </w:rPrChange>
              </w:rPr>
              <w:t xml:space="preserve">Example </w:t>
            </w:r>
            <w:del w:id="11407" w:author="Russell Ott" w:date="2022-05-16T11:47:00Z">
              <w:r w:rsidR="00DE0DA7" w:rsidRPr="00DE0DA7">
                <w:rPr>
                  <w:rFonts w:ascii="Calibri Light" w:hAnsi="Calibri Light" w:cs="Calibri Light"/>
                  <w:noProof/>
                  <w:sz w:val="20"/>
                  <w:szCs w:val="20"/>
                </w:rPr>
                <w:delText>38</w:delText>
              </w:r>
              <w:r w:rsidR="00DE0DA7" w:rsidRPr="00DE0DA7">
                <w:rPr>
                  <w:rFonts w:ascii="Calibri Light" w:hAnsi="Calibri Light" w:cs="Calibri Light"/>
                  <w:sz w:val="20"/>
                  <w:szCs w:val="20"/>
                </w:rPr>
                <w:delText xml:space="preserve">: </w:delText>
              </w:r>
            </w:del>
            <w:ins w:id="11408" w:author="Russell Ott" w:date="2022-05-16T11:47:00Z">
              <w:r w:rsidR="00F10C7C" w:rsidRPr="00F10C7C">
                <w:rPr>
                  <w:rFonts w:ascii="Calibri Light" w:hAnsi="Calibri Light" w:cs="Calibri Light"/>
                  <w:noProof/>
                </w:rPr>
                <w:t>37</w:t>
              </w:r>
              <w:r w:rsidR="00F10C7C" w:rsidRPr="00F10C7C">
                <w:rPr>
                  <w:rFonts w:ascii="Calibri Light" w:hAnsi="Calibri Light" w:cs="Calibri Light"/>
                </w:rPr>
                <w:t>:</w:t>
              </w:r>
            </w:ins>
            <w:r w:rsidR="00F10C7C" w:rsidRPr="00F10C7C">
              <w:rPr>
                <w:rFonts w:ascii="Calibri Light" w:hAnsi="Calibri Light"/>
                <w:rPrChange w:id="11409" w:author="Russell Ott" w:date="2022-05-16T11:47:00Z">
                  <w:rPr>
                    <w:rFonts w:ascii="Calibri Light" w:hAnsi="Calibri Light"/>
                    <w:sz w:val="20"/>
                  </w:rPr>
                </w:rPrChange>
              </w:rPr>
              <w:t xml:space="preserve"> Problem Concern containing a Problem Observation</w:t>
            </w:r>
            <w:r w:rsidRPr="00AD08FB">
              <w:rPr>
                <w:rFonts w:ascii="Calibri Light" w:hAnsi="Calibri Light"/>
                <w:rPrChange w:id="11410" w:author="Russell Ott" w:date="2022-05-16T11:47:00Z">
                  <w:rPr>
                    <w:rFonts w:ascii="Calibri Light" w:hAnsi="Calibri Light"/>
                    <w:sz w:val="20"/>
                  </w:rPr>
                </w:rPrChange>
              </w:rPr>
              <w:fldChar w:fldCharType="end"/>
            </w:r>
          </w:p>
        </w:tc>
      </w:tr>
      <w:tr w:rsidR="003E0931" w:rsidRPr="00C64922" w14:paraId="124D3128" w14:textId="77777777" w:rsidTr="003A3D50">
        <w:trPr>
          <w:cantSplit/>
        </w:trPr>
        <w:tc>
          <w:tcPr>
            <w:tcW w:w="1457" w:type="dxa"/>
            <w:tcBorders>
              <w:right w:val="nil"/>
            </w:tcBorders>
            <w:shd w:val="clear" w:color="auto" w:fill="FFFFFF"/>
          </w:tcPr>
          <w:p w14:paraId="05840A66" w14:textId="77777777" w:rsidR="003E0931" w:rsidRPr="003A3D50" w:rsidRDefault="003E0931" w:rsidP="003E0931">
            <w:pPr>
              <w:rPr>
                <w:b/>
                <w:rPrChange w:id="11411" w:author="Russell Ott" w:date="2022-05-16T11:47:00Z">
                  <w:rPr>
                    <w:rFonts w:ascii="Calibri" w:hAnsi="Calibri"/>
                    <w:b/>
                    <w:sz w:val="20"/>
                  </w:rPr>
                </w:rPrChange>
              </w:rPr>
            </w:pPr>
            <w:r w:rsidRPr="003A3D50">
              <w:rPr>
                <w:b/>
                <w:rPrChange w:id="11412" w:author="Russell Ott" w:date="2022-05-16T11:47:00Z">
                  <w:rPr>
                    <w:rFonts w:ascii="Calibri" w:hAnsi="Calibri"/>
                    <w:b/>
                    <w:sz w:val="20"/>
                  </w:rPr>
                </w:rPrChange>
              </w:rPr>
              <w:t>Example</w:t>
            </w:r>
          </w:p>
        </w:tc>
        <w:tc>
          <w:tcPr>
            <w:tcW w:w="7898" w:type="dxa"/>
            <w:shd w:val="clear" w:color="auto" w:fill="auto"/>
          </w:tcPr>
          <w:p w14:paraId="579F4222" w14:textId="77777777" w:rsidR="009250B0" w:rsidRPr="00AD08FB" w:rsidRDefault="003E0931" w:rsidP="00D14360">
            <w:pPr>
              <w:keepNext/>
              <w:rPr>
                <w:del w:id="11413" w:author="Russell Ott" w:date="2022-05-16T11:47:00Z"/>
                <w:rFonts w:ascii="Calibri Light" w:hAnsi="Calibri Light" w:cs="Calibri Light"/>
              </w:rPr>
            </w:pPr>
            <w:r w:rsidRPr="00AD08FB">
              <w:rPr>
                <w:rFonts w:ascii="Calibri Light" w:hAnsi="Calibri Light"/>
                <w:rPrChange w:id="11414"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rPrChange w:id="11415" w:author="Russell Ott" w:date="2022-05-16T11:47:00Z">
                  <w:rPr>
                    <w:rFonts w:ascii="Calibri Light" w:hAnsi="Calibri Light"/>
                    <w:sz w:val="20"/>
                  </w:rPr>
                </w:rPrChange>
              </w:rPr>
              <w:fldChar w:fldCharType="separate"/>
            </w:r>
            <w:r w:rsidR="00F10C7C" w:rsidRPr="00F10C7C">
              <w:rPr>
                <w:rFonts w:ascii="Calibri Light" w:hAnsi="Calibri Light"/>
                <w:rPrChange w:id="11416" w:author="Russell Ott" w:date="2022-05-16T11:47:00Z">
                  <w:rPr>
                    <w:rFonts w:ascii="Calibri Light" w:hAnsi="Calibri Light"/>
                    <w:sz w:val="20"/>
                  </w:rPr>
                </w:rPrChange>
              </w:rPr>
              <w:t xml:space="preserve">Example </w:t>
            </w:r>
            <w:del w:id="11417" w:author="Russell Ott" w:date="2022-05-16T11:47:00Z">
              <w:r w:rsidR="00DE0DA7" w:rsidRPr="00DE0DA7">
                <w:rPr>
                  <w:rFonts w:ascii="Calibri Light" w:hAnsi="Calibri Light" w:cs="Calibri Light"/>
                  <w:noProof/>
                  <w:sz w:val="20"/>
                  <w:szCs w:val="20"/>
                </w:rPr>
                <w:delText>39</w:delText>
              </w:r>
            </w:del>
            <w:ins w:id="11418" w:author="Russell Ott" w:date="2022-05-16T11:47:00Z">
              <w:r w:rsidR="00F10C7C" w:rsidRPr="00F10C7C">
                <w:rPr>
                  <w:rFonts w:ascii="Calibri Light" w:hAnsi="Calibri Light" w:cs="Calibri Light"/>
                  <w:noProof/>
                </w:rPr>
                <w:t>38</w:t>
              </w:r>
            </w:ins>
            <w:r w:rsidR="00F10C7C" w:rsidRPr="00F10C7C">
              <w:rPr>
                <w:rFonts w:ascii="Calibri Light" w:hAnsi="Calibri Light"/>
                <w:rPrChange w:id="11419" w:author="Russell Ott" w:date="2022-05-16T11:47:00Z">
                  <w:rPr>
                    <w:rFonts w:ascii="Calibri Light" w:hAnsi="Calibri Light"/>
                    <w:sz w:val="20"/>
                  </w:rPr>
                </w:rPrChange>
              </w:rPr>
              <w:t>: No Known Problems</w:t>
            </w:r>
            <w:r w:rsidRPr="00AD08FB">
              <w:rPr>
                <w:rFonts w:ascii="Calibri Light" w:hAnsi="Calibri Light"/>
                <w:rPrChange w:id="11420" w:author="Russell Ott" w:date="2022-05-16T11:47:00Z">
                  <w:rPr>
                    <w:rFonts w:ascii="Calibri Light" w:hAnsi="Calibri Light"/>
                    <w:sz w:val="20"/>
                  </w:rPr>
                </w:rPrChange>
              </w:rPr>
              <w:fldChar w:fldCharType="end"/>
            </w:r>
          </w:p>
          <w:p w14:paraId="61659D37" w14:textId="13B90957" w:rsidR="003E0931" w:rsidRPr="00AD08FB" w:rsidRDefault="003E0931" w:rsidP="003E0931">
            <w:pPr>
              <w:keepNext/>
              <w:rPr>
                <w:rFonts w:ascii="Calibri Light" w:hAnsi="Calibri Light"/>
                <w:rPrChange w:id="11421" w:author="Russell Ott" w:date="2022-05-16T11:47:00Z">
                  <w:rPr>
                    <w:rFonts w:ascii="Calibri Light" w:hAnsi="Calibri Light"/>
                    <w:sz w:val="20"/>
                  </w:rPr>
                </w:rPrChange>
              </w:rPr>
            </w:pPr>
          </w:p>
        </w:tc>
      </w:tr>
    </w:tbl>
    <w:p w14:paraId="36638DC5" w14:textId="3CA8132A" w:rsidR="007D3708" w:rsidRDefault="00A5789F" w:rsidP="007D3708">
      <w:pPr>
        <w:pStyle w:val="Caption"/>
      </w:pPr>
      <w:bookmarkStart w:id="11422" w:name="_Toc21927029"/>
      <w:r>
        <w:t xml:space="preserve"> </w:t>
      </w:r>
      <w:bookmarkStart w:id="11423" w:name="_Toc103262912"/>
      <w:r w:rsidR="007D3708" w:rsidRPr="00C64922">
        <w:t xml:space="preserve">Table </w:t>
      </w:r>
      <w:r w:rsidR="00132A94">
        <w:fldChar w:fldCharType="begin"/>
      </w:r>
      <w:r w:rsidR="00132A94">
        <w:instrText xml:space="preserve"> SEQ Table \* ARABIC </w:instrText>
      </w:r>
      <w:r w:rsidR="00132A94">
        <w:fldChar w:fldCharType="separate"/>
      </w:r>
      <w:del w:id="11424" w:author="Russell Ott" w:date="2022-05-16T11:47:00Z">
        <w:r w:rsidR="00DE0DA7">
          <w:rPr>
            <w:noProof/>
          </w:rPr>
          <w:delText>48</w:delText>
        </w:r>
      </w:del>
      <w:ins w:id="11425" w:author="Russell Ott" w:date="2022-05-16T11:47:00Z">
        <w:r w:rsidR="00F10C7C">
          <w:rPr>
            <w:noProof/>
          </w:rPr>
          <w:t>45</w:t>
        </w:r>
      </w:ins>
      <w:r w:rsidR="00132A94">
        <w:rPr>
          <w:noProof/>
        </w:rPr>
        <w:fldChar w:fldCharType="end"/>
      </w:r>
      <w:r w:rsidR="007D3708" w:rsidRPr="00C64922">
        <w:t>: Problem Observation</w:t>
      </w:r>
      <w:r w:rsidR="00852DED">
        <w:t xml:space="preserve"> Template</w:t>
      </w:r>
      <w:bookmarkEnd w:id="11423"/>
      <w:bookmarkEnd w:id="11422"/>
    </w:p>
    <w:p w14:paraId="244287EC" w14:textId="16F413D1" w:rsidR="009250B0" w:rsidRDefault="009250B0" w:rsidP="003A3D50">
      <w:pPr>
        <w:pStyle w:val="Caption"/>
        <w:keepNext/>
        <w:spacing w:after="0"/>
      </w:pPr>
      <w:bookmarkStart w:id="11426" w:name="_Ref21875516"/>
      <w:bookmarkStart w:id="11427" w:name="_Toc101449291"/>
      <w:bookmarkStart w:id="11428" w:name="_Toc21927491"/>
      <w:r w:rsidRPr="00852DED">
        <w:t xml:space="preserve">Example </w:t>
      </w:r>
      <w:r w:rsidR="00132A94">
        <w:fldChar w:fldCharType="begin"/>
      </w:r>
      <w:r w:rsidR="00132A94">
        <w:instrText xml:space="preserve"> SEQ Example \* ARABIC </w:instrText>
      </w:r>
      <w:r w:rsidR="00132A94">
        <w:fldChar w:fldCharType="separate"/>
      </w:r>
      <w:del w:id="11429" w:author="Russell Ott" w:date="2022-05-16T11:47:00Z">
        <w:r w:rsidR="00DE0DA7">
          <w:rPr>
            <w:noProof/>
          </w:rPr>
          <w:delText>39</w:delText>
        </w:r>
      </w:del>
      <w:ins w:id="11430" w:author="Russell Ott" w:date="2022-05-16T11:47:00Z">
        <w:r w:rsidR="00F10C7C">
          <w:rPr>
            <w:noProof/>
          </w:rPr>
          <w:t>38</w:t>
        </w:r>
      </w:ins>
      <w:r w:rsidR="00132A94">
        <w:rPr>
          <w:noProof/>
        </w:rPr>
        <w:fldChar w:fldCharType="end"/>
      </w:r>
      <w:r w:rsidRPr="00852DED">
        <w:t>: No Known Problems</w:t>
      </w:r>
      <w:bookmarkEnd w:id="11426"/>
      <w:bookmarkEnd w:id="11427"/>
      <w:bookmarkEnd w:id="11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ins w:id="11431" w:author="Russell Ott" w:date="2022-05-16T11:47:00Z"/>
                <w:rFonts w:ascii="Courier New" w:hAnsi="Courier New" w:cs="Courier New"/>
                <w:sz w:val="16"/>
                <w:szCs w:val="16"/>
              </w:rPr>
            </w:pPr>
            <w:ins w:id="11432" w:author="Russell Ott" w:date="2022-05-16T11:47:00Z">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ins>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2CA8FF6F"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del w:id="11433" w:author="Russell Ott" w:date="2022-05-16T11:47:00Z">
              <w:r w:rsidRPr="003A3D50">
                <w:rPr>
                  <w:rFonts w:ascii="Courier New" w:hAnsi="Courier New" w:cs="Courier New"/>
                  <w:sz w:val="16"/>
                  <w:szCs w:val="16"/>
                </w:rPr>
                <w:delText>biologically</w:delText>
              </w:r>
            </w:del>
            <w:ins w:id="11434" w:author="Russell Ott" w:date="2022-05-16T11:47:00Z">
              <w:r w:rsidR="0088454D">
                <w:rPr>
                  <w:rFonts w:ascii="Courier New" w:hAnsi="Courier New" w:cs="Courier New"/>
                  <w:sz w:val="16"/>
                  <w:szCs w:val="16"/>
                </w:rPr>
                <w:t>clinically</w:t>
              </w:r>
            </w:ins>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2E634A">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ascii="Times New Roman" w:eastAsia="Times New Roman" w:hAnsi="Times New Roman"/>
          <w:color w:val="000000"/>
          <w:sz w:val="24"/>
          <w:szCs w:val="24"/>
          <w:rPrChange w:id="11435" w:author="Russell Ott" w:date="2022-05-16T11:47:00Z">
            <w:rPr>
              <w:rFonts w:ascii="Calibri" w:hAnsi="Calibri"/>
              <w:color w:val="000000"/>
            </w:rPr>
          </w:rPrChange>
        </w:rPr>
      </w:pPr>
      <w:r w:rsidRPr="003A3D50">
        <w:rPr>
          <w:color w:val="000000"/>
          <w:rPrChange w:id="11436" w:author="Russell Ott" w:date="2022-05-16T11:47:00Z">
            <w:rPr>
              <w:rFonts w:ascii="Calibri" w:hAnsi="Calibri"/>
              <w:color w:val="000000"/>
            </w:rPr>
          </w:rPrChange>
        </w:rPr>
        <w:t xml:space="preserve">A health concern </w:t>
      </w:r>
      <w:r w:rsidRPr="003A3D50">
        <w:rPr>
          <w:rPrChange w:id="11437" w:author="Russell Ott" w:date="2022-05-16T11:47:00Z">
            <w:rPr>
              <w:rFonts w:ascii="Calibri" w:hAnsi="Calibri"/>
            </w:rPr>
          </w:rPrChange>
        </w:rPr>
        <w:t xml:space="preserve">describes an interest or worry about a health state or process that could possibly require attention, </w:t>
      </w:r>
      <w:r w:rsidRPr="003A3D50">
        <w:rPr>
          <w:rPrChange w:id="11438" w:author="Russell Ott" w:date="2022-05-16T11:47:00Z">
            <w:rPr>
              <w:rFonts w:ascii="Calibri" w:hAnsi="Calibri"/>
            </w:rPr>
          </w:rPrChange>
        </w:rPr>
        <w:t>intervention, or management. A Health Concern is a health</w:t>
      </w:r>
      <w:r w:rsidR="00993B81">
        <w:rPr>
          <w:rPrChange w:id="11439" w:author="Russell Ott" w:date="2022-05-16T11:47:00Z">
            <w:rPr>
              <w:rFonts w:ascii="Calibri" w:hAnsi="Calibri"/>
            </w:rPr>
          </w:rPrChange>
        </w:rPr>
        <w:t>-</w:t>
      </w:r>
      <w:r w:rsidRPr="003A3D50">
        <w:rPr>
          <w:rPrChange w:id="11440" w:author="Russell Ott" w:date="2022-05-16T11:47:00Z">
            <w:rPr>
              <w:rFonts w:ascii="Calibri" w:hAnsi="Calibri"/>
            </w:rPr>
          </w:rPrChange>
        </w:rPr>
        <w:t xml:space="preserve">related matter that is of interest, importance or worry to someone, who may be the patient, patient's family or patient's health care provider. </w:t>
      </w:r>
      <w:r w:rsidRPr="003A3D50">
        <w:rPr>
          <w:color w:val="000000"/>
          <w:rPrChange w:id="11441" w:author="Russell Ott" w:date="2022-05-16T11:47:00Z">
            <w:rPr>
              <w:rFonts w:ascii="Calibri" w:hAnsi="Calibri"/>
              <w:color w:val="000000"/>
            </w:rPr>
          </w:rPrChange>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color w:val="000000"/>
          <w:rPrChange w:id="11442" w:author="Russell Ott" w:date="2022-05-16T11:47:00Z">
            <w:rPr>
              <w:rFonts w:ascii="Calibri" w:hAnsi="Calibri"/>
              <w:color w:val="000000"/>
            </w:rPr>
          </w:rPrChange>
        </w:rPr>
      </w:pPr>
    </w:p>
    <w:p w14:paraId="7B588AD7" w14:textId="77777777" w:rsidR="00E33321" w:rsidRPr="009F13BB" w:rsidRDefault="00E33321" w:rsidP="00E33321">
      <w:pPr>
        <w:spacing w:after="120"/>
        <w:rPr>
          <w:rFonts w:ascii="Times New Roman" w:eastAsia="Times New Roman" w:hAnsi="Times New Roman"/>
          <w:sz w:val="24"/>
          <w:szCs w:val="24"/>
          <w:rPrChange w:id="11443" w:author="Russell Ott" w:date="2022-05-16T11:47:00Z">
            <w:rPr>
              <w:rFonts w:ascii="Calibri" w:hAnsi="Calibri"/>
            </w:rPr>
          </w:rPrChange>
        </w:rPr>
      </w:pPr>
      <w:r w:rsidRPr="003A3D50">
        <w:rPr>
          <w:color w:val="000000"/>
          <w:rPrChange w:id="11444" w:author="Russell Ott" w:date="2022-05-16T11:47:00Z">
            <w:rPr>
              <w:rFonts w:ascii="Calibri" w:hAnsi="Calibri"/>
              <w:color w:val="000000"/>
            </w:rPr>
          </w:rPrChange>
        </w:rPr>
        <w:t>A Health Concern Act is used to track non-optimal physical or psychological situations drawing the patient to the healthcare system. These may be from the perspective of the care team o</w:t>
      </w:r>
      <w:r w:rsidRPr="003A3D50">
        <w:rPr>
          <w:color w:val="000000"/>
          <w:rPrChange w:id="11445" w:author="Russell Ott" w:date="2022-05-16T11:47:00Z">
            <w:rPr>
              <w:rFonts w:ascii="Calibri" w:hAnsi="Calibri"/>
              <w:color w:val="000000"/>
            </w:rPr>
          </w:rPrChange>
        </w:rPr>
        <w:t xml:space="preserve">r from the perspective of the patient. When the underlying condition is of concern (i.e., as long as the condition, whether active or resolved, is of ongoing concern and interest), the statusCode is “active”. Only when the underlying condition is </w:t>
      </w:r>
      <w:r w:rsidRPr="003A3D50">
        <w:rPr>
          <w:rPrChange w:id="11446" w:author="Russell Ott" w:date="2022-05-16T11:47:00Z">
            <w:rPr>
              <w:rFonts w:ascii="Calibri" w:hAnsi="Calibri"/>
            </w:rPr>
          </w:rPrChange>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PrChange w:id="11447" w:author="Russell Ott" w:date="2022-05-16T11:47:00Z">
            <w:rPr>
              <w:rFonts w:ascii="Calibri" w:hAnsi="Calibri"/>
            </w:rPr>
          </w:rPrChange>
        </w:rPr>
        <w:t>-</w:t>
      </w:r>
      <w:r w:rsidRPr="003A3D50">
        <w:rPr>
          <w:rPrChange w:id="11448" w:author="Russell Ott" w:date="2022-05-16T11:47:00Z">
            <w:rPr>
              <w:rFonts w:ascii="Calibri" w:hAnsi="Calibri"/>
            </w:rPr>
          </w:rPrChange>
        </w:rPr>
        <w:t>oriented reasons for creating the plan.</w:t>
      </w:r>
    </w:p>
    <w:p w14:paraId="0ED3609B" w14:textId="77777777" w:rsidR="00E33321" w:rsidRPr="005A615D" w:rsidRDefault="00E33321" w:rsidP="00E33321">
      <w:pPr>
        <w:spacing w:after="120"/>
        <w:rPr>
          <w:rFonts w:ascii="Times New Roman" w:eastAsia="Times New Roman" w:hAnsi="Times New Roman"/>
          <w:sz w:val="24"/>
          <w:szCs w:val="24"/>
          <w:rPrChange w:id="11449" w:author="Russell Ott" w:date="2022-05-16T11:47:00Z">
            <w:rPr>
              <w:rFonts w:ascii="Calibri" w:hAnsi="Calibri"/>
            </w:rPr>
          </w:rPrChange>
        </w:rPr>
      </w:pPr>
      <w:r w:rsidRPr="0083506C">
        <w:rPr>
          <w:rPrChange w:id="11450" w:author="Russell Ott" w:date="2022-05-16T11:47:00Z">
            <w:rPr>
              <w:rFonts w:ascii="Calibri" w:hAnsi="Calibri"/>
            </w:rPr>
          </w:rPrChange>
        </w:rPr>
        <w:t>A Risk Concern Act represents a health conce</w:t>
      </w:r>
      <w:r w:rsidRPr="0083506C">
        <w:rPr>
          <w:rPrChange w:id="11451" w:author="Russell Ott" w:date="2022-05-16T11:47:00Z">
            <w:rPr>
              <w:rFonts w:ascii="Calibri" w:hAnsi="Calibri"/>
            </w:rPr>
          </w:rPrChange>
        </w:rPr>
        <w:t>rn that is at</w:t>
      </w:r>
      <w:r w:rsidRPr="005A615D">
        <w:rPr>
          <w:rPrChange w:id="11452" w:author="Russell Ott" w:date="2022-05-16T11:47:00Z">
            <w:rPr>
              <w:rFonts w:ascii="Calibri" w:hAnsi="Calibri"/>
            </w:rPr>
          </w:rPrChange>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Document).  The</w:t>
      </w:r>
      <w:r w:rsidR="002A57FF" w:rsidRPr="009F13BB">
        <w:rPr>
          <w:rPrChange w:id="11453" w:author="Russell Ott" w:date="2022-05-16T11:47:00Z">
            <w:rPr>
              <w:rFonts w:ascii="Calibri" w:hAnsi="Calibri"/>
            </w:rPr>
          </w:rPrChange>
        </w:rPr>
        <w:t xml:space="preserve"> two templates</w:t>
      </w:r>
      <w:r w:rsidRPr="0083506C">
        <w:rPr>
          <w:rPrChange w:id="11454" w:author="Russell Ott" w:date="2022-05-16T11:47:00Z">
            <w:rPr>
              <w:rFonts w:ascii="Calibri" w:hAnsi="Calibri"/>
            </w:rPr>
          </w:rPrChange>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color w:val="000000"/>
          <w:rPrChange w:id="11455" w:author="Russell Ott" w:date="2022-05-16T11:47:00Z">
            <w:rPr>
              <w:rFonts w:ascii="Calibri" w:hAnsi="Calibri"/>
              <w:color w:val="00000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Change w:id="11456">
          <w:tblGrid>
            <w:gridCol w:w="1765"/>
            <w:gridCol w:w="7590"/>
          </w:tblGrid>
        </w:tblGridChange>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b/>
                <w:color w:val="FFFFFF"/>
                <w:rPrChange w:id="11457" w:author="Russell Ott" w:date="2022-05-16T11:47:00Z">
                  <w:rPr>
                    <w:rFonts w:ascii="Calibri" w:hAnsi="Calibri"/>
                    <w:b/>
                    <w:color w:val="FFFFFF"/>
                  </w:rPr>
                </w:rPrChange>
              </w:rPr>
            </w:pPr>
            <w:r w:rsidRPr="00D14360">
              <w:rPr>
                <w:b/>
                <w:color w:val="FFFFFF"/>
                <w:rPrChange w:id="11458" w:author="Russell Ott" w:date="2022-05-16T11:47:00Z">
                  <w:rPr>
                    <w:rFonts w:ascii="Calibri" w:hAnsi="Calibri"/>
                    <w:b/>
                    <w:color w:val="FFFFFF"/>
                  </w:rPr>
                </w:rPrChange>
              </w:rPr>
              <w:t>Ent</w:t>
            </w:r>
            <w:r w:rsidRPr="00D14360">
              <w:rPr>
                <w:b/>
                <w:color w:val="FFFFFF"/>
                <w:rPrChange w:id="11459" w:author="Russell Ott" w:date="2022-05-16T11:47:00Z">
                  <w:rPr>
                    <w:rFonts w:ascii="Calibri" w:hAnsi="Calibri"/>
                    <w:b/>
                    <w:color w:val="FFFFFF"/>
                  </w:rPr>
                </w:rPrChange>
              </w:rPr>
              <w:t>ry Template</w:t>
            </w:r>
          </w:p>
        </w:tc>
        <w:tc>
          <w:tcPr>
            <w:tcW w:w="7590" w:type="dxa"/>
            <w:shd w:val="clear" w:color="auto" w:fill="4F81BD"/>
          </w:tcPr>
          <w:p w14:paraId="65497210" w14:textId="6A5C1C3D" w:rsidR="009F6BA2" w:rsidRPr="00D14360" w:rsidRDefault="009F6BA2" w:rsidP="00E42FA6">
            <w:pPr>
              <w:rPr>
                <w:rFonts w:ascii="Times New Roman" w:eastAsia="Times New Roman" w:hAnsi="Times New Roman"/>
                <w:b/>
                <w:color w:val="FFFFFF"/>
                <w:sz w:val="24"/>
                <w:szCs w:val="24"/>
                <w:rPrChange w:id="11460" w:author="Russell Ott" w:date="2022-05-16T11:47:00Z">
                  <w:rPr>
                    <w:rFonts w:ascii="Calibri" w:hAnsi="Calibri"/>
                    <w:b/>
                    <w:color w:val="FFFFFF"/>
                  </w:rPr>
                </w:rPrChange>
              </w:rPr>
            </w:pPr>
            <w:r w:rsidRPr="00D14360">
              <w:rPr>
                <w:b/>
                <w:color w:val="FFFFFF"/>
                <w:rPrChange w:id="11461" w:author="Russell Ott" w:date="2022-05-16T11:47:00Z">
                  <w:rPr>
                    <w:rFonts w:ascii="Calibri" w:hAnsi="Calibri"/>
                    <w:b/>
                    <w:color w:val="FFFFFF"/>
                  </w:rPr>
                </w:rPrChange>
              </w:rPr>
              <w:t>Health Concern (</w:t>
            </w:r>
            <w:del w:id="11462" w:author="Russell Ott" w:date="2022-05-16T11:47:00Z">
              <w:r w:rsidRPr="00D14360">
                <w:rPr>
                  <w:rFonts w:cs="Calibri"/>
                  <w:b/>
                  <w:iCs/>
                  <w:color w:val="FFFFFF"/>
                </w:rPr>
                <w:delText>V2</w:delText>
              </w:r>
            </w:del>
            <w:ins w:id="11463" w:author="Russell Ott" w:date="2022-05-16T11:47:00Z">
              <w:r w:rsidRPr="00D14360">
                <w:rPr>
                  <w:rFonts w:cs="Calibri"/>
                  <w:b/>
                  <w:iCs/>
                  <w:color w:val="FFFFFF"/>
                </w:rPr>
                <w:t>V</w:t>
              </w:r>
              <w:r w:rsidR="003B6E4F">
                <w:rPr>
                  <w:rFonts w:cs="Calibri"/>
                  <w:b/>
                  <w:iCs/>
                  <w:color w:val="FFFFFF"/>
                </w:rPr>
                <w:t>3</w:t>
              </w:r>
            </w:ins>
            <w:r w:rsidRPr="00D14360">
              <w:rPr>
                <w:b/>
                <w:color w:val="FFFFFF"/>
                <w:rPrChange w:id="11464" w:author="Russell Ott" w:date="2022-05-16T11:47:00Z">
                  <w:rPr>
                    <w:rFonts w:ascii="Calibri" w:hAnsi="Calibri"/>
                    <w:b/>
                    <w:color w:val="FFFFFF"/>
                  </w:rPr>
                </w:rPrChange>
              </w:rPr>
              <w:t>)</w:t>
            </w:r>
          </w:p>
          <w:p w14:paraId="4DA9CD64" w14:textId="6AB444F9" w:rsidR="009F6BA2" w:rsidRPr="00D14360" w:rsidRDefault="009F6BA2" w:rsidP="00E42FA6">
            <w:pPr>
              <w:rPr>
                <w:rFonts w:ascii="Times New Roman" w:eastAsia="Times New Roman" w:hAnsi="Times New Roman"/>
                <w:color w:val="FFFFFF"/>
                <w:sz w:val="24"/>
                <w:szCs w:val="24"/>
                <w:rPrChange w:id="11465" w:author="Russell Ott" w:date="2022-05-16T11:47:00Z">
                  <w:rPr>
                    <w:rFonts w:ascii="Calibri" w:hAnsi="Calibri"/>
                    <w:color w:val="FFFFFF"/>
                  </w:rPr>
                </w:rPrChange>
              </w:rPr>
            </w:pPr>
            <w:r w:rsidRPr="00D14360">
              <w:rPr>
                <w:color w:val="FFFFFF"/>
                <w:sz w:val="18"/>
                <w:rPrChange w:id="11466" w:author="Russell Ott" w:date="2022-05-16T11:47:00Z">
                  <w:rPr>
                    <w:rFonts w:ascii="Calibri" w:hAnsi="Calibri"/>
                    <w:color w:val="FFFFFF"/>
                    <w:sz w:val="18"/>
                  </w:rPr>
                </w:rPrChange>
              </w:rPr>
              <w:t>[act: identifier urn:hl7ii:2.16.840.1.113883.10.20.22.4.132:</w:t>
            </w:r>
            <w:del w:id="11467" w:author="Russell Ott" w:date="2022-05-16T11:47:00Z">
              <w:r w:rsidRPr="00D14360">
                <w:rPr>
                  <w:rFonts w:cs="Calibri"/>
                  <w:bCs/>
                  <w:color w:val="FFFFFF"/>
                  <w:sz w:val="18"/>
                </w:rPr>
                <w:delText>2015-08</w:delText>
              </w:r>
            </w:del>
            <w:ins w:id="11468" w:author="Russell Ott" w:date="2022-05-16T11:47:00Z">
              <w:r w:rsidRPr="00D14360">
                <w:rPr>
                  <w:rFonts w:cs="Calibri"/>
                  <w:bCs/>
                  <w:color w:val="FFFFFF"/>
                  <w:sz w:val="18"/>
                </w:rPr>
                <w:t>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ins>
            <w:r w:rsidRPr="00D14360">
              <w:rPr>
                <w:color w:val="FFFFFF"/>
                <w:sz w:val="18"/>
                <w:rPrChange w:id="11469" w:author="Russell Ott" w:date="2022-05-16T11:47:00Z">
                  <w:rPr>
                    <w:rFonts w:ascii="Calibri" w:hAnsi="Calibri"/>
                    <w:color w:val="FFFFFF"/>
                    <w:sz w:val="18"/>
                  </w:rPr>
                </w:rPrChange>
              </w:rPr>
              <w:t>-01 (open)]</w:t>
            </w:r>
          </w:p>
        </w:tc>
      </w:tr>
      <w:tr w:rsidR="003B6E4F"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b/>
                <w:color w:val="000000"/>
                <w:rPrChange w:id="11470" w:author="Russell Ott" w:date="2022-05-16T11:47:00Z">
                  <w:rPr>
                    <w:rFonts w:ascii="Calibri" w:hAnsi="Calibri"/>
                    <w:b/>
                    <w:color w:val="000000"/>
                    <w:sz w:val="20"/>
                  </w:rPr>
                </w:rPrChange>
              </w:rPr>
            </w:pPr>
            <w:r w:rsidRPr="00D14360">
              <w:rPr>
                <w:b/>
                <w:color w:val="000000"/>
                <w:rPrChange w:id="11471" w:author="Russell Ott" w:date="2022-05-16T11:47:00Z">
                  <w:rPr>
                    <w:rFonts w:ascii="Calibri" w:hAnsi="Calibri"/>
                    <w:b/>
                    <w:color w:val="000000"/>
                    <w:sz w:val="20"/>
                  </w:rPr>
                </w:rPrChange>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eastAsia="Times New Roman" w:hAnsi="Calibri Light"/>
                <w:color w:val="000000"/>
                <w:sz w:val="24"/>
                <w:szCs w:val="24"/>
                <w:rPrChange w:id="11472" w:author="Russell Ott" w:date="2022-05-16T11:47:00Z">
                  <w:rPr>
                    <w:rFonts w:ascii="Calibri Light" w:hAnsi="Calibri Light"/>
                    <w:color w:val="000000"/>
                    <w:sz w:val="20"/>
                  </w:rPr>
                </w:rPrChange>
              </w:rPr>
            </w:pPr>
            <w:r w:rsidRPr="00D14360">
              <w:rPr>
                <w:rFonts w:ascii="Calibri Light" w:hAnsi="Calibri Light"/>
                <w:rPrChange w:id="11473" w:author="Russell Ott" w:date="2022-05-16T11:47:00Z">
                  <w:rPr>
                    <w:rFonts w:ascii="Calibri Light" w:hAnsi="Calibri Light"/>
                    <w:color w:val="000000"/>
                    <w:sz w:val="20"/>
                  </w:rPr>
                </w:rPrChange>
              </w:rPr>
              <w:t xml:space="preserve">HL7 C-CDA R2.1 </w:t>
            </w:r>
            <w:ins w:id="11474" w:author="Russell Ott" w:date="2022-05-16T11:47:00Z">
              <w:r w:rsidRPr="00D14360">
                <w:rPr>
                  <w:rFonts w:ascii="Calibri Light" w:hAnsi="Calibri Light" w:cs="Calibri Light"/>
                  <w:szCs w:val="18"/>
                </w:rPr>
                <w:t>Companion Guide</w:t>
              </w:r>
            </w:ins>
          </w:p>
        </w:tc>
      </w:tr>
      <w:tr w:rsidR="003B6E4F" w:rsidRPr="00C64922" w14:paraId="02EAD594" w14:textId="77777777" w:rsidTr="003A3D50">
        <w:trPr>
          <w:cantSplit/>
          <w:trHeight w:val="1340"/>
        </w:trPr>
        <w:tc>
          <w:tcPr>
            <w:tcW w:w="1765" w:type="dxa"/>
            <w:tcBorders>
              <w:right w:val="nil"/>
            </w:tcBorders>
            <w:shd w:val="clear" w:color="auto" w:fill="FFFFFF"/>
          </w:tcPr>
          <w:p w14:paraId="791152FB" w14:textId="77777777" w:rsidR="003B6E4F" w:rsidRPr="00D14360" w:rsidRDefault="003B6E4F" w:rsidP="003B6E4F">
            <w:pPr>
              <w:rPr>
                <w:b/>
                <w:color w:val="000000"/>
                <w:rPrChange w:id="11475" w:author="Russell Ott" w:date="2022-05-16T11:47:00Z">
                  <w:rPr>
                    <w:rFonts w:ascii="Calibri" w:hAnsi="Calibri"/>
                    <w:b/>
                    <w:color w:val="000000"/>
                    <w:sz w:val="20"/>
                  </w:rPr>
                </w:rPrChange>
              </w:rPr>
            </w:pPr>
            <w:r w:rsidRPr="00D14360">
              <w:rPr>
                <w:b/>
                <w:color w:val="000000"/>
                <w:rPrChange w:id="11476" w:author="Russell Ott" w:date="2022-05-16T11:47:00Z">
                  <w:rPr>
                    <w:rFonts w:ascii="Calibri" w:hAnsi="Calibri"/>
                    <w:b/>
                    <w:color w:val="000000"/>
                    <w:sz w:val="20"/>
                  </w:rPr>
                </w:rPrChange>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F75DF2">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b/>
                <w:color w:val="000000"/>
                <w:rPrChange w:id="11477" w:author="Russell Ott" w:date="2022-05-16T11:47:00Z">
                  <w:rPr>
                    <w:rFonts w:ascii="Calibri" w:hAnsi="Calibri"/>
                    <w:b/>
                    <w:color w:val="000000"/>
                    <w:sz w:val="20"/>
                  </w:rPr>
                </w:rPrChange>
              </w:rPr>
            </w:pPr>
            <w:r w:rsidRPr="00D14360">
              <w:rPr>
                <w:b/>
                <w:color w:val="000000"/>
                <w:rPrChange w:id="11478" w:author="Russell Ott" w:date="2022-05-16T11:47:00Z">
                  <w:rPr>
                    <w:rFonts w:ascii="Calibri" w:hAnsi="Calibri"/>
                    <w:b/>
                    <w:color w:val="000000"/>
                    <w:sz w:val="20"/>
                  </w:rPr>
                </w:rPrChange>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eastAsia="Times New Roman" w:hAnsi="Calibri Light"/>
                <w:color w:val="000000"/>
                <w:sz w:val="24"/>
                <w:szCs w:val="24"/>
                <w:rPrChange w:id="11479" w:author="Russell Ott" w:date="2022-05-16T11:47:00Z">
                  <w:rPr>
                    <w:rFonts w:ascii="Calibri Light" w:hAnsi="Calibri Light"/>
                    <w:color w:val="000000"/>
                    <w:sz w:val="20"/>
                  </w:rPr>
                </w:rPrChange>
              </w:rPr>
            </w:pPr>
            <w:r w:rsidRPr="00D14360">
              <w:rPr>
                <w:rFonts w:ascii="Calibri Light" w:hAnsi="Calibri Light"/>
                <w:color w:val="000000"/>
                <w:rPrChange w:id="11480" w:author="Russell Ott" w:date="2022-05-16T11:47:00Z">
                  <w:rPr>
                    <w:rFonts w:ascii="Calibri Light" w:hAnsi="Calibri Light"/>
                    <w:color w:val="000000"/>
                    <w:sz w:val="20"/>
                  </w:rPr>
                </w:rPrChange>
              </w:rPr>
              <w:t>When the underlying condition is of concern (i.e., as long as the condition, whether active or resolved, is of ongoing concern and interest), the statusCode is “active”. Only when the underlying condition is no longer of concern is the statusCode set to “c</w:t>
            </w:r>
            <w:r w:rsidRPr="00D14360">
              <w:rPr>
                <w:rFonts w:ascii="Calibri Light" w:hAnsi="Calibri Light"/>
                <w:color w:val="000000"/>
                <w:rPrChange w:id="11481" w:author="Russell Ott" w:date="2022-05-16T11:47:00Z">
                  <w:rPr>
                    <w:rFonts w:ascii="Calibri Light" w:hAnsi="Calibri Light"/>
                    <w:color w:val="000000"/>
                    <w:sz w:val="20"/>
                  </w:rPr>
                </w:rPrChange>
              </w:rPr>
              <w:t xml:space="preserve">ompleted”. </w:t>
            </w:r>
          </w:p>
          <w:p w14:paraId="70B0F4A9" w14:textId="77777777" w:rsidR="003B6E4F" w:rsidRPr="00D14360" w:rsidRDefault="003B6E4F" w:rsidP="003B6E4F">
            <w:pPr>
              <w:rPr>
                <w:rFonts w:ascii="Calibri Light" w:eastAsia="Times New Roman" w:hAnsi="Calibri Light"/>
                <w:color w:val="000000"/>
                <w:sz w:val="24"/>
                <w:szCs w:val="24"/>
                <w:rPrChange w:id="11482" w:author="Russell Ott" w:date="2022-05-16T11:47:00Z">
                  <w:rPr>
                    <w:rFonts w:ascii="Calibri Light" w:hAnsi="Calibri Light"/>
                    <w:color w:val="000000"/>
                    <w:sz w:val="20"/>
                  </w:rPr>
                </w:rPrChange>
              </w:rPr>
            </w:pPr>
            <w:r w:rsidRPr="00D14360">
              <w:rPr>
                <w:rFonts w:ascii="Calibri Light" w:hAnsi="Calibri Light"/>
                <w:color w:val="000000"/>
                <w:rPrChange w:id="11483" w:author="Russell Ott" w:date="2022-05-16T11:47:00Z">
                  <w:rPr>
                    <w:rFonts w:ascii="Calibri Light" w:hAnsi="Calibri Light"/>
                    <w:color w:val="000000"/>
                    <w:sz w:val="20"/>
                  </w:rPr>
                </w:rPrChange>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484"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1485" w:author="Russell Ott" w:date="2022-05-16T11:47:00Z">
            <w:trPr>
              <w:cantSplit/>
              <w:trHeight w:val="341"/>
            </w:trPr>
          </w:trPrChange>
        </w:trPr>
        <w:tc>
          <w:tcPr>
            <w:tcW w:w="1765" w:type="dxa"/>
            <w:tcBorders>
              <w:top w:val="single" w:sz="4" w:space="0" w:color="4F81BD"/>
              <w:bottom w:val="single" w:sz="4" w:space="0" w:color="4472C4" w:themeColor="accent1"/>
              <w:right w:val="nil"/>
            </w:tcBorders>
            <w:shd w:val="clear" w:color="auto" w:fill="FFFFFF"/>
            <w:tcPrChange w:id="11486" w:author="Russell Ott" w:date="2022-05-16T11:47:00Z">
              <w:tcPr>
                <w:tcW w:w="1765" w:type="dxa"/>
                <w:tcBorders>
                  <w:right w:val="nil"/>
                </w:tcBorders>
                <w:shd w:val="clear" w:color="auto" w:fill="FFFFFF"/>
              </w:tcPr>
            </w:tcPrChange>
          </w:tcPr>
          <w:p w14:paraId="4F734893" w14:textId="77777777" w:rsidR="003B6E4F" w:rsidRPr="00D14360" w:rsidRDefault="003B6E4F" w:rsidP="003B6E4F">
            <w:pPr>
              <w:rPr>
                <w:b/>
                <w:color w:val="000000"/>
                <w:rPrChange w:id="11487" w:author="Russell Ott" w:date="2022-05-16T11:47:00Z">
                  <w:rPr>
                    <w:rFonts w:ascii="Calibri" w:hAnsi="Calibri"/>
                    <w:b/>
                    <w:color w:val="000000"/>
                    <w:sz w:val="20"/>
                  </w:rPr>
                </w:rPrChange>
              </w:rPr>
            </w:pPr>
            <w:r w:rsidRPr="00D14360">
              <w:rPr>
                <w:b/>
                <w:color w:val="000000"/>
                <w:rPrChange w:id="11488" w:author="Russell Ott" w:date="2022-05-16T11:47:00Z">
                  <w:rPr>
                    <w:rFonts w:ascii="Calibri" w:hAnsi="Calibri"/>
                    <w:b/>
                    <w:color w:val="000000"/>
                    <w:sz w:val="20"/>
                  </w:rPr>
                </w:rPrChange>
              </w:rPr>
              <w:t>Negation</w:t>
            </w:r>
          </w:p>
        </w:tc>
        <w:tc>
          <w:tcPr>
            <w:tcW w:w="7590" w:type="dxa"/>
            <w:tcBorders>
              <w:top w:val="single" w:sz="4" w:space="0" w:color="4F81BD"/>
              <w:bottom w:val="single" w:sz="4" w:space="0" w:color="4472C4" w:themeColor="accent1"/>
            </w:tcBorders>
            <w:shd w:val="clear" w:color="auto" w:fill="auto"/>
            <w:tcPrChange w:id="11489" w:author="Russell Ott" w:date="2022-05-16T11:47:00Z">
              <w:tcPr>
                <w:tcW w:w="7590" w:type="dxa"/>
                <w:shd w:val="clear" w:color="auto" w:fill="auto"/>
              </w:tcPr>
            </w:tcPrChange>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1490" w:author="Russell Ott" w:date="2022-05-16T11:47:00Z">
                  <w:rPr>
                    <w:rFonts w:ascii="Calibri Light" w:hAnsi="Calibri Light"/>
                    <w:color w:val="000000"/>
                    <w:sz w:val="20"/>
                  </w:rPr>
                </w:rPrChange>
              </w:rPr>
            </w:pPr>
            <w:r w:rsidRPr="00D14360">
              <w:rPr>
                <w:rFonts w:ascii="Calibri Light" w:hAnsi="Calibri Light"/>
                <w:color w:val="000000"/>
                <w:rPrChange w:id="11491" w:author="Russell Ott" w:date="2022-05-16T11:47:00Z">
                  <w:rPr>
                    <w:rFonts w:ascii="Calibri Light" w:hAnsi="Calibri Light"/>
                    <w:color w:val="000000"/>
                    <w:sz w:val="20"/>
                  </w:rPr>
                </w:rPrChange>
              </w:rPr>
              <w:t>Not explicitly specified.</w:t>
            </w:r>
          </w:p>
        </w:tc>
      </w:tr>
      <w:tr w:rsidR="002954CE" w:rsidRPr="00C64922" w14:paraId="6DD2D698" w14:textId="77777777" w:rsidTr="003A3D50">
        <w:trPr>
          <w:cantSplit/>
          <w:trHeight w:val="359"/>
          <w:del w:id="11492" w:author="Russell Ott" w:date="2022-05-16T11:47:00Z"/>
        </w:trPr>
        <w:tc>
          <w:tcPr>
            <w:tcW w:w="1765" w:type="dxa"/>
            <w:tcBorders>
              <w:top w:val="single" w:sz="4" w:space="0" w:color="4F81BD"/>
              <w:bottom w:val="single" w:sz="4" w:space="0" w:color="4F81BD"/>
              <w:right w:val="nil"/>
            </w:tcBorders>
            <w:shd w:val="clear" w:color="auto" w:fill="FFFFFF"/>
          </w:tcPr>
          <w:p w14:paraId="20C6E51E" w14:textId="77777777" w:rsidR="009F6BA2" w:rsidRPr="00D14360" w:rsidRDefault="009F6BA2" w:rsidP="00E42FA6">
            <w:pPr>
              <w:rPr>
                <w:del w:id="11493" w:author="Russell Ott" w:date="2022-05-16T11:47:00Z"/>
                <w:rFonts w:cs="Calibri"/>
                <w:b/>
                <w:bCs/>
                <w:color w:val="000000"/>
              </w:rPr>
            </w:pPr>
            <w:del w:id="11494" w:author="Russell Ott" w:date="2022-05-16T11:47:00Z">
              <w:r w:rsidRPr="00D14360">
                <w:rPr>
                  <w:rFonts w:cs="Calibri"/>
                  <w:b/>
                  <w:bCs/>
                  <w:color w:val="000000"/>
                </w:rPr>
                <w:delText>Idioms Supported</w:delText>
              </w:r>
            </w:del>
          </w:p>
        </w:tc>
        <w:tc>
          <w:tcPr>
            <w:tcW w:w="7590" w:type="dxa"/>
            <w:tcBorders>
              <w:top w:val="single" w:sz="4" w:space="0" w:color="4F81BD"/>
              <w:bottom w:val="single" w:sz="4" w:space="0" w:color="4F81BD"/>
            </w:tcBorders>
            <w:shd w:val="clear" w:color="auto" w:fill="auto"/>
          </w:tcPr>
          <w:p w14:paraId="09506F84" w14:textId="77777777" w:rsidR="009F6BA2" w:rsidRPr="00D14360" w:rsidRDefault="009F6BA2" w:rsidP="00E42FA6">
            <w:pPr>
              <w:rPr>
                <w:del w:id="11495" w:author="Russell Ott" w:date="2022-05-16T11:47:00Z"/>
                <w:rFonts w:ascii="Calibri Light" w:hAnsi="Calibri Light" w:cs="Calibri Light"/>
                <w:color w:val="000000"/>
                <w:szCs w:val="18"/>
              </w:rPr>
            </w:pPr>
            <w:del w:id="11496" w:author="Russell Ott" w:date="2022-05-16T11:47:00Z">
              <w:r w:rsidRPr="00D14360">
                <w:rPr>
                  <w:rFonts w:ascii="Calibri Light" w:hAnsi="Calibri Light" w:cs="Calibri Light"/>
                  <w:color w:val="000000"/>
                  <w:szCs w:val="18"/>
                </w:rPr>
                <w:delText>None.</w:delText>
              </w:r>
            </w:del>
          </w:p>
        </w:tc>
      </w:tr>
      <w:tr w:rsidR="003B6E4F" w:rsidRPr="00C64922" w14:paraId="0AB7ED80"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497"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498" w:author="Russell Ott" w:date="2022-05-16T11:47:00Z">
            <w:trPr>
              <w:cantSplit/>
            </w:trPr>
          </w:trPrChange>
        </w:trPr>
        <w:tc>
          <w:tcPr>
            <w:tcW w:w="1765" w:type="dxa"/>
            <w:tcBorders>
              <w:top w:val="single" w:sz="4" w:space="0" w:color="4472C4" w:themeColor="accent1"/>
              <w:bottom w:val="single" w:sz="4" w:space="0" w:color="4F81BD"/>
              <w:right w:val="nil"/>
            </w:tcBorders>
            <w:shd w:val="clear" w:color="auto" w:fill="FFFFFF"/>
            <w:tcPrChange w:id="11499" w:author="Russell Ott" w:date="2022-05-16T11:47:00Z">
              <w:tcPr>
                <w:tcW w:w="1765" w:type="dxa"/>
                <w:tcBorders>
                  <w:bottom w:val="single" w:sz="4" w:space="0" w:color="4F81BD"/>
                  <w:right w:val="nil"/>
                </w:tcBorders>
                <w:shd w:val="clear" w:color="auto" w:fill="FFFFFF"/>
              </w:tcPr>
            </w:tcPrChange>
          </w:tcPr>
          <w:p w14:paraId="7FD80EDD" w14:textId="77777777" w:rsidR="003B6E4F" w:rsidRPr="00D14360" w:rsidRDefault="003B6E4F" w:rsidP="003B6E4F">
            <w:pPr>
              <w:rPr>
                <w:b/>
                <w:color w:val="000000"/>
                <w:rPrChange w:id="11500" w:author="Russell Ott" w:date="2022-05-16T11:47:00Z">
                  <w:rPr>
                    <w:rFonts w:ascii="Calibri" w:hAnsi="Calibri"/>
                    <w:b/>
                    <w:color w:val="000000"/>
                    <w:sz w:val="20"/>
                  </w:rPr>
                </w:rPrChange>
              </w:rPr>
            </w:pPr>
            <w:r w:rsidRPr="00D14360">
              <w:rPr>
                <w:b/>
                <w:color w:val="000000"/>
                <w:rPrChange w:id="11501" w:author="Russell Ott" w:date="2022-05-16T11:47:00Z">
                  <w:rPr>
                    <w:rFonts w:ascii="Calibri" w:hAnsi="Calibri"/>
                    <w:b/>
                    <w:color w:val="000000"/>
                    <w:sz w:val="20"/>
                  </w:rPr>
                </w:rPrChange>
              </w:rPr>
              <w:t>Other Considerations</w:t>
            </w:r>
          </w:p>
        </w:tc>
        <w:tc>
          <w:tcPr>
            <w:tcW w:w="7590" w:type="dxa"/>
            <w:tcBorders>
              <w:top w:val="single" w:sz="4" w:space="0" w:color="4472C4" w:themeColor="accent1"/>
              <w:bottom w:val="single" w:sz="4" w:space="0" w:color="4F81BD"/>
            </w:tcBorders>
            <w:shd w:val="clear" w:color="auto" w:fill="auto"/>
            <w:tcPrChange w:id="11502" w:author="Russell Ott" w:date="2022-05-16T11:47:00Z">
              <w:tcPr>
                <w:tcW w:w="7590" w:type="dxa"/>
                <w:tcBorders>
                  <w:bottom w:val="single" w:sz="4" w:space="0" w:color="4F81BD"/>
                </w:tcBorders>
                <w:shd w:val="clear" w:color="auto" w:fill="auto"/>
              </w:tcPr>
            </w:tcPrChange>
          </w:tcPr>
          <w:p w14:paraId="1EBF3769" w14:textId="77777777" w:rsidR="003B6E4F" w:rsidRDefault="003B6E4F" w:rsidP="003B6E4F">
            <w:pPr>
              <w:keepNext/>
              <w:rPr>
                <w:rFonts w:ascii="Calibri Light" w:eastAsia="Times New Roman" w:hAnsi="Calibri Light"/>
                <w:color w:val="000000"/>
                <w:sz w:val="24"/>
                <w:szCs w:val="24"/>
                <w:rPrChange w:id="11503" w:author="Russell Ott" w:date="2022-05-16T11:47:00Z">
                  <w:rPr>
                    <w:rFonts w:ascii="Calibri Light" w:hAnsi="Calibri Light"/>
                    <w:color w:val="000000"/>
                    <w:sz w:val="20"/>
                  </w:rPr>
                </w:rPrChange>
              </w:rPr>
            </w:pPr>
            <w:r w:rsidRPr="00D14360">
              <w:rPr>
                <w:rFonts w:ascii="Calibri Light" w:hAnsi="Calibri Light"/>
                <w:color w:val="000000"/>
                <w:rPrChange w:id="11504" w:author="Russell Ott" w:date="2022-05-16T11:47:00Z">
                  <w:rPr>
                    <w:rFonts w:ascii="Calibri Light" w:hAnsi="Calibri Light"/>
                    <w:color w:val="000000"/>
                    <w:sz w:val="20"/>
                  </w:rPr>
                </w:rPrChange>
              </w:rPr>
              <w:t xml:space="preserve">In its simplest form, a Health Concern template can be used to wrap a Problem Observation template. </w:t>
            </w:r>
            <w:r>
              <w:rPr>
                <w:rFonts w:ascii="Calibri Light" w:hAnsi="Calibri Light"/>
                <w:color w:val="000000"/>
                <w:rPrChange w:id="11505" w:author="Russell Ott" w:date="2022-05-16T11:47:00Z">
                  <w:rPr>
                    <w:rFonts w:ascii="Calibri Light" w:hAnsi="Calibri Light"/>
                    <w:color w:val="000000"/>
                    <w:sz w:val="20"/>
                  </w:rPr>
                </w:rPrChange>
              </w:rPr>
              <w:t>Also, b</w:t>
            </w:r>
            <w:r w:rsidRPr="00D14360">
              <w:rPr>
                <w:rFonts w:ascii="Calibri Light" w:hAnsi="Calibri Light"/>
                <w:color w:val="000000"/>
                <w:rPrChange w:id="11506" w:author="Russell Ott" w:date="2022-05-16T11:47:00Z">
                  <w:rPr>
                    <w:rFonts w:ascii="Calibri Light" w:hAnsi="Calibri Light"/>
                    <w:color w:val="000000"/>
                    <w:sz w:val="20"/>
                  </w:rPr>
                </w:rPrChange>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olor w:val="000000"/>
                <w:rPrChange w:id="11507" w:author="Russell Ott" w:date="2022-05-16T11:47:00Z">
                  <w:rPr>
                    <w:rFonts w:ascii="Calibri Light" w:hAnsi="Calibri Light"/>
                    <w:color w:val="000000"/>
                    <w:sz w:val="20"/>
                  </w:rPr>
                </w:rPrChange>
              </w:rPr>
            </w:pPr>
          </w:p>
          <w:p w14:paraId="28BD8C31" w14:textId="1AD69C5C" w:rsidR="003B6E4F" w:rsidRPr="00D14360" w:rsidRDefault="003B6E4F" w:rsidP="003B6E4F">
            <w:pPr>
              <w:keepNext/>
              <w:rPr>
                <w:rFonts w:ascii="Calibri Light" w:eastAsia="Times New Roman" w:hAnsi="Calibri Light"/>
                <w:color w:val="000000"/>
                <w:sz w:val="24"/>
                <w:szCs w:val="24"/>
                <w:rPrChange w:id="11508" w:author="Russell Ott" w:date="2022-05-16T11:47:00Z">
                  <w:rPr>
                    <w:rFonts w:ascii="Calibri Light" w:hAnsi="Calibri Light"/>
                    <w:color w:val="000000"/>
                    <w:sz w:val="20"/>
                  </w:rPr>
                </w:rPrChange>
              </w:rPr>
            </w:pPr>
            <w:r>
              <w:rPr>
                <w:rFonts w:ascii="Calibri Light" w:hAnsi="Calibri Light"/>
                <w:color w:val="000000"/>
                <w:rPrChange w:id="11509" w:author="Russell Ott" w:date="2022-05-16T11:47:00Z">
                  <w:rPr>
                    <w:rFonts w:ascii="Calibri Light" w:hAnsi="Calibri Light"/>
                    <w:color w:val="000000"/>
                    <w:sz w:val="20"/>
                  </w:rPr>
                </w:rPrChange>
              </w:rPr>
              <w:t>Examples of a Health Concern that might not be considered a Problem Concern include: "Risk of Hyperkalemia” for a patient taking an ACE-inhibitor medication, “Transportation difficulties” for a patient who doesn’t drive</w:t>
            </w:r>
            <w:r>
              <w:rPr>
                <w:rFonts w:ascii="Calibri Light" w:hAnsi="Calibri Light"/>
                <w:color w:val="000000"/>
                <w:rPrChange w:id="11510" w:author="Russell Ott" w:date="2022-05-16T11:47:00Z">
                  <w:rPr>
                    <w:rFonts w:ascii="Calibri Light" w:hAnsi="Calibri Light"/>
                    <w:color w:val="000000"/>
                    <w:sz w:val="20"/>
                  </w:rPr>
                </w:rPrChange>
              </w:rPr>
              <w:t xml:space="preserve"> and has trouble getting to appointments, or “Under-insured” for a patient who doesn’t have sufficient insurance to cover their medical needs such as medications. Problem Concerns are a subset of Health Concerns. Problem Concerns are problems and diagnoses</w:t>
            </w:r>
            <w:r>
              <w:rPr>
                <w:rFonts w:ascii="Calibri Light" w:hAnsi="Calibri Light"/>
                <w:color w:val="000000"/>
                <w:rPrChange w:id="11511" w:author="Russell Ott" w:date="2022-05-16T11:47:00Z">
                  <w:rPr>
                    <w:rFonts w:ascii="Calibri Light" w:hAnsi="Calibri Light"/>
                    <w:color w:val="000000"/>
                    <w:sz w:val="20"/>
                  </w:rPr>
                </w:rPrChange>
              </w:rPr>
              <w:t xml:space="preserve"> typically found on a classic “Problem List”, such as “Diabetes Mellitus” or “Family History of Melanoma” or “Multi-vessel Coronary Artery Disease”.</w:t>
            </w:r>
          </w:p>
        </w:tc>
      </w:tr>
      <w:tr w:rsidR="003B6E4F"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b/>
                <w:color w:val="000000"/>
                <w:rPrChange w:id="11512" w:author="Russell Ott" w:date="2022-05-16T11:47:00Z">
                  <w:rPr>
                    <w:rFonts w:ascii="Calibri" w:hAnsi="Calibri"/>
                    <w:b/>
                    <w:color w:val="000000"/>
                    <w:sz w:val="20"/>
                  </w:rPr>
                </w:rPrChange>
              </w:rPr>
            </w:pPr>
            <w:r w:rsidRPr="00D14360">
              <w:rPr>
                <w:b/>
                <w:rPrChange w:id="11513" w:author="Russell Ott" w:date="2022-05-16T11:47:00Z">
                  <w:rPr>
                    <w:rFonts w:ascii="Calibri" w:hAnsi="Calibri"/>
                    <w:b/>
                    <w:sz w:val="20"/>
                  </w:rPr>
                </w:rPrChange>
              </w:rPr>
              <w:t>Example</w:t>
            </w:r>
          </w:p>
        </w:tc>
        <w:tc>
          <w:tcPr>
            <w:tcW w:w="7590" w:type="dxa"/>
            <w:tcBorders>
              <w:top w:val="single" w:sz="4" w:space="0" w:color="4F81BD"/>
              <w:bottom w:val="single" w:sz="4" w:space="0" w:color="4472C4"/>
            </w:tcBorders>
            <w:shd w:val="clear" w:color="auto" w:fill="auto"/>
          </w:tcPr>
          <w:p w14:paraId="37C5E38C" w14:textId="4C7F7589" w:rsidR="003B6E4F" w:rsidRPr="00AD08FB" w:rsidRDefault="003B6E4F" w:rsidP="003B6E4F">
            <w:pPr>
              <w:keepNext/>
              <w:rPr>
                <w:rFonts w:ascii="Calibri Light" w:hAnsi="Calibri Light"/>
                <w:color w:val="000000"/>
                <w:rPrChange w:id="11514" w:author="Russell Ott" w:date="2022-05-16T11:47:00Z">
                  <w:rPr>
                    <w:rFonts w:ascii="Calibri Light" w:hAnsi="Calibri Light"/>
                    <w:color w:val="000000"/>
                    <w:sz w:val="20"/>
                  </w:rPr>
                </w:rPrChange>
              </w:rPr>
            </w:pPr>
            <w:r w:rsidRPr="00AD08FB">
              <w:rPr>
                <w:rFonts w:ascii="Calibri Light" w:hAnsi="Calibri Light"/>
                <w:rPrChange w:id="11515"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rPrChange w:id="11516" w:author="Russell Ott" w:date="2022-05-16T11:47:00Z">
                  <w:rPr>
                    <w:rFonts w:ascii="Calibri Light" w:hAnsi="Calibri Light"/>
                    <w:sz w:val="20"/>
                  </w:rPr>
                </w:rPrChange>
              </w:rPr>
              <w:fldChar w:fldCharType="separate"/>
            </w:r>
            <w:r w:rsidR="00F10C7C" w:rsidRPr="00F10C7C">
              <w:rPr>
                <w:rFonts w:ascii="Calibri Light" w:hAnsi="Calibri Light"/>
                <w:rPrChange w:id="11517" w:author="Russell Ott" w:date="2022-05-16T11:47:00Z">
                  <w:rPr>
                    <w:rFonts w:ascii="Calibri Light" w:hAnsi="Calibri Light"/>
                    <w:sz w:val="20"/>
                  </w:rPr>
                </w:rPrChange>
              </w:rPr>
              <w:t xml:space="preserve">Example </w:t>
            </w:r>
            <w:del w:id="11518" w:author="Russell Ott" w:date="2022-05-16T11:47:00Z">
              <w:r w:rsidR="00DE0DA7" w:rsidRPr="00DE0DA7">
                <w:rPr>
                  <w:rFonts w:ascii="Calibri Light" w:hAnsi="Calibri Light" w:cs="Calibri Light"/>
                  <w:noProof/>
                  <w:sz w:val="20"/>
                  <w:szCs w:val="20"/>
                </w:rPr>
                <w:delText>40</w:delText>
              </w:r>
            </w:del>
            <w:ins w:id="11519" w:author="Russell Ott" w:date="2022-05-16T11:47:00Z">
              <w:r w:rsidR="00F10C7C" w:rsidRPr="00F10C7C">
                <w:rPr>
                  <w:rFonts w:ascii="Calibri Light" w:hAnsi="Calibri Light" w:cs="Calibri Light"/>
                  <w:noProof/>
                </w:rPr>
                <w:t>39</w:t>
              </w:r>
            </w:ins>
            <w:r w:rsidR="00F10C7C" w:rsidRPr="00F10C7C">
              <w:rPr>
                <w:rFonts w:ascii="Calibri Light" w:hAnsi="Calibri Light"/>
                <w:rPrChange w:id="11520" w:author="Russell Ott" w:date="2022-05-16T11:47:00Z">
                  <w:rPr>
                    <w:rFonts w:ascii="Calibri Light" w:hAnsi="Calibri Light"/>
                    <w:sz w:val="20"/>
                  </w:rPr>
                </w:rPrChange>
              </w:rPr>
              <w:t>: Health Concern narrative entry</w:t>
            </w:r>
            <w:r w:rsidRPr="00AD08FB">
              <w:rPr>
                <w:rFonts w:ascii="Calibri Light" w:hAnsi="Calibri Light"/>
                <w:rPrChange w:id="11521" w:author="Russell Ott" w:date="2022-05-16T11:47:00Z">
                  <w:rPr>
                    <w:rFonts w:ascii="Calibri Light" w:hAnsi="Calibri Light"/>
                    <w:sz w:val="20"/>
                  </w:rPr>
                </w:rPrChange>
              </w:rPr>
              <w:fldChar w:fldCharType="end"/>
            </w:r>
          </w:p>
        </w:tc>
      </w:tr>
    </w:tbl>
    <w:p w14:paraId="390B844A" w14:textId="50CCED66" w:rsidR="007D3708" w:rsidRDefault="00A5789F" w:rsidP="007D3708">
      <w:pPr>
        <w:pStyle w:val="Caption"/>
      </w:pPr>
      <w:bookmarkStart w:id="11522" w:name="_Toc21927030"/>
      <w:r>
        <w:t xml:space="preserve"> </w:t>
      </w:r>
      <w:bookmarkStart w:id="11523" w:name="_Toc103262913"/>
      <w:r w:rsidR="007D3708" w:rsidRPr="00C64922">
        <w:t xml:space="preserve">Table </w:t>
      </w:r>
      <w:r w:rsidR="00132A94">
        <w:fldChar w:fldCharType="begin"/>
      </w:r>
      <w:r w:rsidR="00132A94">
        <w:instrText xml:space="preserve"> SEQ Table \* ARABIC </w:instrText>
      </w:r>
      <w:r w:rsidR="00132A94">
        <w:fldChar w:fldCharType="separate"/>
      </w:r>
      <w:del w:id="11524" w:author="Russell Ott" w:date="2022-05-16T11:47:00Z">
        <w:r w:rsidR="00DE0DA7">
          <w:rPr>
            <w:noProof/>
          </w:rPr>
          <w:delText>49</w:delText>
        </w:r>
      </w:del>
      <w:ins w:id="11525" w:author="Russell Ott" w:date="2022-05-16T11:47:00Z">
        <w:r w:rsidR="00F10C7C">
          <w:rPr>
            <w:noProof/>
          </w:rPr>
          <w:t>46</w:t>
        </w:r>
      </w:ins>
      <w:r w:rsidR="00132A94">
        <w:rPr>
          <w:noProof/>
        </w:rPr>
        <w:fldChar w:fldCharType="end"/>
      </w:r>
      <w:r w:rsidR="007D3708" w:rsidRPr="00C64922">
        <w:t xml:space="preserve">: </w:t>
      </w:r>
      <w:r w:rsidR="00236D1E">
        <w:t xml:space="preserve">Health Concern </w:t>
      </w:r>
      <w:r w:rsidR="00852DED">
        <w:t>Template</w:t>
      </w:r>
      <w:bookmarkEnd w:id="11523"/>
      <w:bookmarkEnd w:id="11522"/>
      <w:r w:rsidR="00852DED">
        <w:t xml:space="preserve"> </w:t>
      </w:r>
    </w:p>
    <w:p w14:paraId="09DEE6F9" w14:textId="60BC39B8" w:rsidR="00236D1E" w:rsidRDefault="00236D1E" w:rsidP="003A3D50">
      <w:pPr>
        <w:pStyle w:val="Caption"/>
        <w:keepNext/>
        <w:spacing w:after="0"/>
      </w:pPr>
      <w:bookmarkStart w:id="11526" w:name="_Ref21872174"/>
      <w:bookmarkStart w:id="11527" w:name="_Toc101449292"/>
      <w:bookmarkStart w:id="11528" w:name="_Toc21927492"/>
      <w:r>
        <w:t xml:space="preserve">Example </w:t>
      </w:r>
      <w:r w:rsidR="00132A94">
        <w:fldChar w:fldCharType="begin"/>
      </w:r>
      <w:r w:rsidR="00132A94">
        <w:instrText xml:space="preserve"> SEQ Example \* ARABIC </w:instrText>
      </w:r>
      <w:r w:rsidR="00132A94">
        <w:fldChar w:fldCharType="separate"/>
      </w:r>
      <w:del w:id="11529" w:author="Russell Ott" w:date="2022-05-16T11:47:00Z">
        <w:r w:rsidR="00DE0DA7">
          <w:rPr>
            <w:noProof/>
          </w:rPr>
          <w:delText>40</w:delText>
        </w:r>
      </w:del>
      <w:ins w:id="11530" w:author="Russell Ott" w:date="2022-05-16T11:47:00Z">
        <w:r w:rsidR="00F10C7C">
          <w:rPr>
            <w:noProof/>
          </w:rPr>
          <w:t>39</w:t>
        </w:r>
      </w:ins>
      <w:r w:rsidR="00132A94">
        <w:rPr>
          <w:noProof/>
        </w:rPr>
        <w:fldChar w:fldCharType="end"/>
      </w:r>
      <w:r>
        <w:t>: Health Concern narrative entry</w:t>
      </w:r>
      <w:bookmarkEnd w:id="11526"/>
      <w:bookmarkEnd w:id="11527"/>
      <w:bookmarkEnd w:id="115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2FFF359D" w14:textId="77777777" w:rsidR="00852DED" w:rsidRPr="00AD08FB" w:rsidRDefault="00852DED" w:rsidP="00852DED">
            <w:pPr>
              <w:rPr>
                <w:del w:id="11531" w:author="Russell Ott" w:date="2022-05-16T11:47:00Z"/>
                <w:rFonts w:ascii="Courier New" w:hAnsi="Courier New" w:cs="Courier New"/>
                <w:sz w:val="16"/>
                <w:szCs w:val="16"/>
              </w:rPr>
            </w:pPr>
            <w:del w:id="11532" w:author="Russell Ott" w:date="2022-05-16T11:47:00Z">
              <w:r w:rsidRPr="00AD08FB">
                <w:rPr>
                  <w:rFonts w:ascii="Courier New" w:hAnsi="Courier New" w:cs="Courier New"/>
                  <w:sz w:val="16"/>
                  <w:szCs w:val="16"/>
                </w:rPr>
                <w:delText>&lt;?xml version="1.0" encoding="UTF-8"?&gt;</w:delText>
              </w:r>
            </w:del>
          </w:p>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ins w:id="11533" w:author="Russell Ott" w:date="2022-05-16T11:47:00Z"/>
                <w:rFonts w:ascii="Courier New" w:hAnsi="Courier New" w:cs="Courier New"/>
                <w:sz w:val="16"/>
                <w:szCs w:val="16"/>
              </w:rPr>
            </w:pPr>
            <w:ins w:id="11534" w:author="Russell Ott" w:date="2022-05-16T11:47:00Z">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ins>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77777777" w:rsidR="007D3708" w:rsidRPr="00C64922" w:rsidRDefault="007D3708" w:rsidP="00F10C7C">
      <w:pPr>
        <w:pStyle w:val="Heading3"/>
      </w:pPr>
      <w:bookmarkStart w:id="11535" w:name="_Toc21926856"/>
      <w:bookmarkStart w:id="11536" w:name="_Toc21871981"/>
      <w:bookmarkStart w:id="11537" w:name="_Toc21872437"/>
      <w:bookmarkStart w:id="11538" w:name="_Toc21880208"/>
      <w:bookmarkStart w:id="11539" w:name="_Toc21890038"/>
      <w:bookmarkStart w:id="11540" w:name="_Toc21894182"/>
      <w:bookmarkStart w:id="11541" w:name="_Toc21898109"/>
      <w:bookmarkStart w:id="11542" w:name="_Toc21926857"/>
      <w:bookmarkStart w:id="11543" w:name="_k2hd2t8ufb5t" w:colFirst="0" w:colLast="0"/>
      <w:bookmarkStart w:id="11544" w:name="_2fq8vasb3mhl" w:colFirst="0" w:colLast="0"/>
      <w:bookmarkStart w:id="11545" w:name="_fvfrefsoypc0" w:colFirst="0" w:colLast="0"/>
      <w:bookmarkStart w:id="11546" w:name="_oh50yapkhblt" w:colFirst="0" w:colLast="0"/>
      <w:bookmarkStart w:id="11547" w:name="_Toc21871982"/>
      <w:bookmarkStart w:id="11548" w:name="_Toc21872438"/>
      <w:bookmarkStart w:id="11549" w:name="_Toc21880209"/>
      <w:bookmarkStart w:id="11550" w:name="_Toc21890039"/>
      <w:bookmarkStart w:id="11551" w:name="_Toc21894183"/>
      <w:bookmarkStart w:id="11552" w:name="_Toc21898110"/>
      <w:bookmarkStart w:id="11553" w:name="_Toc21926858"/>
      <w:bookmarkStart w:id="11554" w:name="_s9nmzfl4lcq1" w:colFirst="0" w:colLast="0"/>
      <w:bookmarkStart w:id="11555" w:name="_upglbi" w:colFirst="0" w:colLast="0"/>
      <w:bookmarkStart w:id="11556" w:name="_1xhxrqf2sqa" w:colFirst="0" w:colLast="0"/>
      <w:bookmarkStart w:id="11557" w:name="_Toc10707521"/>
      <w:bookmarkStart w:id="11558" w:name="_Toc11043658"/>
      <w:bookmarkStart w:id="11559" w:name="_Toc11045634"/>
      <w:bookmarkStart w:id="11560" w:name="_Toc11391303"/>
      <w:bookmarkStart w:id="11561" w:name="_Toc103262703"/>
      <w:bookmarkStart w:id="11562" w:name="_Toc22823448"/>
      <w:bookmarkEnd w:id="11151"/>
      <w:bookmarkEnd w:id="11152"/>
      <w:bookmarkEnd w:id="11153"/>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r w:rsidRPr="00C64922">
        <w:t>Allerg</w:t>
      </w:r>
      <w:r w:rsidR="006B2DAF">
        <w:t>y</w:t>
      </w:r>
      <w:bookmarkEnd w:id="11557"/>
      <w:bookmarkEnd w:id="11558"/>
      <w:bookmarkEnd w:id="11559"/>
      <w:bookmarkEnd w:id="11560"/>
      <w:bookmarkEnd w:id="11561"/>
      <w:bookmarkEnd w:id="11562"/>
    </w:p>
    <w:p w14:paraId="53CD9C71" w14:textId="77777777" w:rsidR="007D3708" w:rsidRDefault="008F693D" w:rsidP="007D3708">
      <w:pPr>
        <w:spacing w:after="120"/>
        <w:rPr>
          <w:rFonts w:ascii="Times New Roman" w:eastAsia="Times New Roman" w:hAnsi="Times New Roman"/>
          <w:sz w:val="24"/>
          <w:szCs w:val="24"/>
          <w:rPrChange w:id="11563" w:author="Russell Ott" w:date="2022-05-16T11:47:00Z">
            <w:rPr>
              <w:rFonts w:ascii="Calibri" w:hAnsi="Calibri"/>
            </w:rPr>
          </w:rPrChange>
        </w:rPr>
      </w:pPr>
      <w:r w:rsidRPr="00AD08FB">
        <w:rPr>
          <w:rPrChange w:id="11564" w:author="Russell Ott" w:date="2022-05-16T11:47:00Z">
            <w:rPr>
              <w:rFonts w:ascii="Calibri" w:hAnsi="Calibri"/>
            </w:rPr>
          </w:rPrChange>
        </w:rPr>
        <w:t xml:space="preserve">Allergy information includes medication and non-medication allergy concerns and observations including statements about no known allergies. </w:t>
      </w:r>
    </w:p>
    <w:p w14:paraId="11F78CA5" w14:textId="77777777" w:rsidR="0083506C" w:rsidRPr="00C64922" w:rsidRDefault="0083506C" w:rsidP="002E634A">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Change w:id="11565" w:author="Russell Ott" w:date="2022-05-16T11:47:00Z">
            <w:rPr/>
          </w:rPrChange>
        </w:rPr>
      </w:pPr>
      <w:r w:rsidRPr="007770C6">
        <w:rPr>
          <w:sz w:val="20"/>
          <w:rPrChange w:id="11566" w:author="Russell Ott" w:date="2022-05-16T11:47:00Z">
            <w:rPr/>
          </w:rPrChange>
        </w:rPr>
        <w:t xml:space="preserve">The Allergy Concern template enables </w:t>
      </w:r>
      <w:r w:rsidR="007D3708" w:rsidRPr="007770C6">
        <w:rPr>
          <w:sz w:val="20"/>
          <w:rPrChange w:id="11567" w:author="Russell Ott" w:date="2022-05-16T11:47:00Z">
            <w:rPr/>
          </w:rPrChange>
        </w:rPr>
        <w:t xml:space="preserve">multiple allergy intolerance observations to be tracked together as a single concern.  </w:t>
      </w:r>
      <w:r w:rsidR="008F693D" w:rsidRPr="007770C6">
        <w:rPr>
          <w:sz w:val="20"/>
          <w:rPrChange w:id="11568" w:author="Russell Ott" w:date="2022-05-16T11:47:00Z">
            <w:rPr/>
          </w:rPrChange>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PrChange w:id="11569" w:author="Russell Ott" w:date="2022-05-16T11:47:00Z">
            <w:rPr>
              <w:rFonts w:ascii="Calibri" w:hAnsi="Calibri"/>
            </w:rPr>
          </w:rPrChange>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1570"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1571">
          <w:tblGrid>
            <w:gridCol w:w="2312"/>
            <w:gridCol w:w="6930"/>
          </w:tblGrid>
        </w:tblGridChange>
      </w:tblGrid>
      <w:tr w:rsidR="009F6BA2" w:rsidRPr="00C64922" w14:paraId="4F1CA38C" w14:textId="77777777" w:rsidTr="00F75DF2">
        <w:trPr>
          <w:cantSplit/>
          <w:tblHeader/>
          <w:trPrChange w:id="11572" w:author="Russell Ott" w:date="2022-05-16T11:47:00Z">
            <w:trPr>
              <w:cantSplit/>
              <w:tblHeader/>
            </w:trPr>
          </w:trPrChange>
        </w:trPr>
        <w:tc>
          <w:tcPr>
            <w:tcW w:w="2312" w:type="dxa"/>
            <w:tcBorders>
              <w:bottom w:val="nil"/>
              <w:right w:val="nil"/>
            </w:tcBorders>
            <w:shd w:val="clear" w:color="auto" w:fill="4F81BD"/>
            <w:tcPrChange w:id="11573" w:author="Russell Ott" w:date="2022-05-16T11:47:00Z">
              <w:tcPr>
                <w:tcW w:w="2335" w:type="dxa"/>
                <w:tcBorders>
                  <w:bottom w:val="nil"/>
                  <w:right w:val="nil"/>
                </w:tcBorders>
                <w:shd w:val="clear" w:color="auto" w:fill="4F81BD"/>
              </w:tcPr>
            </w:tcPrChange>
          </w:tcPr>
          <w:p w14:paraId="20BFF455" w14:textId="77777777" w:rsidR="009F6BA2" w:rsidRPr="00D14360" w:rsidRDefault="009F6BA2" w:rsidP="00E42FA6">
            <w:pPr>
              <w:rPr>
                <w:b/>
                <w:color w:val="FFFFFF"/>
                <w:rPrChange w:id="11574" w:author="Russell Ott" w:date="2022-05-16T11:47:00Z">
                  <w:rPr>
                    <w:rFonts w:ascii="Calibri" w:hAnsi="Calibri"/>
                    <w:b/>
                    <w:color w:val="FFFFFF"/>
                  </w:rPr>
                </w:rPrChange>
              </w:rPr>
            </w:pPr>
            <w:r w:rsidRPr="00D14360">
              <w:rPr>
                <w:b/>
                <w:color w:val="FFFFFF"/>
                <w:rPrChange w:id="11575" w:author="Russell Ott" w:date="2022-05-16T11:47:00Z">
                  <w:rPr>
                    <w:rFonts w:ascii="Calibri" w:hAnsi="Calibri"/>
                    <w:b/>
                    <w:color w:val="FFFFFF"/>
                  </w:rPr>
                </w:rPrChange>
              </w:rPr>
              <w:t>Entry Template</w:t>
            </w:r>
          </w:p>
        </w:tc>
        <w:tc>
          <w:tcPr>
            <w:tcW w:w="6930" w:type="dxa"/>
            <w:shd w:val="clear" w:color="auto" w:fill="4F81BD"/>
            <w:tcPrChange w:id="11576" w:author="Russell Ott" w:date="2022-05-16T11:47:00Z">
              <w:tcPr>
                <w:tcW w:w="7015" w:type="dxa"/>
                <w:shd w:val="clear" w:color="auto" w:fill="4F81BD"/>
              </w:tcPr>
            </w:tcPrChange>
          </w:tcPr>
          <w:p w14:paraId="7F0D28CE" w14:textId="77777777" w:rsidR="009F6BA2" w:rsidRPr="00D14360" w:rsidRDefault="009F6BA2" w:rsidP="00E42FA6">
            <w:pPr>
              <w:rPr>
                <w:rFonts w:ascii="Times New Roman" w:eastAsia="Times New Roman" w:hAnsi="Times New Roman"/>
                <w:b/>
                <w:color w:val="FFFFFF"/>
                <w:sz w:val="24"/>
                <w:szCs w:val="24"/>
                <w:rPrChange w:id="11577" w:author="Russell Ott" w:date="2022-05-16T11:47:00Z">
                  <w:rPr>
                    <w:rFonts w:ascii="Calibri" w:hAnsi="Calibri"/>
                    <w:b/>
                    <w:color w:val="FFFFFF"/>
                  </w:rPr>
                </w:rPrChange>
              </w:rPr>
            </w:pPr>
            <w:r w:rsidRPr="00D14360">
              <w:rPr>
                <w:b/>
                <w:color w:val="FFFFFF"/>
                <w:rPrChange w:id="11578" w:author="Russell Ott" w:date="2022-05-16T11:47:00Z">
                  <w:rPr>
                    <w:rFonts w:ascii="Calibri" w:hAnsi="Calibri"/>
                    <w:b/>
                    <w:color w:val="FFFFFF"/>
                  </w:rPr>
                </w:rPrChange>
              </w:rPr>
              <w:t>Allergy Concern Act (V3)</w:t>
            </w:r>
          </w:p>
          <w:p w14:paraId="36E3756D" w14:textId="77777777" w:rsidR="009F6BA2" w:rsidRPr="00D14360" w:rsidRDefault="009F6BA2" w:rsidP="00E42FA6">
            <w:pPr>
              <w:rPr>
                <w:rFonts w:ascii="Times New Roman" w:eastAsia="Times New Roman" w:hAnsi="Times New Roman"/>
                <w:color w:val="FFFFFF"/>
                <w:sz w:val="24"/>
                <w:szCs w:val="24"/>
                <w:rPrChange w:id="11579" w:author="Russell Ott" w:date="2022-05-16T11:47:00Z">
                  <w:rPr>
                    <w:rFonts w:ascii="Calibri" w:hAnsi="Calibri"/>
                    <w:color w:val="FFFFFF"/>
                  </w:rPr>
                </w:rPrChange>
              </w:rPr>
            </w:pPr>
            <w:r w:rsidRPr="00D14360">
              <w:rPr>
                <w:color w:val="FFFFFF"/>
                <w:sz w:val="18"/>
                <w:rPrChange w:id="11580" w:author="Russell Ott" w:date="2022-05-16T11:47:00Z">
                  <w:rPr>
                    <w:rFonts w:ascii="Calibri" w:hAnsi="Calibri"/>
                    <w:color w:val="FFFFFF"/>
                    <w:sz w:val="18"/>
                  </w:rPr>
                </w:rPrChange>
              </w:rPr>
              <w:t xml:space="preserve">[act: identifier </w:t>
            </w:r>
            <w:r w:rsidRPr="00D14360">
              <w:rPr>
                <w:color w:val="FFFFFF"/>
                <w:sz w:val="18"/>
                <w:rPrChange w:id="11581" w:author="Russell Ott" w:date="2022-05-16T11:47:00Z">
                  <w:rPr>
                    <w:rFonts w:ascii="Calibri" w:hAnsi="Calibri"/>
                    <w:color w:val="FFFFFF"/>
                    <w:sz w:val="18"/>
                  </w:rPr>
                </w:rPrChange>
              </w:rPr>
              <w:t>urn:hl7ii:2.16.840.1.113883.10.20.22.4.30:2015-08-01 (open)]</w:t>
            </w:r>
          </w:p>
        </w:tc>
      </w:tr>
      <w:tr w:rsidR="009F6BA2" w:rsidRPr="00C64922" w14:paraId="409E4AE9" w14:textId="77777777" w:rsidTr="00F75DF2">
        <w:trPr>
          <w:trHeight w:val="395"/>
          <w:trPrChange w:id="11582" w:author="Russell Ott" w:date="2022-05-16T11:47:00Z">
            <w:trPr>
              <w:trHeight w:val="395"/>
            </w:trPr>
          </w:trPrChange>
        </w:trPr>
        <w:tc>
          <w:tcPr>
            <w:tcW w:w="2312" w:type="dxa"/>
            <w:tcBorders>
              <w:top w:val="single" w:sz="4" w:space="0" w:color="4F81BD"/>
              <w:bottom w:val="single" w:sz="4" w:space="0" w:color="4F81BD"/>
              <w:right w:val="nil"/>
            </w:tcBorders>
            <w:shd w:val="clear" w:color="auto" w:fill="FFFFFF"/>
            <w:tcPrChange w:id="11583" w:author="Russell Ott" w:date="2022-05-16T11:47:00Z">
              <w:tcPr>
                <w:tcW w:w="2335" w:type="dxa"/>
                <w:tcBorders>
                  <w:top w:val="single" w:sz="4" w:space="0" w:color="4F81BD"/>
                  <w:bottom w:val="single" w:sz="4" w:space="0" w:color="4F81BD"/>
                  <w:right w:val="nil"/>
                </w:tcBorders>
                <w:shd w:val="clear" w:color="auto" w:fill="FFFFFF"/>
              </w:tcPr>
            </w:tcPrChange>
          </w:tcPr>
          <w:p w14:paraId="18BB209B" w14:textId="77777777" w:rsidR="009F6BA2" w:rsidRPr="00D14360" w:rsidRDefault="009F6BA2" w:rsidP="00E42FA6">
            <w:pPr>
              <w:rPr>
                <w:b/>
                <w:rPrChange w:id="11584" w:author="Russell Ott" w:date="2022-05-16T11:47:00Z">
                  <w:rPr>
                    <w:rFonts w:ascii="Calibri" w:hAnsi="Calibri"/>
                    <w:b/>
                    <w:sz w:val="20"/>
                  </w:rPr>
                </w:rPrChange>
              </w:rPr>
            </w:pPr>
            <w:r w:rsidRPr="00D14360">
              <w:rPr>
                <w:b/>
                <w:rPrChange w:id="11585"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1586" w:author="Russell Ott" w:date="2022-05-16T11:47:00Z">
              <w:tcPr>
                <w:tcW w:w="7015" w:type="dxa"/>
                <w:tcBorders>
                  <w:top w:val="single" w:sz="4" w:space="0" w:color="4F81BD"/>
                  <w:bottom w:val="single" w:sz="4" w:space="0" w:color="4F81BD"/>
                </w:tcBorders>
                <w:shd w:val="clear" w:color="auto" w:fill="auto"/>
              </w:tcPr>
            </w:tcPrChange>
          </w:tcPr>
          <w:p w14:paraId="5DDE9F9E" w14:textId="77777777" w:rsidR="009F6BA2" w:rsidRPr="00D14360" w:rsidRDefault="009F6BA2" w:rsidP="00E42FA6">
            <w:pPr>
              <w:rPr>
                <w:rFonts w:ascii="Calibri Light" w:eastAsia="Times New Roman" w:hAnsi="Calibri Light"/>
                <w:sz w:val="24"/>
                <w:szCs w:val="24"/>
                <w:rPrChange w:id="11587" w:author="Russell Ott" w:date="2022-05-16T11:47:00Z">
                  <w:rPr>
                    <w:rFonts w:ascii="Calibri Light" w:hAnsi="Calibri Light"/>
                    <w:sz w:val="20"/>
                  </w:rPr>
                </w:rPrChange>
              </w:rPr>
            </w:pPr>
            <w:r w:rsidRPr="00D14360">
              <w:rPr>
                <w:rFonts w:ascii="Calibri Light" w:hAnsi="Calibri Light"/>
                <w:rPrChange w:id="11588" w:author="Russell Ott" w:date="2022-05-16T11:47:00Z">
                  <w:rPr>
                    <w:rFonts w:ascii="Calibri Light" w:hAnsi="Calibri Light"/>
                    <w:sz w:val="20"/>
                  </w:rPr>
                </w:rPrChange>
              </w:rPr>
              <w:t xml:space="preserve">HL7 C-CDA R2.1 </w:t>
            </w:r>
          </w:p>
        </w:tc>
      </w:tr>
      <w:tr w:rsidR="009F6BA2" w:rsidRPr="00C64922" w14:paraId="6D3A289D" w14:textId="77777777" w:rsidTr="00F75DF2">
        <w:trPr>
          <w:trHeight w:val="620"/>
          <w:trPrChange w:id="11589" w:author="Russell Ott" w:date="2022-05-16T11:47:00Z">
            <w:trPr>
              <w:trHeight w:val="620"/>
            </w:trPr>
          </w:trPrChange>
        </w:trPr>
        <w:tc>
          <w:tcPr>
            <w:tcW w:w="2312" w:type="dxa"/>
            <w:tcBorders>
              <w:right w:val="nil"/>
            </w:tcBorders>
            <w:shd w:val="clear" w:color="auto" w:fill="FFFFFF"/>
            <w:tcPrChange w:id="11590" w:author="Russell Ott" w:date="2022-05-16T11:47:00Z">
              <w:tcPr>
                <w:tcW w:w="2335" w:type="dxa"/>
                <w:tcBorders>
                  <w:right w:val="nil"/>
                </w:tcBorders>
                <w:shd w:val="clear" w:color="auto" w:fill="FFFFFF"/>
              </w:tcPr>
            </w:tcPrChange>
          </w:tcPr>
          <w:p w14:paraId="13ACB6AC" w14:textId="77777777" w:rsidR="009F6BA2" w:rsidRPr="00D14360" w:rsidRDefault="009F6BA2" w:rsidP="00E42FA6">
            <w:pPr>
              <w:rPr>
                <w:b/>
                <w:rPrChange w:id="11591" w:author="Russell Ott" w:date="2022-05-16T11:47:00Z">
                  <w:rPr>
                    <w:rFonts w:ascii="Calibri" w:hAnsi="Calibri"/>
                    <w:b/>
                    <w:sz w:val="20"/>
                  </w:rPr>
                </w:rPrChange>
              </w:rPr>
            </w:pPr>
            <w:r w:rsidRPr="00D14360">
              <w:rPr>
                <w:b/>
                <w:rPrChange w:id="11592" w:author="Russell Ott" w:date="2022-05-16T11:47:00Z">
                  <w:rPr>
                    <w:rFonts w:ascii="Calibri" w:hAnsi="Calibri"/>
                    <w:b/>
                    <w:sz w:val="20"/>
                  </w:rPr>
                </w:rPrChange>
              </w:rPr>
              <w:t>Purpose</w:t>
            </w:r>
          </w:p>
        </w:tc>
        <w:tc>
          <w:tcPr>
            <w:tcW w:w="6930" w:type="dxa"/>
            <w:shd w:val="clear" w:color="auto" w:fill="auto"/>
            <w:tcPrChange w:id="11593" w:author="Russell Ott" w:date="2022-05-16T11:47:00Z">
              <w:tcPr>
                <w:tcW w:w="7015" w:type="dxa"/>
                <w:shd w:val="clear" w:color="auto" w:fill="auto"/>
              </w:tcPr>
            </w:tcPrChange>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F75DF2">
        <w:trPr>
          <w:trHeight w:val="3329"/>
          <w:trPrChange w:id="11594" w:author="Russell Ott" w:date="2022-05-16T11:47:00Z">
            <w:trPr>
              <w:trHeight w:val="3329"/>
            </w:trPr>
          </w:trPrChange>
        </w:trPr>
        <w:tc>
          <w:tcPr>
            <w:tcW w:w="2312" w:type="dxa"/>
            <w:tcBorders>
              <w:top w:val="single" w:sz="4" w:space="0" w:color="4F81BD"/>
              <w:bottom w:val="single" w:sz="4" w:space="0" w:color="4F81BD"/>
              <w:right w:val="nil"/>
            </w:tcBorders>
            <w:shd w:val="clear" w:color="auto" w:fill="FFFFFF"/>
            <w:tcPrChange w:id="11595" w:author="Russell Ott" w:date="2022-05-16T11:47:00Z">
              <w:tcPr>
                <w:tcW w:w="2335" w:type="dxa"/>
                <w:tcBorders>
                  <w:top w:val="single" w:sz="4" w:space="0" w:color="4F81BD"/>
                  <w:bottom w:val="single" w:sz="4" w:space="0" w:color="4F81BD"/>
                  <w:right w:val="nil"/>
                </w:tcBorders>
                <w:shd w:val="clear" w:color="auto" w:fill="FFFFFF"/>
              </w:tcPr>
            </w:tcPrChange>
          </w:tcPr>
          <w:p w14:paraId="6B3507D1" w14:textId="77777777" w:rsidR="009F6BA2" w:rsidRPr="00D14360" w:rsidRDefault="009F6BA2" w:rsidP="00E42FA6">
            <w:pPr>
              <w:rPr>
                <w:b/>
                <w:rPrChange w:id="11596" w:author="Russell Ott" w:date="2022-05-16T11:47:00Z">
                  <w:rPr>
                    <w:rFonts w:ascii="Calibri" w:hAnsi="Calibri"/>
                    <w:b/>
                    <w:sz w:val="20"/>
                  </w:rPr>
                </w:rPrChange>
              </w:rPr>
            </w:pPr>
            <w:r w:rsidRPr="00D14360">
              <w:rPr>
                <w:b/>
                <w:rPrChange w:id="11597"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1598" w:author="Russell Ott" w:date="2022-05-16T11:47:00Z">
              <w:tcPr>
                <w:tcW w:w="7015" w:type="dxa"/>
                <w:tcBorders>
                  <w:top w:val="single" w:sz="4" w:space="0" w:color="4F81BD"/>
                  <w:bottom w:val="single" w:sz="4" w:space="0" w:color="4F81BD"/>
                </w:tcBorders>
                <w:shd w:val="clear" w:color="auto" w:fill="auto"/>
              </w:tcPr>
            </w:tcPrChange>
          </w:tcPr>
          <w:p w14:paraId="6C79D5A2" w14:textId="77777777" w:rsidR="009F6BA2" w:rsidRPr="00D14360" w:rsidRDefault="009F6BA2" w:rsidP="00E42FA6">
            <w:pPr>
              <w:rPr>
                <w:rFonts w:ascii="Calibri Light" w:eastAsia="Times New Roman" w:hAnsi="Calibri Light"/>
                <w:sz w:val="24"/>
                <w:szCs w:val="24"/>
                <w:rPrChange w:id="11599" w:author="Russell Ott" w:date="2022-05-16T11:47:00Z">
                  <w:rPr>
                    <w:rFonts w:ascii="Calibri Light" w:hAnsi="Calibri Light"/>
                    <w:sz w:val="20"/>
                  </w:rPr>
                </w:rPrChange>
              </w:rPr>
            </w:pPr>
            <w:r w:rsidRPr="00D14360">
              <w:rPr>
                <w:rFonts w:ascii="Calibri Light" w:hAnsi="Calibri Light"/>
                <w:rPrChange w:id="11600" w:author="Russell Ott" w:date="2022-05-16T11:47:00Z">
                  <w:rPr>
                    <w:rFonts w:ascii="Calibri Light" w:hAnsi="Calibri Light"/>
                    <w:sz w:val="20"/>
                  </w:rPr>
                </w:rPrChange>
              </w:rPr>
              <w:t xml:space="preserve">So long as the underlying </w:t>
            </w:r>
            <w:r w:rsidRPr="00D14360">
              <w:rPr>
                <w:rFonts w:ascii="Calibri Light" w:hAnsi="Calibri Light"/>
                <w:rPrChange w:id="11601" w:author="Russell Ott" w:date="2022-05-16T11:47:00Z">
                  <w:rPr>
                    <w:rFonts w:ascii="Calibri Light" w:hAnsi="Calibri Light"/>
                    <w:sz w:val="20"/>
                  </w:rPr>
                </w:rPrChange>
              </w:rPr>
              <w:t>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rPrChange w:id="11602" w:author="Russell Ott" w:date="2022-05-16T11:47:00Z">
                  <w:rPr>
                    <w:rFonts w:ascii="Calibri Light" w:hAnsi="Calibri Light"/>
                    <w:sz w:val="20"/>
                  </w:rPr>
                </w:rPrChange>
              </w:rPr>
              <w:t>.</w:t>
            </w:r>
            <w:r w:rsidRPr="00D14360">
              <w:rPr>
                <w:rFonts w:ascii="Calibri Light" w:hAnsi="Calibri Light"/>
                <w:rPrChange w:id="11603" w:author="Russell Ott" w:date="2022-05-16T11:47:00Z">
                  <w:rPr>
                    <w:rFonts w:ascii="Calibri Light" w:hAnsi="Calibri Light"/>
                    <w:sz w:val="20"/>
                  </w:rPr>
                </w:rPrChange>
              </w:rPr>
              <w:t>”</w:t>
            </w:r>
          </w:p>
          <w:p w14:paraId="2FC62E4D" w14:textId="77777777" w:rsidR="005C79A1" w:rsidRDefault="005C79A1" w:rsidP="00E42FA6">
            <w:pPr>
              <w:rPr>
                <w:rFonts w:ascii="Calibri Light" w:hAnsi="Calibri Light"/>
                <w:rPrChange w:id="11604" w:author="Russell Ott" w:date="2022-05-16T11:47:00Z">
                  <w:rPr>
                    <w:rFonts w:ascii="Calibri Light" w:hAnsi="Calibri Light"/>
                    <w:sz w:val="20"/>
                  </w:rPr>
                </w:rPrChange>
              </w:rPr>
            </w:pPr>
          </w:p>
          <w:p w14:paraId="190599AC" w14:textId="4455EF32" w:rsidR="009F6BA2" w:rsidRPr="00D14360" w:rsidRDefault="009F6BA2" w:rsidP="00E42FA6">
            <w:pPr>
              <w:rPr>
                <w:rFonts w:ascii="Calibri Light" w:eastAsia="Times New Roman" w:hAnsi="Calibri Light"/>
                <w:sz w:val="24"/>
                <w:szCs w:val="24"/>
                <w:rPrChange w:id="11605" w:author="Russell Ott" w:date="2022-05-16T11:47:00Z">
                  <w:rPr>
                    <w:rFonts w:ascii="Calibri Light" w:hAnsi="Calibri Light"/>
                    <w:sz w:val="20"/>
                  </w:rPr>
                </w:rPrChange>
              </w:rPr>
            </w:pPr>
            <w:r w:rsidRPr="00D14360">
              <w:rPr>
                <w:rFonts w:ascii="Calibri Light" w:hAnsi="Calibri Light"/>
                <w:rPrChange w:id="11606" w:author="Russell Ott" w:date="2022-05-16T11:47:00Z">
                  <w:rPr>
                    <w:rFonts w:ascii="Calibri Light" w:hAnsi="Calibri Light"/>
                    <w:sz w:val="20"/>
                  </w:rPr>
                </w:rPrChange>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rPrChange w:id="11607" w:author="Russell Ott" w:date="2022-05-16T11:47:00Z">
                  <w:rPr>
                    <w:rFonts w:ascii="Calibri Light" w:hAnsi="Calibri Light"/>
                    <w:sz w:val="20"/>
                  </w:rPr>
                </w:rPrChange>
              </w:rPr>
            </w:pPr>
          </w:p>
          <w:p w14:paraId="06E50BAB" w14:textId="6A174A59" w:rsidR="009F6BA2" w:rsidRPr="00D14360" w:rsidRDefault="009F6BA2" w:rsidP="00E42FA6">
            <w:pPr>
              <w:rPr>
                <w:rFonts w:ascii="Calibri Light" w:eastAsia="Times New Roman" w:hAnsi="Calibri Light"/>
                <w:sz w:val="24"/>
                <w:szCs w:val="24"/>
                <w:rPrChange w:id="11608" w:author="Russell Ott" w:date="2022-05-16T11:47:00Z">
                  <w:rPr>
                    <w:rFonts w:ascii="Calibri Light" w:hAnsi="Calibri Light"/>
                    <w:sz w:val="20"/>
                  </w:rPr>
                </w:rPrChange>
              </w:rPr>
            </w:pPr>
            <w:r w:rsidRPr="00D14360">
              <w:rPr>
                <w:rFonts w:ascii="Calibri Light" w:hAnsi="Calibri Light"/>
                <w:rPrChange w:id="11609" w:author="Russell Ott" w:date="2022-05-16T11:47:00Z">
                  <w:rPr>
                    <w:rFonts w:ascii="Calibri Light" w:hAnsi="Calibri Light"/>
                    <w:sz w:val="20"/>
                  </w:rPr>
                </w:rPrChange>
              </w:rPr>
              <w:t>The stat</w:t>
            </w:r>
            <w:r w:rsidRPr="00D14360">
              <w:rPr>
                <w:rFonts w:ascii="Calibri Light" w:hAnsi="Calibri Light"/>
                <w:rPrChange w:id="11610" w:author="Russell Ott" w:date="2022-05-16T11:47:00Z">
                  <w:rPr>
                    <w:rFonts w:ascii="Calibri Light" w:hAnsi="Calibri Light"/>
                    <w:sz w:val="20"/>
                  </w:rPr>
                </w:rPrChange>
              </w:rPr>
              <w:t>usCode of the Allergy Concern Act is the status of the concern, whereas the effectiveTime of the nested Allergy - Intolerance Observation tells when the allergy or intolerance was experienced by the patient. The effectiveTime/low of the Allergy Concern Act</w:t>
            </w:r>
            <w:r w:rsidRPr="00D14360">
              <w:rPr>
                <w:rFonts w:ascii="Calibri Light" w:hAnsi="Calibri Light"/>
                <w:rPrChange w:id="11611" w:author="Russell Ott" w:date="2022-05-16T11:47:00Z">
                  <w:rPr>
                    <w:rFonts w:ascii="Calibri Light" w:hAnsi="Calibri Light"/>
                    <w:sz w:val="20"/>
                  </w:rPr>
                </w:rPrChange>
              </w:rPr>
              <w:t xml:space="preserve"> asserts when the concern became active. The effectiveTime/high asserts when the concern was completed (</w:t>
            </w:r>
            <w:r w:rsidRPr="00AE350D">
              <w:rPr>
                <w:rFonts w:ascii="Calibri Light" w:hAnsi="Calibri Light"/>
                <w:i/>
                <w:rPrChange w:id="11612" w:author="Russell Ott" w:date="2022-05-16T11:47:00Z">
                  <w:rPr>
                    <w:rFonts w:ascii="Calibri Light" w:hAnsi="Calibri Light"/>
                    <w:i/>
                    <w:sz w:val="20"/>
                  </w:rPr>
                </w:rPrChange>
              </w:rPr>
              <w:t>e.g.,</w:t>
            </w:r>
            <w:r w:rsidRPr="00D14360">
              <w:rPr>
                <w:rFonts w:ascii="Calibri Light" w:hAnsi="Calibri Light"/>
                <w:rPrChange w:id="11613" w:author="Russell Ott" w:date="2022-05-16T11:47:00Z">
                  <w:rPr>
                    <w:rFonts w:ascii="Calibri Light" w:hAnsi="Calibri Light"/>
                    <w:sz w:val="20"/>
                  </w:rPr>
                </w:rPrChange>
              </w:rPr>
              <w:t xml:space="preserve"> when the clinician deemed there is no longer any need to track the underlying allergy or intolerance).</w:t>
            </w:r>
          </w:p>
        </w:tc>
      </w:tr>
      <w:tr w:rsidR="009F6BA2" w:rsidRPr="00C64922" w14:paraId="30757B4D" w14:textId="77777777" w:rsidTr="00F75DF2">
        <w:trPr>
          <w:trHeight w:val="341"/>
          <w:trPrChange w:id="11614" w:author="Russell Ott" w:date="2022-05-16T11:47: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1615" w:author="Russell Ott" w:date="2022-05-16T11:47:00Z">
              <w:tcPr>
                <w:tcW w:w="2335" w:type="dxa"/>
                <w:tcBorders>
                  <w:right w:val="nil"/>
                </w:tcBorders>
                <w:shd w:val="clear" w:color="auto" w:fill="FFFFFF"/>
              </w:tcPr>
            </w:tcPrChange>
          </w:tcPr>
          <w:p w14:paraId="5F28B6D5" w14:textId="77777777" w:rsidR="009F6BA2" w:rsidRPr="00D14360" w:rsidRDefault="009F6BA2" w:rsidP="00E42FA6">
            <w:pPr>
              <w:rPr>
                <w:b/>
                <w:rPrChange w:id="11616" w:author="Russell Ott" w:date="2022-05-16T11:47:00Z">
                  <w:rPr>
                    <w:rFonts w:ascii="Calibri" w:hAnsi="Calibri"/>
                    <w:b/>
                    <w:sz w:val="20"/>
                  </w:rPr>
                </w:rPrChange>
              </w:rPr>
            </w:pPr>
            <w:r w:rsidRPr="00D14360">
              <w:rPr>
                <w:b/>
                <w:rPrChange w:id="11617"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1618" w:author="Russell Ott" w:date="2022-05-16T11:47:00Z">
              <w:tcPr>
                <w:tcW w:w="7015" w:type="dxa"/>
                <w:shd w:val="clear" w:color="auto" w:fill="auto"/>
              </w:tcPr>
            </w:tcPrChange>
          </w:tcPr>
          <w:p w14:paraId="37FAED7C" w14:textId="77777777" w:rsidR="009F6BA2" w:rsidRPr="00D14360" w:rsidRDefault="009F6BA2" w:rsidP="00E42FA6">
            <w:pPr>
              <w:rPr>
                <w:rFonts w:ascii="Calibri Light" w:eastAsia="Times New Roman" w:hAnsi="Calibri Light"/>
                <w:sz w:val="24"/>
                <w:szCs w:val="24"/>
                <w:rPrChange w:id="11619" w:author="Russell Ott" w:date="2022-05-16T11:47:00Z">
                  <w:rPr>
                    <w:rFonts w:ascii="Calibri Light" w:hAnsi="Calibri Light"/>
                    <w:sz w:val="20"/>
                  </w:rPr>
                </w:rPrChange>
              </w:rPr>
            </w:pPr>
            <w:r w:rsidRPr="00D14360">
              <w:rPr>
                <w:rFonts w:ascii="Calibri Light" w:hAnsi="Calibri Light"/>
                <w:rPrChange w:id="11620" w:author="Russell Ott" w:date="2022-05-16T11:47:00Z">
                  <w:rPr>
                    <w:rFonts w:ascii="Calibri Light" w:hAnsi="Calibri Light"/>
                    <w:sz w:val="20"/>
                  </w:rPr>
                </w:rPrChange>
              </w:rPr>
              <w:t xml:space="preserve">Not explicitly </w:t>
            </w:r>
            <w:r w:rsidRPr="00D14360">
              <w:rPr>
                <w:rFonts w:ascii="Calibri Light" w:hAnsi="Calibri Light"/>
                <w:rPrChange w:id="11621" w:author="Russell Ott" w:date="2022-05-16T11:47:00Z">
                  <w:rPr>
                    <w:rFonts w:ascii="Calibri Light" w:hAnsi="Calibri Light"/>
                    <w:sz w:val="20"/>
                  </w:rPr>
                </w:rPrChange>
              </w:rPr>
              <w:t>specified.</w:t>
            </w:r>
          </w:p>
        </w:tc>
      </w:tr>
      <w:tr w:rsidR="009F6BA2" w:rsidRPr="00C64922" w14:paraId="4EAEDF98" w14:textId="77777777" w:rsidTr="003A3D50">
        <w:trPr>
          <w:trHeight w:val="800"/>
          <w:del w:id="11622" w:author="Russell Ott" w:date="2022-05-16T11:47:00Z"/>
        </w:trPr>
        <w:tc>
          <w:tcPr>
            <w:tcW w:w="2335" w:type="dxa"/>
            <w:tcBorders>
              <w:top w:val="single" w:sz="4" w:space="0" w:color="4F81BD"/>
              <w:bottom w:val="single" w:sz="4" w:space="0" w:color="4F81BD"/>
              <w:right w:val="nil"/>
            </w:tcBorders>
            <w:shd w:val="clear" w:color="auto" w:fill="FFFFFF"/>
          </w:tcPr>
          <w:p w14:paraId="6CB8A5D8" w14:textId="77777777" w:rsidR="009F6BA2" w:rsidRPr="00D14360" w:rsidRDefault="009F6BA2" w:rsidP="00E42FA6">
            <w:pPr>
              <w:rPr>
                <w:del w:id="11623" w:author="Russell Ott" w:date="2022-05-16T11:47:00Z"/>
                <w:rFonts w:cs="Calibri"/>
                <w:b/>
                <w:bCs/>
              </w:rPr>
            </w:pPr>
            <w:del w:id="11624"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02BF3932" w14:textId="77777777" w:rsidR="003B1C44" w:rsidRPr="00AD08FB" w:rsidRDefault="003709A6" w:rsidP="00E42FA6">
            <w:pPr>
              <w:rPr>
                <w:del w:id="11625" w:author="Russell Ott" w:date="2022-05-16T11:47:00Z"/>
                <w:rFonts w:ascii="Calibri Light" w:hAnsi="Calibri Light" w:cs="Calibri Light"/>
              </w:rPr>
            </w:pPr>
            <w:moveFromRangeStart w:id="11626" w:author="Russell Ott" w:date="2022-05-16T11:47:00Z" w:name="move103594072"/>
            <w:moveFrom w:id="11627" w:author="Russell Ott" w:date="2022-05-16T11:47:00Z">
              <w:r w:rsidRPr="00D14360">
                <w:rPr>
                  <w:rFonts w:ascii="Calibri Light" w:hAnsi="Calibri Light" w:cs="Calibri Light"/>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cs="Calibri Light"/>
                </w:rPr>
                <w:t>HL7 CDA Example Search</w:t>
              </w:r>
              <w:r w:rsidR="001A0138">
                <w:rPr>
                  <w:rStyle w:val="Hyperlink"/>
                  <w:rFonts w:ascii="Calibri Light" w:hAnsi="Calibri Light" w:cs="Calibri Light"/>
                </w:rPr>
                <w:fldChar w:fldCharType="end"/>
              </w:r>
              <w:r>
                <w:rPr>
                  <w:rStyle w:val="Hyperlink"/>
                  <w:rFonts w:ascii="Calibri Light" w:hAnsi="Calibri Light" w:cs="Calibri Light"/>
                </w:rPr>
                <w:t xml:space="preserve"> </w:t>
              </w:r>
              <w:r w:rsidR="009F6BA2" w:rsidRPr="00AD08FB">
                <w:rPr>
                  <w:rFonts w:ascii="Calibri Light" w:hAnsi="Calibri Light" w:cs="Calibri Light"/>
                </w:rPr>
                <w:t>for representing the expression “No Known Allergies”, “No Known Medication Allergies”.</w:t>
              </w:r>
              <w:r w:rsidR="009F6BA2" w:rsidRPr="00AD08FB">
                <w:rPr>
                  <w:rStyle w:val="FootnoteReference"/>
                  <w:rFonts w:ascii="Calibri Light" w:hAnsi="Calibri Light" w:cs="Calibri Light"/>
                </w:rPr>
                <w:footnoteReference w:id="138"/>
              </w:r>
              <w:r w:rsidR="009F6BA2" w:rsidRPr="00AD08FB">
                <w:rPr>
                  <w:rFonts w:ascii="Calibri Light" w:hAnsi="Calibri Light" w:cs="Calibri Light"/>
                </w:rPr>
                <w:t xml:space="preserve"> </w:t>
              </w:r>
            </w:moveFrom>
            <w:moveFromRangeEnd w:id="11626"/>
          </w:p>
          <w:p w14:paraId="7D01F207" w14:textId="77777777" w:rsidR="009F6BA2" w:rsidRPr="00AD08FB" w:rsidRDefault="009F6BA2" w:rsidP="00E42FA6">
            <w:pPr>
              <w:rPr>
                <w:del w:id="11629" w:author="Russell Ott" w:date="2022-05-16T11:47:00Z"/>
                <w:rFonts w:ascii="Calibri Light" w:hAnsi="Calibri Light" w:cs="Calibri Light"/>
              </w:rPr>
            </w:pPr>
            <w:del w:id="11630" w:author="Russell Ott" w:date="2022-05-16T11:47:00Z">
              <w:r w:rsidRPr="00AD08FB">
                <w:rPr>
                  <w:rFonts w:ascii="Calibri Light" w:hAnsi="Calibri Light" w:cs="Calibri Light"/>
                  <w:b/>
                  <w:bCs/>
                </w:rPr>
                <w:delText>Reference:</w:delText>
              </w:r>
              <w:r w:rsidR="00993B81" w:rsidRPr="00AD08FB" w:rsidDel="00993B81">
                <w:rPr>
                  <w:rFonts w:ascii="Calibri Light" w:hAnsi="Calibri Light" w:cs="Calibri Light"/>
                </w:rPr>
                <w:delText xml:space="preserve"> </w:delText>
              </w:r>
              <w:r w:rsidR="006B2DAF" w:rsidRPr="00AD08FB">
                <w:rPr>
                  <w:rFonts w:ascii="Calibri Light" w:hAnsi="Calibri Light" w:cs="Calibri Light"/>
                </w:rPr>
                <w:fldChar w:fldCharType="begin"/>
              </w:r>
              <w:r w:rsidR="006B2DAF" w:rsidRPr="00AD08FB">
                <w:rPr>
                  <w:rFonts w:ascii="Calibri Light" w:hAnsi="Calibri Light" w:cs="Calibri Light"/>
                </w:rPr>
                <w:delInstrText xml:space="preserve"> REF _Ref21875597 \h  \* MERGEFORMAT </w:delInstrText>
              </w:r>
              <w:r w:rsidR="006B2DAF" w:rsidRPr="00AD08FB">
                <w:rPr>
                  <w:rFonts w:ascii="Calibri Light" w:hAnsi="Calibri Light" w:cs="Calibri Light"/>
                </w:rPr>
              </w:r>
              <w:r w:rsidR="006B2DAF" w:rsidRPr="00AD08FB">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42</w:delText>
              </w:r>
              <w:r w:rsidR="00DE0DA7" w:rsidRPr="00DE0DA7">
                <w:rPr>
                  <w:rFonts w:ascii="Calibri Light" w:hAnsi="Calibri Light" w:cs="Calibri Light"/>
                </w:rPr>
                <w:delText>: No known allergies</w:delText>
              </w:r>
              <w:r w:rsidR="006B2DAF" w:rsidRPr="00AD08FB">
                <w:rPr>
                  <w:rFonts w:ascii="Calibri Light" w:hAnsi="Calibri Light" w:cs="Calibri Light"/>
                </w:rPr>
                <w:fldChar w:fldCharType="end"/>
              </w:r>
            </w:del>
          </w:p>
        </w:tc>
      </w:tr>
      <w:tr w:rsidR="009F6BA2" w:rsidRPr="00C64922" w14:paraId="22B9E4F3" w14:textId="77777777" w:rsidTr="00F75DF2">
        <w:tc>
          <w:tcPr>
            <w:tcW w:w="2312" w:type="dxa"/>
            <w:tcBorders>
              <w:top w:val="single" w:sz="4" w:space="0" w:color="4472C4" w:themeColor="accent1"/>
              <w:bottom w:val="single" w:sz="4" w:space="0" w:color="4472C4" w:themeColor="accent1"/>
              <w:right w:val="nil"/>
            </w:tcBorders>
            <w:shd w:val="clear" w:color="auto" w:fill="FFFFFF"/>
            <w:tcPrChange w:id="11631" w:author="Russell Ott" w:date="2022-05-16T11:47:00Z">
              <w:tcPr>
                <w:tcW w:w="2335" w:type="dxa"/>
                <w:tcBorders>
                  <w:bottom w:val="single" w:sz="4" w:space="0" w:color="4472C4" w:themeColor="accent1"/>
                  <w:right w:val="nil"/>
                </w:tcBorders>
                <w:shd w:val="clear" w:color="auto" w:fill="FFFFFF"/>
              </w:tcPr>
            </w:tcPrChange>
          </w:tcPr>
          <w:p w14:paraId="06238DE1" w14:textId="77777777" w:rsidR="009F6BA2" w:rsidRPr="00D14360" w:rsidRDefault="009F6BA2" w:rsidP="00E42FA6">
            <w:pPr>
              <w:rPr>
                <w:b/>
                <w:rPrChange w:id="11632" w:author="Russell Ott" w:date="2022-05-16T11:47:00Z">
                  <w:rPr>
                    <w:rFonts w:ascii="Calibri" w:hAnsi="Calibri"/>
                    <w:b/>
                    <w:sz w:val="20"/>
                  </w:rPr>
                </w:rPrChange>
              </w:rPr>
            </w:pPr>
            <w:r w:rsidRPr="00D14360">
              <w:rPr>
                <w:b/>
                <w:rPrChange w:id="11633" w:author="Russell Ott" w:date="2022-05-16T11:47:00Z">
                  <w:rPr>
                    <w:rFonts w:ascii="Calibri" w:hAnsi="Calibri"/>
                    <w:b/>
                    <w:sz w:val="20"/>
                  </w:rPr>
                </w:rPrChange>
              </w:rPr>
              <w:t>Other Considerations</w:t>
            </w:r>
          </w:p>
        </w:tc>
        <w:tc>
          <w:tcPr>
            <w:tcW w:w="6930" w:type="dxa"/>
            <w:tcBorders>
              <w:top w:val="single" w:sz="4" w:space="0" w:color="4472C4" w:themeColor="accent1"/>
              <w:bottom w:val="single" w:sz="4" w:space="0" w:color="4472C4" w:themeColor="accent1"/>
            </w:tcBorders>
            <w:shd w:val="clear" w:color="auto" w:fill="auto"/>
            <w:tcPrChange w:id="11634" w:author="Russell Ott" w:date="2022-05-16T11:47:00Z">
              <w:tcPr>
                <w:tcW w:w="7015" w:type="dxa"/>
                <w:tcBorders>
                  <w:bottom w:val="single" w:sz="4" w:space="0" w:color="4472C4" w:themeColor="accent1"/>
                </w:tcBorders>
                <w:shd w:val="clear" w:color="auto" w:fill="auto"/>
              </w:tcPr>
            </w:tcPrChange>
          </w:tcPr>
          <w:p w14:paraId="73AE76C2" w14:textId="77777777" w:rsidR="009F6BA2" w:rsidRDefault="009F6BA2" w:rsidP="00D14360">
            <w:pPr>
              <w:keepNext/>
              <w:rPr>
                <w:ins w:id="11635" w:author="Russell Ott" w:date="2022-05-16T11:47:00Z"/>
                <w:rFonts w:ascii="Calibri Light" w:eastAsia="Times New Roman" w:hAnsi="Calibri Light" w:cs="Calibri Light"/>
                <w:sz w:val="24"/>
                <w:szCs w:val="24"/>
              </w:rPr>
            </w:pPr>
            <w:r w:rsidRPr="00AD08FB">
              <w:rPr>
                <w:rFonts w:ascii="Calibri Light" w:hAnsi="Calibri Light"/>
                <w:rPrChange w:id="11636" w:author="Russell Ott" w:date="2022-05-16T11:47:00Z">
                  <w:rPr>
                    <w:rFonts w:ascii="Calibri Light" w:hAnsi="Calibri Light"/>
                    <w:sz w:val="20"/>
                  </w:rPr>
                </w:rPrChange>
              </w:rPr>
              <w:t xml:space="preserve">An Allergy Concern Act can contain one or more Allergy - Intolerance Observations (templateId .16.840.1.113883.10.20.22.4.7). In practice, most EHRs do not support this template design.  See best practice guidance </w:t>
            </w:r>
            <w:r w:rsidRPr="00AD08FB">
              <w:rPr>
                <w:rFonts w:ascii="Calibri Light" w:hAnsi="Calibri Light"/>
                <w:rPrChange w:id="11637" w:author="Russell Ott" w:date="2022-05-16T11:47:00Z">
                  <w:rPr>
                    <w:rFonts w:ascii="Calibri Light" w:hAnsi="Calibri Light"/>
                    <w:sz w:val="20"/>
                  </w:rPr>
                </w:rPrChange>
              </w:rPr>
              <w:t>below for implementers who do not support allergy concern tracking at this time.</w:t>
            </w:r>
          </w:p>
          <w:p w14:paraId="64310993" w14:textId="77777777" w:rsidR="00F75DF2" w:rsidRDefault="00F75DF2" w:rsidP="00D14360">
            <w:pPr>
              <w:keepNext/>
              <w:rPr>
                <w:ins w:id="11638" w:author="Russell Ott" w:date="2022-05-16T11:47:00Z"/>
                <w:rFonts w:ascii="Calibri Light" w:hAnsi="Calibri Light" w:cs="Calibri Light"/>
              </w:rPr>
            </w:pPr>
          </w:p>
          <w:p w14:paraId="1D06A378" w14:textId="5CCA4711" w:rsidR="00F75DF2" w:rsidRPr="00AD08FB" w:rsidRDefault="00F75DF2" w:rsidP="007770C6">
            <w:pPr>
              <w:rPr>
                <w:rFonts w:ascii="Calibri Light" w:hAnsi="Calibri Light"/>
                <w:rPrChange w:id="11639" w:author="Russell Ott" w:date="2022-05-16T11:47:00Z">
                  <w:rPr>
                    <w:rFonts w:ascii="Calibri Light" w:hAnsi="Calibri Light"/>
                    <w:sz w:val="20"/>
                  </w:rPr>
                </w:rPrChange>
              </w:rPr>
              <w:pPrChange w:id="11640" w:author="Russell Ott" w:date="2022-05-16T11:47:00Z">
                <w:pPr>
                  <w:keepNext/>
                </w:pPr>
              </w:pPrChange>
            </w:pPr>
            <w:moveToRangeStart w:id="11641" w:author="Russell Ott" w:date="2022-05-16T11:47:00Z" w:name="move103594072"/>
            <w:moveTo w:id="11642" w:author="Russell Ott" w:date="2022-05-16T11:47:00Z">
              <w:r w:rsidRPr="00D14360">
                <w:rPr>
                  <w:rFonts w:ascii="Calibri Light" w:hAnsi="Calibri Light"/>
                  <w:rPrChange w:id="11643"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1644"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1645" w:author="Russell Ott" w:date="2022-05-16T11:47:00Z">
                    <w:rPr>
                      <w:rStyle w:val="Hyperlink"/>
                      <w:rFonts w:ascii="Calibri Light" w:hAnsi="Calibri Light"/>
                      <w:sz w:val="20"/>
                    </w:rPr>
                  </w:rPrChange>
                </w:rPr>
                <w:fldChar w:fldCharType="end"/>
              </w:r>
              <w:r>
                <w:rPr>
                  <w:rStyle w:val="Hyperlink"/>
                  <w:rFonts w:ascii="Calibri Light" w:hAnsi="Calibri Light"/>
                  <w:rPrChange w:id="11646" w:author="Russell Ott" w:date="2022-05-16T11:47:00Z">
                    <w:rPr>
                      <w:rStyle w:val="Hyperlink"/>
                      <w:rFonts w:ascii="Calibri Light" w:hAnsi="Calibri Light"/>
                      <w:sz w:val="20"/>
                    </w:rPr>
                  </w:rPrChange>
                </w:rPr>
                <w:t xml:space="preserve"> </w:t>
              </w:r>
              <w:r w:rsidRPr="00AD08FB">
                <w:rPr>
                  <w:rFonts w:ascii="Calibri Light" w:hAnsi="Calibri Light"/>
                  <w:rPrChange w:id="11647" w:author="Russell Ott" w:date="2022-05-16T11:47:00Z">
                    <w:rPr>
                      <w:rFonts w:ascii="Calibri Light" w:hAnsi="Calibri Light"/>
                      <w:sz w:val="20"/>
                    </w:rPr>
                  </w:rPrChange>
                </w:rPr>
                <w:t>for representing the expression “No Known Allergies”, “No Known Medication Allergies”.</w:t>
              </w:r>
              <w:r w:rsidRPr="00AD08FB">
                <w:rPr>
                  <w:rStyle w:val="FootnoteReference"/>
                  <w:rFonts w:ascii="Calibri Light" w:hAnsi="Calibri Light"/>
                  <w:rPrChange w:id="11648" w:author="Russell Ott" w:date="2022-05-16T11:47:00Z">
                    <w:rPr>
                      <w:rStyle w:val="FootnoteReference"/>
                      <w:rFonts w:ascii="Calibri Light" w:hAnsi="Calibri Light"/>
                      <w:sz w:val="20"/>
                    </w:rPr>
                  </w:rPrChange>
                </w:rPr>
                <w:footnoteReference w:id="139"/>
              </w:r>
              <w:r w:rsidRPr="00AD08FB">
                <w:rPr>
                  <w:rFonts w:ascii="Calibri Light" w:hAnsi="Calibri Light"/>
                  <w:rPrChange w:id="11650" w:author="Russell Ott" w:date="2022-05-16T11:47:00Z">
                    <w:rPr>
                      <w:rFonts w:ascii="Calibri Light" w:hAnsi="Calibri Light"/>
                      <w:sz w:val="20"/>
                    </w:rPr>
                  </w:rPrChange>
                </w:rPr>
                <w:t xml:space="preserve"> </w:t>
              </w:r>
            </w:moveTo>
            <w:moveToRangeEnd w:id="11641"/>
          </w:p>
        </w:tc>
      </w:tr>
      <w:tr w:rsidR="00C563F3" w:rsidRPr="00C64922" w14:paraId="06EA16EA" w14:textId="77777777" w:rsidTr="00F75DF2">
        <w:tc>
          <w:tcPr>
            <w:tcW w:w="2312" w:type="dxa"/>
            <w:tcBorders>
              <w:top w:val="single" w:sz="4" w:space="0" w:color="4472C4" w:themeColor="accent1"/>
              <w:bottom w:val="single" w:sz="4" w:space="0" w:color="4472C4"/>
              <w:right w:val="nil"/>
            </w:tcBorders>
            <w:shd w:val="clear" w:color="auto" w:fill="FFFFFF"/>
            <w:tcPrChange w:id="11651" w:author="Russell Ott" w:date="2022-05-16T11:47:00Z">
              <w:tcPr>
                <w:tcW w:w="2335" w:type="dxa"/>
                <w:tcBorders>
                  <w:top w:val="single" w:sz="4" w:space="0" w:color="4472C4" w:themeColor="accent1"/>
                  <w:bottom w:val="single" w:sz="4" w:space="0" w:color="4472C4"/>
                  <w:right w:val="nil"/>
                </w:tcBorders>
                <w:shd w:val="clear" w:color="auto" w:fill="FFFFFF"/>
              </w:tcPr>
            </w:tcPrChange>
          </w:tcPr>
          <w:p w14:paraId="5090F426" w14:textId="77777777" w:rsidR="00C563F3" w:rsidRPr="00D14360" w:rsidRDefault="00C563F3" w:rsidP="00C563F3">
            <w:pPr>
              <w:rPr>
                <w:b/>
                <w:rPrChange w:id="11652" w:author="Russell Ott" w:date="2022-05-16T11:47:00Z">
                  <w:rPr>
                    <w:rFonts w:ascii="Calibri" w:hAnsi="Calibri"/>
                    <w:b/>
                    <w:sz w:val="20"/>
                  </w:rPr>
                </w:rPrChange>
              </w:rPr>
            </w:pPr>
            <w:r w:rsidRPr="00D14360">
              <w:rPr>
                <w:b/>
                <w:rPrChange w:id="11653" w:author="Russell Ott" w:date="2022-05-16T11:47:00Z">
                  <w:rPr>
                    <w:rFonts w:ascii="Calibri" w:hAnsi="Calibri"/>
                    <w:b/>
                    <w:sz w:val="20"/>
                  </w:rPr>
                </w:rPrChange>
              </w:rPr>
              <w:t>Example</w:t>
            </w:r>
          </w:p>
        </w:tc>
        <w:tc>
          <w:tcPr>
            <w:tcW w:w="6930" w:type="dxa"/>
            <w:tcBorders>
              <w:top w:val="single" w:sz="4" w:space="0" w:color="4472C4" w:themeColor="accent1"/>
              <w:bottom w:val="single" w:sz="4" w:space="0" w:color="4472C4"/>
            </w:tcBorders>
            <w:shd w:val="clear" w:color="auto" w:fill="auto"/>
            <w:tcPrChange w:id="11654" w:author="Russell Ott" w:date="2022-05-16T11:47:00Z">
              <w:tcPr>
                <w:tcW w:w="7015" w:type="dxa"/>
                <w:tcBorders>
                  <w:top w:val="single" w:sz="4" w:space="0" w:color="4472C4" w:themeColor="accent1"/>
                  <w:bottom w:val="single" w:sz="4" w:space="0" w:color="4472C4"/>
                </w:tcBorders>
                <w:shd w:val="clear" w:color="auto" w:fill="auto"/>
              </w:tcPr>
            </w:tcPrChange>
          </w:tcPr>
          <w:p w14:paraId="63F346A5" w14:textId="0557D3CC" w:rsidR="00C563F3" w:rsidRPr="007770C6" w:rsidRDefault="006B2DAF" w:rsidP="00D14360">
            <w:pPr>
              <w:keepNext/>
              <w:rPr>
                <w:rFonts w:ascii="Calibri Light" w:hAnsi="Calibri Light"/>
                <w:u w:val="single"/>
                <w:rPrChange w:id="11655" w:author="Russell Ott" w:date="2022-05-16T11:47:00Z">
                  <w:rPr>
                    <w:rFonts w:ascii="Calibri Light" w:hAnsi="Calibri Light"/>
                    <w:sz w:val="20"/>
                  </w:rPr>
                </w:rPrChange>
              </w:rPr>
            </w:pPr>
            <w:r w:rsidRPr="007770C6">
              <w:rPr>
                <w:rFonts w:ascii="Calibri Light" w:hAnsi="Calibri Light"/>
                <w:color w:val="0000FF"/>
                <w:u w:val="single"/>
                <w:rPrChange w:id="11656" w:author="Russell Ott" w:date="2022-05-16T11:47:00Z">
                  <w:rPr>
                    <w:rFonts w:ascii="Calibri Light" w:hAnsi="Calibri Light"/>
                    <w:sz w:val="20"/>
                  </w:rPr>
                </w:rPrChang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olor w:val="0000FF"/>
                <w:u w:val="single"/>
                <w:rPrChange w:id="11657" w:author="Russell Ott" w:date="2022-05-16T11:47:00Z">
                  <w:rPr>
                    <w:rFonts w:ascii="Calibri Light" w:hAnsi="Calibri Light"/>
                    <w:sz w:val="20"/>
                  </w:rPr>
                </w:rPrChange>
              </w:rPr>
              <w:fldChar w:fldCharType="separate"/>
            </w:r>
            <w:r w:rsidR="00F10C7C" w:rsidRPr="00F10C7C">
              <w:rPr>
                <w:rFonts w:ascii="Calibri Light" w:hAnsi="Calibri Light"/>
                <w:color w:val="0000FF"/>
                <w:u w:val="single"/>
                <w:rPrChange w:id="11658" w:author="Russell Ott" w:date="2022-05-16T11:47:00Z">
                  <w:rPr>
                    <w:rFonts w:ascii="Calibri Light" w:hAnsi="Calibri Light"/>
                    <w:sz w:val="20"/>
                  </w:rPr>
                </w:rPrChange>
              </w:rPr>
              <w:t xml:space="preserve">Example </w:t>
            </w:r>
            <w:del w:id="11659" w:author="Russell Ott" w:date="2022-05-16T11:47:00Z">
              <w:r w:rsidR="00DE0DA7" w:rsidRPr="00DE0DA7">
                <w:rPr>
                  <w:rFonts w:ascii="Calibri Light" w:hAnsi="Calibri Light" w:cs="Calibri Light"/>
                  <w:noProof/>
                  <w:sz w:val="20"/>
                  <w:szCs w:val="20"/>
                </w:rPr>
                <w:delText>41</w:delText>
              </w:r>
            </w:del>
            <w:ins w:id="11660" w:author="Russell Ott" w:date="2022-05-16T11:47:00Z">
              <w:r w:rsidR="00F10C7C" w:rsidRPr="00F10C7C">
                <w:rPr>
                  <w:rFonts w:ascii="Calibri Light" w:hAnsi="Calibri Light" w:cs="Calibri Light"/>
                  <w:noProof/>
                  <w:color w:val="0000FF"/>
                  <w:u w:val="single"/>
                </w:rPr>
                <w:t>40</w:t>
              </w:r>
            </w:ins>
            <w:r w:rsidR="00F10C7C" w:rsidRPr="00F10C7C">
              <w:rPr>
                <w:rFonts w:ascii="Calibri Light" w:hAnsi="Calibri Light"/>
                <w:color w:val="0000FF"/>
                <w:u w:val="single"/>
                <w:rPrChange w:id="11661" w:author="Russell Ott" w:date="2022-05-16T11:47:00Z">
                  <w:rPr>
                    <w:rFonts w:ascii="Calibri Light" w:hAnsi="Calibri Light"/>
                    <w:sz w:val="20"/>
                  </w:rPr>
                </w:rPrChange>
              </w:rPr>
              <w:t>: Allergy concern for food allergy to eggs</w:t>
            </w:r>
            <w:r w:rsidRPr="007770C6">
              <w:rPr>
                <w:rFonts w:ascii="Calibri Light" w:hAnsi="Calibri Light"/>
                <w:color w:val="0000FF"/>
                <w:u w:val="single"/>
                <w:rPrChange w:id="11662" w:author="Russell Ott" w:date="2022-05-16T11:47:00Z">
                  <w:rPr>
                    <w:rFonts w:ascii="Calibri Light" w:hAnsi="Calibri Light"/>
                    <w:sz w:val="20"/>
                  </w:rPr>
                </w:rPrChange>
              </w:rPr>
              <w:fldChar w:fldCharType="end"/>
            </w:r>
          </w:p>
        </w:tc>
      </w:tr>
      <w:tr w:rsidR="006B2DAF" w:rsidRPr="00C64922" w14:paraId="440BDDB0" w14:textId="77777777" w:rsidTr="00F75DF2">
        <w:tc>
          <w:tcPr>
            <w:tcW w:w="2312" w:type="dxa"/>
            <w:tcBorders>
              <w:top w:val="single" w:sz="4" w:space="0" w:color="4472C4"/>
              <w:bottom w:val="single" w:sz="4" w:space="0" w:color="4472C4"/>
              <w:right w:val="nil"/>
            </w:tcBorders>
            <w:shd w:val="clear" w:color="auto" w:fill="FFFFFF"/>
            <w:tcPrChange w:id="11663" w:author="Russell Ott" w:date="2022-05-16T11:47:00Z">
              <w:tcPr>
                <w:tcW w:w="2335" w:type="dxa"/>
                <w:tcBorders>
                  <w:top w:val="single" w:sz="4" w:space="0" w:color="4472C4"/>
                  <w:bottom w:val="single" w:sz="4" w:space="0" w:color="4472C4"/>
                  <w:right w:val="nil"/>
                </w:tcBorders>
                <w:shd w:val="clear" w:color="auto" w:fill="FFFFFF"/>
              </w:tcPr>
            </w:tcPrChange>
          </w:tcPr>
          <w:p w14:paraId="5D7DC2DB" w14:textId="77777777" w:rsidR="006B2DAF" w:rsidRPr="00D14360" w:rsidRDefault="006B2DAF" w:rsidP="00C563F3">
            <w:pPr>
              <w:rPr>
                <w:b/>
                <w:rPrChange w:id="11664" w:author="Russell Ott" w:date="2022-05-16T11:47:00Z">
                  <w:rPr>
                    <w:rFonts w:ascii="Calibri" w:hAnsi="Calibri"/>
                    <w:b/>
                    <w:sz w:val="20"/>
                  </w:rPr>
                </w:rPrChange>
              </w:rPr>
            </w:pPr>
            <w:r>
              <w:rPr>
                <w:b/>
                <w:rPrChange w:id="11665" w:author="Russell Ott" w:date="2022-05-16T11:47:00Z">
                  <w:rPr>
                    <w:rFonts w:ascii="Calibri" w:hAnsi="Calibri"/>
                    <w:b/>
                    <w:sz w:val="20"/>
                  </w:rPr>
                </w:rPrChange>
              </w:rPr>
              <w:t>Example</w:t>
            </w:r>
          </w:p>
        </w:tc>
        <w:tc>
          <w:tcPr>
            <w:tcW w:w="6930" w:type="dxa"/>
            <w:tcBorders>
              <w:top w:val="single" w:sz="4" w:space="0" w:color="4472C4"/>
              <w:bottom w:val="single" w:sz="4" w:space="0" w:color="4472C4"/>
            </w:tcBorders>
            <w:shd w:val="clear" w:color="auto" w:fill="auto"/>
            <w:tcPrChange w:id="11666" w:author="Russell Ott" w:date="2022-05-16T11:47:00Z">
              <w:tcPr>
                <w:tcW w:w="7015" w:type="dxa"/>
                <w:tcBorders>
                  <w:top w:val="single" w:sz="4" w:space="0" w:color="4472C4"/>
                  <w:bottom w:val="single" w:sz="4" w:space="0" w:color="4472C4"/>
                </w:tcBorders>
                <w:shd w:val="clear" w:color="auto" w:fill="auto"/>
              </w:tcPr>
            </w:tcPrChange>
          </w:tcPr>
          <w:p w14:paraId="57AC635F" w14:textId="77777777" w:rsidR="00F10C7C" w:rsidRPr="00F10C7C" w:rsidRDefault="006B2DAF" w:rsidP="00F10C7C">
            <w:pPr>
              <w:rPr>
                <w:ins w:id="11667" w:author="Russell Ott" w:date="2022-05-16T11:47:00Z"/>
                <w:rFonts w:ascii="Calibri Light" w:hAnsi="Calibri Light" w:cs="Calibri Light"/>
                <w:color w:val="0000FF"/>
                <w:u w:val="single"/>
              </w:rPr>
            </w:pPr>
            <w:r w:rsidRPr="007770C6">
              <w:rPr>
                <w:rFonts w:ascii="Calibri Light" w:hAnsi="Calibri Light"/>
                <w:color w:val="0000FF"/>
                <w:u w:val="single"/>
                <w:rPrChange w:id="11668" w:author="Russell Ott" w:date="2022-05-16T11:47:00Z">
                  <w:rPr>
                    <w:rFonts w:ascii="Calibri Light" w:hAnsi="Calibri Light"/>
                    <w:sz w:val="20"/>
                  </w:rPr>
                </w:rPrChang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olor w:val="0000FF"/>
                <w:u w:val="single"/>
                <w:rPrChange w:id="11669" w:author="Russell Ott" w:date="2022-05-16T11:47:00Z">
                  <w:rPr>
                    <w:rFonts w:ascii="Calibri Light" w:hAnsi="Calibri Light"/>
                    <w:sz w:val="20"/>
                  </w:rPr>
                </w:rPrChange>
              </w:rPr>
              <w:fldChar w:fldCharType="separate"/>
            </w:r>
          </w:p>
          <w:p w14:paraId="0B6D1991" w14:textId="77777777" w:rsidR="00F10C7C" w:rsidRPr="00F10C7C" w:rsidRDefault="00F10C7C" w:rsidP="00F10C7C">
            <w:pPr>
              <w:rPr>
                <w:ins w:id="11670" w:author="Russell Ott" w:date="2022-05-16T11:47:00Z"/>
                <w:rFonts w:ascii="Calibri Light" w:hAnsi="Calibri Light" w:cs="Calibri Light"/>
                <w:color w:val="0000FF"/>
                <w:u w:val="single"/>
              </w:rPr>
            </w:pPr>
          </w:p>
          <w:p w14:paraId="737A9249" w14:textId="77777777" w:rsidR="00F10C7C" w:rsidRPr="00F10C7C" w:rsidRDefault="00F10C7C" w:rsidP="00F10C7C">
            <w:pPr>
              <w:rPr>
                <w:ins w:id="11671" w:author="Russell Ott" w:date="2022-05-16T11:47:00Z"/>
                <w:rFonts w:ascii="Calibri Light" w:hAnsi="Calibri Light" w:cs="Calibri Light"/>
                <w:color w:val="0000FF"/>
                <w:u w:val="single"/>
              </w:rPr>
            </w:pPr>
          </w:p>
          <w:p w14:paraId="404AE6B7" w14:textId="77777777" w:rsidR="00F10C7C" w:rsidRPr="00F10C7C" w:rsidRDefault="00F10C7C" w:rsidP="00F10C7C">
            <w:pPr>
              <w:keepNext/>
              <w:rPr>
                <w:ins w:id="11672" w:author="Russell Ott" w:date="2022-05-16T11:47:00Z"/>
                <w:rFonts w:ascii="Calibri Light" w:hAnsi="Calibri Light" w:cs="Calibri Light"/>
                <w:color w:val="0000FF"/>
                <w:u w:val="single"/>
              </w:rPr>
            </w:pPr>
          </w:p>
          <w:p w14:paraId="3CA94013" w14:textId="1564DD01" w:rsidR="006B2DAF" w:rsidRPr="00AD08FB" w:rsidDel="00993B81" w:rsidRDefault="00F10C7C" w:rsidP="00D14360">
            <w:pPr>
              <w:keepNext/>
              <w:rPr>
                <w:rFonts w:ascii="Calibri Light" w:eastAsia="Times New Roman" w:hAnsi="Calibri Light"/>
                <w:sz w:val="24"/>
                <w:szCs w:val="24"/>
                <w:rPrChange w:id="11673" w:author="Russell Ott" w:date="2022-05-16T11:47:00Z">
                  <w:rPr>
                    <w:rFonts w:ascii="Calibri Light" w:hAnsi="Calibri Light"/>
                    <w:sz w:val="20"/>
                  </w:rPr>
                </w:rPrChange>
              </w:rPr>
            </w:pPr>
            <w:r w:rsidRPr="00F10C7C">
              <w:rPr>
                <w:rFonts w:ascii="Calibri Light" w:hAnsi="Calibri Light"/>
                <w:color w:val="0000FF"/>
                <w:u w:val="single"/>
                <w:rPrChange w:id="11674" w:author="Russell Ott" w:date="2022-05-16T11:47:00Z">
                  <w:rPr>
                    <w:rFonts w:ascii="Calibri Light" w:hAnsi="Calibri Light"/>
                    <w:sz w:val="20"/>
                  </w:rPr>
                </w:rPrChange>
              </w:rPr>
              <w:t xml:space="preserve">Example </w:t>
            </w:r>
            <w:del w:id="11675" w:author="Russell Ott" w:date="2022-05-16T11:47:00Z">
              <w:r w:rsidR="00DE0DA7" w:rsidRPr="00DE0DA7">
                <w:rPr>
                  <w:rFonts w:ascii="Calibri Light" w:hAnsi="Calibri Light" w:cs="Calibri Light"/>
                  <w:noProof/>
                </w:rPr>
                <w:delText>42</w:delText>
              </w:r>
            </w:del>
            <w:ins w:id="11676" w:author="Russell Ott" w:date="2022-05-16T11:47:00Z">
              <w:r w:rsidRPr="00F10C7C">
                <w:rPr>
                  <w:color w:val="0000FF"/>
                  <w:u w:val="single"/>
                </w:rPr>
                <w:t>41</w:t>
              </w:r>
            </w:ins>
            <w:r w:rsidRPr="00F10C7C">
              <w:rPr>
                <w:color w:val="0000FF"/>
                <w:u w:val="single"/>
                <w:rPrChange w:id="11677" w:author="Russell Ott" w:date="2022-05-16T11:47:00Z">
                  <w:rPr>
                    <w:rFonts w:ascii="Calibri Light" w:hAnsi="Calibri Light"/>
                    <w:sz w:val="20"/>
                  </w:rPr>
                </w:rPrChange>
              </w:rPr>
              <w:t>: No</w:t>
            </w:r>
            <w:r>
              <w:rPr>
                <w:rPrChange w:id="11678" w:author="Russell Ott" w:date="2022-05-16T11:47:00Z">
                  <w:rPr>
                    <w:rFonts w:ascii="Calibri Light" w:hAnsi="Calibri Light"/>
                    <w:sz w:val="20"/>
                  </w:rPr>
                </w:rPrChange>
              </w:rPr>
              <w:t xml:space="preserve"> known allergies</w:t>
            </w:r>
            <w:r w:rsidR="006B2DAF" w:rsidRPr="007770C6">
              <w:rPr>
                <w:rFonts w:ascii="Calibri Light" w:hAnsi="Calibri Light"/>
                <w:color w:val="0000FF"/>
                <w:u w:val="single"/>
                <w:rPrChange w:id="11679" w:author="Russell Ott" w:date="2022-05-16T11:47:00Z">
                  <w:rPr>
                    <w:rFonts w:ascii="Calibri Light" w:hAnsi="Calibri Light"/>
                    <w:sz w:val="20"/>
                  </w:rPr>
                </w:rPrChange>
              </w:rPr>
              <w:fldChar w:fldCharType="end"/>
            </w:r>
          </w:p>
        </w:tc>
      </w:tr>
      <w:tr w:rsidR="00C17782" w:rsidRPr="00C64922" w14:paraId="5BE36055" w14:textId="77777777" w:rsidTr="00F75DF2">
        <w:tc>
          <w:tcPr>
            <w:tcW w:w="2312" w:type="dxa"/>
            <w:tcBorders>
              <w:top w:val="single" w:sz="4" w:space="0" w:color="4472C4"/>
              <w:bottom w:val="single" w:sz="4" w:space="0" w:color="4F81BD"/>
              <w:right w:val="nil"/>
            </w:tcBorders>
            <w:shd w:val="clear" w:color="auto" w:fill="FFFFFF"/>
            <w:tcPrChange w:id="11680" w:author="Russell Ott" w:date="2022-05-16T11:47:00Z">
              <w:tcPr>
                <w:tcW w:w="2335" w:type="dxa"/>
                <w:tcBorders>
                  <w:top w:val="single" w:sz="4" w:space="0" w:color="4472C4"/>
                  <w:bottom w:val="single" w:sz="4" w:space="0" w:color="4F81BD"/>
                  <w:right w:val="nil"/>
                </w:tcBorders>
                <w:shd w:val="clear" w:color="auto" w:fill="FFFFFF"/>
              </w:tcPr>
            </w:tcPrChange>
          </w:tcPr>
          <w:p w14:paraId="1644790A" w14:textId="77777777" w:rsidR="00C17782" w:rsidRDefault="00C17782" w:rsidP="00C563F3">
            <w:pPr>
              <w:rPr>
                <w:b/>
                <w:rPrChange w:id="11681" w:author="Russell Ott" w:date="2022-05-16T11:47:00Z">
                  <w:rPr>
                    <w:rFonts w:ascii="Calibri" w:hAnsi="Calibri"/>
                    <w:b/>
                    <w:sz w:val="20"/>
                  </w:rPr>
                </w:rPrChange>
              </w:rPr>
            </w:pPr>
            <w:r>
              <w:rPr>
                <w:b/>
                <w:rPrChange w:id="11682" w:author="Russell Ott" w:date="2022-05-16T11:47:00Z">
                  <w:rPr>
                    <w:rFonts w:ascii="Calibri" w:hAnsi="Calibri"/>
                    <w:b/>
                    <w:sz w:val="20"/>
                  </w:rPr>
                </w:rPrChange>
              </w:rPr>
              <w:t>Example</w:t>
            </w:r>
          </w:p>
        </w:tc>
        <w:tc>
          <w:tcPr>
            <w:tcW w:w="6930" w:type="dxa"/>
            <w:tcBorders>
              <w:top w:val="single" w:sz="4" w:space="0" w:color="4472C4"/>
              <w:bottom w:val="single" w:sz="4" w:space="0" w:color="4F81BD"/>
            </w:tcBorders>
            <w:shd w:val="clear" w:color="auto" w:fill="auto"/>
            <w:tcPrChange w:id="11683" w:author="Russell Ott" w:date="2022-05-16T11:47:00Z">
              <w:tcPr>
                <w:tcW w:w="7015" w:type="dxa"/>
                <w:tcBorders>
                  <w:top w:val="single" w:sz="4" w:space="0" w:color="4472C4"/>
                  <w:bottom w:val="single" w:sz="4" w:space="0" w:color="4F81BD"/>
                </w:tcBorders>
                <w:shd w:val="clear" w:color="auto" w:fill="auto"/>
              </w:tcPr>
            </w:tcPrChange>
          </w:tcPr>
          <w:p w14:paraId="5BE42EC7" w14:textId="16C4EF75" w:rsidR="00C17782" w:rsidRPr="00AD08FB" w:rsidRDefault="00A46C09" w:rsidP="00D14360">
            <w:pPr>
              <w:keepNext/>
              <w:rPr>
                <w:rFonts w:ascii="Calibri Light" w:eastAsia="Times New Roman" w:hAnsi="Calibri Light"/>
                <w:sz w:val="24"/>
                <w:szCs w:val="24"/>
                <w:rPrChange w:id="11684" w:author="Russell Ott" w:date="2022-05-16T11:47:00Z">
                  <w:rPr>
                    <w:rFonts w:ascii="Calibri Light" w:hAnsi="Calibri Light"/>
                    <w:sz w:val="20"/>
                  </w:rPr>
                </w:rPrChange>
              </w:rPr>
            </w:pPr>
            <w:r w:rsidRPr="00D14360">
              <w:rPr>
                <w:rFonts w:ascii="Calibri Light" w:hAnsi="Calibri Light"/>
                <w:rPrChange w:id="11685"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1686"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1687" w:author="Russell Ott" w:date="2022-05-16T11:47:00Z">
                  <w:rPr>
                    <w:rStyle w:val="Hyperlink"/>
                    <w:rFonts w:ascii="Calibri Light" w:hAnsi="Calibri Light"/>
                    <w:sz w:val="20"/>
                  </w:rPr>
                </w:rPrChange>
              </w:rPr>
              <w:fldChar w:fldCharType="end"/>
            </w:r>
            <w:r>
              <w:rPr>
                <w:rFonts w:ascii="Calibri Light" w:hAnsi="Calibri Light"/>
                <w:rPrChange w:id="11688" w:author="Russell Ott" w:date="2022-05-16T11:47:00Z">
                  <w:rPr>
                    <w:rFonts w:ascii="Calibri Light" w:hAnsi="Calibri Light"/>
                    <w:sz w:val="20"/>
                  </w:rPr>
                </w:rPrChange>
              </w:rPr>
              <w:t xml:space="preserve"> </w:t>
            </w:r>
            <w:r w:rsidR="00C17782" w:rsidRPr="00AD08FB">
              <w:rPr>
                <w:rFonts w:ascii="Calibri Light" w:hAnsi="Calibri Light"/>
                <w:rPrChange w:id="11689" w:author="Russell Ott" w:date="2022-05-16T11:47:00Z">
                  <w:rPr>
                    <w:rFonts w:ascii="Calibri Light" w:hAnsi="Calibri Light"/>
                    <w:sz w:val="20"/>
                  </w:rPr>
                </w:rPrChange>
              </w:rPr>
              <w:t xml:space="preserve">for additional examples showing allergies to specific medication. </w:t>
            </w:r>
          </w:p>
        </w:tc>
      </w:tr>
    </w:tbl>
    <w:p w14:paraId="3CF38721" w14:textId="597F2310" w:rsidR="007D3708" w:rsidRPr="00D14360" w:rsidRDefault="005C79A1" w:rsidP="007D3708">
      <w:pPr>
        <w:pStyle w:val="Caption"/>
        <w:rPr>
          <w:rPrChange w:id="11690" w:author="Russell Ott" w:date="2022-05-16T11:47:00Z">
            <w:rPr/>
          </w:rPrChange>
        </w:rPr>
      </w:pPr>
      <w:bookmarkStart w:id="11691" w:name="_Toc21927031"/>
      <w:r>
        <w:t xml:space="preserve">  </w:t>
      </w:r>
      <w:bookmarkStart w:id="11692" w:name="_Toc103262914"/>
      <w:r w:rsidR="007D3708" w:rsidRPr="00C64922">
        <w:t xml:space="preserve">Table </w:t>
      </w:r>
      <w:r w:rsidR="00132A94">
        <w:fldChar w:fldCharType="begin"/>
      </w:r>
      <w:r w:rsidR="00132A94">
        <w:instrText xml:space="preserve"> SEQ Table \* ARABIC </w:instrText>
      </w:r>
      <w:r w:rsidR="00132A94">
        <w:fldChar w:fldCharType="separate"/>
      </w:r>
      <w:del w:id="11693" w:author="Russell Ott" w:date="2022-05-16T11:47:00Z">
        <w:r w:rsidR="00DE0DA7">
          <w:rPr>
            <w:noProof/>
          </w:rPr>
          <w:delText>50</w:delText>
        </w:r>
      </w:del>
      <w:ins w:id="11694" w:author="Russell Ott" w:date="2022-05-16T11:47:00Z">
        <w:r w:rsidR="00F10C7C">
          <w:rPr>
            <w:noProof/>
          </w:rPr>
          <w:t>47</w:t>
        </w:r>
      </w:ins>
      <w:r w:rsidR="00132A94">
        <w:rPr>
          <w:noProof/>
        </w:rPr>
        <w:fldChar w:fldCharType="end"/>
      </w:r>
      <w:r w:rsidR="007D3708" w:rsidRPr="00C64922">
        <w:t xml:space="preserve">: Allergy Concern </w:t>
      </w:r>
      <w:r w:rsidR="00852DED">
        <w:t>T</w:t>
      </w:r>
      <w:r w:rsidR="00993B81">
        <w:t>emplate</w:t>
      </w:r>
      <w:bookmarkEnd w:id="11692"/>
      <w:bookmarkEnd w:id="11691"/>
    </w:p>
    <w:p w14:paraId="6593C631" w14:textId="77777777" w:rsidR="007D3708" w:rsidRPr="00C64922" w:rsidRDefault="005A615D" w:rsidP="007D3708">
      <w:pPr>
        <w:pStyle w:val="Default"/>
      </w:pPr>
      <w:r w:rsidRPr="007770C6">
        <w:rPr>
          <w:sz w:val="20"/>
          <w:rPrChange w:id="11695" w:author="Russell Ott" w:date="2022-05-16T11:47:00Z">
            <w:rPr/>
          </w:rPrChange>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Change w:id="11696" w:author="Russell Ott" w:date="2022-05-16T11:47:00Z">
            <w:rPr/>
          </w:rPrChange>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Change w:id="11697" w:author="Russell Ott" w:date="2022-05-16T11:47:00Z">
            <w:rPr/>
          </w:rPrChange>
        </w:rPr>
        <w:t>.</w:t>
      </w:r>
      <w:r w:rsidR="007D3708" w:rsidRPr="00C64922">
        <w:rPr>
          <w:rStyle w:val="FootnoteReference"/>
        </w:rPr>
        <w:footnoteReference w:id="140"/>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3A3D50">
        <w:trPr>
          <w:trHeight w:val="576"/>
        </w:trPr>
        <w:tc>
          <w:tcPr>
            <w:tcW w:w="683" w:type="dxa"/>
            <w:tcBorders>
              <w:right w:val="nil"/>
            </w:tcBorders>
            <w:shd w:val="clear" w:color="auto" w:fill="C6D9F1"/>
          </w:tcPr>
          <w:p w14:paraId="079EE99A" w14:textId="7D710363" w:rsidR="009F6BA2" w:rsidRPr="00C64922" w:rsidRDefault="00634398" w:rsidP="00E42FA6">
            <w:pPr>
              <w:pStyle w:val="BodyText"/>
              <w:rPr>
                <w:noProof/>
              </w:rPr>
            </w:pPr>
            <w:del w:id="11698" w:author="Russell Ott" w:date="2022-05-16T11:47:00Z">
              <w:r>
                <w:rPr>
                  <w:noProof/>
                </w:rPr>
                <w:drawing>
                  <wp:anchor distT="0" distB="0" distL="114300" distR="114300" simplePos="0" relativeHeight="251932672" behindDoc="0" locked="0" layoutInCell="1" allowOverlap="1" wp14:anchorId="739BE05A" wp14:editId="3DFAD268">
                    <wp:simplePos x="0" y="0"/>
                    <wp:positionH relativeFrom="column">
                      <wp:posOffset>-64770</wp:posOffset>
                    </wp:positionH>
                    <wp:positionV relativeFrom="paragraph">
                      <wp:posOffset>0</wp:posOffset>
                    </wp:positionV>
                    <wp:extent cx="323215" cy="323215"/>
                    <wp:effectExtent l="0" t="0" r="0" b="0"/>
                    <wp:wrapNone/>
                    <wp:docPr id="3108"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699" w:author="Russell Ott" w:date="2022-05-16T11:47:00Z">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67480CC" w14:textId="77777777" w:rsidR="009F6BA2" w:rsidRPr="007770C6" w:rsidRDefault="009F6BA2" w:rsidP="00E42FA6">
            <w:pPr>
              <w:pStyle w:val="Default"/>
              <w:rPr>
                <w:sz w:val="20"/>
                <w:rPrChange w:id="11700" w:author="Russell Ott" w:date="2022-05-16T11:47:00Z">
                  <w:rPr/>
                </w:rPrChange>
              </w:rPr>
            </w:pPr>
            <w:r w:rsidRPr="007770C6">
              <w:rPr>
                <w:sz w:val="20"/>
                <w:rPrChange w:id="11701" w:author="Russell Ott" w:date="2022-05-16T11:47:00Z">
                  <w:rPr/>
                </w:rPrChange>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sz w:val="20"/>
                <w:rPrChange w:id="11702" w:author="Russell Ott" w:date="2022-05-16T11:47:00Z">
                  <w:rPr/>
                </w:rPrChange>
              </w:rPr>
            </w:pPr>
            <w:r w:rsidRPr="007770C6">
              <w:rPr>
                <w:sz w:val="20"/>
                <w:rPrChange w:id="11703" w:author="Russell Ott" w:date="2022-05-16T11:47:00Z">
                  <w:rPr/>
                </w:rPrChange>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sz w:val="20"/>
                <w:rPrChange w:id="11704" w:author="Russell Ott" w:date="2022-05-16T11:47:00Z">
                  <w:rPr/>
                </w:rPrChange>
              </w:rPr>
            </w:pPr>
            <w:r w:rsidRPr="007770C6">
              <w:rPr>
                <w:sz w:val="20"/>
                <w:rPrChange w:id="11705" w:author="Russell Ott" w:date="2022-05-16T11:47:00Z">
                  <w:rPr/>
                </w:rPrChange>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sz w:val="20"/>
                <w:rPrChange w:id="11706" w:author="Russell Ott" w:date="2022-05-16T11:47:00Z">
                  <w:rPr/>
                </w:rPrChange>
              </w:rPr>
            </w:pPr>
            <w:r w:rsidRPr="007770C6">
              <w:rPr>
                <w:sz w:val="20"/>
                <w:rPrChange w:id="11707" w:author="Russell Ott" w:date="2022-05-16T11:47:00Z">
                  <w:rPr/>
                </w:rPrChange>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sz w:val="20"/>
                <w:rPrChange w:id="11708" w:author="Russell Ott" w:date="2022-05-16T11:47:00Z">
                  <w:rPr/>
                </w:rPrChange>
              </w:rPr>
            </w:pPr>
            <w:r w:rsidRPr="007770C6">
              <w:rPr>
                <w:sz w:val="20"/>
                <w:rPrChange w:id="11709" w:author="Russell Ott" w:date="2022-05-16T11:47:00Z">
                  <w:rPr/>
                </w:rPrChange>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ins w:id="11710" w:author="Russell Ott" w:date="2022-05-16T11:47:00Z"/>
                <w:bCs/>
                <w:sz w:val="20"/>
              </w:rPr>
            </w:pPr>
            <w:ins w:id="11711" w:author="Russell Ott" w:date="2022-05-16T11:47:00Z">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ins>
          </w:p>
          <w:p w14:paraId="05B4A5B6" w14:textId="5A66C768" w:rsidR="009F6BA2" w:rsidRPr="007770C6" w:rsidRDefault="009F6BA2" w:rsidP="0054522C">
            <w:pPr>
              <w:pStyle w:val="Default"/>
              <w:numPr>
                <w:ilvl w:val="2"/>
                <w:numId w:val="16"/>
              </w:numPr>
              <w:ind w:left="720"/>
              <w:rPr>
                <w:sz w:val="20"/>
                <w:rPrChange w:id="11712" w:author="Russell Ott" w:date="2022-05-16T11:47:00Z">
                  <w:rPr/>
                </w:rPrChange>
              </w:rPr>
            </w:pPr>
            <w:r w:rsidRPr="007770C6">
              <w:rPr>
                <w:sz w:val="20"/>
                <w:rPrChange w:id="11713" w:author="Russell Ott" w:date="2022-05-16T11:47:00Z">
                  <w:rPr/>
                </w:rPrChange>
              </w:rPr>
              <w:t xml:space="preserve">Populate the effectiveTime of the Allergy-Intolerance Observation with the </w:t>
            </w:r>
            <w:del w:id="11714" w:author="Russell Ott" w:date="2022-05-16T11:47:00Z">
              <w:r w:rsidRPr="00D14360">
                <w:rPr>
                  <w:bCs/>
                </w:rPr>
                <w:delText>biologically</w:delText>
              </w:r>
            </w:del>
            <w:ins w:id="11715" w:author="Russell Ott" w:date="2022-05-16T11:47:00Z">
              <w:r w:rsidR="0088454D" w:rsidRPr="007770C6">
                <w:rPr>
                  <w:bCs/>
                  <w:sz w:val="20"/>
                </w:rPr>
                <w:t>clinically</w:t>
              </w:r>
            </w:ins>
            <w:r w:rsidR="0088454D" w:rsidRPr="007770C6">
              <w:rPr>
                <w:sz w:val="20"/>
                <w:rPrChange w:id="11716" w:author="Russell Ott" w:date="2022-05-16T11:47:00Z">
                  <w:rPr/>
                </w:rPrChange>
              </w:rPr>
              <w:t xml:space="preserve"> </w:t>
            </w:r>
            <w:r w:rsidRPr="007770C6">
              <w:rPr>
                <w:sz w:val="20"/>
                <w:rPrChange w:id="11717" w:author="Russell Ott" w:date="2022-05-16T11:47:00Z">
                  <w:rPr/>
                </w:rPrChange>
              </w:rPr>
              <w:t>relevant time period associated with allergy/intolerance.</w:t>
            </w:r>
          </w:p>
          <w:p w14:paraId="7E45F1C8" w14:textId="77777777" w:rsidR="009F6BA2" w:rsidRPr="007770C6" w:rsidRDefault="009F6BA2" w:rsidP="0054522C">
            <w:pPr>
              <w:pStyle w:val="Default"/>
              <w:numPr>
                <w:ilvl w:val="2"/>
                <w:numId w:val="16"/>
              </w:numPr>
              <w:ind w:left="720"/>
              <w:rPr>
                <w:sz w:val="20"/>
                <w:rPrChange w:id="11718" w:author="Russell Ott" w:date="2022-05-16T11:47:00Z">
                  <w:rPr/>
                </w:rPrChange>
              </w:rPr>
            </w:pPr>
            <w:r w:rsidRPr="007770C6">
              <w:rPr>
                <w:sz w:val="20"/>
                <w:rPrChange w:id="11719" w:author="Russell Ott" w:date="2022-05-16T11:47:00Z">
                  <w:rPr/>
                </w:rPrChange>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sz w:val="20"/>
                <w:rPrChange w:id="11720" w:author="Russell Ott" w:date="2022-05-16T11:47:00Z">
                  <w:rPr/>
                </w:rPrChange>
              </w:rPr>
            </w:pPr>
            <w:r w:rsidRPr="007770C6">
              <w:rPr>
                <w:sz w:val="20"/>
                <w:rPrChange w:id="11721" w:author="Russell Ott" w:date="2022-05-16T11:47:00Z">
                  <w:rPr/>
                </w:rPrChange>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Change w:id="11722" w:author="Russell Ott" w:date="2022-05-16T11:47:00Z">
                  <w:rPr/>
                </w:rPrChange>
              </w:rPr>
            </w:pPr>
            <w:r w:rsidRPr="007770C6">
              <w:rPr>
                <w:sz w:val="20"/>
                <w:rPrChange w:id="11723" w:author="Russell Ott" w:date="2022-05-16T11:47:00Z">
                  <w:rPr/>
                </w:rPrChange>
              </w:rPr>
              <w:t xml:space="preserve">Use the Allergy Status Observation template to record the clinical status assigned to the allergy-intolerance. Note that clinical status is a judgement assigned by the performer of the observation.  </w:t>
            </w:r>
            <w:r w:rsidRPr="007770C6">
              <w:rPr>
                <w:b/>
                <w:sz w:val="20"/>
                <w:rPrChange w:id="11724" w:author="Russell Ott" w:date="2022-05-16T11:47:00Z">
                  <w:rPr>
                    <w:b/>
                  </w:rPr>
                </w:rPrChange>
              </w:rPr>
              <w:t>[</w:t>
            </w:r>
            <w:r w:rsidR="00A46C09" w:rsidRPr="007770C6">
              <w:rPr>
                <w:b/>
                <w:sz w:val="20"/>
                <w:rPrChange w:id="11725" w:author="Russell Ott" w:date="2022-05-16T11:47:00Z">
                  <w:rPr>
                    <w:b/>
                  </w:rPr>
                </w:rPrChange>
              </w:rPr>
              <w:t>BP-086</w:t>
            </w:r>
            <w:r w:rsidRPr="007770C6">
              <w:rPr>
                <w:b/>
                <w:sz w:val="20"/>
                <w:rPrChange w:id="11726" w:author="Russell Ott" w:date="2022-05-16T11:47:00Z">
                  <w:rPr>
                    <w:b/>
                  </w:rPr>
                </w:rPrChange>
              </w:rPr>
              <w:t>]</w:t>
            </w:r>
          </w:p>
        </w:tc>
      </w:tr>
    </w:tbl>
    <w:p w14:paraId="10A99426" w14:textId="77777777" w:rsidR="007D3708" w:rsidRDefault="007D3708" w:rsidP="007D3708">
      <w:pPr>
        <w:pStyle w:val="NormalWeb"/>
        <w:spacing w:before="0" w:beforeAutospacing="0" w:after="120" w:afterAutospacing="0"/>
        <w:ind w:hanging="475"/>
        <w:rPr>
          <w:b/>
          <w:color w:val="000000"/>
          <w:sz w:val="22"/>
          <w:rPrChange w:id="11727" w:author="Russell Ott" w:date="2022-05-16T11:47:00Z">
            <w:rPr>
              <w:b/>
              <w:color w:val="000000"/>
              <w:sz w:val="22"/>
            </w:rPr>
          </w:rPrChange>
        </w:rPr>
      </w:pPr>
    </w:p>
    <w:p w14:paraId="54A53AE3" w14:textId="33FCC2A3" w:rsidR="005A615D" w:rsidRDefault="005A615D" w:rsidP="003A3D50">
      <w:pPr>
        <w:pStyle w:val="Caption"/>
        <w:keepNext/>
        <w:spacing w:after="0"/>
      </w:pPr>
      <w:bookmarkStart w:id="11728" w:name="_Ref21875627"/>
      <w:bookmarkStart w:id="11729" w:name="_Toc101449293"/>
      <w:bookmarkStart w:id="11730" w:name="_Toc21927493"/>
      <w:r>
        <w:t xml:space="preserve">Example </w:t>
      </w:r>
      <w:r w:rsidR="00132A94">
        <w:fldChar w:fldCharType="begin"/>
      </w:r>
      <w:r w:rsidR="00132A94">
        <w:instrText xml:space="preserve"> SEQ Example \* ARABIC </w:instrText>
      </w:r>
      <w:r w:rsidR="00132A94">
        <w:fldChar w:fldCharType="separate"/>
      </w:r>
      <w:del w:id="11731" w:author="Russell Ott" w:date="2022-05-16T11:47:00Z">
        <w:r w:rsidR="00DE0DA7">
          <w:rPr>
            <w:noProof/>
          </w:rPr>
          <w:delText>41</w:delText>
        </w:r>
      </w:del>
      <w:ins w:id="11732" w:author="Russell Ott" w:date="2022-05-16T11:47:00Z">
        <w:r w:rsidR="00F10C7C">
          <w:rPr>
            <w:noProof/>
          </w:rPr>
          <w:t>40</w:t>
        </w:r>
      </w:ins>
      <w:r w:rsidR="00132A94">
        <w:rPr>
          <w:noProof/>
        </w:rPr>
        <w:fldChar w:fldCharType="end"/>
      </w:r>
      <w:r>
        <w:t>: Allergy concern for food allergy to eggs</w:t>
      </w:r>
      <w:bookmarkEnd w:id="11728"/>
      <w:bookmarkEnd w:id="11729"/>
      <w:bookmarkEnd w:id="117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2C19B9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733"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734"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735"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36" w:author="Russell Ott" w:date="2022-05-16T11:47:00Z">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ins>
            <w:r w:rsidRPr="00AD08FB">
              <w:rPr>
                <w:rFonts w:ascii="Courier New" w:hAnsi="Courier New" w:cs="Courier New"/>
                <w:sz w:val="16"/>
                <w:szCs w:val="16"/>
              </w:rPr>
              <w:t>6"/&gt;</w:t>
            </w:r>
          </w:p>
          <w:p w14:paraId="516CAE31" w14:textId="6FDD9E9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737"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738"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739"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40" w:author="Russell Ott" w:date="2022-05-16T11:47:00Z">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ins>
            <w:r w:rsidRPr="00AD08FB">
              <w:rPr>
                <w:rFonts w:ascii="Courier New" w:hAnsi="Courier New" w:cs="Courier New"/>
                <w:sz w:val="16"/>
                <w:szCs w:val="16"/>
              </w:rPr>
              <w:t xml:space="preserve">6" </w:t>
            </w:r>
            <w:del w:id="11741"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742" w:author="Russell Ott" w:date="2022-05-16T11:47: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743" w:author="Russell Ott" w:date="2022-05-16T11:47:00Z">
              <w:r w:rsidR="005C79A1">
                <w:rPr>
                  <w:rFonts w:ascii="Courier New" w:hAnsi="Courier New" w:cs="Courier New"/>
                  <w:sz w:val="16"/>
                  <w:szCs w:val="16"/>
                </w:rPr>
                <w:delText>”</w:delText>
              </w:r>
            </w:del>
            <w:ins w:id="11744" w:author="Russell Ott" w:date="2022-05-16T11:47:00Z">
              <w:r w:rsidR="008F3271">
                <w:rPr>
                  <w:rFonts w:ascii="Courier New" w:hAnsi="Courier New" w:cs="Courier New"/>
                  <w:sz w:val="16"/>
                  <w:szCs w:val="16"/>
                </w:rPr>
                <w:t>-</w:t>
              </w:r>
            </w:ins>
            <w:r w:rsidRPr="00AD08FB">
              <w:rPr>
                <w:rFonts w:ascii="Courier New" w:hAnsi="Courier New" w:cs="Courier New"/>
                <w:sz w:val="16"/>
                <w:szCs w:val="16"/>
              </w:rPr>
              <w:t>01"/&gt;</w:t>
            </w:r>
          </w:p>
          <w:p w14:paraId="516377D3" w14:textId="24BBED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745"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746"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1747"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48" w:author="Russell Ott" w:date="2022-05-16T11:47: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1"/&gt;</w:t>
            </w:r>
          </w:p>
          <w:p w14:paraId="6FF8B450" w14:textId="6487B2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749"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750"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175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52" w:author="Russell Ott" w:date="2022-05-16T11:47: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 xml:space="preserve">1" </w:t>
            </w:r>
            <w:del w:id="11753"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754" w:author="Russell Ott" w:date="2022-05-16T11:47: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755" w:author="Russell Ott" w:date="2022-05-16T11:47:00Z">
              <w:r w:rsidR="005C79A1">
                <w:rPr>
                  <w:rFonts w:ascii="Courier New" w:hAnsi="Courier New" w:cs="Courier New"/>
                  <w:sz w:val="16"/>
                  <w:szCs w:val="16"/>
                </w:rPr>
                <w:delText>”</w:delText>
              </w:r>
            </w:del>
            <w:ins w:id="11756" w:author="Russell Ott" w:date="2022-05-16T11:47:00Z">
              <w:r w:rsidR="008F3271">
                <w:rPr>
                  <w:rFonts w:ascii="Courier New" w:hAnsi="Courier New" w:cs="Courier New"/>
                  <w:sz w:val="16"/>
                  <w:szCs w:val="16"/>
                </w:rPr>
                <w:t>-</w:t>
              </w:r>
            </w:ins>
            <w:r w:rsidRPr="00AD08FB">
              <w:rPr>
                <w:rFonts w:ascii="Courier New" w:hAnsi="Courier New" w:cs="Courier New"/>
                <w:sz w:val="16"/>
                <w:szCs w:val="16"/>
              </w:rPr>
              <w:t>01"/&gt;</w:t>
            </w:r>
          </w:p>
          <w:p w14:paraId="332A5906" w14:textId="2C9E62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757"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758"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="0937FF9A-00CE-11E6-B4C5-</w:t>
            </w:r>
            <w:del w:id="11759" w:author="Russell Ott" w:date="2022-05-16T11:47:00Z">
              <w:r w:rsidRPr="00AD08FB">
                <w:rPr>
                  <w:rFonts w:ascii="Courier New" w:hAnsi="Courier New" w:cs="Courier New"/>
                  <w:sz w:val="16"/>
                  <w:szCs w:val="16"/>
                </w:rPr>
                <w:delText>0050568B0</w:delText>
              </w:r>
              <w:r w:rsidR="005C79A1">
                <w:rPr>
                  <w:rFonts w:ascii="Courier New" w:hAnsi="Courier New" w:cs="Courier New"/>
                  <w:sz w:val="16"/>
                  <w:szCs w:val="16"/>
                </w:rPr>
                <w:delText>”</w:delText>
              </w:r>
              <w:r w:rsidRPr="00AD08FB">
                <w:rPr>
                  <w:rFonts w:ascii="Courier New" w:hAnsi="Courier New" w:cs="Courier New"/>
                  <w:sz w:val="16"/>
                  <w:szCs w:val="16"/>
                </w:rPr>
                <w:delText>0B</w:delText>
              </w:r>
            </w:del>
            <w:ins w:id="11760" w:author="Russell Ott" w:date="2022-05-16T11:47:00Z">
              <w:r w:rsidRPr="00AD08FB">
                <w:rPr>
                  <w:rFonts w:ascii="Courier New" w:hAnsi="Courier New" w:cs="Courier New"/>
                  <w:sz w:val="16"/>
                  <w:szCs w:val="16"/>
                </w:rPr>
                <w:t>0050568B0</w:t>
              </w:r>
              <w:r w:rsidR="008F3271">
                <w:rPr>
                  <w:rFonts w:ascii="Courier New" w:hAnsi="Courier New" w:cs="Courier New"/>
                  <w:sz w:val="16"/>
                  <w:szCs w:val="16"/>
                </w:rPr>
                <w:t>0</w:t>
              </w:r>
              <w:r w:rsidRPr="00AD08FB">
                <w:rPr>
                  <w:rFonts w:ascii="Courier New" w:hAnsi="Courier New" w:cs="Courier New"/>
                  <w:sz w:val="16"/>
                  <w:szCs w:val="16"/>
                </w:rPr>
                <w:t>0B</w:t>
              </w:r>
            </w:ins>
            <w:r w:rsidRPr="00AD08FB">
              <w:rPr>
                <w:rFonts w:ascii="Courier New" w:hAnsi="Courier New" w:cs="Courier New"/>
                <w:sz w:val="16"/>
                <w:szCs w:val="16"/>
              </w:rPr>
              <w:t>"/&gt;</w:t>
            </w:r>
          </w:p>
          <w:p w14:paraId="7AA60DAC" w14:textId="238C98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761"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e="4876</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62" w:author="Russell Ott" w:date="2022-05-16T11:47:00Z">
              <w:r w:rsidRPr="00AD08FB">
                <w:rPr>
                  <w:rFonts w:ascii="Courier New" w:hAnsi="Courier New" w:cs="Courier New"/>
                  <w:sz w:val="16"/>
                  <w:szCs w:val="16"/>
                </w:rPr>
                <w:t>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ins>
            <w:r w:rsidRPr="00AD08FB">
              <w:rPr>
                <w:rFonts w:ascii="Courier New" w:hAnsi="Courier New" w:cs="Courier New"/>
                <w:sz w:val="16"/>
                <w:szCs w:val="16"/>
              </w:rPr>
              <w:t xml:space="preserve">2" </w:t>
            </w:r>
            <w:del w:id="11763" w:author="Russell Ott" w:date="2022-05-16T11:47: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764" w:author="Russell Ott" w:date="2022-05-16T11:47:00Z">
              <w:r w:rsidRPr="00AD08FB">
                <w:rPr>
                  <w:rFonts w:ascii="Courier New" w:hAnsi="Courier New" w:cs="Courier New"/>
                  <w:sz w:val="16"/>
                  <w:szCs w:val="16"/>
                </w:rPr>
                <w:t>displayNa</w:t>
              </w:r>
              <w:r w:rsidR="008F3271">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="Allergies &amp;amp;or adverse reactions </w:t>
            </w:r>
            <w:del w:id="11765"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oc"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766" w:author="Russell Ott" w:date="2022-05-16T11:47:00Z">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767"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768" w:author="Russell Ott" w:date="2022-05-16T11:47: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 xml:space="preserve">1"     </w:t>
            </w:r>
            <w:del w:id="11769"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e="LO</w:delText>
              </w:r>
              <w:r w:rsidR="005C79A1">
                <w:rPr>
                  <w:rFonts w:ascii="Courier New" w:hAnsi="Courier New" w:cs="Courier New"/>
                  <w:sz w:val="16"/>
                  <w:szCs w:val="16"/>
                </w:rPr>
                <w:delText>”</w:delText>
              </w:r>
              <w:r w:rsidRPr="00AD08FB">
                <w:rPr>
                  <w:rFonts w:ascii="Courier New" w:hAnsi="Courier New" w:cs="Courier New"/>
                  <w:sz w:val="16"/>
                  <w:szCs w:val="16"/>
                </w:rPr>
                <w:delText>NC</w:delText>
              </w:r>
            </w:del>
            <w:ins w:id="11770" w:author="Russell Ott" w:date="2022-05-16T11:47:00Z">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w:t>
              </w:r>
            </w:ins>
            <w:r w:rsidRPr="00AD08FB">
              <w:rPr>
                <w:rFonts w:ascii="Courier New" w:hAnsi="Courier New" w:cs="Courier New"/>
                <w:sz w:val="16"/>
                <w:szCs w:val="16"/>
              </w:rPr>
              <w:t>"/&gt;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63CD0F1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t>
            </w:r>
            <w:del w:id="11771" w:author="Russell Ott" w:date="2022-05-16T11:47:00Z">
              <w:r w:rsidRPr="00AD08FB">
                <w:rPr>
                  <w:rFonts w:ascii="Courier New" w:hAnsi="Courier New" w:cs="Courier New"/>
                  <w:sz w:val="16"/>
                  <w:szCs w:val="16"/>
                </w:rPr>
                <w:delText>wid</w:delText>
              </w:r>
              <w:r w:rsidR="005C79A1">
                <w:rPr>
                  <w:rFonts w:ascii="Courier New" w:hAnsi="Courier New" w:cs="Courier New"/>
                  <w:sz w:val="16"/>
                  <w:szCs w:val="16"/>
                </w:rPr>
                <w:delText>”</w:delText>
              </w:r>
              <w:r w:rsidRPr="00AD08FB">
                <w:rPr>
                  <w:rFonts w:ascii="Courier New" w:hAnsi="Courier New" w:cs="Courier New"/>
                  <w:sz w:val="16"/>
                  <w:szCs w:val="16"/>
                </w:rPr>
                <w:delText>h="1</w:delText>
              </w:r>
              <w:r w:rsidR="005C79A1">
                <w:rPr>
                  <w:rFonts w:ascii="Courier New" w:hAnsi="Courier New" w:cs="Courier New"/>
                  <w:sz w:val="16"/>
                  <w:szCs w:val="16"/>
                </w:rPr>
                <w:delText>”</w:delText>
              </w:r>
              <w:r w:rsidRPr="00AD08FB">
                <w:rPr>
                  <w:rFonts w:ascii="Courier New" w:hAnsi="Courier New" w:cs="Courier New"/>
                  <w:sz w:val="16"/>
                  <w:szCs w:val="16"/>
                </w:rPr>
                <w:delText>0</w:delText>
              </w:r>
            </w:del>
            <w:ins w:id="11772" w:author="Russell Ott" w:date="2022-05-16T11:47:00Z">
              <w:r w:rsidRPr="00AD08FB">
                <w:rPr>
                  <w:rFonts w:ascii="Courier New" w:hAnsi="Courier New" w:cs="Courier New"/>
                  <w:sz w:val="16"/>
                  <w:szCs w:val="16"/>
                </w:rPr>
                <w:t>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w:t>
              </w:r>
            </w:ins>
            <w:r w:rsidRPr="00AD08FB">
              <w:rPr>
                <w:rFonts w:ascii="Courier New" w:hAnsi="Courier New" w:cs="Courier New"/>
                <w:sz w:val="16"/>
                <w:szCs w:val="16"/>
              </w:rPr>
              <w:t>%"&gt;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4CC9993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w:t>
            </w:r>
            <w:del w:id="11773" w:author="Russell Ott" w:date="2022-05-16T11:47:00Z">
              <w:r w:rsidRPr="00AD08FB">
                <w:rPr>
                  <w:rFonts w:ascii="Courier New" w:hAnsi="Courier New" w:cs="Courier New"/>
                  <w:sz w:val="16"/>
                  <w:szCs w:val="16"/>
                </w:rPr>
                <w:delText>Aller</w:delText>
              </w:r>
              <w:r w:rsidR="005C79A1">
                <w:rPr>
                  <w:rFonts w:ascii="Courier New" w:hAnsi="Courier New" w:cs="Courier New"/>
                  <w:sz w:val="16"/>
                  <w:szCs w:val="16"/>
                </w:rPr>
                <w:delText>—</w:delText>
              </w:r>
              <w:r w:rsidRPr="00AD08FB">
                <w:rPr>
                  <w:rFonts w:ascii="Courier New" w:hAnsi="Courier New" w:cs="Courier New"/>
                  <w:sz w:val="16"/>
                  <w:szCs w:val="16"/>
                </w:rPr>
                <w:delText>y</w:delText>
              </w:r>
            </w:del>
            <w:ins w:id="11774" w:author="Russell Ott" w:date="2022-05-16T11:47:00Z">
              <w:r w:rsidRPr="00AD08FB">
                <w:rPr>
                  <w:rFonts w:ascii="Courier New" w:hAnsi="Courier New" w:cs="Courier New"/>
                  <w:sz w:val="16"/>
                  <w:szCs w:val="16"/>
                </w:rPr>
                <w:t>Aller</w:t>
              </w:r>
              <w:r w:rsidR="008F3271">
                <w:rPr>
                  <w:rFonts w:ascii="Courier New" w:hAnsi="Courier New" w:cs="Courier New"/>
                  <w:sz w:val="16"/>
                  <w:szCs w:val="16"/>
                </w:rPr>
                <w:t>g</w:t>
              </w:r>
              <w:r w:rsidRPr="00AD08FB">
                <w:rPr>
                  <w:rFonts w:ascii="Courier New" w:hAnsi="Courier New" w:cs="Courier New"/>
                  <w:sz w:val="16"/>
                  <w:szCs w:val="16"/>
                </w:rPr>
                <w:t>y</w:t>
              </w:r>
            </w:ins>
            <w:r w:rsidRPr="00AD08FB">
              <w:rPr>
                <w:rFonts w:ascii="Courier New" w:hAnsi="Courier New" w:cs="Courier New"/>
                <w:sz w:val="16"/>
                <w:szCs w:val="16"/>
              </w:rPr>
              <w:t xml:space="preserve">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422E7DF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del w:id="11775"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D="AllergyConcer</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76" w:author="Russell Ott" w:date="2022-05-16T11:47:00Z">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 xml:space="preserve">1" </w:t>
            </w:r>
            <w:del w:id="11777" w:author="Russell Ott" w:date="2022-05-16T11:47:00Z">
              <w:r w:rsidRPr="00AD08FB">
                <w:rPr>
                  <w:rFonts w:ascii="Courier New" w:hAnsi="Courier New" w:cs="Courier New"/>
                  <w:sz w:val="16"/>
                  <w:szCs w:val="16"/>
                </w:rPr>
                <w:delText>styleCo</w:delText>
              </w:r>
              <w:r w:rsidR="005C79A1">
                <w:rPr>
                  <w:rFonts w:ascii="Courier New" w:hAnsi="Courier New" w:cs="Courier New"/>
                  <w:sz w:val="16"/>
                  <w:szCs w:val="16"/>
                </w:rPr>
                <w:delText>”</w:delText>
              </w:r>
              <w:r w:rsidRPr="00AD08FB">
                <w:rPr>
                  <w:rFonts w:ascii="Courier New" w:hAnsi="Courier New" w:cs="Courier New"/>
                  <w:sz w:val="16"/>
                  <w:szCs w:val="16"/>
                </w:rPr>
                <w:delText>e="norm</w:delText>
              </w:r>
              <w:r w:rsidR="005C79A1">
                <w:rPr>
                  <w:rFonts w:ascii="Courier New" w:hAnsi="Courier New" w:cs="Courier New"/>
                  <w:sz w:val="16"/>
                  <w:szCs w:val="16"/>
                </w:rPr>
                <w:delText>”</w:delText>
              </w:r>
              <w:r w:rsidRPr="00AD08FB">
                <w:rPr>
                  <w:rFonts w:ascii="Courier New" w:hAnsi="Courier New" w:cs="Courier New"/>
                  <w:sz w:val="16"/>
                  <w:szCs w:val="16"/>
                </w:rPr>
                <w:delText>ow</w:delText>
              </w:r>
            </w:del>
            <w:ins w:id="11778" w:author="Russell Ott" w:date="2022-05-16T11:47:00Z">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w:t>
              </w:r>
            </w:ins>
            <w:r w:rsidRPr="00AD08FB">
              <w:rPr>
                <w:rFonts w:ascii="Courier New" w:hAnsi="Courier New" w:cs="Courier New"/>
                <w:sz w:val="16"/>
                <w:szCs w:val="16"/>
              </w:rPr>
              <w:t>"&gt;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5B0E449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del w:id="11779"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780" w:author="Russell Ott" w:date="2022-05-16T11:47: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781" w:author="Russell Ott" w:date="2022-05-16T11:47:00Z">
              <w:r w:rsidRPr="00AD08FB">
                <w:rPr>
                  <w:rFonts w:ascii="Courier New" w:hAnsi="Courier New" w:cs="Courier New"/>
                  <w:sz w:val="16"/>
                  <w:szCs w:val="16"/>
                </w:rPr>
                <w:delText>Allerg</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82" w:author="Russell Ott" w:date="2022-05-16T11:47:00Z">
              <w:r w:rsidRPr="00AD08FB">
                <w:rPr>
                  <w:rFonts w:ascii="Courier New" w:hAnsi="Courier New" w:cs="Courier New"/>
                  <w:sz w:val="16"/>
                  <w:szCs w:val="16"/>
                </w:rPr>
                <w:t>Allerg</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7395A72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783" w:author="Russell Ott" w:date="2022-05-16T11:47:00Z">
              <w:r w:rsidRPr="00AD08FB">
                <w:rPr>
                  <w:rFonts w:ascii="Courier New" w:hAnsi="Courier New" w:cs="Courier New"/>
                  <w:sz w:val="16"/>
                  <w:szCs w:val="16"/>
                </w:rPr>
                <w:delText>styleCo</w:delText>
              </w:r>
              <w:r w:rsidR="005C79A1">
                <w:rPr>
                  <w:rFonts w:ascii="Courier New" w:hAnsi="Courier New" w:cs="Courier New"/>
                  <w:sz w:val="16"/>
                  <w:szCs w:val="16"/>
                </w:rPr>
                <w:delText>”</w:delText>
              </w:r>
              <w:r w:rsidRPr="00AD08FB">
                <w:rPr>
                  <w:rFonts w:ascii="Courier New" w:hAnsi="Courier New" w:cs="Courier New"/>
                  <w:sz w:val="16"/>
                  <w:szCs w:val="16"/>
                </w:rPr>
                <w:delText>e="B</w:delText>
              </w:r>
              <w:r w:rsidR="005C79A1">
                <w:rPr>
                  <w:rFonts w:ascii="Courier New" w:hAnsi="Courier New" w:cs="Courier New"/>
                  <w:sz w:val="16"/>
                  <w:szCs w:val="16"/>
                </w:rPr>
                <w:delText>”</w:delText>
              </w:r>
              <w:r w:rsidRPr="00AD08FB">
                <w:rPr>
                  <w:rFonts w:ascii="Courier New" w:hAnsi="Courier New" w:cs="Courier New"/>
                  <w:sz w:val="16"/>
                  <w:szCs w:val="16"/>
                </w:rPr>
                <w:delText xml:space="preserve">ld" </w:delText>
              </w:r>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784" w:author="Russell Ott" w:date="2022-05-16T11:47:00Z">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785" w:author="Russell Ott" w:date="2022-05-16T11:47:00Z">
              <w:r w:rsidRPr="00AD08FB">
                <w:rPr>
                  <w:rFonts w:ascii="Courier New" w:hAnsi="Courier New" w:cs="Courier New"/>
                  <w:sz w:val="16"/>
                  <w:szCs w:val="16"/>
                </w:rPr>
                <w:delText>Allerge</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86" w:author="Russell Ott" w:date="2022-05-16T11:47:00Z">
              <w:r w:rsidRPr="00AD08FB">
                <w:rPr>
                  <w:rFonts w:ascii="Courier New" w:hAnsi="Courier New" w:cs="Courier New"/>
                  <w:sz w:val="16"/>
                  <w:szCs w:val="16"/>
                </w:rPr>
                <w:t>Allerge</w:t>
              </w:r>
              <w:r w:rsidR="00054B1D">
                <w:rPr>
                  <w:rFonts w:ascii="Courier New" w:hAnsi="Courier New" w:cs="Courier New"/>
                  <w:sz w:val="16"/>
                  <w:szCs w:val="16"/>
                </w:rPr>
                <w:t>n</w:t>
              </w:r>
              <w:r w:rsidR="00054B1D" w:rsidRPr="00AD08FB">
                <w:rPr>
                  <w:rFonts w:ascii="Courier New" w:hAnsi="Courier New" w:cs="Courier New"/>
                  <w:sz w:val="16"/>
                  <w:szCs w:val="16"/>
                </w:rPr>
                <w:t>_</w:t>
              </w:r>
            </w:ins>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1BB011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787"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788" w:author="Russell Ott" w:date="2022-05-16T11:47: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789" w:author="Russell Ott" w:date="2022-05-16T11:47:00Z">
              <w:r w:rsidRPr="00AD08FB">
                <w:rPr>
                  <w:rFonts w:ascii="Courier New" w:hAnsi="Courier New" w:cs="Courier New"/>
                  <w:sz w:val="16"/>
                  <w:szCs w:val="16"/>
                </w:rPr>
                <w:delText>Criticalit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90" w:author="Russell Ott" w:date="2022-05-16T11:47:00Z">
              <w:r w:rsidRPr="00AD08FB">
                <w:rPr>
                  <w:rFonts w:ascii="Courier New" w:hAnsi="Courier New" w:cs="Courier New"/>
                  <w:sz w:val="16"/>
                  <w:szCs w:val="16"/>
                </w:rPr>
                <w:t>Criticalit</w:t>
              </w:r>
              <w:r w:rsidR="008F3271">
                <w:rPr>
                  <w:rFonts w:ascii="Courier New" w:hAnsi="Courier New" w:cs="Courier New"/>
                  <w:sz w:val="16"/>
                  <w:szCs w:val="16"/>
                </w:rPr>
                <w:t>y</w:t>
              </w:r>
              <w:r w:rsidR="008F3271" w:rsidRPr="00AD08FB">
                <w:rPr>
                  <w:rFonts w:ascii="Courier New" w:hAnsi="Courier New" w:cs="Courier New"/>
                  <w:sz w:val="16"/>
                  <w:szCs w:val="16"/>
                </w:rPr>
                <w:t>_</w:t>
              </w:r>
            </w:ins>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3D7E3C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791"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792" w:author="Russell Ott" w:date="2022-05-16T11:47: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793" w:author="Russell Ott" w:date="2022-05-16T11:47:00Z">
              <w:r w:rsidRPr="00AD08FB">
                <w:rPr>
                  <w:rFonts w:ascii="Courier New" w:hAnsi="Courier New" w:cs="Courier New"/>
                  <w:sz w:val="16"/>
                  <w:szCs w:val="16"/>
                </w:rPr>
                <w:delText>Reactio</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94" w:author="Russell Ott" w:date="2022-05-16T11:47:00Z">
              <w:r w:rsidRPr="00AD08FB">
                <w:rPr>
                  <w:rFonts w:ascii="Courier New" w:hAnsi="Courier New" w:cs="Courier New"/>
                  <w:sz w:val="16"/>
                  <w:szCs w:val="16"/>
                </w:rPr>
                <w:t>Reactio</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 xml:space="preserve">1"&gt;Hives&lt;/content&gt; | </w:t>
            </w:r>
          </w:p>
          <w:p w14:paraId="7D025665" w14:textId="7B52D38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795"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796" w:author="Russell Ott" w:date="2022-05-16T11:47:00Z">
              <w:r w:rsidR="00054B1D">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797" w:author="Russell Ott" w:date="2022-05-16T11:47:00Z">
              <w:r w:rsidRPr="00AD08FB">
                <w:rPr>
                  <w:rFonts w:ascii="Courier New" w:hAnsi="Courier New" w:cs="Courier New"/>
                  <w:sz w:val="16"/>
                  <w:szCs w:val="16"/>
                </w:rPr>
                <w:delText>ReacSeverit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798" w:author="Russell Ott" w:date="2022-05-16T11:47:00Z">
              <w:r w:rsidRPr="00AD08FB">
                <w:rPr>
                  <w:rFonts w:ascii="Courier New" w:hAnsi="Courier New" w:cs="Courier New"/>
                  <w:sz w:val="16"/>
                  <w:szCs w:val="16"/>
                </w:rPr>
                <w:t>ReacSeverit</w:t>
              </w:r>
              <w:r w:rsidR="008F3271">
                <w:rPr>
                  <w:rFonts w:ascii="Courier New" w:hAnsi="Courier New" w:cs="Courier New"/>
                  <w:sz w:val="16"/>
                  <w:szCs w:val="16"/>
                </w:rPr>
                <w:t>y</w:t>
              </w:r>
              <w:r w:rsidR="008F3271" w:rsidRPr="00AD08FB">
                <w:rPr>
                  <w:rFonts w:ascii="Courier New" w:hAnsi="Courier New" w:cs="Courier New"/>
                  <w:sz w:val="16"/>
                  <w:szCs w:val="16"/>
                </w:rPr>
                <w:t>_</w:t>
              </w:r>
            </w:ins>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3389E2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w:t>
            </w:r>
            <w:del w:id="11799"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e="D</w:delText>
              </w:r>
              <w:r w:rsidR="005C79A1">
                <w:rPr>
                  <w:rFonts w:ascii="Courier New" w:hAnsi="Courier New" w:cs="Courier New"/>
                  <w:sz w:val="16"/>
                  <w:szCs w:val="16"/>
                </w:rPr>
                <w:delText>”</w:delText>
              </w:r>
              <w:r w:rsidRPr="00AD08FB">
                <w:rPr>
                  <w:rFonts w:ascii="Courier New" w:hAnsi="Courier New" w:cs="Courier New"/>
                  <w:sz w:val="16"/>
                  <w:szCs w:val="16"/>
                </w:rPr>
                <w:delText>IV</w:delText>
              </w:r>
            </w:del>
            <w:ins w:id="11800" w:author="Russell Ott" w:date="2022-05-16T11:47:00Z">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w:t>
              </w:r>
            </w:ins>
            <w:r w:rsidRPr="00AD08FB">
              <w:rPr>
                <w:rFonts w:ascii="Courier New" w:hAnsi="Courier New" w:cs="Courier New"/>
                <w:sz w:val="16"/>
                <w:szCs w:val="16"/>
              </w:rPr>
              <w:t>"&gt;</w:t>
            </w:r>
          </w:p>
          <w:p w14:paraId="3C0C459C" w14:textId="4BCA9BD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w:t>
            </w:r>
            <w:del w:id="11801"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CT"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1802" w:author="Russell Ott" w:date="2022-05-16T11:47:00Z">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009D29F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03"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04"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805" w:author="Russell Ott" w:date="2022-05-16T11:47:00Z">
              <w:r w:rsidR="005C79A1">
                <w:rPr>
                  <w:rFonts w:ascii="Courier New" w:hAnsi="Courier New" w:cs="Courier New"/>
                  <w:sz w:val="16"/>
                  <w:szCs w:val="16"/>
                </w:rPr>
                <w:delText>”</w:delText>
              </w:r>
            </w:del>
            <w:ins w:id="11806" w:author="Russell Ott" w:date="2022-05-16T11:47:00Z">
              <w:r w:rsidR="008F3271">
                <w:rPr>
                  <w:rFonts w:ascii="Courier New" w:hAnsi="Courier New" w:cs="Courier New"/>
                  <w:sz w:val="16"/>
                  <w:szCs w:val="16"/>
                </w:rPr>
                <w:t>.</w:t>
              </w:r>
            </w:ins>
            <w:r w:rsidRPr="00AD08FB">
              <w:rPr>
                <w:rFonts w:ascii="Courier New" w:hAnsi="Courier New" w:cs="Courier New"/>
                <w:sz w:val="16"/>
                <w:szCs w:val="16"/>
              </w:rPr>
              <w:t>30"/&gt;</w:t>
            </w:r>
          </w:p>
          <w:p w14:paraId="22C82D27" w14:textId="16BD37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07"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08"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809" w:author="Russell Ott" w:date="2022-05-16T11:47:00Z">
              <w:r w:rsidR="005C79A1">
                <w:rPr>
                  <w:rFonts w:ascii="Courier New" w:hAnsi="Courier New" w:cs="Courier New"/>
                  <w:sz w:val="16"/>
                  <w:szCs w:val="16"/>
                </w:rPr>
                <w:delText>”</w:delText>
              </w:r>
            </w:del>
            <w:ins w:id="11810" w:author="Russell Ott" w:date="2022-05-16T11:47:00Z">
              <w:r w:rsidR="008F3271">
                <w:rPr>
                  <w:rFonts w:ascii="Courier New" w:hAnsi="Courier New" w:cs="Courier New"/>
                  <w:sz w:val="16"/>
                  <w:szCs w:val="16"/>
                </w:rPr>
                <w:t>.</w:t>
              </w:r>
            </w:ins>
            <w:r w:rsidRPr="00AD08FB">
              <w:rPr>
                <w:rFonts w:ascii="Courier New" w:hAnsi="Courier New" w:cs="Courier New"/>
                <w:sz w:val="16"/>
                <w:szCs w:val="16"/>
              </w:rPr>
              <w:t xml:space="preserve">30" </w:t>
            </w:r>
            <w:del w:id="11811"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812" w:author="Russell Ott" w:date="2022-05-16T11:47: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813" w:author="Russell Ott" w:date="2022-05-16T11:47:00Z">
              <w:r w:rsidR="005C79A1">
                <w:rPr>
                  <w:rFonts w:ascii="Courier New" w:hAnsi="Courier New" w:cs="Courier New"/>
                  <w:sz w:val="16"/>
                  <w:szCs w:val="16"/>
                </w:rPr>
                <w:delText>”</w:delText>
              </w:r>
            </w:del>
            <w:ins w:id="11814" w:author="Russell Ott" w:date="2022-05-16T11:47:00Z">
              <w:r w:rsidR="008F3271">
                <w:rPr>
                  <w:rFonts w:ascii="Courier New" w:hAnsi="Courier New" w:cs="Courier New"/>
                  <w:sz w:val="16"/>
                  <w:szCs w:val="16"/>
                </w:rPr>
                <w:t>-</w:t>
              </w:r>
            </w:ins>
            <w:r w:rsidRPr="00AD08FB">
              <w:rPr>
                <w:rFonts w:ascii="Courier New" w:hAnsi="Courier New" w:cs="Courier New"/>
                <w:sz w:val="16"/>
                <w:szCs w:val="16"/>
              </w:rPr>
              <w:t>01"/&gt;</w:t>
            </w:r>
          </w:p>
          <w:p w14:paraId="7478FA85" w14:textId="185EC84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815"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16"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="0fffb34f-c1e0-47c2-92af-</w:t>
            </w:r>
            <w:del w:id="11817" w:author="Russell Ott" w:date="2022-05-16T11:47:00Z">
              <w:r w:rsidRPr="00AD08FB">
                <w:rPr>
                  <w:rFonts w:ascii="Courier New" w:hAnsi="Courier New" w:cs="Courier New"/>
                  <w:sz w:val="16"/>
                  <w:szCs w:val="16"/>
                </w:rPr>
                <w:delText>c414a3ff2</w:delText>
              </w:r>
              <w:r w:rsidR="005C79A1">
                <w:rPr>
                  <w:rFonts w:ascii="Courier New" w:hAnsi="Courier New" w:cs="Courier New"/>
                  <w:sz w:val="16"/>
                  <w:szCs w:val="16"/>
                </w:rPr>
                <w:delText>”</w:delText>
              </w:r>
              <w:r w:rsidRPr="00AD08FB">
                <w:rPr>
                  <w:rFonts w:ascii="Courier New" w:hAnsi="Courier New" w:cs="Courier New"/>
                  <w:sz w:val="16"/>
                  <w:szCs w:val="16"/>
                </w:rPr>
                <w:delText>ec</w:delText>
              </w:r>
            </w:del>
            <w:ins w:id="11818" w:author="Russell Ott" w:date="2022-05-16T11:47:00Z">
              <w:r w:rsidRPr="00AD08FB">
                <w:rPr>
                  <w:rFonts w:ascii="Courier New" w:hAnsi="Courier New" w:cs="Courier New"/>
                  <w:sz w:val="16"/>
                  <w:szCs w:val="16"/>
                </w:rPr>
                <w:t>c414a3ff2</w:t>
              </w:r>
              <w:r w:rsidR="00022F4D">
                <w:rPr>
                  <w:rFonts w:ascii="Courier New" w:hAnsi="Courier New" w:cs="Courier New"/>
                  <w:sz w:val="16"/>
                  <w:szCs w:val="16"/>
                </w:rPr>
                <w:t>1</w:t>
              </w:r>
              <w:r w:rsidRPr="00AD08FB">
                <w:rPr>
                  <w:rFonts w:ascii="Courier New" w:hAnsi="Courier New" w:cs="Courier New"/>
                  <w:sz w:val="16"/>
                  <w:szCs w:val="16"/>
                </w:rPr>
                <w:t>ec</w:t>
              </w:r>
            </w:ins>
            <w:r w:rsidRPr="00AD08FB">
              <w:rPr>
                <w:rFonts w:ascii="Courier New" w:hAnsi="Courier New" w:cs="Courier New"/>
                <w:sz w:val="16"/>
                <w:szCs w:val="16"/>
              </w:rPr>
              <w:t>"/&gt;</w:t>
            </w:r>
          </w:p>
          <w:p w14:paraId="602FB9D9" w14:textId="3442B6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819"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w:delText>
              </w:r>
              <w:r w:rsidR="005C79A1">
                <w:rPr>
                  <w:rFonts w:ascii="Courier New" w:hAnsi="Courier New" w:cs="Courier New"/>
                  <w:sz w:val="16"/>
                  <w:szCs w:val="16"/>
                </w:rPr>
                <w:delText>”</w:delText>
              </w:r>
              <w:r w:rsidRPr="00AD08FB">
                <w:rPr>
                  <w:rFonts w:ascii="Courier New" w:hAnsi="Courier New" w:cs="Courier New"/>
                  <w:sz w:val="16"/>
                  <w:szCs w:val="16"/>
                </w:rPr>
                <w:delText>NC"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820" w:author="Russell Ott" w:date="2022-05-16T11:47: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82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22" w:author="Russell Ott" w:date="2022-05-16T11:47:00Z">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ins>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7E6C6D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823"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e="#AllergyConcer</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24" w:author="Russell Ott" w:date="2022-05-16T11:47:00Z">
              <w:r w:rsidRPr="00AD08FB">
                <w:rPr>
                  <w:rFonts w:ascii="Courier New" w:hAnsi="Courier New" w:cs="Courier New"/>
                  <w:sz w:val="16"/>
                  <w:szCs w:val="16"/>
                </w:rPr>
                <w:t>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ins>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0B4B8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1825"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e="act</w:delText>
              </w:r>
              <w:r w:rsidR="005C79A1">
                <w:rPr>
                  <w:rFonts w:ascii="Courier New" w:hAnsi="Courier New" w:cs="Courier New"/>
                  <w:sz w:val="16"/>
                  <w:szCs w:val="16"/>
                </w:rPr>
                <w:delText>”</w:delText>
              </w:r>
              <w:r w:rsidRPr="00AD08FB">
                <w:rPr>
                  <w:rFonts w:ascii="Courier New" w:hAnsi="Courier New" w:cs="Courier New"/>
                  <w:sz w:val="16"/>
                  <w:szCs w:val="16"/>
                </w:rPr>
                <w:delText>ve</w:delText>
              </w:r>
            </w:del>
            <w:ins w:id="11826" w:author="Russell Ott" w:date="2022-05-16T11:47: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w:t>
              </w:r>
            </w:ins>
            <w:r w:rsidRPr="00AD08FB">
              <w:rPr>
                <w:rFonts w:ascii="Courier New" w:hAnsi="Courier New" w:cs="Courier New"/>
                <w:sz w:val="16"/>
                <w:szCs w:val="16"/>
              </w:rPr>
              <w:t>"/&gt;</w:t>
            </w:r>
          </w:p>
          <w:p w14:paraId="7C0D5F33" w14:textId="5005E38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827"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28" w:author="Russell Ott" w:date="2022-05-16T11:47: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433C861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1829"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30" w:author="Russell Ott" w:date="2022-05-16T11:47:00Z">
              <w:r w:rsidRPr="00AD08FB">
                <w:rPr>
                  <w:rFonts w:ascii="Courier New" w:hAnsi="Courier New" w:cs="Courier New"/>
                  <w:sz w:val="16"/>
                  <w:szCs w:val="16"/>
                </w:rPr>
                <w:t>val</w:t>
              </w:r>
              <w:r w:rsidR="00022F4D">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="20140104123506-</w:t>
            </w:r>
            <w:del w:id="11831" w:author="Russell Ott" w:date="2022-05-16T11:47:00Z">
              <w:r w:rsidRPr="00AD08FB">
                <w:rPr>
                  <w:rFonts w:ascii="Courier New" w:hAnsi="Courier New" w:cs="Courier New"/>
                  <w:sz w:val="16"/>
                  <w:szCs w:val="16"/>
                </w:rPr>
                <w:delText>0</w:delText>
              </w:r>
              <w:r w:rsidR="005C79A1">
                <w:rPr>
                  <w:rFonts w:ascii="Courier New" w:hAnsi="Courier New" w:cs="Courier New"/>
                  <w:sz w:val="16"/>
                  <w:szCs w:val="16"/>
                </w:rPr>
                <w:delText>”</w:delText>
              </w:r>
              <w:r w:rsidRPr="00AD08FB">
                <w:rPr>
                  <w:rFonts w:ascii="Courier New" w:hAnsi="Courier New" w:cs="Courier New"/>
                  <w:sz w:val="16"/>
                  <w:szCs w:val="16"/>
                </w:rPr>
                <w:delText>00</w:delText>
              </w:r>
            </w:del>
            <w:ins w:id="11832" w:author="Russell Ott" w:date="2022-05-16T11:47:00Z">
              <w:r w:rsidRPr="00AD08FB">
                <w:rPr>
                  <w:rFonts w:ascii="Courier New" w:hAnsi="Courier New" w:cs="Courier New"/>
                  <w:sz w:val="16"/>
                  <w:szCs w:val="16"/>
                </w:rPr>
                <w:t>0</w:t>
              </w:r>
              <w:r w:rsidR="00022F4D">
                <w:rPr>
                  <w:rFonts w:ascii="Courier New" w:hAnsi="Courier New" w:cs="Courier New"/>
                  <w:sz w:val="16"/>
                  <w:szCs w:val="16"/>
                </w:rPr>
                <w:t>8</w:t>
              </w:r>
              <w:r w:rsidRPr="00AD08FB">
                <w:rPr>
                  <w:rFonts w:ascii="Courier New" w:hAnsi="Courier New" w:cs="Courier New"/>
                  <w:sz w:val="16"/>
                  <w:szCs w:val="16"/>
                </w:rPr>
                <w:t>00</w:t>
              </w:r>
            </w:ins>
            <w:r w:rsidRPr="00AD08FB">
              <w:rPr>
                <w:rFonts w:ascii="Courier New" w:hAnsi="Courier New" w:cs="Courier New"/>
                <w:sz w:val="16"/>
                <w:szCs w:val="16"/>
              </w:rPr>
              <w:t>"/&gt;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53E846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33"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34"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835"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1836" w:author="Russell Ott" w:date="2022-05-16T11:47:00Z">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75FFA922" w14:textId="10DA97B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w:t>
            </w:r>
            <w:del w:id="11837"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e="20140</w:delText>
              </w:r>
              <w:r w:rsidR="005C79A1">
                <w:rPr>
                  <w:rFonts w:ascii="Courier New" w:hAnsi="Courier New" w:cs="Courier New"/>
                  <w:sz w:val="16"/>
                  <w:szCs w:val="16"/>
                </w:rPr>
                <w:delText>”</w:delText>
              </w:r>
              <w:r w:rsidRPr="00AD08FB">
                <w:rPr>
                  <w:rFonts w:ascii="Courier New" w:hAnsi="Courier New" w:cs="Courier New"/>
                  <w:sz w:val="16"/>
                  <w:szCs w:val="16"/>
                </w:rPr>
                <w:delText>04</w:delText>
              </w:r>
            </w:del>
            <w:ins w:id="11838" w:author="Russell Ott" w:date="2022-05-16T11:47:00Z">
              <w:r w:rsidRPr="00AD08FB">
                <w:rPr>
                  <w:rFonts w:ascii="Courier New" w:hAnsi="Courier New" w:cs="Courier New"/>
                  <w:sz w:val="16"/>
                  <w:szCs w:val="16"/>
                </w:rPr>
                <w:t>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w:t>
              </w:r>
            </w:ins>
            <w:r w:rsidRPr="00AD08FB">
              <w:rPr>
                <w:rFonts w:ascii="Courier New" w:hAnsi="Courier New" w:cs="Courier New"/>
                <w:sz w:val="16"/>
                <w:szCs w:val="16"/>
              </w:rPr>
              <w:t>"/&gt;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4B9E84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839"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40" w:author="Russell Ott" w:date="2022-05-16T11:47:00Z">
              <w:r w:rsidRPr="00AD08FB">
                <w:rPr>
                  <w:rFonts w:ascii="Courier New" w:hAnsi="Courier New" w:cs="Courier New"/>
                  <w:sz w:val="16"/>
                  <w:szCs w:val="16"/>
                </w:rPr>
                <w:t>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184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42"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6"/&gt;</w:t>
            </w:r>
          </w:p>
          <w:p w14:paraId="69AA531E" w14:textId="245E1E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843"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844" w:author="Russell Ott" w:date="2022-05-16T11:47: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845"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 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46"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1847" w:author="Russell Ott" w:date="2022-05-16T11:47: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48" w:author="Russell Ott" w:date="2022-05-16T11:47:00Z">
              <w:r w:rsidRPr="00AD08FB">
                <w:rPr>
                  <w:rFonts w:ascii="Courier New" w:hAnsi="Courier New" w:cs="Courier New"/>
                  <w:sz w:val="16"/>
                  <w:szCs w:val="16"/>
                </w:rPr>
                <w:t>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1849" w:author="Russell Ott" w:date="2022-05-16T11:47: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1850" w:author="Russell Ott" w:date="2022-05-16T11:47:00Z">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ins>
            <w:r w:rsidRPr="00AD08FB">
              <w:rPr>
                <w:rFonts w:ascii="Courier New" w:hAnsi="Courier New" w:cs="Courier New"/>
                <w:sz w:val="16"/>
                <w:szCs w:val="16"/>
              </w:rPr>
              <w:t>"/&gt;</w:t>
            </w:r>
          </w:p>
          <w:p w14:paraId="4643A3EE" w14:textId="020041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w:t>
            </w:r>
            <w:del w:id="11851" w:author="Russell Ott" w:date="2022-05-16T11:47: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852" w:author="Russell Ott" w:date="2022-05-16T11:47:00Z">
              <w:r w:rsidRPr="00AD08FB">
                <w:rPr>
                  <w:rFonts w:ascii="Courier New" w:hAnsi="Courier New" w:cs="Courier New"/>
                  <w:sz w:val="16"/>
                  <w:szCs w:val="16"/>
                </w:rPr>
                <w:t>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ins>
            <w:r w:rsidRPr="00AD08FB">
              <w:rPr>
                <w:rFonts w:ascii="Courier New" w:hAnsi="Courier New" w:cs="Courier New"/>
                <w:sz w:val="16"/>
                <w:szCs w:val="16"/>
              </w:rPr>
              <w:t xml:space="preserve">WP" </w:t>
            </w:r>
            <w:del w:id="11853"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54" w:author="Russell Ott" w:date="2022-05-16T11:47: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1855" w:author="Russell Ott" w:date="2022-05-16T11:47: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1856" w:author="Russell Ott" w:date="2022-05-16T11:47:00Z">
              <w:r w:rsidRPr="00AD08FB">
                <w:rPr>
                  <w:rFonts w:ascii="Courier New" w:hAnsi="Courier New" w:cs="Courier New"/>
                  <w:sz w:val="16"/>
                  <w:szCs w:val="16"/>
                </w:rPr>
                <w:t>1</w:t>
              </w:r>
              <w:r w:rsidR="00523CA2">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5EEA9C7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1857"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w:delText>
              </w:r>
            </w:del>
            <w:ins w:id="11858" w:author="Russell Ott" w:date="2022-05-16T11:47:00Z">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w:t>
              </w:r>
            </w:ins>
            <w:r w:rsidRPr="00AD08FB">
              <w:rPr>
                <w:rFonts w:ascii="Courier New" w:hAnsi="Courier New" w:cs="Courier New"/>
                <w:sz w:val="16"/>
                <w:szCs w:val="16"/>
              </w:rPr>
              <w:t>"&gt;</w:t>
            </w:r>
          </w:p>
          <w:p w14:paraId="29AC0453" w14:textId="69804B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1859"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1860" w:author="Russell Ott" w:date="2022-05-16T11:47:00Z">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472EACE8" w14:textId="79DE7EE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861"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62" w:author="Russell Ott" w:date="2022-05-16T11:47: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6AD1B0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63"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64"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865"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66"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7"/&gt;</w:t>
            </w:r>
          </w:p>
          <w:p w14:paraId="3B97F03C" w14:textId="382E85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67"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68"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869"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70"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 xml:space="preserve">7" </w:t>
            </w:r>
            <w:del w:id="11871"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872" w:author="Russell Ott" w:date="2022-05-16T11:47:00Z">
              <w:r w:rsidRPr="00AD08FB">
                <w:rPr>
                  <w:rFonts w:ascii="Courier New" w:hAnsi="Courier New" w:cs="Courier New"/>
                  <w:sz w:val="16"/>
                  <w:szCs w:val="16"/>
                </w:rPr>
                <w:t>extensi</w:t>
              </w:r>
              <w:r w:rsidR="00523CA2">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1873" w:author="Russell Ott" w:date="2022-05-16T11:47:00Z">
              <w:r w:rsidR="005C79A1">
                <w:rPr>
                  <w:rFonts w:ascii="Courier New" w:hAnsi="Courier New" w:cs="Courier New"/>
                  <w:sz w:val="16"/>
                  <w:szCs w:val="16"/>
                </w:rPr>
                <w:delText>”</w:delText>
              </w:r>
            </w:del>
            <w:ins w:id="11874" w:author="Russell Ott" w:date="2022-05-16T11:47:00Z">
              <w:r w:rsidR="00523CA2">
                <w:rPr>
                  <w:rFonts w:ascii="Courier New" w:hAnsi="Courier New" w:cs="Courier New"/>
                  <w:sz w:val="16"/>
                  <w:szCs w:val="16"/>
                </w:rPr>
                <w:t>-</w:t>
              </w:r>
            </w:ins>
            <w:r w:rsidRPr="00AD08FB">
              <w:rPr>
                <w:rFonts w:ascii="Courier New" w:hAnsi="Courier New" w:cs="Courier New"/>
                <w:sz w:val="16"/>
                <w:szCs w:val="16"/>
              </w:rPr>
              <w:t>09"/&gt;</w:t>
            </w:r>
          </w:p>
          <w:p w14:paraId="4EE7F354" w14:textId="5EC324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875"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76"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="0fffb34f-c1e0-47c2-92af-</w:t>
            </w:r>
            <w:del w:id="11877" w:author="Russell Ott" w:date="2022-05-16T11:47:00Z">
              <w:r w:rsidRPr="00AD08FB">
                <w:rPr>
                  <w:rFonts w:ascii="Courier New" w:hAnsi="Courier New" w:cs="Courier New"/>
                  <w:sz w:val="16"/>
                  <w:szCs w:val="16"/>
                </w:rPr>
                <w:delText>c414a3ff2</w:delText>
              </w:r>
              <w:r w:rsidR="005C79A1">
                <w:rPr>
                  <w:rFonts w:ascii="Courier New" w:hAnsi="Courier New" w:cs="Courier New"/>
                  <w:sz w:val="16"/>
                  <w:szCs w:val="16"/>
                </w:rPr>
                <w:delText>”</w:delText>
              </w:r>
              <w:r w:rsidRPr="00AD08FB">
                <w:rPr>
                  <w:rFonts w:ascii="Courier New" w:hAnsi="Courier New" w:cs="Courier New"/>
                  <w:sz w:val="16"/>
                  <w:szCs w:val="16"/>
                </w:rPr>
                <w:delText>ec</w:delText>
              </w:r>
            </w:del>
            <w:ins w:id="11878" w:author="Russell Ott" w:date="2022-05-16T11:47:00Z">
              <w:r w:rsidRPr="00AD08FB">
                <w:rPr>
                  <w:rFonts w:ascii="Courier New" w:hAnsi="Courier New" w:cs="Courier New"/>
                  <w:sz w:val="16"/>
                  <w:szCs w:val="16"/>
                </w:rPr>
                <w:t>c414a3ff2</w:t>
              </w:r>
              <w:r w:rsidR="00523CA2">
                <w:rPr>
                  <w:rFonts w:ascii="Courier New" w:hAnsi="Courier New" w:cs="Courier New"/>
                  <w:sz w:val="16"/>
                  <w:szCs w:val="16"/>
                </w:rPr>
                <w:t>1</w:t>
              </w:r>
              <w:r w:rsidRPr="00AD08FB">
                <w:rPr>
                  <w:rFonts w:ascii="Courier New" w:hAnsi="Courier New" w:cs="Courier New"/>
                  <w:sz w:val="16"/>
                  <w:szCs w:val="16"/>
                </w:rPr>
                <w:t>ec</w:t>
              </w:r>
            </w:ins>
            <w:r w:rsidRPr="00AD08FB">
              <w:rPr>
                <w:rFonts w:ascii="Courier New" w:hAnsi="Courier New" w:cs="Courier New"/>
                <w:sz w:val="16"/>
                <w:szCs w:val="16"/>
              </w:rPr>
              <w:t>"/&gt;</w:t>
            </w:r>
          </w:p>
          <w:p w14:paraId="336ECCEF" w14:textId="19F12A3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879"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880" w:author="Russell Ott" w:date="2022-05-16T11:47:00Z">
              <w:r w:rsidRPr="00AD08FB">
                <w:rPr>
                  <w:rFonts w:ascii="Courier New" w:hAnsi="Courier New" w:cs="Courier New"/>
                  <w:sz w:val="16"/>
                  <w:szCs w:val="16"/>
                </w:rPr>
                <w:t>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88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82"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ins>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73DB2B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883"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84" w:author="Russell Ott" w:date="2022-05-16T11:47: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1885" w:author="Russell Ott" w:date="2022-05-16T11:47:00Z">
              <w:r w:rsidRPr="00AD08FB">
                <w:rPr>
                  <w:rFonts w:ascii="Courier New" w:hAnsi="Courier New" w:cs="Courier New"/>
                  <w:sz w:val="16"/>
                  <w:szCs w:val="16"/>
                </w:rPr>
                <w:delText>Allerg</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86" w:author="Russell Ott" w:date="2022-05-16T11:47:00Z">
              <w:r w:rsidRPr="00AD08FB">
                <w:rPr>
                  <w:rFonts w:ascii="Courier New" w:hAnsi="Courier New" w:cs="Courier New"/>
                  <w:sz w:val="16"/>
                  <w:szCs w:val="16"/>
                </w:rPr>
                <w:t>Allerg</w:t>
              </w:r>
              <w:r w:rsidR="00523CA2">
                <w:rPr>
                  <w:rFonts w:ascii="Courier New" w:hAnsi="Courier New" w:cs="Courier New"/>
                  <w:sz w:val="16"/>
                  <w:szCs w:val="16"/>
                </w:rPr>
                <w:t>y</w:t>
              </w:r>
              <w:r w:rsidR="00523CA2" w:rsidRPr="00AD08FB">
                <w:rPr>
                  <w:rFonts w:ascii="Courier New" w:hAnsi="Courier New" w:cs="Courier New"/>
                  <w:sz w:val="16"/>
                  <w:szCs w:val="16"/>
                </w:rPr>
                <w:t>_</w:t>
              </w:r>
            </w:ins>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A2212B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1887"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1888" w:author="Russell Ott" w:date="2022-05-16T11:47: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7767CD61" w14:textId="53F12CC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889"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90" w:author="Russell Ott" w:date="2022-05-16T11:47: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del w:id="11891" w:author="Russell Ott" w:date="2022-05-16T11:47:00Z">
              <w:r w:rsidRPr="00AD08FB">
                <w:rPr>
                  <w:rFonts w:ascii="Courier New" w:hAnsi="Courier New" w:cs="Courier New"/>
                  <w:sz w:val="16"/>
                  <w:szCs w:val="16"/>
                </w:rPr>
                <w:delText>biological</w:delText>
              </w:r>
            </w:del>
            <w:ins w:id="11892" w:author="Russell Ott" w:date="2022-05-16T11:47:00Z">
              <w:r w:rsidR="0088454D">
                <w:rPr>
                  <w:rFonts w:ascii="Courier New" w:hAnsi="Courier New" w:cs="Courier New"/>
                  <w:sz w:val="16"/>
                  <w:szCs w:val="16"/>
                </w:rPr>
                <w:t>clinical</w:t>
              </w:r>
            </w:ins>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664F599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893"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94" w:author="Russell Ott" w:date="2022-05-16T11:47: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0D2D7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1895"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e="1</w:delText>
              </w:r>
              <w:r w:rsidR="005C79A1">
                <w:rPr>
                  <w:rFonts w:ascii="Courier New" w:hAnsi="Courier New" w:cs="Courier New"/>
                  <w:sz w:val="16"/>
                  <w:szCs w:val="16"/>
                </w:rPr>
                <w:delText>”</w:delText>
              </w:r>
              <w:r w:rsidRPr="00AD08FB">
                <w:rPr>
                  <w:rFonts w:ascii="Courier New" w:hAnsi="Courier New" w:cs="Courier New"/>
                  <w:sz w:val="16"/>
                  <w:szCs w:val="16"/>
                </w:rPr>
                <w:delText>98</w:delText>
              </w:r>
            </w:del>
            <w:ins w:id="11896" w:author="Russell Ott" w:date="2022-05-16T11:47: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w:t>
              </w:r>
            </w:ins>
            <w:r w:rsidRPr="00AD08FB">
              <w:rPr>
                <w:rFonts w:ascii="Courier New" w:hAnsi="Courier New" w:cs="Courier New"/>
                <w:sz w:val="16"/>
                <w:szCs w:val="16"/>
              </w:rPr>
              <w:t>"/&gt;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249D2C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897"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98" w:author="Russell Ott" w:date="2022-05-16T11:47: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18575A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1899" w:author="Russell Ott" w:date="2022-05-16T11:47: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900" w:author="Russell Ott" w:date="2022-05-16T11:47:00Z">
              <w:r w:rsidRPr="00AD08FB">
                <w:rPr>
                  <w:rFonts w:ascii="Courier New" w:hAnsi="Courier New" w:cs="Courier New"/>
                  <w:sz w:val="16"/>
                  <w:szCs w:val="16"/>
                </w:rPr>
                <w:t>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CD" </w:t>
            </w:r>
            <w:del w:id="11901"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e="414285</w:delText>
              </w:r>
              <w:r w:rsidR="005C79A1">
                <w:rPr>
                  <w:rFonts w:ascii="Courier New" w:hAnsi="Courier New" w:cs="Courier New"/>
                  <w:sz w:val="16"/>
                  <w:szCs w:val="16"/>
                </w:rPr>
                <w:delText>”</w:delText>
              </w:r>
              <w:r w:rsidRPr="00AD08FB">
                <w:rPr>
                  <w:rFonts w:ascii="Courier New" w:hAnsi="Courier New" w:cs="Courier New"/>
                  <w:sz w:val="16"/>
                  <w:szCs w:val="16"/>
                </w:rPr>
                <w:delText>01"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02" w:author="Russell Ott" w:date="2022-05-16T11:47: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="Food allergy (</w:t>
            </w:r>
            <w:del w:id="11903" w:author="Russell Ott" w:date="2022-05-16T11:47:00Z">
              <w:r w:rsidRPr="00AD08FB">
                <w:rPr>
                  <w:rFonts w:ascii="Courier New" w:hAnsi="Courier New" w:cs="Courier New"/>
                  <w:sz w:val="16"/>
                  <w:szCs w:val="16"/>
                </w:rPr>
                <w:delText>disord</w:delText>
              </w:r>
              <w:r w:rsidR="005C79A1">
                <w:rPr>
                  <w:rFonts w:ascii="Courier New" w:hAnsi="Courier New" w:cs="Courier New"/>
                  <w:sz w:val="16"/>
                  <w:szCs w:val="16"/>
                </w:rPr>
                <w:delText>”</w:delText>
              </w:r>
              <w:r w:rsidRPr="00AD08FB">
                <w:rPr>
                  <w:rFonts w:ascii="Courier New" w:hAnsi="Courier New" w:cs="Courier New"/>
                  <w:sz w:val="16"/>
                  <w:szCs w:val="16"/>
                </w:rPr>
                <w:delText>r)"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04" w:author="Russell Ott" w:date="2022-05-16T11:47:00Z">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905" w:author="Russell Ott" w:date="2022-05-16T11:47:00Z">
              <w:r w:rsidR="005C79A1">
                <w:rPr>
                  <w:rFonts w:ascii="Courier New" w:hAnsi="Courier New" w:cs="Courier New"/>
                  <w:sz w:val="16"/>
                  <w:szCs w:val="16"/>
                </w:rPr>
                <w:delText>”</w:delText>
              </w:r>
            </w:del>
            <w:ins w:id="11906" w:author="Russell Ott" w:date="2022-05-16T11:47:00Z">
              <w:r w:rsidR="00523CA2">
                <w:rPr>
                  <w:rFonts w:ascii="Courier New" w:hAnsi="Courier New" w:cs="Courier New"/>
                  <w:sz w:val="16"/>
                  <w:szCs w:val="16"/>
                </w:rPr>
                <w:t>.</w:t>
              </w:r>
            </w:ins>
            <w:r w:rsidRPr="00AD08FB">
              <w:rPr>
                <w:rFonts w:ascii="Courier New" w:hAnsi="Courier New" w:cs="Courier New"/>
                <w:sz w:val="16"/>
                <w:szCs w:val="16"/>
              </w:rPr>
              <w:t xml:space="preserve">96" </w:t>
            </w:r>
            <w:del w:id="11907"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08" w:author="Russell Ott" w:date="2022-05-16T11:47:00Z">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1909" w:author="Russell Ott" w:date="2022-05-16T11:47:00Z">
              <w:r w:rsidR="005C79A1">
                <w:rPr>
                  <w:rFonts w:ascii="Courier New" w:hAnsi="Courier New" w:cs="Courier New"/>
                  <w:sz w:val="16"/>
                  <w:szCs w:val="16"/>
                </w:rPr>
                <w:delText>”</w:delText>
              </w:r>
            </w:del>
            <w:ins w:id="11910" w:author="Russell Ott" w:date="2022-05-16T11:47:00Z">
              <w:r w:rsidR="00523CA2">
                <w:rPr>
                  <w:rFonts w:ascii="Courier New" w:hAnsi="Courier New" w:cs="Courier New"/>
                  <w:sz w:val="16"/>
                  <w:szCs w:val="16"/>
                </w:rPr>
                <w:t xml:space="preserve"> </w:t>
              </w:r>
            </w:ins>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17E328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11"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12"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913"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1914"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5FD5BC50" w14:textId="008FA1C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w:t>
            </w:r>
            <w:del w:id="11915"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e="20140</w:delText>
              </w:r>
              <w:r w:rsidR="005C79A1">
                <w:rPr>
                  <w:rFonts w:ascii="Courier New" w:hAnsi="Courier New" w:cs="Courier New"/>
                  <w:sz w:val="16"/>
                  <w:szCs w:val="16"/>
                </w:rPr>
                <w:delText>”</w:delText>
              </w:r>
              <w:r w:rsidRPr="00AD08FB">
                <w:rPr>
                  <w:rFonts w:ascii="Courier New" w:hAnsi="Courier New" w:cs="Courier New"/>
                  <w:sz w:val="16"/>
                  <w:szCs w:val="16"/>
                </w:rPr>
                <w:delText>04</w:delText>
              </w:r>
            </w:del>
            <w:ins w:id="11916" w:author="Russell Ott" w:date="2022-05-16T11:47: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w:t>
              </w:r>
            </w:ins>
            <w:r w:rsidRPr="00AD08FB">
              <w:rPr>
                <w:rFonts w:ascii="Courier New" w:hAnsi="Courier New" w:cs="Courier New"/>
                <w:sz w:val="16"/>
                <w:szCs w:val="16"/>
              </w:rPr>
              <w:t>"/&gt;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5A3AF61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917"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18" w:author="Russell Ott" w:date="2022-05-16T11:47:00Z">
              <w:r w:rsidRPr="00AD08FB">
                <w:rPr>
                  <w:rFonts w:ascii="Courier New" w:hAnsi="Courier New" w:cs="Courier New"/>
                  <w:sz w:val="16"/>
                  <w:szCs w:val="16"/>
                </w:rPr>
                <w:t>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1919"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20"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6"/&gt;</w:t>
            </w:r>
          </w:p>
          <w:p w14:paraId="04408F7A" w14:textId="6E84A26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21"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22" w:author="Russell Ott" w:date="2022-05-16T11:47:00Z">
              <w:r w:rsidRPr="00AD08FB">
                <w:rPr>
                  <w:rFonts w:ascii="Courier New" w:hAnsi="Courier New" w:cs="Courier New"/>
                  <w:sz w:val="16"/>
                  <w:szCs w:val="16"/>
                </w:rPr>
                <w:t>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923"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 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24"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1925" w:author="Russell Ott" w:date="2022-05-16T11:47: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26" w:author="Russell Ott" w:date="2022-05-16T11:47:00Z">
              <w:r w:rsidRPr="00AD08FB">
                <w:rPr>
                  <w:rFonts w:ascii="Courier New" w:hAnsi="Courier New" w:cs="Courier New"/>
                  <w:sz w:val="16"/>
                  <w:szCs w:val="16"/>
                </w:rPr>
                <w:t>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1927" w:author="Russell Ott" w:date="2022-05-16T11:47: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1928" w:author="Russell Ott" w:date="2022-05-16T11:47:00Z">
              <w:r w:rsidRPr="00AD08FB">
                <w:rPr>
                  <w:rFonts w:ascii="Courier New" w:hAnsi="Courier New" w:cs="Courier New"/>
                  <w:sz w:val="16"/>
                  <w:szCs w:val="16"/>
                </w:rPr>
                <w:t>Medic</w:t>
              </w:r>
              <w:r w:rsidR="00523CA2">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3BCCF5B1" w14:textId="2FF8C91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w:t>
            </w:r>
            <w:del w:id="11929" w:author="Russell Ott" w:date="2022-05-16T11:47: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930" w:author="Russell Ott" w:date="2022-05-16T11:47:00Z">
              <w:r w:rsidRPr="00AD08FB">
                <w:rPr>
                  <w:rFonts w:ascii="Courier New" w:hAnsi="Courier New" w:cs="Courier New"/>
                  <w:sz w:val="16"/>
                  <w:szCs w:val="16"/>
                </w:rPr>
                <w:t>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WP" </w:t>
            </w:r>
            <w:del w:id="11931"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32" w:author="Russell Ott" w:date="2022-05-16T11:47: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1933" w:author="Russell Ott" w:date="2022-05-16T11:47: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1934" w:author="Russell Ott" w:date="2022-05-16T11:47:00Z">
              <w:r w:rsidRPr="00AD08FB">
                <w:rPr>
                  <w:rFonts w:ascii="Courier New" w:hAnsi="Courier New" w:cs="Courier New"/>
                  <w:sz w:val="16"/>
                  <w:szCs w:val="16"/>
                </w:rPr>
                <w:t>1</w:t>
              </w:r>
              <w:r w:rsidR="005146B3">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76487D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35"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36" w:author="Russell Ott" w:date="2022-05-16T11:47:00Z">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06965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w:t>
            </w:r>
            <w:del w:id="11937"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SM</w:delText>
              </w:r>
            </w:del>
            <w:ins w:id="11938" w:author="Russell Ott" w:date="2022-05-16T11:47:00Z">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w:t>
              </w:r>
            </w:ins>
            <w:r w:rsidRPr="00AD08FB">
              <w:rPr>
                <w:rFonts w:ascii="Courier New" w:hAnsi="Courier New" w:cs="Courier New"/>
                <w:sz w:val="16"/>
                <w:szCs w:val="16"/>
              </w:rPr>
              <w:t>"&gt;</w:t>
            </w:r>
          </w:p>
          <w:p w14:paraId="3C63B3C4" w14:textId="55C37AE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w:t>
            </w:r>
            <w:del w:id="11939"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NU</w:delText>
              </w:r>
            </w:del>
            <w:ins w:id="11940" w:author="Russell Ott" w:date="2022-05-16T11:47:00Z">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w:t>
              </w:r>
            </w:ins>
            <w:r w:rsidRPr="00AD08FB">
              <w:rPr>
                <w:rFonts w:ascii="Courier New" w:hAnsi="Courier New" w:cs="Courier New"/>
                <w:sz w:val="16"/>
                <w:szCs w:val="16"/>
              </w:rPr>
              <w:t>"&gt;</w:t>
            </w:r>
          </w:p>
          <w:p w14:paraId="57F43ACC" w14:textId="474DBE5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w:t>
            </w:r>
            <w:del w:id="11941"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1942" w:author="Russell Ott" w:date="2022-05-16T11:47:00Z">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"&gt;</w:t>
            </w:r>
          </w:p>
          <w:p w14:paraId="4F8080B8" w14:textId="0C8BD6B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43"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44" w:author="Russell Ott" w:date="2022-05-16T11:47:00Z">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BB8EC6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w:t>
            </w:r>
            <w:del w:id="11945" w:author="Russell Ott" w:date="2022-05-16T11:47:00Z">
              <w:r w:rsidRPr="00AD08FB">
                <w:rPr>
                  <w:rFonts w:ascii="Courier New" w:hAnsi="Courier New" w:cs="Courier New"/>
                  <w:sz w:val="16"/>
                  <w:szCs w:val="16"/>
                </w:rPr>
                <w:delText>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1946" w:author="Russell Ott" w:date="2022-05-16T11:47:00Z">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 xml:space="preserve">" for all agents, </w:t>
            </w:r>
          </w:p>
          <w:p w14:paraId="300707BD" w14:textId="305298B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del w:id="11947" w:author="Russell Ott" w:date="2022-05-16T11:47:00Z">
              <w:r w:rsidRPr="00AD08FB">
                <w:rPr>
                  <w:rFonts w:ascii="Courier New" w:hAnsi="Courier New" w:cs="Courier New"/>
                  <w:sz w:val="16"/>
                  <w:szCs w:val="16"/>
                </w:rPr>
                <w:delText>--&gt;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48" w:author="Russell Ott" w:date="2022-05-16T11:47:00Z">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47AB506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49"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e="102263</w:delText>
              </w:r>
              <w:r w:rsidR="005C79A1">
                <w:rPr>
                  <w:rFonts w:ascii="Courier New" w:hAnsi="Courier New" w:cs="Courier New"/>
                  <w:sz w:val="16"/>
                  <w:szCs w:val="16"/>
                </w:rPr>
                <w:delText>”</w:delText>
              </w:r>
              <w:r w:rsidRPr="00AD08FB">
                <w:rPr>
                  <w:rFonts w:ascii="Courier New" w:hAnsi="Courier New" w:cs="Courier New"/>
                  <w:sz w:val="16"/>
                  <w:szCs w:val="16"/>
                </w:rPr>
                <w:delText>04"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50"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="Eggs (</w:t>
            </w:r>
            <w:del w:id="11951" w:author="Russell Ott" w:date="2022-05-16T11:47:00Z">
              <w:r w:rsidRPr="00AD08FB">
                <w:rPr>
                  <w:rFonts w:ascii="Courier New" w:hAnsi="Courier New" w:cs="Courier New"/>
                  <w:sz w:val="16"/>
                  <w:szCs w:val="16"/>
                </w:rPr>
                <w:delText>edib</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52" w:author="Russell Ott" w:date="2022-05-16T11:47:00Z">
              <w:r w:rsidRPr="00AD08FB">
                <w:rPr>
                  <w:rFonts w:ascii="Courier New" w:hAnsi="Courier New" w:cs="Courier New"/>
                  <w:sz w:val="16"/>
                  <w:szCs w:val="16"/>
                </w:rPr>
                <w:t>edib</w:t>
              </w:r>
              <w:r w:rsidR="005146B3">
                <w:rPr>
                  <w:rFonts w:ascii="Courier New" w:hAnsi="Courier New" w:cs="Courier New"/>
                  <w:sz w:val="16"/>
                  <w:szCs w:val="16"/>
                </w:rPr>
                <w:t>l</w:t>
              </w:r>
              <w:r w:rsidRPr="00AD08FB">
                <w:rPr>
                  <w:rFonts w:ascii="Courier New" w:hAnsi="Courier New" w:cs="Courier New"/>
                  <w:sz w:val="16"/>
                  <w:szCs w:val="16"/>
                </w:rPr>
                <w:t>e</w:t>
              </w:r>
            </w:ins>
            <w:r w:rsidRPr="00AD08FB">
              <w:rPr>
                <w:rFonts w:ascii="Courier New" w:hAnsi="Courier New" w:cs="Courier New"/>
                <w:sz w:val="16"/>
                <w:szCs w:val="16"/>
              </w:rPr>
              <w:t xml:space="preserve">)" </w:t>
            </w:r>
          </w:p>
          <w:p w14:paraId="140738C5" w14:textId="59E93EF9" w:rsidR="00C17782" w:rsidRPr="00AD08FB" w:rsidRDefault="00C17782" w:rsidP="00C17782">
            <w:pPr>
              <w:pStyle w:val="Default"/>
              <w:rPr>
                <w:rFonts w:ascii="Courier New" w:hAnsi="Courier New" w:cs="Courier New"/>
                <w:sz w:val="16"/>
                <w:szCs w:val="16"/>
              </w:rPr>
            </w:pPr>
            <w:del w:id="11953" w:author="Russell Ott" w:date="2022-05-16T11:47: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54" w:author="Russell Ott" w:date="2022-05-16T11:47:00Z">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955" w:author="Russell Ott" w:date="2022-05-16T11:47:00Z">
              <w:r w:rsidR="005C79A1">
                <w:rPr>
                  <w:rFonts w:ascii="Courier New" w:hAnsi="Courier New" w:cs="Courier New"/>
                  <w:sz w:val="16"/>
                  <w:szCs w:val="16"/>
                </w:rPr>
                <w:delText>”</w:delText>
              </w:r>
            </w:del>
            <w:ins w:id="11956" w:author="Russell Ott" w:date="2022-05-16T11:47:00Z">
              <w:r w:rsidR="005146B3">
                <w:rPr>
                  <w:rFonts w:ascii="Courier New" w:hAnsi="Courier New" w:cs="Courier New"/>
                  <w:sz w:val="16"/>
                  <w:szCs w:val="16"/>
                </w:rPr>
                <w:t>.</w:t>
              </w:r>
            </w:ins>
            <w:r w:rsidRPr="00AD08FB">
              <w:rPr>
                <w:rFonts w:ascii="Courier New" w:hAnsi="Courier New" w:cs="Courier New"/>
                <w:sz w:val="16"/>
                <w:szCs w:val="16"/>
              </w:rPr>
              <w:t xml:space="preserve">96" </w:t>
            </w:r>
            <w:del w:id="11957"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58" w:author="Russell Ott" w:date="2022-05-16T11:47:00Z">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1959" w:author="Russell Ott" w:date="2022-05-16T11:47:00Z">
              <w:r w:rsidR="005C79A1">
                <w:rPr>
                  <w:rFonts w:ascii="Courier New" w:hAnsi="Courier New" w:cs="Courier New"/>
                  <w:sz w:val="16"/>
                  <w:szCs w:val="16"/>
                </w:rPr>
                <w:delText>”</w:delText>
              </w:r>
            </w:del>
            <w:ins w:id="11960" w:author="Russell Ott" w:date="2022-05-16T11:47:00Z">
              <w:r w:rsidR="005146B3">
                <w:rPr>
                  <w:rFonts w:ascii="Courier New" w:hAnsi="Courier New" w:cs="Courier New"/>
                  <w:sz w:val="16"/>
                  <w:szCs w:val="16"/>
                </w:rPr>
                <w:t xml:space="preserve"> </w:t>
              </w:r>
            </w:ins>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7E0487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961"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62" w:author="Russell Ott" w:date="2022-05-16T11:47: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1963" w:author="Russell Ott" w:date="2022-05-16T11:47:00Z">
              <w:r w:rsidRPr="00AD08FB">
                <w:rPr>
                  <w:rFonts w:ascii="Courier New" w:hAnsi="Courier New" w:cs="Courier New"/>
                  <w:sz w:val="16"/>
                  <w:szCs w:val="16"/>
                </w:rPr>
                <w:delText>Allerge</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964" w:author="Russell Ott" w:date="2022-05-16T11:47:00Z">
              <w:r w:rsidRPr="00AD08FB">
                <w:rPr>
                  <w:rFonts w:ascii="Courier New" w:hAnsi="Courier New" w:cs="Courier New"/>
                  <w:sz w:val="16"/>
                  <w:szCs w:val="16"/>
                </w:rPr>
                <w:t>Allerge</w:t>
              </w:r>
              <w:r w:rsidR="005146B3">
                <w:rPr>
                  <w:rFonts w:ascii="Courier New" w:hAnsi="Courier New" w:cs="Courier New"/>
                  <w:sz w:val="16"/>
                  <w:szCs w:val="16"/>
                </w:rPr>
                <w:t>n</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0EDA6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1965"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1966" w:author="Russell Ott" w:date="2022-05-16T11:47:00Z">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584319BB" w14:textId="6B2C7B6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1967"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1968" w:author="Russell Ott" w:date="2022-05-16T11:47:00Z">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213F0E1A" w14:textId="5705FBE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69"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70"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97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45</w:delText>
              </w:r>
            </w:del>
            <w:ins w:id="11972" w:author="Russell Ott" w:date="2022-05-16T11:47:00Z">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w:t>
              </w:r>
            </w:ins>
            <w:r w:rsidRPr="00AD08FB">
              <w:rPr>
                <w:rFonts w:ascii="Courier New" w:hAnsi="Courier New" w:cs="Courier New"/>
                <w:sz w:val="16"/>
                <w:szCs w:val="16"/>
              </w:rPr>
              <w:t>"/&gt;</w:t>
            </w:r>
          </w:p>
          <w:p w14:paraId="0B0CB5E5" w14:textId="4D89B10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73"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e="8260</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74"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ins>
            <w:r w:rsidRPr="00AD08FB">
              <w:rPr>
                <w:rFonts w:ascii="Courier New" w:hAnsi="Courier New" w:cs="Courier New"/>
                <w:sz w:val="16"/>
                <w:szCs w:val="16"/>
              </w:rPr>
              <w:t xml:space="preserve">5" </w:t>
            </w:r>
            <w:del w:id="11975" w:author="Russell Ott" w:date="2022-05-16T11:47: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76" w:author="Russell Ott" w:date="2022-05-16T11:47:00Z">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977"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78" w:author="Russell Ott" w:date="2022-05-16T11:47:00Z">
              <w:r w:rsidRPr="00AD08FB">
                <w:rPr>
                  <w:rFonts w:ascii="Courier New" w:hAnsi="Courier New" w:cs="Courier New"/>
                  <w:sz w:val="16"/>
                  <w:szCs w:val="16"/>
                </w:rPr>
                <w:t>.</w:t>
              </w:r>
              <w:r w:rsidR="005146B3">
                <w:rPr>
                  <w:rFonts w:ascii="Courier New" w:hAnsi="Courier New" w:cs="Courier New"/>
                  <w:sz w:val="16"/>
                  <w:szCs w:val="16"/>
                </w:rPr>
                <w:t>6</w:t>
              </w:r>
              <w:r w:rsidRPr="00AD08FB">
                <w:rPr>
                  <w:rFonts w:ascii="Courier New" w:hAnsi="Courier New" w:cs="Courier New"/>
                  <w:sz w:val="16"/>
                  <w:szCs w:val="16"/>
                </w:rPr>
                <w:t>.</w:t>
              </w:r>
            </w:ins>
            <w:r w:rsidRPr="00AD08FB">
              <w:rPr>
                <w:rFonts w:ascii="Courier New" w:hAnsi="Courier New" w:cs="Courier New"/>
                <w:sz w:val="16"/>
                <w:szCs w:val="16"/>
              </w:rPr>
              <w:t>1"</w:t>
            </w:r>
          </w:p>
          <w:p w14:paraId="01AAB962" w14:textId="3659665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79" w:author="Russell Ott" w:date="2022-05-16T11:47: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e="Critical</w:delText>
              </w:r>
              <w:r w:rsidR="005C79A1">
                <w:rPr>
                  <w:rFonts w:ascii="Courier New" w:hAnsi="Courier New" w:cs="Courier New"/>
                  <w:sz w:val="16"/>
                  <w:szCs w:val="16"/>
                </w:rPr>
                <w:delText>”</w:delText>
              </w:r>
              <w:r w:rsidRPr="00AD08FB">
                <w:rPr>
                  <w:rFonts w:ascii="Courier New" w:hAnsi="Courier New" w:cs="Courier New"/>
                  <w:sz w:val="16"/>
                  <w:szCs w:val="16"/>
                </w:rPr>
                <w:delText>ty</w:delText>
              </w:r>
            </w:del>
            <w:ins w:id="11980" w:author="Russell Ott" w:date="2022-05-16T11:47:00Z">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w:t>
              </w:r>
            </w:ins>
            <w:r w:rsidRPr="00AD08FB">
              <w:rPr>
                <w:rFonts w:ascii="Courier New" w:hAnsi="Courier New" w:cs="Courier New"/>
                <w:sz w:val="16"/>
                <w:szCs w:val="16"/>
              </w:rPr>
              <w:t>"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07F484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981"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82" w:author="Russell Ott" w:date="2022-05-16T11:47: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1983" w:author="Russell Ott" w:date="2022-05-16T11:47:00Z">
              <w:r w:rsidRPr="00AD08FB">
                <w:rPr>
                  <w:rFonts w:ascii="Courier New" w:hAnsi="Courier New" w:cs="Courier New"/>
                  <w:sz w:val="16"/>
                  <w:szCs w:val="16"/>
                </w:rPr>
                <w:delText>Criticalit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984" w:author="Russell Ott" w:date="2022-05-16T11:47:00Z">
              <w:r w:rsidRPr="00AD08FB">
                <w:rPr>
                  <w:rFonts w:ascii="Courier New" w:hAnsi="Courier New" w:cs="Courier New"/>
                  <w:sz w:val="16"/>
                  <w:szCs w:val="16"/>
                </w:rPr>
                <w:t>Criticalit</w:t>
              </w:r>
              <w:r w:rsidR="005146B3">
                <w:rPr>
                  <w:rFonts w:ascii="Courier New" w:hAnsi="Courier New" w:cs="Courier New"/>
                  <w:sz w:val="16"/>
                  <w:szCs w:val="16"/>
                </w:rPr>
                <w:t>y</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4A8AD6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1985"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1986"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73C6A816" w14:textId="1ABFF6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1987" w:author="Russell Ott" w:date="2022-05-16T11:47: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988" w:author="Russell Ott" w:date="2022-05-16T11:47:00Z">
              <w:r w:rsidRPr="00AD08FB">
                <w:rPr>
                  <w:rFonts w:ascii="Courier New" w:hAnsi="Courier New" w:cs="Courier New"/>
                  <w:sz w:val="16"/>
                  <w:szCs w:val="16"/>
                </w:rPr>
                <w:t>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ins>
            <w:r w:rsidRPr="00AD08FB">
              <w:rPr>
                <w:rFonts w:ascii="Courier New" w:hAnsi="Courier New" w:cs="Courier New"/>
                <w:sz w:val="16"/>
                <w:szCs w:val="16"/>
              </w:rPr>
              <w:t xml:space="preserve">CD" </w:t>
            </w:r>
            <w:del w:id="11989"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e="CR</w:delText>
              </w:r>
              <w:r w:rsidR="005C79A1">
                <w:rPr>
                  <w:rFonts w:ascii="Courier New" w:hAnsi="Courier New" w:cs="Courier New"/>
                  <w:sz w:val="16"/>
                  <w:szCs w:val="16"/>
                </w:rPr>
                <w:delText>”</w:delText>
              </w:r>
              <w:r w:rsidRPr="00AD08FB">
                <w:rPr>
                  <w:rFonts w:ascii="Courier New" w:hAnsi="Courier New" w:cs="Courier New"/>
                  <w:sz w:val="16"/>
                  <w:szCs w:val="16"/>
                </w:rPr>
                <w:delText>TH"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90"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="High </w:t>
            </w:r>
            <w:del w:id="11991" w:author="Russell Ott" w:date="2022-05-16T11:47:00Z">
              <w:r w:rsidRPr="00AD08FB">
                <w:rPr>
                  <w:rFonts w:ascii="Courier New" w:hAnsi="Courier New" w:cs="Courier New"/>
                  <w:sz w:val="16"/>
                  <w:szCs w:val="16"/>
                </w:rPr>
                <w:delText>Critical</w:delText>
              </w:r>
              <w:r w:rsidR="005C79A1">
                <w:rPr>
                  <w:rFonts w:ascii="Courier New" w:hAnsi="Courier New" w:cs="Courier New"/>
                  <w:sz w:val="16"/>
                  <w:szCs w:val="16"/>
                </w:rPr>
                <w:delText>”</w:delText>
              </w:r>
              <w:r w:rsidRPr="00AD08FB">
                <w:rPr>
                  <w:rFonts w:ascii="Courier New" w:hAnsi="Courier New" w:cs="Courier New"/>
                  <w:sz w:val="16"/>
                  <w:szCs w:val="16"/>
                </w:rPr>
                <w:delText>ty"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92" w:author="Russell Ott" w:date="2022-05-16T11:47:00Z">
              <w:r w:rsidRPr="00AD08FB">
                <w:rPr>
                  <w:rFonts w:ascii="Courier New" w:hAnsi="Courier New" w:cs="Courier New"/>
                  <w:sz w:val="16"/>
                  <w:szCs w:val="16"/>
                </w:rPr>
                <w:t>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="2.16.840.1.113883.5.1</w:t>
            </w:r>
            <w:del w:id="11993" w:author="Russell Ott" w:date="2022-05-16T11:47:00Z">
              <w:r w:rsidR="005C79A1">
                <w:rPr>
                  <w:rFonts w:ascii="Courier New" w:hAnsi="Courier New" w:cs="Courier New"/>
                  <w:sz w:val="16"/>
                  <w:szCs w:val="16"/>
                </w:rPr>
                <w:delText>”</w:delText>
              </w:r>
            </w:del>
            <w:ins w:id="11994" w:author="Russell Ott" w:date="2022-05-16T11:47:00Z">
              <w:r w:rsidR="005146B3">
                <w:rPr>
                  <w:rFonts w:ascii="Courier New" w:hAnsi="Courier New" w:cs="Courier New"/>
                  <w:sz w:val="16"/>
                  <w:szCs w:val="16"/>
                </w:rPr>
                <w:t>.</w:t>
              </w:r>
            </w:ins>
            <w:r w:rsidRPr="00AD08FB">
              <w:rPr>
                <w:rFonts w:ascii="Courier New" w:hAnsi="Courier New" w:cs="Courier New"/>
                <w:sz w:val="16"/>
                <w:szCs w:val="16"/>
              </w:rPr>
              <w:t>63"</w:t>
            </w:r>
          </w:p>
          <w:p w14:paraId="272B5ADD" w14:textId="51532B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w:t>
            </w:r>
            <w:del w:id="11995"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e="HL7ObservationVa</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1996" w:author="Russell Ott" w:date="2022-05-16T11:47:00Z">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w:t>
              </w:r>
            </w:ins>
            <w:r w:rsidRPr="00AD08FB">
              <w:rPr>
                <w:rFonts w:ascii="Courier New" w:hAnsi="Courier New" w:cs="Courier New"/>
                <w:sz w:val="16"/>
                <w:szCs w:val="16"/>
              </w:rPr>
              <w:t>"/&gt;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7EBBBE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1997"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ST"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1998" w:author="Russell Ott" w:date="2022-05-16T11:47:00Z">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26BF095C" w14:textId="0393D03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1999"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000" w:author="Russell Ott" w:date="2022-05-16T11:47:00Z">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290DA5F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01"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02"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03"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04" w:author="Russell Ott" w:date="2022-05-16T11:47:00Z">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ins>
            <w:r w:rsidRPr="00AD08FB">
              <w:rPr>
                <w:rFonts w:ascii="Courier New" w:hAnsi="Courier New" w:cs="Courier New"/>
                <w:sz w:val="16"/>
                <w:szCs w:val="16"/>
              </w:rPr>
              <w:t>9"/&gt;</w:t>
            </w:r>
          </w:p>
          <w:p w14:paraId="22ECA1AA" w14:textId="456C1E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05"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06"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07"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08" w:author="Russell Ott" w:date="2022-05-16T11:47:00Z">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ins>
            <w:r w:rsidRPr="00AD08FB">
              <w:rPr>
                <w:rFonts w:ascii="Courier New" w:hAnsi="Courier New" w:cs="Courier New"/>
                <w:sz w:val="16"/>
                <w:szCs w:val="16"/>
              </w:rPr>
              <w:t xml:space="preserve">9" </w:t>
            </w:r>
            <w:del w:id="12009"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010" w:author="Russell Ott" w:date="2022-05-16T11:47:00Z">
              <w:r w:rsidRPr="00AD08FB">
                <w:rPr>
                  <w:rFonts w:ascii="Courier New" w:hAnsi="Courier New" w:cs="Courier New"/>
                  <w:sz w:val="16"/>
                  <w:szCs w:val="16"/>
                </w:rPr>
                <w:t>extensi</w:t>
              </w:r>
              <w:r w:rsidR="005146B3">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011" w:author="Russell Ott" w:date="2022-05-16T11:47:00Z">
              <w:r w:rsidR="005C79A1">
                <w:rPr>
                  <w:rFonts w:ascii="Courier New" w:hAnsi="Courier New" w:cs="Courier New"/>
                  <w:sz w:val="16"/>
                  <w:szCs w:val="16"/>
                </w:rPr>
                <w:delText>”</w:delText>
              </w:r>
            </w:del>
            <w:ins w:id="12012" w:author="Russell Ott" w:date="2022-05-16T11:47:00Z">
              <w:r w:rsidR="005146B3">
                <w:rPr>
                  <w:rFonts w:ascii="Courier New" w:hAnsi="Courier New" w:cs="Courier New"/>
                  <w:sz w:val="16"/>
                  <w:szCs w:val="16"/>
                </w:rPr>
                <w:t>-</w:t>
              </w:r>
            </w:ins>
            <w:r w:rsidRPr="00AD08FB">
              <w:rPr>
                <w:rFonts w:ascii="Courier New" w:hAnsi="Courier New" w:cs="Courier New"/>
                <w:sz w:val="16"/>
                <w:szCs w:val="16"/>
              </w:rPr>
              <w:t>09"/&gt;</w:t>
            </w:r>
          </w:p>
          <w:p w14:paraId="6B02CBE0" w14:textId="123CC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2013"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14"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="d89ce431-e0f1-4f8d-a81f-</w:t>
            </w:r>
            <w:del w:id="12015" w:author="Russell Ott" w:date="2022-05-16T11:47:00Z">
              <w:r w:rsidRPr="00AD08FB">
                <w:rPr>
                  <w:rFonts w:ascii="Courier New" w:hAnsi="Courier New" w:cs="Courier New"/>
                  <w:sz w:val="16"/>
                  <w:szCs w:val="16"/>
                </w:rPr>
                <w:delText>489b6ed91</w:delText>
              </w:r>
              <w:r w:rsidR="005C79A1">
                <w:rPr>
                  <w:rFonts w:ascii="Courier New" w:hAnsi="Courier New" w:cs="Courier New"/>
                  <w:sz w:val="16"/>
                  <w:szCs w:val="16"/>
                </w:rPr>
                <w:delText>”</w:delText>
              </w:r>
              <w:r w:rsidRPr="00AD08FB">
                <w:rPr>
                  <w:rFonts w:ascii="Courier New" w:hAnsi="Courier New" w:cs="Courier New"/>
                  <w:sz w:val="16"/>
                  <w:szCs w:val="16"/>
                </w:rPr>
                <w:delText>09</w:delText>
              </w:r>
            </w:del>
            <w:ins w:id="12016" w:author="Russell Ott" w:date="2022-05-16T11:47:00Z">
              <w:r w:rsidRPr="00AD08FB">
                <w:rPr>
                  <w:rFonts w:ascii="Courier New" w:hAnsi="Courier New" w:cs="Courier New"/>
                  <w:sz w:val="16"/>
                  <w:szCs w:val="16"/>
                </w:rPr>
                <w:t>489b6ed91</w:t>
              </w:r>
              <w:r w:rsidR="005146B3">
                <w:rPr>
                  <w:rFonts w:ascii="Courier New" w:hAnsi="Courier New" w:cs="Courier New"/>
                  <w:sz w:val="16"/>
                  <w:szCs w:val="16"/>
                </w:rPr>
                <w:t>f</w:t>
              </w:r>
              <w:r w:rsidRPr="00AD08FB">
                <w:rPr>
                  <w:rFonts w:ascii="Courier New" w:hAnsi="Courier New" w:cs="Courier New"/>
                  <w:sz w:val="16"/>
                  <w:szCs w:val="16"/>
                </w:rPr>
                <w:t>09</w:t>
              </w:r>
            </w:ins>
            <w:r w:rsidRPr="00AD08FB">
              <w:rPr>
                <w:rFonts w:ascii="Courier New" w:hAnsi="Courier New" w:cs="Courier New"/>
                <w:sz w:val="16"/>
                <w:szCs w:val="16"/>
              </w:rPr>
              <w:t>"/&gt;</w:t>
            </w:r>
          </w:p>
          <w:p w14:paraId="65543766" w14:textId="735EB61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17"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18"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019"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20" w:author="Russell Ott" w:date="2022-05-16T11:47:00Z">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ins>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11542B9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021"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22" w:author="Russell Ott" w:date="2022-05-16T11:47: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023" w:author="Russell Ott" w:date="2022-05-16T11:47:00Z">
              <w:r w:rsidRPr="00AD08FB">
                <w:rPr>
                  <w:rFonts w:ascii="Courier New" w:hAnsi="Courier New" w:cs="Courier New"/>
                  <w:sz w:val="16"/>
                  <w:szCs w:val="16"/>
                </w:rPr>
                <w:delText>Reactio</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024" w:author="Russell Ott" w:date="2022-05-16T11:47:00Z">
              <w:r w:rsidRPr="00AD08FB">
                <w:rPr>
                  <w:rFonts w:ascii="Courier New" w:hAnsi="Courier New" w:cs="Courier New"/>
                  <w:sz w:val="16"/>
                  <w:szCs w:val="16"/>
                </w:rPr>
                <w:t>Reactio</w:t>
              </w:r>
              <w:r w:rsidR="005146B3">
                <w:rPr>
                  <w:rFonts w:ascii="Courier New" w:hAnsi="Courier New" w:cs="Courier New"/>
                  <w:sz w:val="16"/>
                  <w:szCs w:val="16"/>
                </w:rPr>
                <w:t>n</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65181D4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2025"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026"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6927670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2027"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e="1</w:delText>
              </w:r>
              <w:r w:rsidR="005C79A1">
                <w:rPr>
                  <w:rFonts w:ascii="Courier New" w:hAnsi="Courier New" w:cs="Courier New"/>
                  <w:sz w:val="16"/>
                  <w:szCs w:val="16"/>
                </w:rPr>
                <w:delText>”</w:delText>
              </w:r>
              <w:r w:rsidRPr="00AD08FB">
                <w:rPr>
                  <w:rFonts w:ascii="Courier New" w:hAnsi="Courier New" w:cs="Courier New"/>
                  <w:sz w:val="16"/>
                  <w:szCs w:val="16"/>
                </w:rPr>
                <w:delText>98</w:delText>
              </w:r>
            </w:del>
            <w:ins w:id="12028" w:author="Russell Ott" w:date="2022-05-16T11:47: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w:t>
              </w:r>
            </w:ins>
            <w:r w:rsidRPr="00AD08FB">
              <w:rPr>
                <w:rFonts w:ascii="Courier New" w:hAnsi="Courier New" w:cs="Courier New"/>
                <w:sz w:val="16"/>
                <w:szCs w:val="16"/>
              </w:rPr>
              <w:t>"/&gt;</w:t>
            </w:r>
          </w:p>
          <w:p w14:paraId="307BEE47" w14:textId="27A899F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w:t>
            </w:r>
            <w:del w:id="12029" w:author="Russell Ott" w:date="2022-05-16T11:47: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r w:rsidRPr="00AD08FB">
                <w:rPr>
                  <w:rFonts w:ascii="Courier New" w:hAnsi="Courier New" w:cs="Courier New"/>
                  <w:sz w:val="16"/>
                  <w:szCs w:val="16"/>
                </w:rPr>
                <w:delText>NK</w:delText>
              </w:r>
            </w:del>
            <w:ins w:id="12030" w:author="Russell Ott" w:date="2022-05-16T11:47:00Z">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w:t>
              </w:r>
            </w:ins>
            <w:r w:rsidRPr="00AD08FB">
              <w:rPr>
                <w:rFonts w:ascii="Courier New" w:hAnsi="Courier New" w:cs="Courier New"/>
                <w:sz w:val="16"/>
                <w:szCs w:val="16"/>
              </w:rPr>
              <w:t>"/&gt;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0ED7F0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2031" w:author="Russell Ott" w:date="2022-05-16T11:47: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032" w:author="Russell Ott" w:date="2022-05-16T11:47:00Z">
              <w:r w:rsidRPr="00AD08FB">
                <w:rPr>
                  <w:rFonts w:ascii="Courier New" w:hAnsi="Courier New" w:cs="Courier New"/>
                  <w:sz w:val="16"/>
                  <w:szCs w:val="16"/>
                </w:rPr>
                <w:t>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ins>
            <w:r w:rsidRPr="00AD08FB">
              <w:rPr>
                <w:rFonts w:ascii="Courier New" w:hAnsi="Courier New" w:cs="Courier New"/>
                <w:sz w:val="16"/>
                <w:szCs w:val="16"/>
              </w:rPr>
              <w:t xml:space="preserve">CD" </w:t>
            </w:r>
            <w:del w:id="12033"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e="247472</w:delText>
              </w:r>
              <w:r w:rsidR="005C79A1">
                <w:rPr>
                  <w:rFonts w:ascii="Courier New" w:hAnsi="Courier New" w:cs="Courier New"/>
                  <w:sz w:val="16"/>
                  <w:szCs w:val="16"/>
                </w:rPr>
                <w:delText>”</w:delText>
              </w:r>
              <w:r w:rsidRPr="00AD08FB">
                <w:rPr>
                  <w:rFonts w:ascii="Courier New" w:hAnsi="Courier New" w:cs="Courier New"/>
                  <w:sz w:val="16"/>
                  <w:szCs w:val="16"/>
                </w:rPr>
                <w:delText>04"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34" w:author="Russell Ott" w:date="2022-05-16T11:47: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035" w:author="Russell Ott" w:date="2022-05-16T11:47:00Z">
              <w:r w:rsidR="005C79A1">
                <w:rPr>
                  <w:rFonts w:ascii="Courier New" w:hAnsi="Courier New" w:cs="Courier New"/>
                  <w:sz w:val="16"/>
                  <w:szCs w:val="16"/>
                </w:rPr>
                <w:delText>”</w:delText>
              </w:r>
            </w:del>
            <w:ins w:id="12036"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 xml:space="preserve">96" </w:t>
            </w:r>
            <w:del w:id="12037"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38" w:author="Russell Ott" w:date="2022-05-16T11:47:00Z">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ins>
            <w:r w:rsidRPr="00AD08FB">
              <w:rPr>
                <w:rFonts w:ascii="Courier New" w:hAnsi="Courier New" w:cs="Courier New"/>
                <w:sz w:val="16"/>
                <w:szCs w:val="16"/>
              </w:rPr>
              <w:t>="SNOMED</w:t>
            </w:r>
            <w:del w:id="12039" w:author="Russell Ott" w:date="2022-05-16T11:47:00Z">
              <w:r w:rsidR="005C79A1">
                <w:rPr>
                  <w:rFonts w:ascii="Courier New" w:hAnsi="Courier New" w:cs="Courier New"/>
                  <w:sz w:val="16"/>
                  <w:szCs w:val="16"/>
                </w:rPr>
                <w:delText>”</w:delText>
              </w:r>
            </w:del>
            <w:ins w:id="12040" w:author="Russell Ott" w:date="2022-05-16T11:47:00Z">
              <w:r w:rsidR="00163B36">
                <w:rPr>
                  <w:rFonts w:ascii="Courier New" w:hAnsi="Courier New" w:cs="Courier New"/>
                  <w:sz w:val="16"/>
                  <w:szCs w:val="16"/>
                </w:rPr>
                <w:t xml:space="preserve"> </w:t>
              </w:r>
            </w:ins>
            <w:r w:rsidRPr="00AD08FB">
              <w:rPr>
                <w:rFonts w:ascii="Courier New" w:hAnsi="Courier New" w:cs="Courier New"/>
                <w:sz w:val="16"/>
                <w:szCs w:val="16"/>
              </w:rPr>
              <w:t xml:space="preserve">CT"                      </w:t>
            </w:r>
            <w:del w:id="12041" w:author="Russell Ott" w:date="2022-05-16T11:47: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e="Hi</w:delText>
              </w:r>
              <w:r w:rsidR="005C79A1">
                <w:rPr>
                  <w:rFonts w:ascii="Courier New" w:hAnsi="Courier New" w:cs="Courier New"/>
                  <w:sz w:val="16"/>
                  <w:szCs w:val="16"/>
                </w:rPr>
                <w:delText>”</w:delText>
              </w:r>
              <w:r w:rsidRPr="00AD08FB">
                <w:rPr>
                  <w:rFonts w:ascii="Courier New" w:hAnsi="Courier New" w:cs="Courier New"/>
                  <w:sz w:val="16"/>
                  <w:szCs w:val="16"/>
                </w:rPr>
                <w:delText>es</w:delText>
              </w:r>
            </w:del>
            <w:ins w:id="12042" w:author="Russell Ott" w:date="2022-05-16T11:47:00Z">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w:t>
              </w:r>
            </w:ins>
            <w:r w:rsidRPr="00AD08FB">
              <w:rPr>
                <w:rFonts w:ascii="Courier New" w:hAnsi="Courier New" w:cs="Courier New"/>
                <w:sz w:val="16"/>
                <w:szCs w:val="16"/>
              </w:rPr>
              <w:t>"/&gt;</w:t>
            </w:r>
          </w:p>
          <w:p w14:paraId="5F2B27CC" w14:textId="0D31A3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2043"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044" w:author="Russell Ott" w:date="2022-05-16T11:47: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15A29EBE" w14:textId="444A34E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2045"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046" w:author="Russell Ott" w:date="2022-05-16T11:47:00Z">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2E11396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47"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48"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49"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50"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8"/&gt;</w:t>
            </w:r>
          </w:p>
          <w:p w14:paraId="6D919B6E" w14:textId="76F816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51"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52"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53"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54"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 xml:space="preserve">8" </w:t>
            </w:r>
            <w:del w:id="12055"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056" w:author="Russell Ott" w:date="2022-05-16T11:47: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057" w:author="Russell Ott" w:date="2022-05-16T11:47:00Z">
              <w:r w:rsidR="005C79A1">
                <w:rPr>
                  <w:rFonts w:ascii="Courier New" w:hAnsi="Courier New" w:cs="Courier New"/>
                  <w:sz w:val="16"/>
                  <w:szCs w:val="16"/>
                </w:rPr>
                <w:delText>”</w:delText>
              </w:r>
            </w:del>
            <w:ins w:id="12058"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09"/&gt;</w:t>
            </w:r>
          </w:p>
          <w:p w14:paraId="0604CE77" w14:textId="650BD60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59"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EV"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60"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061"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.4" codeSystemNa</w:delText>
              </w:r>
              <w:r w:rsidR="005C79A1">
                <w:rPr>
                  <w:rFonts w:ascii="Courier New" w:hAnsi="Courier New" w:cs="Courier New"/>
                  <w:sz w:val="16"/>
                  <w:szCs w:val="16"/>
                </w:rPr>
                <w:delText>”</w:delText>
              </w:r>
              <w:r w:rsidRPr="00AD08FB">
                <w:rPr>
                  <w:rFonts w:ascii="Courier New" w:hAnsi="Courier New" w:cs="Courier New"/>
                  <w:sz w:val="16"/>
                  <w:szCs w:val="16"/>
                </w:rPr>
                <w:delText>e="ActC</w:delText>
              </w:r>
              <w:r w:rsidR="005C79A1">
                <w:rPr>
                  <w:rFonts w:ascii="Courier New" w:hAnsi="Courier New" w:cs="Courier New"/>
                  <w:sz w:val="16"/>
                  <w:szCs w:val="16"/>
                </w:rPr>
                <w:delText>”</w:delText>
              </w:r>
              <w:r w:rsidRPr="00AD08FB">
                <w:rPr>
                  <w:rFonts w:ascii="Courier New" w:hAnsi="Courier New" w:cs="Courier New"/>
                  <w:sz w:val="16"/>
                  <w:szCs w:val="16"/>
                </w:rPr>
                <w:delText>de</w:delText>
              </w:r>
            </w:del>
            <w:ins w:id="12062"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w:t>
              </w:r>
            </w:ins>
            <w:r w:rsidRPr="00AD08FB">
              <w:rPr>
                <w:rFonts w:ascii="Courier New" w:hAnsi="Courier New" w:cs="Courier New"/>
                <w:sz w:val="16"/>
                <w:szCs w:val="16"/>
              </w:rPr>
              <w:t>"/&gt;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3F72144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063"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64"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065" w:author="Russell Ott" w:date="2022-05-16T11:47:00Z">
              <w:r w:rsidRPr="00AD08FB">
                <w:rPr>
                  <w:rFonts w:ascii="Courier New" w:hAnsi="Courier New" w:cs="Courier New"/>
                  <w:sz w:val="16"/>
                  <w:szCs w:val="16"/>
                </w:rPr>
                <w:delText>ReacSeverit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066" w:author="Russell Ott" w:date="2022-05-16T11:47:00Z">
              <w:r w:rsidRPr="00AD08FB">
                <w:rPr>
                  <w:rFonts w:ascii="Courier New" w:hAnsi="Courier New" w:cs="Courier New"/>
                  <w:sz w:val="16"/>
                  <w:szCs w:val="16"/>
                </w:rPr>
                <w:t>ReacSeverit</w:t>
              </w:r>
              <w:r w:rsidR="00163B36">
                <w:rPr>
                  <w:rFonts w:ascii="Courier New" w:hAnsi="Courier New" w:cs="Courier New"/>
                  <w:sz w:val="16"/>
                  <w:szCs w:val="16"/>
                </w:rPr>
                <w:t>y</w:t>
              </w:r>
              <w:r w:rsidR="00163B36" w:rsidRPr="00AD08FB">
                <w:rPr>
                  <w:rFonts w:ascii="Courier New" w:hAnsi="Courier New" w:cs="Courier New"/>
                  <w:sz w:val="16"/>
                  <w:szCs w:val="16"/>
                </w:rPr>
                <w:t>_</w:t>
              </w:r>
            </w:ins>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168171F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2067"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068"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2F7CC618" w14:textId="299A045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2069" w:author="Russell Ott" w:date="2022-05-16T11:47: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070" w:author="Russell Ott" w:date="2022-05-16T11:47:00Z">
              <w:r w:rsidRPr="00AD08FB">
                <w:rPr>
                  <w:rFonts w:ascii="Courier New" w:hAnsi="Courier New" w:cs="Courier New"/>
                  <w:sz w:val="16"/>
                  <w:szCs w:val="16"/>
                </w:rPr>
                <w:t>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ins>
            <w:r w:rsidRPr="00AD08FB">
              <w:rPr>
                <w:rFonts w:ascii="Courier New" w:hAnsi="Courier New" w:cs="Courier New"/>
                <w:sz w:val="16"/>
                <w:szCs w:val="16"/>
              </w:rPr>
              <w:t xml:space="preserve">CD" </w:t>
            </w:r>
            <w:del w:id="12071"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e="6736</w:delText>
              </w:r>
              <w:r w:rsidR="005C79A1">
                <w:rPr>
                  <w:rFonts w:ascii="Courier New" w:hAnsi="Courier New" w:cs="Courier New"/>
                  <w:sz w:val="16"/>
                  <w:szCs w:val="16"/>
                </w:rPr>
                <w:delText>”</w:delText>
              </w:r>
              <w:r w:rsidRPr="00AD08FB">
                <w:rPr>
                  <w:rFonts w:ascii="Courier New" w:hAnsi="Courier New" w:cs="Courier New"/>
                  <w:sz w:val="16"/>
                  <w:szCs w:val="16"/>
                </w:rPr>
                <w:delText>07"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72"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073" w:author="Russell Ott" w:date="2022-05-16T11:47:00Z">
              <w:r w:rsidR="005C79A1">
                <w:rPr>
                  <w:rFonts w:ascii="Courier New" w:hAnsi="Courier New" w:cs="Courier New"/>
                  <w:sz w:val="16"/>
                  <w:szCs w:val="16"/>
                </w:rPr>
                <w:delText>”</w:delText>
              </w:r>
            </w:del>
            <w:ins w:id="12074"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 xml:space="preserve">96" </w:t>
            </w:r>
            <w:del w:id="12075"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76" w:author="Russell Ott" w:date="2022-05-16T11:47: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2077" w:author="Russell Ott" w:date="2022-05-16T11:47:00Z">
              <w:r w:rsidR="005C79A1">
                <w:rPr>
                  <w:rFonts w:ascii="Courier New" w:hAnsi="Courier New" w:cs="Courier New"/>
                  <w:sz w:val="16"/>
                  <w:szCs w:val="16"/>
                </w:rPr>
                <w:delText>”</w:delText>
              </w:r>
            </w:del>
            <w:ins w:id="12078" w:author="Russell Ott" w:date="2022-05-16T11:47:00Z">
              <w:r w:rsidR="00163B36">
                <w:rPr>
                  <w:rFonts w:ascii="Courier New" w:hAnsi="Courier New" w:cs="Courier New"/>
                  <w:sz w:val="16"/>
                  <w:szCs w:val="16"/>
                </w:rPr>
                <w:t xml:space="preserve"> </w:t>
              </w:r>
            </w:ins>
            <w:r w:rsidRPr="00AD08FB">
              <w:rPr>
                <w:rFonts w:ascii="Courier New" w:hAnsi="Courier New" w:cs="Courier New"/>
                <w:sz w:val="16"/>
                <w:szCs w:val="16"/>
              </w:rPr>
              <w:t>CT"                         displayNa</w:t>
            </w:r>
            <w:del w:id="12079" w:author="Russell Ott" w:date="2022-05-16T11:47:00Z">
              <w:r w:rsidR="005C79A1">
                <w:rPr>
                  <w:rFonts w:ascii="Courier New" w:hAnsi="Courier New" w:cs="Courier New"/>
                  <w:sz w:val="16"/>
                  <w:szCs w:val="16"/>
                </w:rPr>
                <w:delText>”</w:delText>
              </w:r>
            </w:del>
            <w:ins w:id="12080" w:author="Russell Ott" w:date="2022-05-16T11:47:00Z">
              <w:r w:rsidR="00163B36">
                <w:rPr>
                  <w:rFonts w:ascii="Courier New" w:hAnsi="Courier New" w:cs="Courier New"/>
                  <w:sz w:val="16"/>
                  <w:szCs w:val="16"/>
                </w:rPr>
                <w:t xml:space="preserve"> </w:t>
              </w:r>
            </w:ins>
            <w:r w:rsidRPr="00AD08FB">
              <w:rPr>
                <w:rFonts w:ascii="Courier New" w:hAnsi="Courier New" w:cs="Courier New"/>
                <w:sz w:val="16"/>
                <w:szCs w:val="16"/>
              </w:rPr>
              <w:t>e="</w:t>
            </w:r>
            <w:del w:id="12081" w:author="Russell Ott" w:date="2022-05-16T11:47:00Z">
              <w:r w:rsidRPr="00AD08FB">
                <w:rPr>
                  <w:rFonts w:ascii="Courier New" w:hAnsi="Courier New" w:cs="Courier New"/>
                  <w:sz w:val="16"/>
                  <w:szCs w:val="16"/>
                </w:rPr>
                <w:delText>moder</w:delText>
              </w:r>
              <w:r w:rsidR="005C79A1">
                <w:rPr>
                  <w:rFonts w:ascii="Courier New" w:hAnsi="Courier New" w:cs="Courier New"/>
                  <w:sz w:val="16"/>
                  <w:szCs w:val="16"/>
                </w:rPr>
                <w:delText>”</w:delText>
              </w:r>
              <w:r w:rsidRPr="00AD08FB">
                <w:rPr>
                  <w:rFonts w:ascii="Courier New" w:hAnsi="Courier New" w:cs="Courier New"/>
                  <w:sz w:val="16"/>
                  <w:szCs w:val="16"/>
                </w:rPr>
                <w:delText>te</w:delText>
              </w:r>
            </w:del>
            <w:ins w:id="12082" w:author="Russell Ott" w:date="2022-05-16T11:47:00Z">
              <w:r w:rsidRPr="00AD08FB">
                <w:rPr>
                  <w:rFonts w:ascii="Courier New" w:hAnsi="Courier New" w:cs="Courier New"/>
                  <w:sz w:val="16"/>
                  <w:szCs w:val="16"/>
                </w:rPr>
                <w:t>moder</w:t>
              </w:r>
              <w:r w:rsidR="00163B36">
                <w:rPr>
                  <w:rFonts w:ascii="Courier New" w:hAnsi="Courier New" w:cs="Courier New"/>
                  <w:sz w:val="16"/>
                  <w:szCs w:val="16"/>
                </w:rPr>
                <w:t>a</w:t>
              </w:r>
              <w:r w:rsidRPr="00AD08FB">
                <w:rPr>
                  <w:rFonts w:ascii="Courier New" w:hAnsi="Courier New" w:cs="Courier New"/>
                  <w:sz w:val="16"/>
                  <w:szCs w:val="16"/>
                </w:rPr>
                <w:t>te</w:t>
              </w:r>
            </w:ins>
            <w:r w:rsidRPr="00AD08FB">
              <w:rPr>
                <w:rFonts w:ascii="Courier New" w:hAnsi="Courier New" w:cs="Courier New"/>
                <w:sz w:val="16"/>
                <w:szCs w:val="16"/>
              </w:rPr>
              <w:t>"/&gt;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2083" w:name="_Ref21875597"/>
      <w:bookmarkStart w:id="12084" w:name="_Ref21875636"/>
      <w:bookmarkStart w:id="12085" w:name="_Toc21927494"/>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14A6554E" w:rsidR="005A615D" w:rsidRDefault="005A615D" w:rsidP="003A3D50">
      <w:pPr>
        <w:pStyle w:val="Caption"/>
        <w:keepNext/>
        <w:spacing w:after="0"/>
      </w:pPr>
      <w:bookmarkStart w:id="12086" w:name="_Toc101449294"/>
      <w:r>
        <w:t xml:space="preserve">Example </w:t>
      </w:r>
      <w:r w:rsidR="00132A94">
        <w:fldChar w:fldCharType="begin"/>
      </w:r>
      <w:r w:rsidR="00132A94">
        <w:instrText xml:space="preserve"> SEQ Example \* ARABIC </w:instrText>
      </w:r>
      <w:r w:rsidR="00132A94">
        <w:fldChar w:fldCharType="separate"/>
      </w:r>
      <w:del w:id="12087" w:author="Russell Ott" w:date="2022-05-16T11:47:00Z">
        <w:r w:rsidR="00DE0DA7">
          <w:rPr>
            <w:noProof/>
          </w:rPr>
          <w:delText>42</w:delText>
        </w:r>
      </w:del>
      <w:ins w:id="12088" w:author="Russell Ott" w:date="2022-05-16T11:47:00Z">
        <w:r w:rsidR="00F10C7C">
          <w:rPr>
            <w:noProof/>
          </w:rPr>
          <w:t>41</w:t>
        </w:r>
      </w:ins>
      <w:r w:rsidR="00132A94">
        <w:rPr>
          <w:noProof/>
        </w:rPr>
        <w:fldChar w:fldCharType="end"/>
      </w:r>
      <w:r>
        <w:t>: No known allergies</w:t>
      </w:r>
      <w:bookmarkEnd w:id="12083"/>
      <w:bookmarkEnd w:id="12084"/>
      <w:bookmarkEnd w:id="12086"/>
      <w:bookmarkEnd w:id="12085"/>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089" w:author="Russell Ott" w:date="2022-05-16T11:4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0201"/>
        <w:tblGridChange w:id="12090">
          <w:tblGrid>
            <w:gridCol w:w="9350"/>
          </w:tblGrid>
        </w:tblGridChange>
      </w:tblGrid>
      <w:tr w:rsidR="005A615D" w14:paraId="3ED4CFF7" w14:textId="77777777" w:rsidTr="00F75DF2">
        <w:tc>
          <w:tcPr>
            <w:tcW w:w="10201" w:type="dxa"/>
            <w:shd w:val="clear" w:color="auto" w:fill="auto"/>
            <w:tcPrChange w:id="12091" w:author="Russell Ott" w:date="2022-05-16T11:47:00Z">
              <w:tcPr>
                <w:tcW w:w="9576" w:type="dxa"/>
                <w:shd w:val="clear" w:color="auto" w:fill="auto"/>
              </w:tcPr>
            </w:tcPrChange>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0124C4F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092"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93"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2094"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95"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1"/&gt;</w:t>
            </w:r>
          </w:p>
          <w:p w14:paraId="652478E2" w14:textId="359BC9A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096"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97"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2098"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99"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 xml:space="preserve">1" </w:t>
            </w:r>
            <w:del w:id="12100"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101" w:author="Russell Ott" w:date="2022-05-16T11:47: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2102" w:author="Russell Ott" w:date="2022-05-16T11:47:00Z">
              <w:r w:rsidR="005C79A1">
                <w:rPr>
                  <w:rFonts w:ascii="Courier New" w:hAnsi="Courier New" w:cs="Courier New"/>
                  <w:sz w:val="16"/>
                  <w:szCs w:val="16"/>
                </w:rPr>
                <w:delText>”</w:delText>
              </w:r>
            </w:del>
            <w:ins w:id="12103"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01"/&gt;</w:t>
            </w:r>
          </w:p>
          <w:p w14:paraId="433E7242" w14:textId="519DD1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104"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e="4876</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05"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ins>
            <w:r w:rsidRPr="00AD08FB">
              <w:rPr>
                <w:rFonts w:ascii="Courier New" w:hAnsi="Courier New" w:cs="Courier New"/>
                <w:sz w:val="16"/>
                <w:szCs w:val="16"/>
              </w:rPr>
              <w:t xml:space="preserve">2" </w:t>
            </w:r>
            <w:del w:id="12106" w:author="Russell Ott" w:date="2022-05-16T11:47: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07" w:author="Russell Ott" w:date="2022-05-16T11:47:00Z">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108"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09"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 xml:space="preserve">1" </w:t>
            </w:r>
            <w:del w:id="12110"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e="LO</w:delText>
              </w:r>
              <w:r w:rsidR="005C79A1">
                <w:rPr>
                  <w:rFonts w:ascii="Courier New" w:hAnsi="Courier New" w:cs="Courier New"/>
                  <w:sz w:val="16"/>
                  <w:szCs w:val="16"/>
                </w:rPr>
                <w:delText>”</w:delText>
              </w:r>
              <w:r w:rsidRPr="00AD08FB">
                <w:rPr>
                  <w:rFonts w:ascii="Courier New" w:hAnsi="Courier New" w:cs="Courier New"/>
                  <w:sz w:val="16"/>
                  <w:szCs w:val="16"/>
                </w:rPr>
                <w:delText>NC</w:delText>
              </w:r>
            </w:del>
            <w:ins w:id="12111" w:author="Russell Ott" w:date="2022-05-16T11:47: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w:t>
              </w:r>
            </w:ins>
            <w:r w:rsidRPr="00AD08FB">
              <w:rPr>
                <w:rFonts w:ascii="Courier New" w:hAnsi="Courier New" w:cs="Courier New"/>
                <w:sz w:val="16"/>
                <w:szCs w:val="16"/>
              </w:rPr>
              <w:t>"/&gt;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2E8A53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del w:id="12112"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D="allergiesNoKn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113" w:author="Russell Ott" w:date="2022-05-16T11:47:00Z">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"&gt;No Known Allergies&lt;/text&gt;</w:t>
            </w:r>
          </w:p>
          <w:p w14:paraId="6B03902C" w14:textId="0BB8D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del w:id="12114"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e="D</w:delText>
              </w:r>
              <w:r w:rsidR="005C79A1">
                <w:rPr>
                  <w:rFonts w:ascii="Courier New" w:hAnsi="Courier New" w:cs="Courier New"/>
                  <w:sz w:val="16"/>
                  <w:szCs w:val="16"/>
                </w:rPr>
                <w:delText>”</w:delText>
              </w:r>
              <w:r w:rsidRPr="00AD08FB">
                <w:rPr>
                  <w:rFonts w:ascii="Courier New" w:hAnsi="Courier New" w:cs="Courier New"/>
                  <w:sz w:val="16"/>
                  <w:szCs w:val="16"/>
                </w:rPr>
                <w:delText>IV</w:delText>
              </w:r>
            </w:del>
            <w:ins w:id="12115" w:author="Russell Ott" w:date="2022-05-16T11:47: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w:t>
              </w:r>
            </w:ins>
            <w:r w:rsidRPr="00AD08FB">
              <w:rPr>
                <w:rFonts w:ascii="Courier New" w:hAnsi="Courier New" w:cs="Courier New"/>
                <w:sz w:val="16"/>
                <w:szCs w:val="16"/>
              </w:rPr>
              <w:t>"&gt;</w:t>
            </w:r>
          </w:p>
          <w:p w14:paraId="02BED875" w14:textId="4CE8941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16"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17"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1187552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del w:id="12118"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CT"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119" w:author="Russell Ott" w:date="2022-05-16T11:47:00Z">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25344D66" w14:textId="58421DF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20"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21"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122" w:author="Russell Ott" w:date="2022-05-16T11:47:00Z">
              <w:r w:rsidR="005C79A1">
                <w:rPr>
                  <w:rFonts w:ascii="Courier New" w:hAnsi="Courier New" w:cs="Courier New"/>
                  <w:sz w:val="16"/>
                  <w:szCs w:val="16"/>
                </w:rPr>
                <w:delText>”</w:delText>
              </w:r>
            </w:del>
            <w:ins w:id="12123"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30"/&gt;</w:t>
            </w:r>
          </w:p>
          <w:p w14:paraId="6289FAEC" w14:textId="3B989B1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24"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25"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126" w:author="Russell Ott" w:date="2022-05-16T11:47:00Z">
              <w:r w:rsidR="005C79A1">
                <w:rPr>
                  <w:rFonts w:ascii="Courier New" w:hAnsi="Courier New" w:cs="Courier New"/>
                  <w:sz w:val="16"/>
                  <w:szCs w:val="16"/>
                </w:rPr>
                <w:delText>”</w:delText>
              </w:r>
            </w:del>
            <w:ins w:id="12127"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 xml:space="preserve">30" </w:t>
            </w:r>
            <w:del w:id="12128"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129" w:author="Russell Ott" w:date="2022-05-16T11:47: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2130" w:author="Russell Ott" w:date="2022-05-16T11:47:00Z">
              <w:r w:rsidR="005C79A1">
                <w:rPr>
                  <w:rFonts w:ascii="Courier New" w:hAnsi="Courier New" w:cs="Courier New"/>
                  <w:sz w:val="16"/>
                  <w:szCs w:val="16"/>
                </w:rPr>
                <w:delText>”</w:delText>
              </w:r>
            </w:del>
            <w:ins w:id="12131"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01"/&gt;</w:t>
            </w:r>
          </w:p>
          <w:p w14:paraId="626C2AC4" w14:textId="6C7EA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132"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33"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="36e3e930-7b14-11db-9fe1-</w:t>
            </w:r>
            <w:del w:id="12134" w:author="Russell Ott" w:date="2022-05-16T11:47:00Z">
              <w:r w:rsidRPr="00AD08FB">
                <w:rPr>
                  <w:rFonts w:ascii="Courier New" w:hAnsi="Courier New" w:cs="Courier New"/>
                  <w:sz w:val="16"/>
                  <w:szCs w:val="16"/>
                </w:rPr>
                <w:delText>0800200c9</w:delText>
              </w:r>
              <w:r w:rsidR="005C79A1">
                <w:rPr>
                  <w:rFonts w:ascii="Courier New" w:hAnsi="Courier New" w:cs="Courier New"/>
                  <w:sz w:val="16"/>
                  <w:szCs w:val="16"/>
                </w:rPr>
                <w:delText>”</w:delText>
              </w:r>
              <w:r w:rsidRPr="00AD08FB">
                <w:rPr>
                  <w:rFonts w:ascii="Courier New" w:hAnsi="Courier New" w:cs="Courier New"/>
                  <w:sz w:val="16"/>
                  <w:szCs w:val="16"/>
                </w:rPr>
                <w:delText>66</w:delText>
              </w:r>
            </w:del>
            <w:ins w:id="12135" w:author="Russell Ott" w:date="2022-05-16T11:47:00Z">
              <w:r w:rsidRPr="00AD08FB">
                <w:rPr>
                  <w:rFonts w:ascii="Courier New" w:hAnsi="Courier New" w:cs="Courier New"/>
                  <w:sz w:val="16"/>
                  <w:szCs w:val="16"/>
                </w:rPr>
                <w:t>0800200c9</w:t>
              </w:r>
              <w:r w:rsidR="00163B36">
                <w:rPr>
                  <w:rFonts w:ascii="Courier New" w:hAnsi="Courier New" w:cs="Courier New"/>
                  <w:sz w:val="16"/>
                  <w:szCs w:val="16"/>
                </w:rPr>
                <w:t>a</w:t>
              </w:r>
              <w:r w:rsidRPr="00AD08FB">
                <w:rPr>
                  <w:rFonts w:ascii="Courier New" w:hAnsi="Courier New" w:cs="Courier New"/>
                  <w:sz w:val="16"/>
                  <w:szCs w:val="16"/>
                </w:rPr>
                <w:t>66</w:t>
              </w:r>
            </w:ins>
            <w:r w:rsidRPr="00AD08FB">
              <w:rPr>
                <w:rFonts w:ascii="Courier New" w:hAnsi="Courier New" w:cs="Courier New"/>
                <w:sz w:val="16"/>
                <w:szCs w:val="16"/>
              </w:rPr>
              <w:t>"/&gt;</w:t>
            </w:r>
          </w:p>
          <w:p w14:paraId="6AB184C8" w14:textId="51D7572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36"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37"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56E0E4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138"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w:delText>
              </w:r>
              <w:r w:rsidR="005C79A1">
                <w:rPr>
                  <w:rFonts w:ascii="Courier New" w:hAnsi="Courier New" w:cs="Courier New"/>
                  <w:sz w:val="16"/>
                  <w:szCs w:val="16"/>
                </w:rPr>
                <w:delText>”</w:delText>
              </w:r>
              <w:r w:rsidRPr="00AD08FB">
                <w:rPr>
                  <w:rFonts w:ascii="Courier New" w:hAnsi="Courier New" w:cs="Courier New"/>
                  <w:sz w:val="16"/>
                  <w:szCs w:val="16"/>
                </w:rPr>
                <w:delText>NC"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39"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140"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41"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ins>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0CA9F69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w:t>
            </w:r>
            <w:del w:id="12142"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143"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F6693C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w:t>
            </w:r>
            <w:del w:id="12144"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e="act</w:delText>
              </w:r>
              <w:r w:rsidR="005C79A1">
                <w:rPr>
                  <w:rFonts w:ascii="Courier New" w:hAnsi="Courier New" w:cs="Courier New"/>
                  <w:sz w:val="16"/>
                  <w:szCs w:val="16"/>
                </w:rPr>
                <w:delText>”</w:delText>
              </w:r>
              <w:r w:rsidRPr="00AD08FB">
                <w:rPr>
                  <w:rFonts w:ascii="Courier New" w:hAnsi="Courier New" w:cs="Courier New"/>
                  <w:sz w:val="16"/>
                  <w:szCs w:val="16"/>
                </w:rPr>
                <w:delText>ve</w:delText>
              </w:r>
            </w:del>
            <w:ins w:id="12145"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w:t>
              </w:r>
            </w:ins>
            <w:r w:rsidRPr="00AD08FB">
              <w:rPr>
                <w:rFonts w:ascii="Courier New" w:hAnsi="Courier New" w:cs="Courier New"/>
                <w:sz w:val="16"/>
                <w:szCs w:val="16"/>
              </w:rPr>
              <w:t>"/&gt;</w:t>
            </w:r>
          </w:p>
          <w:p w14:paraId="7C619065" w14:textId="4D40936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46"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47"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4163F3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del w:id="12148"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149"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62328697" w14:textId="3288B14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50"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51"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7583336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52"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53"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154"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2155"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442925B7" w14:textId="4556EA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w:t>
            </w:r>
            <w:del w:id="12156"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157"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6D05499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158"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59" w:author="Russell Ott" w:date="2022-05-16T11:47: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2160"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61"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6"/&gt;</w:t>
            </w:r>
          </w:p>
          <w:p w14:paraId="76984527" w14:textId="194A804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162"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63"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164"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w:delText>
              </w:r>
            </w:del>
            <w:ins w:id="12165"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ins>
            <w:r w:rsidRPr="00AD08FB">
              <w:rPr>
                <w:rFonts w:ascii="Courier New" w:hAnsi="Courier New" w:cs="Courier New"/>
                <w:sz w:val="16"/>
                <w:szCs w:val="16"/>
              </w:rPr>
              <w:t>"</w:t>
            </w:r>
          </w:p>
          <w:p w14:paraId="4AA1CE65" w14:textId="5F726E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66"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67" w:author="Russell Ott" w:date="2022-05-16T11:47: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2168" w:author="Russell Ott" w:date="2022-05-16T11:47: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69" w:author="Russell Ott" w:date="2022-05-16T11:47:00Z">
              <w:r w:rsidRPr="00AD08FB">
                <w:rPr>
                  <w:rFonts w:ascii="Courier New" w:hAnsi="Courier New" w:cs="Courier New"/>
                  <w:sz w:val="16"/>
                  <w:szCs w:val="16"/>
                </w:rPr>
                <w:t>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2170" w:author="Russell Ott" w:date="2022-05-16T11:47: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2171" w:author="Russell Ott" w:date="2022-05-16T11:47:00Z">
              <w:r w:rsidRPr="00AD08FB">
                <w:rPr>
                  <w:rFonts w:ascii="Courier New" w:hAnsi="Courier New" w:cs="Courier New"/>
                  <w:sz w:val="16"/>
                  <w:szCs w:val="16"/>
                </w:rPr>
                <w:t>Medic</w:t>
              </w:r>
              <w:r w:rsidR="00163B36">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3C77E1D1" w14:textId="364BE0A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w:t>
            </w:r>
            <w:del w:id="12172" w:author="Russell Ott" w:date="2022-05-16T11:47: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173" w:author="Russell Ott" w:date="2022-05-16T11:47:00Z">
              <w:r w:rsidRPr="00AD08FB">
                <w:rPr>
                  <w:rFonts w:ascii="Courier New" w:hAnsi="Courier New" w:cs="Courier New"/>
                  <w:sz w:val="16"/>
                  <w:szCs w:val="16"/>
                </w:rPr>
                <w:t>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ins>
            <w:r w:rsidRPr="00AD08FB">
              <w:rPr>
                <w:rFonts w:ascii="Courier New" w:hAnsi="Courier New" w:cs="Courier New"/>
                <w:sz w:val="16"/>
                <w:szCs w:val="16"/>
              </w:rPr>
              <w:t xml:space="preserve">WP" </w:t>
            </w:r>
            <w:del w:id="12174"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75"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2176" w:author="Russell Ott" w:date="2022-05-16T11:47: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2177" w:author="Russell Ott" w:date="2022-05-16T11:47:00Z">
              <w:r w:rsidRPr="00AD08FB">
                <w:rPr>
                  <w:rFonts w:ascii="Courier New" w:hAnsi="Courier New" w:cs="Courier New"/>
                  <w:sz w:val="16"/>
                  <w:szCs w:val="16"/>
                </w:rPr>
                <w:t>1</w:t>
              </w:r>
              <w:r w:rsidR="00163B36">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17F534D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w:t>
            </w:r>
            <w:del w:id="12178"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w:delText>
              </w:r>
            </w:del>
            <w:ins w:id="12179" w:author="Russell Ott" w:date="2022-05-16T11:47: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w:t>
              </w:r>
            </w:ins>
            <w:r w:rsidRPr="00AD08FB">
              <w:rPr>
                <w:rFonts w:ascii="Courier New" w:hAnsi="Courier New" w:cs="Courier New"/>
                <w:sz w:val="16"/>
                <w:szCs w:val="16"/>
              </w:rPr>
              <w:t>"&gt;</w:t>
            </w:r>
          </w:p>
          <w:p w14:paraId="5C4AA9DF" w14:textId="34F9DAD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80"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81"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704DAB7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82"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83"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6EB8F9D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84"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85"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495634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del w:id="12186"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 negationI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187" w:author="Russell Ott" w:date="2022-05-16T11:47:00Z">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491AA1B5" w14:textId="0B3397A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88"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 aller</w:delText>
              </w:r>
              <w:r w:rsidR="005C79A1">
                <w:rPr>
                  <w:rFonts w:ascii="Courier New" w:hAnsi="Courier New" w:cs="Courier New"/>
                  <w:sz w:val="16"/>
                  <w:szCs w:val="16"/>
                </w:rPr>
                <w:delText>–</w:delText>
              </w:r>
              <w:r w:rsidRPr="00AD08FB">
                <w:rPr>
                  <w:rFonts w:ascii="Courier New" w:hAnsi="Courier New" w:cs="Courier New"/>
                  <w:sz w:val="16"/>
                  <w:szCs w:val="16"/>
                </w:rPr>
                <w:delText>y</w:delText>
              </w:r>
            </w:del>
            <w:ins w:id="12189"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w:t>
              </w:r>
            </w:ins>
            <w:r w:rsidRPr="00AD08FB">
              <w:rPr>
                <w:rFonts w:ascii="Courier New" w:hAnsi="Courier New" w:cs="Courier New"/>
                <w:sz w:val="16"/>
                <w:szCs w:val="16"/>
              </w:rPr>
              <w:t xml:space="preserve"> - intolerance observation template --&gt;</w:t>
            </w:r>
          </w:p>
          <w:p w14:paraId="1DBA6A62" w14:textId="79992EA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90"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91"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192"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93" w:author="Russell Ott" w:date="2022-05-16T11:47:00Z">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ins>
            <w:r w:rsidRPr="00AD08FB">
              <w:rPr>
                <w:rFonts w:ascii="Courier New" w:hAnsi="Courier New" w:cs="Courier New"/>
                <w:sz w:val="16"/>
                <w:szCs w:val="16"/>
              </w:rPr>
              <w:t>7"/&gt;</w:t>
            </w:r>
          </w:p>
          <w:p w14:paraId="138FEBF9" w14:textId="36BCCB0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94"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95"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196"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97" w:author="Russell Ott" w:date="2022-05-16T11:47:00Z">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ins>
            <w:r w:rsidRPr="00AD08FB">
              <w:rPr>
                <w:rFonts w:ascii="Courier New" w:hAnsi="Courier New" w:cs="Courier New"/>
                <w:sz w:val="16"/>
                <w:szCs w:val="16"/>
              </w:rPr>
              <w:t xml:space="preserve">7" </w:t>
            </w:r>
            <w:del w:id="12198"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199" w:author="Russell Ott" w:date="2022-05-16T11:47:00Z">
              <w:r w:rsidRPr="00AD08FB">
                <w:rPr>
                  <w:rFonts w:ascii="Courier New" w:hAnsi="Courier New" w:cs="Courier New"/>
                  <w:sz w:val="16"/>
                  <w:szCs w:val="16"/>
                </w:rPr>
                <w:t>extensi</w:t>
              </w:r>
              <w:r w:rsidR="000B72C7">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200" w:author="Russell Ott" w:date="2022-05-16T11:47:00Z">
              <w:r w:rsidR="005C79A1">
                <w:rPr>
                  <w:rFonts w:ascii="Courier New" w:hAnsi="Courier New" w:cs="Courier New"/>
                  <w:sz w:val="16"/>
                  <w:szCs w:val="16"/>
                </w:rPr>
                <w:delText>”</w:delText>
              </w:r>
            </w:del>
            <w:ins w:id="12201" w:author="Russell Ott" w:date="2022-05-16T11:47:00Z">
              <w:r w:rsidR="000B72C7">
                <w:rPr>
                  <w:rFonts w:ascii="Courier New" w:hAnsi="Courier New" w:cs="Courier New"/>
                  <w:sz w:val="16"/>
                  <w:szCs w:val="16"/>
                </w:rPr>
                <w:t>-</w:t>
              </w:r>
            </w:ins>
            <w:r w:rsidRPr="00AD08FB">
              <w:rPr>
                <w:rFonts w:ascii="Courier New" w:hAnsi="Courier New" w:cs="Courier New"/>
                <w:sz w:val="16"/>
                <w:szCs w:val="16"/>
              </w:rPr>
              <w:t>09"/&gt;</w:t>
            </w:r>
          </w:p>
          <w:p w14:paraId="135C760B" w14:textId="3933BD7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202"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03"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="4adc1020-7b14-11db-9fe1-</w:t>
            </w:r>
            <w:del w:id="12204" w:author="Russell Ott" w:date="2022-05-16T11:47:00Z">
              <w:r w:rsidRPr="00AD08FB">
                <w:rPr>
                  <w:rFonts w:ascii="Courier New" w:hAnsi="Courier New" w:cs="Courier New"/>
                  <w:sz w:val="16"/>
                  <w:szCs w:val="16"/>
                </w:rPr>
                <w:delText>0800200c9</w:delText>
              </w:r>
              <w:r w:rsidR="005C79A1">
                <w:rPr>
                  <w:rFonts w:ascii="Courier New" w:hAnsi="Courier New" w:cs="Courier New"/>
                  <w:sz w:val="16"/>
                  <w:szCs w:val="16"/>
                </w:rPr>
                <w:delText>”</w:delText>
              </w:r>
              <w:r w:rsidRPr="00AD08FB">
                <w:rPr>
                  <w:rFonts w:ascii="Courier New" w:hAnsi="Courier New" w:cs="Courier New"/>
                  <w:sz w:val="16"/>
                  <w:szCs w:val="16"/>
                </w:rPr>
                <w:delText>66</w:delText>
              </w:r>
            </w:del>
            <w:ins w:id="12205" w:author="Russell Ott" w:date="2022-05-16T11:47:00Z">
              <w:r w:rsidRPr="00AD08FB">
                <w:rPr>
                  <w:rFonts w:ascii="Courier New" w:hAnsi="Courier New" w:cs="Courier New"/>
                  <w:sz w:val="16"/>
                  <w:szCs w:val="16"/>
                </w:rPr>
                <w:t>0800200c9</w:t>
              </w:r>
              <w:r w:rsidR="000B72C7">
                <w:rPr>
                  <w:rFonts w:ascii="Courier New" w:hAnsi="Courier New" w:cs="Courier New"/>
                  <w:sz w:val="16"/>
                  <w:szCs w:val="16"/>
                </w:rPr>
                <w:t>a</w:t>
              </w:r>
              <w:r w:rsidRPr="00AD08FB">
                <w:rPr>
                  <w:rFonts w:ascii="Courier New" w:hAnsi="Courier New" w:cs="Courier New"/>
                  <w:sz w:val="16"/>
                  <w:szCs w:val="16"/>
                </w:rPr>
                <w:t>66</w:t>
              </w:r>
            </w:ins>
            <w:r w:rsidRPr="00AD08FB">
              <w:rPr>
                <w:rFonts w:ascii="Courier New" w:hAnsi="Courier New" w:cs="Courier New"/>
                <w:sz w:val="16"/>
                <w:szCs w:val="16"/>
              </w:rPr>
              <w:t>"/&gt;</w:t>
            </w:r>
          </w:p>
          <w:p w14:paraId="5D293B84" w14:textId="1C24C39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06"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07" w:author="Russell Ott" w:date="2022-05-16T11:47:00Z">
              <w:r w:rsidRPr="00AD08FB">
                <w:rPr>
                  <w:rFonts w:ascii="Courier New" w:hAnsi="Courier New" w:cs="Courier New"/>
                  <w:sz w:val="16"/>
                  <w:szCs w:val="16"/>
                </w:rPr>
                <w:t>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208"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09" w:author="Russell Ott" w:date="2022-05-16T11:47:00Z">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ins>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970A95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w:t>
            </w:r>
            <w:del w:id="12210"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211" w:author="Russell Ott" w:date="2022-05-16T11:47:00Z">
              <w:r w:rsidRPr="00AD08FB">
                <w:rPr>
                  <w:rFonts w:ascii="Courier New" w:hAnsi="Courier New" w:cs="Courier New"/>
                  <w:sz w:val="16"/>
                  <w:szCs w:val="16"/>
                </w:rPr>
                <w:t>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021E140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w:t>
            </w:r>
            <w:del w:id="12212"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213" w:author="Russell Ott" w:date="2022-05-16T11:47:00Z">
              <w:r w:rsidRPr="00AD08FB">
                <w:rPr>
                  <w:rFonts w:ascii="Courier New" w:hAnsi="Courier New" w:cs="Courier New"/>
                  <w:sz w:val="16"/>
                  <w:szCs w:val="16"/>
                </w:rPr>
                <w:t>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141708CB" w14:textId="56F30FB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14"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15"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45AE715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del w:id="12216" w:author="Russell Ott" w:date="2022-05-16T11:47: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del>
            <w:ins w:id="12217" w:author="Russell Ott" w:date="2022-05-16T11:47:00Z">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ins>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76228FA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w:t>
            </w:r>
            <w:del w:id="12218" w:author="Russell Ott" w:date="2022-05-16T11:47: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219" w:author="Russell Ott" w:date="2022-05-16T11:47:00Z">
              <w:r w:rsidRPr="00AD08FB">
                <w:rPr>
                  <w:rFonts w:ascii="Courier New" w:hAnsi="Courier New" w:cs="Courier New"/>
                  <w:sz w:val="16"/>
                  <w:szCs w:val="16"/>
                </w:rPr>
                <w:t>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ins>
            <w:r w:rsidRPr="00AD08FB">
              <w:rPr>
                <w:rFonts w:ascii="Courier New" w:hAnsi="Courier New" w:cs="Courier New"/>
                <w:sz w:val="16"/>
                <w:szCs w:val="16"/>
              </w:rPr>
              <w:t xml:space="preserve">CD" </w:t>
            </w:r>
            <w:del w:id="12220"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e="419199</w:delText>
              </w:r>
              <w:r w:rsidR="005C79A1">
                <w:rPr>
                  <w:rFonts w:ascii="Courier New" w:hAnsi="Courier New" w:cs="Courier New"/>
                  <w:sz w:val="16"/>
                  <w:szCs w:val="16"/>
                </w:rPr>
                <w:delText>”</w:delText>
              </w:r>
              <w:r w:rsidRPr="00AD08FB">
                <w:rPr>
                  <w:rFonts w:ascii="Courier New" w:hAnsi="Courier New" w:cs="Courier New"/>
                  <w:sz w:val="16"/>
                  <w:szCs w:val="16"/>
                </w:rPr>
                <w:delText>07</w:delText>
              </w:r>
            </w:del>
            <w:ins w:id="12221" w:author="Russell Ott" w:date="2022-05-16T11:47: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ins>
            <w:r w:rsidRPr="00AD08FB">
              <w:rPr>
                <w:rFonts w:ascii="Courier New" w:hAnsi="Courier New" w:cs="Courier New"/>
                <w:sz w:val="16"/>
                <w:szCs w:val="16"/>
              </w:rPr>
              <w:t>"</w:t>
            </w:r>
          </w:p>
          <w:p w14:paraId="246F7017" w14:textId="66854D6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22" w:author="Russell Ott" w:date="2022-05-16T11:47: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23" w:author="Russell Ott" w:date="2022-05-16T11:47:00Z">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="Allergy to substance (</w:t>
            </w:r>
            <w:del w:id="12224" w:author="Russell Ott" w:date="2022-05-16T11:47:00Z">
              <w:r w:rsidRPr="00AD08FB">
                <w:rPr>
                  <w:rFonts w:ascii="Courier New" w:hAnsi="Courier New" w:cs="Courier New"/>
                  <w:sz w:val="16"/>
                  <w:szCs w:val="16"/>
                </w:rPr>
                <w:delText>disord</w:delText>
              </w:r>
              <w:r w:rsidR="005C79A1">
                <w:rPr>
                  <w:rFonts w:ascii="Courier New" w:hAnsi="Courier New" w:cs="Courier New"/>
                  <w:sz w:val="16"/>
                  <w:szCs w:val="16"/>
                </w:rPr>
                <w:delText>”</w:delText>
              </w:r>
              <w:r w:rsidRPr="00AD08FB">
                <w:rPr>
                  <w:rFonts w:ascii="Courier New" w:hAnsi="Courier New" w:cs="Courier New"/>
                  <w:sz w:val="16"/>
                  <w:szCs w:val="16"/>
                </w:rPr>
                <w:delText>r</w:delText>
              </w:r>
            </w:del>
            <w:ins w:id="12225" w:author="Russell Ott" w:date="2022-05-16T11:47:00Z">
              <w:r w:rsidRPr="00AD08FB">
                <w:rPr>
                  <w:rFonts w:ascii="Courier New" w:hAnsi="Courier New" w:cs="Courier New"/>
                  <w:sz w:val="16"/>
                  <w:szCs w:val="16"/>
                </w:rPr>
                <w:t>disord</w:t>
              </w:r>
              <w:r w:rsidR="00163B36">
                <w:rPr>
                  <w:rFonts w:ascii="Courier New" w:hAnsi="Courier New" w:cs="Courier New"/>
                  <w:sz w:val="16"/>
                  <w:szCs w:val="16"/>
                </w:rPr>
                <w:t>e</w:t>
              </w:r>
              <w:r w:rsidRPr="00AD08FB">
                <w:rPr>
                  <w:rFonts w:ascii="Courier New" w:hAnsi="Courier New" w:cs="Courier New"/>
                  <w:sz w:val="16"/>
                  <w:szCs w:val="16"/>
                </w:rPr>
                <w:t>r</w:t>
              </w:r>
            </w:ins>
            <w:r w:rsidRPr="00AD08FB">
              <w:rPr>
                <w:rFonts w:ascii="Courier New" w:hAnsi="Courier New" w:cs="Courier New"/>
                <w:sz w:val="16"/>
                <w:szCs w:val="16"/>
              </w:rPr>
              <w:t>)"</w:t>
            </w:r>
          </w:p>
          <w:p w14:paraId="622BE3D7" w14:textId="251FEB6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26" w:author="Russell Ott" w:date="2022-05-16T11:47: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27" w:author="Russell Ott" w:date="2022-05-16T11:47:00Z">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228" w:author="Russell Ott" w:date="2022-05-16T11:47:00Z">
              <w:r w:rsidR="005C79A1">
                <w:rPr>
                  <w:rFonts w:ascii="Courier New" w:hAnsi="Courier New" w:cs="Courier New"/>
                  <w:sz w:val="16"/>
                  <w:szCs w:val="16"/>
                </w:rPr>
                <w:delText>”</w:delText>
              </w:r>
            </w:del>
            <w:ins w:id="12229" w:author="Russell Ott" w:date="2022-05-16T11:47:00Z">
              <w:r w:rsidR="00163B36">
                <w:rPr>
                  <w:rFonts w:ascii="Courier New" w:hAnsi="Courier New" w:cs="Courier New"/>
                  <w:sz w:val="16"/>
                  <w:szCs w:val="16"/>
                </w:rPr>
                <w:t>.</w:t>
              </w:r>
            </w:ins>
            <w:r w:rsidRPr="00AD08FB">
              <w:rPr>
                <w:rFonts w:ascii="Courier New" w:hAnsi="Courier New" w:cs="Courier New"/>
                <w:sz w:val="16"/>
                <w:szCs w:val="16"/>
              </w:rPr>
              <w:t xml:space="preserve">96" </w:t>
            </w:r>
            <w:del w:id="12230"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31" w:author="Russell Ott" w:date="2022-05-16T11:47: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2232" w:author="Russell Ott" w:date="2022-05-16T11:47:00Z">
              <w:r w:rsidR="005C79A1">
                <w:rPr>
                  <w:rFonts w:ascii="Courier New" w:hAnsi="Courier New" w:cs="Courier New"/>
                  <w:sz w:val="16"/>
                  <w:szCs w:val="16"/>
                </w:rPr>
                <w:delText>”</w:delText>
              </w:r>
            </w:del>
            <w:ins w:id="12233" w:author="Russell Ott" w:date="2022-05-16T11:47:00Z">
              <w:r w:rsidR="00163B36">
                <w:rPr>
                  <w:rFonts w:ascii="Courier New" w:hAnsi="Courier New" w:cs="Courier New"/>
                  <w:sz w:val="16"/>
                  <w:szCs w:val="16"/>
                </w:rPr>
                <w:t xml:space="preserve"> </w:t>
              </w:r>
            </w:ins>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40E4BAD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34" w:author="Russell Ott" w:date="2022-05-16T11:47: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35" w:author="Russell Ott" w:date="2022-05-16T11:47: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236"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2237" w:author="Russell Ott" w:date="2022-05-16T11:47: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236466AE" w14:textId="21E0270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w:t>
            </w:r>
            <w:del w:id="12238"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239" w:author="Russell Ott" w:date="2022-05-16T11:47: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3F49682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240" w:author="Russell Ott" w:date="2022-05-16T11:47: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41" w:author="Russell Ott" w:date="2022-05-16T11:47:00Z">
              <w:r w:rsidRPr="00AD08FB">
                <w:rPr>
                  <w:rFonts w:ascii="Courier New" w:hAnsi="Courier New" w:cs="Courier New"/>
                  <w:sz w:val="16"/>
                  <w:szCs w:val="16"/>
                </w:rPr>
                <w:t>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2242"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43" w:author="Russell Ott" w:date="2022-05-16T11:47:00Z">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ins>
            <w:r w:rsidRPr="00AD08FB">
              <w:rPr>
                <w:rFonts w:ascii="Courier New" w:hAnsi="Courier New" w:cs="Courier New"/>
                <w:sz w:val="16"/>
                <w:szCs w:val="16"/>
              </w:rPr>
              <w:t>6"/&gt;</w:t>
            </w:r>
          </w:p>
          <w:p w14:paraId="1BA956EF" w14:textId="2896192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44" w:author="Russell Ott" w:date="2022-05-16T11:47: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45" w:author="Russell Ott" w:date="2022-05-16T11:47: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246" w:author="Russell Ott" w:date="2022-05-16T11:47: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w:delText>
              </w:r>
            </w:del>
            <w:ins w:id="12247" w:author="Russell Ott" w:date="2022-05-16T11:47: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ins>
            <w:r w:rsidRPr="00AD08FB">
              <w:rPr>
                <w:rFonts w:ascii="Courier New" w:hAnsi="Courier New" w:cs="Courier New"/>
                <w:sz w:val="16"/>
                <w:szCs w:val="16"/>
              </w:rPr>
              <w:t>"</w:t>
            </w:r>
          </w:p>
          <w:p w14:paraId="4A78C380" w14:textId="0C92696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48" w:author="Russell Ott" w:date="2022-05-16T11:47: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49" w:author="Russell Ott" w:date="2022-05-16T11:47:00Z">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2250" w:author="Russell Ott" w:date="2022-05-16T11:47: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w:delText>
              </w:r>
            </w:del>
            <w:ins w:id="12251" w:author="Russell Ott" w:date="2022-05-16T11:47:00Z">
              <w:r w:rsidRPr="00AD08FB">
                <w:rPr>
                  <w:rFonts w:ascii="Courier New" w:hAnsi="Courier New" w:cs="Courier New"/>
                  <w:sz w:val="16"/>
                  <w:szCs w:val="16"/>
                </w:rPr>
                <w:t>Taxon</w:t>
              </w:r>
              <w:r w:rsidR="00022F4D">
                <w:rPr>
                  <w:rFonts w:ascii="Courier New" w:hAnsi="Courier New" w:cs="Courier New"/>
                  <w:sz w:val="16"/>
                  <w:szCs w:val="16"/>
                </w:rPr>
                <w:t>o</w:t>
              </w:r>
              <w:r w:rsidRPr="00AD08FB">
                <w:rPr>
                  <w:rFonts w:ascii="Courier New" w:hAnsi="Courier New" w:cs="Courier New"/>
                  <w:sz w:val="16"/>
                  <w:szCs w:val="16"/>
                </w:rPr>
                <w:t>my</w:t>
              </w:r>
            </w:ins>
            <w:r w:rsidRPr="00AD08FB">
              <w:rPr>
                <w:rFonts w:ascii="Courier New" w:hAnsi="Courier New" w:cs="Courier New"/>
                <w:sz w:val="16"/>
                <w:szCs w:val="16"/>
              </w:rPr>
              <w:t>"</w:t>
            </w:r>
          </w:p>
          <w:p w14:paraId="15F0D394" w14:textId="6EDBAE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52" w:author="Russell Ott" w:date="2022-05-16T11:47: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53" w:author="Russell Ott" w:date="2022-05-16T11:47:00Z">
              <w:r w:rsidRPr="00AD08FB">
                <w:rPr>
                  <w:rFonts w:ascii="Courier New" w:hAnsi="Courier New" w:cs="Courier New"/>
                  <w:sz w:val="16"/>
                  <w:szCs w:val="16"/>
                </w:rPr>
                <w:t>displayNa</w:t>
              </w:r>
              <w:r w:rsidR="00022F4D">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2254" w:author="Russell Ott" w:date="2022-05-16T11:47: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2255" w:author="Russell Ott" w:date="2022-05-16T11:47:00Z">
              <w:r w:rsidRPr="00AD08FB">
                <w:rPr>
                  <w:rFonts w:ascii="Courier New" w:hAnsi="Courier New" w:cs="Courier New"/>
                  <w:sz w:val="16"/>
                  <w:szCs w:val="16"/>
                </w:rPr>
                <w:t>Medic</w:t>
              </w:r>
              <w:r w:rsidR="00523CA2">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52F19295" w14:textId="3A5BF7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w:t>
            </w:r>
            <w:del w:id="12256" w:author="Russell Ott" w:date="2022-05-16T11:47: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257" w:author="Russell Ott" w:date="2022-05-16T11:47:00Z">
              <w:r w:rsidRPr="00AD08FB">
                <w:rPr>
                  <w:rFonts w:ascii="Courier New" w:hAnsi="Courier New" w:cs="Courier New"/>
                  <w:sz w:val="16"/>
                  <w:szCs w:val="16"/>
                </w:rPr>
                <w:t>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WP" </w:t>
            </w:r>
            <w:del w:id="12258" w:author="Russell Ott" w:date="2022-05-16T11:47: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59" w:author="Russell Ott" w:date="2022-05-16T11:47: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2260" w:author="Russell Ott" w:date="2022-05-16T11:47: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2261" w:author="Russell Ott" w:date="2022-05-16T11:47:00Z">
              <w:r w:rsidRPr="00AD08FB">
                <w:rPr>
                  <w:rFonts w:ascii="Courier New" w:hAnsi="Courier New" w:cs="Courier New"/>
                  <w:sz w:val="16"/>
                  <w:szCs w:val="16"/>
                </w:rPr>
                <w:t>1</w:t>
              </w:r>
              <w:r w:rsidR="00523CA2">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752E685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62" w:author="Russell Ott" w:date="2022-05-16T11:47: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63" w:author="Russell Ott" w:date="2022-05-16T11:47: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106556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del w:id="12264" w:author="Russell Ott" w:date="2022-05-16T11:47: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SM</w:delText>
              </w:r>
            </w:del>
            <w:ins w:id="12265" w:author="Russell Ott" w:date="2022-05-16T11:47:00Z">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ins>
            <w:r w:rsidRPr="00AD08FB">
              <w:rPr>
                <w:rFonts w:ascii="Courier New" w:hAnsi="Courier New" w:cs="Courier New"/>
                <w:sz w:val="16"/>
                <w:szCs w:val="16"/>
              </w:rPr>
              <w:t>"&gt;</w:t>
            </w:r>
          </w:p>
          <w:p w14:paraId="4F889418" w14:textId="1ABED84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w:t>
            </w:r>
            <w:del w:id="12266"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NU</w:delText>
              </w:r>
            </w:del>
            <w:ins w:id="12267" w:author="Russell Ott" w:date="2022-05-16T11:47:00Z">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w:t>
              </w:r>
            </w:ins>
            <w:r w:rsidRPr="00AD08FB">
              <w:rPr>
                <w:rFonts w:ascii="Courier New" w:hAnsi="Courier New" w:cs="Courier New"/>
                <w:sz w:val="16"/>
                <w:szCs w:val="16"/>
              </w:rPr>
              <w:t>"&gt;</w:t>
            </w:r>
          </w:p>
          <w:p w14:paraId="45A63F8D" w14:textId="267CCAC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w:t>
            </w:r>
            <w:del w:id="12268" w:author="Russell Ott" w:date="2022-05-16T11:47: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2269" w:author="Russell Ott" w:date="2022-05-16T11:47:00Z">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"&gt;</w:t>
            </w:r>
          </w:p>
          <w:p w14:paraId="15E0CE1B" w14:textId="1C7D099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70" w:author="Russell Ott" w:date="2022-05-16T11:47: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del>
            <w:ins w:id="12271" w:author="Russell Ott" w:date="2022-05-16T11:47:00Z">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ins>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rPr>
          <w:rPrChange w:id="12272" w:author="Russell Ott" w:date="2022-05-16T11:47:00Z">
            <w:rPr/>
          </w:rPrChange>
        </w:rPr>
      </w:pPr>
    </w:p>
    <w:p w14:paraId="4484B365" w14:textId="77777777" w:rsidR="007D3708" w:rsidRPr="00C64922" w:rsidRDefault="007D3708" w:rsidP="002E634A">
      <w:pPr>
        <w:pStyle w:val="Heading4"/>
      </w:pPr>
      <w:bookmarkStart w:id="12273" w:name="_Allergy_–_Intolerance"/>
      <w:bookmarkEnd w:id="12273"/>
      <w:r w:rsidRPr="00C64922">
        <w:t xml:space="preserve">Allergy – Intolerance </w:t>
      </w:r>
    </w:p>
    <w:p w14:paraId="31E2FD9D" w14:textId="77777777" w:rsidR="007D3708" w:rsidRPr="00D14360" w:rsidRDefault="007D3708" w:rsidP="007D3708">
      <w:pPr>
        <w:rPr>
          <w:rFonts w:ascii="Times New Roman" w:eastAsia="Times New Roman" w:hAnsi="Times New Roman"/>
          <w:sz w:val="24"/>
          <w:szCs w:val="24"/>
          <w:rPrChange w:id="12274" w:author="Russell Ott" w:date="2022-05-16T11:47:00Z">
            <w:rPr>
              <w:rFonts w:ascii="Calibri" w:hAnsi="Calibri"/>
            </w:rPr>
          </w:rPrChange>
        </w:rPr>
      </w:pPr>
      <w:r w:rsidRPr="00D14360">
        <w:rPr>
          <w:rPrChange w:id="12275" w:author="Russell Ott" w:date="2022-05-16T11:47:00Z">
            <w:rPr>
              <w:rFonts w:ascii="Calibri" w:hAnsi="Calibri"/>
            </w:rPr>
          </w:rPrChange>
        </w:rPr>
        <w:t xml:space="preserve">The design and guidance regarding the Allergy Concern Act and Allergy – Intolerance Observation templates are undergoing a cross-workgroup collaborative review with participation from the HL7 Structured Documents and Patient Care workgroups. This analysis </w:t>
      </w:r>
      <w:r w:rsidRPr="00D14360">
        <w:rPr>
          <w:rPrChange w:id="12276" w:author="Russell Ott" w:date="2022-05-16T11:47:00Z">
            <w:rPr>
              <w:rFonts w:ascii="Calibri" w:hAnsi="Calibri"/>
            </w:rPr>
          </w:rPrChange>
        </w:rPr>
        <w:t xml:space="preserve">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PrChange w:id="12277" w:author="Russell Ott" w:date="2022-05-16T11:47:00Z">
            <w:rPr>
              <w:rFonts w:ascii="Calibri" w:hAnsi="Calibri"/>
            </w:rPr>
          </w:rPrChange>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2278"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0"/>
        <w:gridCol w:w="6932"/>
        <w:tblGridChange w:id="12279">
          <w:tblGrid>
            <w:gridCol w:w="2310"/>
            <w:gridCol w:w="6932"/>
          </w:tblGrid>
        </w:tblGridChange>
      </w:tblGrid>
      <w:tr w:rsidR="009F6BA2" w:rsidRPr="00C64922" w14:paraId="368C483C" w14:textId="77777777" w:rsidTr="00F75DF2">
        <w:trPr>
          <w:cantSplit/>
          <w:tblHeader/>
          <w:trPrChange w:id="12280" w:author="Russell Ott" w:date="2022-05-16T11:47:00Z">
            <w:trPr>
              <w:cantSplit/>
              <w:tblHeader/>
            </w:trPr>
          </w:trPrChange>
        </w:trPr>
        <w:tc>
          <w:tcPr>
            <w:tcW w:w="2310" w:type="dxa"/>
            <w:tcBorders>
              <w:bottom w:val="nil"/>
              <w:right w:val="nil"/>
            </w:tcBorders>
            <w:shd w:val="clear" w:color="auto" w:fill="4F81BD"/>
            <w:tcPrChange w:id="12281" w:author="Russell Ott" w:date="2022-05-16T11:47:00Z">
              <w:tcPr>
                <w:tcW w:w="2335" w:type="dxa"/>
                <w:tcBorders>
                  <w:bottom w:val="nil"/>
                  <w:right w:val="nil"/>
                </w:tcBorders>
                <w:shd w:val="clear" w:color="auto" w:fill="4F81BD"/>
              </w:tcPr>
            </w:tcPrChange>
          </w:tcPr>
          <w:p w14:paraId="5D6B0D4B" w14:textId="77777777" w:rsidR="009F6BA2" w:rsidRPr="00D14360" w:rsidRDefault="009F6BA2" w:rsidP="00E42FA6">
            <w:pPr>
              <w:rPr>
                <w:b/>
                <w:color w:val="FFFFFF"/>
                <w:rPrChange w:id="12282" w:author="Russell Ott" w:date="2022-05-16T11:47:00Z">
                  <w:rPr>
                    <w:rFonts w:ascii="Calibri" w:hAnsi="Calibri"/>
                    <w:b/>
                    <w:color w:val="FFFFFF"/>
                  </w:rPr>
                </w:rPrChange>
              </w:rPr>
            </w:pPr>
            <w:r w:rsidRPr="00D14360">
              <w:rPr>
                <w:b/>
                <w:color w:val="FFFFFF"/>
                <w:rPrChange w:id="12283" w:author="Russell Ott" w:date="2022-05-16T11:47:00Z">
                  <w:rPr>
                    <w:rFonts w:ascii="Calibri" w:hAnsi="Calibri"/>
                    <w:b/>
                    <w:color w:val="FFFFFF"/>
                  </w:rPr>
                </w:rPrChange>
              </w:rPr>
              <w:t>Entry Template</w:t>
            </w:r>
          </w:p>
        </w:tc>
        <w:tc>
          <w:tcPr>
            <w:tcW w:w="6932" w:type="dxa"/>
            <w:shd w:val="clear" w:color="auto" w:fill="4F81BD"/>
            <w:tcPrChange w:id="12284" w:author="Russell Ott" w:date="2022-05-16T11:47:00Z">
              <w:tcPr>
                <w:tcW w:w="7015" w:type="dxa"/>
                <w:shd w:val="clear" w:color="auto" w:fill="4F81BD"/>
              </w:tcPr>
            </w:tcPrChange>
          </w:tcPr>
          <w:p w14:paraId="6EE9CD63" w14:textId="03E5CE03" w:rsidR="009F6BA2" w:rsidRPr="00D14360" w:rsidRDefault="009F6BA2" w:rsidP="00E42FA6">
            <w:pPr>
              <w:rPr>
                <w:b/>
                <w:color w:val="FFFFFF"/>
                <w:rPrChange w:id="12285" w:author="Russell Ott" w:date="2022-05-16T11:47:00Z">
                  <w:rPr>
                    <w:rFonts w:ascii="Calibri" w:hAnsi="Calibri"/>
                    <w:b/>
                    <w:color w:val="FFFFFF"/>
                  </w:rPr>
                </w:rPrChange>
              </w:rPr>
            </w:pPr>
            <w:del w:id="12286" w:author="Russell Ott" w:date="2022-05-16T11:47:00Z">
              <w:r w:rsidRPr="00D14360">
                <w:rPr>
                  <w:rFonts w:cs="Calibri"/>
                  <w:b/>
                  <w:bCs/>
                  <w:color w:val="FFFFFF"/>
                </w:rPr>
                <w:delText>Aller</w:delText>
              </w:r>
              <w:r w:rsidR="005C79A1">
                <w:rPr>
                  <w:rFonts w:cs="Calibri"/>
                  <w:b/>
                  <w:bCs/>
                  <w:color w:val="FFFFFF"/>
                </w:rPr>
                <w:delText>–</w:delText>
              </w:r>
              <w:r w:rsidRPr="00D14360">
                <w:rPr>
                  <w:rFonts w:cs="Calibri"/>
                  <w:b/>
                  <w:bCs/>
                  <w:color w:val="FFFFFF"/>
                </w:rPr>
                <w:delText>y</w:delText>
              </w:r>
            </w:del>
            <w:ins w:id="12287" w:author="Russell Ott" w:date="2022-05-16T11:47:00Z">
              <w:r w:rsidR="00032D28">
                <w:rPr>
                  <w:rFonts w:cs="Calibri"/>
                  <w:b/>
                  <w:bCs/>
                  <w:color w:val="FFFFFF"/>
                </w:rPr>
                <w:t>Allergy</w:t>
              </w:r>
            </w:ins>
            <w:r w:rsidRPr="00D14360">
              <w:rPr>
                <w:b/>
                <w:color w:val="FFFFFF"/>
                <w:rPrChange w:id="12288" w:author="Russell Ott" w:date="2022-05-16T11:47:00Z">
                  <w:rPr>
                    <w:rFonts w:ascii="Calibri" w:hAnsi="Calibri"/>
                    <w:b/>
                    <w:color w:val="FFFFFF"/>
                  </w:rPr>
                </w:rPrChange>
              </w:rPr>
              <w:t xml:space="preserve"> - Intolerance Observation (V2) </w:t>
            </w:r>
          </w:p>
          <w:p w14:paraId="1A793253" w14:textId="77777777" w:rsidR="009F6BA2" w:rsidRPr="00D14360" w:rsidRDefault="009F6BA2" w:rsidP="00E42FA6">
            <w:pPr>
              <w:rPr>
                <w:rFonts w:ascii="Times New Roman" w:eastAsia="Times New Roman" w:hAnsi="Times New Roman"/>
                <w:b/>
                <w:color w:val="FFFFFF"/>
                <w:sz w:val="24"/>
                <w:szCs w:val="24"/>
                <w:rPrChange w:id="12289" w:author="Russell Ott" w:date="2022-05-16T11:47:00Z">
                  <w:rPr>
                    <w:b/>
                    <w:color w:val="FFFFFF"/>
                    <w:sz w:val="20"/>
                  </w:rPr>
                </w:rPrChange>
              </w:rPr>
            </w:pPr>
            <w:r w:rsidRPr="00D14360">
              <w:rPr>
                <w:color w:val="FFFFFF"/>
                <w:rPrChange w:id="12290" w:author="Russell Ott" w:date="2022-05-16T11:47:00Z">
                  <w:rPr>
                    <w:rFonts w:ascii="Calibri" w:hAnsi="Calibri"/>
                    <w:color w:val="FFFFFF"/>
                    <w:sz w:val="20"/>
                  </w:rPr>
                </w:rPrChange>
              </w:rPr>
              <w:t>[observation: identifier urn:hl7ii:2.16.840.1.113883.10.20.22.4.7:2014-06-09 (open)]</w:t>
            </w:r>
          </w:p>
        </w:tc>
      </w:tr>
      <w:tr w:rsidR="009F6BA2" w:rsidRPr="00C64922" w14:paraId="1DCCF926" w14:textId="77777777" w:rsidTr="00F75DF2">
        <w:trPr>
          <w:trHeight w:val="368"/>
          <w:trPrChange w:id="12291" w:author="Russell Ott" w:date="2022-05-16T11:47:00Z">
            <w:trPr>
              <w:trHeight w:val="368"/>
            </w:trPr>
          </w:trPrChange>
        </w:trPr>
        <w:tc>
          <w:tcPr>
            <w:tcW w:w="2310" w:type="dxa"/>
            <w:tcBorders>
              <w:top w:val="single" w:sz="4" w:space="0" w:color="4F81BD"/>
              <w:bottom w:val="single" w:sz="4" w:space="0" w:color="4F81BD"/>
              <w:right w:val="nil"/>
            </w:tcBorders>
            <w:shd w:val="clear" w:color="auto" w:fill="FFFFFF"/>
            <w:tcPrChange w:id="12292" w:author="Russell Ott" w:date="2022-05-16T11:47:00Z">
              <w:tcPr>
                <w:tcW w:w="2335" w:type="dxa"/>
                <w:tcBorders>
                  <w:top w:val="single" w:sz="4" w:space="0" w:color="4F81BD"/>
                  <w:bottom w:val="single" w:sz="4" w:space="0" w:color="4F81BD"/>
                  <w:right w:val="nil"/>
                </w:tcBorders>
                <w:shd w:val="clear" w:color="auto" w:fill="FFFFFF"/>
              </w:tcPr>
            </w:tcPrChange>
          </w:tcPr>
          <w:p w14:paraId="3EBBF479" w14:textId="77777777" w:rsidR="009F6BA2" w:rsidRPr="00D14360" w:rsidRDefault="009F6BA2" w:rsidP="00E42FA6">
            <w:pPr>
              <w:rPr>
                <w:b/>
                <w:rPrChange w:id="12293" w:author="Russell Ott" w:date="2022-05-16T11:47:00Z">
                  <w:rPr>
                    <w:rFonts w:ascii="Calibri" w:hAnsi="Calibri"/>
                    <w:b/>
                    <w:sz w:val="20"/>
                  </w:rPr>
                </w:rPrChange>
              </w:rPr>
            </w:pPr>
            <w:r w:rsidRPr="00D14360">
              <w:rPr>
                <w:b/>
                <w:rPrChange w:id="12294" w:author="Russell Ott" w:date="2022-05-16T11:47:00Z">
                  <w:rPr>
                    <w:rFonts w:ascii="Calibri" w:hAnsi="Calibri"/>
                    <w:b/>
                    <w:sz w:val="20"/>
                  </w:rPr>
                </w:rPrChange>
              </w:rPr>
              <w:t>Reference Source</w:t>
            </w:r>
          </w:p>
        </w:tc>
        <w:tc>
          <w:tcPr>
            <w:tcW w:w="6932" w:type="dxa"/>
            <w:tcBorders>
              <w:top w:val="single" w:sz="4" w:space="0" w:color="4F81BD"/>
              <w:bottom w:val="single" w:sz="4" w:space="0" w:color="4F81BD"/>
            </w:tcBorders>
            <w:shd w:val="clear" w:color="auto" w:fill="auto"/>
            <w:tcPrChange w:id="12295" w:author="Russell Ott" w:date="2022-05-16T11:47:00Z">
              <w:tcPr>
                <w:tcW w:w="7015" w:type="dxa"/>
                <w:tcBorders>
                  <w:top w:val="single" w:sz="4" w:space="0" w:color="4F81BD"/>
                  <w:bottom w:val="single" w:sz="4" w:space="0" w:color="4F81BD"/>
                </w:tcBorders>
                <w:shd w:val="clear" w:color="auto" w:fill="auto"/>
              </w:tcPr>
            </w:tcPrChange>
          </w:tcPr>
          <w:p w14:paraId="4B9E9528" w14:textId="77777777" w:rsidR="009F6BA2" w:rsidRPr="00D14360" w:rsidRDefault="009F6BA2" w:rsidP="00E42FA6">
            <w:pPr>
              <w:rPr>
                <w:rFonts w:ascii="Calibri Light" w:eastAsia="Times New Roman" w:hAnsi="Calibri Light"/>
                <w:color w:val="000000"/>
                <w:sz w:val="24"/>
                <w:szCs w:val="24"/>
                <w:rPrChange w:id="12296" w:author="Russell Ott" w:date="2022-05-16T11:47:00Z">
                  <w:rPr>
                    <w:rFonts w:ascii="Calibri Light" w:hAnsi="Calibri Light"/>
                    <w:color w:val="000000"/>
                    <w:sz w:val="20"/>
                  </w:rPr>
                </w:rPrChange>
              </w:rPr>
            </w:pPr>
            <w:r w:rsidRPr="00D14360">
              <w:rPr>
                <w:rFonts w:ascii="Calibri Light" w:hAnsi="Calibri Light"/>
                <w:color w:val="000000"/>
                <w:rPrChange w:id="12297" w:author="Russell Ott" w:date="2022-05-16T11:47:00Z">
                  <w:rPr>
                    <w:rFonts w:ascii="Calibri Light" w:hAnsi="Calibri Light"/>
                    <w:color w:val="000000"/>
                    <w:sz w:val="20"/>
                  </w:rPr>
                </w:rPrChange>
              </w:rPr>
              <w:t xml:space="preserve">HL7 C-CDA R2.1 </w:t>
            </w:r>
          </w:p>
        </w:tc>
      </w:tr>
      <w:tr w:rsidR="009F6BA2" w:rsidRPr="00C64922" w14:paraId="016861DA" w14:textId="77777777" w:rsidTr="00F75DF2">
        <w:trPr>
          <w:trHeight w:val="350"/>
          <w:trPrChange w:id="12298" w:author="Russell Ott" w:date="2022-05-16T11:47:00Z">
            <w:trPr>
              <w:trHeight w:val="350"/>
            </w:trPr>
          </w:trPrChange>
        </w:trPr>
        <w:tc>
          <w:tcPr>
            <w:tcW w:w="2310" w:type="dxa"/>
            <w:tcBorders>
              <w:right w:val="nil"/>
            </w:tcBorders>
            <w:shd w:val="clear" w:color="auto" w:fill="FFFFFF"/>
            <w:tcPrChange w:id="12299" w:author="Russell Ott" w:date="2022-05-16T11:47:00Z">
              <w:tcPr>
                <w:tcW w:w="2335" w:type="dxa"/>
                <w:tcBorders>
                  <w:right w:val="nil"/>
                </w:tcBorders>
                <w:shd w:val="clear" w:color="auto" w:fill="FFFFFF"/>
              </w:tcPr>
            </w:tcPrChange>
          </w:tcPr>
          <w:p w14:paraId="5B7EE392" w14:textId="77777777" w:rsidR="009F6BA2" w:rsidRPr="00D14360" w:rsidRDefault="009F6BA2" w:rsidP="00E42FA6">
            <w:pPr>
              <w:rPr>
                <w:b/>
                <w:rPrChange w:id="12300" w:author="Russell Ott" w:date="2022-05-16T11:47:00Z">
                  <w:rPr>
                    <w:rFonts w:ascii="Calibri" w:hAnsi="Calibri"/>
                    <w:b/>
                    <w:sz w:val="20"/>
                  </w:rPr>
                </w:rPrChange>
              </w:rPr>
            </w:pPr>
            <w:r w:rsidRPr="00D14360">
              <w:rPr>
                <w:b/>
                <w:rPrChange w:id="12301" w:author="Russell Ott" w:date="2022-05-16T11:47:00Z">
                  <w:rPr>
                    <w:rFonts w:ascii="Calibri" w:hAnsi="Calibri"/>
                    <w:b/>
                    <w:sz w:val="20"/>
                  </w:rPr>
                </w:rPrChange>
              </w:rPr>
              <w:t>Purpose</w:t>
            </w:r>
          </w:p>
        </w:tc>
        <w:tc>
          <w:tcPr>
            <w:tcW w:w="6932" w:type="dxa"/>
            <w:shd w:val="clear" w:color="auto" w:fill="auto"/>
            <w:tcPrChange w:id="12302" w:author="Russell Ott" w:date="2022-05-16T11:47:00Z">
              <w:tcPr>
                <w:tcW w:w="7015" w:type="dxa"/>
                <w:shd w:val="clear" w:color="auto" w:fill="auto"/>
              </w:tcPr>
            </w:tcPrChange>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F75DF2">
        <w:trPr>
          <w:trHeight w:val="2510"/>
          <w:trPrChange w:id="12303" w:author="Russell Ott" w:date="2022-05-16T11:47:00Z">
            <w:trPr>
              <w:trHeight w:val="2510"/>
            </w:trPr>
          </w:trPrChange>
        </w:trPr>
        <w:tc>
          <w:tcPr>
            <w:tcW w:w="2310" w:type="dxa"/>
            <w:tcBorders>
              <w:top w:val="single" w:sz="4" w:space="0" w:color="4F81BD"/>
              <w:bottom w:val="single" w:sz="4" w:space="0" w:color="4F81BD"/>
              <w:right w:val="nil"/>
            </w:tcBorders>
            <w:shd w:val="clear" w:color="auto" w:fill="FFFFFF"/>
            <w:tcPrChange w:id="12304" w:author="Russell Ott" w:date="2022-05-16T11:47:00Z">
              <w:tcPr>
                <w:tcW w:w="2335" w:type="dxa"/>
                <w:tcBorders>
                  <w:top w:val="single" w:sz="4" w:space="0" w:color="4F81BD"/>
                  <w:bottom w:val="single" w:sz="4" w:space="0" w:color="4F81BD"/>
                  <w:right w:val="nil"/>
                </w:tcBorders>
                <w:shd w:val="clear" w:color="auto" w:fill="FFFFFF"/>
              </w:tcPr>
            </w:tcPrChange>
          </w:tcPr>
          <w:p w14:paraId="1C7E9827" w14:textId="77777777" w:rsidR="009F6BA2" w:rsidRPr="00D14360" w:rsidRDefault="009F6BA2" w:rsidP="00E42FA6">
            <w:pPr>
              <w:rPr>
                <w:b/>
                <w:rPrChange w:id="12305" w:author="Russell Ott" w:date="2022-05-16T11:47:00Z">
                  <w:rPr>
                    <w:rFonts w:ascii="Calibri" w:hAnsi="Calibri"/>
                    <w:b/>
                    <w:sz w:val="20"/>
                  </w:rPr>
                </w:rPrChange>
              </w:rPr>
            </w:pPr>
            <w:r w:rsidRPr="00D14360">
              <w:rPr>
                <w:b/>
                <w:rPrChange w:id="12306" w:author="Russell Ott" w:date="2022-05-16T11:47:00Z">
                  <w:rPr>
                    <w:rFonts w:ascii="Calibri" w:hAnsi="Calibri"/>
                    <w:b/>
                    <w:sz w:val="20"/>
                  </w:rPr>
                </w:rPrChange>
              </w:rPr>
              <w:t>ActStatus</w:t>
            </w:r>
          </w:p>
        </w:tc>
        <w:tc>
          <w:tcPr>
            <w:tcW w:w="6932" w:type="dxa"/>
            <w:tcBorders>
              <w:top w:val="single" w:sz="4" w:space="0" w:color="4F81BD"/>
              <w:bottom w:val="single" w:sz="4" w:space="0" w:color="4F81BD"/>
            </w:tcBorders>
            <w:shd w:val="clear" w:color="auto" w:fill="auto"/>
            <w:tcPrChange w:id="12307" w:author="Russell Ott" w:date="2022-05-16T11:47:00Z">
              <w:tcPr>
                <w:tcW w:w="7015" w:type="dxa"/>
                <w:tcBorders>
                  <w:top w:val="single" w:sz="4" w:space="0" w:color="4F81BD"/>
                  <w:bottom w:val="single" w:sz="4" w:space="0" w:color="4F81BD"/>
                </w:tcBorders>
                <w:shd w:val="clear" w:color="auto" w:fill="auto"/>
              </w:tcPr>
            </w:tcPrChange>
          </w:tcPr>
          <w:p w14:paraId="3F9FCD3C" w14:textId="77777777" w:rsidR="009F6BA2" w:rsidRPr="00D14360" w:rsidRDefault="009F6BA2" w:rsidP="00E42FA6">
            <w:pPr>
              <w:rPr>
                <w:rFonts w:ascii="Calibri Light" w:eastAsia="Times New Roman" w:hAnsi="Calibri Light"/>
                <w:color w:val="000000"/>
                <w:sz w:val="24"/>
                <w:szCs w:val="24"/>
                <w:rPrChange w:id="12308" w:author="Russell Ott" w:date="2022-05-16T11:47:00Z">
                  <w:rPr>
                    <w:rFonts w:ascii="Calibri Light" w:hAnsi="Calibri Light"/>
                    <w:color w:val="000000"/>
                    <w:sz w:val="20"/>
                  </w:rPr>
                </w:rPrChange>
              </w:rPr>
            </w:pPr>
            <w:r w:rsidRPr="00D14360">
              <w:rPr>
                <w:rFonts w:ascii="Calibri Light" w:hAnsi="Calibri Light"/>
                <w:color w:val="000000"/>
                <w:rPrChange w:id="12309" w:author="Russell Ott" w:date="2022-05-16T11:47:00Z">
                  <w:rPr>
                    <w:rFonts w:ascii="Calibri Light" w:hAnsi="Calibri Light"/>
                    <w:color w:val="000000"/>
                    <w:sz w:val="20"/>
                  </w:rPr>
                </w:rPrChange>
              </w:rPr>
              <w:t>This is a discrete observation that has been made in order for it to be documented. Therefore, it always has a statusCode of “completed</w:t>
            </w:r>
            <w:r w:rsidR="000912BA" w:rsidRPr="00D14360">
              <w:rPr>
                <w:rFonts w:ascii="Calibri Light" w:hAnsi="Calibri Light"/>
                <w:color w:val="000000"/>
                <w:rPrChange w:id="12310" w:author="Russell Ott" w:date="2022-05-16T11:47:00Z">
                  <w:rPr>
                    <w:rFonts w:ascii="Calibri Light" w:hAnsi="Calibri Light"/>
                    <w:color w:val="000000"/>
                    <w:sz w:val="20"/>
                  </w:rPr>
                </w:rPrChange>
              </w:rPr>
              <w:t>.</w:t>
            </w:r>
            <w:r w:rsidRPr="00D14360">
              <w:rPr>
                <w:rFonts w:ascii="Calibri Light" w:hAnsi="Calibri Light"/>
                <w:color w:val="000000"/>
                <w:rPrChange w:id="12311" w:author="Russell Ott" w:date="2022-05-16T11:47:00Z">
                  <w:rPr>
                    <w:rFonts w:ascii="Calibri Light" w:hAnsi="Calibri Light"/>
                    <w:color w:val="000000"/>
                    <w:sz w:val="20"/>
                  </w:rPr>
                </w:rPrChange>
              </w:rPr>
              <w:t>”</w:t>
            </w:r>
          </w:p>
          <w:p w14:paraId="31464360" w14:textId="77777777" w:rsidR="005C79A1" w:rsidRDefault="005C79A1" w:rsidP="00E42FA6">
            <w:pPr>
              <w:rPr>
                <w:rFonts w:ascii="Calibri Light" w:hAnsi="Calibri Light"/>
                <w:color w:val="000000"/>
                <w:rPrChange w:id="12312" w:author="Russell Ott" w:date="2022-05-16T11:47:00Z">
                  <w:rPr>
                    <w:rFonts w:ascii="Calibri Light" w:hAnsi="Calibri Light"/>
                    <w:color w:val="000000"/>
                    <w:sz w:val="20"/>
                  </w:rPr>
                </w:rPrChange>
              </w:rPr>
            </w:pPr>
          </w:p>
          <w:p w14:paraId="70915D8F" w14:textId="221CE8A3" w:rsidR="009F6BA2" w:rsidRPr="00D14360" w:rsidRDefault="009F6BA2" w:rsidP="00E42FA6">
            <w:pPr>
              <w:rPr>
                <w:rFonts w:ascii="Calibri Light" w:eastAsia="Times New Roman" w:hAnsi="Calibri Light"/>
                <w:color w:val="000000"/>
                <w:sz w:val="24"/>
                <w:szCs w:val="24"/>
                <w:rPrChange w:id="12313" w:author="Russell Ott" w:date="2022-05-16T11:47:00Z">
                  <w:rPr>
                    <w:rFonts w:ascii="Calibri Light" w:hAnsi="Calibri Light"/>
                    <w:color w:val="000000"/>
                    <w:sz w:val="20"/>
                  </w:rPr>
                </w:rPrChange>
              </w:rPr>
            </w:pPr>
            <w:r w:rsidRPr="00D14360">
              <w:rPr>
                <w:rFonts w:ascii="Calibri Light" w:hAnsi="Calibri Light"/>
                <w:color w:val="000000"/>
                <w:rPrChange w:id="12314" w:author="Russell Ott" w:date="2022-05-16T11:47:00Z">
                  <w:rPr>
                    <w:rFonts w:ascii="Calibri Light" w:hAnsi="Calibri Light"/>
                    <w:color w:val="000000"/>
                    <w:sz w:val="20"/>
                  </w:rPr>
                </w:rPrChange>
              </w:rPr>
              <w:t>The effectiveTime, also referred to as the “</w:t>
            </w:r>
            <w:del w:id="12315" w:author="Russell Ott" w:date="2022-05-16T11:47:00Z">
              <w:r w:rsidRPr="00D14360">
                <w:rPr>
                  <w:rFonts w:ascii="Calibri Light" w:hAnsi="Calibri Light"/>
                  <w:color w:val="000000"/>
                  <w:szCs w:val="28"/>
                </w:rPr>
                <w:delText>biologically</w:delText>
              </w:r>
            </w:del>
            <w:ins w:id="12316" w:author="Russell Ott" w:date="2022-05-16T11:47:00Z">
              <w:r w:rsidR="0088454D">
                <w:rPr>
                  <w:rFonts w:ascii="Calibri Light" w:hAnsi="Calibri Light"/>
                  <w:color w:val="000000"/>
                  <w:szCs w:val="28"/>
                </w:rPr>
                <w:t>clinically</w:t>
              </w:r>
            </w:ins>
            <w:r w:rsidR="0088454D" w:rsidRPr="00D14360">
              <w:rPr>
                <w:rFonts w:ascii="Calibri Light" w:hAnsi="Calibri Light"/>
                <w:color w:val="000000"/>
                <w:rPrChange w:id="12317" w:author="Russell Ott" w:date="2022-05-16T11:47:00Z">
                  <w:rPr>
                    <w:rFonts w:ascii="Calibri Light" w:hAnsi="Calibri Light"/>
                    <w:color w:val="000000"/>
                    <w:sz w:val="20"/>
                  </w:rPr>
                </w:rPrChange>
              </w:rPr>
              <w:t xml:space="preserve"> </w:t>
            </w:r>
            <w:r w:rsidRPr="00D14360">
              <w:rPr>
                <w:rFonts w:ascii="Calibri Light" w:hAnsi="Calibri Light"/>
                <w:color w:val="000000"/>
                <w:rPrChange w:id="12318" w:author="Russell Ott" w:date="2022-05-16T11:47:00Z">
                  <w:rPr>
                    <w:rFonts w:ascii="Calibri Light" w:hAnsi="Calibri Light"/>
                    <w:color w:val="000000"/>
                    <w:sz w:val="20"/>
                  </w:rPr>
                </w:rPrChange>
              </w:rPr>
              <w:t xml:space="preserve">relevant time” is the time at </w:t>
            </w:r>
            <w:r w:rsidRPr="00D14360">
              <w:rPr>
                <w:rFonts w:ascii="Calibri Light" w:hAnsi="Calibri Light"/>
                <w:color w:val="000000"/>
                <w:rPrChange w:id="12319" w:author="Russell Ott" w:date="2022-05-16T11:47:00Z">
                  <w:rPr>
                    <w:rFonts w:ascii="Calibri Light" w:hAnsi="Calibri Light"/>
                    <w:color w:val="000000"/>
                    <w:sz w:val="20"/>
                  </w:rPr>
                </w:rPrChange>
              </w:rPr>
              <w:t>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rPrChange w:id="12320" w:author="Russell Ott" w:date="2022-05-16T11:47:00Z">
                  <w:rPr>
                    <w:rStyle w:val="FootnoteReference"/>
                    <w:rFonts w:ascii="Calibri Light" w:hAnsi="Calibri Light"/>
                    <w:color w:val="000000"/>
                    <w:sz w:val="20"/>
                  </w:rPr>
                </w:rPrChange>
              </w:rPr>
              <w:footnoteReference w:id="141"/>
            </w:r>
          </w:p>
        </w:tc>
      </w:tr>
      <w:tr w:rsidR="009F6BA2" w:rsidRPr="00C64922" w14:paraId="6203AFD2" w14:textId="77777777" w:rsidTr="00F75DF2">
        <w:tc>
          <w:tcPr>
            <w:tcW w:w="2310" w:type="dxa"/>
            <w:tcBorders>
              <w:top w:val="single" w:sz="4" w:space="0" w:color="4F81BD"/>
              <w:bottom w:val="single" w:sz="4" w:space="0" w:color="4472C4" w:themeColor="accent1"/>
              <w:right w:val="nil"/>
            </w:tcBorders>
            <w:shd w:val="clear" w:color="auto" w:fill="FFFFFF"/>
            <w:tcPrChange w:id="12321" w:author="Russell Ott" w:date="2022-05-16T11:47:00Z">
              <w:tcPr>
                <w:tcW w:w="2335" w:type="dxa"/>
                <w:tcBorders>
                  <w:right w:val="nil"/>
                </w:tcBorders>
                <w:shd w:val="clear" w:color="auto" w:fill="FFFFFF"/>
              </w:tcPr>
            </w:tcPrChange>
          </w:tcPr>
          <w:p w14:paraId="27831E0F" w14:textId="77777777" w:rsidR="009F6BA2" w:rsidRPr="00D14360" w:rsidRDefault="009F6BA2" w:rsidP="00E42FA6">
            <w:pPr>
              <w:rPr>
                <w:b/>
                <w:rPrChange w:id="12322" w:author="Russell Ott" w:date="2022-05-16T11:47:00Z">
                  <w:rPr>
                    <w:rFonts w:ascii="Calibri" w:hAnsi="Calibri"/>
                    <w:b/>
                    <w:sz w:val="20"/>
                  </w:rPr>
                </w:rPrChange>
              </w:rPr>
            </w:pPr>
            <w:r w:rsidRPr="00D14360">
              <w:rPr>
                <w:b/>
                <w:rPrChange w:id="12323" w:author="Russell Ott" w:date="2022-05-16T11:47:00Z">
                  <w:rPr>
                    <w:rFonts w:ascii="Calibri" w:hAnsi="Calibri"/>
                    <w:b/>
                    <w:sz w:val="20"/>
                  </w:rPr>
                </w:rPrChange>
              </w:rPr>
              <w:t>Negation</w:t>
            </w:r>
          </w:p>
        </w:tc>
        <w:tc>
          <w:tcPr>
            <w:tcW w:w="6932" w:type="dxa"/>
            <w:tcBorders>
              <w:top w:val="single" w:sz="4" w:space="0" w:color="4F81BD"/>
              <w:bottom w:val="single" w:sz="4" w:space="0" w:color="4472C4" w:themeColor="accent1"/>
            </w:tcBorders>
            <w:shd w:val="clear" w:color="auto" w:fill="auto"/>
            <w:tcPrChange w:id="12324" w:author="Russell Ott" w:date="2022-05-16T11:47:00Z">
              <w:tcPr>
                <w:tcW w:w="7015" w:type="dxa"/>
                <w:shd w:val="clear" w:color="auto" w:fill="auto"/>
              </w:tcPr>
            </w:tcPrChange>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2325" w:author="Russell Ott" w:date="2022-05-16T11:47:00Z">
                  <w:rPr>
                    <w:rFonts w:ascii="Calibri Light" w:hAnsi="Calibri Light"/>
                    <w:color w:val="000000"/>
                    <w:sz w:val="20"/>
                  </w:rPr>
                </w:rPrChange>
              </w:rPr>
            </w:pPr>
            <w:r w:rsidRPr="00D14360">
              <w:rPr>
                <w:rFonts w:ascii="Calibri Light" w:hAnsi="Calibri Light"/>
                <w:color w:val="000000"/>
                <w:rPrChange w:id="12326" w:author="Russell Ott" w:date="2022-05-16T11:47:00Z">
                  <w:rPr>
                    <w:rFonts w:ascii="Calibri Light" w:hAnsi="Calibri Light"/>
                    <w:color w:val="000000"/>
                    <w:sz w:val="20"/>
                  </w:rPr>
                </w:rPrChange>
              </w:rPr>
              <w:t xml:space="preserve">In this template, the negationInd attribute is used to indicate the absence of the allergy in observation/value (Observation.ValueNegationInd). </w:t>
            </w:r>
          </w:p>
        </w:tc>
      </w:tr>
      <w:tr w:rsidR="009F6BA2" w:rsidRPr="00C64922" w14:paraId="7CF8BE20" w14:textId="77777777" w:rsidTr="003A3D50">
        <w:trPr>
          <w:trHeight w:val="1070"/>
          <w:del w:id="12327" w:author="Russell Ott" w:date="2022-05-16T11:47:00Z"/>
        </w:trPr>
        <w:tc>
          <w:tcPr>
            <w:tcW w:w="2335" w:type="dxa"/>
            <w:tcBorders>
              <w:top w:val="single" w:sz="4" w:space="0" w:color="4F81BD"/>
              <w:bottom w:val="single" w:sz="4" w:space="0" w:color="4F81BD"/>
              <w:right w:val="nil"/>
            </w:tcBorders>
            <w:shd w:val="clear" w:color="auto" w:fill="FFFFFF"/>
          </w:tcPr>
          <w:p w14:paraId="4A157ABF" w14:textId="77777777" w:rsidR="009F6BA2" w:rsidRPr="00D14360" w:rsidRDefault="009F6BA2" w:rsidP="00E42FA6">
            <w:pPr>
              <w:rPr>
                <w:del w:id="12328" w:author="Russell Ott" w:date="2022-05-16T11:47:00Z"/>
                <w:rFonts w:cs="Calibri"/>
                <w:b/>
                <w:bCs/>
              </w:rPr>
            </w:pPr>
            <w:del w:id="12329"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3512E0CE" w14:textId="77777777" w:rsidR="009F6BA2" w:rsidRPr="00D14360" w:rsidRDefault="003709A6" w:rsidP="00D14360">
            <w:pPr>
              <w:pStyle w:val="HTMLPreformatted"/>
              <w:shd w:val="clear" w:color="auto" w:fill="FFFFFF"/>
              <w:spacing w:line="225" w:lineRule="atLeast"/>
              <w:rPr>
                <w:moveFrom w:id="12330" w:author="Russell Ott" w:date="2022-05-16T11:47:00Z"/>
                <w:rFonts w:ascii="Calibri Light" w:hAnsi="Calibri Light"/>
                <w:color w:val="000000"/>
                <w:szCs w:val="28"/>
              </w:rPr>
            </w:pPr>
            <w:moveFromRangeStart w:id="12331" w:author="Russell Ott" w:date="2022-05-16T11:47:00Z" w:name="move103594073"/>
            <w:moveFrom w:id="12332" w:author="Russell Ott" w:date="2022-05-16T11:47:00Z">
              <w:r w:rsidRPr="00D14360">
                <w:rPr>
                  <w:rFonts w:ascii="Calibri Light" w:hAnsi="Calibri Light" w:cs="Calibri Light"/>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cs="Calibri Light"/>
                </w:rPr>
                <w:t>HL7 CDA Example Search</w:t>
              </w:r>
              <w:r w:rsidR="001A0138">
                <w:rPr>
                  <w:rStyle w:val="Hyperlink"/>
                  <w:rFonts w:ascii="Calibri Light" w:hAnsi="Calibri Light" w:cs="Calibri Light"/>
                </w:rPr>
                <w:fldChar w:fldCharType="end"/>
              </w:r>
              <w:r>
                <w:rPr>
                  <w:rStyle w:val="Hyperlink"/>
                  <w:rFonts w:ascii="Calibri Light" w:hAnsi="Calibri Light" w:cs="Calibri Light"/>
                </w:rPr>
                <w:t xml:space="preserve"> </w:t>
              </w:r>
              <w:r w:rsidR="009F6BA2" w:rsidRPr="00D14360">
                <w:rPr>
                  <w:rFonts w:ascii="Calibri Light" w:hAnsi="Calibri Light"/>
                  <w:color w:val="000000"/>
                  <w:szCs w:val="28"/>
                </w:rPr>
                <w:t>for representing the expression “No Known Problems</w:t>
              </w:r>
              <w:r w:rsidR="009B30E1" w:rsidRPr="00D14360">
                <w:rPr>
                  <w:rFonts w:ascii="Calibri Light" w:hAnsi="Calibri Light"/>
                  <w:color w:val="000000"/>
                  <w:szCs w:val="28"/>
                </w:rPr>
                <w:t>.</w:t>
              </w:r>
              <w:r w:rsidR="009F6BA2" w:rsidRPr="00D14360">
                <w:rPr>
                  <w:rFonts w:ascii="Calibri Light" w:hAnsi="Calibri Light"/>
                  <w:color w:val="000000"/>
                  <w:szCs w:val="28"/>
                </w:rPr>
                <w:t xml:space="preserve">” </w:t>
              </w:r>
              <w:r w:rsidR="009F6BA2" w:rsidRPr="00D14360">
                <w:rPr>
                  <w:rStyle w:val="FootnoteReference"/>
                  <w:rFonts w:ascii="Calibri Light" w:hAnsi="Calibri Light"/>
                  <w:color w:val="000000"/>
                  <w:szCs w:val="28"/>
                </w:rPr>
                <w:footnoteReference w:id="142"/>
              </w:r>
              <w:r w:rsidR="009F6BA2" w:rsidRPr="00D14360">
                <w:rPr>
                  <w:rFonts w:ascii="Calibri Light" w:hAnsi="Calibri Light"/>
                  <w:color w:val="000000"/>
                  <w:szCs w:val="28"/>
                </w:rPr>
                <w:t xml:space="preserve"> A negationInd of "true" coupled with an observation/value of SNOMED code </w:t>
              </w:r>
              <w:r w:rsidR="000912BA" w:rsidRPr="00D14360">
                <w:rPr>
                  <w:rFonts w:ascii="Calibri Light" w:hAnsi="Calibri Light"/>
                  <w:color w:val="000000"/>
                  <w:szCs w:val="28"/>
                </w:rPr>
                <w:t>41919907</w:t>
              </w:r>
              <w:r w:rsidR="000912BA" w:rsidRPr="00D14360">
                <w:rPr>
                  <w:rStyle w:val="s"/>
                  <w:rFonts w:ascii="Calibri Light" w:hAnsi="Calibri Light"/>
                  <w:color w:val="000000"/>
                  <w:szCs w:val="28"/>
                  <w:shd w:val="clear" w:color="auto" w:fill="FFF0F0"/>
                </w:rPr>
                <w:t>.</w:t>
              </w:r>
            </w:moveFrom>
          </w:p>
          <w:p w14:paraId="30471C7F" w14:textId="77777777" w:rsidR="005C79A1" w:rsidRDefault="009F6BA2" w:rsidP="00E42FA6">
            <w:pPr>
              <w:rPr>
                <w:moveFrom w:id="12334" w:author="Russell Ott" w:date="2022-05-16T11:47:00Z"/>
                <w:rFonts w:ascii="Calibri Light" w:hAnsi="Calibri Light"/>
                <w:color w:val="000000"/>
                <w:szCs w:val="28"/>
              </w:rPr>
            </w:pPr>
            <w:moveFrom w:id="12335" w:author="Russell Ott" w:date="2022-05-16T11:47:00Z">
              <w:r w:rsidRPr="00D14360">
                <w:rPr>
                  <w:rFonts w:ascii="Calibri Light" w:hAnsi="Calibri Light"/>
                  <w:color w:val="000000"/>
                  <w:szCs w:val="28"/>
                </w:rPr>
                <w:t xml:space="preserve"> </w:t>
              </w:r>
            </w:moveFrom>
          </w:p>
          <w:p w14:paraId="331D0FED" w14:textId="77777777" w:rsidR="009F6BA2" w:rsidRPr="00D14360" w:rsidRDefault="009F6BA2" w:rsidP="00E42FA6">
            <w:pPr>
              <w:rPr>
                <w:del w:id="12336" w:author="Russell Ott" w:date="2022-05-16T11:47:00Z"/>
                <w:rFonts w:ascii="Calibri Light" w:hAnsi="Calibri Light"/>
                <w:color w:val="000000"/>
                <w:szCs w:val="28"/>
              </w:rPr>
            </w:pPr>
            <w:moveFrom w:id="12337" w:author="Russell Ott" w:date="2022-05-16T11:47:00Z">
              <w:r w:rsidRPr="00D14360">
                <w:rPr>
                  <w:rFonts w:ascii="Calibri Light" w:hAnsi="Calibri Light"/>
                  <w:color w:val="000000"/>
                  <w:szCs w:val="28"/>
                </w:rPr>
                <w:t>"Allergy to substance (disorder)" indicates that the patient has no known allergies.</w:t>
              </w:r>
            </w:moveFrom>
            <w:moveFromRangeEnd w:id="12331"/>
          </w:p>
        </w:tc>
      </w:tr>
      <w:tr w:rsidR="009F6BA2" w:rsidRPr="00C64922" w14:paraId="5AD1AAC8" w14:textId="77777777" w:rsidTr="00F75DF2">
        <w:tc>
          <w:tcPr>
            <w:tcW w:w="2310" w:type="dxa"/>
            <w:tcBorders>
              <w:top w:val="single" w:sz="4" w:space="0" w:color="4472C4" w:themeColor="accent1"/>
              <w:right w:val="nil"/>
            </w:tcBorders>
            <w:shd w:val="clear" w:color="auto" w:fill="FFFFFF"/>
            <w:tcPrChange w:id="12338" w:author="Russell Ott" w:date="2022-05-16T11:47:00Z">
              <w:tcPr>
                <w:tcW w:w="2335" w:type="dxa"/>
                <w:tcBorders>
                  <w:right w:val="nil"/>
                </w:tcBorders>
                <w:shd w:val="clear" w:color="auto" w:fill="FFFFFF"/>
              </w:tcPr>
            </w:tcPrChange>
          </w:tcPr>
          <w:p w14:paraId="0D4228BF" w14:textId="77777777" w:rsidR="009F6BA2" w:rsidRPr="00D14360" w:rsidRDefault="009F6BA2" w:rsidP="00D14360">
            <w:pPr>
              <w:spacing w:after="120"/>
              <w:rPr>
                <w:b/>
                <w:rPrChange w:id="12339" w:author="Russell Ott" w:date="2022-05-16T11:47:00Z">
                  <w:rPr>
                    <w:rFonts w:ascii="Calibri" w:hAnsi="Calibri"/>
                    <w:b/>
                    <w:sz w:val="20"/>
                  </w:rPr>
                </w:rPrChange>
              </w:rPr>
            </w:pPr>
            <w:r w:rsidRPr="00D14360">
              <w:rPr>
                <w:b/>
                <w:rPrChange w:id="12340" w:author="Russell Ott" w:date="2022-05-16T11:47:00Z">
                  <w:rPr>
                    <w:rFonts w:ascii="Calibri" w:hAnsi="Calibri"/>
                    <w:b/>
                    <w:sz w:val="20"/>
                  </w:rPr>
                </w:rPrChange>
              </w:rPr>
              <w:t>Other Considerations</w:t>
            </w:r>
          </w:p>
        </w:tc>
        <w:tc>
          <w:tcPr>
            <w:tcW w:w="6932" w:type="dxa"/>
            <w:tcBorders>
              <w:top w:val="single" w:sz="4" w:space="0" w:color="4472C4" w:themeColor="accent1"/>
            </w:tcBorders>
            <w:shd w:val="clear" w:color="auto" w:fill="auto"/>
            <w:tcPrChange w:id="12341" w:author="Russell Ott" w:date="2022-05-16T11:47:00Z">
              <w:tcPr>
                <w:tcW w:w="7015" w:type="dxa"/>
                <w:shd w:val="clear" w:color="auto" w:fill="auto"/>
              </w:tcPr>
            </w:tcPrChange>
          </w:tcPr>
          <w:p w14:paraId="3E21ECEC" w14:textId="77777777" w:rsidR="009F6BA2" w:rsidRPr="00D14360" w:rsidRDefault="009F6BA2">
            <w:pPr>
              <w:rPr>
                <w:rFonts w:ascii="Calibri Light" w:eastAsia="Times New Roman" w:hAnsi="Calibri Light"/>
                <w:sz w:val="24"/>
                <w:szCs w:val="24"/>
                <w:rPrChange w:id="12342" w:author="Russell Ott" w:date="2022-05-16T11:47:00Z">
                  <w:rPr>
                    <w:rFonts w:ascii="Calibri Light" w:hAnsi="Calibri Light"/>
                    <w:sz w:val="20"/>
                  </w:rPr>
                </w:rPrChange>
              </w:rPr>
            </w:pPr>
            <w:r w:rsidRPr="00D14360">
              <w:rPr>
                <w:rFonts w:ascii="Calibri Light" w:hAnsi="Calibri Light"/>
                <w:rPrChange w:id="12343" w:author="Russell Ott" w:date="2022-05-16T11:47:00Z">
                  <w:rPr>
                    <w:rFonts w:ascii="Calibri Light" w:hAnsi="Calibri Light"/>
                    <w:sz w:val="20"/>
                  </w:rPr>
                </w:rPrChange>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ins w:id="12344" w:author="Russell Ott" w:date="2022-05-16T11:47:00Z"/>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moveTo w:id="12345" w:author="Russell Ott" w:date="2022-05-16T11:47:00Z"/>
                <w:rFonts w:ascii="Calibri Light" w:hAnsi="Calibri Light"/>
                <w:color w:val="000000"/>
                <w:szCs w:val="28"/>
              </w:rPr>
            </w:pPr>
            <w:moveToRangeStart w:id="12346" w:author="Russell Ott" w:date="2022-05-16T11:47:00Z" w:name="move103594073"/>
            <w:moveTo w:id="12347" w:author="Russell Ott" w:date="2022-05-16T11:47:00Z">
              <w:r w:rsidRPr="00D14360">
                <w:rPr>
                  <w:rFonts w:ascii="Calibri Light" w:hAnsi="Calibri Light" w:cs="Calibri Light"/>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cs="Calibri Light"/>
                </w:rPr>
                <w:t>HL7 CDA Example Search</w:t>
              </w:r>
              <w:r w:rsidR="001A0138">
                <w:rPr>
                  <w:rStyle w:val="Hyperlink"/>
                  <w:rFonts w:ascii="Calibri Light" w:hAnsi="Calibri Light" w:cs="Calibri Light"/>
                </w:rPr>
                <w:fldChar w:fldCharType="end"/>
              </w:r>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43"/>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moveTo>
          </w:p>
          <w:p w14:paraId="123A44AE" w14:textId="77777777" w:rsidR="00F75DF2" w:rsidRDefault="00F75DF2" w:rsidP="00F75DF2">
            <w:pPr>
              <w:rPr>
                <w:moveTo w:id="12349" w:author="Russell Ott" w:date="2022-05-16T11:47:00Z"/>
                <w:rFonts w:ascii="Calibri Light" w:hAnsi="Calibri Light"/>
                <w:color w:val="000000"/>
                <w:rPrChange w:id="12350" w:author="Russell Ott" w:date="2022-05-16T11:47:00Z">
                  <w:rPr>
                    <w:moveTo w:id="12351" w:author="Russell Ott" w:date="2022-05-16T11:47:00Z"/>
                    <w:rFonts w:ascii="Calibri Light" w:hAnsi="Calibri Light"/>
                    <w:color w:val="000000"/>
                    <w:sz w:val="20"/>
                  </w:rPr>
                </w:rPrChange>
              </w:rPr>
            </w:pPr>
            <w:moveTo w:id="12352" w:author="Russell Ott" w:date="2022-05-16T11:47:00Z">
              <w:r w:rsidRPr="00D14360">
                <w:rPr>
                  <w:rFonts w:ascii="Calibri Light" w:hAnsi="Calibri Light"/>
                  <w:color w:val="000000"/>
                  <w:rPrChange w:id="12353" w:author="Russell Ott" w:date="2022-05-16T11:47:00Z">
                    <w:rPr>
                      <w:rFonts w:ascii="Calibri Light" w:hAnsi="Calibri Light"/>
                      <w:color w:val="000000"/>
                      <w:sz w:val="20"/>
                    </w:rPr>
                  </w:rPrChange>
                </w:rPr>
                <w:t xml:space="preserve"> </w:t>
              </w:r>
            </w:moveTo>
          </w:p>
          <w:p w14:paraId="092B3D0C" w14:textId="60698972" w:rsidR="00F75DF2" w:rsidRPr="00D14360" w:rsidRDefault="00F75DF2" w:rsidP="00F75DF2">
            <w:pPr>
              <w:pStyle w:val="Default"/>
              <w:spacing w:after="120"/>
              <w:rPr>
                <w:rFonts w:ascii="Calibri Light" w:hAnsi="Calibri Light"/>
                <w:sz w:val="20"/>
              </w:rPr>
            </w:pPr>
            <w:moveTo w:id="12354" w:author="Russell Ott" w:date="2022-05-16T11:47:00Z">
              <w:r w:rsidRPr="00D14360">
                <w:rPr>
                  <w:rFonts w:ascii="Calibri Light" w:hAnsi="Calibri Light"/>
                  <w:sz w:val="20"/>
                  <w:rPrChange w:id="12355" w:author="Russell Ott" w:date="2022-05-16T11:47:00Z">
                    <w:rPr>
                      <w:rFonts w:ascii="Calibri Light" w:hAnsi="Calibri Light"/>
                      <w:sz w:val="20"/>
                    </w:rPr>
                  </w:rPrChange>
                </w:rPr>
                <w:t>"Allergy to substance (disorder)" indicates that the patient has no known allergies.</w:t>
              </w:r>
            </w:moveTo>
            <w:moveToRangeEnd w:id="12346"/>
          </w:p>
        </w:tc>
      </w:tr>
      <w:tr w:rsidR="00D946CD" w:rsidRPr="00C64922" w14:paraId="6E4EDD0D" w14:textId="77777777" w:rsidTr="00F75DF2">
        <w:tc>
          <w:tcPr>
            <w:tcW w:w="2310" w:type="dxa"/>
            <w:tcBorders>
              <w:top w:val="single" w:sz="4" w:space="0" w:color="4F81BD"/>
              <w:bottom w:val="single" w:sz="4" w:space="0" w:color="4F81BD"/>
              <w:right w:val="nil"/>
            </w:tcBorders>
            <w:shd w:val="clear" w:color="auto" w:fill="FFFFFF"/>
            <w:tcPrChange w:id="12356" w:author="Russell Ott" w:date="2022-05-16T11:47:00Z">
              <w:tcPr>
                <w:tcW w:w="2335" w:type="dxa"/>
                <w:tcBorders>
                  <w:top w:val="single" w:sz="4" w:space="0" w:color="4F81BD"/>
                  <w:bottom w:val="single" w:sz="4" w:space="0" w:color="4F81BD"/>
                  <w:right w:val="nil"/>
                </w:tcBorders>
                <w:shd w:val="clear" w:color="auto" w:fill="FFFFFF"/>
              </w:tcPr>
            </w:tcPrChange>
          </w:tcPr>
          <w:p w14:paraId="3891A80D" w14:textId="77777777" w:rsidR="00D946CD" w:rsidRPr="00D14360" w:rsidRDefault="0083506C" w:rsidP="00D14360">
            <w:pPr>
              <w:spacing w:after="120"/>
              <w:rPr>
                <w:b/>
                <w:rPrChange w:id="12357" w:author="Russell Ott" w:date="2022-05-16T11:47:00Z">
                  <w:rPr>
                    <w:rFonts w:ascii="Calibri" w:hAnsi="Calibri"/>
                    <w:b/>
                    <w:sz w:val="20"/>
                  </w:rPr>
                </w:rPrChange>
              </w:rPr>
            </w:pPr>
            <w:r>
              <w:rPr>
                <w:b/>
                <w:rPrChange w:id="12358" w:author="Russell Ott" w:date="2022-05-16T11:47:00Z">
                  <w:rPr>
                    <w:rFonts w:ascii="Calibri" w:hAnsi="Calibri"/>
                    <w:b/>
                    <w:sz w:val="20"/>
                  </w:rPr>
                </w:rPrChange>
              </w:rPr>
              <w:t>Example</w:t>
            </w:r>
          </w:p>
        </w:tc>
        <w:tc>
          <w:tcPr>
            <w:tcW w:w="6932" w:type="dxa"/>
            <w:tcBorders>
              <w:top w:val="single" w:sz="4" w:space="0" w:color="4F81BD"/>
              <w:bottom w:val="single" w:sz="4" w:space="0" w:color="4F81BD"/>
            </w:tcBorders>
            <w:shd w:val="clear" w:color="auto" w:fill="auto"/>
            <w:tcPrChange w:id="12359" w:author="Russell Ott" w:date="2022-05-16T11:47:00Z">
              <w:tcPr>
                <w:tcW w:w="7015" w:type="dxa"/>
                <w:tcBorders>
                  <w:top w:val="single" w:sz="4" w:space="0" w:color="4F81BD"/>
                  <w:bottom w:val="single" w:sz="4" w:space="0" w:color="4F81BD"/>
                </w:tcBorders>
                <w:shd w:val="clear" w:color="auto" w:fill="auto"/>
              </w:tcPr>
            </w:tcPrChange>
          </w:tcPr>
          <w:p w14:paraId="46E8DC0E" w14:textId="1B77F6D5" w:rsidR="00D946CD" w:rsidRPr="00AD08FB" w:rsidRDefault="006B2DAF" w:rsidP="00D14360">
            <w:pPr>
              <w:spacing w:after="120"/>
              <w:rPr>
                <w:rFonts w:ascii="Calibri Light" w:hAnsi="Calibri Light"/>
                <w:rPrChange w:id="12360" w:author="Russell Ott" w:date="2022-05-16T11:47:00Z">
                  <w:rPr>
                    <w:rFonts w:ascii="Calibri Light" w:hAnsi="Calibri Light"/>
                    <w:sz w:val="20"/>
                  </w:rPr>
                </w:rPrChange>
              </w:rPr>
            </w:pPr>
            <w:r w:rsidRPr="00AD08FB">
              <w:rPr>
                <w:rFonts w:ascii="Calibri Light" w:hAnsi="Calibri Light"/>
                <w:rPrChange w:id="12361"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rPrChange w:id="12362" w:author="Russell Ott" w:date="2022-05-16T11:47:00Z">
                  <w:rPr>
                    <w:rFonts w:ascii="Calibri Light" w:hAnsi="Calibri Light"/>
                    <w:sz w:val="20"/>
                  </w:rPr>
                </w:rPrChange>
              </w:rPr>
              <w:fldChar w:fldCharType="separate"/>
            </w:r>
            <w:r w:rsidR="00F10C7C" w:rsidRPr="00F10C7C">
              <w:rPr>
                <w:rFonts w:ascii="Calibri Light" w:hAnsi="Calibri Light"/>
                <w:rPrChange w:id="12363" w:author="Russell Ott" w:date="2022-05-16T11:47:00Z">
                  <w:rPr>
                    <w:rFonts w:ascii="Calibri Light" w:hAnsi="Calibri Light"/>
                    <w:sz w:val="20"/>
                  </w:rPr>
                </w:rPrChange>
              </w:rPr>
              <w:t xml:space="preserve">Example </w:t>
            </w:r>
            <w:del w:id="12364" w:author="Russell Ott" w:date="2022-05-16T11:47:00Z">
              <w:r w:rsidR="00DE0DA7" w:rsidRPr="00DE0DA7">
                <w:rPr>
                  <w:rFonts w:ascii="Calibri Light" w:hAnsi="Calibri Light" w:cs="Calibri Light"/>
                  <w:noProof/>
                  <w:sz w:val="20"/>
                  <w:szCs w:val="20"/>
                </w:rPr>
                <w:delText>43</w:delText>
              </w:r>
            </w:del>
            <w:ins w:id="12365" w:author="Russell Ott" w:date="2022-05-16T11:47:00Z">
              <w:r w:rsidR="00F10C7C" w:rsidRPr="00F10C7C">
                <w:rPr>
                  <w:rFonts w:ascii="Calibri Light" w:hAnsi="Calibri Light" w:cs="Calibri Light"/>
                  <w:noProof/>
                </w:rPr>
                <w:t>42</w:t>
              </w:r>
            </w:ins>
            <w:r w:rsidR="00F10C7C" w:rsidRPr="00F10C7C">
              <w:rPr>
                <w:rFonts w:ascii="Calibri Light" w:hAnsi="Calibri Light"/>
                <w:rPrChange w:id="12366" w:author="Russell Ott" w:date="2022-05-16T11:47:00Z">
                  <w:rPr>
                    <w:rFonts w:ascii="Calibri Light" w:hAnsi="Calibri Light"/>
                    <w:sz w:val="20"/>
                  </w:rPr>
                </w:rPrChange>
              </w:rPr>
              <w:t>: Recording an allergy that started in January of 2009, but became a tracked concern as of January 4, 2014</w:t>
            </w:r>
            <w:r w:rsidRPr="00AD08FB">
              <w:rPr>
                <w:rFonts w:ascii="Calibri Light" w:hAnsi="Calibri Light"/>
                <w:rPrChange w:id="12367" w:author="Russell Ott" w:date="2022-05-16T11:47:00Z">
                  <w:rPr>
                    <w:rFonts w:ascii="Calibri Light" w:hAnsi="Calibri Light"/>
                    <w:sz w:val="20"/>
                  </w:rPr>
                </w:rPrChange>
              </w:rPr>
              <w:fldChar w:fldCharType="end"/>
            </w:r>
          </w:p>
        </w:tc>
      </w:tr>
      <w:tr w:rsidR="00EC158B" w:rsidRPr="00C64922" w14:paraId="22C6C908" w14:textId="77777777" w:rsidTr="00F75DF2">
        <w:tc>
          <w:tcPr>
            <w:tcW w:w="2310" w:type="dxa"/>
            <w:tcBorders>
              <w:bottom w:val="single" w:sz="4" w:space="0" w:color="4472C4"/>
              <w:right w:val="nil"/>
            </w:tcBorders>
            <w:shd w:val="clear" w:color="auto" w:fill="FFFFFF"/>
            <w:tcPrChange w:id="12368" w:author="Russell Ott" w:date="2022-05-16T11:47:00Z">
              <w:tcPr>
                <w:tcW w:w="2335" w:type="dxa"/>
                <w:tcBorders>
                  <w:bottom w:val="single" w:sz="4" w:space="0" w:color="4472C4"/>
                  <w:right w:val="nil"/>
                </w:tcBorders>
                <w:shd w:val="clear" w:color="auto" w:fill="FFFFFF"/>
              </w:tcPr>
            </w:tcPrChange>
          </w:tcPr>
          <w:p w14:paraId="62831F00" w14:textId="77777777" w:rsidR="00EC158B" w:rsidRPr="003A3D50" w:rsidRDefault="00EC158B" w:rsidP="00EC158B">
            <w:pPr>
              <w:spacing w:after="120"/>
              <w:rPr>
                <w:b/>
                <w:rPrChange w:id="12369" w:author="Russell Ott" w:date="2022-05-16T11:47:00Z">
                  <w:rPr>
                    <w:rFonts w:ascii="Calibri" w:hAnsi="Calibri"/>
                    <w:b/>
                    <w:sz w:val="20"/>
                  </w:rPr>
                </w:rPrChange>
              </w:rPr>
            </w:pPr>
            <w:r w:rsidRPr="003A3D50">
              <w:rPr>
                <w:b/>
                <w:rPrChange w:id="12370" w:author="Russell Ott" w:date="2022-05-16T11:47:00Z">
                  <w:rPr>
                    <w:rFonts w:ascii="Calibri" w:hAnsi="Calibri"/>
                    <w:b/>
                    <w:sz w:val="20"/>
                  </w:rPr>
                </w:rPrChange>
              </w:rPr>
              <w:t>Example</w:t>
            </w:r>
          </w:p>
        </w:tc>
        <w:tc>
          <w:tcPr>
            <w:tcW w:w="6932" w:type="dxa"/>
            <w:tcBorders>
              <w:bottom w:val="single" w:sz="4" w:space="0" w:color="4472C4"/>
            </w:tcBorders>
            <w:shd w:val="clear" w:color="auto" w:fill="auto"/>
            <w:tcPrChange w:id="12371" w:author="Russell Ott" w:date="2022-05-16T11:47:00Z">
              <w:tcPr>
                <w:tcW w:w="7015" w:type="dxa"/>
                <w:tcBorders>
                  <w:bottom w:val="single" w:sz="4" w:space="0" w:color="4472C4"/>
                </w:tcBorders>
                <w:shd w:val="clear" w:color="auto" w:fill="auto"/>
              </w:tcPr>
            </w:tcPrChange>
          </w:tcPr>
          <w:p w14:paraId="5B4936C3" w14:textId="64450D56" w:rsidR="00EC158B" w:rsidRPr="00AD08FB" w:rsidRDefault="006B2DAF" w:rsidP="00EC158B">
            <w:pPr>
              <w:spacing w:after="120"/>
              <w:rPr>
                <w:rFonts w:ascii="Calibri Light" w:hAnsi="Calibri Light"/>
                <w:highlight w:val="yellow"/>
                <w:rPrChange w:id="12372" w:author="Russell Ott" w:date="2022-05-16T11:47:00Z">
                  <w:rPr>
                    <w:rFonts w:ascii="Calibri Light" w:hAnsi="Calibri Light"/>
                    <w:sz w:val="20"/>
                    <w:highlight w:val="yellow"/>
                  </w:rPr>
                </w:rPrChange>
              </w:rPr>
            </w:pPr>
            <w:r w:rsidRPr="00AD08FB">
              <w:rPr>
                <w:rFonts w:ascii="Calibri Light" w:hAnsi="Calibri Light"/>
                <w:highlight w:val="yellow"/>
                <w:rPrChange w:id="12373" w:author="Russell Ott" w:date="2022-05-16T11:47:00Z">
                  <w:rPr>
                    <w:rFonts w:ascii="Calibri Light" w:hAnsi="Calibri Light"/>
                    <w:sz w:val="20"/>
                    <w:highlight w:val="yellow"/>
                  </w:rPr>
                </w:rPrChange>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highlight w:val="yellow"/>
                <w:rPrChange w:id="12374" w:author="Russell Ott" w:date="2022-05-16T11:47:00Z">
                  <w:rPr>
                    <w:rFonts w:ascii="Calibri Light" w:hAnsi="Calibri Light"/>
                    <w:sz w:val="20"/>
                    <w:highlight w:val="yellow"/>
                  </w:rPr>
                </w:rPrChange>
              </w:rPr>
              <w:fldChar w:fldCharType="separate"/>
            </w:r>
            <w:r w:rsidR="00F10C7C" w:rsidRPr="00F10C7C">
              <w:rPr>
                <w:rFonts w:ascii="Calibri Light" w:hAnsi="Calibri Light"/>
                <w:rPrChange w:id="12375" w:author="Russell Ott" w:date="2022-05-16T11:47:00Z">
                  <w:rPr>
                    <w:rFonts w:ascii="Calibri Light" w:hAnsi="Calibri Light"/>
                    <w:sz w:val="20"/>
                  </w:rPr>
                </w:rPrChange>
              </w:rPr>
              <w:t xml:space="preserve">Example </w:t>
            </w:r>
            <w:del w:id="12376" w:author="Russell Ott" w:date="2022-05-16T11:47:00Z">
              <w:r w:rsidR="00DE0DA7" w:rsidRPr="00DE0DA7">
                <w:rPr>
                  <w:rFonts w:ascii="Calibri Light" w:hAnsi="Calibri Light" w:cs="Calibri Light"/>
                  <w:noProof/>
                  <w:sz w:val="20"/>
                  <w:szCs w:val="20"/>
                </w:rPr>
                <w:delText>44</w:delText>
              </w:r>
            </w:del>
            <w:ins w:id="12377" w:author="Russell Ott" w:date="2022-05-16T11:47:00Z">
              <w:r w:rsidR="00F10C7C" w:rsidRPr="00F10C7C">
                <w:rPr>
                  <w:rFonts w:ascii="Calibri Light" w:hAnsi="Calibri Light" w:cs="Calibri Light"/>
                  <w:noProof/>
                </w:rPr>
                <w:t>43</w:t>
              </w:r>
            </w:ins>
            <w:r w:rsidR="00F10C7C" w:rsidRPr="00F10C7C">
              <w:rPr>
                <w:rFonts w:ascii="Calibri Light" w:hAnsi="Calibri Light"/>
                <w:rPrChange w:id="12378" w:author="Russell Ott" w:date="2022-05-16T11:47:00Z">
                  <w:rPr>
                    <w:rFonts w:ascii="Calibri Light" w:hAnsi="Calibri Light"/>
                    <w:sz w:val="20"/>
                  </w:rPr>
                </w:rPrChange>
              </w:rPr>
              <w:t>: Updating an allergy that is no longer a concern</w:t>
            </w:r>
            <w:r w:rsidRPr="00AD08FB">
              <w:rPr>
                <w:rFonts w:ascii="Calibri Light" w:hAnsi="Calibri Light"/>
                <w:highlight w:val="yellow"/>
                <w:rPrChange w:id="12379" w:author="Russell Ott" w:date="2022-05-16T11:47:00Z">
                  <w:rPr>
                    <w:rFonts w:ascii="Calibri Light" w:hAnsi="Calibri Light"/>
                    <w:sz w:val="20"/>
                    <w:highlight w:val="yellow"/>
                  </w:rPr>
                </w:rPrChange>
              </w:rPr>
              <w:fldChar w:fldCharType="end"/>
            </w:r>
          </w:p>
        </w:tc>
      </w:tr>
      <w:tr w:rsidR="0083506C" w:rsidRPr="00C64922" w14:paraId="356270E6" w14:textId="77777777" w:rsidTr="00F75DF2">
        <w:tc>
          <w:tcPr>
            <w:tcW w:w="2310" w:type="dxa"/>
            <w:tcBorders>
              <w:top w:val="single" w:sz="4" w:space="0" w:color="4472C4"/>
              <w:bottom w:val="single" w:sz="4" w:space="0" w:color="4F81BD"/>
              <w:right w:val="nil"/>
            </w:tcBorders>
            <w:shd w:val="clear" w:color="auto" w:fill="FFFFFF"/>
            <w:tcPrChange w:id="12380" w:author="Russell Ott" w:date="2022-05-16T11:47:00Z">
              <w:tcPr>
                <w:tcW w:w="2335" w:type="dxa"/>
                <w:tcBorders>
                  <w:top w:val="single" w:sz="4" w:space="0" w:color="4472C4"/>
                  <w:bottom w:val="single" w:sz="4" w:space="0" w:color="4F81BD"/>
                  <w:right w:val="nil"/>
                </w:tcBorders>
                <w:shd w:val="clear" w:color="auto" w:fill="FFFFFF"/>
              </w:tcPr>
            </w:tcPrChange>
          </w:tcPr>
          <w:p w14:paraId="3F1B0ADA" w14:textId="77777777" w:rsidR="0083506C" w:rsidRPr="003A3D50" w:rsidRDefault="00596CA4" w:rsidP="00EC158B">
            <w:pPr>
              <w:spacing w:after="120"/>
              <w:rPr>
                <w:b/>
                <w:rPrChange w:id="12381" w:author="Russell Ott" w:date="2022-05-16T11:47:00Z">
                  <w:rPr>
                    <w:rFonts w:ascii="Calibri" w:hAnsi="Calibri"/>
                    <w:b/>
                    <w:sz w:val="20"/>
                  </w:rPr>
                </w:rPrChange>
              </w:rPr>
            </w:pPr>
            <w:r w:rsidRPr="003A3D50">
              <w:rPr>
                <w:b/>
                <w:rPrChange w:id="12382" w:author="Russell Ott" w:date="2022-05-16T11:47:00Z">
                  <w:rPr>
                    <w:rFonts w:ascii="Calibri" w:hAnsi="Calibri"/>
                    <w:b/>
                    <w:sz w:val="20"/>
                  </w:rPr>
                </w:rPrChange>
              </w:rPr>
              <w:t>Example</w:t>
            </w:r>
          </w:p>
        </w:tc>
        <w:tc>
          <w:tcPr>
            <w:tcW w:w="6932" w:type="dxa"/>
            <w:tcBorders>
              <w:top w:val="single" w:sz="4" w:space="0" w:color="4472C4"/>
              <w:bottom w:val="single" w:sz="4" w:space="0" w:color="4F81BD"/>
            </w:tcBorders>
            <w:shd w:val="clear" w:color="auto" w:fill="auto"/>
            <w:tcPrChange w:id="12383" w:author="Russell Ott" w:date="2022-05-16T11:47:00Z">
              <w:tcPr>
                <w:tcW w:w="7015" w:type="dxa"/>
                <w:tcBorders>
                  <w:top w:val="single" w:sz="4" w:space="0" w:color="4472C4"/>
                  <w:bottom w:val="single" w:sz="4" w:space="0" w:color="4F81BD"/>
                </w:tcBorders>
                <w:shd w:val="clear" w:color="auto" w:fill="auto"/>
              </w:tcPr>
            </w:tcPrChange>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r w:rsidR="001A0138">
              <w:fldChar w:fldCharType="begin"/>
            </w:r>
            <w:r w:rsidR="001A0138">
              <w:instrText xml:space="preserve"> HYPERLINK "http://hl7-c-cda-examples.herokuapp.com/sections/Problems" </w:instrText>
            </w:r>
            <w:r w:rsidR="001A0138">
              <w:fldChar w:fldCharType="separate"/>
            </w:r>
            <w:r w:rsidRPr="003A3D50">
              <w:rPr>
                <w:rStyle w:val="Hyperlink"/>
                <w:rFonts w:ascii="Calibri Light" w:hAnsi="Calibri Light" w:cs="Calibri Light"/>
                <w:i w:val="0"/>
                <w:iCs w:val="0"/>
                <w:sz w:val="20"/>
                <w:szCs w:val="20"/>
              </w:rPr>
              <w:t>HL7 CDA Example Search</w:t>
            </w:r>
            <w:r w:rsidR="001A0138">
              <w:rPr>
                <w:rStyle w:val="Hyperlink"/>
                <w:rFonts w:ascii="Calibri Light" w:hAnsi="Calibri Light" w:cs="Calibri Light"/>
                <w:i w:val="0"/>
                <w:iCs w:val="0"/>
                <w:sz w:val="20"/>
                <w:szCs w:val="20"/>
              </w:rPr>
              <w:fldChar w:fldCharType="end"/>
            </w:r>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481D92C7" w:rsidR="007D3708" w:rsidRPr="00D14360" w:rsidRDefault="007D3708" w:rsidP="007D3708">
      <w:pPr>
        <w:pStyle w:val="Caption"/>
        <w:rPr>
          <w:rPrChange w:id="12384" w:author="Russell Ott" w:date="2022-05-16T11:47:00Z">
            <w:rPr/>
          </w:rPrChange>
        </w:rPr>
      </w:pPr>
      <w:bookmarkStart w:id="12385" w:name="_Toc103262915"/>
      <w:bookmarkStart w:id="12386" w:name="_Toc21927032"/>
      <w:r w:rsidRPr="00C64922">
        <w:t xml:space="preserve">Table </w:t>
      </w:r>
      <w:r w:rsidR="00132A94">
        <w:fldChar w:fldCharType="begin"/>
      </w:r>
      <w:r w:rsidR="00132A94">
        <w:instrText xml:space="preserve"> SEQ Table \* ARABIC </w:instrText>
      </w:r>
      <w:r w:rsidR="00132A94">
        <w:fldChar w:fldCharType="separate"/>
      </w:r>
      <w:del w:id="12387" w:author="Russell Ott" w:date="2022-05-16T11:47:00Z">
        <w:r w:rsidR="00DE0DA7">
          <w:rPr>
            <w:noProof/>
          </w:rPr>
          <w:delText>51</w:delText>
        </w:r>
      </w:del>
      <w:ins w:id="12388" w:author="Russell Ott" w:date="2022-05-16T11:47:00Z">
        <w:r w:rsidR="00F10C7C">
          <w:rPr>
            <w:noProof/>
          </w:rPr>
          <w:t>48</w:t>
        </w:r>
      </w:ins>
      <w:r w:rsidR="00132A94">
        <w:rPr>
          <w:noProof/>
        </w:rPr>
        <w:fldChar w:fldCharType="end"/>
      </w:r>
      <w:r w:rsidRPr="00C64922">
        <w:t>: Allergy - Intolerance Observation</w:t>
      </w:r>
      <w:r w:rsidR="00852DED">
        <w:t xml:space="preserve"> Template</w:t>
      </w:r>
      <w:bookmarkEnd w:id="12385"/>
      <w:bookmarkEnd w:id="12386"/>
    </w:p>
    <w:p w14:paraId="27243EB0" w14:textId="77777777" w:rsidR="007D3708" w:rsidRPr="00D14360" w:rsidRDefault="007D3708" w:rsidP="007D3708">
      <w:pPr>
        <w:spacing w:after="120"/>
        <w:rPr>
          <w:rPrChange w:id="12389" w:author="Russell Ott" w:date="2022-05-16T11:47:00Z">
            <w:rPr>
              <w:rFonts w:ascii="Calibri" w:hAnsi="Calibri"/>
            </w:rPr>
          </w:rPrChange>
        </w:rPr>
      </w:pPr>
    </w:p>
    <w:p w14:paraId="34859B70" w14:textId="3194C3C5" w:rsidR="007D3708" w:rsidRPr="00C64922" w:rsidRDefault="007D3708" w:rsidP="009F6BA2">
      <w:pPr>
        <w:pStyle w:val="Caption"/>
        <w:keepNext/>
        <w:spacing w:after="0"/>
      </w:pPr>
      <w:bookmarkStart w:id="12390" w:name="_2iq8gzs" w:colFirst="0" w:colLast="0"/>
      <w:bookmarkStart w:id="12391" w:name="_Ref21875682"/>
      <w:bookmarkStart w:id="12392" w:name="_Toc101449295"/>
      <w:bookmarkStart w:id="12393" w:name="_Toc21927495"/>
      <w:bookmarkEnd w:id="12390"/>
      <w:r w:rsidRPr="00C64922">
        <w:t xml:space="preserve">Example </w:t>
      </w:r>
      <w:r w:rsidR="00132A94">
        <w:fldChar w:fldCharType="begin"/>
      </w:r>
      <w:r w:rsidR="00132A94">
        <w:instrText xml:space="preserve"> SEQ Example \* ARABIC </w:instrText>
      </w:r>
      <w:r w:rsidR="00132A94">
        <w:fldChar w:fldCharType="separate"/>
      </w:r>
      <w:del w:id="12394" w:author="Russell Ott" w:date="2022-05-16T11:47:00Z">
        <w:r w:rsidR="00DE0DA7">
          <w:rPr>
            <w:noProof/>
          </w:rPr>
          <w:delText>43</w:delText>
        </w:r>
      </w:del>
      <w:ins w:id="12395" w:author="Russell Ott" w:date="2022-05-16T11:47:00Z">
        <w:r w:rsidR="00F10C7C">
          <w:rPr>
            <w:noProof/>
          </w:rPr>
          <w:t>42</w:t>
        </w:r>
      </w:ins>
      <w:r w:rsidR="00132A94">
        <w:rPr>
          <w:noProof/>
        </w:rPr>
        <w:fldChar w:fldCharType="end"/>
      </w:r>
      <w:r w:rsidRPr="00C64922">
        <w:t>: Recording an allergy that started in January of 2009, but became a tracked concern as of January 4, 2014</w:t>
      </w:r>
      <w:bookmarkEnd w:id="12391"/>
      <w:bookmarkEnd w:id="12392"/>
      <w:bookmarkEnd w:id="123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017BEFA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del w:id="12396" w:author="Russell Ott" w:date="2022-05-16T11:47:00Z">
              <w:r w:rsidRPr="00D14360">
                <w:rPr>
                  <w:rFonts w:ascii="Courier New" w:eastAsia="Courier New" w:hAnsi="Courier New" w:cs="Courier New"/>
                  <w:sz w:val="16"/>
                  <w:szCs w:val="16"/>
                </w:rPr>
                <w:delText>=”</w:delText>
              </w:r>
            </w:del>
            <w:ins w:id="12397" w:author="Russell Ott" w:date="2022-05-16T11:47: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20140104123506-0500</w:t>
            </w:r>
            <w:del w:id="12398" w:author="Russell Ott" w:date="2022-05-16T11:47:00Z">
              <w:r w:rsidRPr="00D14360">
                <w:rPr>
                  <w:rFonts w:ascii="Courier New" w:eastAsia="Courier New" w:hAnsi="Courier New" w:cs="Courier New"/>
                  <w:sz w:val="16"/>
                  <w:szCs w:val="16"/>
                </w:rPr>
                <w:delText>”/&gt;</w:delText>
              </w:r>
            </w:del>
            <w:ins w:id="12399" w:author="Russell Ott" w:date="2022-05-16T11:47: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0AA65F2C"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del w:id="12400" w:author="Russell Ott" w:date="2022-05-16T11:47:00Z">
              <w:r w:rsidRPr="00D14360">
                <w:rPr>
                  <w:rFonts w:ascii="Courier New" w:eastAsia="Courier New" w:hAnsi="Courier New" w:cs="Courier New"/>
                  <w:sz w:val="16"/>
                  <w:szCs w:val="16"/>
                </w:rPr>
                <w:delText>biological</w:delText>
              </w:r>
            </w:del>
            <w:ins w:id="12401" w:author="Russell Ott" w:date="2022-05-16T11:47:00Z">
              <w:r w:rsidR="0088454D">
                <w:rPr>
                  <w:rFonts w:ascii="Courier New" w:eastAsia="Courier New" w:hAnsi="Courier New" w:cs="Courier New"/>
                  <w:sz w:val="16"/>
                  <w:szCs w:val="16"/>
                </w:rPr>
                <w:t>clinical</w:t>
              </w:r>
            </w:ins>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ascii="Times New Roman" w:eastAsia="Calibri" w:hAnsi="Times New Roman"/>
          <w:sz w:val="24"/>
          <w:szCs w:val="24"/>
          <w:rPrChange w:id="12402" w:author="Russell Ott" w:date="2022-05-16T11:47:00Z">
            <w:rPr>
              <w:rFonts w:ascii="Calibri" w:eastAsia="Calibri" w:hAnsi="Calibri"/>
            </w:rPr>
          </w:rPrChange>
        </w:rPr>
      </w:pPr>
      <w:bookmarkStart w:id="12403" w:name="_9vzc303ak3gr" w:colFirst="0" w:colLast="0"/>
      <w:bookmarkEnd w:id="12403"/>
      <w:r w:rsidRPr="00D14360">
        <w:rPr>
          <w:rPrChange w:id="12404" w:author="Russell Ott" w:date="2022-05-16T11:47:00Z">
            <w:rPr>
              <w:rFonts w:ascii="Calibri" w:eastAsia="Calibri" w:hAnsi="Calibri"/>
            </w:rPr>
          </w:rPrChange>
        </w:rPr>
        <w:t xml:space="preserve">During an encounter, if a patient’s record was updated to indicate that an allergy concern recorded one month ago about a penicillin allergy/intolerance that occurred five years ago was no </w:t>
      </w:r>
      <w:r w:rsidRPr="00D14360">
        <w:rPr>
          <w:rPrChange w:id="12405" w:author="Russell Ott" w:date="2022-05-16T11:47:00Z">
            <w:rPr>
              <w:rFonts w:ascii="Calibri" w:eastAsia="Calibri" w:hAnsi="Calibri"/>
            </w:rPr>
          </w:rPrChange>
        </w:rPr>
        <w:t>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PrChange w:id="12406" w:author="Russell Ott" w:date="2022-05-16T11:47:00Z">
            <w:rPr/>
          </w:rPrChange>
        </w:rPr>
      </w:pPr>
      <w:r w:rsidRPr="00D14360">
        <w:rPr>
          <w:rPrChange w:id="12407" w:author="Russell Ott" w:date="2022-05-16T11:47:00Z">
            <w:rPr/>
          </w:rPrChange>
        </w:rPr>
        <w:t>act/statusCode - completed</w:t>
      </w:r>
    </w:p>
    <w:p w14:paraId="3EDA2113" w14:textId="77777777" w:rsidR="007D3708" w:rsidRPr="00D14360" w:rsidRDefault="007D3708" w:rsidP="0054522C">
      <w:pPr>
        <w:pStyle w:val="ListParagraph"/>
        <w:numPr>
          <w:ilvl w:val="0"/>
          <w:numId w:val="12"/>
        </w:numPr>
        <w:spacing w:after="120"/>
        <w:rPr>
          <w:rPrChange w:id="12408" w:author="Russell Ott" w:date="2022-05-16T11:47:00Z">
            <w:rPr/>
          </w:rPrChange>
        </w:rPr>
      </w:pPr>
      <w:r w:rsidRPr="00D14360">
        <w:rPr>
          <w:rPrChange w:id="12409" w:author="Russell Ott" w:date="2022-05-16T11:47:00Z">
            <w:rPr/>
          </w:rPrChange>
        </w:rPr>
        <w:t>act/effectiveTime/low – a month ago</w:t>
      </w:r>
    </w:p>
    <w:p w14:paraId="5133AF97" w14:textId="77777777" w:rsidR="007D3708" w:rsidRPr="00D14360" w:rsidRDefault="007D3708" w:rsidP="0054522C">
      <w:pPr>
        <w:pStyle w:val="ListParagraph"/>
        <w:numPr>
          <w:ilvl w:val="0"/>
          <w:numId w:val="12"/>
        </w:numPr>
        <w:spacing w:after="120"/>
        <w:rPr>
          <w:rPrChange w:id="12410" w:author="Russell Ott" w:date="2022-05-16T11:47:00Z">
            <w:rPr/>
          </w:rPrChange>
        </w:rPr>
      </w:pPr>
      <w:r w:rsidRPr="00D14360">
        <w:rPr>
          <w:rPrChange w:id="12411" w:author="Russell Ott" w:date="2022-05-16T11:47:00Z">
            <w:rPr/>
          </w:rPrChange>
        </w:rPr>
        <w:t>act/effectiveTime/high – today (no longer a concern)</w:t>
      </w:r>
    </w:p>
    <w:p w14:paraId="46E41DF4" w14:textId="77777777" w:rsidR="007D3708" w:rsidRPr="00D14360" w:rsidRDefault="007D3708" w:rsidP="0054522C">
      <w:pPr>
        <w:pStyle w:val="ListParagraph"/>
        <w:numPr>
          <w:ilvl w:val="0"/>
          <w:numId w:val="12"/>
        </w:numPr>
        <w:spacing w:after="120"/>
        <w:rPr>
          <w:rPrChange w:id="12412" w:author="Russell Ott" w:date="2022-05-16T11:47:00Z">
            <w:rPr/>
          </w:rPrChange>
        </w:rPr>
      </w:pPr>
      <w:r w:rsidRPr="00D14360">
        <w:rPr>
          <w:rPrChange w:id="12413" w:author="Russell Ott" w:date="2022-05-16T11:47:00Z">
            <w:rPr/>
          </w:rPrChange>
        </w:rPr>
        <w:t>act/author/time – today</w:t>
      </w:r>
    </w:p>
    <w:p w14:paraId="385DFB46" w14:textId="77777777" w:rsidR="007D3708" w:rsidRPr="00D14360" w:rsidRDefault="007D3708" w:rsidP="0054522C">
      <w:pPr>
        <w:pStyle w:val="ListParagraph"/>
        <w:numPr>
          <w:ilvl w:val="0"/>
          <w:numId w:val="12"/>
        </w:numPr>
        <w:spacing w:after="120"/>
        <w:rPr>
          <w:rPrChange w:id="12414" w:author="Russell Ott" w:date="2022-05-16T11:47:00Z">
            <w:rPr/>
          </w:rPrChange>
        </w:rPr>
      </w:pPr>
      <w:r w:rsidRPr="00D14360">
        <w:rPr>
          <w:rPrChange w:id="12415" w:author="Russell Ott" w:date="2022-05-16T11:47:00Z">
            <w:rPr/>
          </w:rPrChange>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PrChange w:id="12416" w:author="Russell Ott" w:date="2022-05-16T11:47:00Z">
            <w:rPr/>
          </w:rPrChange>
        </w:rPr>
      </w:pPr>
      <w:r w:rsidRPr="00D14360">
        <w:rPr>
          <w:rPrChange w:id="12417" w:author="Russell Ott" w:date="2022-05-16T11:47:00Z">
            <w:rPr/>
          </w:rPrChange>
        </w:rPr>
        <w:t>act/entryRelationship/observation/effectiveTime/high  - not present (allergy still ongoing)</w:t>
      </w:r>
    </w:p>
    <w:p w14:paraId="50BA8C14" w14:textId="2B9DCB9E" w:rsidR="007D3708" w:rsidRPr="00C64922" w:rsidRDefault="007D3708" w:rsidP="009F6BA2">
      <w:pPr>
        <w:pStyle w:val="Caption"/>
        <w:keepNext/>
        <w:spacing w:after="0"/>
      </w:pPr>
      <w:bookmarkStart w:id="12418" w:name="_3hv69ve" w:colFirst="0" w:colLast="0"/>
      <w:bookmarkStart w:id="12419" w:name="_Ref21875693"/>
      <w:bookmarkStart w:id="12420" w:name="_Ref21875714"/>
      <w:bookmarkStart w:id="12421" w:name="_Toc101449296"/>
      <w:bookmarkStart w:id="12422" w:name="_Toc21927496"/>
      <w:bookmarkEnd w:id="12418"/>
      <w:r w:rsidRPr="00C64922">
        <w:t xml:space="preserve">Example </w:t>
      </w:r>
      <w:r w:rsidR="00132A94">
        <w:fldChar w:fldCharType="begin"/>
      </w:r>
      <w:r w:rsidR="00132A94">
        <w:instrText xml:space="preserve"> SEQ Example \* ARABIC </w:instrText>
      </w:r>
      <w:r w:rsidR="00132A94">
        <w:fldChar w:fldCharType="separate"/>
      </w:r>
      <w:del w:id="12423" w:author="Russell Ott" w:date="2022-05-16T11:47:00Z">
        <w:r w:rsidR="00DE0DA7">
          <w:rPr>
            <w:noProof/>
          </w:rPr>
          <w:delText>44</w:delText>
        </w:r>
      </w:del>
      <w:ins w:id="12424" w:author="Russell Ott" w:date="2022-05-16T11:47:00Z">
        <w:r w:rsidR="00F10C7C">
          <w:rPr>
            <w:noProof/>
          </w:rPr>
          <w:t>43</w:t>
        </w:r>
      </w:ins>
      <w:r w:rsidR="00132A94">
        <w:rPr>
          <w:noProof/>
        </w:rPr>
        <w:fldChar w:fldCharType="end"/>
      </w:r>
      <w:r w:rsidRPr="00C64922">
        <w:t>: Updating an allergy that is no longer a concern</w:t>
      </w:r>
      <w:bookmarkEnd w:id="12419"/>
      <w:bookmarkEnd w:id="12420"/>
      <w:bookmarkEnd w:id="12421"/>
      <w:bookmarkEnd w:id="124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117849D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2425" w:author="Russell Ott" w:date="2022-05-16T11:47:00Z">
              <w:r w:rsidRPr="00D14360">
                <w:rPr>
                  <w:rFonts w:ascii="Courier New" w:eastAsia="Courier New" w:hAnsi="Courier New" w:cs="Courier New"/>
                  <w:sz w:val="16"/>
                  <w:szCs w:val="16"/>
                </w:rPr>
                <w:delText>=”</w:delText>
              </w:r>
            </w:del>
            <w:ins w:id="12426" w:author="Russell Ott" w:date="2022-05-16T11:47: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20160204123506-0500</w:t>
            </w:r>
            <w:del w:id="12427" w:author="Russell Ott" w:date="2022-05-16T11:47:00Z">
              <w:r w:rsidRPr="00D14360">
                <w:rPr>
                  <w:rFonts w:ascii="Courier New" w:eastAsia="Courier New" w:hAnsi="Courier New" w:cs="Courier New"/>
                  <w:sz w:val="16"/>
                  <w:szCs w:val="16"/>
                </w:rPr>
                <w:delText>”/&gt;</w:delText>
              </w:r>
            </w:del>
            <w:ins w:id="12428" w:author="Russell Ott" w:date="2022-05-16T11:47: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125EE61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del w:id="12429" w:author="Russell Ott" w:date="2022-05-16T11:47:00Z">
              <w:r w:rsidRPr="00D14360">
                <w:rPr>
                  <w:rFonts w:ascii="Courier New" w:eastAsia="Courier New" w:hAnsi="Courier New" w:cs="Courier New"/>
                  <w:sz w:val="16"/>
                  <w:szCs w:val="16"/>
                </w:rPr>
                <w:delText>=”</w:delText>
              </w:r>
            </w:del>
            <w:ins w:id="12430" w:author="Russell Ott" w:date="2022-05-16T11:47: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20160204123506-0500</w:t>
            </w:r>
            <w:del w:id="12431" w:author="Russell Ott" w:date="2022-05-16T11:47:00Z">
              <w:r w:rsidRPr="00D14360">
                <w:rPr>
                  <w:rFonts w:ascii="Courier New" w:eastAsia="Courier New" w:hAnsi="Courier New" w:cs="Courier New"/>
                  <w:sz w:val="16"/>
                  <w:szCs w:val="16"/>
                </w:rPr>
                <w:delText>”/&gt;</w:delText>
              </w:r>
            </w:del>
            <w:ins w:id="12432" w:author="Russell Ott" w:date="2022-05-16T11:47: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5DAD29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del w:id="12433" w:author="Russell Ott" w:date="2022-05-16T11:47:00Z">
              <w:r w:rsidRPr="00D14360">
                <w:rPr>
                  <w:rFonts w:ascii="Courier New" w:eastAsia="Courier New" w:hAnsi="Courier New" w:cs="Courier New"/>
                  <w:sz w:val="16"/>
                  <w:szCs w:val="16"/>
                </w:rPr>
                <w:delText>biological</w:delText>
              </w:r>
            </w:del>
            <w:ins w:id="12434" w:author="Russell Ott" w:date="2022-05-16T11:47:00Z">
              <w:r w:rsidR="0088454D">
                <w:rPr>
                  <w:rFonts w:ascii="Courier New" w:eastAsia="Courier New" w:hAnsi="Courier New" w:cs="Courier New"/>
                  <w:sz w:val="16"/>
                  <w:szCs w:val="16"/>
                </w:rPr>
                <w:t>clinical</w:t>
              </w:r>
            </w:ins>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10C7C">
      <w:pPr>
        <w:pStyle w:val="Heading3"/>
      </w:pPr>
      <w:bookmarkStart w:id="12435" w:name="_1g2mgppetc1b" w:colFirst="0" w:colLast="0"/>
      <w:bookmarkStart w:id="12436" w:name="_r4qobpdsa8gi" w:colFirst="0" w:colLast="0"/>
      <w:bookmarkStart w:id="12437" w:name="_Toc21871984"/>
      <w:bookmarkStart w:id="12438" w:name="_Toc21872440"/>
      <w:bookmarkStart w:id="12439" w:name="_Toc21880211"/>
      <w:bookmarkStart w:id="12440" w:name="_Toc21890041"/>
      <w:bookmarkStart w:id="12441" w:name="_Toc21894185"/>
      <w:bookmarkStart w:id="12442" w:name="_Toc21898112"/>
      <w:bookmarkStart w:id="12443" w:name="_Toc21926860"/>
      <w:bookmarkStart w:id="12444" w:name="_decgrv9t1aie" w:colFirst="0" w:colLast="0"/>
      <w:bookmarkStart w:id="12445" w:name="_2w2p62nb7uhv" w:colFirst="0" w:colLast="0"/>
      <w:bookmarkStart w:id="12446" w:name="_Toc21871985"/>
      <w:bookmarkStart w:id="12447" w:name="_Toc21872441"/>
      <w:bookmarkStart w:id="12448" w:name="_Toc21880212"/>
      <w:bookmarkStart w:id="12449" w:name="_Toc21890042"/>
      <w:bookmarkStart w:id="12450" w:name="_Toc21894186"/>
      <w:bookmarkStart w:id="12451" w:name="_Toc21898113"/>
      <w:bookmarkStart w:id="12452" w:name="_Toc21926861"/>
      <w:bookmarkStart w:id="12453" w:name="_2r1s7u6ysjhs" w:colFirst="0" w:colLast="0"/>
      <w:bookmarkStart w:id="12454" w:name="_Medical_Equipment"/>
      <w:bookmarkStart w:id="12455" w:name="_Toc11219060"/>
      <w:bookmarkStart w:id="12456" w:name="_Toc11391315"/>
      <w:bookmarkStart w:id="12457" w:name="_Toc103262704"/>
      <w:bookmarkStart w:id="12458" w:name="_Toc22823449"/>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r w:rsidRPr="00C64922">
        <w:t>Medical Equipment</w:t>
      </w:r>
      <w:bookmarkEnd w:id="12455"/>
      <w:bookmarkEnd w:id="12456"/>
      <w:bookmarkEnd w:id="12457"/>
      <w:bookmarkEnd w:id="12458"/>
    </w:p>
    <w:p w14:paraId="0B0C5925" w14:textId="77777777" w:rsidR="008F693D" w:rsidRPr="00AD08FB" w:rsidRDefault="008F693D" w:rsidP="003A3D50">
      <w:pPr>
        <w:rPr>
          <w:rFonts w:ascii="Times New Roman" w:eastAsia="Times New Roman" w:hAnsi="Times New Roman"/>
          <w:sz w:val="24"/>
          <w:szCs w:val="24"/>
          <w:rPrChange w:id="12459" w:author="Russell Ott" w:date="2022-05-16T11:47:00Z">
            <w:rPr>
              <w:rFonts w:ascii="Calibri" w:hAnsi="Calibri"/>
            </w:rPr>
          </w:rPrChange>
        </w:rPr>
      </w:pPr>
      <w:r w:rsidRPr="00AD08FB">
        <w:rPr>
          <w:rPrChange w:id="12460" w:author="Russell Ott" w:date="2022-05-16T11:47:00Z">
            <w:rPr>
              <w:rFonts w:ascii="Calibri" w:hAnsi="Calibri"/>
            </w:rPr>
          </w:rPrChange>
        </w:rPr>
        <w:t xml:space="preserve">Medical Equipment includes devices implanted within the patient and devices the patient has or uses. </w:t>
      </w:r>
    </w:p>
    <w:p w14:paraId="73C4A18D" w14:textId="77777777" w:rsidR="003B4A08" w:rsidRPr="00C64922" w:rsidRDefault="003B4A08" w:rsidP="002E634A">
      <w:pPr>
        <w:pStyle w:val="Heading4"/>
      </w:pPr>
      <w:bookmarkStart w:id="12461" w:name="_5uivdi1pw4m2" w:colFirst="0" w:colLast="0"/>
      <w:bookmarkStart w:id="12462" w:name="_Toc11043681"/>
      <w:bookmarkEnd w:id="12461"/>
      <w:r w:rsidRPr="00C64922">
        <w:t>Implanted Device</w:t>
      </w:r>
      <w:bookmarkEnd w:id="12462"/>
    </w:p>
    <w:p w14:paraId="59769881" w14:textId="77777777" w:rsidR="003B4A08" w:rsidRPr="00D14360" w:rsidRDefault="003B4A08" w:rsidP="003B4A08">
      <w:pPr>
        <w:spacing w:after="120"/>
        <w:rPr>
          <w:rFonts w:ascii="Times New Roman" w:eastAsia="Calibri" w:hAnsi="Times New Roman"/>
          <w:sz w:val="24"/>
          <w:szCs w:val="24"/>
          <w:rPrChange w:id="12463" w:author="Russell Ott" w:date="2022-05-16T11:47:00Z">
            <w:rPr>
              <w:rFonts w:ascii="Calibri" w:eastAsia="Calibri" w:hAnsi="Calibri"/>
            </w:rPr>
          </w:rPrChange>
        </w:rPr>
      </w:pPr>
      <w:r w:rsidRPr="00D14360">
        <w:rPr>
          <w:rPrChange w:id="12464" w:author="Russell Ott" w:date="2022-05-16T11:47:00Z">
            <w:rPr>
              <w:rFonts w:ascii="Calibri" w:eastAsia="Calibri" w:hAnsi="Calibri"/>
            </w:rPr>
          </w:rPrChange>
        </w:rPr>
        <w:t>Each implanted device can be represented in an Individual Procedure Activi</w:t>
      </w:r>
      <w:r w:rsidRPr="00D14360">
        <w:rPr>
          <w:rPrChange w:id="12465" w:author="Russell Ott" w:date="2022-05-16T11:47:00Z">
            <w:rPr>
              <w:rFonts w:ascii="Calibri" w:eastAsia="Calibri" w:hAnsi="Calibri"/>
            </w:rPr>
          </w:rPrChange>
        </w:rPr>
        <w:t>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ascii="Times New Roman" w:eastAsia="Calibri" w:hAnsi="Times New Roman"/>
          <w:sz w:val="24"/>
          <w:szCs w:val="24"/>
          <w:rPrChange w:id="12466" w:author="Russell Ott" w:date="2022-05-16T11:47:00Z">
            <w:rPr>
              <w:rFonts w:ascii="Calibri" w:eastAsia="Calibri" w:hAnsi="Calibri"/>
            </w:rPr>
          </w:rPrChange>
        </w:rPr>
      </w:pPr>
      <w:r w:rsidRPr="00D14360">
        <w:rPr>
          <w:rPrChange w:id="12467" w:author="Russell Ott" w:date="2022-05-16T11:47:00Z">
            <w:rPr>
              <w:rFonts w:ascii="Calibri" w:eastAsia="Calibri" w:hAnsi="Calibri"/>
            </w:rPr>
          </w:rPrChange>
        </w:rPr>
        <w:t>An implanted device (or groups of implanted devices) also can be rep</w:t>
      </w:r>
      <w:r w:rsidRPr="00D14360">
        <w:rPr>
          <w:rPrChange w:id="12468" w:author="Russell Ott" w:date="2022-05-16T11:47:00Z">
            <w:rPr>
              <w:rFonts w:ascii="Calibri" w:eastAsia="Calibri" w:hAnsi="Calibri"/>
            </w:rPr>
          </w:rPrChange>
        </w:rPr>
        <w:t xml:space="preserve">resented within a Medical Equipment Organizer template.  Including information about a device in the procedure details does not remove the need to list the device in the Medical Equipment section. Each component of the Medical Equipment Organizer contains </w:t>
      </w:r>
      <w:r w:rsidRPr="00D14360">
        <w:rPr>
          <w:rFonts w:eastAsia="Calibri"/>
          <w:rPrChange w:id="12469" w:author="Russell Ott" w:date="2022-05-16T11:47:00Z">
            <w:rPr>
              <w:rFonts w:ascii="Calibri" w:eastAsia="Calibri" w:hAnsi="Calibri"/>
            </w:rPr>
          </w:rPrChange>
        </w:rPr>
        <w:t xml:space="preserve">a Procedure Activity Procedure template.  </w:t>
      </w:r>
    </w:p>
    <w:p w14:paraId="7385BC17" w14:textId="77777777" w:rsidR="00632AAF" w:rsidRDefault="00632AAF" w:rsidP="00632AAF">
      <w:pPr>
        <w:spacing w:after="120"/>
        <w:rPr>
          <w:rFonts w:ascii="Times New Roman" w:eastAsia="Calibri" w:hAnsi="Times New Roman"/>
          <w:sz w:val="24"/>
          <w:szCs w:val="24"/>
          <w:rPrChange w:id="12470" w:author="Russell Ott" w:date="2022-05-16T11:47:00Z">
            <w:rPr>
              <w:rFonts w:ascii="Calibri" w:eastAsia="Calibri" w:hAnsi="Calibri"/>
            </w:rPr>
          </w:rPrChange>
        </w:rPr>
      </w:pPr>
      <w:r>
        <w:rPr>
          <w:rPrChange w:id="12471" w:author="Russell Ott" w:date="2022-05-16T11:47:00Z">
            <w:rPr>
              <w:rFonts w:ascii="Calibri" w:eastAsia="Calibri" w:hAnsi="Calibri"/>
            </w:rPr>
          </w:rPrChange>
        </w:rPr>
        <w:t xml:space="preserve">UDI information is considered core data for interoperability. Content Creators should support population of </w:t>
      </w:r>
      <w:r w:rsidR="00863460">
        <w:rPr>
          <w:rPrChange w:id="12472" w:author="Russell Ott" w:date="2022-05-16T11:47:00Z">
            <w:rPr>
              <w:rFonts w:ascii="Calibri" w:eastAsia="Calibri" w:hAnsi="Calibri"/>
            </w:rPr>
          </w:rPrChange>
        </w:rPr>
        <w:t>an</w:t>
      </w:r>
      <w:r>
        <w:rPr>
          <w:rFonts w:eastAsia="Calibri"/>
          <w:rPrChange w:id="12473" w:author="Russell Ott" w:date="2022-05-16T11:47:00Z">
            <w:rPr>
              <w:rFonts w:ascii="Calibri" w:eastAsia="Calibri" w:hAnsi="Calibri"/>
            </w:rPr>
          </w:rPrChange>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PrChange w:id="12474" w:author="Russell Ott" w:date="2022-05-16T11:47:00Z">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Change w:id="12475">
          <w:tblGrid>
            <w:gridCol w:w="1765"/>
            <w:gridCol w:w="7590"/>
          </w:tblGrid>
        </w:tblGridChange>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b/>
                <w:color w:val="FFFFFF"/>
                <w:rPrChange w:id="12476" w:author="Russell Ott" w:date="2022-05-16T11:47:00Z">
                  <w:rPr>
                    <w:rFonts w:ascii="Calibri" w:hAnsi="Calibri"/>
                    <w:b/>
                    <w:color w:val="FFFFFF"/>
                  </w:rPr>
                </w:rPrChange>
              </w:rPr>
            </w:pPr>
            <w:r w:rsidRPr="00D14360">
              <w:rPr>
                <w:b/>
                <w:color w:val="FFFFFF"/>
                <w:rPrChange w:id="12477" w:author="Russell Ott" w:date="2022-05-16T11:47:00Z">
                  <w:rPr>
                    <w:rFonts w:ascii="Calibri" w:hAnsi="Calibri"/>
                    <w:b/>
                    <w:color w:val="FFFFFF"/>
                  </w:rPr>
                </w:rPrChange>
              </w:rPr>
              <w:t>Entry Template</w:t>
            </w:r>
          </w:p>
        </w:tc>
        <w:tc>
          <w:tcPr>
            <w:tcW w:w="7590" w:type="dxa"/>
            <w:shd w:val="clear" w:color="auto" w:fill="4F81BD"/>
          </w:tcPr>
          <w:p w14:paraId="500EE640" w14:textId="77777777" w:rsidR="009F6BA2" w:rsidRPr="00D14360" w:rsidRDefault="009F6BA2" w:rsidP="00E42FA6">
            <w:pPr>
              <w:rPr>
                <w:rFonts w:ascii="Times New Roman" w:eastAsia="Times New Roman" w:hAnsi="Times New Roman"/>
                <w:b/>
                <w:color w:val="FFFFFF"/>
                <w:sz w:val="24"/>
                <w:szCs w:val="24"/>
                <w:rPrChange w:id="12478" w:author="Russell Ott" w:date="2022-05-16T11:47:00Z">
                  <w:rPr>
                    <w:rFonts w:ascii="Calibri" w:hAnsi="Calibri"/>
                    <w:b/>
                    <w:color w:val="FFFFFF"/>
                  </w:rPr>
                </w:rPrChange>
              </w:rPr>
            </w:pPr>
            <w:r w:rsidRPr="00D14360">
              <w:rPr>
                <w:b/>
                <w:color w:val="FFFFFF"/>
                <w:rPrChange w:id="12479" w:author="Russell Ott" w:date="2022-05-16T11:47:00Z">
                  <w:rPr>
                    <w:rFonts w:ascii="Calibri" w:hAnsi="Calibri"/>
                    <w:b/>
                    <w:color w:val="FFFFFF"/>
                  </w:rPr>
                </w:rPrChange>
              </w:rPr>
              <w:t xml:space="preserve">Procedure Activity Procedure (V2) </w:t>
            </w:r>
          </w:p>
          <w:p w14:paraId="66A40E73" w14:textId="77777777" w:rsidR="009F6BA2" w:rsidRPr="00D14360" w:rsidRDefault="009F6BA2" w:rsidP="00E42FA6">
            <w:pPr>
              <w:rPr>
                <w:rFonts w:ascii="Times New Roman" w:eastAsia="Times New Roman" w:hAnsi="Times New Roman"/>
                <w:color w:val="FFFFFF"/>
                <w:sz w:val="24"/>
                <w:szCs w:val="24"/>
                <w:rPrChange w:id="12480" w:author="Russell Ott" w:date="2022-05-16T11:47:00Z">
                  <w:rPr>
                    <w:rFonts w:ascii="Calibri" w:hAnsi="Calibri"/>
                    <w:color w:val="FFFFFF"/>
                    <w:sz w:val="20"/>
                  </w:rPr>
                </w:rPrChange>
              </w:rPr>
            </w:pPr>
            <w:r w:rsidRPr="00D14360">
              <w:rPr>
                <w:color w:val="FFFFFF"/>
                <w:sz w:val="18"/>
                <w:rPrChange w:id="12481" w:author="Russell Ott" w:date="2022-05-16T11:47:00Z">
                  <w:rPr>
                    <w:rFonts w:ascii="Calibri" w:hAnsi="Calibri"/>
                    <w:color w:val="FFFFFF"/>
                    <w:sz w:val="18"/>
                  </w:rPr>
                </w:rPrChange>
              </w:rPr>
              <w:t xml:space="preserve">[procedure: identifier </w:t>
            </w:r>
            <w:r w:rsidRPr="00D14360">
              <w:rPr>
                <w:color w:val="FFFFFF"/>
                <w:sz w:val="18"/>
                <w:rPrChange w:id="12482" w:author="Russell Ott" w:date="2022-05-16T11:47:00Z">
                  <w:rPr>
                    <w:rFonts w:ascii="Calibri" w:hAnsi="Calibri"/>
                    <w:color w:val="FFFFFF"/>
                    <w:sz w:val="18"/>
                  </w:rPr>
                </w:rPrChange>
              </w:rPr>
              <w:t>urn:hl7ii:2.16.840.1.113883.10.20.22.4.14:2014-06-09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b/>
                <w:rPrChange w:id="12483" w:author="Russell Ott" w:date="2022-05-16T11:47:00Z">
                  <w:rPr>
                    <w:rFonts w:ascii="Calibri" w:hAnsi="Calibri"/>
                    <w:b/>
                    <w:sz w:val="20"/>
                  </w:rPr>
                </w:rPrChange>
              </w:rPr>
            </w:pPr>
            <w:r w:rsidRPr="00D14360">
              <w:rPr>
                <w:b/>
                <w:rPrChange w:id="12484" w:author="Russell Ott" w:date="2022-05-16T11:47:00Z">
                  <w:rPr>
                    <w:rFonts w:ascii="Calibri" w:hAnsi="Calibri"/>
                    <w:b/>
                    <w:sz w:val="20"/>
                  </w:rPr>
                </w:rPrChange>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eastAsia="Times New Roman" w:hAnsi="Calibri Light"/>
                <w:color w:val="000000"/>
                <w:sz w:val="24"/>
                <w:szCs w:val="24"/>
                <w:rPrChange w:id="12485" w:author="Russell Ott" w:date="2022-05-16T11:47:00Z">
                  <w:rPr>
                    <w:rFonts w:ascii="Calibri Light" w:hAnsi="Calibri Light"/>
                    <w:color w:val="000000"/>
                    <w:sz w:val="20"/>
                  </w:rPr>
                </w:rPrChange>
              </w:rPr>
            </w:pPr>
            <w:r w:rsidRPr="00D14360">
              <w:rPr>
                <w:rFonts w:ascii="Calibri Light" w:hAnsi="Calibri Light"/>
                <w:color w:val="000000"/>
                <w:rPrChange w:id="12486" w:author="Russell Ott" w:date="2022-05-16T11:47:00Z">
                  <w:rPr>
                    <w:rFonts w:ascii="Calibri Light" w:hAnsi="Calibri Light"/>
                    <w:color w:val="000000"/>
                    <w:sz w:val="20"/>
                  </w:rPr>
                </w:rPrChange>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b/>
                <w:rPrChange w:id="12487" w:author="Russell Ott" w:date="2022-05-16T11:47:00Z">
                  <w:rPr>
                    <w:rFonts w:ascii="Calibri" w:hAnsi="Calibri"/>
                    <w:b/>
                    <w:sz w:val="20"/>
                  </w:rPr>
                </w:rPrChange>
              </w:rPr>
            </w:pPr>
            <w:r w:rsidRPr="003A3D50">
              <w:rPr>
                <w:b/>
                <w:rPrChange w:id="12488" w:author="Russell Ott" w:date="2022-05-16T11:47:00Z">
                  <w:rPr>
                    <w:rFonts w:ascii="Calibri" w:hAnsi="Calibri"/>
                    <w:b/>
                    <w:sz w:val="20"/>
                  </w:rPr>
                </w:rPrChange>
              </w:rPr>
              <w:t>Purpose</w:t>
            </w:r>
          </w:p>
        </w:tc>
        <w:tc>
          <w:tcPr>
            <w:tcW w:w="7590" w:type="dxa"/>
            <w:shd w:val="clear" w:color="auto" w:fill="auto"/>
          </w:tcPr>
          <w:p w14:paraId="5BAA8127" w14:textId="77777777" w:rsidR="009F6BA2" w:rsidRPr="00AD08FB" w:rsidRDefault="004338DE" w:rsidP="003A3D50">
            <w:pPr>
              <w:rPr>
                <w:rFonts w:ascii="Calibri Light" w:eastAsia="Times New Roman" w:hAnsi="Calibri Light"/>
                <w:color w:val="000000"/>
                <w:sz w:val="24"/>
                <w:szCs w:val="24"/>
                <w:rPrChange w:id="12489" w:author="Russell Ott" w:date="2022-05-16T11:47:00Z">
                  <w:rPr>
                    <w:rFonts w:ascii="Calibri Light" w:hAnsi="Calibri Light"/>
                    <w:color w:val="000000"/>
                    <w:sz w:val="20"/>
                  </w:rPr>
                </w:rPrChange>
              </w:rPr>
            </w:pPr>
            <w:r w:rsidRPr="00AD08FB">
              <w:rPr>
                <w:rFonts w:ascii="Calibri Light" w:hAnsi="Calibri Light"/>
                <w:rPrChange w:id="12490" w:author="Russell Ott" w:date="2022-05-16T11:47:00Z">
                  <w:rPr>
                    <w:rFonts w:ascii="Calibri Light" w:hAnsi="Calibri Light"/>
                    <w:sz w:val="20"/>
                  </w:rPr>
                </w:rPrChange>
              </w:rPr>
              <w:t xml:space="preserve">This template is used to represent procedures whose immediate and primary outcome (post-condition) is the alteration of the physical condition of the </w:t>
            </w:r>
            <w:r w:rsidRPr="00AD08FB">
              <w:rPr>
                <w:rFonts w:ascii="Calibri Light" w:hAnsi="Calibri Light"/>
                <w:rPrChange w:id="12491" w:author="Russell Ott" w:date="2022-05-16T11:47:00Z">
                  <w:rPr>
                    <w:rFonts w:ascii="Calibri Light" w:hAnsi="Calibri Light"/>
                    <w:sz w:val="20"/>
                  </w:rPr>
                </w:rPrChange>
              </w:rPr>
              <w:t>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F75DF2">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b/>
                <w:rPrChange w:id="12492" w:author="Russell Ott" w:date="2022-05-16T11:47:00Z">
                  <w:rPr>
                    <w:rFonts w:ascii="Calibri" w:hAnsi="Calibri"/>
                    <w:b/>
                    <w:sz w:val="20"/>
                  </w:rPr>
                </w:rPrChange>
              </w:rPr>
            </w:pPr>
            <w:r w:rsidRPr="00D14360">
              <w:rPr>
                <w:b/>
                <w:rPrChange w:id="12493" w:author="Russell Ott" w:date="2022-05-16T11:47:00Z">
                  <w:rPr>
                    <w:rFonts w:ascii="Calibri" w:hAnsi="Calibri"/>
                    <w:b/>
                    <w:sz w:val="20"/>
                  </w:rPr>
                </w:rPrChange>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eastAsia="Times New Roman" w:hAnsi="Calibri Light"/>
                <w:color w:val="000000"/>
                <w:sz w:val="24"/>
                <w:szCs w:val="24"/>
                <w:rPrChange w:id="12494" w:author="Russell Ott" w:date="2022-05-16T11:47:00Z">
                  <w:rPr>
                    <w:rFonts w:ascii="Calibri Light" w:hAnsi="Calibri Light"/>
                    <w:color w:val="000000"/>
                    <w:sz w:val="20"/>
                  </w:rPr>
                </w:rPrChange>
              </w:rPr>
            </w:pPr>
            <w:r w:rsidRPr="001D17B7">
              <w:rPr>
                <w:rFonts w:ascii="Calibri Light" w:hAnsi="Calibri Light"/>
                <w:color w:val="000000"/>
                <w:rPrChange w:id="12495" w:author="Russell Ott" w:date="2022-05-16T11:47:00Z">
                  <w:rPr>
                    <w:rFonts w:ascii="Calibri Light" w:hAnsi="Calibri Light"/>
                    <w:color w:val="000000"/>
                    <w:sz w:val="20"/>
                  </w:rPr>
                </w:rPrChange>
              </w:rPr>
              <w:t xml:space="preserve">This template includes a state model that includes: active, completed, aborted, and cancelled. When documenting an implanted medical </w:t>
            </w:r>
            <w:r w:rsidR="00863460" w:rsidRPr="001D17B7">
              <w:rPr>
                <w:rFonts w:ascii="Calibri Light" w:hAnsi="Calibri Light"/>
                <w:color w:val="000000"/>
                <w:rPrChange w:id="12496" w:author="Russell Ott" w:date="2022-05-16T11:47:00Z">
                  <w:rPr>
                    <w:rFonts w:ascii="Calibri Light" w:hAnsi="Calibri Light"/>
                    <w:color w:val="000000"/>
                    <w:sz w:val="20"/>
                  </w:rPr>
                </w:rPrChange>
              </w:rPr>
              <w:t>device,</w:t>
            </w:r>
            <w:r w:rsidRPr="001D17B7">
              <w:rPr>
                <w:rFonts w:ascii="Calibri Light" w:hAnsi="Calibri Light"/>
                <w:color w:val="000000"/>
                <w:rPrChange w:id="12497" w:author="Russell Ott" w:date="2022-05-16T11:47:00Z">
                  <w:rPr>
                    <w:rFonts w:ascii="Calibri Light" w:hAnsi="Calibri Light"/>
                    <w:color w:val="000000"/>
                    <w:sz w:val="20"/>
                  </w:rPr>
                </w:rPrChange>
              </w:rPr>
              <w:t xml:space="preserve"> the statusCode = “completed”. </w:t>
            </w:r>
          </w:p>
          <w:p w14:paraId="6BD00687" w14:textId="77777777" w:rsidR="00852DED" w:rsidRDefault="00852DED" w:rsidP="00E42FA6">
            <w:pPr>
              <w:rPr>
                <w:rFonts w:ascii="Calibri Light" w:hAnsi="Calibri Light"/>
                <w:color w:val="000000"/>
                <w:rPrChange w:id="12498" w:author="Russell Ott" w:date="2022-05-16T11:47:00Z">
                  <w:rPr>
                    <w:rFonts w:ascii="Calibri Light" w:hAnsi="Calibri Light"/>
                    <w:color w:val="000000"/>
                    <w:sz w:val="20"/>
                  </w:rPr>
                </w:rPrChange>
              </w:rPr>
            </w:pPr>
          </w:p>
          <w:p w14:paraId="269754B8" w14:textId="572CD223" w:rsidR="009F6BA2" w:rsidRPr="005A615D" w:rsidRDefault="00632AAF" w:rsidP="00E42FA6">
            <w:pPr>
              <w:rPr>
                <w:rFonts w:ascii="Calibri Light" w:eastAsia="Times New Roman" w:hAnsi="Calibri Light"/>
                <w:color w:val="000000"/>
                <w:sz w:val="24"/>
                <w:szCs w:val="24"/>
                <w:rPrChange w:id="12499" w:author="Russell Ott" w:date="2022-05-16T11:47:00Z">
                  <w:rPr>
                    <w:rFonts w:ascii="Calibri Light" w:hAnsi="Calibri Light"/>
                    <w:color w:val="000000"/>
                    <w:sz w:val="20"/>
                  </w:rPr>
                </w:rPrChange>
              </w:rPr>
            </w:pPr>
            <w:r w:rsidRPr="001D17B7">
              <w:rPr>
                <w:rFonts w:ascii="Calibri Light" w:hAnsi="Calibri Light"/>
                <w:color w:val="000000"/>
                <w:rPrChange w:id="12500" w:author="Russell Ott" w:date="2022-05-16T11:47:00Z">
                  <w:rPr>
                    <w:rFonts w:ascii="Calibri Light" w:hAnsi="Calibri Light"/>
                    <w:color w:val="000000"/>
                    <w:sz w:val="20"/>
                  </w:rPr>
                </w:rPrChange>
              </w:rPr>
              <w:t>The effectiveTime, also referred to as the “</w:t>
            </w:r>
            <w:del w:id="12501" w:author="Russell Ott" w:date="2022-05-16T11:47:00Z">
              <w:r w:rsidRPr="001D17B7">
                <w:rPr>
                  <w:rFonts w:ascii="Calibri Light" w:hAnsi="Calibri Light" w:cs="Calibri Light"/>
                  <w:color w:val="000000"/>
                </w:rPr>
                <w:delText>biologically</w:delText>
              </w:r>
            </w:del>
            <w:ins w:id="12502" w:author="Russell Ott" w:date="2022-05-16T11:47:00Z">
              <w:r w:rsidR="0088454D">
                <w:rPr>
                  <w:rFonts w:ascii="Calibri Light" w:hAnsi="Calibri Light" w:cs="Calibri Light"/>
                  <w:color w:val="000000"/>
                </w:rPr>
                <w:t>clinically</w:t>
              </w:r>
            </w:ins>
            <w:r w:rsidR="0088454D" w:rsidRPr="001D17B7">
              <w:rPr>
                <w:rFonts w:ascii="Calibri Light" w:hAnsi="Calibri Light"/>
                <w:color w:val="000000"/>
                <w:rPrChange w:id="12503" w:author="Russell Ott" w:date="2022-05-16T11:47:00Z">
                  <w:rPr>
                    <w:rFonts w:ascii="Calibri Light" w:hAnsi="Calibri Light"/>
                    <w:color w:val="000000"/>
                    <w:sz w:val="20"/>
                  </w:rPr>
                </w:rPrChange>
              </w:rPr>
              <w:t xml:space="preserve"> </w:t>
            </w:r>
            <w:r w:rsidRPr="001D17B7">
              <w:rPr>
                <w:rFonts w:ascii="Calibri Light" w:hAnsi="Calibri Light"/>
                <w:color w:val="000000"/>
                <w:rPrChange w:id="12504" w:author="Russell Ott" w:date="2022-05-16T11:47:00Z">
                  <w:rPr>
                    <w:rFonts w:ascii="Calibri Light" w:hAnsi="Calibri Light"/>
                    <w:color w:val="000000"/>
                    <w:sz w:val="20"/>
                  </w:rPr>
                </w:rPrChange>
              </w:rPr>
              <w:t xml:space="preserve">relevant time” is the time at which the procedure was performed which implies the data the device was implanted. Best practice is to use </w:t>
            </w:r>
            <w:r w:rsidRPr="00632AAF">
              <w:rPr>
                <w:rFonts w:ascii="Calibri Light" w:hAnsi="Calibri Light"/>
                <w:color w:val="000000"/>
                <w:rPrChange w:id="12505" w:author="Russell Ott" w:date="2022-05-16T11:47:00Z">
                  <w:rPr>
                    <w:rFonts w:ascii="Calibri Light" w:hAnsi="Calibri Light"/>
                    <w:color w:val="000000"/>
                    <w:sz w:val="20"/>
                  </w:rPr>
                </w:rPrChange>
              </w:rPr>
              <w:t xml:space="preserve">the </w:t>
            </w:r>
            <w:r w:rsidRPr="003A3D50">
              <w:rPr>
                <w:rFonts w:ascii="Calibri Light" w:hAnsi="Calibri Light"/>
                <w:color w:val="000000"/>
                <w:rPrChange w:id="12506" w:author="Russell Ott" w:date="2022-05-16T11:47:00Z">
                  <w:rPr>
                    <w:rFonts w:ascii="Calibri Light" w:hAnsi="Calibri Light"/>
                    <w:color w:val="000000"/>
                    <w:sz w:val="20"/>
                  </w:rPr>
                </w:rPrChange>
              </w:rPr>
              <w:t>TS</w:t>
            </w:r>
            <w:r w:rsidRPr="00632AAF">
              <w:rPr>
                <w:rFonts w:ascii="Calibri Light" w:hAnsi="Calibri Light"/>
                <w:color w:val="000000"/>
                <w:rPrChange w:id="12507" w:author="Russell Ott" w:date="2022-05-16T11:47:00Z">
                  <w:rPr>
                    <w:rFonts w:ascii="Calibri Light" w:hAnsi="Calibri Light"/>
                    <w:color w:val="000000"/>
                    <w:sz w:val="20"/>
                  </w:rPr>
                </w:rPrChange>
              </w:rPr>
              <w:t xml:space="preserve"> data</w:t>
            </w:r>
            <w:r w:rsidRPr="001D17B7">
              <w:rPr>
                <w:rFonts w:ascii="Calibri Light" w:hAnsi="Calibri Light"/>
                <w:color w:val="000000"/>
                <w:rPrChange w:id="12508" w:author="Russell Ott" w:date="2022-05-16T11:47:00Z">
                  <w:rPr>
                    <w:rFonts w:ascii="Calibri Light" w:hAnsi="Calibri Light"/>
                    <w:color w:val="000000"/>
                    <w:sz w:val="20"/>
                  </w:rPr>
                </w:rPrChange>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509"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510" w:author="Russell Ott" w:date="2022-05-16T11:47:00Z">
            <w:trPr>
              <w:cantSplit/>
            </w:trPr>
          </w:trPrChange>
        </w:trPr>
        <w:tc>
          <w:tcPr>
            <w:tcW w:w="1765" w:type="dxa"/>
            <w:tcBorders>
              <w:top w:val="single" w:sz="4" w:space="0" w:color="4F81BD"/>
              <w:bottom w:val="single" w:sz="4" w:space="0" w:color="4472C4" w:themeColor="accent1"/>
              <w:right w:val="nil"/>
            </w:tcBorders>
            <w:shd w:val="clear" w:color="auto" w:fill="FFFFFF"/>
            <w:tcPrChange w:id="12511" w:author="Russell Ott" w:date="2022-05-16T11:47:00Z">
              <w:tcPr>
                <w:tcW w:w="1765" w:type="dxa"/>
                <w:tcBorders>
                  <w:right w:val="nil"/>
                </w:tcBorders>
                <w:shd w:val="clear" w:color="auto" w:fill="FFFFFF"/>
              </w:tcPr>
            </w:tcPrChange>
          </w:tcPr>
          <w:p w14:paraId="25103C2B" w14:textId="77777777" w:rsidR="009F6BA2" w:rsidRPr="00D14360" w:rsidRDefault="009F6BA2" w:rsidP="00E42FA6">
            <w:pPr>
              <w:rPr>
                <w:b/>
                <w:rPrChange w:id="12512" w:author="Russell Ott" w:date="2022-05-16T11:47:00Z">
                  <w:rPr>
                    <w:rFonts w:ascii="Calibri" w:hAnsi="Calibri"/>
                    <w:b/>
                    <w:sz w:val="20"/>
                  </w:rPr>
                </w:rPrChange>
              </w:rPr>
            </w:pPr>
            <w:r w:rsidRPr="00D14360">
              <w:rPr>
                <w:b/>
                <w:rPrChange w:id="12513" w:author="Russell Ott" w:date="2022-05-16T11:47:00Z">
                  <w:rPr>
                    <w:rFonts w:ascii="Calibri" w:hAnsi="Calibri"/>
                    <w:b/>
                    <w:sz w:val="20"/>
                  </w:rPr>
                </w:rPrChange>
              </w:rPr>
              <w:t>Negation</w:t>
            </w:r>
          </w:p>
        </w:tc>
        <w:tc>
          <w:tcPr>
            <w:tcW w:w="7590" w:type="dxa"/>
            <w:tcBorders>
              <w:top w:val="single" w:sz="4" w:space="0" w:color="4F81BD"/>
              <w:bottom w:val="single" w:sz="4" w:space="0" w:color="4472C4" w:themeColor="accent1"/>
            </w:tcBorders>
            <w:shd w:val="clear" w:color="auto" w:fill="auto"/>
            <w:tcPrChange w:id="12514" w:author="Russell Ott" w:date="2022-05-16T11:47:00Z">
              <w:tcPr>
                <w:tcW w:w="7590" w:type="dxa"/>
                <w:shd w:val="clear" w:color="auto" w:fill="auto"/>
              </w:tcPr>
            </w:tcPrChange>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2515" w:author="Russell Ott" w:date="2022-05-16T11:47:00Z">
                  <w:rPr>
                    <w:rFonts w:ascii="Calibri Light" w:hAnsi="Calibri Light"/>
                    <w:color w:val="000000"/>
                    <w:sz w:val="20"/>
                  </w:rPr>
                </w:rPrChange>
              </w:rPr>
            </w:pPr>
            <w:r w:rsidRPr="0083506C">
              <w:rPr>
                <w:rFonts w:ascii="Calibri Light" w:hAnsi="Calibri Light"/>
                <w:color w:val="000000"/>
                <w:rPrChange w:id="12516" w:author="Russell Ott" w:date="2022-05-16T11:47:00Z">
                  <w:rPr>
                    <w:rFonts w:ascii="Calibri Light" w:hAnsi="Calibri Light"/>
                    <w:color w:val="000000"/>
                    <w:sz w:val="20"/>
                  </w:rPr>
                </w:rPrChange>
              </w:rPr>
              <w:t xml:space="preserve">In this template, the negationInd attribute is used to indicate the procedure was not performed. </w:t>
            </w:r>
          </w:p>
        </w:tc>
      </w:tr>
      <w:tr w:rsidR="002954CE" w:rsidRPr="00C64922" w14:paraId="30F20459" w14:textId="77777777" w:rsidTr="003A3D50">
        <w:trPr>
          <w:cantSplit/>
          <w:del w:id="12517" w:author="Russell Ott" w:date="2022-05-16T11:47:00Z"/>
        </w:trPr>
        <w:tc>
          <w:tcPr>
            <w:tcW w:w="1765" w:type="dxa"/>
            <w:tcBorders>
              <w:top w:val="single" w:sz="4" w:space="0" w:color="4F81BD"/>
              <w:bottom w:val="single" w:sz="4" w:space="0" w:color="4F81BD"/>
              <w:right w:val="nil"/>
            </w:tcBorders>
            <w:shd w:val="clear" w:color="auto" w:fill="FFFFFF"/>
          </w:tcPr>
          <w:p w14:paraId="6D867F66" w14:textId="77777777" w:rsidR="009F6BA2" w:rsidRPr="00D14360" w:rsidRDefault="009F6BA2" w:rsidP="00E42FA6">
            <w:pPr>
              <w:rPr>
                <w:del w:id="12518" w:author="Russell Ott" w:date="2022-05-16T11:47:00Z"/>
                <w:rFonts w:cs="Calibri"/>
                <w:b/>
                <w:bCs/>
              </w:rPr>
            </w:pPr>
            <w:del w:id="12519" w:author="Russell Ott" w:date="2022-05-16T11:47:00Z">
              <w:r w:rsidRPr="00D14360">
                <w:rPr>
                  <w:rFonts w:cs="Calibri"/>
                  <w:b/>
                  <w:bCs/>
                </w:rPr>
                <w:delText>Idioms Supported</w:delText>
              </w:r>
            </w:del>
          </w:p>
        </w:tc>
        <w:tc>
          <w:tcPr>
            <w:tcW w:w="7590" w:type="dxa"/>
            <w:tcBorders>
              <w:top w:val="single" w:sz="4" w:space="0" w:color="4F81BD"/>
              <w:bottom w:val="single" w:sz="4" w:space="0" w:color="4F81BD"/>
            </w:tcBorders>
            <w:shd w:val="clear" w:color="auto" w:fill="auto"/>
          </w:tcPr>
          <w:p w14:paraId="5BD26177" w14:textId="77777777" w:rsidR="009F6BA2" w:rsidRPr="005A615D" w:rsidRDefault="009F6BA2" w:rsidP="00D14360">
            <w:pPr>
              <w:pStyle w:val="HTMLPreformatted"/>
              <w:shd w:val="clear" w:color="auto" w:fill="FFFFFF"/>
              <w:spacing w:line="225" w:lineRule="atLeast"/>
              <w:rPr>
                <w:del w:id="12520" w:author="Russell Ott" w:date="2022-05-16T11:47:00Z"/>
                <w:rFonts w:ascii="Calibri Light" w:hAnsi="Calibri Light" w:cs="Calibri Light"/>
                <w:color w:val="000000"/>
              </w:rPr>
            </w:pPr>
            <w:moveFromRangeStart w:id="12521" w:author="Russell Ott" w:date="2022-05-16T11:47:00Z" w:name="move103594074"/>
            <w:moveFrom w:id="12522" w:author="Russell Ott" w:date="2022-05-16T11:47:00Z">
              <w:r w:rsidRPr="0083506C">
                <w:rPr>
                  <w:rFonts w:ascii="Calibri Light" w:hAnsi="Calibri Light" w:cs="Calibri Light"/>
                  <w:color w:val="000000"/>
                </w:rPr>
                <w:t xml:space="preserve">See example below for the representation of “No Implanted Devices”. </w:t>
              </w:r>
            </w:moveFrom>
            <w:moveFromRangeEnd w:id="12521"/>
            <w:del w:id="12523" w:author="Russell Ott" w:date="2022-05-16T11:47:00Z">
              <w:r w:rsidRPr="0083506C">
                <w:rPr>
                  <w:rFonts w:ascii="Calibri Light" w:hAnsi="Calibri Light" w:cs="Calibri Light"/>
                  <w:color w:val="000000"/>
                </w:rPr>
                <w:delText>The idiom cli</w:delText>
              </w:r>
              <w:r w:rsidRPr="005A615D">
                <w:rPr>
                  <w:rFonts w:ascii="Calibri Light" w:hAnsi="Calibri Light" w:cs="Calibri Light"/>
                  <w:color w:val="000000"/>
                </w:rPr>
                <w:delText>nical statement pattern uses a combination of negation and nullFlavor to semantically represent “the patient has not had any procedures to implant any devices.”</w:delText>
              </w:r>
            </w:del>
          </w:p>
        </w:tc>
      </w:tr>
      <w:tr w:rsidR="002954CE" w:rsidRPr="00C64922" w14:paraId="44A757C8"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524"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525" w:author="Russell Ott" w:date="2022-05-16T11:47:00Z">
            <w:trPr>
              <w:cantSplit/>
            </w:trPr>
          </w:trPrChange>
        </w:trPr>
        <w:tc>
          <w:tcPr>
            <w:tcW w:w="1765" w:type="dxa"/>
            <w:tcBorders>
              <w:top w:val="single" w:sz="4" w:space="0" w:color="4472C4" w:themeColor="accent1"/>
              <w:right w:val="nil"/>
            </w:tcBorders>
            <w:shd w:val="clear" w:color="auto" w:fill="FFFFFF"/>
            <w:tcPrChange w:id="12526" w:author="Russell Ott" w:date="2022-05-16T11:47:00Z">
              <w:tcPr>
                <w:tcW w:w="1765" w:type="dxa"/>
                <w:tcBorders>
                  <w:right w:val="nil"/>
                </w:tcBorders>
                <w:shd w:val="clear" w:color="auto" w:fill="FFFFFF"/>
              </w:tcPr>
            </w:tcPrChange>
          </w:tcPr>
          <w:p w14:paraId="6A3275C4" w14:textId="77777777" w:rsidR="009F6BA2" w:rsidRPr="00D14360" w:rsidRDefault="009F6BA2" w:rsidP="00E42FA6">
            <w:pPr>
              <w:rPr>
                <w:b/>
                <w:rPrChange w:id="12527" w:author="Russell Ott" w:date="2022-05-16T11:47:00Z">
                  <w:rPr>
                    <w:rFonts w:ascii="Calibri" w:hAnsi="Calibri"/>
                    <w:b/>
                    <w:sz w:val="20"/>
                  </w:rPr>
                </w:rPrChange>
              </w:rPr>
            </w:pPr>
            <w:r w:rsidRPr="00D14360">
              <w:rPr>
                <w:b/>
                <w:rPrChange w:id="12528" w:author="Russell Ott" w:date="2022-05-16T11:47:00Z">
                  <w:rPr>
                    <w:rFonts w:ascii="Calibri" w:hAnsi="Calibri"/>
                    <w:b/>
                    <w:sz w:val="20"/>
                  </w:rPr>
                </w:rPrChange>
              </w:rPr>
              <w:t>Other Considerations</w:t>
            </w:r>
          </w:p>
        </w:tc>
        <w:tc>
          <w:tcPr>
            <w:tcW w:w="7590" w:type="dxa"/>
            <w:tcBorders>
              <w:top w:val="single" w:sz="4" w:space="0" w:color="4472C4" w:themeColor="accent1"/>
            </w:tcBorders>
            <w:shd w:val="clear" w:color="auto" w:fill="auto"/>
            <w:tcPrChange w:id="12529" w:author="Russell Ott" w:date="2022-05-16T11:47:00Z">
              <w:tcPr>
                <w:tcW w:w="7590" w:type="dxa"/>
                <w:shd w:val="clear" w:color="auto" w:fill="auto"/>
              </w:tcPr>
            </w:tcPrChange>
          </w:tcPr>
          <w:p w14:paraId="2CDCDAB6" w14:textId="77777777" w:rsidR="004338DE" w:rsidRDefault="004338DE" w:rsidP="00632AAF">
            <w:pPr>
              <w:rPr>
                <w:rFonts w:ascii="Calibri Light" w:eastAsia="Times New Roman" w:hAnsi="Calibri Light"/>
                <w:color w:val="000000"/>
                <w:sz w:val="24"/>
                <w:szCs w:val="24"/>
                <w:rPrChange w:id="12530" w:author="Russell Ott" w:date="2022-05-16T11:47:00Z">
                  <w:rPr>
                    <w:rFonts w:ascii="Calibri Light" w:hAnsi="Calibri Light"/>
                    <w:color w:val="000000"/>
                    <w:sz w:val="20"/>
                  </w:rPr>
                </w:rPrChange>
              </w:rPr>
            </w:pPr>
            <w:r>
              <w:rPr>
                <w:rFonts w:ascii="Calibri Light" w:hAnsi="Calibri Light"/>
                <w:color w:val="000000"/>
                <w:rPrChange w:id="12531" w:author="Russell Ott" w:date="2022-05-16T11:47:00Z">
                  <w:rPr>
                    <w:rFonts w:ascii="Calibri Light" w:hAnsi="Calibri Light"/>
                    <w:color w:val="000000"/>
                    <w:sz w:val="20"/>
                  </w:rPr>
                </w:rPrChange>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olor w:val="000000"/>
                <w:rPrChange w:id="12532" w:author="Russell Ott" w:date="2022-05-16T11:47:00Z">
                  <w:rPr>
                    <w:rFonts w:ascii="Calibri Light" w:hAnsi="Calibri Light"/>
                    <w:color w:val="000000"/>
                    <w:sz w:val="20"/>
                  </w:rPr>
                </w:rPrChange>
              </w:rPr>
            </w:pPr>
          </w:p>
          <w:p w14:paraId="599E16D7" w14:textId="77777777" w:rsidR="008F693D" w:rsidRPr="00AD08FB" w:rsidRDefault="00632AAF" w:rsidP="008F693D">
            <w:pPr>
              <w:rPr>
                <w:rFonts w:ascii="Calibri Light" w:eastAsia="Times New Roman" w:hAnsi="Calibri Light" w:cs="Calibri Light"/>
                <w:sz w:val="28"/>
                <w:szCs w:val="28"/>
              </w:rPr>
            </w:pPr>
            <w:r w:rsidRPr="001D17B7">
              <w:rPr>
                <w:rFonts w:ascii="Calibri Light" w:hAnsi="Calibri Light"/>
                <w:color w:val="000000"/>
                <w:rPrChange w:id="12533" w:author="Russell Ott" w:date="2022-05-16T11:47:00Z">
                  <w:rPr>
                    <w:rFonts w:ascii="Calibri Light" w:hAnsi="Calibri Light"/>
                    <w:color w:val="000000"/>
                    <w:sz w:val="20"/>
                  </w:rPr>
                </w:rPrChange>
              </w:rPr>
              <w:t>To record the remov</w:t>
            </w:r>
            <w:r>
              <w:rPr>
                <w:rFonts w:ascii="Calibri Light" w:hAnsi="Calibri Light"/>
                <w:color w:val="000000"/>
                <w:rPrChange w:id="12534" w:author="Russell Ott" w:date="2022-05-16T11:47:00Z">
                  <w:rPr>
                    <w:rFonts w:ascii="Calibri Light" w:hAnsi="Calibri Light"/>
                    <w:color w:val="000000"/>
                    <w:sz w:val="20"/>
                  </w:rPr>
                </w:rPrChange>
              </w:rPr>
              <w:t>al</w:t>
            </w:r>
            <w:r w:rsidRPr="001D17B7">
              <w:rPr>
                <w:rFonts w:ascii="Calibri Light" w:hAnsi="Calibri Light"/>
                <w:color w:val="000000"/>
                <w:rPrChange w:id="12535" w:author="Russell Ott" w:date="2022-05-16T11:47:00Z">
                  <w:rPr>
                    <w:rFonts w:ascii="Calibri Light" w:hAnsi="Calibri Light"/>
                    <w:color w:val="000000"/>
                    <w:sz w:val="20"/>
                  </w:rPr>
                </w:rPrChange>
              </w:rPr>
              <w:t xml:space="preserve"> of an implanted device, use a separate Procedure Activity Procedure template</w:t>
            </w:r>
            <w:r>
              <w:rPr>
                <w:rFonts w:ascii="Calibri Light" w:hAnsi="Calibri Light"/>
                <w:color w:val="000000"/>
                <w:rPrChange w:id="12536" w:author="Russell Ott" w:date="2022-05-16T11:47:00Z">
                  <w:rPr>
                    <w:rFonts w:ascii="Calibri Light" w:hAnsi="Calibri Light"/>
                    <w:color w:val="000000"/>
                    <w:sz w:val="20"/>
                  </w:rPr>
                </w:rPrChange>
              </w:rPr>
              <w:t xml:space="preserve"> </w:t>
            </w:r>
            <w:r>
              <w:rPr>
                <w:rFonts w:ascii="Calibri Light" w:hAnsi="Calibri Light"/>
                <w:color w:val="000000"/>
                <w:rPrChange w:id="12537" w:author="Russell Ott" w:date="2022-05-16T11:47:00Z">
                  <w:rPr>
                    <w:rFonts w:ascii="Calibri Light" w:hAnsi="Calibri Light"/>
                    <w:color w:val="000000"/>
                    <w:sz w:val="20"/>
                  </w:rPr>
                </w:rPrChange>
              </w:rPr>
              <w:t>with an appropriate code for the device removal procedure</w:t>
            </w:r>
            <w:r w:rsidRPr="001D17B7">
              <w:rPr>
                <w:rFonts w:ascii="Calibri Light" w:hAnsi="Calibri Light"/>
                <w:color w:val="000000"/>
                <w:rPrChange w:id="12538" w:author="Russell Ott" w:date="2022-05-16T11:47:00Z">
                  <w:rPr>
                    <w:rFonts w:ascii="Calibri Light" w:hAnsi="Calibri Light"/>
                    <w:color w:val="000000"/>
                    <w:sz w:val="20"/>
                  </w:rPr>
                </w:rPrChange>
              </w:rPr>
              <w:t>.</w:t>
            </w:r>
            <w:r>
              <w:rPr>
                <w:rFonts w:ascii="Calibri Light" w:hAnsi="Calibri Light"/>
                <w:color w:val="000000"/>
                <w:rPrChange w:id="12539" w:author="Russell Ott" w:date="2022-05-16T11:47:00Z">
                  <w:rPr>
                    <w:rFonts w:ascii="Calibri Light" w:hAnsi="Calibri Light"/>
                    <w:color w:val="000000"/>
                    <w:sz w:val="20"/>
                  </w:rPr>
                </w:rPrChange>
              </w:rPr>
              <w:t xml:space="preserve"> Again, </w:t>
            </w:r>
            <w:r w:rsidRPr="001D17B7">
              <w:rPr>
                <w:rFonts w:ascii="Calibri Light" w:hAnsi="Calibri Light"/>
                <w:color w:val="000000"/>
                <w:rPrChange w:id="12540" w:author="Russell Ott" w:date="2022-05-16T11:47:00Z">
                  <w:rPr>
                    <w:rFonts w:ascii="Calibri Light" w:hAnsi="Calibri Light"/>
                    <w:color w:val="000000"/>
                    <w:sz w:val="20"/>
                  </w:rPr>
                </w:rPrChange>
              </w:rPr>
              <w:t xml:space="preserve">use the TS data type and record a single point in time to represent when the device was </w:t>
            </w:r>
            <w:r>
              <w:rPr>
                <w:rFonts w:ascii="Calibri Light" w:hAnsi="Calibri Light"/>
                <w:color w:val="000000"/>
                <w:rPrChange w:id="12541" w:author="Russell Ott" w:date="2022-05-16T11:47:00Z">
                  <w:rPr>
                    <w:rFonts w:ascii="Calibri Light" w:hAnsi="Calibri Light"/>
                    <w:color w:val="000000"/>
                    <w:sz w:val="20"/>
                  </w:rPr>
                </w:rPrChange>
              </w:rPr>
              <w:t>removed</w:t>
            </w:r>
            <w:r w:rsidRPr="001D17B7">
              <w:rPr>
                <w:rFonts w:ascii="Calibri Light" w:hAnsi="Calibri Light"/>
                <w:color w:val="000000"/>
                <w:rPrChange w:id="12542" w:author="Russell Ott" w:date="2022-05-16T11:47:00Z">
                  <w:rPr>
                    <w:rFonts w:ascii="Calibri Light" w:hAnsi="Calibri Light"/>
                    <w:color w:val="000000"/>
                    <w:sz w:val="20"/>
                  </w:rPr>
                </w:rPrChange>
              </w:rPr>
              <w:t>.</w:t>
            </w:r>
            <w:r>
              <w:rPr>
                <w:rFonts w:ascii="Calibri Light" w:hAnsi="Calibri Light"/>
                <w:color w:val="000000"/>
                <w:rPrChange w:id="12543" w:author="Russell Ott" w:date="2022-05-16T11:47:00Z">
                  <w:rPr>
                    <w:rFonts w:ascii="Calibri Light" w:hAnsi="Calibri Light"/>
                    <w:color w:val="000000"/>
                    <w:sz w:val="20"/>
                  </w:rPr>
                </w:rPrChange>
              </w:rPr>
              <w:t xml:space="preserve">  </w:t>
            </w:r>
            <w:r w:rsidR="008F693D">
              <w:rPr>
                <w:rFonts w:ascii="Calibri Light" w:hAnsi="Calibri Light"/>
                <w:color w:val="000000"/>
                <w:rPrChange w:id="12544" w:author="Russell Ott" w:date="2022-05-16T11:47:00Z">
                  <w:rPr>
                    <w:rFonts w:ascii="Calibri Light" w:hAnsi="Calibri Light"/>
                    <w:color w:val="000000"/>
                    <w:sz w:val="20"/>
                  </w:rPr>
                </w:rPrChange>
              </w:rPr>
              <w:t xml:space="preserve">Best practice includes linking the device removal procedure to the original implant procedure using the entry reference template. </w:t>
            </w:r>
            <w:r w:rsidR="008F693D" w:rsidRPr="00AD08FB">
              <w:rPr>
                <w:rFonts w:ascii="Calibri Light" w:hAnsi="Calibri Light"/>
                <w:color w:val="000000"/>
                <w:rPrChange w:id="12545" w:author="Russell Ott" w:date="2022-05-16T11:47:00Z">
                  <w:rPr>
                    <w:rFonts w:ascii="Calibri Light" w:hAnsi="Calibri Light"/>
                    <w:color w:val="000000"/>
                    <w:sz w:val="20"/>
                  </w:rPr>
                </w:rPrChange>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ins w:id="12546" w:author="Russell Ott" w:date="2022-05-16T11:47:00Z"/>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moveToRangeStart w:id="12547" w:author="Russell Ott" w:date="2022-05-16T11:47:00Z" w:name="move103594074"/>
            <w:moveTo w:id="12548" w:author="Russell Ott" w:date="2022-05-16T11:47:00Z">
              <w:r w:rsidRPr="0083506C">
                <w:rPr>
                  <w:rFonts w:ascii="Calibri Light" w:hAnsi="Calibri Light" w:cs="Calibri Light"/>
                  <w:color w:val="000000"/>
                </w:rPr>
                <w:t xml:space="preserve">See example below for the representation of “No Implanted Devices”. </w:t>
              </w:r>
            </w:moveTo>
            <w:moveToRangeEnd w:id="12547"/>
            <w:ins w:id="12549" w:author="Russell Ott" w:date="2022-05-16T11:47:00Z">
              <w:r w:rsidRPr="0083506C">
                <w:rPr>
                  <w:rFonts w:ascii="Calibri Light" w:hAnsi="Calibri Light" w:cs="Calibri Light"/>
                  <w:color w:val="000000"/>
                </w:rPr>
                <w:t>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ins>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b/>
                <w:rPrChange w:id="12550" w:author="Russell Ott" w:date="2022-05-16T11:47:00Z">
                  <w:rPr>
                    <w:rFonts w:ascii="Calibri Light" w:hAnsi="Calibri Light"/>
                    <w:b/>
                    <w:sz w:val="20"/>
                  </w:rPr>
                </w:rPrChange>
              </w:rPr>
            </w:pPr>
            <w:r w:rsidRPr="00AD08FB">
              <w:rPr>
                <w:rFonts w:ascii="Calibri Light" w:hAnsi="Calibri Light"/>
                <w:b/>
                <w:rPrChange w:id="12551" w:author="Russell Ott" w:date="2022-05-16T11:47:00Z">
                  <w:rPr>
                    <w:rFonts w:ascii="Calibri Light" w:hAnsi="Calibri Light"/>
                    <w:b/>
                    <w:sz w:val="20"/>
                  </w:rPr>
                </w:rPrChange>
              </w:rPr>
              <w:t>Example</w:t>
            </w:r>
          </w:p>
        </w:tc>
        <w:tc>
          <w:tcPr>
            <w:tcW w:w="7590" w:type="dxa"/>
            <w:tcBorders>
              <w:top w:val="single" w:sz="4" w:space="0" w:color="4F81BD"/>
              <w:bottom w:val="single" w:sz="4" w:space="0" w:color="4F81BD"/>
            </w:tcBorders>
            <w:shd w:val="clear" w:color="auto" w:fill="auto"/>
          </w:tcPr>
          <w:p w14:paraId="306CF354" w14:textId="4F9D964F"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552" w:author="Russell Ott" w:date="2022-05-16T11:47: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553" w:author="Russell Ott" w:date="2022-05-16T11:47:00Z">
              <w:r w:rsidR="00DE0DA7" w:rsidRPr="00DE0DA7">
                <w:rPr>
                  <w:rFonts w:ascii="Calibri Light" w:hAnsi="Calibri Light" w:cs="Calibri Light"/>
                  <w:noProof/>
                  <w:sz w:val="20"/>
                </w:rPr>
                <w:delText>45</w:delText>
              </w:r>
            </w:del>
            <w:ins w:id="12554" w:author="Russell Ott" w:date="2022-05-16T11:47:00Z">
              <w:r w:rsidR="00F10C7C" w:rsidRPr="00F10C7C">
                <w:rPr>
                  <w:rFonts w:ascii="Calibri Light" w:hAnsi="Calibri Light" w:cs="Calibri Light"/>
                  <w:sz w:val="20"/>
                </w:rPr>
                <w:t>44</w:t>
              </w:r>
            </w:ins>
            <w:r w:rsidR="00F10C7C" w:rsidRPr="00F10C7C">
              <w:rPr>
                <w:rFonts w:ascii="Calibri Light" w:hAnsi="Calibri Light" w:cs="Calibri Light"/>
                <w:sz w:val="20"/>
              </w:rPr>
              <w:t xml:space="preserve">: Implanted Device – known procedure </w:t>
            </w:r>
            <w:r w:rsidR="00F10C7C">
              <w:rPr>
                <w:rPrChange w:id="12555" w:author="Russell Ott" w:date="2022-05-16T11:47:00Z">
                  <w:rPr>
                    <w:rFonts w:ascii="Calibri Light" w:hAnsi="Calibri Light"/>
                    <w:sz w:val="20"/>
                  </w:rPr>
                </w:rPrChange>
              </w:rPr>
              <w:t>d</w:t>
            </w:r>
            <w:r w:rsidR="00F10C7C" w:rsidRPr="00C64922">
              <w:rPr>
                <w:rPrChange w:id="12556" w:author="Russell Ott" w:date="2022-05-16T11:47:00Z">
                  <w:rPr>
                    <w:rFonts w:ascii="Calibri Light" w:hAnsi="Calibri Light"/>
                    <w:sz w:val="20"/>
                  </w:rPr>
                </w:rPrChange>
              </w:rPr>
              <w:t>etails</w:t>
            </w:r>
            <w:r w:rsidRPr="00AD08FB">
              <w:rPr>
                <w:rFonts w:ascii="Calibri Light" w:hAnsi="Calibri Light" w:cs="Calibri Light"/>
                <w:sz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b/>
                <w:rPrChange w:id="12557" w:author="Russell Ott" w:date="2022-05-16T11:47:00Z">
                  <w:rPr>
                    <w:rFonts w:ascii="Calibri Light" w:hAnsi="Calibri Light"/>
                    <w:b/>
                    <w:sz w:val="20"/>
                  </w:rPr>
                </w:rPrChange>
              </w:rPr>
            </w:pPr>
            <w:r w:rsidRPr="00AD08FB">
              <w:rPr>
                <w:rFonts w:ascii="Calibri Light" w:hAnsi="Calibri Light"/>
                <w:b/>
                <w:rPrChange w:id="12558" w:author="Russell Ott" w:date="2022-05-16T11:47:00Z">
                  <w:rPr>
                    <w:rFonts w:ascii="Calibri Light" w:hAnsi="Calibri Light"/>
                    <w:b/>
                    <w:sz w:val="20"/>
                  </w:rPr>
                </w:rPrChange>
              </w:rPr>
              <w:t>Example</w:t>
            </w:r>
          </w:p>
        </w:tc>
        <w:tc>
          <w:tcPr>
            <w:tcW w:w="7590" w:type="dxa"/>
            <w:tcBorders>
              <w:top w:val="single" w:sz="4" w:space="0" w:color="4F81BD"/>
              <w:bottom w:val="single" w:sz="4" w:space="0" w:color="4F81BD"/>
            </w:tcBorders>
            <w:shd w:val="clear" w:color="auto" w:fill="auto"/>
          </w:tcPr>
          <w:p w14:paraId="7AA76EE7" w14:textId="6B9C3594"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559" w:author="Russell Ott" w:date="2022-05-16T11:47: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560" w:author="Russell Ott" w:date="2022-05-16T11:47:00Z">
              <w:r w:rsidR="00DE0DA7" w:rsidRPr="00DE0DA7">
                <w:rPr>
                  <w:rFonts w:ascii="Calibri Light" w:hAnsi="Calibri Light" w:cs="Calibri Light"/>
                  <w:noProof/>
                  <w:sz w:val="20"/>
                </w:rPr>
                <w:delText>46</w:delText>
              </w:r>
            </w:del>
            <w:ins w:id="12561" w:author="Russell Ott" w:date="2022-05-16T11:47:00Z">
              <w:r w:rsidR="00F10C7C" w:rsidRPr="00F10C7C">
                <w:rPr>
                  <w:rFonts w:ascii="Calibri Light" w:hAnsi="Calibri Light" w:cs="Calibri Light"/>
                  <w:sz w:val="20"/>
                </w:rPr>
                <w:t>45</w:t>
              </w:r>
            </w:ins>
            <w:r w:rsidR="00F10C7C" w:rsidRPr="00F10C7C">
              <w:rPr>
                <w:rFonts w:ascii="Calibri Light" w:hAnsi="Calibri Light" w:cs="Calibri Light"/>
                <w:sz w:val="20"/>
              </w:rPr>
              <w:t xml:space="preserve">: Implanted Device - Procedure </w:t>
            </w:r>
            <w:r w:rsidR="00F10C7C">
              <w:rPr>
                <w:rPrChange w:id="12562" w:author="Russell Ott" w:date="2022-05-16T11:47:00Z">
                  <w:rPr>
                    <w:rFonts w:ascii="Calibri Light" w:hAnsi="Calibri Light"/>
                    <w:sz w:val="20"/>
                  </w:rPr>
                </w:rPrChange>
              </w:rPr>
              <w:t>u</w:t>
            </w:r>
            <w:r w:rsidR="00F10C7C" w:rsidRPr="00C64922">
              <w:rPr>
                <w:rPrChange w:id="12563" w:author="Russell Ott" w:date="2022-05-16T11:47:00Z">
                  <w:rPr>
                    <w:rFonts w:ascii="Calibri Light" w:hAnsi="Calibri Light"/>
                    <w:sz w:val="20"/>
                  </w:rPr>
                </w:rPrChange>
              </w:rPr>
              <w:t>nknown</w:t>
            </w:r>
            <w:r w:rsidRPr="00AD08FB">
              <w:rPr>
                <w:rFonts w:ascii="Calibri Light" w:hAnsi="Calibri Light" w:cs="Calibri Light"/>
                <w:sz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b/>
                <w:rPrChange w:id="12564" w:author="Russell Ott" w:date="2022-05-16T11:47:00Z">
                  <w:rPr>
                    <w:rFonts w:ascii="Calibri" w:hAnsi="Calibri"/>
                    <w:b/>
                    <w:sz w:val="20"/>
                  </w:rPr>
                </w:rPrChange>
              </w:rPr>
            </w:pPr>
            <w:r w:rsidRPr="00D14360">
              <w:rPr>
                <w:b/>
                <w:rPrChange w:id="12565" w:author="Russell Ott" w:date="2022-05-16T11:47:00Z">
                  <w:rPr>
                    <w:rFonts w:ascii="Calibri" w:hAnsi="Calibri"/>
                    <w:b/>
                    <w:sz w:val="20"/>
                  </w:rPr>
                </w:rPrChange>
              </w:rPr>
              <w:t>Example</w:t>
            </w:r>
          </w:p>
        </w:tc>
        <w:tc>
          <w:tcPr>
            <w:tcW w:w="7590" w:type="dxa"/>
            <w:tcBorders>
              <w:bottom w:val="single" w:sz="4" w:space="0" w:color="4472C4"/>
            </w:tcBorders>
            <w:shd w:val="clear" w:color="auto" w:fill="auto"/>
          </w:tcPr>
          <w:p w14:paraId="4198EFE5" w14:textId="62C069A5"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ins w:id="12566" w:author="Russell Ott" w:date="2022-05-16T11:47: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567" w:author="Russell Ott" w:date="2022-05-16T11:47:00Z">
              <w:r w:rsidR="00DE0DA7" w:rsidRPr="00DE0DA7">
                <w:rPr>
                  <w:rFonts w:ascii="Calibri Light" w:hAnsi="Calibri Light" w:cs="Calibri Light"/>
                  <w:noProof/>
                  <w:sz w:val="20"/>
                </w:rPr>
                <w:delText>47</w:delText>
              </w:r>
            </w:del>
            <w:ins w:id="12568" w:author="Russell Ott" w:date="2022-05-16T11:47:00Z">
              <w:r w:rsidR="00F10C7C" w:rsidRPr="00F10C7C">
                <w:rPr>
                  <w:rFonts w:ascii="Calibri Light" w:hAnsi="Calibri Light" w:cs="Calibri Light"/>
                  <w:sz w:val="20"/>
                </w:rPr>
                <w:t>46</w:t>
              </w:r>
            </w:ins>
            <w:r w:rsidR="00F10C7C" w:rsidRPr="00F10C7C">
              <w:rPr>
                <w:rFonts w:ascii="Calibri Light" w:hAnsi="Calibri Light" w:cs="Calibri Light"/>
                <w:sz w:val="20"/>
              </w:rPr>
              <w:t xml:space="preserve">: No Implanted </w:t>
            </w:r>
            <w:r w:rsidR="00F10C7C" w:rsidRPr="00C64922">
              <w:rPr>
                <w:rPrChange w:id="12569" w:author="Russell Ott" w:date="2022-05-16T11:47:00Z">
                  <w:rPr>
                    <w:rFonts w:ascii="Calibri Light" w:hAnsi="Calibri Light"/>
                    <w:sz w:val="20"/>
                  </w:rPr>
                </w:rPrChange>
              </w:rPr>
              <w:t>Devices</w:t>
            </w:r>
            <w:r w:rsidRPr="009F13BB">
              <w:rPr>
                <w:rFonts w:ascii="Calibri Light" w:hAnsi="Calibri Light" w:cs="Calibri Light"/>
                <w:sz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b/>
                <w:rPrChange w:id="12570" w:author="Russell Ott" w:date="2022-05-16T11:47:00Z">
                  <w:rPr>
                    <w:rFonts w:ascii="Calibri" w:hAnsi="Calibri"/>
                    <w:b/>
                    <w:sz w:val="20"/>
                  </w:rPr>
                </w:rPrChange>
              </w:rPr>
            </w:pPr>
            <w:r w:rsidRPr="00D14360">
              <w:rPr>
                <w:b/>
                <w:rPrChange w:id="12571" w:author="Russell Ott" w:date="2022-05-16T11:47:00Z">
                  <w:rPr>
                    <w:rFonts w:ascii="Calibri" w:hAnsi="Calibri"/>
                    <w:b/>
                    <w:sz w:val="20"/>
                  </w:rPr>
                </w:rPrChange>
              </w:rPr>
              <w:t>Example</w:t>
            </w:r>
          </w:p>
        </w:tc>
        <w:tc>
          <w:tcPr>
            <w:tcW w:w="7590" w:type="dxa"/>
            <w:tcBorders>
              <w:top w:val="single" w:sz="4" w:space="0" w:color="4472C4"/>
              <w:bottom w:val="single" w:sz="4" w:space="0" w:color="4472C4"/>
            </w:tcBorders>
            <w:shd w:val="clear" w:color="auto" w:fill="auto"/>
          </w:tcPr>
          <w:p w14:paraId="7DD8772C" w14:textId="0AA1DAF4"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572" w:author="Russell Ott" w:date="2022-05-16T11:47: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573" w:author="Russell Ott" w:date="2022-05-16T11:47:00Z">
              <w:r w:rsidR="00DE0DA7" w:rsidRPr="00DE0DA7">
                <w:rPr>
                  <w:rFonts w:ascii="Calibri Light" w:hAnsi="Calibri Light" w:cs="Calibri Light"/>
                  <w:noProof/>
                  <w:sz w:val="20"/>
                </w:rPr>
                <w:delText>48</w:delText>
              </w:r>
            </w:del>
            <w:ins w:id="12574" w:author="Russell Ott" w:date="2022-05-16T11:47:00Z">
              <w:r w:rsidR="00F10C7C" w:rsidRPr="00F10C7C">
                <w:rPr>
                  <w:rFonts w:ascii="Calibri Light" w:hAnsi="Calibri Light" w:cs="Calibri Light"/>
                  <w:sz w:val="20"/>
                </w:rPr>
                <w:t>47</w:t>
              </w:r>
            </w:ins>
            <w:r w:rsidR="00F10C7C" w:rsidRPr="00F10C7C">
              <w:rPr>
                <w:rFonts w:ascii="Calibri Light" w:hAnsi="Calibri Light" w:cs="Calibri Light"/>
                <w:sz w:val="20"/>
              </w:rPr>
              <w:t xml:space="preserve">: Non-Medicinal Supply – Cane and </w:t>
            </w:r>
            <w:r w:rsidR="00F10C7C">
              <w:rPr>
                <w:rPrChange w:id="12575" w:author="Russell Ott" w:date="2022-05-16T11:47:00Z">
                  <w:rPr>
                    <w:rFonts w:ascii="Calibri Light" w:hAnsi="Calibri Light"/>
                    <w:sz w:val="20"/>
                  </w:rPr>
                </w:rPrChange>
              </w:rPr>
              <w:t>Eyeglasses</w:t>
            </w:r>
            <w:r w:rsidRPr="00AD08FB">
              <w:rPr>
                <w:rFonts w:ascii="Calibri Light" w:hAnsi="Calibri Light" w:cs="Calibri Light"/>
                <w:sz w:val="20"/>
              </w:rPr>
              <w:fldChar w:fldCharType="end"/>
            </w:r>
          </w:p>
        </w:tc>
      </w:tr>
    </w:tbl>
    <w:p w14:paraId="43B7B18F" w14:textId="7E59675A" w:rsidR="009F6BA2" w:rsidRDefault="005C79A1" w:rsidP="009F6BA2">
      <w:pPr>
        <w:pStyle w:val="Caption"/>
      </w:pPr>
      <w:bookmarkStart w:id="12576" w:name="_Toc21927033"/>
      <w:r>
        <w:t xml:space="preserve">   </w:t>
      </w:r>
      <w:bookmarkStart w:id="12577" w:name="_Toc103262916"/>
      <w:r w:rsidR="009F6BA2">
        <w:t xml:space="preserve">Table </w:t>
      </w:r>
      <w:r w:rsidR="00132A94">
        <w:fldChar w:fldCharType="begin"/>
      </w:r>
      <w:r w:rsidR="00132A94">
        <w:instrText xml:space="preserve"> SEQ Table \* ARABIC </w:instrText>
      </w:r>
      <w:r w:rsidR="00132A94">
        <w:fldChar w:fldCharType="separate"/>
      </w:r>
      <w:del w:id="12578" w:author="Russell Ott" w:date="2022-05-16T11:47:00Z">
        <w:r w:rsidR="00DE0DA7">
          <w:rPr>
            <w:noProof/>
          </w:rPr>
          <w:delText>52</w:delText>
        </w:r>
      </w:del>
      <w:ins w:id="12579" w:author="Russell Ott" w:date="2022-05-16T11:47:00Z">
        <w:r w:rsidR="00F10C7C">
          <w:rPr>
            <w:noProof/>
          </w:rPr>
          <w:t>49</w:t>
        </w:r>
      </w:ins>
      <w:r w:rsidR="00132A94">
        <w:rPr>
          <w:noProof/>
        </w:rPr>
        <w:fldChar w:fldCharType="end"/>
      </w:r>
      <w:r w:rsidR="009F6BA2">
        <w:t>: Procedure Activity</w:t>
      </w:r>
      <w:r w:rsidR="00852DED">
        <w:t xml:space="preserve"> Template</w:t>
      </w:r>
      <w:bookmarkEnd w:id="12577"/>
      <w:bookmarkEnd w:id="12576"/>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b/>
          <w:color w:val="000000"/>
          <w:sz w:val="22"/>
          <w:rPrChange w:id="12580" w:author="Russell Ott" w:date="2022-05-16T11:47:00Z">
            <w:rPr>
              <w:b/>
              <w:color w:val="000000"/>
              <w:sz w:val="22"/>
            </w:rPr>
          </w:rPrChange>
        </w:rPr>
        <w:t xml:space="preserve"> </w:t>
      </w:r>
    </w:p>
    <w:p w14:paraId="641E65EB" w14:textId="46DEE80C" w:rsidR="003B4A08" w:rsidRPr="00C64922" w:rsidRDefault="005C79A1" w:rsidP="009F6BA2">
      <w:pPr>
        <w:pStyle w:val="Caption"/>
        <w:keepNext/>
        <w:spacing w:after="0"/>
        <w:jc w:val="both"/>
      </w:pPr>
      <w:bookmarkStart w:id="12581" w:name="_2szc72q" w:colFirst="0" w:colLast="0"/>
      <w:bookmarkStart w:id="12582" w:name="_Ref21872697"/>
      <w:bookmarkStart w:id="12583" w:name="_Ref21873748"/>
      <w:bookmarkStart w:id="12584" w:name="_Toc21927497"/>
      <w:bookmarkEnd w:id="12581"/>
      <w:r>
        <w:t xml:space="preserve"> </w:t>
      </w:r>
      <w:bookmarkStart w:id="12585" w:name="_Toc101449297"/>
      <w:r w:rsidR="003B4A08" w:rsidRPr="00C64922">
        <w:t xml:space="preserve">Example </w:t>
      </w:r>
      <w:r w:rsidR="00132A94">
        <w:fldChar w:fldCharType="begin"/>
      </w:r>
      <w:r w:rsidR="00132A94">
        <w:instrText xml:space="preserve"> SEQ Example \* ARABIC </w:instrText>
      </w:r>
      <w:r w:rsidR="00132A94">
        <w:fldChar w:fldCharType="separate"/>
      </w:r>
      <w:del w:id="12586" w:author="Russell Ott" w:date="2022-05-16T11:47:00Z">
        <w:r w:rsidR="00DE0DA7">
          <w:rPr>
            <w:noProof/>
          </w:rPr>
          <w:delText>45</w:delText>
        </w:r>
      </w:del>
      <w:ins w:id="12587" w:author="Russell Ott" w:date="2022-05-16T11:47:00Z">
        <w:r w:rsidR="00F10C7C">
          <w:rPr>
            <w:noProof/>
          </w:rPr>
          <w:t>44</w:t>
        </w:r>
      </w:ins>
      <w:r w:rsidR="00132A94">
        <w:rPr>
          <w:noProof/>
        </w:rP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2582"/>
      <w:bookmarkEnd w:id="12583"/>
      <w:bookmarkEnd w:id="12585"/>
      <w:bookmarkEnd w:id="125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2588" w:name="_184mhaj" w:colFirst="0" w:colLast="0"/>
            <w:bookmarkEnd w:id="12588"/>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7078F40A" w:rsidR="003B4A08" w:rsidRPr="00C64922" w:rsidRDefault="005C79A1" w:rsidP="009F6BA2">
      <w:pPr>
        <w:pStyle w:val="Caption"/>
        <w:keepNext/>
        <w:spacing w:after="0"/>
      </w:pPr>
      <w:bookmarkStart w:id="12589" w:name="_Ref21872782"/>
      <w:bookmarkStart w:id="12590" w:name="_Toc21927498"/>
      <w:r>
        <w:t xml:space="preserve">  </w:t>
      </w:r>
      <w:bookmarkStart w:id="12591" w:name="_Toc101449298"/>
      <w:r w:rsidR="003B4A08" w:rsidRPr="00C64922">
        <w:t xml:space="preserve">Example </w:t>
      </w:r>
      <w:r w:rsidR="00132A94">
        <w:fldChar w:fldCharType="begin"/>
      </w:r>
      <w:r w:rsidR="00132A94">
        <w:instrText xml:space="preserve"> SEQ Example \* ARABIC </w:instrText>
      </w:r>
      <w:r w:rsidR="00132A94">
        <w:fldChar w:fldCharType="separate"/>
      </w:r>
      <w:del w:id="12592" w:author="Russell Ott" w:date="2022-05-16T11:47:00Z">
        <w:r w:rsidR="00DE0DA7">
          <w:rPr>
            <w:noProof/>
          </w:rPr>
          <w:delText>46</w:delText>
        </w:r>
      </w:del>
      <w:ins w:id="12593" w:author="Russell Ott" w:date="2022-05-16T11:47:00Z">
        <w:r w:rsidR="00F10C7C">
          <w:rPr>
            <w:noProof/>
          </w:rPr>
          <w:t>45</w:t>
        </w:r>
      </w:ins>
      <w:r w:rsidR="00132A94">
        <w:rPr>
          <w:noProof/>
        </w:rP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44"/>
      </w:r>
      <w:bookmarkEnd w:id="12589"/>
      <w:bookmarkEnd w:id="12591"/>
      <w:bookmarkEnd w:id="125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PrChange w:id="12594" w:author="Russell Ott" w:date="2022-05-16T11:47:00Z">
            <w:rPr>
              <w:rFonts w:ascii="Calibri" w:eastAsia="Calibri" w:hAnsi="Calibri"/>
            </w:rPr>
          </w:rPrChange>
        </w:rPr>
      </w:pPr>
    </w:p>
    <w:p w14:paraId="3075F4A4" w14:textId="3CCF98E7" w:rsidR="003B4A08" w:rsidRDefault="003B4A08" w:rsidP="003A3D50">
      <w:pPr>
        <w:spacing w:before="120" w:after="120"/>
        <w:rPr>
          <w:rFonts w:ascii="Times New Roman" w:eastAsia="Calibri" w:hAnsi="Times New Roman"/>
          <w:sz w:val="24"/>
          <w:szCs w:val="24"/>
          <w:rPrChange w:id="12595" w:author="Russell Ott" w:date="2022-05-16T11:47:00Z">
            <w:rPr>
              <w:rFonts w:ascii="Calibri" w:eastAsia="Calibri" w:hAnsi="Calibri"/>
            </w:rPr>
          </w:rPrChange>
        </w:rPr>
      </w:pPr>
      <w:r w:rsidRPr="00D14360">
        <w:rPr>
          <w:rPrChange w:id="12596" w:author="Russell Ott" w:date="2022-05-16T11:47:00Z">
            <w:rPr>
              <w:rFonts w:ascii="Calibri" w:eastAsia="Calibri" w:hAnsi="Calibri"/>
            </w:rPr>
          </w:rPrChange>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PrChange w:id="12597" w:author="Russell Ott" w:date="2022-05-16T11:47:00Z">
            <w:rPr>
              <w:rFonts w:ascii="Calibri" w:eastAsia="Calibri" w:hAnsi="Calibri"/>
            </w:rPr>
          </w:rPrChange>
        </w:rPr>
        <w:t>ID</w:t>
      </w:r>
      <w:r w:rsidRPr="00D14360">
        <w:rPr>
          <w:rFonts w:eastAsia="Calibri"/>
          <w:rPrChange w:id="12598" w:author="Russell Ott" w:date="2022-05-16T11:47:00Z">
            <w:rPr>
              <w:rFonts w:ascii="Calibri" w:eastAsia="Calibri" w:hAnsi="Calibri"/>
            </w:rPr>
          </w:rPrChange>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PrChange w:id="12599" w:author="Russell Ott" w:date="2022-05-16T11:47:00Z">
            <w:rPr>
              <w:rFonts w:ascii="Calibri" w:eastAsia="Calibri" w:hAnsi="Calibri"/>
            </w:rPr>
          </w:rPrChange>
        </w:rPr>
      </w:pPr>
    </w:p>
    <w:p w14:paraId="3837134B" w14:textId="6B37221C" w:rsidR="003B4A08" w:rsidRPr="00C64922" w:rsidRDefault="005C79A1" w:rsidP="009F6BA2">
      <w:pPr>
        <w:pStyle w:val="Caption"/>
        <w:keepNext/>
        <w:spacing w:after="0"/>
      </w:pPr>
      <w:bookmarkStart w:id="12600" w:name="_3s49zyc" w:colFirst="0" w:colLast="0"/>
      <w:bookmarkStart w:id="12601" w:name="_Ref21845968"/>
      <w:bookmarkStart w:id="12602" w:name="_Toc21927499"/>
      <w:bookmarkEnd w:id="12600"/>
      <w:r>
        <w:t xml:space="preserve">  </w:t>
      </w:r>
      <w:bookmarkStart w:id="12603" w:name="_Toc101449299"/>
      <w:r w:rsidR="003B4A08" w:rsidRPr="00C64922">
        <w:t xml:space="preserve">Example </w:t>
      </w:r>
      <w:r w:rsidR="00132A94">
        <w:fldChar w:fldCharType="begin"/>
      </w:r>
      <w:r w:rsidR="00132A94">
        <w:instrText xml:space="preserve"> SEQ Example \* ARABIC </w:instrText>
      </w:r>
      <w:r w:rsidR="00132A94">
        <w:fldChar w:fldCharType="separate"/>
      </w:r>
      <w:del w:id="12604" w:author="Russell Ott" w:date="2022-05-16T11:47:00Z">
        <w:r w:rsidR="00DE0DA7">
          <w:rPr>
            <w:noProof/>
          </w:rPr>
          <w:delText>47</w:delText>
        </w:r>
      </w:del>
      <w:ins w:id="12605" w:author="Russell Ott" w:date="2022-05-16T11:47:00Z">
        <w:r w:rsidR="00F10C7C">
          <w:rPr>
            <w:noProof/>
          </w:rPr>
          <w:t>46</w:t>
        </w:r>
      </w:ins>
      <w:r w:rsidR="00132A94">
        <w:rPr>
          <w:noProof/>
        </w:rPr>
        <w:fldChar w:fldCharType="end"/>
      </w:r>
      <w:r w:rsidR="003B4A08" w:rsidRPr="00C64922">
        <w:t>: No Implanted Devices</w:t>
      </w:r>
      <w:r w:rsidR="003B4A08" w:rsidRPr="00D14360">
        <w:rPr>
          <w:vertAlign w:val="superscript"/>
          <w:rPrChange w:id="12606" w:author="Russell Ott" w:date="2022-05-16T11:47:00Z">
            <w:rPr>
              <w:vertAlign w:val="superscript"/>
            </w:rPr>
          </w:rPrChange>
        </w:rPr>
        <w:footnoteReference w:id="145"/>
      </w:r>
      <w:bookmarkEnd w:id="12601"/>
      <w:bookmarkEnd w:id="12603"/>
      <w:bookmarkEnd w:id="126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b/>
          <w:rPrChange w:id="12607" w:author="Russell Ott" w:date="2022-05-16T11:47:00Z">
            <w:rPr>
              <w:rFonts w:ascii="Calibri" w:eastAsia="Calibri" w:hAnsi="Calibri"/>
              <w:b/>
            </w:rPr>
          </w:rPrChange>
        </w:rPr>
      </w:pPr>
    </w:p>
    <w:p w14:paraId="571158D3" w14:textId="77777777" w:rsidR="00570399" w:rsidRDefault="00570399" w:rsidP="002E634A">
      <w:pPr>
        <w:pStyle w:val="Heading4"/>
      </w:pPr>
      <w:bookmarkStart w:id="12608" w:name="_dg9nkuve7l5w" w:colFirst="0" w:colLast="0"/>
      <w:bookmarkEnd w:id="12608"/>
      <w:r>
        <w:t>Non-</w:t>
      </w:r>
      <w:r w:rsidR="00863460">
        <w:t>Implanted</w:t>
      </w:r>
      <w:r w:rsidR="008F693D">
        <w:t xml:space="preserve"> Device</w:t>
      </w:r>
    </w:p>
    <w:p w14:paraId="4F897284" w14:textId="77777777" w:rsidR="00570399" w:rsidRPr="003A3D50" w:rsidRDefault="008F693D" w:rsidP="00570399">
      <w:pPr>
        <w:rPr>
          <w:rFonts w:ascii="Times New Roman" w:eastAsia="Times New Roman" w:hAnsi="Times New Roman"/>
          <w:sz w:val="24"/>
          <w:szCs w:val="24"/>
          <w:rPrChange w:id="12609" w:author="Russell Ott" w:date="2022-05-16T11:47:00Z">
            <w:rPr>
              <w:rFonts w:ascii="Calibri" w:hAnsi="Calibri"/>
            </w:rPr>
          </w:rPrChange>
        </w:rPr>
      </w:pPr>
      <w:r>
        <w:rPr>
          <w:rPrChange w:id="12610" w:author="Russell Ott" w:date="2022-05-16T11:47:00Z">
            <w:rPr>
              <w:rFonts w:ascii="Calibri" w:hAnsi="Calibri"/>
            </w:rPr>
          </w:rPrChange>
        </w:rPr>
        <w:t>Non-</w:t>
      </w:r>
      <w:r w:rsidR="00863460">
        <w:rPr>
          <w:rPrChange w:id="12611" w:author="Russell Ott" w:date="2022-05-16T11:47:00Z">
            <w:rPr>
              <w:rFonts w:ascii="Calibri" w:hAnsi="Calibri"/>
            </w:rPr>
          </w:rPrChange>
        </w:rPr>
        <w:t>implanted</w:t>
      </w:r>
      <w:r>
        <w:rPr>
          <w:rPrChange w:id="12612" w:author="Russell Ott" w:date="2022-05-16T11:47:00Z">
            <w:rPr>
              <w:rFonts w:ascii="Calibri" w:hAnsi="Calibri"/>
            </w:rPr>
          </w:rPrChange>
        </w:rPr>
        <w:t xml:space="preserve"> devices are represented with the </w:t>
      </w:r>
      <w:r w:rsidR="00570399" w:rsidRPr="003A3D50">
        <w:rPr>
          <w:rPrChange w:id="12613" w:author="Russell Ott" w:date="2022-05-16T11:47:00Z">
            <w:rPr>
              <w:rFonts w:ascii="Calibri" w:hAnsi="Calibri"/>
            </w:rPr>
          </w:rPrChange>
        </w:rPr>
        <w:t>Non-Medicinal Supply Activity template</w:t>
      </w:r>
      <w:r>
        <w:rPr>
          <w:rPrChange w:id="12614" w:author="Russell Ott" w:date="2022-05-16T11:47:00Z">
            <w:rPr>
              <w:rFonts w:ascii="Calibri" w:hAnsi="Calibri"/>
            </w:rPr>
          </w:rPrChange>
        </w:rPr>
        <w:t>. This template</w:t>
      </w:r>
      <w:r w:rsidR="00570399" w:rsidRPr="003A3D50">
        <w:rPr>
          <w:rPrChange w:id="12615" w:author="Russell Ott" w:date="2022-05-16T11:47:00Z">
            <w:rPr>
              <w:rFonts w:ascii="Calibri" w:hAnsi="Calibri"/>
            </w:rPr>
          </w:rPrChange>
        </w:rPr>
        <w:t xml:space="preserve"> </w:t>
      </w:r>
      <w:r w:rsidR="004338DE">
        <w:rPr>
          <w:rPrChange w:id="12616" w:author="Russell Ott" w:date="2022-05-16T11:47:00Z">
            <w:rPr>
              <w:rFonts w:ascii="Calibri" w:hAnsi="Calibri"/>
            </w:rPr>
          </w:rPrChange>
        </w:rPr>
        <w:t xml:space="preserve">is used </w:t>
      </w:r>
      <w:r w:rsidR="00570399" w:rsidRPr="003A3D50">
        <w:rPr>
          <w:rPrChange w:id="12617" w:author="Russell Ott" w:date="2022-05-16T11:47:00Z">
            <w:rPr>
              <w:rFonts w:ascii="Calibri" w:hAnsi="Calibri"/>
            </w:rPr>
          </w:rPrChange>
        </w:rPr>
        <w:t xml:space="preserve">to represent devices the patient </w:t>
      </w:r>
      <w:r w:rsidR="004338DE">
        <w:rPr>
          <w:rPrChange w:id="12618" w:author="Russell Ott" w:date="2022-05-16T11:47:00Z">
            <w:rPr>
              <w:rFonts w:ascii="Calibri" w:hAnsi="Calibri"/>
            </w:rPr>
          </w:rPrChange>
        </w:rPr>
        <w:t xml:space="preserve">has </w:t>
      </w:r>
      <w:r w:rsidR="00570399" w:rsidRPr="003A3D50">
        <w:rPr>
          <w:rPrChange w:id="12619" w:author="Russell Ott" w:date="2022-05-16T11:47:00Z">
            <w:rPr>
              <w:rFonts w:ascii="Calibri" w:hAnsi="Calibri"/>
            </w:rPr>
          </w:rPrChange>
        </w:rPr>
        <w:t xml:space="preserve">such as </w:t>
      </w:r>
      <w:r w:rsidR="00863460" w:rsidRPr="00863460">
        <w:rPr>
          <w:rPrChange w:id="12620" w:author="Russell Ott" w:date="2022-05-16T11:47:00Z">
            <w:rPr>
              <w:rFonts w:ascii="Calibri" w:hAnsi="Calibri"/>
            </w:rPr>
          </w:rPrChange>
        </w:rPr>
        <w:t>eyeglasses</w:t>
      </w:r>
      <w:r w:rsidR="00570399" w:rsidRPr="003A3D50">
        <w:rPr>
          <w:rPrChange w:id="12621" w:author="Russell Ott" w:date="2022-05-16T11:47:00Z">
            <w:rPr>
              <w:rFonts w:ascii="Calibri" w:hAnsi="Calibri"/>
            </w:rPr>
          </w:rPrChange>
        </w:rPr>
        <w:t xml:space="preserve"> </w:t>
      </w:r>
      <w:r w:rsidR="004338DE">
        <w:rPr>
          <w:rPrChange w:id="12622" w:author="Russell Ott" w:date="2022-05-16T11:47:00Z">
            <w:rPr>
              <w:rFonts w:ascii="Calibri" w:hAnsi="Calibri"/>
            </w:rPr>
          </w:rPrChange>
        </w:rPr>
        <w:t xml:space="preserve">or </w:t>
      </w:r>
      <w:r w:rsidR="00570399" w:rsidRPr="003A3D50">
        <w:rPr>
          <w:rPrChange w:id="12623" w:author="Russell Ott" w:date="2022-05-16T11:47:00Z">
            <w:rPr>
              <w:rFonts w:ascii="Calibri" w:hAnsi="Calibri"/>
            </w:rPr>
          </w:rPrChange>
        </w:rPr>
        <w:t xml:space="preserve">a cane. </w:t>
      </w:r>
    </w:p>
    <w:p w14:paraId="66FAFFF4" w14:textId="77777777" w:rsidR="00570399" w:rsidRPr="003A3D50" w:rsidRDefault="00570399" w:rsidP="003A3D50">
      <w:pPr>
        <w:rPr>
          <w:rPrChange w:id="12624" w:author="Russell Ott" w:date="2022-05-16T11:47:00Z">
            <w:rPr>
              <w:rFonts w:ascii="Calibri" w:hAnsi="Calibri"/>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625">
          <w:tblGrid>
            <w:gridCol w:w="1457"/>
            <w:gridCol w:w="7898"/>
          </w:tblGrid>
        </w:tblGridChange>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color w:val="FFFFFF"/>
                <w:rPrChange w:id="12626" w:author="Russell Ott" w:date="2022-05-16T11:47:00Z">
                  <w:rPr>
                    <w:b/>
                    <w:color w:val="FFFFFF"/>
                    <w:sz w:val="20"/>
                  </w:rPr>
                </w:rPrChange>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b/>
                <w:rPrChange w:id="12627" w:author="Russell Ott" w:date="2022-05-16T11:47:00Z">
                  <w:rPr>
                    <w:rFonts w:ascii="Calibri" w:hAnsi="Calibri"/>
                    <w:b/>
                    <w:sz w:val="20"/>
                  </w:rPr>
                </w:rPrChange>
              </w:rPr>
            </w:pPr>
            <w:r w:rsidRPr="00C07C6B">
              <w:rPr>
                <w:b/>
                <w:rPrChange w:id="12628"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eastAsia="Times New Roman" w:hAnsi="Calibri Light"/>
                <w:sz w:val="24"/>
                <w:szCs w:val="24"/>
                <w:rPrChange w:id="12629" w:author="Russell Ott" w:date="2022-05-16T11:47:00Z">
                  <w:rPr>
                    <w:rFonts w:ascii="Calibri Light" w:hAnsi="Calibri Light"/>
                    <w:sz w:val="20"/>
                  </w:rPr>
                </w:rPrChange>
              </w:rPr>
            </w:pPr>
            <w:r w:rsidRPr="0083506C">
              <w:rPr>
                <w:rFonts w:ascii="Calibri Light" w:hAnsi="Calibri Light"/>
                <w:rPrChange w:id="12630" w:author="Russell Ott" w:date="2022-05-16T11:47:00Z">
                  <w:rPr>
                    <w:rFonts w:ascii="Calibri Light" w:hAnsi="Calibri Light"/>
                    <w:sz w:val="20"/>
                  </w:rPr>
                </w:rPrChange>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b/>
                <w:rPrChange w:id="12631" w:author="Russell Ott" w:date="2022-05-16T11:47:00Z">
                  <w:rPr>
                    <w:rFonts w:ascii="Calibri" w:hAnsi="Calibri"/>
                    <w:b/>
                    <w:sz w:val="20"/>
                  </w:rPr>
                </w:rPrChange>
              </w:rPr>
            </w:pPr>
            <w:r w:rsidRPr="00C07C6B">
              <w:rPr>
                <w:b/>
                <w:rPrChange w:id="12632" w:author="Russell Ott" w:date="2022-05-16T11:47:00Z">
                  <w:rPr>
                    <w:rFonts w:ascii="Calibri" w:hAnsi="Calibri"/>
                    <w:b/>
                    <w:sz w:val="20"/>
                  </w:rPr>
                </w:rPrChange>
              </w:rPr>
              <w:t>Purpose</w:t>
            </w:r>
          </w:p>
        </w:tc>
        <w:tc>
          <w:tcPr>
            <w:tcW w:w="7898" w:type="dxa"/>
            <w:shd w:val="clear" w:color="auto" w:fill="auto"/>
          </w:tcPr>
          <w:p w14:paraId="5F4AD592" w14:textId="77777777" w:rsidR="00570399" w:rsidRPr="0083506C" w:rsidRDefault="000D713E" w:rsidP="00FE6CC3">
            <w:pPr>
              <w:rPr>
                <w:rFonts w:ascii="Calibri Light" w:eastAsia="Times New Roman" w:hAnsi="Calibri Light"/>
                <w:sz w:val="24"/>
                <w:szCs w:val="24"/>
                <w:rPrChange w:id="12633" w:author="Russell Ott" w:date="2022-05-16T11:47:00Z">
                  <w:rPr>
                    <w:rFonts w:ascii="Calibri Light" w:hAnsi="Calibri Light"/>
                    <w:sz w:val="20"/>
                  </w:rPr>
                </w:rPrChange>
              </w:rPr>
            </w:pPr>
            <w:r w:rsidRPr="003A3D50">
              <w:rPr>
                <w:rFonts w:ascii="Calibri Light" w:hAnsi="Calibri Light"/>
                <w:rPrChange w:id="12634" w:author="Russell Ott" w:date="2022-05-16T11:47:00Z">
                  <w:rPr>
                    <w:rFonts w:ascii="Calibri Light" w:hAnsi="Calibri Light"/>
                    <w:sz w:val="20"/>
                  </w:rPr>
                </w:rPrChange>
              </w:rPr>
              <w:t xml:space="preserve">This </w:t>
            </w:r>
            <w:r w:rsidRPr="003A3D50">
              <w:rPr>
                <w:rFonts w:ascii="Calibri Light" w:hAnsi="Calibri Light"/>
                <w:rPrChange w:id="12635" w:author="Russell Ott" w:date="2022-05-16T11:47:00Z">
                  <w:rPr>
                    <w:rFonts w:ascii="Calibri Light" w:hAnsi="Calibri Light"/>
                    <w:sz w:val="20"/>
                  </w:rPr>
                </w:rPrChange>
              </w:rPr>
              <w:t>template represents equipment supplied to the patient (e.g., pump, inhaler, wheelchair</w:t>
            </w:r>
            <w:r w:rsidR="004338DE">
              <w:rPr>
                <w:rFonts w:ascii="Calibri Light" w:hAnsi="Calibri Light"/>
                <w:rPrChange w:id="12636" w:author="Russell Ott" w:date="2022-05-16T11:47:00Z">
                  <w:rPr>
                    <w:rFonts w:ascii="Calibri Light" w:hAnsi="Calibri Light"/>
                    <w:sz w:val="20"/>
                  </w:rPr>
                </w:rPrChange>
              </w:rPr>
              <w:t>, cane, eyeglasses, hearing aid</w:t>
            </w:r>
            <w:r w:rsidRPr="003A3D50">
              <w:rPr>
                <w:rFonts w:ascii="Calibri Light" w:hAnsi="Calibri Light"/>
                <w:rPrChange w:id="12637" w:author="Russell Ott" w:date="2022-05-16T11:47:00Z">
                  <w:rPr>
                    <w:rFonts w:ascii="Calibri Light" w:hAnsi="Calibri Light"/>
                    <w:sz w:val="20"/>
                  </w:rPr>
                </w:rPrChange>
              </w:rPr>
              <w:t>).</w:t>
            </w:r>
          </w:p>
        </w:tc>
      </w:tr>
      <w:tr w:rsidR="00570399" w:rsidRPr="003A3D50" w14:paraId="6D14CE05"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b/>
                <w:rPrChange w:id="12638" w:author="Russell Ott" w:date="2022-05-16T11:47:00Z">
                  <w:rPr>
                    <w:rFonts w:ascii="Calibri" w:hAnsi="Calibri"/>
                    <w:b/>
                    <w:sz w:val="20"/>
                  </w:rPr>
                </w:rPrChange>
              </w:rPr>
            </w:pPr>
            <w:r w:rsidRPr="00C07C6B">
              <w:rPr>
                <w:b/>
                <w:rPrChange w:id="12639"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rPrChange w:id="12640" w:author="Russell Ott" w:date="2022-05-16T11:47:00Z">
                  <w:rPr>
                    <w:rFonts w:ascii="Calibri Light" w:hAnsi="Calibri Light"/>
                    <w:sz w:val="20"/>
                  </w:rPr>
                </w:rPrChange>
              </w:rPr>
            </w:pPr>
          </w:p>
        </w:tc>
      </w:tr>
      <w:tr w:rsidR="00570399" w:rsidRPr="003A3D50" w14:paraId="2A65DB64"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641"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2642" w:author="Russell Ott" w:date="2022-05-16T11:47: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2643" w:author="Russell Ott" w:date="2022-05-16T11:47:00Z">
              <w:tcPr>
                <w:tcW w:w="1457" w:type="dxa"/>
                <w:tcBorders>
                  <w:right w:val="nil"/>
                </w:tcBorders>
                <w:shd w:val="clear" w:color="auto" w:fill="FFFFFF"/>
              </w:tcPr>
            </w:tcPrChange>
          </w:tcPr>
          <w:p w14:paraId="52308190" w14:textId="77777777" w:rsidR="00570399" w:rsidRPr="00C07C6B" w:rsidRDefault="00570399" w:rsidP="00FE6CC3">
            <w:pPr>
              <w:rPr>
                <w:b/>
                <w:color w:val="000000"/>
                <w:rPrChange w:id="12644" w:author="Russell Ott" w:date="2022-05-16T11:47:00Z">
                  <w:rPr>
                    <w:rFonts w:ascii="Calibri" w:hAnsi="Calibri"/>
                    <w:b/>
                    <w:color w:val="000000"/>
                    <w:sz w:val="20"/>
                  </w:rPr>
                </w:rPrChange>
              </w:rPr>
            </w:pPr>
            <w:r w:rsidRPr="00C07C6B">
              <w:rPr>
                <w:b/>
                <w:color w:val="000000"/>
                <w:rPrChange w:id="12645" w:author="Russell Ott" w:date="2022-05-16T11:47: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2646" w:author="Russell Ott" w:date="2022-05-16T11:47:00Z">
              <w:tcPr>
                <w:tcW w:w="7898" w:type="dxa"/>
                <w:shd w:val="clear" w:color="auto" w:fill="auto"/>
              </w:tcPr>
            </w:tcPrChange>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647" w:author="Russell Ott" w:date="2022-05-16T11:47:00Z">
                  <w:rPr>
                    <w:rFonts w:ascii="Calibri Light" w:hAnsi="Calibri Light"/>
                    <w:color w:val="000000"/>
                    <w:sz w:val="20"/>
                  </w:rPr>
                </w:rPrChange>
              </w:rPr>
            </w:pPr>
            <w:r w:rsidRPr="003A3D50">
              <w:rPr>
                <w:rFonts w:ascii="Calibri Light" w:hAnsi="Calibri Light"/>
                <w:color w:val="000000"/>
                <w:rPrChange w:id="12648" w:author="Russell Ott" w:date="2022-05-16T11:47:00Z">
                  <w:rPr>
                    <w:rFonts w:ascii="Calibri Light" w:hAnsi="Calibri Light"/>
                    <w:color w:val="000000"/>
                    <w:sz w:val="20"/>
                  </w:rPr>
                </w:rPrChange>
              </w:rPr>
              <w:t>Not specified.</w:t>
            </w:r>
          </w:p>
        </w:tc>
      </w:tr>
      <w:tr w:rsidR="00570399" w:rsidRPr="003A3D50" w14:paraId="47C9C9FD" w14:textId="77777777" w:rsidTr="00FE6CC3">
        <w:trPr>
          <w:cantSplit/>
          <w:trHeight w:val="359"/>
          <w:del w:id="12649" w:author="Russell Ott" w:date="2022-05-16T11:47:00Z"/>
        </w:trPr>
        <w:tc>
          <w:tcPr>
            <w:tcW w:w="1457" w:type="dxa"/>
            <w:tcBorders>
              <w:top w:val="single" w:sz="4" w:space="0" w:color="4F81BD"/>
              <w:bottom w:val="single" w:sz="4" w:space="0" w:color="4F81BD"/>
              <w:right w:val="nil"/>
            </w:tcBorders>
            <w:shd w:val="clear" w:color="auto" w:fill="FFFFFF"/>
          </w:tcPr>
          <w:p w14:paraId="3D247D64" w14:textId="77777777" w:rsidR="00570399" w:rsidRPr="00C07C6B" w:rsidRDefault="00570399" w:rsidP="00FE6CC3">
            <w:pPr>
              <w:rPr>
                <w:del w:id="12650" w:author="Russell Ott" w:date="2022-05-16T11:47:00Z"/>
                <w:rFonts w:cs="Calibri"/>
                <w:b/>
                <w:bCs/>
              </w:rPr>
            </w:pPr>
            <w:del w:id="12651" w:author="Russell Ott" w:date="2022-05-16T11:47:00Z">
              <w:r w:rsidRPr="00C07C6B">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3BEB2A7D" w14:textId="77777777" w:rsidR="00570399" w:rsidRPr="0083506C" w:rsidRDefault="000D713E" w:rsidP="00FE6CC3">
            <w:pPr>
              <w:pStyle w:val="HTMLPreformatted"/>
              <w:shd w:val="clear" w:color="auto" w:fill="FFFFFF"/>
              <w:rPr>
                <w:del w:id="12652" w:author="Russell Ott" w:date="2022-05-16T11:47:00Z"/>
                <w:rFonts w:ascii="Calibri Light" w:hAnsi="Calibri Light" w:cs="Calibri Light"/>
              </w:rPr>
            </w:pPr>
            <w:del w:id="12653" w:author="Russell Ott" w:date="2022-05-16T11:47:00Z">
              <w:r w:rsidRPr="003A3D50">
                <w:rPr>
                  <w:rFonts w:ascii="Calibri Light" w:hAnsi="Calibri Light" w:cs="Calibri Light"/>
                </w:rPr>
                <w:delText>None.</w:delText>
              </w:r>
            </w:del>
          </w:p>
        </w:tc>
      </w:tr>
      <w:tr w:rsidR="00570399" w:rsidRPr="003A3D50" w14:paraId="693F0A7F"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654"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655"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2656" w:author="Russell Ott" w:date="2022-05-16T11:47:00Z">
              <w:tcPr>
                <w:tcW w:w="1457" w:type="dxa"/>
                <w:tcBorders>
                  <w:bottom w:val="single" w:sz="4" w:space="0" w:color="4472C4"/>
                  <w:right w:val="nil"/>
                </w:tcBorders>
                <w:shd w:val="clear" w:color="auto" w:fill="FFFFFF"/>
              </w:tcPr>
            </w:tcPrChange>
          </w:tcPr>
          <w:p w14:paraId="68BA5A74" w14:textId="77777777" w:rsidR="00570399" w:rsidRPr="00C07C6B" w:rsidRDefault="00570399" w:rsidP="00FE6CC3">
            <w:pPr>
              <w:rPr>
                <w:b/>
                <w:rPrChange w:id="12657" w:author="Russell Ott" w:date="2022-05-16T11:47:00Z">
                  <w:rPr>
                    <w:rFonts w:ascii="Calibri" w:hAnsi="Calibri"/>
                    <w:b/>
                    <w:sz w:val="20"/>
                  </w:rPr>
                </w:rPrChange>
              </w:rPr>
            </w:pPr>
            <w:r w:rsidRPr="00C07C6B">
              <w:rPr>
                <w:b/>
                <w:rPrChange w:id="12658"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2659" w:author="Russell Ott" w:date="2022-05-16T11:47:00Z">
              <w:tcPr>
                <w:tcW w:w="7898" w:type="dxa"/>
                <w:tcBorders>
                  <w:bottom w:val="single" w:sz="4" w:space="0" w:color="4472C4"/>
                </w:tcBorders>
                <w:shd w:val="clear" w:color="auto" w:fill="auto"/>
              </w:tcPr>
            </w:tcPrChange>
          </w:tcPr>
          <w:p w14:paraId="502CFEFD" w14:textId="77777777" w:rsidR="00570399" w:rsidRPr="0083506C" w:rsidRDefault="000D713E" w:rsidP="00FE6CC3">
            <w:pPr>
              <w:keepNext/>
              <w:rPr>
                <w:rFonts w:ascii="Calibri Light" w:eastAsia="Times New Roman" w:hAnsi="Calibri Light"/>
                <w:sz w:val="24"/>
                <w:szCs w:val="24"/>
                <w:rPrChange w:id="12660" w:author="Russell Ott" w:date="2022-05-16T11:47:00Z">
                  <w:rPr>
                    <w:rFonts w:ascii="Calibri Light" w:hAnsi="Calibri Light"/>
                    <w:sz w:val="20"/>
                  </w:rPr>
                </w:rPrChange>
              </w:rPr>
            </w:pPr>
            <w:r w:rsidRPr="0083506C">
              <w:rPr>
                <w:rFonts w:ascii="Calibri Light" w:hAnsi="Calibri Light"/>
                <w:rPrChange w:id="12661" w:author="Russell Ott" w:date="2022-05-16T11:47:00Z">
                  <w:rPr>
                    <w:rFonts w:ascii="Calibri Light" w:hAnsi="Calibri Light"/>
                    <w:sz w:val="20"/>
                  </w:rPr>
                </w:rPrChange>
              </w:rPr>
              <w:t xml:space="preserve">This template is not used </w:t>
            </w:r>
            <w:r w:rsidRPr="0083506C">
              <w:rPr>
                <w:rFonts w:ascii="Calibri Light" w:hAnsi="Calibri Light"/>
                <w:rPrChange w:id="12662" w:author="Russell Ott" w:date="2022-05-16T11:47:00Z">
                  <w:rPr>
                    <w:rFonts w:ascii="Calibri Light" w:hAnsi="Calibri Light"/>
                    <w:sz w:val="20"/>
                  </w:rPr>
                </w:rPrChange>
              </w:rPr>
              <w:t>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b/>
                <w:rPrChange w:id="12663" w:author="Russell Ott" w:date="2022-05-16T11:47:00Z">
                  <w:rPr>
                    <w:rFonts w:ascii="Calibri" w:hAnsi="Calibri"/>
                    <w:b/>
                    <w:sz w:val="20"/>
                  </w:rPr>
                </w:rPrChange>
              </w:rPr>
            </w:pPr>
            <w:r w:rsidRPr="00C07C6B">
              <w:rPr>
                <w:b/>
                <w:rPrChange w:id="12664" w:author="Russell Ott" w:date="2022-05-16T11:47: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57861788" w14:textId="2356BAD1" w:rsidR="00570399" w:rsidRPr="0083506C" w:rsidRDefault="0009537F" w:rsidP="003A3D50">
            <w:pPr>
              <w:keepNext/>
              <w:rPr>
                <w:rFonts w:ascii="Calibri Light" w:hAnsi="Calibri Light"/>
                <w:rPrChange w:id="12665" w:author="Russell Ott" w:date="2022-05-16T11:47:00Z">
                  <w:rPr>
                    <w:rFonts w:ascii="Calibri Light" w:hAnsi="Calibri Light"/>
                    <w:sz w:val="20"/>
                  </w:rPr>
                </w:rPrChange>
              </w:rPr>
            </w:pPr>
            <w:r w:rsidRPr="009F13BB">
              <w:rPr>
                <w:rFonts w:ascii="Calibri Light" w:hAnsi="Calibri Light"/>
                <w:rPrChange w:id="12666" w:author="Russell Ott" w:date="2022-05-16T11:47:00Z">
                  <w:rPr>
                    <w:rFonts w:ascii="Calibri Light" w:hAnsi="Calibri Light"/>
                    <w:sz w:val="20"/>
                  </w:rPr>
                </w:rPrChange>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rPrChange w:id="12667" w:author="Russell Ott" w:date="2022-05-16T11:47:00Z">
                  <w:rPr>
                    <w:rFonts w:ascii="Calibri Light" w:hAnsi="Calibri Light"/>
                    <w:sz w:val="20"/>
                  </w:rPr>
                </w:rPrChange>
              </w:rPr>
              <w:fldChar w:fldCharType="separate"/>
            </w:r>
            <w:ins w:id="12668"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2669" w:author="Russell Ott" w:date="2022-05-16T11:47:00Z">
                  <w:rPr>
                    <w:rFonts w:ascii="Calibri Light" w:hAnsi="Calibri Light"/>
                    <w:sz w:val="20"/>
                  </w:rPr>
                </w:rPrChange>
              </w:rPr>
              <w:t>Example</w:t>
            </w:r>
            <w:r w:rsidR="00F10C7C" w:rsidRPr="00F10C7C">
              <w:rPr>
                <w:rFonts w:ascii="Calibri Light" w:hAnsi="Calibri Light"/>
                <w:rPrChange w:id="12670" w:author="Russell Ott" w:date="2022-05-16T11:47:00Z">
                  <w:rPr>
                    <w:rFonts w:ascii="Calibri Light" w:hAnsi="Calibri Light"/>
                    <w:sz w:val="20"/>
                  </w:rPr>
                </w:rPrChange>
              </w:rPr>
              <w:t xml:space="preserve"> </w:t>
            </w:r>
            <w:del w:id="12671" w:author="Russell Ott" w:date="2022-05-16T11:47:00Z">
              <w:r w:rsidR="00DE0DA7" w:rsidRPr="00DE0DA7">
                <w:rPr>
                  <w:rFonts w:ascii="Calibri Light" w:hAnsi="Calibri Light" w:cs="Calibri Light"/>
                  <w:noProof/>
                </w:rPr>
                <w:delText>48</w:delText>
              </w:r>
            </w:del>
            <w:ins w:id="12672" w:author="Russell Ott" w:date="2022-05-16T11:47:00Z">
              <w:r w:rsidR="00F10C7C" w:rsidRPr="00F10C7C">
                <w:rPr>
                  <w:rFonts w:ascii="Calibri Light" w:hAnsi="Calibri Light" w:cs="Calibri Light"/>
                </w:rPr>
                <w:t>47</w:t>
              </w:r>
            </w:ins>
            <w:r w:rsidR="00F10C7C" w:rsidRPr="00F10C7C">
              <w:rPr>
                <w:rFonts w:ascii="Calibri Light" w:hAnsi="Calibri Light"/>
                <w:rPrChange w:id="12673" w:author="Russell Ott" w:date="2022-05-16T11:47:00Z">
                  <w:rPr>
                    <w:rFonts w:ascii="Calibri Light" w:hAnsi="Calibri Light"/>
                    <w:sz w:val="20"/>
                  </w:rPr>
                </w:rPrChange>
              </w:rPr>
              <w:t xml:space="preserve">: Non-Medicinal Supply – Cane and </w:t>
            </w:r>
            <w:r w:rsidR="00F10C7C">
              <w:rPr>
                <w:rPrChange w:id="12674" w:author="Russell Ott" w:date="2022-05-16T11:47:00Z">
                  <w:rPr>
                    <w:rFonts w:ascii="Calibri Light" w:hAnsi="Calibri Light"/>
                    <w:sz w:val="20"/>
                  </w:rPr>
                </w:rPrChange>
              </w:rPr>
              <w:t>Eyeglasses</w:t>
            </w:r>
            <w:r w:rsidRPr="009F13BB">
              <w:rPr>
                <w:rFonts w:ascii="Calibri Light" w:hAnsi="Calibri Light"/>
                <w:rPrChange w:id="12675" w:author="Russell Ott" w:date="2022-05-16T11:47:00Z">
                  <w:rPr>
                    <w:rFonts w:ascii="Calibri Light" w:hAnsi="Calibri Light"/>
                    <w:sz w:val="20"/>
                  </w:rPr>
                </w:rPrChange>
              </w:rPr>
              <w:fldChar w:fldCharType="end"/>
            </w:r>
            <w:r w:rsidRPr="009F13BB">
              <w:rPr>
                <w:rFonts w:ascii="Calibri Light" w:hAnsi="Calibri Light"/>
                <w:rPrChange w:id="12676" w:author="Russell Ott" w:date="2022-05-16T11:47:00Z">
                  <w:rPr>
                    <w:rFonts w:ascii="Calibri Light" w:hAnsi="Calibri Light"/>
                    <w:sz w:val="20"/>
                  </w:rPr>
                </w:rPrChange>
              </w:rPr>
              <w:t xml:space="preserve"> </w:t>
            </w:r>
          </w:p>
        </w:tc>
      </w:tr>
    </w:tbl>
    <w:p w14:paraId="43FFEE23" w14:textId="5149977A" w:rsidR="00570399" w:rsidRDefault="005C79A1" w:rsidP="003A3D50">
      <w:pPr>
        <w:pStyle w:val="Caption"/>
      </w:pPr>
      <w:bookmarkStart w:id="12677" w:name="_Toc21927034"/>
      <w:r>
        <w:t xml:space="preserve">  </w:t>
      </w:r>
      <w:bookmarkStart w:id="12678" w:name="_Toc103262917"/>
      <w:r w:rsidR="00852DED">
        <w:t xml:space="preserve">Table </w:t>
      </w:r>
      <w:r w:rsidR="00132A94">
        <w:fldChar w:fldCharType="begin"/>
      </w:r>
      <w:r w:rsidR="00132A94">
        <w:instrText xml:space="preserve"> SEQ Table \* ARABIC </w:instrText>
      </w:r>
      <w:r w:rsidR="00132A94">
        <w:fldChar w:fldCharType="separate"/>
      </w:r>
      <w:del w:id="12679" w:author="Russell Ott" w:date="2022-05-16T11:47:00Z">
        <w:r w:rsidR="00DE0DA7">
          <w:rPr>
            <w:noProof/>
          </w:rPr>
          <w:delText>53</w:delText>
        </w:r>
      </w:del>
      <w:ins w:id="12680" w:author="Russell Ott" w:date="2022-05-16T11:47:00Z">
        <w:r w:rsidR="00F10C7C">
          <w:rPr>
            <w:noProof/>
          </w:rPr>
          <w:t>50</w:t>
        </w:r>
      </w:ins>
      <w:r w:rsidR="00132A94">
        <w:rPr>
          <w:noProof/>
        </w:rPr>
        <w:fldChar w:fldCharType="end"/>
      </w:r>
      <w:r w:rsidR="00852DED">
        <w:t xml:space="preserve">: Non-Implanted Device </w:t>
      </w:r>
      <w:r w:rsidR="00852DED" w:rsidRPr="00494DE1">
        <w:t>Template</w:t>
      </w:r>
      <w:bookmarkEnd w:id="12678"/>
      <w:bookmarkEnd w:id="12677"/>
    </w:p>
    <w:p w14:paraId="40D89C8C" w14:textId="77777777" w:rsidR="005C79A1" w:rsidRPr="005C79A1" w:rsidRDefault="005C79A1" w:rsidP="003B0179"/>
    <w:p w14:paraId="4C5F98D2" w14:textId="0F44FBF7" w:rsidR="00570399" w:rsidRDefault="005C79A1" w:rsidP="003A3D50">
      <w:pPr>
        <w:pStyle w:val="Caption"/>
        <w:keepNext/>
        <w:spacing w:after="0"/>
      </w:pPr>
      <w:bookmarkStart w:id="12681" w:name="_Ref21845895"/>
      <w:bookmarkStart w:id="12682" w:name="_Toc21927500"/>
      <w:r>
        <w:t xml:space="preserve">  </w:t>
      </w:r>
      <w:bookmarkStart w:id="12683" w:name="_Toc101449300"/>
      <w:r w:rsidR="00570399">
        <w:t xml:space="preserve">Example </w:t>
      </w:r>
      <w:r w:rsidR="00132A94">
        <w:fldChar w:fldCharType="begin"/>
      </w:r>
      <w:r w:rsidR="00132A94">
        <w:instrText xml:space="preserve"> SEQ Example \* ARABIC </w:instrText>
      </w:r>
      <w:r w:rsidR="00132A94">
        <w:fldChar w:fldCharType="separate"/>
      </w:r>
      <w:del w:id="12684" w:author="Russell Ott" w:date="2022-05-16T11:47:00Z">
        <w:r w:rsidR="00DE0DA7">
          <w:rPr>
            <w:noProof/>
          </w:rPr>
          <w:delText>48</w:delText>
        </w:r>
      </w:del>
      <w:ins w:id="12685" w:author="Russell Ott" w:date="2022-05-16T11:47:00Z">
        <w:r w:rsidR="00F10C7C">
          <w:rPr>
            <w:noProof/>
          </w:rPr>
          <w:t>47</w:t>
        </w:r>
      </w:ins>
      <w:r w:rsidR="00132A94">
        <w:rPr>
          <w:noProof/>
        </w:rPr>
        <w:fldChar w:fldCharType="end"/>
      </w:r>
      <w:r w:rsidR="00570399">
        <w:t>: Non-Medicinal Supply</w:t>
      </w:r>
      <w:r w:rsidR="000D713E">
        <w:t xml:space="preserve"> – Cane and Eyeglasses</w:t>
      </w:r>
      <w:bookmarkEnd w:id="12681"/>
      <w:bookmarkEnd w:id="12683"/>
      <w:bookmarkEnd w:id="126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2E634A">
      <w:pPr>
        <w:pStyle w:val="Heading4"/>
      </w:pPr>
      <w:r>
        <w:t>Product Instance</w:t>
      </w:r>
    </w:p>
    <w:p w14:paraId="36E80041" w14:textId="77777777" w:rsidR="008F693D" w:rsidRPr="008F693D" w:rsidRDefault="008F693D" w:rsidP="008F693D">
      <w:pPr>
        <w:rPr>
          <w:rFonts w:ascii="Times New Roman" w:eastAsia="Times New Roman" w:hAnsi="Times New Roman"/>
          <w:color w:val="000000"/>
          <w:sz w:val="24"/>
          <w:szCs w:val="24"/>
          <w:rPrChange w:id="12686" w:author="Russell Ott" w:date="2022-05-16T11:47:00Z">
            <w:rPr>
              <w:rFonts w:ascii="Calibri" w:hAnsi="Calibri"/>
              <w:color w:val="000000"/>
            </w:rPr>
          </w:rPrChange>
        </w:rPr>
      </w:pPr>
      <w:r w:rsidRPr="008F693D">
        <w:rPr>
          <w:color w:val="000000"/>
          <w:rPrChange w:id="12687" w:author="Russell Ott" w:date="2022-05-16T11:47:00Z">
            <w:rPr>
              <w:rFonts w:ascii="Calibri" w:hAnsi="Calibri"/>
              <w:color w:val="000000"/>
            </w:rPr>
          </w:rPrChange>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b/>
          <w:rPrChange w:id="12688" w:author="Russell Ott" w:date="2022-05-16T11:47:00Z">
            <w:rPr>
              <w:rFonts w:ascii="Calibri" w:eastAsia="Calibri" w:hAnsi="Calibri"/>
              <w:b/>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b/>
                <w:color w:val="FFFFFF"/>
                <w:rPrChange w:id="12689" w:author="Russell Ott" w:date="2022-05-16T11:47:00Z">
                  <w:rPr>
                    <w:rFonts w:ascii="Calibri" w:hAnsi="Calibri"/>
                    <w:b/>
                    <w:color w:val="FFFFFF"/>
                  </w:rPr>
                </w:rPrChange>
              </w:rPr>
            </w:pPr>
            <w:r w:rsidRPr="00D14360">
              <w:rPr>
                <w:b/>
                <w:color w:val="FFFFFF"/>
                <w:rPrChange w:id="12690" w:author="Russell Ott" w:date="2022-05-16T11:47:00Z">
                  <w:rPr>
                    <w:rFonts w:ascii="Calibri" w:hAnsi="Calibri"/>
                    <w:b/>
                    <w:color w:val="FFFFFF"/>
                  </w:rPr>
                </w:rPrChange>
              </w:rPr>
              <w:t>Entry Template</w:t>
            </w:r>
          </w:p>
        </w:tc>
        <w:tc>
          <w:tcPr>
            <w:tcW w:w="7898" w:type="dxa"/>
            <w:shd w:val="clear" w:color="auto" w:fill="4F81BD"/>
          </w:tcPr>
          <w:p w14:paraId="66EB7707" w14:textId="77777777" w:rsidR="008F693D" w:rsidRPr="00D14360" w:rsidRDefault="00863460" w:rsidP="008F693D">
            <w:pPr>
              <w:rPr>
                <w:rFonts w:ascii="Times New Roman" w:eastAsia="Times New Roman" w:hAnsi="Times New Roman"/>
                <w:color w:val="FFFFFF"/>
                <w:sz w:val="24"/>
                <w:szCs w:val="24"/>
                <w:rPrChange w:id="12691" w:author="Russell Ott" w:date="2022-05-16T11:47:00Z">
                  <w:rPr>
                    <w:rFonts w:ascii="Calibri" w:hAnsi="Calibri"/>
                    <w:color w:val="FFFFFF"/>
                  </w:rPr>
                </w:rPrChange>
              </w:rPr>
            </w:pPr>
            <w:r>
              <w:rPr>
                <w:b/>
                <w:color w:val="FFFFFF"/>
                <w:rPrChange w:id="12692" w:author="Russell Ott" w:date="2022-05-16T11:47:00Z">
                  <w:rPr>
                    <w:rFonts w:ascii="Calibri" w:hAnsi="Calibri"/>
                    <w:b/>
                    <w:color w:val="FFFFFF"/>
                  </w:rPr>
                </w:rPrChange>
              </w:rPr>
              <w:t>Product</w:t>
            </w:r>
            <w:r w:rsidR="008F693D">
              <w:rPr>
                <w:b/>
                <w:color w:val="FFFFFF"/>
                <w:rPrChange w:id="12693" w:author="Russell Ott" w:date="2022-05-16T11:47:00Z">
                  <w:rPr>
                    <w:rFonts w:ascii="Calibri" w:hAnsi="Calibri"/>
                    <w:b/>
                    <w:color w:val="FFFFFF"/>
                  </w:rPr>
                </w:rPrChange>
              </w:rPr>
              <w:t xml:space="preserve"> Instance</w:t>
            </w:r>
            <w:r w:rsidR="008F693D">
              <w:rPr>
                <w:b/>
                <w:color w:val="FFFFFF"/>
                <w:rPrChange w:id="12694" w:author="Russell Ott" w:date="2022-05-16T11:47:00Z">
                  <w:rPr>
                    <w:rFonts w:ascii="Calibri" w:hAnsi="Calibri"/>
                    <w:b/>
                    <w:color w:val="FFFFFF"/>
                  </w:rPr>
                </w:rPrChange>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color w:val="FFFFFF"/>
                <w:sz w:val="18"/>
                <w:rPrChange w:id="12695" w:author="Russell Ott" w:date="2022-05-16T11:47:00Z">
                  <w:rPr>
                    <w:rFonts w:ascii="Calibri" w:hAnsi="Calibri"/>
                    <w:color w:val="FFFFFF"/>
                    <w:sz w:val="18"/>
                  </w:rPr>
                </w:rPrChange>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b/>
                <w:rPrChange w:id="12696" w:author="Russell Ott" w:date="2022-05-16T11:47:00Z">
                  <w:rPr>
                    <w:rFonts w:ascii="Calibri" w:hAnsi="Calibri"/>
                    <w:b/>
                    <w:sz w:val="20"/>
                  </w:rPr>
                </w:rPrChange>
              </w:rPr>
            </w:pPr>
            <w:r w:rsidRPr="00D14360">
              <w:rPr>
                <w:b/>
                <w:rPrChange w:id="12697"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eastAsia="Times New Roman" w:hAnsi="Calibri Light"/>
                <w:sz w:val="24"/>
                <w:szCs w:val="24"/>
                <w:rPrChange w:id="12698" w:author="Russell Ott" w:date="2022-05-16T11:47:00Z">
                  <w:rPr>
                    <w:rFonts w:ascii="Calibri Light" w:hAnsi="Calibri Light"/>
                    <w:sz w:val="20"/>
                  </w:rPr>
                </w:rPrChange>
              </w:rPr>
            </w:pPr>
            <w:r w:rsidRPr="00D14360">
              <w:rPr>
                <w:rFonts w:ascii="Calibri Light" w:hAnsi="Calibri Light"/>
                <w:rPrChange w:id="12699" w:author="Russell Ott" w:date="2022-05-16T11:47:00Z">
                  <w:rPr>
                    <w:rFonts w:ascii="Calibri Light" w:hAnsi="Calibri Light"/>
                    <w:sz w:val="20"/>
                  </w:rPr>
                </w:rPrChange>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b/>
                <w:rPrChange w:id="12700" w:author="Russell Ott" w:date="2022-05-16T11:47:00Z">
                  <w:rPr>
                    <w:rFonts w:ascii="Calibri" w:hAnsi="Calibri"/>
                    <w:b/>
                    <w:sz w:val="20"/>
                  </w:rPr>
                </w:rPrChange>
              </w:rPr>
            </w:pPr>
            <w:r w:rsidRPr="00D14360">
              <w:rPr>
                <w:b/>
                <w:rPrChange w:id="12701" w:author="Russell Ott" w:date="2022-05-16T11:47:00Z">
                  <w:rPr>
                    <w:rFonts w:ascii="Calibri" w:hAnsi="Calibri"/>
                    <w:b/>
                    <w:sz w:val="20"/>
                  </w:rPr>
                </w:rPrChange>
              </w:rPr>
              <w:t>Purpose</w:t>
            </w:r>
          </w:p>
        </w:tc>
        <w:tc>
          <w:tcPr>
            <w:tcW w:w="7898" w:type="dxa"/>
            <w:shd w:val="clear" w:color="auto" w:fill="auto"/>
          </w:tcPr>
          <w:p w14:paraId="1D723381" w14:textId="77777777" w:rsidR="008F693D" w:rsidRPr="008F693D" w:rsidRDefault="008F693D" w:rsidP="008F693D">
            <w:pPr>
              <w:rPr>
                <w:rFonts w:ascii="Calibri Light" w:eastAsia="Times New Roman" w:hAnsi="Calibri Light"/>
                <w:sz w:val="24"/>
                <w:szCs w:val="24"/>
                <w:rPrChange w:id="12702" w:author="Russell Ott" w:date="2022-05-16T11:47:00Z">
                  <w:rPr>
                    <w:rFonts w:ascii="Calibri Light" w:hAnsi="Calibri Light"/>
                    <w:sz w:val="20"/>
                  </w:rPr>
                </w:rPrChange>
              </w:rPr>
            </w:pPr>
            <w:r w:rsidRPr="008F693D">
              <w:rPr>
                <w:rFonts w:ascii="Calibri Light" w:hAnsi="Calibri Light"/>
                <w:rPrChange w:id="12703" w:author="Russell Ott" w:date="2022-05-16T11:47:00Z">
                  <w:rPr>
                    <w:rFonts w:ascii="Calibri Light" w:hAnsi="Calibri Light"/>
                    <w:sz w:val="20"/>
                  </w:rPr>
                </w:rPrChange>
              </w:rPr>
              <w:t xml:space="preserve">This template is used to </w:t>
            </w:r>
            <w:r w:rsidRPr="008F693D">
              <w:rPr>
                <w:rFonts w:ascii="Calibri Light" w:hAnsi="Calibri Light"/>
                <w:color w:val="000000"/>
                <w:rPrChange w:id="12704" w:author="Russell Ott" w:date="2022-05-16T11:47:00Z">
                  <w:rPr>
                    <w:rFonts w:ascii="Calibri Light" w:hAnsi="Calibri Light"/>
                    <w:color w:val="000000"/>
                    <w:sz w:val="20"/>
                  </w:rPr>
                </w:rPrChange>
              </w:rPr>
              <w:t xml:space="preserve">record the identifier and other details about the given product that was used. For example, it is important to have a record that </w:t>
            </w:r>
            <w:r w:rsidRPr="008F693D">
              <w:rPr>
                <w:rFonts w:ascii="Calibri Light" w:hAnsi="Calibri Light"/>
                <w:color w:val="000000"/>
                <w:rPrChange w:id="12705" w:author="Russell Ott" w:date="2022-05-16T11:47:00Z">
                  <w:rPr>
                    <w:rFonts w:ascii="Calibri Light" w:hAnsi="Calibri Light"/>
                    <w:color w:val="000000"/>
                    <w:sz w:val="20"/>
                  </w:rPr>
                </w:rPrChange>
              </w:rPr>
              <w:t>indicates not just that a hip prostheses was placed in a patient but that it was a particular hip prostheses number with a unique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b/>
                <w:rPrChange w:id="12706" w:author="Russell Ott" w:date="2022-05-16T11:47:00Z">
                  <w:rPr>
                    <w:rFonts w:ascii="Calibri" w:hAnsi="Calibri"/>
                    <w:b/>
                    <w:sz w:val="20"/>
                  </w:rPr>
                </w:rPrChange>
              </w:rPr>
            </w:pPr>
            <w:r w:rsidRPr="00D14360">
              <w:rPr>
                <w:b/>
                <w:rPrChange w:id="12707"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eastAsia="Times New Roman" w:hAnsi="Calibri Light"/>
                <w:sz w:val="24"/>
                <w:szCs w:val="24"/>
                <w:rPrChange w:id="12708" w:author="Russell Ott" w:date="2022-05-16T11:47:00Z">
                  <w:rPr>
                    <w:rFonts w:ascii="Calibri Light" w:hAnsi="Calibri Light"/>
                    <w:sz w:val="20"/>
                  </w:rPr>
                </w:rPrChange>
              </w:rPr>
            </w:pPr>
            <w:r>
              <w:rPr>
                <w:rFonts w:ascii="Calibri Light" w:hAnsi="Calibri Light"/>
                <w:rPrChange w:id="12709" w:author="Russell Ott" w:date="2022-05-16T11:47:00Z">
                  <w:rPr>
                    <w:rFonts w:ascii="Calibri Light" w:hAnsi="Calibri Light"/>
                    <w:sz w:val="20"/>
                  </w:rPr>
                </w:rPrChange>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b/>
                <w:color w:val="000000"/>
                <w:rPrChange w:id="12710" w:author="Russell Ott" w:date="2022-05-16T11:47:00Z">
                  <w:rPr>
                    <w:rFonts w:ascii="Calibri" w:hAnsi="Calibri"/>
                    <w:b/>
                    <w:color w:val="000000"/>
                    <w:sz w:val="20"/>
                  </w:rPr>
                </w:rPrChange>
              </w:rPr>
            </w:pPr>
            <w:r w:rsidRPr="00D14360">
              <w:rPr>
                <w:b/>
                <w:color w:val="000000"/>
                <w:rPrChange w:id="12711" w:author="Russell Ott" w:date="2022-05-16T11:47:00Z">
                  <w:rPr>
                    <w:rFonts w:ascii="Calibri" w:hAnsi="Calibri"/>
                    <w:b/>
                    <w:color w:val="000000"/>
                    <w:sz w:val="20"/>
                  </w:rPr>
                </w:rPrChange>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712" w:author="Russell Ott" w:date="2022-05-16T11:47:00Z">
                  <w:rPr>
                    <w:rFonts w:ascii="Calibri Light" w:hAnsi="Calibri Light"/>
                    <w:color w:val="000000"/>
                    <w:sz w:val="20"/>
                  </w:rPr>
                </w:rPrChange>
              </w:rPr>
            </w:pPr>
            <w:r>
              <w:rPr>
                <w:rFonts w:ascii="Calibri Light" w:hAnsi="Calibri Light"/>
                <w:rPrChange w:id="12713" w:author="Russell Ott" w:date="2022-05-16T11:47:00Z">
                  <w:rPr>
                    <w:rFonts w:ascii="Calibri Light" w:hAnsi="Calibri Light"/>
                    <w:sz w:val="20"/>
                  </w:rPr>
                </w:rPrChange>
              </w:rPr>
              <w:t xml:space="preserve">Not </w:t>
            </w:r>
            <w:r w:rsidR="00863460">
              <w:rPr>
                <w:rFonts w:ascii="Calibri Light" w:hAnsi="Calibri Light"/>
                <w:rPrChange w:id="12714" w:author="Russell Ott" w:date="2022-05-16T11:47:00Z">
                  <w:rPr>
                    <w:rFonts w:ascii="Calibri Light" w:hAnsi="Calibri Light"/>
                    <w:sz w:val="20"/>
                  </w:rPr>
                </w:rPrChange>
              </w:rPr>
              <w:t>applicable.</w:t>
            </w:r>
            <w:r w:rsidRPr="00D14360">
              <w:rPr>
                <w:rFonts w:ascii="Calibri Light" w:hAnsi="Calibri Light"/>
                <w:color w:val="000000"/>
                <w:rPrChange w:id="12715" w:author="Russell Ott" w:date="2022-05-16T11:47:00Z">
                  <w:rPr>
                    <w:rFonts w:ascii="Calibri Light" w:hAnsi="Calibri Light"/>
                    <w:color w:val="000000"/>
                    <w:sz w:val="20"/>
                  </w:rPr>
                </w:rPrChange>
              </w:rPr>
              <w:t xml:space="preserve"> </w:t>
            </w:r>
          </w:p>
        </w:tc>
      </w:tr>
      <w:tr w:rsidR="008F693D" w:rsidRPr="00C64922" w14:paraId="68543228" w14:textId="77777777" w:rsidTr="00AD08FB">
        <w:trPr>
          <w:cantSplit/>
          <w:trHeight w:val="359"/>
          <w:del w:id="12716" w:author="Russell Ott" w:date="2022-05-16T11:47:00Z"/>
        </w:trPr>
        <w:tc>
          <w:tcPr>
            <w:tcW w:w="1457" w:type="dxa"/>
            <w:tcBorders>
              <w:top w:val="single" w:sz="4" w:space="0" w:color="4F81BD"/>
              <w:bottom w:val="single" w:sz="4" w:space="0" w:color="4472C4"/>
              <w:right w:val="nil"/>
            </w:tcBorders>
            <w:shd w:val="clear" w:color="auto" w:fill="FFFFFF"/>
          </w:tcPr>
          <w:p w14:paraId="6482E1A2" w14:textId="77777777" w:rsidR="008F693D" w:rsidRPr="00D14360" w:rsidRDefault="008F693D" w:rsidP="008F693D">
            <w:pPr>
              <w:rPr>
                <w:del w:id="12717" w:author="Russell Ott" w:date="2022-05-16T11:47:00Z"/>
                <w:rFonts w:cs="Calibri"/>
                <w:b/>
                <w:bCs/>
              </w:rPr>
            </w:pPr>
            <w:del w:id="12718" w:author="Russell Ott" w:date="2022-05-16T11:47:00Z">
              <w:r w:rsidRPr="00D14360">
                <w:rPr>
                  <w:rFonts w:cs="Calibri"/>
                  <w:b/>
                  <w:bCs/>
                </w:rPr>
                <w:delText>Idioms Supported</w:delText>
              </w:r>
            </w:del>
          </w:p>
        </w:tc>
        <w:tc>
          <w:tcPr>
            <w:tcW w:w="7898" w:type="dxa"/>
            <w:tcBorders>
              <w:top w:val="single" w:sz="4" w:space="0" w:color="4F81BD"/>
              <w:bottom w:val="single" w:sz="4" w:space="0" w:color="4472C4"/>
            </w:tcBorders>
            <w:shd w:val="clear" w:color="auto" w:fill="auto"/>
          </w:tcPr>
          <w:p w14:paraId="0C16F8D1" w14:textId="77777777" w:rsidR="008F693D" w:rsidRPr="00D14360" w:rsidRDefault="008F693D" w:rsidP="008F693D">
            <w:pPr>
              <w:pStyle w:val="HTMLPreformatted"/>
              <w:shd w:val="clear" w:color="auto" w:fill="FFFFFF"/>
              <w:rPr>
                <w:del w:id="12719" w:author="Russell Ott" w:date="2022-05-16T11:47:00Z"/>
                <w:rFonts w:ascii="Calibri Light" w:hAnsi="Calibri Light" w:cs="Calibri Light"/>
              </w:rPr>
            </w:pPr>
            <w:del w:id="12720" w:author="Russell Ott" w:date="2022-05-16T11:47:00Z">
              <w:r>
                <w:rPr>
                  <w:rFonts w:ascii="Calibri Light" w:hAnsi="Calibri Light" w:cs="Calibri Light"/>
                </w:rPr>
                <w:delText>Not applicable.</w:delText>
              </w:r>
            </w:del>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b/>
                <w:rPrChange w:id="12721" w:author="Russell Ott" w:date="2022-05-16T11:47:00Z">
                  <w:rPr>
                    <w:rFonts w:ascii="Calibri Light" w:hAnsi="Calibri Light"/>
                    <w:b/>
                    <w:sz w:val="20"/>
                  </w:rPr>
                </w:rPrChange>
              </w:rPr>
            </w:pPr>
            <w:r w:rsidRPr="00AD08FB">
              <w:rPr>
                <w:rFonts w:ascii="Calibri Light" w:hAnsi="Calibri Light"/>
                <w:b/>
                <w:rPrChange w:id="12722" w:author="Russell Ott" w:date="2022-05-16T11:47:00Z">
                  <w:rPr>
                    <w:rFonts w:ascii="Calibri Light" w:hAnsi="Calibri Light"/>
                    <w:b/>
                    <w:sz w:val="20"/>
                  </w:rPr>
                </w:rPrChange>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eastAsia="Times New Roman" w:hAnsi="Calibri Light"/>
                <w:sz w:val="24"/>
                <w:szCs w:val="24"/>
                <w:rPrChange w:id="12723" w:author="Russell Ott" w:date="2022-05-16T11:47:00Z">
                  <w:rPr>
                    <w:rFonts w:ascii="Calibri Light" w:hAnsi="Calibri Light"/>
                    <w:sz w:val="20"/>
                  </w:rPr>
                </w:rPrChange>
              </w:rPr>
            </w:pPr>
            <w:r w:rsidRPr="00AD08FB">
              <w:rPr>
                <w:rFonts w:ascii="Calibri Light" w:hAnsi="Calibri Light"/>
                <w:color w:val="000000"/>
                <w:rPrChange w:id="12724" w:author="Russell Ott" w:date="2022-05-16T11:47:00Z">
                  <w:rPr>
                    <w:rFonts w:ascii="Calibri Light" w:hAnsi="Calibri Light"/>
                    <w:color w:val="000000"/>
                    <w:sz w:val="20"/>
                  </w:rPr>
                </w:rPrChange>
              </w:rPr>
              <w:t xml:space="preserve">The FDA Amendments Act </w:t>
            </w:r>
            <w:r w:rsidRPr="00AD08FB">
              <w:rPr>
                <w:rFonts w:ascii="Calibri Light" w:hAnsi="Calibri Light"/>
                <w:color w:val="000000"/>
                <w:rPrChange w:id="12725" w:author="Russell Ott" w:date="2022-05-16T11:47:00Z">
                  <w:rPr>
                    <w:rFonts w:ascii="Calibri Light" w:hAnsi="Calibri Light"/>
                    <w:color w:val="000000"/>
                    <w:sz w:val="20"/>
                  </w:rPr>
                </w:rPrChange>
              </w:rPr>
              <w:t>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rPrChange w:id="12726" w:author="Russell Ott" w:date="2022-05-16T11:47:00Z">
                  <w:rPr>
                    <w:rFonts w:ascii="Calibri Light" w:hAnsi="Calibri Light"/>
                    <w:sz w:val="20"/>
                  </w:rPr>
                </w:rPrChange>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b/>
                <w:rPrChange w:id="12727" w:author="Russell Ott" w:date="2022-05-16T11:47:00Z">
                  <w:rPr>
                    <w:rFonts w:ascii="Calibri Light" w:hAnsi="Calibri Light"/>
                    <w:b/>
                    <w:sz w:val="20"/>
                  </w:rPr>
                </w:rPrChange>
              </w:rPr>
            </w:pPr>
            <w:r w:rsidRPr="00AD08FB">
              <w:rPr>
                <w:rFonts w:ascii="Calibri Light" w:hAnsi="Calibri Light"/>
                <w:b/>
                <w:rPrChange w:id="12728" w:author="Russell Ott" w:date="2022-05-16T11:47:00Z">
                  <w:rPr>
                    <w:rFonts w:ascii="Calibri Light" w:hAnsi="Calibri Light"/>
                    <w:b/>
                    <w:sz w:val="20"/>
                  </w:rPr>
                </w:rPrChange>
              </w:rPr>
              <w:t>Example</w:t>
            </w:r>
          </w:p>
        </w:tc>
        <w:tc>
          <w:tcPr>
            <w:tcW w:w="7898" w:type="dxa"/>
            <w:tcBorders>
              <w:top w:val="single" w:sz="4" w:space="0" w:color="4472C4"/>
              <w:bottom w:val="single" w:sz="4" w:space="0" w:color="4472C4"/>
            </w:tcBorders>
            <w:shd w:val="clear" w:color="auto" w:fill="auto"/>
          </w:tcPr>
          <w:p w14:paraId="1C120E0D" w14:textId="01150645" w:rsidR="008F693D" w:rsidRPr="00AD08FB" w:rsidRDefault="008F693D" w:rsidP="008F693D">
            <w:pPr>
              <w:rPr>
                <w:rFonts w:ascii="Calibri Light" w:hAnsi="Calibri Light"/>
                <w:rPrChange w:id="12729" w:author="Russell Ott" w:date="2022-05-16T11:47:00Z">
                  <w:rPr>
                    <w:rFonts w:ascii="Calibri Light" w:hAnsi="Calibri Light"/>
                    <w:sz w:val="20"/>
                  </w:rPr>
                </w:rPrChange>
              </w:rPr>
            </w:pPr>
            <w:r w:rsidRPr="00AD08FB">
              <w:rPr>
                <w:rFonts w:ascii="Calibri Light" w:hAnsi="Calibri Light"/>
                <w:rPrChange w:id="12730"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rPrChange w:id="12731" w:author="Russell Ott" w:date="2022-05-16T11:47:00Z">
                  <w:rPr>
                    <w:rFonts w:ascii="Calibri Light" w:hAnsi="Calibri Light"/>
                    <w:sz w:val="20"/>
                  </w:rPr>
                </w:rPrChange>
              </w:rPr>
              <w:fldChar w:fldCharType="separate"/>
            </w:r>
            <w:ins w:id="12732"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2733" w:author="Russell Ott" w:date="2022-05-16T11:47:00Z">
                  <w:rPr>
                    <w:rFonts w:ascii="Calibri Light" w:hAnsi="Calibri Light"/>
                    <w:sz w:val="20"/>
                  </w:rPr>
                </w:rPrChange>
              </w:rPr>
              <w:t>Example</w:t>
            </w:r>
            <w:r w:rsidR="00F10C7C" w:rsidRPr="00F10C7C">
              <w:rPr>
                <w:rFonts w:ascii="Calibri Light" w:hAnsi="Calibri Light"/>
                <w:rPrChange w:id="12734" w:author="Russell Ott" w:date="2022-05-16T11:47:00Z">
                  <w:rPr>
                    <w:rFonts w:ascii="Calibri Light" w:hAnsi="Calibri Light"/>
                    <w:sz w:val="20"/>
                  </w:rPr>
                </w:rPrChange>
              </w:rPr>
              <w:t xml:space="preserve"> </w:t>
            </w:r>
            <w:del w:id="12735" w:author="Russell Ott" w:date="2022-05-16T11:47:00Z">
              <w:r w:rsidR="00DE0DA7" w:rsidRPr="00DE0DA7">
                <w:rPr>
                  <w:rFonts w:ascii="Calibri Light" w:hAnsi="Calibri Light" w:cs="Calibri Light"/>
                  <w:noProof/>
                </w:rPr>
                <w:delText>45</w:delText>
              </w:r>
            </w:del>
            <w:ins w:id="12736" w:author="Russell Ott" w:date="2022-05-16T11:47:00Z">
              <w:r w:rsidR="00F10C7C" w:rsidRPr="00F10C7C">
                <w:rPr>
                  <w:rFonts w:ascii="Calibri Light" w:hAnsi="Calibri Light" w:cs="Calibri Light"/>
                </w:rPr>
                <w:t>44</w:t>
              </w:r>
            </w:ins>
            <w:r w:rsidR="00F10C7C" w:rsidRPr="00F10C7C">
              <w:rPr>
                <w:rFonts w:ascii="Calibri Light" w:hAnsi="Calibri Light"/>
                <w:rPrChange w:id="12737" w:author="Russell Ott" w:date="2022-05-16T11:47:00Z">
                  <w:rPr>
                    <w:rFonts w:ascii="Calibri Light" w:hAnsi="Calibri Light"/>
                    <w:sz w:val="20"/>
                  </w:rPr>
                </w:rPrChange>
              </w:rPr>
              <w:t xml:space="preserve">: Implanted Device – known procedure </w:t>
            </w:r>
            <w:r w:rsidR="00F10C7C">
              <w:rPr>
                <w:rPrChange w:id="12738" w:author="Russell Ott" w:date="2022-05-16T11:47:00Z">
                  <w:rPr>
                    <w:rFonts w:ascii="Calibri Light" w:hAnsi="Calibri Light"/>
                    <w:sz w:val="20"/>
                  </w:rPr>
                </w:rPrChange>
              </w:rPr>
              <w:t>d</w:t>
            </w:r>
            <w:r w:rsidR="00F10C7C" w:rsidRPr="00C64922">
              <w:rPr>
                <w:rPrChange w:id="12739" w:author="Russell Ott" w:date="2022-05-16T11:47:00Z">
                  <w:rPr>
                    <w:rFonts w:ascii="Calibri Light" w:hAnsi="Calibri Light"/>
                    <w:sz w:val="20"/>
                  </w:rPr>
                </w:rPrChange>
              </w:rPr>
              <w:t>etails</w:t>
            </w:r>
            <w:r w:rsidRPr="00AD08FB">
              <w:rPr>
                <w:rFonts w:ascii="Calibri Light" w:hAnsi="Calibri Light"/>
                <w:rPrChange w:id="12740" w:author="Russell Ott" w:date="2022-05-16T11:47:00Z">
                  <w:rPr>
                    <w:rFonts w:ascii="Calibri Light" w:hAnsi="Calibri Light"/>
                    <w:sz w:val="20"/>
                  </w:rPr>
                </w:rPrChange>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b/>
                <w:rPrChange w:id="12741" w:author="Russell Ott" w:date="2022-05-16T11:47:00Z">
                  <w:rPr>
                    <w:rFonts w:ascii="Calibri Light" w:hAnsi="Calibri Light"/>
                    <w:b/>
                    <w:sz w:val="20"/>
                  </w:rPr>
                </w:rPrChange>
              </w:rPr>
            </w:pPr>
            <w:r w:rsidRPr="006B2DAF">
              <w:rPr>
                <w:rFonts w:ascii="Calibri Light" w:hAnsi="Calibri Light"/>
                <w:b/>
                <w:rPrChange w:id="12742" w:author="Russell Ott" w:date="2022-05-16T11:47:00Z">
                  <w:rPr>
                    <w:rFonts w:ascii="Calibri Light" w:hAnsi="Calibri Light"/>
                    <w:b/>
                    <w:sz w:val="20"/>
                  </w:rPr>
                </w:rPrChange>
              </w:rPr>
              <w:t>Example</w:t>
            </w:r>
          </w:p>
        </w:tc>
        <w:tc>
          <w:tcPr>
            <w:tcW w:w="7898" w:type="dxa"/>
            <w:tcBorders>
              <w:top w:val="single" w:sz="4" w:space="0" w:color="4472C4"/>
              <w:bottom w:val="single" w:sz="4" w:space="0" w:color="4472C4"/>
            </w:tcBorders>
            <w:shd w:val="clear" w:color="auto" w:fill="auto"/>
          </w:tcPr>
          <w:p w14:paraId="0ED1800E" w14:textId="1E9E4176" w:rsidR="006B2DAF" w:rsidRPr="003A3D50" w:rsidRDefault="006B2DAF" w:rsidP="003A3D50">
            <w:pPr>
              <w:keepNext/>
              <w:rPr>
                <w:rFonts w:ascii="Calibri Light" w:hAnsi="Calibri Light"/>
                <w:rPrChange w:id="12743" w:author="Russell Ott" w:date="2022-05-16T11:47:00Z">
                  <w:rPr>
                    <w:rFonts w:ascii="Calibri Light" w:hAnsi="Calibri Light"/>
                    <w:sz w:val="20"/>
                  </w:rPr>
                </w:rPrChange>
              </w:rPr>
            </w:pPr>
            <w:r w:rsidRPr="006B2DAF">
              <w:rPr>
                <w:rFonts w:ascii="Calibri Light" w:hAnsi="Calibri Light"/>
                <w:rPrChange w:id="12744" w:author="Russell Ott" w:date="2022-05-16T11:47:00Z">
                  <w:rPr>
                    <w:rFonts w:ascii="Calibri Light" w:hAnsi="Calibri Light"/>
                    <w:sz w:val="20"/>
                  </w:rPr>
                </w:rPrChange>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rPrChange w:id="12745" w:author="Russell Ott" w:date="2022-05-16T11:47:00Z">
                  <w:rPr>
                    <w:rFonts w:ascii="Calibri Light" w:hAnsi="Calibri Light"/>
                    <w:sz w:val="20"/>
                  </w:rPr>
                </w:rPrChange>
              </w:rPr>
              <w:fldChar w:fldCharType="separate"/>
            </w:r>
            <w:ins w:id="12746"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2747" w:author="Russell Ott" w:date="2022-05-16T11:47:00Z">
                  <w:rPr>
                    <w:rFonts w:ascii="Calibri Light" w:hAnsi="Calibri Light"/>
                    <w:sz w:val="20"/>
                  </w:rPr>
                </w:rPrChange>
              </w:rPr>
              <w:t>Example</w:t>
            </w:r>
            <w:r w:rsidR="00F10C7C" w:rsidRPr="00F10C7C">
              <w:rPr>
                <w:rFonts w:ascii="Calibri Light" w:hAnsi="Calibri Light"/>
                <w:rPrChange w:id="12748" w:author="Russell Ott" w:date="2022-05-16T11:47:00Z">
                  <w:rPr>
                    <w:rFonts w:ascii="Calibri Light" w:hAnsi="Calibri Light"/>
                    <w:sz w:val="20"/>
                  </w:rPr>
                </w:rPrChange>
              </w:rPr>
              <w:t xml:space="preserve"> </w:t>
            </w:r>
            <w:del w:id="12749" w:author="Russell Ott" w:date="2022-05-16T11:47:00Z">
              <w:r w:rsidR="00DE0DA7" w:rsidRPr="00DE0DA7">
                <w:rPr>
                  <w:rFonts w:ascii="Calibri Light" w:hAnsi="Calibri Light" w:cs="Calibri Light"/>
                  <w:noProof/>
                </w:rPr>
                <w:delText>48</w:delText>
              </w:r>
            </w:del>
            <w:ins w:id="12750" w:author="Russell Ott" w:date="2022-05-16T11:47:00Z">
              <w:r w:rsidR="00F10C7C" w:rsidRPr="00F10C7C">
                <w:rPr>
                  <w:rFonts w:ascii="Calibri Light" w:hAnsi="Calibri Light" w:cs="Calibri Light"/>
                </w:rPr>
                <w:t>47</w:t>
              </w:r>
            </w:ins>
            <w:r w:rsidR="00F10C7C" w:rsidRPr="00F10C7C">
              <w:rPr>
                <w:rFonts w:ascii="Calibri Light" w:hAnsi="Calibri Light"/>
                <w:rPrChange w:id="12751" w:author="Russell Ott" w:date="2022-05-16T11:47:00Z">
                  <w:rPr>
                    <w:rFonts w:ascii="Calibri Light" w:hAnsi="Calibri Light"/>
                    <w:sz w:val="20"/>
                  </w:rPr>
                </w:rPrChange>
              </w:rPr>
              <w:t xml:space="preserve">: Non-Medicinal Supply – Cane and </w:t>
            </w:r>
            <w:r w:rsidR="00F10C7C">
              <w:rPr>
                <w:rPrChange w:id="12752" w:author="Russell Ott" w:date="2022-05-16T11:47:00Z">
                  <w:rPr>
                    <w:rFonts w:ascii="Calibri Light" w:hAnsi="Calibri Light"/>
                    <w:sz w:val="20"/>
                  </w:rPr>
                </w:rPrChange>
              </w:rPr>
              <w:t>Eyeglasses</w:t>
            </w:r>
            <w:r w:rsidRPr="006B2DAF">
              <w:rPr>
                <w:rFonts w:ascii="Calibri Light" w:hAnsi="Calibri Light"/>
                <w:rPrChange w:id="12753" w:author="Russell Ott" w:date="2022-05-16T11:47:00Z">
                  <w:rPr>
                    <w:rFonts w:ascii="Calibri Light" w:hAnsi="Calibri Light"/>
                    <w:sz w:val="20"/>
                  </w:rPr>
                </w:rPrChange>
              </w:rPr>
              <w:fldChar w:fldCharType="end"/>
            </w:r>
          </w:p>
        </w:tc>
      </w:tr>
    </w:tbl>
    <w:p w14:paraId="7154B022" w14:textId="38420EC8" w:rsidR="008F693D" w:rsidRPr="00D14360" w:rsidRDefault="00852DED" w:rsidP="003A3D50">
      <w:pPr>
        <w:pStyle w:val="Caption"/>
        <w:rPr>
          <w:b/>
          <w:rPrChange w:id="12754" w:author="Russell Ott" w:date="2022-05-16T11:47:00Z">
            <w:rPr>
              <w:b/>
            </w:rPr>
          </w:rPrChange>
        </w:rPr>
      </w:pPr>
      <w:bookmarkStart w:id="12755" w:name="_Toc103262918"/>
      <w:bookmarkStart w:id="12756" w:name="_Toc21927035"/>
      <w:r>
        <w:t xml:space="preserve">Table </w:t>
      </w:r>
      <w:r w:rsidR="00132A94">
        <w:fldChar w:fldCharType="begin"/>
      </w:r>
      <w:r w:rsidR="00132A94">
        <w:instrText xml:space="preserve"> SEQ Table \* ARABIC </w:instrText>
      </w:r>
      <w:r w:rsidR="00132A94">
        <w:fldChar w:fldCharType="separate"/>
      </w:r>
      <w:del w:id="12757" w:author="Russell Ott" w:date="2022-05-16T11:47:00Z">
        <w:r w:rsidR="00DE0DA7">
          <w:rPr>
            <w:noProof/>
          </w:rPr>
          <w:delText>54</w:delText>
        </w:r>
      </w:del>
      <w:ins w:id="12758" w:author="Russell Ott" w:date="2022-05-16T11:47:00Z">
        <w:r w:rsidR="00F10C7C">
          <w:rPr>
            <w:noProof/>
          </w:rPr>
          <w:t>51</w:t>
        </w:r>
      </w:ins>
      <w:r w:rsidR="00132A94">
        <w:rPr>
          <w:noProof/>
        </w:rPr>
        <w:fldChar w:fldCharType="end"/>
      </w:r>
      <w:r>
        <w:t>: Product Instance Template</w:t>
      </w:r>
      <w:bookmarkEnd w:id="12755"/>
      <w:bookmarkEnd w:id="12756"/>
    </w:p>
    <w:p w14:paraId="58F60ED9" w14:textId="77777777" w:rsidR="008F693D" w:rsidRPr="0028324E" w:rsidRDefault="008F693D" w:rsidP="002E634A">
      <w:pPr>
        <w:pStyle w:val="Heading4"/>
      </w:pPr>
      <w:r w:rsidRPr="0028324E">
        <w:t>Unique Device Identifiers</w:t>
      </w:r>
    </w:p>
    <w:p w14:paraId="72A47677" w14:textId="4E5F1955" w:rsidR="008F693D" w:rsidRDefault="008F693D" w:rsidP="008F693D">
      <w:pPr>
        <w:rPr>
          <w:rFonts w:ascii="Times New Roman" w:eastAsia="Calibri" w:hAnsi="Times New Roman"/>
          <w:sz w:val="24"/>
          <w:szCs w:val="24"/>
          <w:rPrChange w:id="12759" w:author="Russell Ott" w:date="2022-05-16T11:47:00Z">
            <w:rPr>
              <w:rFonts w:ascii="Calibri" w:eastAsia="Calibri" w:hAnsi="Calibri"/>
            </w:rPr>
          </w:rPrChange>
        </w:rPr>
      </w:pPr>
      <w:r>
        <w:rPr>
          <w:rPrChange w:id="12760" w:author="Russell Ott" w:date="2022-05-16T11:47:00Z">
            <w:rPr>
              <w:rFonts w:ascii="Calibri" w:eastAsia="Calibri" w:hAnsi="Calibri"/>
            </w:rPr>
          </w:rPrChange>
        </w:rPr>
        <w:t xml:space="preserve">A </w:t>
      </w:r>
      <w:r w:rsidRPr="00D14360">
        <w:rPr>
          <w:rPrChange w:id="12761" w:author="Russell Ott" w:date="2022-05-16T11:47:00Z">
            <w:rPr>
              <w:rFonts w:ascii="Calibri" w:eastAsia="Calibri" w:hAnsi="Calibri"/>
            </w:rPr>
          </w:rPrChange>
        </w:rPr>
        <w:t>U</w:t>
      </w:r>
      <w:r>
        <w:rPr>
          <w:rPrChange w:id="12762" w:author="Russell Ott" w:date="2022-05-16T11:47:00Z">
            <w:rPr>
              <w:rFonts w:ascii="Calibri" w:eastAsia="Calibri" w:hAnsi="Calibri"/>
            </w:rPr>
          </w:rPrChange>
        </w:rPr>
        <w:t>nique Device Identifier (UDI) is u</w:t>
      </w:r>
      <w:r w:rsidRPr="00D14360">
        <w:rPr>
          <w:rFonts w:eastAsia="Calibri"/>
          <w:rPrChange w:id="12763" w:author="Russell Ott" w:date="2022-05-16T11:47:00Z">
            <w:rPr>
              <w:rFonts w:ascii="Calibri" w:eastAsia="Calibri" w:hAnsi="Calibri"/>
            </w:rPr>
          </w:rPrChange>
        </w:rPr>
        <w:t xml:space="preserve">sed to identify </w:t>
      </w:r>
      <w:r>
        <w:rPr>
          <w:rFonts w:eastAsia="Calibri"/>
          <w:rPrChange w:id="12764" w:author="Russell Ott" w:date="2022-05-16T11:47:00Z">
            <w:rPr>
              <w:rFonts w:ascii="Calibri" w:eastAsia="Calibri" w:hAnsi="Calibri"/>
            </w:rPr>
          </w:rPrChange>
        </w:rPr>
        <w:t>a</w:t>
      </w:r>
      <w:r w:rsidRPr="00D14360">
        <w:rPr>
          <w:rPrChange w:id="12765" w:author="Russell Ott" w:date="2022-05-16T11:47:00Z">
            <w:rPr>
              <w:rFonts w:ascii="Calibri" w:eastAsia="Calibri" w:hAnsi="Calibri"/>
            </w:rPr>
          </w:rPrChange>
        </w:rPr>
        <w:t xml:space="preserve"> device</w:t>
      </w:r>
      <w:r w:rsidR="0046208D">
        <w:rPr>
          <w:rFonts w:eastAsia="Calibri"/>
          <w:rPrChange w:id="12766" w:author="Russell Ott" w:date="2022-05-16T11:47:00Z">
            <w:rPr>
              <w:rFonts w:ascii="Calibri" w:eastAsia="Calibri" w:hAnsi="Calibri"/>
            </w:rPr>
          </w:rPrChange>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767">
          <w:tblGrid>
            <w:gridCol w:w="1457"/>
            <w:gridCol w:w="7898"/>
          </w:tblGrid>
        </w:tblGridChange>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b/>
                <w:color w:val="FFFFFF"/>
                <w:rPrChange w:id="12768" w:author="Russell Ott" w:date="2022-05-16T11:47:00Z">
                  <w:rPr>
                    <w:rFonts w:ascii="Calibri" w:hAnsi="Calibri"/>
                    <w:b/>
                    <w:color w:val="FFFFFF"/>
                  </w:rPr>
                </w:rPrChange>
              </w:rPr>
            </w:pPr>
            <w:r w:rsidRPr="00D14360">
              <w:rPr>
                <w:b/>
                <w:color w:val="FFFFFF"/>
                <w:rPrChange w:id="12769" w:author="Russell Ott" w:date="2022-05-16T11:47:00Z">
                  <w:rPr>
                    <w:rFonts w:ascii="Calibri" w:hAnsi="Calibri"/>
                    <w:b/>
                    <w:color w:val="FFFFFF"/>
                  </w:rPr>
                </w:rPrChange>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b/>
                <w:rPrChange w:id="12770" w:author="Russell Ott" w:date="2022-05-16T11:47:00Z">
                  <w:rPr>
                    <w:rFonts w:ascii="Calibri" w:hAnsi="Calibri"/>
                    <w:b/>
                    <w:sz w:val="20"/>
                  </w:rPr>
                </w:rPrChange>
              </w:rPr>
            </w:pPr>
            <w:r w:rsidRPr="00D14360">
              <w:rPr>
                <w:b/>
                <w:rPrChange w:id="12771"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eastAsia="Times New Roman" w:hAnsi="Calibri Light"/>
                <w:sz w:val="24"/>
                <w:szCs w:val="24"/>
                <w:rPrChange w:id="12772" w:author="Russell Ott" w:date="2022-05-16T11:47:00Z">
                  <w:rPr>
                    <w:rFonts w:ascii="Calibri Light" w:hAnsi="Calibri Light"/>
                    <w:sz w:val="20"/>
                  </w:rPr>
                </w:rPrChange>
              </w:rPr>
            </w:pPr>
            <w:r w:rsidRPr="00D14360">
              <w:rPr>
                <w:rFonts w:ascii="Calibri Light" w:hAnsi="Calibri Light"/>
                <w:rPrChange w:id="12773" w:author="Russell Ott" w:date="2022-05-16T11:47:00Z">
                  <w:rPr>
                    <w:rFonts w:ascii="Calibri Light" w:hAnsi="Calibri Light"/>
                    <w:sz w:val="20"/>
                  </w:rPr>
                </w:rPrChange>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b/>
                <w:rPrChange w:id="12774" w:author="Russell Ott" w:date="2022-05-16T11:47:00Z">
                  <w:rPr>
                    <w:rFonts w:ascii="Calibri" w:hAnsi="Calibri"/>
                    <w:b/>
                    <w:sz w:val="20"/>
                  </w:rPr>
                </w:rPrChange>
              </w:rPr>
            </w:pPr>
            <w:r w:rsidRPr="00D14360">
              <w:rPr>
                <w:b/>
                <w:rPrChange w:id="12775" w:author="Russell Ott" w:date="2022-05-16T11:47:00Z">
                  <w:rPr>
                    <w:rFonts w:ascii="Calibri" w:hAnsi="Calibri"/>
                    <w:b/>
                    <w:sz w:val="20"/>
                  </w:rPr>
                </w:rPrChange>
              </w:rPr>
              <w:t>Purpose</w:t>
            </w:r>
          </w:p>
        </w:tc>
        <w:tc>
          <w:tcPr>
            <w:tcW w:w="7898" w:type="dxa"/>
            <w:shd w:val="clear" w:color="auto" w:fill="auto"/>
          </w:tcPr>
          <w:p w14:paraId="6722C967" w14:textId="77777777" w:rsidR="008F693D" w:rsidRPr="00D14360" w:rsidRDefault="008F693D" w:rsidP="008F693D">
            <w:pPr>
              <w:rPr>
                <w:rFonts w:ascii="Calibri Light" w:eastAsia="Times New Roman" w:hAnsi="Calibri Light"/>
                <w:sz w:val="24"/>
                <w:szCs w:val="24"/>
                <w:rPrChange w:id="12776" w:author="Russell Ott" w:date="2022-05-16T11:47:00Z">
                  <w:rPr>
                    <w:rFonts w:ascii="Calibri Light" w:hAnsi="Calibri Light"/>
                    <w:sz w:val="20"/>
                  </w:rPr>
                </w:rPrChange>
              </w:rPr>
            </w:pPr>
            <w:r w:rsidRPr="00D14360">
              <w:rPr>
                <w:rFonts w:ascii="Calibri Light" w:hAnsi="Calibri Light"/>
                <w:rPrChange w:id="12777" w:author="Russell Ott" w:date="2022-05-16T11:47:00Z">
                  <w:rPr>
                    <w:rFonts w:ascii="Calibri Light" w:hAnsi="Calibri Light"/>
                    <w:sz w:val="20"/>
                  </w:rPr>
                </w:rPrChange>
              </w:rPr>
              <w:t xml:space="preserve">This template is used to manage all the UDI-related templates to exchange the parsed UDI data elements and associated metadata including: device manufacturer, lot or batch number, serial number, manufacturing date, expiration date, distinct identification </w:t>
            </w:r>
            <w:r w:rsidRPr="00D14360">
              <w:rPr>
                <w:rFonts w:ascii="Calibri Light" w:hAnsi="Calibri Light"/>
                <w:rPrChange w:id="12778" w:author="Russell Ott" w:date="2022-05-16T11:47:00Z">
                  <w:rPr>
                    <w:rFonts w:ascii="Calibri Light" w:hAnsi="Calibri Light"/>
                    <w:sz w:val="20"/>
                  </w:rPr>
                </w:rPrChange>
              </w:rPr>
              <w:t xml:space="preserve">code, brand name, and model number, catalog number, company name, MRI safety, latex safety, and implantable device status. </w:t>
            </w:r>
          </w:p>
        </w:tc>
      </w:tr>
      <w:tr w:rsidR="008F693D" w:rsidRPr="00C64922" w14:paraId="12D23B5E"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b/>
                <w:rPrChange w:id="12779" w:author="Russell Ott" w:date="2022-05-16T11:47:00Z">
                  <w:rPr>
                    <w:rFonts w:ascii="Calibri" w:hAnsi="Calibri"/>
                    <w:b/>
                    <w:sz w:val="20"/>
                  </w:rPr>
                </w:rPrChange>
              </w:rPr>
            </w:pPr>
            <w:r w:rsidRPr="00D14360">
              <w:rPr>
                <w:b/>
                <w:rPrChange w:id="12780"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eastAsia="Times New Roman" w:hAnsi="Calibri Light"/>
                <w:sz w:val="24"/>
                <w:szCs w:val="24"/>
                <w:rPrChange w:id="12781" w:author="Russell Ott" w:date="2022-05-16T11:47:00Z">
                  <w:rPr>
                    <w:rFonts w:ascii="Calibri Light" w:hAnsi="Calibri Light"/>
                    <w:sz w:val="20"/>
                  </w:rPr>
                </w:rPrChange>
              </w:rPr>
            </w:pPr>
            <w:r w:rsidRPr="00D14360">
              <w:rPr>
                <w:rFonts w:ascii="Calibri Light" w:hAnsi="Calibri Light"/>
                <w:rPrChange w:id="12782" w:author="Russell Ott" w:date="2022-05-16T11:47:00Z">
                  <w:rPr>
                    <w:rFonts w:ascii="Calibri Light" w:hAnsi="Calibri Light"/>
                    <w:sz w:val="20"/>
                  </w:rPr>
                </w:rPrChange>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eastAsia="Times New Roman" w:hAnsi="Calibri Light"/>
                <w:sz w:val="24"/>
                <w:szCs w:val="24"/>
                <w:rPrChange w:id="12783" w:author="Russell Ott" w:date="2022-05-16T11:47:00Z">
                  <w:rPr>
                    <w:rFonts w:ascii="Calibri Light" w:hAnsi="Calibri Light"/>
                    <w:sz w:val="20"/>
                  </w:rPr>
                </w:rPrChange>
              </w:rPr>
            </w:pPr>
            <w:r w:rsidRPr="00D14360">
              <w:rPr>
                <w:rFonts w:ascii="Calibri Light" w:hAnsi="Calibri Light"/>
                <w:rPrChange w:id="12784" w:author="Russell Ott" w:date="2022-05-16T11:47:00Z">
                  <w:rPr>
                    <w:rFonts w:ascii="Calibri Light" w:hAnsi="Calibri Light"/>
                    <w:sz w:val="20"/>
                  </w:rPr>
                </w:rPrChange>
              </w:rPr>
              <w:t xml:space="preserve">The effectiveTime element for the organizer is not </w:t>
            </w:r>
            <w:r w:rsidRPr="00D14360">
              <w:rPr>
                <w:rFonts w:ascii="Calibri Light" w:hAnsi="Calibri Light"/>
                <w:rPrChange w:id="12785" w:author="Russell Ott" w:date="2022-05-16T11:47:00Z">
                  <w:rPr>
                    <w:rFonts w:ascii="Calibri Light" w:hAnsi="Calibri Light"/>
                    <w:sz w:val="20"/>
                  </w:rPr>
                </w:rPrChange>
              </w:rPr>
              <w:t>specified.  This template only conveys information about the UDI identifiers associated with a device.</w:t>
            </w:r>
          </w:p>
        </w:tc>
      </w:tr>
      <w:tr w:rsidR="008F693D" w:rsidRPr="00C64922" w14:paraId="28523AED"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786"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2787" w:author="Russell Ott" w:date="2022-05-16T11:47: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2788" w:author="Russell Ott" w:date="2022-05-16T11:47:00Z">
              <w:tcPr>
                <w:tcW w:w="1457" w:type="dxa"/>
                <w:tcBorders>
                  <w:right w:val="nil"/>
                </w:tcBorders>
                <w:shd w:val="clear" w:color="auto" w:fill="FFFFFF"/>
              </w:tcPr>
            </w:tcPrChange>
          </w:tcPr>
          <w:p w14:paraId="263C3C73" w14:textId="77777777" w:rsidR="008F693D" w:rsidRPr="00D14360" w:rsidRDefault="008F693D" w:rsidP="008F693D">
            <w:pPr>
              <w:rPr>
                <w:b/>
                <w:color w:val="000000"/>
                <w:rPrChange w:id="12789" w:author="Russell Ott" w:date="2022-05-16T11:47:00Z">
                  <w:rPr>
                    <w:rFonts w:ascii="Calibri" w:hAnsi="Calibri"/>
                    <w:b/>
                    <w:color w:val="000000"/>
                    <w:sz w:val="20"/>
                  </w:rPr>
                </w:rPrChange>
              </w:rPr>
            </w:pPr>
            <w:r w:rsidRPr="00D14360">
              <w:rPr>
                <w:b/>
                <w:color w:val="000000"/>
                <w:rPrChange w:id="12790" w:author="Russell Ott" w:date="2022-05-16T11:47: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2791" w:author="Russell Ott" w:date="2022-05-16T11:47:00Z">
              <w:tcPr>
                <w:tcW w:w="7898" w:type="dxa"/>
                <w:shd w:val="clear" w:color="auto" w:fill="auto"/>
              </w:tcPr>
            </w:tcPrChange>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792" w:author="Russell Ott" w:date="2022-05-16T11:47:00Z">
                  <w:rPr>
                    <w:rFonts w:ascii="Calibri Light" w:hAnsi="Calibri Light"/>
                    <w:color w:val="000000"/>
                    <w:sz w:val="20"/>
                  </w:rPr>
                </w:rPrChange>
              </w:rPr>
            </w:pPr>
            <w:r w:rsidRPr="00D14360">
              <w:rPr>
                <w:rFonts w:ascii="Calibri Light" w:hAnsi="Calibri Light"/>
                <w:color w:val="000000"/>
                <w:rPrChange w:id="12793" w:author="Russell Ott" w:date="2022-05-16T11:47:00Z">
                  <w:rPr>
                    <w:rFonts w:ascii="Calibri Light" w:hAnsi="Calibri Light"/>
                    <w:color w:val="000000"/>
                    <w:sz w:val="20"/>
                  </w:rPr>
                </w:rPrChange>
              </w:rPr>
              <w:t xml:space="preserve">Not specified. </w:t>
            </w:r>
          </w:p>
        </w:tc>
      </w:tr>
      <w:tr w:rsidR="008F693D" w:rsidRPr="00C64922" w14:paraId="5B1B905E" w14:textId="77777777" w:rsidTr="008F693D">
        <w:trPr>
          <w:cantSplit/>
          <w:trHeight w:val="359"/>
          <w:del w:id="12794" w:author="Russell Ott" w:date="2022-05-16T11:47:00Z"/>
        </w:trPr>
        <w:tc>
          <w:tcPr>
            <w:tcW w:w="1457" w:type="dxa"/>
            <w:tcBorders>
              <w:top w:val="single" w:sz="4" w:space="0" w:color="4F81BD"/>
              <w:bottom w:val="single" w:sz="4" w:space="0" w:color="4F81BD"/>
              <w:right w:val="nil"/>
            </w:tcBorders>
            <w:shd w:val="clear" w:color="auto" w:fill="FFFFFF"/>
          </w:tcPr>
          <w:p w14:paraId="593DD580" w14:textId="77777777" w:rsidR="008F693D" w:rsidRPr="00D14360" w:rsidRDefault="008F693D" w:rsidP="008F693D">
            <w:pPr>
              <w:rPr>
                <w:del w:id="12795" w:author="Russell Ott" w:date="2022-05-16T11:47:00Z"/>
                <w:rFonts w:cs="Calibri"/>
                <w:b/>
                <w:bCs/>
              </w:rPr>
            </w:pPr>
            <w:del w:id="12796"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3434728E" w14:textId="77777777" w:rsidR="008F693D" w:rsidRPr="00D14360" w:rsidRDefault="008F693D" w:rsidP="008F693D">
            <w:pPr>
              <w:pStyle w:val="HTMLPreformatted"/>
              <w:shd w:val="clear" w:color="auto" w:fill="FFFFFF"/>
              <w:rPr>
                <w:del w:id="12797" w:author="Russell Ott" w:date="2022-05-16T11:47:00Z"/>
                <w:rFonts w:ascii="Calibri Light" w:hAnsi="Calibri Light" w:cs="Calibri Light"/>
              </w:rPr>
            </w:pPr>
            <w:del w:id="12798" w:author="Russell Ott" w:date="2022-05-16T11:47:00Z">
              <w:r w:rsidRPr="00D14360">
                <w:rPr>
                  <w:rFonts w:ascii="Calibri Light" w:hAnsi="Calibri Light" w:cs="Calibri Light"/>
                </w:rPr>
                <w:delText>None specified.</w:delText>
              </w:r>
            </w:del>
          </w:p>
        </w:tc>
      </w:tr>
      <w:tr w:rsidR="008F693D" w:rsidRPr="00C64922" w14:paraId="4B938B46"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799"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800" w:author="Russell Ott" w:date="2022-05-16T11:47:00Z">
            <w:trPr>
              <w:cantSplit/>
            </w:trPr>
          </w:trPrChange>
        </w:trPr>
        <w:tc>
          <w:tcPr>
            <w:tcW w:w="1457" w:type="dxa"/>
            <w:tcBorders>
              <w:top w:val="single" w:sz="4" w:space="0" w:color="4472C4" w:themeColor="accent1"/>
              <w:right w:val="nil"/>
            </w:tcBorders>
            <w:shd w:val="clear" w:color="auto" w:fill="FFFFFF"/>
            <w:tcPrChange w:id="12801" w:author="Russell Ott" w:date="2022-05-16T11:47:00Z">
              <w:tcPr>
                <w:tcW w:w="1457" w:type="dxa"/>
                <w:tcBorders>
                  <w:right w:val="nil"/>
                </w:tcBorders>
                <w:shd w:val="clear" w:color="auto" w:fill="FFFFFF"/>
              </w:tcPr>
            </w:tcPrChange>
          </w:tcPr>
          <w:p w14:paraId="45FE977D" w14:textId="77777777" w:rsidR="008F693D" w:rsidRPr="00D14360" w:rsidRDefault="008F693D" w:rsidP="008F693D">
            <w:pPr>
              <w:rPr>
                <w:b/>
                <w:rPrChange w:id="12802" w:author="Russell Ott" w:date="2022-05-16T11:47:00Z">
                  <w:rPr>
                    <w:rFonts w:ascii="Calibri" w:hAnsi="Calibri"/>
                    <w:b/>
                    <w:sz w:val="20"/>
                  </w:rPr>
                </w:rPrChange>
              </w:rPr>
            </w:pPr>
            <w:r w:rsidRPr="00D14360">
              <w:rPr>
                <w:b/>
                <w:rPrChange w:id="12803" w:author="Russell Ott" w:date="2022-05-16T11:47: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2804" w:author="Russell Ott" w:date="2022-05-16T11:47:00Z">
              <w:tcPr>
                <w:tcW w:w="7898" w:type="dxa"/>
                <w:shd w:val="clear" w:color="auto" w:fill="auto"/>
              </w:tcPr>
            </w:tcPrChange>
          </w:tcPr>
          <w:p w14:paraId="53067964" w14:textId="77777777" w:rsidR="008F693D" w:rsidRPr="00D14360" w:rsidRDefault="008F693D" w:rsidP="008F693D">
            <w:pPr>
              <w:rPr>
                <w:rFonts w:ascii="Calibri Light" w:eastAsia="Times New Roman" w:hAnsi="Calibri Light"/>
                <w:sz w:val="24"/>
                <w:szCs w:val="24"/>
                <w:rPrChange w:id="12805" w:author="Russell Ott" w:date="2022-05-16T11:47:00Z">
                  <w:rPr>
                    <w:rFonts w:ascii="Calibri Light" w:hAnsi="Calibri Light"/>
                    <w:sz w:val="20"/>
                  </w:rPr>
                </w:rPrChange>
              </w:rPr>
            </w:pPr>
            <w:r w:rsidRPr="00D14360">
              <w:rPr>
                <w:rFonts w:ascii="Calibri Light" w:hAnsi="Calibri Light"/>
                <w:rPrChange w:id="12806" w:author="Russell Ott" w:date="2022-05-16T11:47:00Z">
                  <w:rPr>
                    <w:rFonts w:ascii="Calibri Light" w:hAnsi="Calibri Light"/>
                    <w:sz w:val="20"/>
                  </w:rPr>
                </w:rPrChange>
              </w:rPr>
              <w:t xml:space="preserve">Only the device manufacturer information is required in this template. All other component </w:t>
            </w:r>
            <w:r w:rsidRPr="00D14360">
              <w:rPr>
                <w:rFonts w:ascii="Calibri Light" w:hAnsi="Calibri Light"/>
                <w:rPrChange w:id="12807" w:author="Russell Ott" w:date="2022-05-16T11:47:00Z">
                  <w:rPr>
                    <w:rFonts w:ascii="Calibri Light" w:hAnsi="Calibri Light"/>
                    <w:sz w:val="20"/>
                  </w:rPr>
                </w:rPrChange>
              </w:rPr>
              <w:t>observations are optional.</w:t>
            </w:r>
          </w:p>
          <w:p w14:paraId="1B590C92" w14:textId="77777777" w:rsidR="005C79A1" w:rsidRDefault="005C79A1" w:rsidP="008F693D">
            <w:pPr>
              <w:rPr>
                <w:rFonts w:ascii="Calibri Light" w:hAnsi="Calibri Light"/>
                <w:rPrChange w:id="12808" w:author="Russell Ott" w:date="2022-05-16T11:47:00Z">
                  <w:rPr>
                    <w:rFonts w:ascii="Calibri Light" w:hAnsi="Calibri Light"/>
                    <w:sz w:val="20"/>
                  </w:rPr>
                </w:rPrChange>
              </w:rPr>
            </w:pPr>
          </w:p>
          <w:p w14:paraId="3A6BC925" w14:textId="55182BE6" w:rsidR="008F693D" w:rsidRPr="00D14360" w:rsidRDefault="008F693D" w:rsidP="008F693D">
            <w:pPr>
              <w:rPr>
                <w:rStyle w:val="XMLname"/>
                <w:rFonts w:ascii="Calibri Light" w:eastAsia="Times New Roman" w:hAnsi="Calibri Light" w:cs="Calibri Light"/>
                <w:szCs w:val="24"/>
              </w:rPr>
            </w:pPr>
            <w:r w:rsidRPr="00D14360">
              <w:rPr>
                <w:rFonts w:ascii="Calibri Light" w:hAnsi="Calibri Light"/>
                <w:rPrChange w:id="12809" w:author="Russell Ott" w:date="2022-05-16T11:47:00Z">
                  <w:rPr>
                    <w:rFonts w:ascii="Calibri Light" w:hAnsi="Calibri Light"/>
                    <w:sz w:val="20"/>
                  </w:rPr>
                </w:rPrChange>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rPrChange w:id="12810" w:author="Russell Ott" w:date="2022-05-16T11:47:00Z">
                  <w:rPr>
                    <w:rFonts w:ascii="Calibri Light" w:hAnsi="Calibri Light"/>
                    <w:sz w:val="20"/>
                  </w:rPr>
                </w:rPrChange>
              </w:rPr>
            </w:pPr>
          </w:p>
          <w:p w14:paraId="7BCB9156" w14:textId="7036773B" w:rsidR="008F693D" w:rsidRPr="00D14360" w:rsidRDefault="005C79A1" w:rsidP="008F693D">
            <w:pPr>
              <w:keepNext/>
              <w:rPr>
                <w:rFonts w:ascii="Calibri Light" w:hAnsi="Calibri Light"/>
                <w:rPrChange w:id="12811" w:author="Russell Ott" w:date="2022-05-16T11:47:00Z">
                  <w:rPr>
                    <w:rFonts w:ascii="Calibri Light" w:hAnsi="Calibri Light"/>
                    <w:sz w:val="20"/>
                  </w:rPr>
                </w:rPrChange>
              </w:rPr>
            </w:pPr>
            <w:r>
              <w:rPr>
                <w:rFonts w:ascii="Calibri Light" w:hAnsi="Calibri Light"/>
                <w:rPrChange w:id="12812" w:author="Russell Ott" w:date="2022-05-16T11:47:00Z">
                  <w:rPr>
                    <w:rFonts w:ascii="Calibri Light" w:hAnsi="Calibri Light"/>
                    <w:sz w:val="20"/>
                  </w:rPr>
                </w:rPrChange>
              </w:rPr>
              <w:t xml:space="preserve"> </w:t>
            </w:r>
            <w:r w:rsidR="008F693D" w:rsidRPr="00D14360">
              <w:rPr>
                <w:rFonts w:ascii="Calibri Light" w:hAnsi="Calibri Light"/>
                <w:rPrChange w:id="12813" w:author="Russell Ott" w:date="2022-05-16T11:47:00Z">
                  <w:rPr>
                    <w:rFonts w:ascii="Calibri Light" w:hAnsi="Calibri Light"/>
                    <w:sz w:val="20"/>
                  </w:rPr>
                </w:rPrChange>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b/>
                <w:rPrChange w:id="12814" w:author="Russell Ott" w:date="2022-05-16T11:47:00Z">
                  <w:rPr>
                    <w:rFonts w:ascii="Calibri" w:hAnsi="Calibri"/>
                    <w:b/>
                    <w:sz w:val="20"/>
                  </w:rPr>
                </w:rPrChange>
              </w:rPr>
            </w:pPr>
            <w:r>
              <w:rPr>
                <w:b/>
                <w:rPrChange w:id="12815" w:author="Russell Ott" w:date="2022-05-16T11:47: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eastAsia="Times New Roman" w:hAnsiTheme="majorHAnsi"/>
                <w:sz w:val="24"/>
                <w:szCs w:val="24"/>
                <w:rPrChange w:id="12816" w:author="Russell Ott" w:date="2022-05-16T11:47:00Z">
                  <w:rPr>
                    <w:rFonts w:asciiTheme="majorHAnsi" w:hAnsiTheme="majorHAnsi"/>
                    <w:sz w:val="20"/>
                  </w:rPr>
                </w:rPrChange>
              </w:rPr>
            </w:pPr>
            <w:r w:rsidRPr="003B0179">
              <w:rPr>
                <w:rFonts w:asciiTheme="majorHAnsi" w:hAnsiTheme="majorHAnsi"/>
                <w:rPrChange w:id="12817" w:author="Russell Ott" w:date="2022-05-16T11:47:00Z">
                  <w:rPr>
                    <w:rFonts w:asciiTheme="majorHAnsi" w:eastAsia="Calibri" w:hAnsiTheme="majorHAnsi"/>
                    <w:sz w:val="20"/>
                  </w:rPr>
                </w:rPrChange>
              </w:rPr>
              <w:t>Chapter 3.85 Product Instance in the</w:t>
            </w:r>
            <w:r>
              <w:rPr>
                <w:rFonts w:asciiTheme="majorHAnsi" w:hAnsiTheme="majorHAnsi"/>
                <w:rPrChange w:id="12818" w:author="Russell Ott" w:date="2022-05-16T11:47:00Z">
                  <w:rPr>
                    <w:rFonts w:asciiTheme="majorHAnsi" w:eastAsia="Calibri" w:hAnsiTheme="majorHAnsi"/>
                    <w:sz w:val="20"/>
                  </w:rPr>
                </w:rPrChange>
              </w:rPr>
              <w:t xml:space="preserve"> HL7</w:t>
            </w:r>
            <w:r w:rsidRPr="003B0179">
              <w:rPr>
                <w:rFonts w:asciiTheme="majorHAnsi" w:eastAsia="Calibri" w:hAnsiTheme="majorHAnsi"/>
                <w:rPrChange w:id="12819" w:author="Russell Ott" w:date="2022-05-16T11:47:00Z">
                  <w:rPr>
                    <w:rFonts w:asciiTheme="majorHAnsi" w:eastAsia="Calibri" w:hAnsiTheme="majorHAnsi"/>
                    <w:sz w:val="20"/>
                  </w:rPr>
                </w:rPrChange>
              </w:rPr>
              <w:t xml:space="preserve"> </w:t>
            </w:r>
            <w:r w:rsidR="001A0138">
              <w:fldChar w:fldCharType="begin"/>
            </w:r>
            <w:r w:rsidR="001A0138">
              <w:instrText xml:space="preserve"> HYPERLINK "http://www.hl7.org/implement/standards/product_brief.cfm?product_id=492" </w:instrText>
            </w:r>
            <w:r w:rsidR="001A0138">
              <w:fldChar w:fldCharType="separate"/>
            </w:r>
            <w:r w:rsidRPr="003B0179">
              <w:rPr>
                <w:rStyle w:val="Hyperlink"/>
                <w:rFonts w:asciiTheme="majorHAnsi" w:hAnsiTheme="majorHAnsi"/>
                <w:rPrChange w:id="12820" w:author="Russell Ott" w:date="2022-05-16T11:47:00Z">
                  <w:rPr>
                    <w:rStyle w:val="Hyperlink"/>
                    <w:rFonts w:asciiTheme="majorHAnsi" w:eastAsia="Calibri" w:hAnsiTheme="majorHAnsi"/>
                    <w:sz w:val="20"/>
                  </w:rPr>
                </w:rPrChange>
              </w:rPr>
              <w:t>C-CDA Implementation Guide</w:t>
            </w:r>
            <w:r w:rsidR="001A0138">
              <w:rPr>
                <w:rStyle w:val="Hyperlink"/>
                <w:rFonts w:asciiTheme="majorHAnsi" w:hAnsiTheme="majorHAnsi"/>
                <w:rPrChange w:id="12821" w:author="Russell Ott" w:date="2022-05-16T11:47:00Z">
                  <w:rPr>
                    <w:rStyle w:val="Hyperlink"/>
                    <w:rFonts w:asciiTheme="majorHAnsi" w:hAnsiTheme="majorHAnsi"/>
                    <w:sz w:val="20"/>
                  </w:rPr>
                </w:rPrChange>
              </w:rPr>
              <w:fldChar w:fldCharType="end"/>
            </w:r>
            <w:r w:rsidRPr="003B0179">
              <w:rPr>
                <w:rFonts w:asciiTheme="majorHAnsi" w:hAnsiTheme="majorHAnsi"/>
                <w:rPrChange w:id="12822" w:author="Russell Ott" w:date="2022-05-16T11:47:00Z">
                  <w:rPr>
                    <w:rFonts w:asciiTheme="majorHAnsi" w:eastAsia="Calibri" w:hAnsiTheme="majorHAnsi"/>
                    <w:sz w:val="20"/>
                  </w:rPr>
                </w:rPrChange>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b/>
                <w:rPrChange w:id="12823" w:author="Russell Ott" w:date="2022-05-16T11:47:00Z">
                  <w:rPr>
                    <w:rFonts w:ascii="Calibri" w:hAnsi="Calibri"/>
                    <w:b/>
                    <w:sz w:val="20"/>
                  </w:rPr>
                </w:rPrChange>
              </w:rPr>
            </w:pPr>
            <w:r w:rsidRPr="00D14360">
              <w:rPr>
                <w:b/>
                <w:rPrChange w:id="12824" w:author="Russell Ott" w:date="2022-05-16T11:47: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eastAsia="Times New Roman" w:hAnsi="Calibri Light"/>
                <w:sz w:val="24"/>
                <w:szCs w:val="24"/>
                <w:rPrChange w:id="12825" w:author="Russell Ott" w:date="2022-05-16T11:47:00Z">
                  <w:rPr>
                    <w:rFonts w:ascii="Calibri Light" w:hAnsi="Calibri Light"/>
                    <w:sz w:val="20"/>
                  </w:rPr>
                </w:rPrChange>
              </w:rPr>
            </w:pPr>
            <w:r w:rsidRPr="00B83F42">
              <w:rPr>
                <w:rFonts w:ascii="Calibri Light" w:hAnsi="Calibri Light"/>
                <w:rPrChange w:id="12826" w:author="Russell Ott" w:date="2022-05-16T11:47:00Z">
                  <w:rPr>
                    <w:rFonts w:ascii="Calibri Light" w:hAnsi="Calibri Light"/>
                    <w:sz w:val="20"/>
                  </w:rPr>
                </w:rPrChange>
              </w:rPr>
              <w:t xml:space="preserve">See Appendix B for guidance on how to include an entryRelationship </w:t>
            </w:r>
            <w:r w:rsidRPr="00B83F42">
              <w:rPr>
                <w:rFonts w:ascii="Calibri Light" w:hAnsi="Calibri Light"/>
                <w:rPrChange w:id="12827" w:author="Russell Ott" w:date="2022-05-16T11:47:00Z">
                  <w:rPr>
                    <w:rFonts w:ascii="Calibri Light" w:hAnsi="Calibri Light"/>
                    <w:sz w:val="20"/>
                  </w:rPr>
                </w:rPrChange>
              </w:rPr>
              <w:t>(typeCode=”COMP”)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b/>
                <w:rPrChange w:id="12828" w:author="Russell Ott" w:date="2022-05-16T11:47:00Z">
                  <w:rPr>
                    <w:rFonts w:ascii="Calibri" w:hAnsi="Calibri"/>
                    <w:b/>
                    <w:sz w:val="20"/>
                  </w:rPr>
                </w:rPrChange>
              </w:rPr>
            </w:pPr>
            <w:r w:rsidRPr="00D14360">
              <w:rPr>
                <w:b/>
                <w:rPrChange w:id="12829" w:author="Russell Ott" w:date="2022-05-16T11:47:00Z">
                  <w:rPr>
                    <w:rFonts w:ascii="Calibri" w:hAnsi="Calibri"/>
                    <w:b/>
                    <w:sz w:val="20"/>
                  </w:rPr>
                </w:rPrChange>
              </w:rPr>
              <w:t>Example</w:t>
            </w:r>
          </w:p>
        </w:tc>
        <w:tc>
          <w:tcPr>
            <w:tcW w:w="7898" w:type="dxa"/>
            <w:shd w:val="clear" w:color="auto" w:fill="auto"/>
          </w:tcPr>
          <w:p w14:paraId="2846C0C2" w14:textId="77777777" w:rsidR="008F693D" w:rsidRPr="00D14360" w:rsidRDefault="008F693D" w:rsidP="008F693D">
            <w:pPr>
              <w:rPr>
                <w:rFonts w:ascii="Calibri Light" w:eastAsia="Times New Roman" w:hAnsi="Calibri Light"/>
                <w:sz w:val="24"/>
                <w:szCs w:val="24"/>
                <w:rPrChange w:id="12830" w:author="Russell Ott" w:date="2022-05-16T11:47:00Z">
                  <w:rPr>
                    <w:rFonts w:ascii="Calibri Light" w:hAnsi="Calibri Light"/>
                    <w:sz w:val="20"/>
                  </w:rPr>
                </w:rPrChange>
              </w:rPr>
            </w:pPr>
            <w:r w:rsidRPr="00D14360">
              <w:rPr>
                <w:rFonts w:ascii="Calibri Light" w:hAnsi="Calibri Light"/>
                <w:rPrChange w:id="12831" w:author="Russell Ott" w:date="2022-05-16T11:47:00Z">
                  <w:rPr>
                    <w:rFonts w:ascii="Calibri Light" w:hAnsi="Calibri Light"/>
                    <w:sz w:val="20"/>
                  </w:rPr>
                </w:rPrChange>
              </w:rPr>
              <w:t>New</w:t>
            </w:r>
            <w:r>
              <w:rPr>
                <w:rFonts w:ascii="Calibri Light" w:hAnsi="Calibri Light"/>
                <w:rPrChange w:id="12832" w:author="Russell Ott" w:date="2022-05-16T11:47:00Z">
                  <w:rPr>
                    <w:rFonts w:ascii="Calibri Light" w:hAnsi="Calibri Light"/>
                    <w:sz w:val="20"/>
                  </w:rPr>
                </w:rPrChange>
              </w:rPr>
              <w:t xml:space="preserve"> </w:t>
            </w:r>
            <w:r w:rsidRPr="00D14360">
              <w:rPr>
                <w:rFonts w:ascii="Calibri Light" w:hAnsi="Calibri Light"/>
                <w:rPrChange w:id="12833" w:author="Russell Ott" w:date="2022-05-16T11:47:00Z">
                  <w:rPr>
                    <w:rFonts w:ascii="Calibri Light" w:hAnsi="Calibri Light"/>
                    <w:sz w:val="20"/>
                  </w:rPr>
                </w:rPrChange>
              </w:rPr>
              <w:t>Sections.xml Sample</w:t>
            </w:r>
            <w:r>
              <w:rPr>
                <w:rFonts w:ascii="Calibri Light" w:hAnsi="Calibri Light"/>
                <w:rPrChange w:id="12834" w:author="Russell Ott" w:date="2022-05-16T11:47:00Z">
                  <w:rPr>
                    <w:rFonts w:ascii="Calibri Light" w:hAnsi="Calibri Light"/>
                    <w:sz w:val="20"/>
                  </w:rPr>
                </w:rPrChange>
              </w:rPr>
              <w:t xml:space="preserve"> </w:t>
            </w:r>
          </w:p>
        </w:tc>
      </w:tr>
    </w:tbl>
    <w:p w14:paraId="4AAEB35E" w14:textId="4B7E5DBC" w:rsidR="008F693D" w:rsidRPr="003A3D50" w:rsidRDefault="008F693D" w:rsidP="006B2DAF">
      <w:pPr>
        <w:pStyle w:val="Caption"/>
      </w:pPr>
      <w:bookmarkStart w:id="12835" w:name="_Toc103262919"/>
      <w:bookmarkStart w:id="12836" w:name="_Toc21927036"/>
      <w:r>
        <w:t xml:space="preserve">Table </w:t>
      </w:r>
      <w:r w:rsidR="00132A94">
        <w:fldChar w:fldCharType="begin"/>
      </w:r>
      <w:r w:rsidR="00132A94">
        <w:instrText xml:space="preserve"> SEQ Table \* ARABIC </w:instrText>
      </w:r>
      <w:r w:rsidR="00132A94">
        <w:fldChar w:fldCharType="separate"/>
      </w:r>
      <w:del w:id="12837" w:author="Russell Ott" w:date="2022-05-16T11:47:00Z">
        <w:r w:rsidR="00DE0DA7">
          <w:rPr>
            <w:noProof/>
          </w:rPr>
          <w:delText>55</w:delText>
        </w:r>
      </w:del>
      <w:ins w:id="12838" w:author="Russell Ott" w:date="2022-05-16T11:47:00Z">
        <w:r w:rsidR="00F10C7C">
          <w:rPr>
            <w:noProof/>
          </w:rPr>
          <w:t>52</w:t>
        </w:r>
      </w:ins>
      <w:r w:rsidR="00132A94">
        <w:rPr>
          <w:noProof/>
        </w:rPr>
        <w:fldChar w:fldCharType="end"/>
      </w:r>
      <w:r>
        <w:t>: Unique Device Identifiers</w:t>
      </w:r>
      <w:r w:rsidR="00852DED">
        <w:t xml:space="preserve"> Template</w:t>
      </w:r>
      <w:bookmarkEnd w:id="12835"/>
      <w:bookmarkEnd w:id="12836"/>
    </w:p>
    <w:p w14:paraId="2B240873" w14:textId="49DECB3D" w:rsidR="00DD51B1" w:rsidRPr="00C64922" w:rsidRDefault="00DD51B1" w:rsidP="00F10C7C">
      <w:pPr>
        <w:pStyle w:val="Heading3"/>
      </w:pPr>
      <w:del w:id="12839" w:author="Russell Ott" w:date="2022-05-16T11:47:00Z">
        <w:r w:rsidRPr="00C64922">
          <w:delText xml:space="preserve"> </w:delText>
        </w:r>
      </w:del>
      <w:bookmarkStart w:id="12840" w:name="_Goal"/>
      <w:bookmarkStart w:id="12841" w:name="_Toc10707517"/>
      <w:bookmarkStart w:id="12842" w:name="_Toc11043647"/>
      <w:bookmarkStart w:id="12843" w:name="_Toc11045630"/>
      <w:bookmarkStart w:id="12844" w:name="_Toc11391300"/>
      <w:bookmarkStart w:id="12845" w:name="_Toc103262705"/>
      <w:bookmarkStart w:id="12846" w:name="_Toc22823450"/>
      <w:bookmarkEnd w:id="12840"/>
      <w:r w:rsidRPr="00C64922">
        <w:t>Goal</w:t>
      </w:r>
      <w:bookmarkEnd w:id="12841"/>
      <w:bookmarkEnd w:id="12842"/>
      <w:bookmarkEnd w:id="12843"/>
      <w:bookmarkEnd w:id="12844"/>
      <w:bookmarkEnd w:id="12845"/>
      <w:bookmarkEnd w:id="12846"/>
    </w:p>
    <w:p w14:paraId="2064DB74" w14:textId="77777777" w:rsidR="00DD51B1" w:rsidRPr="00D14360" w:rsidRDefault="005346DD" w:rsidP="00B505D2">
      <w:pPr>
        <w:spacing w:after="120"/>
        <w:rPr>
          <w:rFonts w:ascii="Times New Roman" w:eastAsia="Calibri" w:hAnsi="Times New Roman"/>
          <w:sz w:val="24"/>
          <w:szCs w:val="24"/>
          <w:rPrChange w:id="12847" w:author="Russell Ott" w:date="2022-05-16T11:47:00Z">
            <w:rPr>
              <w:rFonts w:ascii="Calibri" w:eastAsia="Calibri" w:hAnsi="Calibri"/>
            </w:rPr>
          </w:rPrChange>
        </w:rPr>
      </w:pPr>
      <w:r w:rsidRPr="00D14360">
        <w:rPr>
          <w:rPrChange w:id="12848" w:author="Russell Ott" w:date="2022-05-16T11:47:00Z">
            <w:rPr>
              <w:rFonts w:ascii="Calibri" w:eastAsia="Calibri" w:hAnsi="Calibri"/>
            </w:rPr>
          </w:rPrChange>
        </w:rPr>
        <w:t>Previously, t</w:t>
      </w:r>
      <w:r w:rsidR="00DD51B1" w:rsidRPr="00D14360">
        <w:rPr>
          <w:rPrChange w:id="12849" w:author="Russell Ott" w:date="2022-05-16T11:47:00Z">
            <w:rPr>
              <w:rFonts w:ascii="Calibri" w:eastAsia="Calibri" w:hAnsi="Calibri"/>
            </w:rPr>
          </w:rPrChange>
        </w:rPr>
        <w:t xml:space="preserve">o satisfy the 2015 Edition Certification Criteria, </w:t>
      </w:r>
      <w:r w:rsidRPr="00D14360">
        <w:rPr>
          <w:rFonts w:eastAsia="Calibri"/>
          <w:rPrChange w:id="12850" w:author="Russell Ott" w:date="2022-05-16T11:47:00Z">
            <w:rPr>
              <w:rFonts w:ascii="Calibri" w:eastAsia="Calibri" w:hAnsi="Calibri"/>
            </w:rPr>
          </w:rPrChange>
        </w:rPr>
        <w:t xml:space="preserve">guidance recommended for </w:t>
      </w:r>
      <w:r w:rsidR="00DD51B1" w:rsidRPr="00D14360">
        <w:rPr>
          <w:rFonts w:eastAsia="Calibri"/>
          <w:rPrChange w:id="12851" w:author="Russell Ott" w:date="2022-05-16T11:47:00Z">
            <w:rPr>
              <w:rFonts w:ascii="Calibri" w:eastAsia="Calibri" w:hAnsi="Calibri"/>
            </w:rPr>
          </w:rPrChange>
        </w:rPr>
        <w:t xml:space="preserve">Transition of Care documents </w:t>
      </w:r>
      <w:r w:rsidRPr="00D14360">
        <w:rPr>
          <w:rFonts w:eastAsia="Calibri"/>
          <w:rPrChange w:id="12852" w:author="Russell Ott" w:date="2022-05-16T11:47:00Z">
            <w:rPr>
              <w:rFonts w:ascii="Calibri" w:eastAsia="Calibri" w:hAnsi="Calibri"/>
            </w:rPr>
          </w:rPrChange>
        </w:rPr>
        <w:t xml:space="preserve">(CCD, Discharge Summary, or Referral Note documents) </w:t>
      </w:r>
      <w:r w:rsidR="00DD51B1" w:rsidRPr="00D14360">
        <w:rPr>
          <w:rFonts w:eastAsia="Calibri"/>
          <w:rPrChange w:id="12853" w:author="Russell Ott" w:date="2022-05-16T11:47:00Z">
            <w:rPr>
              <w:rFonts w:ascii="Calibri" w:eastAsia="Calibri" w:hAnsi="Calibri"/>
            </w:rPr>
          </w:rPrChange>
        </w:rPr>
        <w:t xml:space="preserve">should include the Goals Section. </w:t>
      </w:r>
      <w:r w:rsidRPr="00D14360">
        <w:rPr>
          <w:rFonts w:eastAsia="Calibri"/>
          <w:rPrChange w:id="12854" w:author="Russell Ott" w:date="2022-05-16T11:47:00Z">
            <w:rPr>
              <w:rFonts w:ascii="Calibri" w:eastAsia="Calibri" w:hAnsi="Calibri"/>
            </w:rPr>
          </w:rPrChange>
        </w:rPr>
        <w:t xml:space="preserve">As </w:t>
      </w:r>
      <w:r w:rsidR="00056328" w:rsidRPr="00D14360">
        <w:rPr>
          <w:rFonts w:eastAsia="Calibri"/>
          <w:rPrChange w:id="12855" w:author="Russell Ott" w:date="2022-05-16T11:47:00Z">
            <w:rPr>
              <w:rFonts w:ascii="Calibri" w:eastAsia="Calibri" w:hAnsi="Calibri"/>
            </w:rPr>
          </w:rPrChange>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ascii="Times New Roman" w:eastAsia="Calibri" w:hAnsi="Times New Roman"/>
          <w:sz w:val="24"/>
          <w:szCs w:val="24"/>
          <w:rPrChange w:id="12856" w:author="Russell Ott" w:date="2022-05-16T11:47:00Z">
            <w:rPr>
              <w:rFonts w:ascii="Calibri" w:eastAsia="Calibri" w:hAnsi="Calibri"/>
            </w:rPr>
          </w:rPrChange>
        </w:rPr>
      </w:pPr>
      <w:r w:rsidRPr="00D14360">
        <w:rPr>
          <w:rPrChange w:id="12857" w:author="Russell Ott" w:date="2022-05-16T11:47:00Z">
            <w:rPr>
              <w:rFonts w:ascii="Calibri" w:eastAsia="Calibri" w:hAnsi="Calibri"/>
            </w:rPr>
          </w:rPrChange>
        </w:rPr>
        <w:t>The C-CDA Goal Observation entry template is designed to represent three different types of goals:  patient goals, provider goals, and shared goals. The semantics to indicate if a goal is a pati</w:t>
      </w:r>
      <w:r w:rsidRPr="00D14360">
        <w:rPr>
          <w:rPrChange w:id="12858" w:author="Russell Ott" w:date="2022-05-16T11:47:00Z">
            <w:rPr>
              <w:rFonts w:ascii="Calibri" w:eastAsia="Calibri" w:hAnsi="Calibri"/>
            </w:rPr>
          </w:rPrChange>
        </w:rPr>
        <w:t xml:space="preserve">ent, provider, or shared goal is represented in the author </w:t>
      </w:r>
      <w:r w:rsidR="00CB23D4" w:rsidRPr="00D14360">
        <w:rPr>
          <w:rFonts w:eastAsia="Calibri"/>
          <w:rPrChange w:id="12859" w:author="Russell Ott" w:date="2022-05-16T11:47:00Z">
            <w:rPr>
              <w:rFonts w:ascii="Calibri" w:eastAsia="Calibri" w:hAnsi="Calibri"/>
            </w:rPr>
          </w:rPrChange>
        </w:rPr>
        <w:t xml:space="preserve">structure of the entry. </w:t>
      </w:r>
    </w:p>
    <w:p w14:paraId="35D2B5C9" w14:textId="77777777" w:rsidR="008461D5" w:rsidRPr="00C64922" w:rsidRDefault="008461D5" w:rsidP="002E634A">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860">
          <w:tblGrid>
            <w:gridCol w:w="1457"/>
            <w:gridCol w:w="7898"/>
          </w:tblGrid>
        </w:tblGridChange>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b/>
                <w:color w:val="FFFFFF"/>
                <w:rPrChange w:id="12861" w:author="Russell Ott" w:date="2022-05-16T11:47:00Z">
                  <w:rPr>
                    <w:rFonts w:ascii="Calibri" w:hAnsi="Calibri"/>
                    <w:b/>
                    <w:color w:val="FFFFFF"/>
                  </w:rPr>
                </w:rPrChange>
              </w:rPr>
            </w:pPr>
            <w:bookmarkStart w:id="12862" w:name="_wb9bdgv5rqj1" w:colFirst="0" w:colLast="0"/>
            <w:bookmarkEnd w:id="12862"/>
            <w:r w:rsidRPr="00D14360">
              <w:rPr>
                <w:b/>
                <w:color w:val="FFFFFF"/>
                <w:rPrChange w:id="12863" w:author="Russell Ott" w:date="2022-05-16T11:47:00Z">
                  <w:rPr>
                    <w:rFonts w:ascii="Calibri" w:hAnsi="Calibri"/>
                    <w:b/>
                    <w:color w:val="FFFFFF"/>
                  </w:rPr>
                </w:rPrChange>
              </w:rPr>
              <w:t>Entry Template</w:t>
            </w:r>
          </w:p>
        </w:tc>
        <w:tc>
          <w:tcPr>
            <w:tcW w:w="7898" w:type="dxa"/>
            <w:shd w:val="clear" w:color="auto" w:fill="4F81BD"/>
          </w:tcPr>
          <w:p w14:paraId="39124E6E" w14:textId="796C7DF1" w:rsidR="00E42FA6" w:rsidRPr="00D14360" w:rsidRDefault="00E42FA6" w:rsidP="00E42FA6">
            <w:pPr>
              <w:rPr>
                <w:rFonts w:ascii="Times New Roman" w:eastAsia="Times New Roman" w:hAnsi="Times New Roman"/>
                <w:b/>
                <w:color w:val="FFFFFF"/>
                <w:sz w:val="24"/>
                <w:szCs w:val="24"/>
                <w:rPrChange w:id="12864" w:author="Russell Ott" w:date="2022-05-16T11:47:00Z">
                  <w:rPr>
                    <w:rFonts w:ascii="Calibri" w:hAnsi="Calibri"/>
                    <w:b/>
                    <w:color w:val="FFFFFF"/>
                  </w:rPr>
                </w:rPrChange>
              </w:rPr>
            </w:pPr>
            <w:r w:rsidRPr="00D14360">
              <w:rPr>
                <w:b/>
                <w:color w:val="FFFFFF"/>
                <w:rPrChange w:id="12865" w:author="Russell Ott" w:date="2022-05-16T11:47:00Z">
                  <w:rPr>
                    <w:rFonts w:ascii="Calibri" w:hAnsi="Calibri"/>
                    <w:b/>
                    <w:color w:val="FFFFFF"/>
                  </w:rPr>
                </w:rPrChange>
              </w:rPr>
              <w:t>Goal Observation</w:t>
            </w:r>
            <w:ins w:id="12866" w:author="Russell Ott" w:date="2022-05-16T11:47:00Z">
              <w:r w:rsidR="000F05B7">
                <w:rPr>
                  <w:rFonts w:cs="Calibri"/>
                  <w:b/>
                  <w:iCs/>
                  <w:color w:val="FFFFFF"/>
                </w:rPr>
                <w:t xml:space="preserve"> (V2)</w:t>
              </w:r>
            </w:ins>
          </w:p>
          <w:p w14:paraId="0E579B05" w14:textId="6DF7E4C8" w:rsidR="00E42FA6" w:rsidRPr="00D14360" w:rsidRDefault="00E42FA6" w:rsidP="00E42FA6">
            <w:pPr>
              <w:rPr>
                <w:rFonts w:ascii="Times New Roman" w:eastAsia="Times New Roman" w:hAnsi="Times New Roman"/>
                <w:color w:val="FFFFFF"/>
                <w:sz w:val="24"/>
                <w:szCs w:val="24"/>
                <w:rPrChange w:id="12867" w:author="Russell Ott" w:date="2022-05-16T11:47:00Z">
                  <w:rPr>
                    <w:rFonts w:ascii="Calibri" w:hAnsi="Calibri"/>
                    <w:color w:val="FFFFFF"/>
                  </w:rPr>
                </w:rPrChange>
              </w:rPr>
            </w:pPr>
            <w:r w:rsidRPr="00D14360">
              <w:rPr>
                <w:color w:val="FFFFFF"/>
                <w:sz w:val="18"/>
                <w:rPrChange w:id="12868" w:author="Russell Ott" w:date="2022-05-16T11:47:00Z">
                  <w:rPr>
                    <w:rFonts w:ascii="Calibri" w:hAnsi="Calibri"/>
                    <w:color w:val="FFFFFF"/>
                    <w:sz w:val="18"/>
                  </w:rPr>
                </w:rPrChange>
              </w:rPr>
              <w:t>[observation: identifier urn:oid:2.16.840.1.113883.10.20.22.4.121</w:t>
            </w:r>
            <w:ins w:id="12869" w:author="Russell Ott" w:date="2022-05-16T11:47:00Z">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ins>
            <w:r w:rsidRPr="00D14360">
              <w:rPr>
                <w:color w:val="FFFFFF"/>
                <w:sz w:val="18"/>
                <w:rPrChange w:id="12870" w:author="Russell Ott" w:date="2022-05-16T11:47:00Z">
                  <w:rPr>
                    <w:rFonts w:ascii="Calibri" w:hAnsi="Calibri"/>
                    <w:color w:val="FFFFFF"/>
                    <w:sz w:val="18"/>
                  </w:rPr>
                </w:rPrChange>
              </w:rPr>
              <w:t xml:space="preserve">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b/>
                <w:rPrChange w:id="12871" w:author="Russell Ott" w:date="2022-05-16T11:47:00Z">
                  <w:rPr>
                    <w:rFonts w:ascii="Calibri" w:hAnsi="Calibri"/>
                    <w:b/>
                    <w:sz w:val="20"/>
                  </w:rPr>
                </w:rPrChange>
              </w:rPr>
            </w:pPr>
            <w:r w:rsidRPr="00D14360">
              <w:rPr>
                <w:b/>
                <w:rPrChange w:id="12872"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eastAsia="Times New Roman" w:hAnsi="Calibri Light"/>
                <w:sz w:val="24"/>
                <w:szCs w:val="24"/>
                <w:rPrChange w:id="12873" w:author="Russell Ott" w:date="2022-05-16T11:47:00Z">
                  <w:rPr>
                    <w:rFonts w:ascii="Calibri Light" w:hAnsi="Calibri Light"/>
                    <w:sz w:val="20"/>
                  </w:rPr>
                </w:rPrChange>
              </w:rPr>
            </w:pPr>
            <w:r w:rsidRPr="00D14360">
              <w:rPr>
                <w:rFonts w:ascii="Calibri Light" w:hAnsi="Calibri Light"/>
                <w:rPrChange w:id="12874" w:author="Russell Ott" w:date="2022-05-16T11:47:00Z">
                  <w:rPr>
                    <w:rFonts w:ascii="Calibri Light" w:hAnsi="Calibri Light"/>
                    <w:sz w:val="20"/>
                  </w:rPr>
                </w:rPrChange>
              </w:rPr>
              <w:t xml:space="preserve">HL7 C-CDA </w:t>
            </w:r>
            <w:r w:rsidRPr="00D14360">
              <w:rPr>
                <w:rFonts w:ascii="Calibri Light" w:hAnsi="Calibri Light"/>
                <w:rPrChange w:id="12875" w:author="Russell Ott" w:date="2022-05-16T11:47:00Z">
                  <w:rPr>
                    <w:rFonts w:ascii="Calibri Light" w:hAnsi="Calibri Light"/>
                    <w:sz w:val="20"/>
                  </w:rPr>
                </w:rPrChange>
              </w:rPr>
              <w:t xml:space="preserve">R2.1 </w:t>
            </w:r>
            <w:ins w:id="12876" w:author="Russell Ott" w:date="2022-05-16T11:47:00Z">
              <w:r w:rsidRPr="00D14360">
                <w:rPr>
                  <w:rFonts w:ascii="Calibri Light" w:hAnsi="Calibri Light" w:cs="Calibri Light"/>
                  <w:szCs w:val="18"/>
                </w:rPr>
                <w:t>Companion Guide</w:t>
              </w:r>
              <w:r w:rsidR="00E42FA6" w:rsidRPr="00D14360">
                <w:rPr>
                  <w:rFonts w:ascii="Calibri Light" w:hAnsi="Calibri Light" w:cs="Calibri Light"/>
                  <w:szCs w:val="18"/>
                </w:rPr>
                <w:t xml:space="preserve"> </w:t>
              </w:r>
            </w:ins>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b/>
                <w:rPrChange w:id="12877" w:author="Russell Ott" w:date="2022-05-16T11:47:00Z">
                  <w:rPr>
                    <w:rFonts w:ascii="Calibri" w:hAnsi="Calibri"/>
                    <w:b/>
                    <w:sz w:val="20"/>
                  </w:rPr>
                </w:rPrChange>
              </w:rPr>
            </w:pPr>
            <w:r w:rsidRPr="00D14360">
              <w:rPr>
                <w:b/>
                <w:rPrChange w:id="12878" w:author="Russell Ott" w:date="2022-05-16T11:47:00Z">
                  <w:rPr>
                    <w:rFonts w:ascii="Calibri" w:hAnsi="Calibri"/>
                    <w:b/>
                    <w:sz w:val="20"/>
                  </w:rPr>
                </w:rPrChange>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879" w:author="Russell Ott" w:date="2022-05-16T11:47:00Z">
                  <w:rPr>
                    <w:rFonts w:ascii="Calibri Light" w:hAnsi="Calibri Light"/>
                    <w:color w:val="000000"/>
                    <w:sz w:val="20"/>
                  </w:rPr>
                </w:rPrChange>
              </w:rPr>
            </w:pPr>
            <w:r w:rsidRPr="00D14360">
              <w:rPr>
                <w:rFonts w:ascii="Calibri Light" w:hAnsi="Calibri Light"/>
                <w:color w:val="000000"/>
                <w:rPrChange w:id="12880" w:author="Russell Ott" w:date="2022-05-16T11:47:00Z">
                  <w:rPr>
                    <w:rFonts w:ascii="Calibri Light" w:hAnsi="Calibri Light"/>
                    <w:color w:val="000000"/>
                    <w:sz w:val="20"/>
                  </w:rPr>
                </w:rPrChange>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olor w:val="000000"/>
                <w:rPrChange w:id="12881" w:author="Russell Ott" w:date="2022-05-16T11:47:00Z">
                  <w:rPr>
                    <w:rFonts w:ascii="Calibri Light" w:hAnsi="Calibri Light"/>
                    <w:color w:val="000000"/>
                    <w:sz w:val="20"/>
                  </w:rPr>
                </w:rPrChange>
              </w:rPr>
            </w:pPr>
          </w:p>
          <w:p w14:paraId="2B70C595"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882" w:author="Russell Ott" w:date="2022-05-16T11:47:00Z">
                  <w:rPr>
                    <w:rFonts w:ascii="Calibri Light" w:hAnsi="Calibri Light"/>
                    <w:color w:val="000000"/>
                    <w:sz w:val="20"/>
                  </w:rPr>
                </w:rPrChange>
              </w:rPr>
            </w:pPr>
            <w:r w:rsidRPr="00D14360">
              <w:rPr>
                <w:rFonts w:ascii="Calibri Light" w:hAnsi="Calibri Light"/>
                <w:color w:val="000000"/>
                <w:rPrChange w:id="12883" w:author="Russell Ott" w:date="2022-05-16T11:47:00Z">
                  <w:rPr>
                    <w:rFonts w:ascii="Calibri Light" w:hAnsi="Calibri Light"/>
                    <w:color w:val="000000"/>
                    <w:sz w:val="20"/>
                  </w:rPr>
                </w:rPrChange>
              </w:rPr>
              <w:t>A goal may be a patient or provider goal. If the author i</w:t>
            </w:r>
            <w:r w:rsidRPr="00D14360">
              <w:rPr>
                <w:rFonts w:ascii="Calibri Light" w:hAnsi="Calibri Light"/>
                <w:color w:val="000000"/>
                <w:rPrChange w:id="12884" w:author="Russell Ott" w:date="2022-05-16T11:47:00Z">
                  <w:rPr>
                    <w:rFonts w:ascii="Calibri Light" w:hAnsi="Calibri Light"/>
                    <w:color w:val="000000"/>
                    <w:sz w:val="20"/>
                  </w:rPr>
                </w:rPrChange>
              </w:rPr>
              <w:t xml:space="preserve">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olor w:val="000000"/>
                <w:rPrChange w:id="12885" w:author="Russell Ott" w:date="2022-05-16T11:47:00Z">
                  <w:rPr>
                    <w:rFonts w:ascii="Calibri Light" w:hAnsi="Calibri Light"/>
                    <w:color w:val="000000"/>
                    <w:sz w:val="20"/>
                  </w:rPr>
                </w:rPrChange>
              </w:rPr>
            </w:pPr>
          </w:p>
          <w:p w14:paraId="05755ADC"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886" w:author="Russell Ott" w:date="2022-05-16T11:47:00Z">
                  <w:rPr>
                    <w:rFonts w:ascii="Calibri Light" w:hAnsi="Calibri Light"/>
                    <w:color w:val="000000"/>
                    <w:sz w:val="20"/>
                  </w:rPr>
                </w:rPrChange>
              </w:rPr>
            </w:pPr>
            <w:r w:rsidRPr="00D14360">
              <w:rPr>
                <w:rFonts w:ascii="Calibri Light" w:hAnsi="Calibri Light"/>
                <w:color w:val="000000"/>
                <w:rPrChange w:id="12887" w:author="Russell Ott" w:date="2022-05-16T11:47:00Z">
                  <w:rPr>
                    <w:rFonts w:ascii="Calibri Light" w:hAnsi="Calibri Light"/>
                    <w:color w:val="000000"/>
                    <w:sz w:val="20"/>
                  </w:rPr>
                </w:rPrChange>
              </w:rPr>
              <w:t>A goal usually has a related health concern and/or risk.</w:t>
            </w:r>
            <w:r w:rsidRPr="00D14360">
              <w:rPr>
                <w:rFonts w:ascii="Calibri Light" w:hAnsi="Calibri Light"/>
                <w:color w:val="000000"/>
                <w:rPrChange w:id="12888" w:author="Russell Ott" w:date="2022-05-16T11:47:00Z">
                  <w:rPr>
                    <w:rFonts w:ascii="Calibri Light" w:hAnsi="Calibri Light"/>
                    <w:color w:val="000000"/>
                    <w:sz w:val="20"/>
                  </w:rPr>
                </w:rPrChange>
              </w:rPr>
              <w:t xml:space="preserve">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F75DF2">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b/>
                <w:rPrChange w:id="12889" w:author="Russell Ott" w:date="2022-05-16T11:47:00Z">
                  <w:rPr>
                    <w:rFonts w:ascii="Calibri" w:hAnsi="Calibri"/>
                    <w:b/>
                    <w:sz w:val="20"/>
                  </w:rPr>
                </w:rPrChange>
              </w:rPr>
            </w:pPr>
            <w:r w:rsidRPr="00D14360">
              <w:rPr>
                <w:b/>
                <w:rPrChange w:id="12890"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eastAsia="Times New Roman" w:hAnsi="Calibri Light"/>
                <w:sz w:val="24"/>
                <w:szCs w:val="24"/>
                <w:rPrChange w:id="12891" w:author="Russell Ott" w:date="2022-05-16T11:47:00Z">
                  <w:rPr>
                    <w:rFonts w:ascii="Calibri Light" w:hAnsi="Calibri Light"/>
                    <w:sz w:val="20"/>
                  </w:rPr>
                </w:rPrChange>
              </w:rPr>
            </w:pPr>
            <w:r w:rsidRPr="00D14360">
              <w:rPr>
                <w:rFonts w:ascii="Calibri Light" w:hAnsi="Calibri Light"/>
                <w:rPrChange w:id="12892" w:author="Russell Ott" w:date="2022-05-16T11:47:00Z">
                  <w:rPr>
                    <w:rFonts w:ascii="Calibri Light" w:hAnsi="Calibri Light"/>
                    <w:sz w:val="20"/>
                  </w:rPr>
                </w:rPrChange>
              </w:rPr>
              <w:t>Currently bound to the single concept of “active”.  This has been reported as a limitation that ne</w:t>
            </w:r>
            <w:r w:rsidRPr="00D14360">
              <w:rPr>
                <w:rFonts w:ascii="Calibri Light" w:hAnsi="Calibri Light"/>
                <w:rPrChange w:id="12893" w:author="Russell Ott" w:date="2022-05-16T11:47:00Z">
                  <w:rPr>
                    <w:rFonts w:ascii="Calibri Light" w:hAnsi="Calibri Light"/>
                    <w:sz w:val="20"/>
                  </w:rPr>
                </w:rPrChange>
              </w:rPr>
              <w:t>eds to be addressed</w:t>
            </w:r>
            <w:r w:rsidR="009B30E1" w:rsidRPr="00D14360">
              <w:rPr>
                <w:rFonts w:ascii="Calibri Light" w:hAnsi="Calibri Light"/>
                <w:rPrChange w:id="12894" w:author="Russell Ott" w:date="2022-05-16T11:47:00Z">
                  <w:rPr>
                    <w:rFonts w:ascii="Calibri Light" w:hAnsi="Calibri Light"/>
                    <w:sz w:val="20"/>
                  </w:rPr>
                </w:rPrChange>
              </w:rPr>
              <w:t>.</w:t>
            </w:r>
            <w:r w:rsidRPr="00D14360">
              <w:rPr>
                <w:rStyle w:val="FootnoteReference"/>
                <w:rFonts w:ascii="Calibri Light" w:hAnsi="Calibri Light"/>
                <w:rPrChange w:id="12895" w:author="Russell Ott" w:date="2022-05-16T11:47:00Z">
                  <w:rPr>
                    <w:rStyle w:val="FootnoteReference"/>
                    <w:rFonts w:ascii="Calibri Light" w:hAnsi="Calibri Light"/>
                    <w:sz w:val="20"/>
                  </w:rPr>
                </w:rPrChange>
              </w:rPr>
              <w:footnoteReference w:id="146"/>
            </w:r>
            <w:r w:rsidRPr="00D14360">
              <w:rPr>
                <w:rFonts w:ascii="Calibri Light" w:hAnsi="Calibri Light"/>
                <w:rPrChange w:id="12896" w:author="Russell Ott" w:date="2022-05-16T11:47:00Z">
                  <w:rPr>
                    <w:rFonts w:ascii="Calibri Light" w:hAnsi="Calibri Light"/>
                    <w:sz w:val="20"/>
                  </w:rPr>
                </w:rPrChange>
              </w:rPr>
              <w:t xml:space="preserve"> </w:t>
            </w:r>
          </w:p>
        </w:tc>
      </w:tr>
      <w:tr w:rsidR="002954CE" w:rsidRPr="00C64922" w14:paraId="2747CFA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897"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2898" w:author="Russell Ott" w:date="2022-05-16T11:47: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2899" w:author="Russell Ott" w:date="2022-05-16T11:47:00Z">
              <w:tcPr>
                <w:tcW w:w="1457" w:type="dxa"/>
                <w:tcBorders>
                  <w:right w:val="nil"/>
                </w:tcBorders>
                <w:shd w:val="clear" w:color="auto" w:fill="FFFFFF"/>
              </w:tcPr>
            </w:tcPrChange>
          </w:tcPr>
          <w:p w14:paraId="115227DE" w14:textId="77777777" w:rsidR="00E42FA6" w:rsidRPr="00D14360" w:rsidRDefault="00E42FA6" w:rsidP="00E42FA6">
            <w:pPr>
              <w:rPr>
                <w:b/>
                <w:rPrChange w:id="12900" w:author="Russell Ott" w:date="2022-05-16T11:47:00Z">
                  <w:rPr>
                    <w:rFonts w:ascii="Calibri" w:hAnsi="Calibri"/>
                    <w:b/>
                    <w:sz w:val="20"/>
                  </w:rPr>
                </w:rPrChange>
              </w:rPr>
            </w:pPr>
            <w:r w:rsidRPr="00D14360">
              <w:rPr>
                <w:b/>
                <w:rPrChange w:id="12901"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2902" w:author="Russell Ott" w:date="2022-05-16T11:47:00Z">
              <w:tcPr>
                <w:tcW w:w="7898" w:type="dxa"/>
                <w:shd w:val="clear" w:color="auto" w:fill="auto"/>
              </w:tcPr>
            </w:tcPrChange>
          </w:tcPr>
          <w:p w14:paraId="17D025D3" w14:textId="77777777" w:rsidR="00E42FA6" w:rsidRPr="00D14360" w:rsidRDefault="00E42FA6" w:rsidP="00E42FA6">
            <w:pPr>
              <w:rPr>
                <w:rFonts w:ascii="Calibri Light" w:eastAsia="Times New Roman" w:hAnsi="Calibri Light"/>
                <w:sz w:val="24"/>
                <w:szCs w:val="24"/>
                <w:rPrChange w:id="12903" w:author="Russell Ott" w:date="2022-05-16T11:47:00Z">
                  <w:rPr>
                    <w:rFonts w:ascii="Calibri Light" w:hAnsi="Calibri Light"/>
                    <w:sz w:val="20"/>
                  </w:rPr>
                </w:rPrChange>
              </w:rPr>
            </w:pPr>
            <w:r w:rsidRPr="00D14360">
              <w:rPr>
                <w:rFonts w:ascii="Calibri Light" w:hAnsi="Calibri Light"/>
                <w:rPrChange w:id="12904" w:author="Russell Ott" w:date="2022-05-16T11:47:00Z">
                  <w:rPr>
                    <w:rFonts w:ascii="Calibri Light" w:hAnsi="Calibri Light"/>
                    <w:sz w:val="20"/>
                  </w:rPr>
                </w:rPrChange>
              </w:rPr>
              <w:t>Not explicitly specified.</w:t>
            </w:r>
          </w:p>
        </w:tc>
      </w:tr>
      <w:tr w:rsidR="002954CE" w:rsidRPr="00C64922" w14:paraId="0BB354BF" w14:textId="77777777" w:rsidTr="003A3D50">
        <w:trPr>
          <w:cantSplit/>
          <w:trHeight w:val="350"/>
          <w:del w:id="12905" w:author="Russell Ott" w:date="2022-05-16T11:47:00Z"/>
        </w:trPr>
        <w:tc>
          <w:tcPr>
            <w:tcW w:w="1457" w:type="dxa"/>
            <w:tcBorders>
              <w:top w:val="single" w:sz="4" w:space="0" w:color="4F81BD"/>
              <w:bottom w:val="single" w:sz="4" w:space="0" w:color="4F81BD"/>
              <w:right w:val="nil"/>
            </w:tcBorders>
            <w:shd w:val="clear" w:color="auto" w:fill="FFFFFF"/>
          </w:tcPr>
          <w:p w14:paraId="0327CA1E" w14:textId="77777777" w:rsidR="00E42FA6" w:rsidRPr="00D14360" w:rsidRDefault="00E42FA6" w:rsidP="002E35FE">
            <w:pPr>
              <w:rPr>
                <w:del w:id="12906" w:author="Russell Ott" w:date="2022-05-16T11:47:00Z"/>
                <w:rFonts w:cs="Calibri"/>
                <w:b/>
                <w:bCs/>
              </w:rPr>
            </w:pPr>
            <w:del w:id="12907"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881840B" w14:textId="77777777" w:rsidR="00E42FA6" w:rsidRPr="00D14360" w:rsidRDefault="00E42FA6" w:rsidP="002E35FE">
            <w:pPr>
              <w:rPr>
                <w:del w:id="12908" w:author="Russell Ott" w:date="2022-05-16T11:47:00Z"/>
                <w:rFonts w:ascii="Calibri Light" w:hAnsi="Calibri Light" w:cs="Calibri Light"/>
                <w:szCs w:val="18"/>
              </w:rPr>
            </w:pPr>
            <w:del w:id="12909" w:author="Russell Ott" w:date="2022-05-16T11:47:00Z">
              <w:r w:rsidRPr="00D14360">
                <w:rPr>
                  <w:rFonts w:ascii="Calibri Light" w:hAnsi="Calibri Light" w:cs="Calibri Light"/>
                  <w:szCs w:val="18"/>
                </w:rPr>
                <w:delText>None.</w:delText>
              </w:r>
            </w:del>
          </w:p>
        </w:tc>
      </w:tr>
      <w:tr w:rsidR="002954CE" w:rsidRPr="00C64922" w14:paraId="73DDE762"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910"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911"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2912" w:author="Russell Ott" w:date="2022-05-16T11:47:00Z">
              <w:tcPr>
                <w:tcW w:w="1457" w:type="dxa"/>
                <w:tcBorders>
                  <w:bottom w:val="single" w:sz="4" w:space="0" w:color="4472C4"/>
                  <w:right w:val="nil"/>
                </w:tcBorders>
                <w:shd w:val="clear" w:color="auto" w:fill="FFFFFF"/>
              </w:tcPr>
            </w:tcPrChange>
          </w:tcPr>
          <w:p w14:paraId="70F96242" w14:textId="77777777" w:rsidR="00E42FA6" w:rsidRPr="00D14360" w:rsidRDefault="00E42FA6" w:rsidP="00E42FA6">
            <w:pPr>
              <w:rPr>
                <w:b/>
                <w:rPrChange w:id="12913" w:author="Russell Ott" w:date="2022-05-16T11:47:00Z">
                  <w:rPr>
                    <w:rFonts w:ascii="Calibri" w:hAnsi="Calibri"/>
                    <w:b/>
                    <w:sz w:val="20"/>
                  </w:rPr>
                </w:rPrChange>
              </w:rPr>
            </w:pPr>
            <w:r w:rsidRPr="00D14360">
              <w:rPr>
                <w:b/>
                <w:rPrChange w:id="12914"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2915" w:author="Russell Ott" w:date="2022-05-16T11:47:00Z">
              <w:tcPr>
                <w:tcW w:w="7898" w:type="dxa"/>
                <w:tcBorders>
                  <w:bottom w:val="single" w:sz="4" w:space="0" w:color="4472C4"/>
                </w:tcBorders>
                <w:shd w:val="clear" w:color="auto" w:fill="auto"/>
              </w:tcPr>
            </w:tcPrChange>
          </w:tcPr>
          <w:p w14:paraId="2A3B7BEF" w14:textId="77777777" w:rsidR="00E42FA6" w:rsidRPr="00D14360" w:rsidRDefault="00E42FA6" w:rsidP="00E42FA6">
            <w:pPr>
              <w:rPr>
                <w:rFonts w:ascii="Calibri Light" w:eastAsia="Times New Roman" w:hAnsi="Calibri Light"/>
                <w:sz w:val="24"/>
                <w:szCs w:val="24"/>
                <w:rPrChange w:id="12916" w:author="Russell Ott" w:date="2022-05-16T11:47:00Z">
                  <w:rPr>
                    <w:rFonts w:ascii="Calibri Light" w:hAnsi="Calibri Light"/>
                    <w:sz w:val="20"/>
                  </w:rPr>
                </w:rPrChange>
              </w:rPr>
            </w:pPr>
            <w:r w:rsidRPr="00D14360">
              <w:rPr>
                <w:rFonts w:ascii="Calibri Light" w:hAnsi="Calibri Light"/>
                <w:rPrChange w:id="12917" w:author="Russell Ott" w:date="2022-05-16T11:47:00Z">
                  <w:rPr>
                    <w:rFonts w:ascii="Calibri Light" w:hAnsi="Calibri Light"/>
                    <w:sz w:val="20"/>
                  </w:rPr>
                </w:rPrChange>
              </w:rPr>
              <w:t xml:space="preserve">This template current provides no guidance on what should be populated in the value element.  A comment has been made against the design to request greater guidance be </w:t>
            </w:r>
            <w:r w:rsidRPr="00D14360">
              <w:rPr>
                <w:rFonts w:ascii="Calibri Light" w:hAnsi="Calibri Light"/>
                <w:rPrChange w:id="12918" w:author="Russell Ott" w:date="2022-05-16T11:47:00Z">
                  <w:rPr>
                    <w:rFonts w:ascii="Calibri Light" w:hAnsi="Calibri Light"/>
                    <w:sz w:val="20"/>
                  </w:rPr>
                </w:rPrChange>
              </w:rPr>
              <w:t>provided regarding the use of the value element in the design of the template</w:t>
            </w:r>
            <w:r w:rsidR="009B30E1" w:rsidRPr="00D14360">
              <w:rPr>
                <w:rFonts w:ascii="Calibri Light" w:hAnsi="Calibri Light"/>
                <w:rPrChange w:id="12919" w:author="Russell Ott" w:date="2022-05-16T11:47:00Z">
                  <w:rPr>
                    <w:rFonts w:ascii="Calibri Light" w:hAnsi="Calibri Light"/>
                    <w:sz w:val="20"/>
                  </w:rPr>
                </w:rPrChange>
              </w:rPr>
              <w:t>.</w:t>
            </w:r>
            <w:r w:rsidRPr="00D14360">
              <w:rPr>
                <w:rStyle w:val="FootnoteReference"/>
                <w:rFonts w:ascii="Calibri Light" w:hAnsi="Calibri Light"/>
                <w:rPrChange w:id="12920" w:author="Russell Ott" w:date="2022-05-16T11:47:00Z">
                  <w:rPr>
                    <w:rStyle w:val="FootnoteReference"/>
                    <w:rFonts w:ascii="Calibri Light" w:hAnsi="Calibri Light"/>
                    <w:sz w:val="20"/>
                  </w:rPr>
                </w:rPrChange>
              </w:rPr>
              <w:footnoteReference w:id="147"/>
            </w:r>
          </w:p>
          <w:p w14:paraId="470E4056" w14:textId="77777777" w:rsidR="00E42FA6" w:rsidRPr="00D14360" w:rsidRDefault="00E42FA6" w:rsidP="00E42FA6">
            <w:pPr>
              <w:rPr>
                <w:rFonts w:ascii="Calibri Light" w:eastAsia="Times New Roman" w:hAnsi="Calibri Light"/>
                <w:sz w:val="24"/>
                <w:szCs w:val="24"/>
                <w:rPrChange w:id="12921" w:author="Russell Ott" w:date="2022-05-16T11:47:00Z">
                  <w:rPr>
                    <w:rFonts w:ascii="Calibri Light" w:hAnsi="Calibri Light"/>
                    <w:sz w:val="20"/>
                  </w:rPr>
                </w:rPrChange>
              </w:rPr>
            </w:pPr>
            <w:r w:rsidRPr="00D14360">
              <w:rPr>
                <w:rFonts w:ascii="Calibri Light" w:hAnsi="Calibri Light"/>
                <w:rPrChange w:id="12922" w:author="Russell Ott" w:date="2022-05-16T11:47:00Z">
                  <w:rPr>
                    <w:rFonts w:ascii="Calibri Light" w:hAnsi="Calibri Light"/>
                    <w:sz w:val="20"/>
                  </w:rPr>
                </w:rPrChange>
              </w:rPr>
              <w:t xml:space="preserve">This template allows for multiple author participations ([0..*]). </w:t>
            </w:r>
          </w:p>
          <w:p w14:paraId="08C70C25" w14:textId="77777777" w:rsidR="00852DED" w:rsidRDefault="00852DED" w:rsidP="00D14360">
            <w:pPr>
              <w:keepNext/>
              <w:rPr>
                <w:rFonts w:ascii="Calibri Light" w:hAnsi="Calibri Light"/>
                <w:rPrChange w:id="12923" w:author="Russell Ott" w:date="2022-05-16T11:47:00Z">
                  <w:rPr>
                    <w:rFonts w:ascii="Calibri Light" w:hAnsi="Calibri Light"/>
                    <w:sz w:val="20"/>
                  </w:rPr>
                </w:rPrChange>
              </w:rPr>
            </w:pPr>
          </w:p>
          <w:p w14:paraId="5729A64E" w14:textId="77777777" w:rsidR="00E42FA6" w:rsidRPr="00D14360" w:rsidRDefault="00E42FA6" w:rsidP="00D14360">
            <w:pPr>
              <w:keepNext/>
              <w:rPr>
                <w:rFonts w:ascii="Calibri Light" w:eastAsia="Times New Roman" w:hAnsi="Calibri Light"/>
                <w:sz w:val="24"/>
                <w:szCs w:val="24"/>
                <w:rPrChange w:id="12924" w:author="Russell Ott" w:date="2022-05-16T11:47:00Z">
                  <w:rPr>
                    <w:rFonts w:ascii="Calibri Light" w:hAnsi="Calibri Light"/>
                    <w:sz w:val="20"/>
                  </w:rPr>
                </w:rPrChange>
              </w:rPr>
            </w:pPr>
            <w:r w:rsidRPr="00D14360">
              <w:rPr>
                <w:rFonts w:ascii="Calibri Light" w:hAnsi="Calibri Light"/>
                <w:rPrChange w:id="12925" w:author="Russell Ott" w:date="2022-05-16T11:47:00Z">
                  <w:rPr>
                    <w:rFonts w:ascii="Calibri Light" w:hAnsi="Calibri Light"/>
                    <w:sz w:val="20"/>
                  </w:rPr>
                </w:rPrChange>
              </w:rPr>
              <w:t>If the author is the recordTarget (patient), this is a patient goal. If the author is a provider, this is a</w:t>
            </w:r>
            <w:r w:rsidRPr="00D14360">
              <w:rPr>
                <w:rFonts w:ascii="Calibri Light" w:hAnsi="Calibri Light"/>
                <w:rPrChange w:id="12926" w:author="Russell Ott" w:date="2022-05-16T11:47:00Z">
                  <w:rPr>
                    <w:rFonts w:ascii="Calibri Light" w:hAnsi="Calibri Light"/>
                    <w:sz w:val="20"/>
                  </w:rPr>
                </w:rPrChange>
              </w:rPr>
              <w:t xml:space="preserve">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b/>
                <w:rPrChange w:id="12927" w:author="Russell Ott" w:date="2022-05-16T11:47:00Z">
                  <w:rPr>
                    <w:rFonts w:ascii="Calibri" w:hAnsi="Calibri"/>
                    <w:b/>
                    <w:sz w:val="20"/>
                  </w:rPr>
                </w:rPrChange>
              </w:rPr>
            </w:pPr>
            <w:r w:rsidRPr="00D14360">
              <w:rPr>
                <w:b/>
                <w:rPrChange w:id="12928" w:author="Russell Ott" w:date="2022-05-16T11:47: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eastAsia="Times New Roman" w:hAnsi="Calibri Light"/>
                <w:sz w:val="24"/>
                <w:szCs w:val="24"/>
                <w:rPrChange w:id="12929" w:author="Russell Ott" w:date="2022-05-16T11:47:00Z">
                  <w:rPr>
                    <w:rFonts w:ascii="Calibri Light" w:hAnsi="Calibri Light"/>
                    <w:sz w:val="20"/>
                  </w:rPr>
                </w:rPrChange>
              </w:rPr>
            </w:pPr>
            <w:r>
              <w:rPr>
                <w:rFonts w:ascii="Calibri Light" w:hAnsi="Calibri Light"/>
                <w:rPrChange w:id="12930" w:author="Russell Ott" w:date="2022-05-16T11:47:00Z">
                  <w:rPr>
                    <w:rFonts w:ascii="Calibri Light" w:hAnsi="Calibri Light"/>
                    <w:sz w:val="20"/>
                  </w:rPr>
                </w:rPrChange>
              </w:rPr>
              <w:t>C-CDA R2.1 Figure 154</w:t>
            </w:r>
            <w:r w:rsidR="00A46C09">
              <w:rPr>
                <w:rFonts w:ascii="Calibri Light" w:hAnsi="Calibri Light"/>
                <w:rPrChange w:id="12931" w:author="Russell Ott" w:date="2022-05-16T11:47:00Z">
                  <w:rPr>
                    <w:rFonts w:ascii="Calibri Light" w:hAnsi="Calibri Light"/>
                    <w:sz w:val="20"/>
                  </w:rPr>
                </w:rPrChange>
              </w:rPr>
              <w:t xml:space="preserve"> Goal Observation Example (Page 234)</w:t>
            </w:r>
          </w:p>
        </w:tc>
      </w:tr>
    </w:tbl>
    <w:p w14:paraId="7E5D183B" w14:textId="79C6D716" w:rsidR="00DD51B1" w:rsidRDefault="005C79A1" w:rsidP="00CA2798">
      <w:pPr>
        <w:pStyle w:val="Caption"/>
      </w:pPr>
      <w:bookmarkStart w:id="12932" w:name="_Toc21927037"/>
      <w:r>
        <w:t xml:space="preserve">  </w:t>
      </w:r>
      <w:bookmarkStart w:id="12933" w:name="_Toc103262920"/>
      <w:r w:rsidR="00CA2798" w:rsidRPr="00C64922">
        <w:t xml:space="preserve">Table </w:t>
      </w:r>
      <w:r w:rsidR="00132A94">
        <w:fldChar w:fldCharType="begin"/>
      </w:r>
      <w:r w:rsidR="00132A94">
        <w:instrText xml:space="preserve"> SEQ Table \* ARABIC </w:instrText>
      </w:r>
      <w:r w:rsidR="00132A94">
        <w:fldChar w:fldCharType="separate"/>
      </w:r>
      <w:del w:id="12934" w:author="Russell Ott" w:date="2022-05-16T11:47:00Z">
        <w:r w:rsidR="00DE0DA7">
          <w:rPr>
            <w:noProof/>
          </w:rPr>
          <w:delText>56</w:delText>
        </w:r>
      </w:del>
      <w:ins w:id="12935" w:author="Russell Ott" w:date="2022-05-16T11:47:00Z">
        <w:r w:rsidR="00F10C7C">
          <w:rPr>
            <w:noProof/>
          </w:rPr>
          <w:t>53</w:t>
        </w:r>
      </w:ins>
      <w:r w:rsidR="00132A94">
        <w:rPr>
          <w:noProof/>
        </w:rPr>
        <w:fldChar w:fldCharType="end"/>
      </w:r>
      <w:r w:rsidR="00CA2798" w:rsidRPr="00C64922">
        <w:t>: Goal Observation</w:t>
      </w:r>
      <w:r w:rsidR="00852DED">
        <w:t xml:space="preserve"> Template</w:t>
      </w:r>
      <w:bookmarkEnd w:id="12933"/>
      <w:bookmarkEnd w:id="12932"/>
    </w:p>
    <w:p w14:paraId="547780E0" w14:textId="77777777" w:rsidR="006B2DAF" w:rsidRDefault="006B2DAF" w:rsidP="006B2DAF"/>
    <w:p w14:paraId="0797EB84" w14:textId="5C364D91" w:rsidR="006B2DAF" w:rsidRDefault="006B2DAF" w:rsidP="003A3D50">
      <w:pPr>
        <w:pStyle w:val="Caption"/>
        <w:keepNext/>
        <w:spacing w:after="0"/>
      </w:pPr>
      <w:bookmarkStart w:id="12936" w:name="_Toc101449301"/>
      <w:bookmarkStart w:id="12937" w:name="_Toc21927501"/>
      <w:r w:rsidRPr="00D2396E">
        <w:t xml:space="preserve">Example </w:t>
      </w:r>
      <w:r w:rsidR="00132A94">
        <w:fldChar w:fldCharType="begin"/>
      </w:r>
      <w:r w:rsidR="00132A94">
        <w:instrText xml:space="preserve"> SEQ Example \* ARABIC </w:instrText>
      </w:r>
      <w:r w:rsidR="00132A94">
        <w:fldChar w:fldCharType="separate"/>
      </w:r>
      <w:del w:id="12938" w:author="Russell Ott" w:date="2022-05-16T11:47:00Z">
        <w:r w:rsidR="00DE0DA7">
          <w:rPr>
            <w:noProof/>
          </w:rPr>
          <w:delText>49</w:delText>
        </w:r>
      </w:del>
      <w:ins w:id="12939" w:author="Russell Ott" w:date="2022-05-16T11:47:00Z">
        <w:r w:rsidR="00F10C7C">
          <w:rPr>
            <w:noProof/>
          </w:rPr>
          <w:t>48</w:t>
        </w:r>
      </w:ins>
      <w:r w:rsidR="00132A94">
        <w:rPr>
          <w:noProof/>
        </w:rPr>
        <w:fldChar w:fldCharType="end"/>
      </w:r>
      <w:r w:rsidRPr="00D2396E">
        <w:t>: Goal Observation narrative</w:t>
      </w:r>
      <w:bookmarkEnd w:id="12936"/>
      <w:bookmarkEnd w:id="129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2A4AA724" w:rsidR="00E752AB" w:rsidRPr="00B455CB" w:rsidRDefault="00E752AB" w:rsidP="00F10C7C">
      <w:pPr>
        <w:pStyle w:val="Heading3"/>
      </w:pPr>
      <w:bookmarkStart w:id="12940" w:name="_Social_History_Observation"/>
      <w:bookmarkStart w:id="12941" w:name="_Toc10707520"/>
      <w:bookmarkStart w:id="12942" w:name="_Toc11043653"/>
      <w:bookmarkStart w:id="12943" w:name="_Toc11045633"/>
      <w:bookmarkStart w:id="12944" w:name="_Toc11391302"/>
      <w:bookmarkStart w:id="12945" w:name="_Toc88470797"/>
      <w:bookmarkStart w:id="12946" w:name="_Toc103262706"/>
      <w:bookmarkStart w:id="12947" w:name="_Toc22823451"/>
      <w:bookmarkEnd w:id="12940"/>
      <w:r w:rsidRPr="00B455CB">
        <w:t>Social History</w:t>
      </w:r>
      <w:bookmarkEnd w:id="12941"/>
      <w:bookmarkEnd w:id="12942"/>
      <w:bookmarkEnd w:id="12943"/>
      <w:bookmarkEnd w:id="12944"/>
      <w:bookmarkEnd w:id="12945"/>
      <w:bookmarkEnd w:id="12946"/>
      <w:del w:id="12948" w:author="Russell Ott" w:date="2022-05-16T11:47:00Z">
        <w:r w:rsidR="007D3708" w:rsidRPr="00C64922">
          <w:delText xml:space="preserve"> Observation</w:delText>
        </w:r>
      </w:del>
      <w:bookmarkEnd w:id="12947"/>
    </w:p>
    <w:p w14:paraId="34DE45A4" w14:textId="3C25C890" w:rsidR="00E752AB" w:rsidRDefault="00E752AB" w:rsidP="00E752AB">
      <w:pPr>
        <w:spacing w:after="120"/>
        <w:rPr>
          <w:rFonts w:ascii="Times New Roman" w:eastAsia="Times New Roman" w:hAnsi="Times New Roman"/>
          <w:sz w:val="24"/>
          <w:szCs w:val="24"/>
          <w:rPrChange w:id="12949" w:author="Russell Ott" w:date="2022-05-16T11:47:00Z">
            <w:rPr>
              <w:rFonts w:ascii="Calibri" w:hAnsi="Calibri"/>
            </w:rPr>
          </w:rPrChange>
        </w:rPr>
      </w:pPr>
      <w:r w:rsidRPr="00D14360">
        <w:rPr>
          <w:rPrChange w:id="12950" w:author="Russell Ott" w:date="2022-05-16T11:47:00Z">
            <w:rPr>
              <w:rFonts w:ascii="Calibri" w:hAnsi="Calibri"/>
            </w:rPr>
          </w:rPrChange>
        </w:rPr>
        <w:t xml:space="preserve">The Social History Observation template is a general template designed to represent a full range of social history observations. </w:t>
      </w:r>
      <w:ins w:id="12951" w:author="Russell Ott" w:date="2022-05-16T11:47:00Z">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F10C7C">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F10C7C"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ins>
    </w:p>
    <w:p w14:paraId="4E226671" w14:textId="05322FEA" w:rsidR="00E752AB" w:rsidRDefault="00E752AB" w:rsidP="00E752AB">
      <w:pPr>
        <w:spacing w:after="120"/>
        <w:rPr>
          <w:ins w:id="12952" w:author="Russell Ott" w:date="2022-05-16T11:47:00Z"/>
          <w:rFonts w:cs="Calibri"/>
        </w:rPr>
      </w:pPr>
      <w:ins w:id="12953" w:author="Russell Ott" w:date="2022-05-16T11:47:00Z">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r w:rsidR="001A0138">
          <w:fldChar w:fldCharType="begin"/>
        </w:r>
        <w:r w:rsidR="001A0138">
          <w:instrText xml:space="preserve"> HYPERLINK "https://vsac.nlm.nih.gov/valueset/2.16.840.1.113762.1.4.1196.788/expansion" </w:instrText>
        </w:r>
        <w:r w:rsidR="001A0138">
          <w:fldChar w:fldCharType="separate"/>
        </w:r>
        <w:r w:rsidRPr="00820406">
          <w:rPr>
            <w:rStyle w:val="Hyperlink"/>
            <w:rFonts w:cs="Calibri"/>
          </w:rPr>
          <w:t>Social Determinants of Health Conditions Value Set</w:t>
        </w:r>
        <w:r w:rsidR="001A0138">
          <w:rPr>
            <w:rStyle w:val="Hyperlink"/>
            <w:rFonts w:cs="Calibri"/>
          </w:rPr>
          <w:fldChar w:fldCharType="end"/>
        </w:r>
        <w:r>
          <w:rPr>
            <w:rFonts w:cs="Calibri"/>
          </w:rPr>
          <w:t xml:space="preserve"> or in a specific template.</w:t>
        </w:r>
      </w:ins>
    </w:p>
    <w:p w14:paraId="18C0C9EE" w14:textId="6894A411" w:rsidR="00E752AB" w:rsidRPr="00D14360" w:rsidRDefault="00E3650F" w:rsidP="00E752AB">
      <w:pPr>
        <w:spacing w:after="120"/>
        <w:rPr>
          <w:ins w:id="12954" w:author="Russell Ott" w:date="2022-05-16T11:47:00Z"/>
          <w:rFonts w:cs="Calibri"/>
        </w:rPr>
      </w:pPr>
      <w:ins w:id="12955" w:author="Russell Ott" w:date="2022-05-16T11:47:00Z">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ins>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0A2553">
        <w:trPr>
          <w:trHeight w:val="576"/>
        </w:trPr>
        <w:tc>
          <w:tcPr>
            <w:tcW w:w="683" w:type="dxa"/>
            <w:tcBorders>
              <w:right w:val="nil"/>
            </w:tcBorders>
            <w:shd w:val="clear" w:color="auto" w:fill="C6D9F1"/>
          </w:tcPr>
          <w:p w14:paraId="370F70E0" w14:textId="0CFAE666" w:rsidR="00E752AB" w:rsidRPr="00C64922" w:rsidRDefault="00634398" w:rsidP="000A2553">
            <w:pPr>
              <w:pStyle w:val="BodyText"/>
              <w:rPr>
                <w:noProof/>
              </w:rPr>
            </w:pPr>
            <w:del w:id="12956" w:author="Russell Ott" w:date="2022-05-16T11:47:00Z">
              <w:r>
                <w:rPr>
                  <w:noProof/>
                </w:rPr>
                <w:drawing>
                  <wp:anchor distT="0" distB="0" distL="114300" distR="114300" simplePos="0" relativeHeight="251934720" behindDoc="0" locked="0" layoutInCell="1" allowOverlap="1" wp14:anchorId="10659420" wp14:editId="23F04487">
                    <wp:simplePos x="0" y="0"/>
                    <wp:positionH relativeFrom="column">
                      <wp:posOffset>-6350</wp:posOffset>
                    </wp:positionH>
                    <wp:positionV relativeFrom="paragraph">
                      <wp:posOffset>38735</wp:posOffset>
                    </wp:positionV>
                    <wp:extent cx="323215" cy="323215"/>
                    <wp:effectExtent l="0" t="0" r="0" b="0"/>
                    <wp:wrapNone/>
                    <wp:docPr id="310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2957" w:author="Russell Ott" w:date="2022-05-16T11:47:00Z">
              <w:r w:rsidR="00E752AB">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66A0ACD" w14:textId="77777777" w:rsidR="00E752AB" w:rsidRPr="007770C6" w:rsidRDefault="00E752AB" w:rsidP="000A2553">
            <w:pPr>
              <w:pStyle w:val="Default"/>
              <w:rPr>
                <w:sz w:val="20"/>
                <w:rPrChange w:id="12958" w:author="Russell Ott" w:date="2022-05-16T11:47:00Z">
                  <w:rPr/>
                </w:rPrChange>
              </w:rPr>
            </w:pPr>
            <w:r w:rsidRPr="007770C6">
              <w:rPr>
                <w:sz w:val="20"/>
                <w:rPrChange w:id="12959" w:author="Russell Ott" w:date="2022-05-16T11:47:00Z">
                  <w:rPr/>
                </w:rPrChange>
              </w:rPr>
              <w:t xml:space="preserve">C-CDA Content Creators SHOULD use specific templates over general templates when an appropriate specific template has been defined. </w:t>
            </w:r>
            <w:r w:rsidRPr="007770C6">
              <w:rPr>
                <w:b/>
                <w:sz w:val="20"/>
                <w:rPrChange w:id="12960" w:author="Russell Ott" w:date="2022-05-16T11:47:00Z">
                  <w:rPr>
                    <w:b/>
                  </w:rPr>
                </w:rPrChange>
              </w:rPr>
              <w:t>[BP-087]</w:t>
            </w:r>
          </w:p>
        </w:tc>
      </w:tr>
    </w:tbl>
    <w:p w14:paraId="2007F001" w14:textId="77777777" w:rsidR="00E752AB" w:rsidRPr="00D14360" w:rsidRDefault="00E752AB" w:rsidP="00E752AB">
      <w:pPr>
        <w:spacing w:after="120"/>
        <w:rPr>
          <w:rPrChange w:id="12961" w:author="Russell Ott" w:date="2022-05-16T11:47:00Z">
            <w:rPr>
              <w:rFonts w:ascii="Calibri" w:hAnsi="Calibri"/>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Change w:id="12962">
          <w:tblGrid>
            <w:gridCol w:w="2613"/>
            <w:gridCol w:w="6742"/>
          </w:tblGrid>
        </w:tblGridChange>
      </w:tblGrid>
      <w:tr w:rsidR="00E752AB" w:rsidRPr="00C64922" w14:paraId="0F1EFEDE" w14:textId="77777777" w:rsidTr="000A2553">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b/>
                <w:color w:val="FFFFFF"/>
                <w:rPrChange w:id="12963" w:author="Russell Ott" w:date="2022-05-16T11:47:00Z">
                  <w:rPr>
                    <w:rFonts w:ascii="Calibri" w:hAnsi="Calibri"/>
                    <w:b/>
                    <w:color w:val="FFFFFF"/>
                  </w:rPr>
                </w:rPrChange>
              </w:rPr>
            </w:pPr>
            <w:r w:rsidRPr="00D14360">
              <w:rPr>
                <w:b/>
                <w:color w:val="FFFFFF"/>
                <w:rPrChange w:id="12964" w:author="Russell Ott" w:date="2022-05-16T11:47:00Z">
                  <w:rPr>
                    <w:rFonts w:ascii="Calibri" w:hAnsi="Calibri"/>
                    <w:b/>
                    <w:color w:val="FFFFFF"/>
                  </w:rPr>
                </w:rPrChange>
              </w:rPr>
              <w:t>Entry Template</w:t>
            </w:r>
          </w:p>
        </w:tc>
        <w:tc>
          <w:tcPr>
            <w:tcW w:w="6742" w:type="dxa"/>
            <w:shd w:val="clear" w:color="auto" w:fill="4F81BD"/>
          </w:tcPr>
          <w:p w14:paraId="6CAF69CA" w14:textId="5381ABA9" w:rsidR="00E752AB" w:rsidRPr="00D14360" w:rsidRDefault="00E752AB" w:rsidP="000A2553">
            <w:pPr>
              <w:rPr>
                <w:rFonts w:ascii="Times New Roman" w:eastAsia="Times New Roman" w:hAnsi="Times New Roman"/>
                <w:b/>
                <w:color w:val="FFFFFF"/>
                <w:sz w:val="24"/>
                <w:szCs w:val="24"/>
                <w:rPrChange w:id="12965" w:author="Russell Ott" w:date="2022-05-16T11:47:00Z">
                  <w:rPr>
                    <w:rFonts w:ascii="Calibri" w:hAnsi="Calibri"/>
                    <w:b/>
                    <w:color w:val="FFFFFF"/>
                  </w:rPr>
                </w:rPrChange>
              </w:rPr>
            </w:pPr>
            <w:r w:rsidRPr="00D14360">
              <w:rPr>
                <w:b/>
                <w:color w:val="FFFFFF"/>
                <w:rPrChange w:id="12966" w:author="Russell Ott" w:date="2022-05-16T11:47:00Z">
                  <w:rPr>
                    <w:rFonts w:ascii="Calibri" w:hAnsi="Calibri"/>
                    <w:b/>
                    <w:color w:val="FFFFFF"/>
                  </w:rPr>
                </w:rPrChange>
              </w:rPr>
              <w:t>Social History Observation (</w:t>
            </w:r>
            <w:del w:id="12967" w:author="Russell Ott" w:date="2022-05-16T11:47:00Z">
              <w:r w:rsidR="00E42FA6" w:rsidRPr="00D14360">
                <w:rPr>
                  <w:rFonts w:cs="Calibri"/>
                  <w:b/>
                  <w:iCs/>
                  <w:color w:val="FFFFFF"/>
                </w:rPr>
                <w:delText>V3</w:delText>
              </w:r>
            </w:del>
            <w:ins w:id="12968" w:author="Russell Ott" w:date="2022-05-16T11:47:00Z">
              <w:r w:rsidRPr="00D14360">
                <w:rPr>
                  <w:rFonts w:cs="Calibri"/>
                  <w:b/>
                  <w:iCs/>
                  <w:color w:val="FFFFFF"/>
                </w:rPr>
                <w:t>V</w:t>
              </w:r>
              <w:r>
                <w:rPr>
                  <w:rFonts w:cs="Calibri"/>
                  <w:b/>
                  <w:iCs/>
                  <w:color w:val="FFFFFF"/>
                </w:rPr>
                <w:t>4</w:t>
              </w:r>
            </w:ins>
            <w:r w:rsidRPr="00D14360">
              <w:rPr>
                <w:b/>
                <w:color w:val="FFFFFF"/>
                <w:rPrChange w:id="12969" w:author="Russell Ott" w:date="2022-05-16T11:47:00Z">
                  <w:rPr>
                    <w:rFonts w:ascii="Calibri" w:hAnsi="Calibri"/>
                    <w:b/>
                    <w:color w:val="FFFFFF"/>
                  </w:rPr>
                </w:rPrChange>
              </w:rPr>
              <w:t>)</w:t>
            </w:r>
          </w:p>
          <w:p w14:paraId="207A4E6A" w14:textId="30A34A36" w:rsidR="00E752AB" w:rsidRPr="00D14360" w:rsidRDefault="00E752AB" w:rsidP="000A2553">
            <w:pPr>
              <w:rPr>
                <w:rFonts w:ascii="Times New Roman" w:eastAsia="Times New Roman" w:hAnsi="Times New Roman"/>
                <w:color w:val="FFFFFF"/>
                <w:sz w:val="24"/>
                <w:szCs w:val="24"/>
                <w:rPrChange w:id="12970" w:author="Russell Ott" w:date="2022-05-16T11:47:00Z">
                  <w:rPr>
                    <w:rFonts w:ascii="Calibri" w:hAnsi="Calibri"/>
                    <w:color w:val="FFFFFF"/>
                  </w:rPr>
                </w:rPrChange>
              </w:rPr>
            </w:pPr>
            <w:r w:rsidRPr="00D14360">
              <w:rPr>
                <w:color w:val="FFFFFF"/>
                <w:sz w:val="18"/>
                <w:rPrChange w:id="12971" w:author="Russell Ott" w:date="2022-05-16T11:47:00Z">
                  <w:rPr>
                    <w:rFonts w:ascii="Calibri" w:hAnsi="Calibri"/>
                    <w:color w:val="FFFFFF"/>
                    <w:sz w:val="18"/>
                  </w:rPr>
                </w:rPrChange>
              </w:rPr>
              <w:t>[observation: identifier urn:hl7ii:2.16.840.1.113883.10.20.22.4.38:</w:t>
            </w:r>
            <w:del w:id="12972" w:author="Russell Ott" w:date="2022-05-16T11:47:00Z">
              <w:r w:rsidR="00E42FA6" w:rsidRPr="00D14360">
                <w:rPr>
                  <w:rFonts w:cs="Calibri"/>
                  <w:bCs/>
                  <w:color w:val="FFFFFF"/>
                  <w:sz w:val="18"/>
                </w:rPr>
                <w:delText>2015-08</w:delText>
              </w:r>
            </w:del>
            <w:ins w:id="12973" w:author="Russell Ott" w:date="2022-05-16T11:47:00Z">
              <w:r w:rsidRPr="00D14360">
                <w:rPr>
                  <w:rFonts w:cs="Calibri"/>
                  <w:bCs/>
                  <w:color w:val="FFFFFF"/>
                  <w:sz w:val="18"/>
                </w:rPr>
                <w:t>20</w:t>
              </w:r>
              <w:r>
                <w:rPr>
                  <w:rFonts w:cs="Calibri"/>
                  <w:bCs/>
                  <w:color w:val="FFFFFF"/>
                  <w:sz w:val="18"/>
                </w:rPr>
                <w:t>22</w:t>
              </w:r>
              <w:r w:rsidRPr="00D14360">
                <w:rPr>
                  <w:rFonts w:cs="Calibri"/>
                  <w:bCs/>
                  <w:color w:val="FFFFFF"/>
                  <w:sz w:val="18"/>
                </w:rPr>
                <w:t>-0</w:t>
              </w:r>
              <w:r>
                <w:rPr>
                  <w:rFonts w:cs="Calibri"/>
                  <w:bCs/>
                  <w:color w:val="FFFFFF"/>
                  <w:sz w:val="18"/>
                </w:rPr>
                <w:t>6</w:t>
              </w:r>
            </w:ins>
            <w:r w:rsidRPr="00D14360">
              <w:rPr>
                <w:color w:val="FFFFFF"/>
                <w:sz w:val="18"/>
                <w:rPrChange w:id="12974" w:author="Russell Ott" w:date="2022-05-16T11:47:00Z">
                  <w:rPr>
                    <w:rFonts w:ascii="Calibri" w:hAnsi="Calibri"/>
                    <w:color w:val="FFFFFF"/>
                    <w:sz w:val="18"/>
                  </w:rPr>
                </w:rPrChange>
              </w:rPr>
              <w:t>-01 (open)]</w:t>
            </w:r>
          </w:p>
        </w:tc>
      </w:tr>
      <w:tr w:rsidR="00E752AB" w:rsidRPr="00C64922" w14:paraId="59F7AA9E" w14:textId="77777777" w:rsidTr="000A2553">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b/>
                <w:rPrChange w:id="12975" w:author="Russell Ott" w:date="2022-05-16T11:47:00Z">
                  <w:rPr>
                    <w:rFonts w:ascii="Calibri" w:hAnsi="Calibri"/>
                    <w:b/>
                    <w:sz w:val="20"/>
                  </w:rPr>
                </w:rPrChange>
              </w:rPr>
            </w:pPr>
            <w:r w:rsidRPr="00D14360">
              <w:rPr>
                <w:b/>
                <w:rPrChange w:id="12976" w:author="Russell Ott" w:date="2022-05-16T11:47:00Z">
                  <w:rPr>
                    <w:rFonts w:ascii="Calibri" w:hAnsi="Calibri"/>
                    <w:b/>
                    <w:sz w:val="20"/>
                  </w:rPr>
                </w:rPrChange>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eastAsia="Times New Roman" w:hAnsi="Calibri Light"/>
                <w:sz w:val="24"/>
                <w:szCs w:val="24"/>
                <w:rPrChange w:id="12977" w:author="Russell Ott" w:date="2022-05-16T11:47:00Z">
                  <w:rPr>
                    <w:rFonts w:ascii="Calibri Light" w:hAnsi="Calibri Light"/>
                    <w:sz w:val="20"/>
                  </w:rPr>
                </w:rPrChange>
              </w:rPr>
            </w:pPr>
            <w:r w:rsidRPr="00D14360">
              <w:rPr>
                <w:rFonts w:ascii="Calibri Light" w:hAnsi="Calibri Light"/>
                <w:rPrChange w:id="12978" w:author="Russell Ott" w:date="2022-05-16T11:47:00Z">
                  <w:rPr>
                    <w:rFonts w:ascii="Calibri Light" w:hAnsi="Calibri Light"/>
                    <w:sz w:val="20"/>
                  </w:rPr>
                </w:rPrChange>
              </w:rPr>
              <w:t xml:space="preserve">HL7 C-CDA R2.1 </w:t>
            </w:r>
          </w:p>
        </w:tc>
      </w:tr>
      <w:tr w:rsidR="00E752AB" w:rsidRPr="00C64922" w14:paraId="57EDFAC7" w14:textId="77777777" w:rsidTr="000A2553">
        <w:trPr>
          <w:cantSplit/>
          <w:trHeight w:val="800"/>
        </w:trPr>
        <w:tc>
          <w:tcPr>
            <w:tcW w:w="2613" w:type="dxa"/>
            <w:tcBorders>
              <w:right w:val="nil"/>
            </w:tcBorders>
            <w:shd w:val="clear" w:color="auto" w:fill="FFFFFF"/>
          </w:tcPr>
          <w:p w14:paraId="0D595C6C" w14:textId="77777777" w:rsidR="00E752AB" w:rsidRPr="00D14360" w:rsidRDefault="00E752AB" w:rsidP="000A2553">
            <w:pPr>
              <w:rPr>
                <w:b/>
                <w:rPrChange w:id="12979" w:author="Russell Ott" w:date="2022-05-16T11:47:00Z">
                  <w:rPr>
                    <w:rFonts w:ascii="Calibri" w:hAnsi="Calibri"/>
                    <w:b/>
                    <w:sz w:val="20"/>
                  </w:rPr>
                </w:rPrChange>
              </w:rPr>
            </w:pPr>
            <w:r w:rsidRPr="00D14360">
              <w:rPr>
                <w:b/>
                <w:rPrChange w:id="12980" w:author="Russell Ott" w:date="2022-05-16T11:47:00Z">
                  <w:rPr>
                    <w:rFonts w:ascii="Calibri" w:hAnsi="Calibri"/>
                    <w:b/>
                    <w:sz w:val="20"/>
                  </w:rPr>
                </w:rPrChange>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0A2553">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b/>
                <w:rPrChange w:id="12981" w:author="Russell Ott" w:date="2022-05-16T11:47:00Z">
                  <w:rPr>
                    <w:rFonts w:ascii="Calibri" w:hAnsi="Calibri"/>
                    <w:b/>
                    <w:sz w:val="20"/>
                  </w:rPr>
                </w:rPrChange>
              </w:rPr>
            </w:pPr>
            <w:r w:rsidRPr="00D14360">
              <w:rPr>
                <w:b/>
                <w:rPrChange w:id="12982" w:author="Russell Ott" w:date="2022-05-16T11:47:00Z">
                  <w:rPr>
                    <w:rFonts w:ascii="Calibri" w:hAnsi="Calibri"/>
                    <w:b/>
                    <w:sz w:val="20"/>
                  </w:rPr>
                </w:rPrChange>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eastAsia="Times New Roman" w:hAnsi="Calibri Light"/>
                <w:sz w:val="24"/>
                <w:szCs w:val="24"/>
                <w:rPrChange w:id="12983" w:author="Russell Ott" w:date="2022-05-16T11:47:00Z">
                  <w:rPr>
                    <w:rFonts w:ascii="Calibri Light" w:hAnsi="Calibri Light"/>
                    <w:sz w:val="20"/>
                  </w:rPr>
                </w:rPrChange>
              </w:rPr>
            </w:pPr>
            <w:r w:rsidRPr="00D14360">
              <w:rPr>
                <w:rFonts w:ascii="Calibri Light" w:hAnsi="Calibri Light"/>
                <w:rPrChange w:id="12984" w:author="Russell Ott" w:date="2022-05-16T11:47:00Z">
                  <w:rPr>
                    <w:rFonts w:ascii="Calibri Light" w:hAnsi="Calibri Light"/>
                    <w:sz w:val="20"/>
                  </w:rPr>
                </w:rPrChange>
              </w:rPr>
              <w:t xml:space="preserve">This is a </w:t>
            </w:r>
            <w:r w:rsidRPr="00D14360">
              <w:rPr>
                <w:rFonts w:ascii="Calibri Light" w:hAnsi="Calibri Light"/>
                <w:rPrChange w:id="12985" w:author="Russell Ott" w:date="2022-05-16T11:47:00Z">
                  <w:rPr>
                    <w:rFonts w:ascii="Calibri Light" w:hAnsi="Calibri Light"/>
                    <w:sz w:val="20"/>
                  </w:rPr>
                </w:rPrChange>
              </w:rPr>
              <w:t>discrete observation that has been made in order for it to be documented. Therefore, it always has a statusCode of “completed.”</w:t>
            </w:r>
          </w:p>
          <w:p w14:paraId="75867686" w14:textId="77777777" w:rsidR="00E752AB" w:rsidRPr="00D14360" w:rsidRDefault="00E752AB" w:rsidP="000A2553">
            <w:pPr>
              <w:rPr>
                <w:rFonts w:ascii="Calibri Light" w:eastAsia="Times New Roman" w:hAnsi="Calibri Light"/>
                <w:sz w:val="24"/>
                <w:szCs w:val="24"/>
                <w:rPrChange w:id="12986" w:author="Russell Ott" w:date="2022-05-16T11:47:00Z">
                  <w:rPr>
                    <w:rFonts w:ascii="Calibri Light" w:hAnsi="Calibri Light"/>
                    <w:sz w:val="20"/>
                  </w:rPr>
                </w:rPrChange>
              </w:rPr>
            </w:pPr>
            <w:r w:rsidRPr="00D14360">
              <w:rPr>
                <w:rFonts w:ascii="Calibri Light" w:hAnsi="Calibri Light"/>
                <w:rPrChange w:id="12987" w:author="Russell Ott" w:date="2022-05-16T11:47:00Z">
                  <w:rPr>
                    <w:rFonts w:ascii="Calibri Light" w:hAnsi="Calibri Light"/>
                    <w:sz w:val="20"/>
                  </w:rPr>
                </w:rPrChange>
              </w:rPr>
              <w:t>This template does not include specific guidance about the meaning of the effectiveTime element. As an observation, the effectiv</w:t>
            </w:r>
            <w:r w:rsidRPr="00D14360">
              <w:rPr>
                <w:rFonts w:ascii="Calibri Light" w:hAnsi="Calibri Light"/>
                <w:rPrChange w:id="12988" w:author="Russell Ott" w:date="2022-05-16T11:47:00Z">
                  <w:rPr>
                    <w:rFonts w:ascii="Calibri Light" w:hAnsi="Calibri Light"/>
                    <w:sz w:val="20"/>
                  </w:rPr>
                </w:rPrChange>
              </w:rPr>
              <w:t>eTime is the time at which the observation holds true for the patient.</w:t>
            </w:r>
          </w:p>
        </w:tc>
      </w:tr>
      <w:tr w:rsidR="00E752AB" w:rsidRPr="00C64922" w14:paraId="28A5330F" w14:textId="77777777" w:rsidTr="000A2553">
        <w:tblPrEx>
          <w:tblW w:w="9355" w:type="dxa"/>
          <w:tblInd w:w="108" w:type="dxa"/>
          <w:tblBorders>
            <w:top w:val="single" w:sz="4" w:space="0" w:color="4F81BD"/>
            <w:left w:val="single" w:sz="4" w:space="0" w:color="4F81BD"/>
            <w:bottom w:val="single" w:sz="4" w:space="0" w:color="4F81BD"/>
            <w:right w:val="single" w:sz="4" w:space="0" w:color="4F81BD"/>
          </w:tblBorders>
          <w:tblPrExChange w:id="12989"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2990" w:author="Russell Ott" w:date="2022-05-16T11:47:00Z">
            <w:trPr>
              <w:cantSplit/>
              <w:trHeight w:val="350"/>
            </w:trPr>
          </w:trPrChange>
        </w:trPr>
        <w:tc>
          <w:tcPr>
            <w:tcW w:w="2613" w:type="dxa"/>
            <w:tcBorders>
              <w:top w:val="single" w:sz="4" w:space="0" w:color="4F81BD"/>
              <w:bottom w:val="single" w:sz="4" w:space="0" w:color="4472C4" w:themeColor="accent1"/>
              <w:right w:val="nil"/>
            </w:tcBorders>
            <w:shd w:val="clear" w:color="auto" w:fill="FFFFFF"/>
            <w:tcPrChange w:id="12991" w:author="Russell Ott" w:date="2022-05-16T11:47:00Z">
              <w:tcPr>
                <w:tcW w:w="2613" w:type="dxa"/>
                <w:tcBorders>
                  <w:right w:val="nil"/>
                </w:tcBorders>
                <w:shd w:val="clear" w:color="auto" w:fill="FFFFFF"/>
              </w:tcPr>
            </w:tcPrChange>
          </w:tcPr>
          <w:p w14:paraId="7309EECC" w14:textId="77777777" w:rsidR="00E752AB" w:rsidRPr="00D14360" w:rsidRDefault="00E752AB" w:rsidP="000A2553">
            <w:pPr>
              <w:rPr>
                <w:b/>
                <w:rPrChange w:id="12992" w:author="Russell Ott" w:date="2022-05-16T11:47:00Z">
                  <w:rPr>
                    <w:rFonts w:ascii="Calibri" w:hAnsi="Calibri"/>
                    <w:b/>
                    <w:sz w:val="20"/>
                  </w:rPr>
                </w:rPrChange>
              </w:rPr>
            </w:pPr>
            <w:r w:rsidRPr="00D14360">
              <w:rPr>
                <w:b/>
                <w:rPrChange w:id="12993" w:author="Russell Ott" w:date="2022-05-16T11:47:00Z">
                  <w:rPr>
                    <w:rFonts w:ascii="Calibri" w:hAnsi="Calibri"/>
                    <w:b/>
                    <w:sz w:val="20"/>
                  </w:rPr>
                </w:rPrChange>
              </w:rPr>
              <w:t>Negation</w:t>
            </w:r>
          </w:p>
        </w:tc>
        <w:tc>
          <w:tcPr>
            <w:tcW w:w="6742" w:type="dxa"/>
            <w:tcBorders>
              <w:top w:val="single" w:sz="4" w:space="0" w:color="4F81BD"/>
              <w:bottom w:val="single" w:sz="4" w:space="0" w:color="4472C4" w:themeColor="accent1"/>
            </w:tcBorders>
            <w:shd w:val="clear" w:color="auto" w:fill="auto"/>
            <w:tcPrChange w:id="12994" w:author="Russell Ott" w:date="2022-05-16T11:47:00Z">
              <w:tcPr>
                <w:tcW w:w="6742" w:type="dxa"/>
                <w:shd w:val="clear" w:color="auto" w:fill="auto"/>
              </w:tcPr>
            </w:tcPrChange>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212529"/>
                <w:sz w:val="24"/>
                <w:szCs w:val="24"/>
                <w:rPrChange w:id="12995" w:author="Russell Ott" w:date="2022-05-16T11:47:00Z">
                  <w:rPr>
                    <w:rFonts w:ascii="Calibri Light" w:hAnsi="Calibri Light"/>
                    <w:color w:val="212529"/>
                    <w:sz w:val="20"/>
                  </w:rPr>
                </w:rPrChange>
              </w:rPr>
            </w:pPr>
            <w:r w:rsidRPr="00D14360">
              <w:rPr>
                <w:rFonts w:ascii="Calibri Light" w:hAnsi="Calibri Light"/>
                <w:rPrChange w:id="12996" w:author="Russell Ott" w:date="2022-05-16T11:47:00Z">
                  <w:rPr>
                    <w:rFonts w:ascii="Calibri Light" w:hAnsi="Calibri Light"/>
                    <w:sz w:val="20"/>
                  </w:rPr>
                </w:rPrChange>
              </w:rPr>
              <w:t>Not explicitly specified.</w:t>
            </w:r>
          </w:p>
        </w:tc>
      </w:tr>
      <w:tr w:rsidR="002954CE" w:rsidRPr="00C64922" w14:paraId="2954234D" w14:textId="77777777" w:rsidTr="003A3D50">
        <w:trPr>
          <w:cantSplit/>
          <w:trHeight w:val="341"/>
          <w:del w:id="12997" w:author="Russell Ott" w:date="2022-05-16T11:47:00Z"/>
        </w:trPr>
        <w:tc>
          <w:tcPr>
            <w:tcW w:w="2613" w:type="dxa"/>
            <w:tcBorders>
              <w:top w:val="single" w:sz="4" w:space="0" w:color="4F81BD"/>
              <w:bottom w:val="single" w:sz="4" w:space="0" w:color="4F81BD"/>
              <w:right w:val="nil"/>
            </w:tcBorders>
            <w:shd w:val="clear" w:color="auto" w:fill="FFFFFF"/>
          </w:tcPr>
          <w:p w14:paraId="0362CEF7" w14:textId="77777777" w:rsidR="00E42FA6" w:rsidRPr="00D14360" w:rsidRDefault="00E42FA6" w:rsidP="00E42FA6">
            <w:pPr>
              <w:rPr>
                <w:del w:id="12998" w:author="Russell Ott" w:date="2022-05-16T11:47:00Z"/>
                <w:rFonts w:cs="Calibri"/>
                <w:b/>
                <w:bCs/>
              </w:rPr>
            </w:pPr>
            <w:del w:id="12999" w:author="Russell Ott" w:date="2022-05-16T11:47:00Z">
              <w:r w:rsidRPr="00D14360">
                <w:rPr>
                  <w:rFonts w:cs="Calibri"/>
                  <w:b/>
                  <w:bCs/>
                </w:rPr>
                <w:delText>Idioms Supported</w:delText>
              </w:r>
            </w:del>
          </w:p>
        </w:tc>
        <w:tc>
          <w:tcPr>
            <w:tcW w:w="6742" w:type="dxa"/>
            <w:tcBorders>
              <w:top w:val="single" w:sz="4" w:space="0" w:color="4F81BD"/>
              <w:bottom w:val="single" w:sz="4" w:space="0" w:color="4F81BD"/>
            </w:tcBorders>
            <w:shd w:val="clear" w:color="auto" w:fill="auto"/>
          </w:tcPr>
          <w:p w14:paraId="00AA88F1" w14:textId="77777777" w:rsidR="00E42FA6" w:rsidRPr="00D14360" w:rsidRDefault="00E42FA6" w:rsidP="00E42FA6">
            <w:pPr>
              <w:rPr>
                <w:del w:id="13000" w:author="Russell Ott" w:date="2022-05-16T11:47:00Z"/>
                <w:rFonts w:ascii="Calibri Light" w:hAnsi="Calibri Light" w:cs="Calibri Light"/>
                <w:szCs w:val="16"/>
              </w:rPr>
            </w:pPr>
            <w:del w:id="13001" w:author="Russell Ott" w:date="2022-05-16T11:47:00Z">
              <w:r w:rsidRPr="00D14360">
                <w:rPr>
                  <w:rFonts w:ascii="Calibri Light" w:hAnsi="Calibri Light" w:cs="Calibri Light"/>
                  <w:szCs w:val="16"/>
                </w:rPr>
                <w:delText>None.</w:delText>
              </w:r>
            </w:del>
          </w:p>
        </w:tc>
      </w:tr>
      <w:tr w:rsidR="00E752AB" w:rsidRPr="00C64922" w14:paraId="2C260A34" w14:textId="77777777" w:rsidTr="000A2553">
        <w:tblPrEx>
          <w:tblW w:w="9355" w:type="dxa"/>
          <w:tblInd w:w="108" w:type="dxa"/>
          <w:tblBorders>
            <w:top w:val="single" w:sz="4" w:space="0" w:color="4F81BD"/>
            <w:left w:val="single" w:sz="4" w:space="0" w:color="4F81BD"/>
            <w:bottom w:val="single" w:sz="4" w:space="0" w:color="4F81BD"/>
            <w:right w:val="single" w:sz="4" w:space="0" w:color="4F81BD"/>
          </w:tblBorders>
          <w:tblPrExChange w:id="13002"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003" w:author="Russell Ott" w:date="2022-05-16T11:47:00Z">
            <w:trPr>
              <w:cantSplit/>
            </w:trPr>
          </w:trPrChange>
        </w:trPr>
        <w:tc>
          <w:tcPr>
            <w:tcW w:w="2613" w:type="dxa"/>
            <w:tcBorders>
              <w:top w:val="single" w:sz="4" w:space="0" w:color="4472C4" w:themeColor="accent1"/>
              <w:bottom w:val="single" w:sz="4" w:space="0" w:color="4472C4"/>
              <w:right w:val="nil"/>
            </w:tcBorders>
            <w:shd w:val="clear" w:color="auto" w:fill="FFFFFF"/>
            <w:tcPrChange w:id="13004" w:author="Russell Ott" w:date="2022-05-16T11:47:00Z">
              <w:tcPr>
                <w:tcW w:w="2613" w:type="dxa"/>
                <w:tcBorders>
                  <w:bottom w:val="single" w:sz="4" w:space="0" w:color="4472C4"/>
                  <w:right w:val="nil"/>
                </w:tcBorders>
                <w:shd w:val="clear" w:color="auto" w:fill="FFFFFF"/>
              </w:tcPr>
            </w:tcPrChange>
          </w:tcPr>
          <w:p w14:paraId="64A48DA1" w14:textId="77777777" w:rsidR="00E752AB" w:rsidRPr="00D14360" w:rsidRDefault="00E752AB" w:rsidP="000A2553">
            <w:pPr>
              <w:rPr>
                <w:b/>
                <w:rPrChange w:id="13005" w:author="Russell Ott" w:date="2022-05-16T11:47:00Z">
                  <w:rPr>
                    <w:rFonts w:ascii="Calibri" w:hAnsi="Calibri"/>
                    <w:b/>
                    <w:sz w:val="20"/>
                  </w:rPr>
                </w:rPrChange>
              </w:rPr>
            </w:pPr>
            <w:r w:rsidRPr="00D14360">
              <w:rPr>
                <w:b/>
                <w:rPrChange w:id="13006" w:author="Russell Ott" w:date="2022-05-16T11:47:00Z">
                  <w:rPr>
                    <w:rFonts w:ascii="Calibri" w:hAnsi="Calibri"/>
                    <w:b/>
                    <w:sz w:val="20"/>
                  </w:rPr>
                </w:rPrChange>
              </w:rPr>
              <w:t>Other Considerations</w:t>
            </w:r>
          </w:p>
        </w:tc>
        <w:tc>
          <w:tcPr>
            <w:tcW w:w="6742" w:type="dxa"/>
            <w:tcBorders>
              <w:top w:val="single" w:sz="4" w:space="0" w:color="4472C4" w:themeColor="accent1"/>
              <w:bottom w:val="single" w:sz="4" w:space="0" w:color="4472C4"/>
            </w:tcBorders>
            <w:shd w:val="clear" w:color="auto" w:fill="auto"/>
            <w:tcPrChange w:id="13007" w:author="Russell Ott" w:date="2022-05-16T11:47:00Z">
              <w:tcPr>
                <w:tcW w:w="6742" w:type="dxa"/>
                <w:tcBorders>
                  <w:bottom w:val="single" w:sz="4" w:space="0" w:color="4472C4"/>
                </w:tcBorders>
                <w:shd w:val="clear" w:color="auto" w:fill="auto"/>
              </w:tcPr>
            </w:tcPrChange>
          </w:tcPr>
          <w:p w14:paraId="17DA48C2" w14:textId="77777777" w:rsidR="00E752AB" w:rsidRPr="00D14360" w:rsidRDefault="00E752AB" w:rsidP="000A2553">
            <w:pPr>
              <w:keepNext/>
              <w:rPr>
                <w:rFonts w:ascii="Calibri Light" w:eastAsia="Times New Roman" w:hAnsi="Calibri Light"/>
                <w:sz w:val="24"/>
                <w:szCs w:val="24"/>
                <w:rPrChange w:id="13008" w:author="Russell Ott" w:date="2022-05-16T11:47:00Z">
                  <w:rPr>
                    <w:rFonts w:ascii="Calibri Light" w:hAnsi="Calibri Light"/>
                    <w:sz w:val="20"/>
                  </w:rPr>
                </w:rPrChange>
              </w:rPr>
            </w:pPr>
            <w:r w:rsidRPr="00D14360">
              <w:rPr>
                <w:rFonts w:ascii="Calibri Light" w:hAnsi="Calibri Light"/>
                <w:rPrChange w:id="13009" w:author="Russell Ott" w:date="2022-05-16T11:47:00Z">
                  <w:rPr>
                    <w:rFonts w:ascii="Calibri Light" w:hAnsi="Calibri Light"/>
                    <w:sz w:val="20"/>
                  </w:rPr>
                </w:rPrChange>
              </w:rPr>
              <w:t xml:space="preserve">Additional more specific social history observation templates also exist. They constrain the Social History </w:t>
            </w:r>
            <w:r w:rsidRPr="00D14360">
              <w:rPr>
                <w:rFonts w:ascii="Calibri Light" w:hAnsi="Calibri Light"/>
                <w:rPrChange w:id="13010" w:author="Russell Ott" w:date="2022-05-16T11:47:00Z">
                  <w:rPr>
                    <w:rFonts w:ascii="Calibri Light" w:hAnsi="Calibri Light"/>
                    <w:sz w:val="20"/>
                  </w:rPr>
                </w:rPrChange>
              </w:rPr>
              <w:t>Observation in specific ways to represent key social history data elements that are essential for interoperable data exchange. Though tobacco use and exposure may be represented with a general Social History Observation template, it is recommended to use t</w:t>
            </w:r>
            <w:r w:rsidRPr="00D14360">
              <w:rPr>
                <w:rFonts w:ascii="Calibri Light" w:hAnsi="Calibri Light"/>
                <w:rPrChange w:id="13011" w:author="Russell Ott" w:date="2022-05-16T11:47:00Z">
                  <w:rPr>
                    <w:rFonts w:ascii="Calibri Light" w:hAnsi="Calibri Light"/>
                    <w:sz w:val="20"/>
                  </w:rPr>
                </w:rPrChange>
              </w:rPr>
              <w:t>he Current Smoking Status template or the Tobacco Use template instead to aid in their exchange.</w:t>
            </w:r>
          </w:p>
        </w:tc>
      </w:tr>
      <w:tr w:rsidR="00E752AB" w:rsidRPr="00C64922" w14:paraId="404F9DCF" w14:textId="77777777" w:rsidTr="000A2553">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b/>
                <w:rPrChange w:id="13012" w:author="Russell Ott" w:date="2022-05-16T11:47:00Z">
                  <w:rPr>
                    <w:rFonts w:ascii="Calibri" w:hAnsi="Calibri"/>
                    <w:b/>
                    <w:sz w:val="20"/>
                  </w:rPr>
                </w:rPrChange>
              </w:rPr>
            </w:pPr>
            <w:r w:rsidRPr="00D14360">
              <w:rPr>
                <w:b/>
                <w:rPrChange w:id="13013" w:author="Russell Ott" w:date="2022-05-16T11:47:00Z">
                  <w:rPr>
                    <w:rFonts w:ascii="Calibri" w:hAnsi="Calibri"/>
                    <w:b/>
                    <w:sz w:val="20"/>
                  </w:rPr>
                </w:rPrChange>
              </w:rPr>
              <w:t>Example</w:t>
            </w:r>
          </w:p>
        </w:tc>
        <w:tc>
          <w:tcPr>
            <w:tcW w:w="6742" w:type="dxa"/>
            <w:tcBorders>
              <w:top w:val="single" w:sz="4" w:space="0" w:color="4472C4"/>
              <w:bottom w:val="single" w:sz="4" w:space="0" w:color="4472C4"/>
            </w:tcBorders>
            <w:shd w:val="clear" w:color="auto" w:fill="auto"/>
          </w:tcPr>
          <w:p w14:paraId="3307763C" w14:textId="1BDAF8B9" w:rsidR="00E752AB" w:rsidRPr="0083506C" w:rsidRDefault="0009537F" w:rsidP="000A2553">
            <w:pPr>
              <w:keepNext/>
              <w:rPr>
                <w:rFonts w:ascii="Calibri Light" w:hAnsi="Calibri Light"/>
                <w:rPrChange w:id="13014" w:author="Russell Ott" w:date="2022-05-16T11:47:00Z">
                  <w:rPr>
                    <w:rFonts w:ascii="Calibri Light" w:hAnsi="Calibri Light"/>
                    <w:sz w:val="20"/>
                  </w:rPr>
                </w:rPrChange>
              </w:rPr>
            </w:pPr>
            <w:del w:id="13015" w:author="Russell Ott" w:date="2022-05-16T11:47:00Z">
              <w:r w:rsidRPr="0083506C">
                <w:rPr>
                  <w:rFonts w:ascii="Calibri Light" w:hAnsi="Calibri Light" w:cs="Calibri Light"/>
                </w:rPr>
                <w:fldChar w:fldCharType="begin"/>
              </w:r>
              <w:r w:rsidRPr="005A615D">
                <w:rPr>
                  <w:rFonts w:ascii="Calibri Light" w:hAnsi="Calibri Light" w:cs="Calibri Light"/>
                </w:rPr>
                <w:delInstrText xml:space="preserve"> REF _Ref21846888 \h </w:delInstrText>
              </w:r>
              <w:r w:rsidRPr="009F13BB">
                <w:rPr>
                  <w:rFonts w:ascii="Calibri Light" w:hAnsi="Calibri Light" w:cs="Calibri Light"/>
                </w:rPr>
                <w:delInstrText xml:space="preserve"> \* MERGEFORMAT </w:delInstrText>
              </w:r>
              <w:r w:rsidRPr="0083506C">
                <w:rPr>
                  <w:rFonts w:ascii="Calibri Light" w:hAnsi="Calibri Light" w:cs="Calibri Light"/>
                </w:rPr>
              </w:r>
              <w:r w:rsidRPr="0083506C">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50</w:delText>
              </w:r>
              <w:r w:rsidR="00DE0DA7" w:rsidRPr="00DE0DA7">
                <w:rPr>
                  <w:rFonts w:ascii="Calibri Light" w:hAnsi="Calibri Light" w:cs="Calibri Light"/>
                </w:rPr>
                <w:delText>: Social History Observation without a more specific template (Sexual Orientation)</w:delText>
              </w:r>
              <w:r w:rsidRPr="0083506C">
                <w:rPr>
                  <w:rFonts w:ascii="Calibri Light" w:hAnsi="Calibri Light" w:cs="Calibri Light"/>
                </w:rPr>
                <w:fldChar w:fldCharType="end"/>
              </w:r>
            </w:del>
            <w:ins w:id="13016" w:author="Russell Ott" w:date="2022-05-16T11:47:00Z">
              <w:r w:rsidR="001949DC">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ins>
          </w:p>
        </w:tc>
      </w:tr>
      <w:tr w:rsidR="000F4F3F" w:rsidRPr="00C64922" w14:paraId="2A6D3396" w14:textId="77777777" w:rsidTr="00AD08FB">
        <w:trPr>
          <w:cantSplit/>
          <w:trHeight w:val="359"/>
          <w:del w:id="13017" w:author="Russell Ott" w:date="2022-05-16T11:47:00Z"/>
        </w:trPr>
        <w:tc>
          <w:tcPr>
            <w:tcW w:w="2613" w:type="dxa"/>
            <w:tcBorders>
              <w:top w:val="single" w:sz="4" w:space="0" w:color="4472C4"/>
              <w:bottom w:val="single" w:sz="4" w:space="0" w:color="4F81BD"/>
              <w:right w:val="nil"/>
            </w:tcBorders>
            <w:shd w:val="clear" w:color="auto" w:fill="FFFFFF"/>
          </w:tcPr>
          <w:p w14:paraId="3A849594" w14:textId="77777777" w:rsidR="000F4F3F" w:rsidRPr="000F4F3F" w:rsidRDefault="000F4F3F" w:rsidP="00AE545E">
            <w:pPr>
              <w:rPr>
                <w:del w:id="13018" w:author="Russell Ott" w:date="2022-05-16T11:47:00Z"/>
                <w:rFonts w:cs="Calibri"/>
                <w:b/>
                <w:bCs/>
              </w:rPr>
            </w:pPr>
            <w:del w:id="13019" w:author="Russell Ott" w:date="2022-05-16T11:47:00Z">
              <w:r w:rsidRPr="000F4F3F">
                <w:rPr>
                  <w:rFonts w:cs="Calibri"/>
                  <w:b/>
                  <w:bCs/>
                </w:rPr>
                <w:delText>Example</w:delText>
              </w:r>
            </w:del>
          </w:p>
        </w:tc>
        <w:tc>
          <w:tcPr>
            <w:tcW w:w="6742" w:type="dxa"/>
            <w:tcBorders>
              <w:top w:val="single" w:sz="4" w:space="0" w:color="4472C4"/>
              <w:bottom w:val="single" w:sz="4" w:space="0" w:color="4F81BD"/>
            </w:tcBorders>
            <w:shd w:val="clear" w:color="auto" w:fill="auto"/>
          </w:tcPr>
          <w:p w14:paraId="0B6B3216" w14:textId="77777777" w:rsidR="000F4F3F" w:rsidRPr="00AD08FB" w:rsidRDefault="000F4F3F" w:rsidP="00D14360">
            <w:pPr>
              <w:keepNext/>
              <w:rPr>
                <w:del w:id="13020" w:author="Russell Ott" w:date="2022-05-16T11:47:00Z"/>
                <w:rFonts w:ascii="Calibri Light" w:hAnsi="Calibri Light" w:cs="Calibri Light"/>
              </w:rPr>
            </w:pPr>
            <w:del w:id="13021" w:author="Russell Ott" w:date="2022-05-16T11:47:00Z">
              <w:r w:rsidRPr="00AD08FB">
                <w:rPr>
                  <w:rFonts w:ascii="Calibri Light" w:hAnsi="Calibri Light" w:cs="Calibri Light"/>
                </w:rPr>
                <w:fldChar w:fldCharType="begin"/>
              </w:r>
              <w:r w:rsidRPr="00AD08FB">
                <w:rPr>
                  <w:rFonts w:ascii="Calibri Light" w:hAnsi="Calibri Light" w:cs="Calibri Light"/>
                  <w:b/>
                  <w:bCs/>
                </w:rPr>
                <w:delInstrText xml:space="preserve"> REF _Ref21876214 \h </w:delInstrText>
              </w:r>
              <w:r w:rsidRPr="00AD08FB">
                <w:rPr>
                  <w:rFonts w:ascii="Calibri Light" w:hAnsi="Calibri Light" w:cs="Calibri Light"/>
                </w:rPr>
                <w:delInstrText xml:space="preserve"> \* MERGEFORMAT </w:delInstrText>
              </w:r>
              <w:r w:rsidRPr="00AD08FB">
                <w:rPr>
                  <w:rFonts w:ascii="Calibri Light" w:hAnsi="Calibri Light" w:cs="Calibri Light"/>
                </w:rPr>
              </w:r>
              <w:r w:rsidRPr="00AD08FB">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20</w:delText>
              </w:r>
              <w:r w:rsidR="00DE0DA7" w:rsidRPr="00DE0DA7">
                <w:rPr>
                  <w:rFonts w:ascii="Calibri Light" w:hAnsi="Calibri Light" w:cs="Calibri Light"/>
                </w:rPr>
                <w:delText>: How to represent the data element for Gender Identity using the code and value set supplied in the Interoperability Standards Advisory</w:delText>
              </w:r>
              <w:r w:rsidRPr="00AD08FB">
                <w:rPr>
                  <w:rFonts w:ascii="Calibri Light" w:hAnsi="Calibri Light" w:cs="Calibri Light"/>
                </w:rPr>
                <w:fldChar w:fldCharType="end"/>
              </w:r>
            </w:del>
          </w:p>
        </w:tc>
      </w:tr>
    </w:tbl>
    <w:p w14:paraId="48E0C234" w14:textId="3A60C0CF" w:rsidR="00CB0404" w:rsidRPr="00D57DB3" w:rsidRDefault="00E752AB" w:rsidP="00D57DB3">
      <w:pPr>
        <w:pStyle w:val="Caption"/>
        <w:spacing w:after="0"/>
      </w:pPr>
      <w:bookmarkStart w:id="13022" w:name="_Toc21927038"/>
      <w:r>
        <w:t xml:space="preserve">  </w:t>
      </w:r>
      <w:bookmarkStart w:id="13023" w:name="_Toc88205830"/>
      <w:bookmarkStart w:id="13024" w:name="_Toc103262921"/>
      <w:r w:rsidRPr="00C64922">
        <w:t xml:space="preserve">Table </w:t>
      </w:r>
      <w:r w:rsidR="00132A94">
        <w:fldChar w:fldCharType="begin"/>
      </w:r>
      <w:r w:rsidR="00132A94">
        <w:instrText xml:space="preserve"> SEQ Table \* ARABIC </w:instrText>
      </w:r>
      <w:r w:rsidR="00132A94">
        <w:fldChar w:fldCharType="separate"/>
      </w:r>
      <w:del w:id="13025" w:author="Russell Ott" w:date="2022-05-16T11:47:00Z">
        <w:r w:rsidR="00DE0DA7">
          <w:rPr>
            <w:noProof/>
          </w:rPr>
          <w:delText>57</w:delText>
        </w:r>
      </w:del>
      <w:ins w:id="13026" w:author="Russell Ott" w:date="2022-05-16T11:47:00Z">
        <w:r w:rsidR="00F10C7C">
          <w:rPr>
            <w:noProof/>
          </w:rPr>
          <w:t>54</w:t>
        </w:r>
      </w:ins>
      <w:r w:rsidR="00132A94">
        <w:rPr>
          <w:noProof/>
        </w:rPr>
        <w:fldChar w:fldCharType="end"/>
      </w:r>
      <w:r w:rsidRPr="00C64922">
        <w:t>: Entry Template</w:t>
      </w:r>
      <w:bookmarkEnd w:id="13023"/>
      <w:bookmarkEnd w:id="13024"/>
      <w:bookmarkEnd w:id="13022"/>
    </w:p>
    <w:p w14:paraId="2CD18B55" w14:textId="77777777" w:rsidR="00992A23" w:rsidRPr="003A3D50" w:rsidRDefault="00992A23" w:rsidP="003A3D50">
      <w:pPr>
        <w:rPr>
          <w:del w:id="13027" w:author="Russell Ott" w:date="2022-05-16T11:47:00Z"/>
          <w:rFonts w:eastAsia="Calibri"/>
        </w:rPr>
      </w:pPr>
    </w:p>
    <w:p w14:paraId="7DDB1650" w14:textId="77777777" w:rsidR="000A58E8" w:rsidRPr="00D14360" w:rsidRDefault="000A58E8" w:rsidP="000A58E8">
      <w:pPr>
        <w:pStyle w:val="Caption"/>
        <w:keepNext/>
        <w:spacing w:after="0"/>
        <w:rPr>
          <w:del w:id="13028" w:author="Russell Ott" w:date="2022-05-16T11:47:00Z"/>
          <w:rFonts w:cs="Calibri"/>
          <w:i w:val="0"/>
          <w:iCs w:val="0"/>
          <w:color w:val="000000"/>
          <w:sz w:val="24"/>
          <w:szCs w:val="24"/>
        </w:rPr>
      </w:pPr>
      <w:del w:id="13029" w:author="Russell Ott" w:date="2022-05-16T11:47:00Z">
        <w:r w:rsidRPr="00D14360">
          <w:rPr>
            <w:rFonts w:cs="Calibri"/>
            <w:i w:val="0"/>
            <w:iCs w:val="0"/>
            <w:color w:val="000000"/>
            <w:sz w:val="24"/>
            <w:szCs w:val="24"/>
          </w:rPr>
          <w:delText xml:space="preserve">As additional social history observation data elements gain standardized definitions, the general Social History Observation template enables additional observations to be records and shared across systems. For example, the 2019 Interoperability Standards </w:delText>
        </w:r>
        <w:r w:rsidR="00DA02AA" w:rsidRPr="00D14360">
          <w:rPr>
            <w:rFonts w:cs="Calibri"/>
            <w:i w:val="0"/>
            <w:iCs w:val="0"/>
            <w:color w:val="000000"/>
            <w:sz w:val="24"/>
            <w:szCs w:val="24"/>
          </w:rPr>
          <w:delText>Advisory references</w:delText>
        </w:r>
        <w:r w:rsidRPr="00D14360">
          <w:rPr>
            <w:rFonts w:cs="Calibri"/>
            <w:i w:val="0"/>
            <w:iCs w:val="0"/>
            <w:color w:val="000000"/>
            <w:sz w:val="24"/>
            <w:szCs w:val="24"/>
          </w:rPr>
          <w:delText xml:space="preserve"> the following value set for sexual orientation</w:delText>
        </w:r>
        <w:r w:rsidR="009B30E1" w:rsidRPr="00D14360">
          <w:rPr>
            <w:rFonts w:cs="Calibri"/>
            <w:i w:val="0"/>
            <w:iCs w:val="0"/>
            <w:color w:val="000000"/>
            <w:sz w:val="24"/>
            <w:szCs w:val="24"/>
          </w:rPr>
          <w:delText>.</w:delText>
        </w:r>
        <w:r w:rsidRPr="00D14360">
          <w:rPr>
            <w:rStyle w:val="FootnoteReference"/>
            <w:rFonts w:cs="Calibri"/>
            <w:i w:val="0"/>
            <w:iCs w:val="0"/>
            <w:color w:val="000000"/>
            <w:sz w:val="24"/>
            <w:szCs w:val="24"/>
          </w:rPr>
          <w:footnoteReference w:id="148"/>
        </w:r>
        <w:r w:rsidRPr="00D14360">
          <w:rPr>
            <w:rFonts w:cs="Calibri"/>
            <w:i w:val="0"/>
            <w:iCs w:val="0"/>
            <w:color w:val="000000"/>
            <w:sz w:val="24"/>
            <w:szCs w:val="24"/>
          </w:rPr>
          <w:delText xml:space="preserve"> Codes from (i) through (iii) are SNOMED CT® and (iv) through (vi) are from HL7 Version 3:</w:delText>
        </w:r>
      </w:del>
    </w:p>
    <w:p w14:paraId="58F4047B" w14:textId="77777777" w:rsidR="00DA02AA" w:rsidRPr="00DA02AA" w:rsidRDefault="00DA02AA" w:rsidP="00DA02AA">
      <w:pPr>
        <w:rPr>
          <w:del w:id="13032" w:author="Russell Ott" w:date="2022-05-16T11:47:00Z"/>
        </w:rPr>
      </w:pPr>
    </w:p>
    <w:p w14:paraId="245CC19F" w14:textId="77777777" w:rsidR="000A58E8" w:rsidRPr="00D14360" w:rsidRDefault="000A58E8" w:rsidP="00DA02AA">
      <w:pPr>
        <w:pStyle w:val="NormalWeb"/>
        <w:spacing w:before="0" w:beforeAutospacing="0" w:after="0" w:afterAutospacing="0"/>
        <w:ind w:left="720"/>
        <w:rPr>
          <w:del w:id="13033" w:author="Russell Ott" w:date="2022-05-16T11:47:00Z"/>
          <w:rFonts w:cs="Calibri"/>
          <w:color w:val="000000"/>
        </w:rPr>
      </w:pPr>
      <w:del w:id="13034" w:author="Russell Ott" w:date="2022-05-16T11:47:00Z">
        <w:r w:rsidRPr="00D14360">
          <w:rPr>
            <w:rFonts w:cs="Calibri"/>
            <w:color w:val="000000"/>
          </w:rPr>
          <w:delText>(i) Lesbian, gay or homosexual.38628009</w:delText>
        </w:r>
      </w:del>
    </w:p>
    <w:p w14:paraId="157CA98F" w14:textId="77777777" w:rsidR="000A58E8" w:rsidRPr="00D14360" w:rsidRDefault="000A58E8" w:rsidP="00DA02AA">
      <w:pPr>
        <w:pStyle w:val="NormalWeb"/>
        <w:spacing w:before="0" w:beforeAutospacing="0" w:after="0" w:afterAutospacing="0"/>
        <w:ind w:left="720"/>
        <w:rPr>
          <w:del w:id="13035" w:author="Russell Ott" w:date="2022-05-16T11:47:00Z"/>
          <w:rFonts w:cs="Calibri"/>
          <w:color w:val="000000"/>
        </w:rPr>
      </w:pPr>
      <w:del w:id="13036" w:author="Russell Ott" w:date="2022-05-16T11:47:00Z">
        <w:r w:rsidRPr="00D14360">
          <w:rPr>
            <w:rFonts w:cs="Calibri"/>
            <w:color w:val="000000"/>
          </w:rPr>
          <w:delText>(ii) Straight or heterosexual. 20430005</w:delText>
        </w:r>
      </w:del>
    </w:p>
    <w:p w14:paraId="6A81A0A6" w14:textId="77777777" w:rsidR="000A58E8" w:rsidRPr="00D14360" w:rsidRDefault="000A58E8" w:rsidP="00DA02AA">
      <w:pPr>
        <w:pStyle w:val="NormalWeb"/>
        <w:spacing w:before="0" w:beforeAutospacing="0" w:after="0" w:afterAutospacing="0"/>
        <w:ind w:left="720"/>
        <w:rPr>
          <w:del w:id="13037" w:author="Russell Ott" w:date="2022-05-16T11:47:00Z"/>
          <w:rFonts w:cs="Calibri"/>
          <w:color w:val="000000"/>
        </w:rPr>
      </w:pPr>
      <w:del w:id="13038" w:author="Russell Ott" w:date="2022-05-16T11:47:00Z">
        <w:r w:rsidRPr="00D14360">
          <w:rPr>
            <w:rFonts w:cs="Calibri"/>
            <w:color w:val="000000"/>
          </w:rPr>
          <w:delText>(iii) Bisexual. 42035005</w:delText>
        </w:r>
      </w:del>
    </w:p>
    <w:p w14:paraId="09FCE802" w14:textId="77777777" w:rsidR="000A58E8" w:rsidRPr="00D14360" w:rsidRDefault="000A58E8" w:rsidP="00DA02AA">
      <w:pPr>
        <w:pStyle w:val="NormalWeb"/>
        <w:spacing w:before="0" w:beforeAutospacing="0" w:after="0" w:afterAutospacing="0"/>
        <w:ind w:left="720"/>
        <w:rPr>
          <w:del w:id="13039" w:author="Russell Ott" w:date="2022-05-16T11:47:00Z"/>
          <w:rFonts w:cs="Calibri"/>
          <w:color w:val="000000"/>
        </w:rPr>
      </w:pPr>
      <w:del w:id="13040" w:author="Russell Ott" w:date="2022-05-16T11:47:00Z">
        <w:r w:rsidRPr="00D14360">
          <w:rPr>
            <w:rFonts w:cs="Calibri"/>
            <w:color w:val="000000"/>
          </w:rPr>
          <w:delText>(iv) Something else, please describe.</w:delText>
        </w:r>
        <w:r w:rsidR="002E35FE" w:rsidRPr="00D14360">
          <w:rPr>
            <w:rFonts w:cs="Calibri"/>
            <w:color w:val="000000"/>
          </w:rPr>
          <w:delText xml:space="preserve"> </w:delText>
        </w:r>
        <w:r w:rsidRPr="00D14360">
          <w:rPr>
            <w:rFonts w:cs="Calibri"/>
            <w:color w:val="000000"/>
          </w:rPr>
          <w:delText>nullFlavor OTH</w:delText>
        </w:r>
      </w:del>
    </w:p>
    <w:p w14:paraId="465D5730" w14:textId="77777777" w:rsidR="000A58E8" w:rsidRPr="00D14360" w:rsidRDefault="000A58E8" w:rsidP="00DA02AA">
      <w:pPr>
        <w:pStyle w:val="NormalWeb"/>
        <w:spacing w:before="0" w:beforeAutospacing="0" w:after="0" w:afterAutospacing="0"/>
        <w:ind w:left="720"/>
        <w:rPr>
          <w:del w:id="13041" w:author="Russell Ott" w:date="2022-05-16T11:47:00Z"/>
          <w:rFonts w:cs="Calibri"/>
          <w:color w:val="000000"/>
        </w:rPr>
      </w:pPr>
      <w:del w:id="13042" w:author="Russell Ott" w:date="2022-05-16T11:47:00Z">
        <w:r w:rsidRPr="00D14360">
          <w:rPr>
            <w:rFonts w:cs="Calibri"/>
            <w:color w:val="000000"/>
          </w:rPr>
          <w:delText>(v) Don’t know. nullFlavor UNK</w:delText>
        </w:r>
      </w:del>
    </w:p>
    <w:p w14:paraId="05E6AAB3" w14:textId="77777777" w:rsidR="000A58E8" w:rsidRPr="00D14360" w:rsidRDefault="000A58E8" w:rsidP="00DA02AA">
      <w:pPr>
        <w:pStyle w:val="NormalWeb"/>
        <w:spacing w:before="0" w:beforeAutospacing="0" w:after="0" w:afterAutospacing="0"/>
        <w:ind w:left="720"/>
        <w:rPr>
          <w:del w:id="13043" w:author="Russell Ott" w:date="2022-05-16T11:47:00Z"/>
          <w:rFonts w:cs="Calibri"/>
          <w:color w:val="000000"/>
        </w:rPr>
      </w:pPr>
      <w:del w:id="13044" w:author="Russell Ott" w:date="2022-05-16T11:47:00Z">
        <w:r w:rsidRPr="00D14360">
          <w:rPr>
            <w:rFonts w:cs="Calibri"/>
            <w:color w:val="000000"/>
          </w:rPr>
          <w:delText xml:space="preserve">(vi) Choose not to disclose. nullFlavor </w:delText>
        </w:r>
      </w:del>
    </w:p>
    <w:p w14:paraId="7D2F5BD5" w14:textId="77777777" w:rsidR="000A58E8" w:rsidRPr="00D14360" w:rsidRDefault="000A58E8" w:rsidP="000A58E8">
      <w:pPr>
        <w:rPr>
          <w:del w:id="13045" w:author="Russell Ott" w:date="2022-05-16T11:47:00Z"/>
          <w:rFonts w:cs="Calibri"/>
        </w:rPr>
      </w:pPr>
    </w:p>
    <w:p w14:paraId="1CE2ED2C" w14:textId="77777777" w:rsidR="00DA02AA" w:rsidRDefault="000A58E8" w:rsidP="000A58E8">
      <w:pPr>
        <w:rPr>
          <w:del w:id="13046" w:author="Russell Ott" w:date="2022-05-16T11:47:00Z"/>
          <w:rFonts w:cs="Calibri"/>
        </w:rPr>
      </w:pPr>
      <w:del w:id="13047" w:author="Russell Ott" w:date="2022-05-16T11:47:00Z">
        <w:r w:rsidRPr="00D14360">
          <w:rPr>
            <w:rFonts w:cs="Calibri"/>
          </w:rPr>
          <w:delText xml:space="preserve">Standardized definitions such as these can be used with the social history observation template as shown </w:delText>
        </w:r>
        <w:r w:rsidR="00DA02AA" w:rsidRPr="00D14360">
          <w:rPr>
            <w:rFonts w:cs="Calibri"/>
          </w:rPr>
          <w:delText xml:space="preserve">in the Example </w:delText>
        </w:r>
        <w:r w:rsidRPr="00D14360">
          <w:rPr>
            <w:rFonts w:cs="Calibri"/>
          </w:rPr>
          <w:delText xml:space="preserve">below. </w:delText>
        </w:r>
      </w:del>
    </w:p>
    <w:p w14:paraId="48B16EF3" w14:textId="77777777" w:rsidR="005C79A1" w:rsidRPr="00D14360" w:rsidRDefault="005C79A1" w:rsidP="000A58E8">
      <w:pPr>
        <w:rPr>
          <w:del w:id="13048" w:author="Russell Ott" w:date="2022-05-16T11:47:00Z"/>
          <w:rFonts w:cs="Calibri"/>
        </w:rPr>
      </w:pPr>
    </w:p>
    <w:p w14:paraId="688E933A" w14:textId="77777777" w:rsidR="00E752AB" w:rsidRDefault="00E752AB" w:rsidP="00E752AB">
      <w:pPr>
        <w:rPr>
          <w:ins w:id="13049" w:author="Russell Ott" w:date="2022-05-16T11:47:00Z"/>
          <w:rFonts w:cs="Calibri"/>
        </w:rPr>
      </w:pPr>
      <w:ins w:id="13050" w:author="Russell Ott" w:date="2022-05-16T11:47:00Z">
        <w:r w:rsidRPr="00D14360">
          <w:rPr>
            <w:rFonts w:cs="Calibri"/>
          </w:rPr>
          <w:t xml:space="preserve"> </w:t>
        </w:r>
      </w:ins>
    </w:p>
    <w:p w14:paraId="40B3143A" w14:textId="77777777" w:rsidR="00E752AB" w:rsidRPr="00D14360" w:rsidRDefault="00E752AB" w:rsidP="00E752AB">
      <w:pPr>
        <w:rPr>
          <w:ins w:id="13051" w:author="Russell Ott" w:date="2022-05-16T11:47:00Z"/>
          <w:rFonts w:cs="Calibri"/>
        </w:rPr>
      </w:pPr>
    </w:p>
    <w:p w14:paraId="54C2AAA7" w14:textId="6F6FAD43" w:rsidR="00DA11D0" w:rsidRPr="00DA11D0" w:rsidRDefault="00E752AB" w:rsidP="00F10C7C">
      <w:pPr>
        <w:pStyle w:val="Caption"/>
        <w:keepNext/>
        <w:spacing w:after="0"/>
      </w:pPr>
      <w:bookmarkStart w:id="13052" w:name="_Ref21846888"/>
      <w:bookmarkStart w:id="13053" w:name="Example28SocialHistoryObservation"/>
      <w:bookmarkStart w:id="13054" w:name="_Toc21927502"/>
      <w:r>
        <w:t xml:space="preserve">  </w:t>
      </w:r>
      <w:bookmarkStart w:id="13055" w:name="_Toc101449302"/>
      <w:r w:rsidRPr="00BA5010">
        <w:t xml:space="preserve">Example </w:t>
      </w:r>
      <w:r w:rsidR="00132A94">
        <w:fldChar w:fldCharType="begin"/>
      </w:r>
      <w:r w:rsidR="00132A94">
        <w:instrText xml:space="preserve"> SEQ Example \* ARABIC </w:instrText>
      </w:r>
      <w:r w:rsidR="00132A94">
        <w:fldChar w:fldCharType="separate"/>
      </w:r>
      <w:del w:id="13056" w:author="Russell Ott" w:date="2022-05-16T11:47:00Z">
        <w:r w:rsidR="00DE0DA7">
          <w:rPr>
            <w:noProof/>
          </w:rPr>
          <w:delText>50</w:delText>
        </w:r>
      </w:del>
      <w:ins w:id="13057" w:author="Russell Ott" w:date="2022-05-16T11:47:00Z">
        <w:r w:rsidR="00F10C7C">
          <w:rPr>
            <w:noProof/>
          </w:rPr>
          <w:t>49</w:t>
        </w:r>
      </w:ins>
      <w:r w:rsidR="00132A94">
        <w:rPr>
          <w:noProof/>
        </w:rPr>
        <w:fldChar w:fldCharType="end"/>
      </w:r>
      <w:r w:rsidRPr="00BA5010">
        <w:t xml:space="preserve">: Social History Observation </w:t>
      </w:r>
      <w:del w:id="13058" w:author="Russell Ott" w:date="2022-05-16T11:47:00Z">
        <w:r w:rsidR="008379BB">
          <w:delText>without a more specific template</w:delText>
        </w:r>
        <w:r w:rsidR="000A58E8">
          <w:delText xml:space="preserve"> (</w:delText>
        </w:r>
      </w:del>
      <w:ins w:id="13059" w:author="Russell Ott" w:date="2022-05-16T11:47:00Z">
        <w:r w:rsidR="00CF5999" w:rsidRPr="00BA5010">
          <w:t xml:space="preserve">- </w:t>
        </w:r>
        <w:r w:rsidRPr="00BA5010">
          <w:t>Lead-Based Paint in the Home</w:t>
        </w:r>
      </w:ins>
      <w:bookmarkEnd w:id="13052"/>
      <w:bookmarkEnd w:id="13055"/>
      <w:moveFromRangeStart w:id="13060" w:author="Russell Ott" w:date="2022-05-16T11:47:00Z" w:name="move103594075"/>
      <w:moveFrom w:id="13061" w:author="Russell Ott" w:date="2022-05-16T11:47:00Z">
        <w:r w:rsidR="004724A8">
          <w:t>Sexual Orientation</w:t>
        </w:r>
      </w:moveFrom>
      <w:moveFromRangeEnd w:id="13060"/>
      <w:del w:id="13062" w:author="Russell Ott" w:date="2022-05-16T11:47:00Z">
        <w:r w:rsidR="000A58E8">
          <w:delText>)</w:delText>
        </w:r>
      </w:del>
      <w:bookmarkEnd w:id="130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752AB" w14:paraId="1574A1A3" w14:textId="77777777" w:rsidTr="000A2553">
        <w:tc>
          <w:tcPr>
            <w:tcW w:w="9350" w:type="dxa"/>
            <w:shd w:val="clear" w:color="auto" w:fill="auto"/>
          </w:tcPr>
          <w:bookmarkEnd w:id="13053"/>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&lt;/thead&gt;</w:t>
            </w:r>
            <w:r w:rsidRPr="00D14360">
              <w:rPr>
                <w:rFonts w:ascii="Courier New" w:hAnsi="Courier New" w:cs="Courier New"/>
                <w:color w:val="000000"/>
                <w:sz w:val="16"/>
                <w:szCs w:val="16"/>
                <w:highlight w:val="white"/>
              </w:rPr>
              <w:b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5F7E7E9B" w:rsidR="00F54C9A" w:rsidRDefault="00E752AB" w:rsidP="000A2553">
            <w:pPr>
              <w:shd w:val="clear" w:color="auto" w:fill="FFFFFF"/>
              <w:autoSpaceDE w:val="0"/>
              <w:autoSpaceDN w:val="0"/>
              <w:adjustRightInd w:val="0"/>
              <w:rPr>
                <w:ins w:id="13063" w:author="Russell Ott" w:date="2022-05-16T11:47:00Z"/>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del w:id="13064" w:author="Russell Ott" w:date="2022-05-16T11:47:00Z">
              <w:r w:rsidR="003D26B5" w:rsidRPr="00D14360">
                <w:rPr>
                  <w:rFonts w:ascii="Courier New" w:hAnsi="Courier New" w:cs="Courier New"/>
                  <w:color w:val="000000"/>
                  <w:sz w:val="16"/>
                  <w:szCs w:val="16"/>
                  <w:highlight w:val="white"/>
                </w:rPr>
                <w:delText>Sexual Orientation</w:delText>
              </w:r>
            </w:del>
            <w:ins w:id="13065" w:author="Russell Ott" w:date="2022-05-16T11:47:00Z">
              <w:r>
                <w:rPr>
                  <w:rFonts w:ascii="Courier New" w:hAnsi="Courier New" w:cs="Courier New"/>
                  <w:color w:val="000000"/>
                  <w:sz w:val="16"/>
                  <w:szCs w:val="16"/>
                  <w:highlight w:val="white"/>
                </w:rPr>
                <w:t>Characteristic of Residence</w:t>
              </w:r>
            </w:ins>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del w:id="13066" w:author="Russell Ott" w:date="2022-05-16T11:47:00Z">
              <w:r w:rsidR="000746B2" w:rsidRPr="00D14360">
                <w:rPr>
                  <w:rFonts w:ascii="Courier New" w:hAnsi="Courier New" w:cs="Courier New"/>
                  <w:color w:val="000000"/>
                  <w:sz w:val="16"/>
                  <w:szCs w:val="16"/>
                  <w:highlight w:val="white"/>
                </w:rPr>
                <w:delText>Heterosexual</w:delText>
              </w:r>
            </w:del>
            <w:ins w:id="13067" w:author="Russell Ott" w:date="2022-05-16T11:47:00Z">
              <w:r w:rsidRPr="003C16CF">
                <w:rPr>
                  <w:rFonts w:ascii="Courier New" w:hAnsi="Courier New" w:cs="Courier New"/>
                  <w:color w:val="000000"/>
                  <w:sz w:val="16"/>
                  <w:szCs w:val="16"/>
                </w:rPr>
                <w:t>Presence of lead-based paint (finding)</w:t>
              </w:r>
            </w:ins>
          </w:p>
          <w:p w14:paraId="6F3F13A2" w14:textId="61F21A32" w:rsidR="00F54C9A" w:rsidRDefault="00F54C9A" w:rsidP="000A2553">
            <w:pPr>
              <w:shd w:val="clear" w:color="auto" w:fill="FFFFFF"/>
              <w:autoSpaceDE w:val="0"/>
              <w:autoSpaceDN w:val="0"/>
              <w:adjustRightInd w:val="0"/>
              <w:rPr>
                <w:ins w:id="13068" w:author="Russell Ott" w:date="2022-05-16T11:47:00Z"/>
                <w:rFonts w:ascii="Courier New" w:hAnsi="Courier New" w:cs="Courier New"/>
                <w:color w:val="000000"/>
                <w:sz w:val="16"/>
                <w:szCs w:val="16"/>
              </w:rPr>
            </w:pPr>
            <w:ins w:id="13069" w:author="Russell Ott" w:date="2022-05-16T11:47:00Z">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ins>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w:t>
            </w:r>
            <w:del w:id="13070" w:author="Russell Ott" w:date="2022-05-16T11:47:00Z">
              <w:r w:rsidR="003D26B5" w:rsidRPr="00D14360">
                <w:rPr>
                  <w:rFonts w:ascii="Courier New" w:hAnsi="Courier New" w:cs="Courier New"/>
                  <w:color w:val="000000"/>
                  <w:sz w:val="16"/>
                  <w:szCs w:val="16"/>
                  <w:highlight w:val="white"/>
                </w:rPr>
                <w:delText>76690-7</w:delText>
              </w:r>
            </w:del>
            <w:ins w:id="13071" w:author="Russell Ott" w:date="2022-05-16T11:47:00Z">
              <w:r w:rsidR="00E752AB" w:rsidRPr="00D14360">
                <w:rPr>
                  <w:rFonts w:ascii="Courier New" w:hAnsi="Courier New" w:cs="Courier New"/>
                  <w:color w:val="000000"/>
                  <w:sz w:val="16"/>
                  <w:szCs w:val="16"/>
                  <w:highlight w:val="white"/>
                </w:rPr>
                <w:t>7</w:t>
              </w:r>
              <w:r w:rsidR="00E752AB">
                <w:rPr>
                  <w:rFonts w:ascii="Courier New" w:hAnsi="Courier New" w:cs="Courier New"/>
                  <w:color w:val="000000"/>
                  <w:sz w:val="16"/>
                  <w:szCs w:val="16"/>
                  <w:highlight w:val="white"/>
                </w:rPr>
                <w:t>5274-1</w:t>
              </w:r>
            </w:ins>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del w:id="13072" w:author="Russell Ott" w:date="2022-05-16T11:47:00Z">
              <w:r w:rsidR="003D26B5" w:rsidRPr="00D14360">
                <w:rPr>
                  <w:rFonts w:ascii="Courier New" w:hAnsi="Courier New" w:cs="Courier New"/>
                  <w:color w:val="000000"/>
                  <w:sz w:val="16"/>
                  <w:szCs w:val="16"/>
                  <w:highlight w:val="white"/>
                </w:rPr>
                <w:delText>Sexual orientation</w:delText>
              </w:r>
            </w:del>
            <w:ins w:id="13073" w:author="Russell Ott" w:date="2022-05-16T11:47:00Z">
              <w:r w:rsidR="00E752AB" w:rsidRPr="006D76EB">
                <w:rPr>
                  <w:rFonts w:ascii="Courier New" w:hAnsi="Courier New" w:cs="Courier New"/>
                  <w:color w:val="000000"/>
                  <w:sz w:val="16"/>
                  <w:szCs w:val="16"/>
                </w:rPr>
                <w:t>Characteristics of residence</w:t>
              </w:r>
            </w:ins>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del w:id="13074" w:author="Russell Ott" w:date="2022-05-16T11:47:00Z">
              <w:r w:rsidR="003D26B5" w:rsidRPr="00D14360">
                <w:rPr>
                  <w:rFonts w:ascii="Courier New" w:hAnsi="Courier New" w:cs="Courier New"/>
                  <w:color w:val="000000"/>
                  <w:sz w:val="16"/>
                  <w:szCs w:val="16"/>
                  <w:highlight w:val="white"/>
                </w:rPr>
                <w:delText>20430005</w:delText>
              </w:r>
            </w:del>
            <w:ins w:id="13075" w:author="Russell Ott" w:date="2022-05-16T11:47:00Z">
              <w:r w:rsidR="00E752AB" w:rsidRPr="00913752">
                <w:rPr>
                  <w:rFonts w:ascii="Courier New" w:hAnsi="Courier New" w:cs="Courier New"/>
                  <w:color w:val="000000"/>
                  <w:sz w:val="16"/>
                  <w:szCs w:val="16"/>
                </w:rPr>
                <w:t xml:space="preserve">425203001 </w:t>
              </w:r>
            </w:ins>
            <w:r w:rsidR="00E752AB" w:rsidRPr="00D14360">
              <w:rPr>
                <w:rFonts w:ascii="Courier New" w:hAnsi="Courier New" w:cs="Courier New"/>
                <w:color w:val="000000"/>
                <w:sz w:val="16"/>
                <w:szCs w:val="16"/>
                <w:highlight w:val="white"/>
              </w:rPr>
              <w:t>" displayName="</w:t>
            </w:r>
            <w:del w:id="13076" w:author="Russell Ott" w:date="2022-05-16T11:47:00Z">
              <w:r w:rsidR="003D26B5" w:rsidRPr="00D14360">
                <w:rPr>
                  <w:rFonts w:ascii="Courier New" w:hAnsi="Courier New" w:cs="Courier New"/>
                  <w:color w:val="000000"/>
                  <w:sz w:val="16"/>
                  <w:szCs w:val="16"/>
                  <w:highlight w:val="white"/>
                </w:rPr>
                <w:delText>Heterosexual</w:delText>
              </w:r>
            </w:del>
            <w:ins w:id="13077" w:author="Russell Ott" w:date="2022-05-16T11:47:00Z">
              <w:r w:rsidR="00E752AB" w:rsidRPr="00890A23">
                <w:rPr>
                  <w:rFonts w:ascii="Courier New" w:hAnsi="Courier New" w:cs="Courier New"/>
                  <w:color w:val="000000"/>
                  <w:sz w:val="16"/>
                  <w:szCs w:val="16"/>
                </w:rPr>
                <w:t>Presence of lead-based paint</w:t>
              </w:r>
            </w:ins>
          </w:p>
          <w:p w14:paraId="6F06BEBD" w14:textId="1FE3CBE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ins w:id="13078" w:author="Russell Ott" w:date="2022-05-16T11:47:00Z">
              <w:r>
                <w:rPr>
                  <w:rFonts w:ascii="Courier New" w:hAnsi="Courier New" w:cs="Courier New"/>
                  <w:color w:val="000000"/>
                  <w:sz w:val="16"/>
                  <w:szCs w:val="16"/>
                </w:rPr>
                <w:t xml:space="preserve">           </w:t>
              </w:r>
            </w:ins>
            <w:r w:rsidR="00E752AB" w:rsidRPr="00890A23">
              <w:rPr>
                <w:rFonts w:ascii="Courier New" w:hAnsi="Courier New"/>
                <w:color w:val="000000"/>
                <w:sz w:val="16"/>
                <w:rPrChange w:id="13079" w:author="Russell Ott" w:date="2022-05-16T11:47:00Z">
                  <w:rPr>
                    <w:rFonts w:ascii="Courier New" w:hAnsi="Courier New"/>
                    <w:color w:val="000000"/>
                    <w:sz w:val="16"/>
                    <w:highlight w:val="white"/>
                  </w:rPr>
                </w:rPrChange>
              </w:rPr>
              <w:t xml:space="preserve"> (finding</w:t>
            </w:r>
            <w:del w:id="13080" w:author="Russell Ott" w:date="2022-05-16T11:47:00Z">
              <w:r w:rsidR="003D26B5" w:rsidRPr="00D14360">
                <w:rPr>
                  <w:rFonts w:ascii="Courier New" w:eastAsia="Arial" w:hAnsi="Courier New" w:cs="Courier New"/>
                  <w:color w:val="000000"/>
                  <w:sz w:val="16"/>
                  <w:szCs w:val="16"/>
                  <w:highlight w:val="white"/>
                </w:rPr>
                <w:delText>)"</w:delText>
              </w:r>
            </w:del>
            <w:ins w:id="13081" w:author="Russell Ott" w:date="2022-05-16T11:47:00Z">
              <w:r w:rsidR="00E752AB" w:rsidRPr="00890A23">
                <w:rPr>
                  <w:rFonts w:ascii="Courier New" w:hAnsi="Courier New" w:cs="Courier New"/>
                  <w:color w:val="000000"/>
                  <w:sz w:val="16"/>
                  <w:szCs w:val="16"/>
                </w:rPr>
                <w:t>)</w:t>
              </w:r>
            </w:ins>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011136CE" w:rsidR="007D3708" w:rsidRDefault="00A37583" w:rsidP="002E634A">
      <w:pPr>
        <w:pStyle w:val="Heading4"/>
      </w:pPr>
      <w:del w:id="13082" w:author="Russell Ott" w:date="2022-05-16T11:47:00Z">
        <w:r w:rsidRPr="000E7C54">
          <w:delText xml:space="preserve">  </w:delText>
        </w:r>
      </w:del>
      <w:bookmarkStart w:id="13083" w:name="_7h8k3i2onwfx" w:colFirst="0" w:colLast="0"/>
      <w:bookmarkStart w:id="13084" w:name="_Toc11043654"/>
      <w:bookmarkEnd w:id="13083"/>
      <w:r w:rsidR="007D3708" w:rsidRPr="00C64922">
        <w:t>Smoking Status</w:t>
      </w:r>
      <w:bookmarkEnd w:id="13084"/>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3A3D50">
        <w:trPr>
          <w:trHeight w:val="576"/>
        </w:trPr>
        <w:tc>
          <w:tcPr>
            <w:tcW w:w="683" w:type="dxa"/>
            <w:tcBorders>
              <w:right w:val="nil"/>
            </w:tcBorders>
            <w:shd w:val="clear" w:color="auto" w:fill="C6D9F1"/>
          </w:tcPr>
          <w:p w14:paraId="52F15381" w14:textId="0C703BEE" w:rsidR="00CD3D7C" w:rsidRPr="00C64922" w:rsidRDefault="00634398" w:rsidP="001104A1">
            <w:pPr>
              <w:pStyle w:val="BodyText"/>
              <w:rPr>
                <w:noProof/>
              </w:rPr>
            </w:pPr>
            <w:del w:id="13085" w:author="Russell Ott" w:date="2022-05-16T11:47:00Z">
              <w:r>
                <w:rPr>
                  <w:noProof/>
                </w:rPr>
                <w:drawing>
                  <wp:anchor distT="0" distB="0" distL="114300" distR="114300" simplePos="0" relativeHeight="251936768" behindDoc="0" locked="0" layoutInCell="1" allowOverlap="1" wp14:anchorId="48B7CAB1" wp14:editId="4DE7B43D">
                    <wp:simplePos x="0" y="0"/>
                    <wp:positionH relativeFrom="column">
                      <wp:posOffset>51435</wp:posOffset>
                    </wp:positionH>
                    <wp:positionV relativeFrom="paragraph">
                      <wp:posOffset>19050</wp:posOffset>
                    </wp:positionV>
                    <wp:extent cx="323215" cy="323215"/>
                    <wp:effectExtent l="0" t="0" r="0" b="0"/>
                    <wp:wrapNone/>
                    <wp:docPr id="3110"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086" w:author="Russell Ott" w:date="2022-05-16T11:47:00Z">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F1D6717" w14:textId="77777777" w:rsidR="00CD3D7C" w:rsidRPr="007770C6" w:rsidRDefault="00CD3D7C" w:rsidP="001104A1">
            <w:pPr>
              <w:pStyle w:val="Default"/>
              <w:rPr>
                <w:sz w:val="20"/>
                <w:rPrChange w:id="13087" w:author="Russell Ott" w:date="2022-05-16T11:47:00Z">
                  <w:rPr/>
                </w:rPrChange>
              </w:rPr>
            </w:pPr>
            <w:r w:rsidRPr="007770C6">
              <w:rPr>
                <w:sz w:val="20"/>
                <w:rPrChange w:id="13088" w:author="Russell Ott" w:date="2022-05-16T11:47:00Z">
                  <w:rPr/>
                </w:rPrChange>
              </w:rPr>
              <w:t xml:space="preserve">C-CDA Content Creators SHALL NOT use the Smoking Status– Meaningful Use (V2) template to represent when the current smoking status started. </w:t>
            </w:r>
            <w:r w:rsidRPr="007770C6">
              <w:rPr>
                <w:b/>
                <w:sz w:val="20"/>
                <w:rPrChange w:id="13089" w:author="Russell Ott" w:date="2022-05-16T11:47:00Z">
                  <w:rPr>
                    <w:b/>
                  </w:rPr>
                </w:rPrChange>
              </w:rPr>
              <w:t>[</w:t>
            </w:r>
            <w:r w:rsidR="00A46C09" w:rsidRPr="007770C6">
              <w:rPr>
                <w:b/>
                <w:sz w:val="20"/>
                <w:rPrChange w:id="13090" w:author="Russell Ott" w:date="2022-05-16T11:47:00Z">
                  <w:rPr>
                    <w:b/>
                  </w:rPr>
                </w:rPrChange>
              </w:rPr>
              <w:t>BP-088</w:t>
            </w:r>
            <w:r w:rsidRPr="007770C6">
              <w:rPr>
                <w:b/>
                <w:sz w:val="20"/>
                <w:rPrChange w:id="13091" w:author="Russell Ott" w:date="2022-05-16T11:47:00Z">
                  <w:rPr>
                    <w:b/>
                  </w:rPr>
                </w:rPrChange>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Change w:id="13092">
          <w:tblGrid>
            <w:gridCol w:w="2613"/>
            <w:gridCol w:w="6742"/>
          </w:tblGrid>
        </w:tblGridChange>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b/>
                <w:color w:val="FFFFFF"/>
                <w:rPrChange w:id="13093" w:author="Russell Ott" w:date="2022-05-16T11:47:00Z">
                  <w:rPr>
                    <w:rFonts w:ascii="Calibri" w:hAnsi="Calibri"/>
                    <w:b/>
                    <w:color w:val="FFFFFF"/>
                  </w:rPr>
                </w:rPrChange>
              </w:rPr>
            </w:pPr>
            <w:r w:rsidRPr="00D14360">
              <w:rPr>
                <w:b/>
                <w:color w:val="FFFFFF"/>
                <w:rPrChange w:id="13094" w:author="Russell Ott" w:date="2022-05-16T11:47:00Z">
                  <w:rPr>
                    <w:rFonts w:ascii="Calibri" w:hAnsi="Calibri"/>
                    <w:b/>
                    <w:color w:val="FFFFFF"/>
                  </w:rPr>
                </w:rPrChange>
              </w:rPr>
              <w:t>Entry Template</w:t>
            </w:r>
          </w:p>
        </w:tc>
        <w:tc>
          <w:tcPr>
            <w:tcW w:w="6742" w:type="dxa"/>
            <w:shd w:val="clear" w:color="auto" w:fill="4F81BD"/>
          </w:tcPr>
          <w:p w14:paraId="3708C021" w14:textId="77777777" w:rsidR="00E42FA6" w:rsidRPr="00D14360" w:rsidRDefault="00E42FA6" w:rsidP="00E42FA6">
            <w:pPr>
              <w:rPr>
                <w:rFonts w:ascii="Times New Roman" w:eastAsia="Times New Roman" w:hAnsi="Times New Roman"/>
                <w:b/>
                <w:color w:val="FFFFFF"/>
                <w:sz w:val="24"/>
                <w:szCs w:val="24"/>
                <w:rPrChange w:id="13095" w:author="Russell Ott" w:date="2022-05-16T11:47:00Z">
                  <w:rPr>
                    <w:rFonts w:ascii="Calibri" w:hAnsi="Calibri"/>
                    <w:b/>
                    <w:color w:val="FFFFFF"/>
                  </w:rPr>
                </w:rPrChange>
              </w:rPr>
            </w:pPr>
            <w:r w:rsidRPr="00D14360">
              <w:rPr>
                <w:b/>
                <w:color w:val="FFFFFF"/>
                <w:rPrChange w:id="13096" w:author="Russell Ott" w:date="2022-05-16T11:47:00Z">
                  <w:rPr>
                    <w:rFonts w:ascii="Calibri" w:hAnsi="Calibri"/>
                    <w:b/>
                    <w:color w:val="FFFFFF"/>
                  </w:rPr>
                </w:rPrChange>
              </w:rPr>
              <w:t>Smoking Status – Meaningful Use (V2)</w:t>
            </w:r>
          </w:p>
          <w:p w14:paraId="65BF88D4" w14:textId="77777777" w:rsidR="00E42FA6" w:rsidRPr="00D14360" w:rsidRDefault="00E42FA6" w:rsidP="00E42FA6">
            <w:pPr>
              <w:rPr>
                <w:rFonts w:ascii="Times New Roman" w:eastAsia="Times New Roman" w:hAnsi="Times New Roman"/>
                <w:color w:val="FFFFFF"/>
                <w:sz w:val="24"/>
                <w:szCs w:val="24"/>
                <w:rPrChange w:id="13097" w:author="Russell Ott" w:date="2022-05-16T11:47:00Z">
                  <w:rPr>
                    <w:rFonts w:ascii="Calibri" w:hAnsi="Calibri"/>
                    <w:color w:val="FFFFFF"/>
                  </w:rPr>
                </w:rPrChange>
              </w:rPr>
            </w:pPr>
            <w:r w:rsidRPr="00D14360">
              <w:rPr>
                <w:color w:val="FFFFFF"/>
                <w:sz w:val="18"/>
                <w:rPrChange w:id="13098" w:author="Russell Ott" w:date="2022-05-16T11:47:00Z">
                  <w:rPr>
                    <w:rFonts w:ascii="Calibri" w:hAnsi="Calibri"/>
                    <w:color w:val="FFFFFF"/>
                    <w:sz w:val="18"/>
                  </w:rPr>
                </w:rPrChange>
              </w:rPr>
              <w:t xml:space="preserve">[observation: identifier </w:t>
            </w:r>
            <w:r w:rsidRPr="00D14360">
              <w:rPr>
                <w:color w:val="FFFFFF"/>
                <w:sz w:val="18"/>
                <w:rPrChange w:id="13099" w:author="Russell Ott" w:date="2022-05-16T11:47:00Z">
                  <w:rPr>
                    <w:rFonts w:ascii="Calibri" w:hAnsi="Calibri"/>
                    <w:color w:val="FFFFFF"/>
                    <w:sz w:val="18"/>
                  </w:rPr>
                </w:rPrChange>
              </w:rPr>
              <w:t>urn:hl7ii:2.16.840.1.113883.10.20.22.4.78:2014-06-09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b/>
                <w:rPrChange w:id="13100" w:author="Russell Ott" w:date="2022-05-16T11:47:00Z">
                  <w:rPr>
                    <w:rFonts w:ascii="Calibri" w:hAnsi="Calibri"/>
                    <w:b/>
                    <w:sz w:val="20"/>
                  </w:rPr>
                </w:rPrChange>
              </w:rPr>
            </w:pPr>
            <w:r w:rsidRPr="00D14360">
              <w:rPr>
                <w:b/>
                <w:rPrChange w:id="13101" w:author="Russell Ott" w:date="2022-05-16T11:47:00Z">
                  <w:rPr>
                    <w:rFonts w:ascii="Calibri" w:hAnsi="Calibri"/>
                    <w:b/>
                    <w:sz w:val="20"/>
                  </w:rPr>
                </w:rPrChange>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eastAsia="Times New Roman" w:hAnsi="Calibri Light"/>
                <w:sz w:val="24"/>
                <w:szCs w:val="24"/>
                <w:rPrChange w:id="13102" w:author="Russell Ott" w:date="2022-05-16T11:47:00Z">
                  <w:rPr>
                    <w:rFonts w:ascii="Calibri Light" w:hAnsi="Calibri Light"/>
                    <w:sz w:val="20"/>
                  </w:rPr>
                </w:rPrChange>
              </w:rPr>
            </w:pPr>
            <w:r w:rsidRPr="00D14360">
              <w:rPr>
                <w:rFonts w:ascii="Calibri Light" w:hAnsi="Calibri Light"/>
                <w:rPrChange w:id="13103" w:author="Russell Ott" w:date="2022-05-16T11:47:00Z">
                  <w:rPr>
                    <w:rFonts w:ascii="Calibri Light" w:hAnsi="Calibri Light"/>
                    <w:sz w:val="20"/>
                  </w:rPr>
                </w:rPrChange>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b/>
                <w:rPrChange w:id="13104" w:author="Russell Ott" w:date="2022-05-16T11:47:00Z">
                  <w:rPr>
                    <w:rFonts w:ascii="Calibri" w:hAnsi="Calibri"/>
                    <w:b/>
                    <w:sz w:val="20"/>
                  </w:rPr>
                </w:rPrChange>
              </w:rPr>
            </w:pPr>
            <w:r w:rsidRPr="00D14360">
              <w:rPr>
                <w:b/>
                <w:rPrChange w:id="13105" w:author="Russell Ott" w:date="2022-05-16T11:47:00Z">
                  <w:rPr>
                    <w:rFonts w:ascii="Calibri" w:hAnsi="Calibri"/>
                    <w:b/>
                    <w:sz w:val="20"/>
                  </w:rPr>
                </w:rPrChange>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F75DF2">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b/>
                <w:rPrChange w:id="13106" w:author="Russell Ott" w:date="2022-05-16T11:47:00Z">
                  <w:rPr>
                    <w:rFonts w:ascii="Calibri" w:hAnsi="Calibri"/>
                    <w:b/>
                    <w:sz w:val="20"/>
                  </w:rPr>
                </w:rPrChange>
              </w:rPr>
            </w:pPr>
            <w:r w:rsidRPr="00D14360">
              <w:rPr>
                <w:b/>
                <w:rPrChange w:id="13107" w:author="Russell Ott" w:date="2022-05-16T11:47:00Z">
                  <w:rPr>
                    <w:rFonts w:ascii="Calibri" w:hAnsi="Calibri"/>
                    <w:b/>
                    <w:sz w:val="20"/>
                  </w:rPr>
                </w:rPrChange>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eastAsia="Times New Roman" w:hAnsi="Calibri Light"/>
                <w:sz w:val="24"/>
                <w:szCs w:val="24"/>
                <w:rPrChange w:id="13108" w:author="Russell Ott" w:date="2022-05-16T11:47:00Z">
                  <w:rPr>
                    <w:rFonts w:ascii="Calibri Light" w:hAnsi="Calibri Light"/>
                    <w:sz w:val="20"/>
                  </w:rPr>
                </w:rPrChange>
              </w:rPr>
            </w:pPr>
            <w:r w:rsidRPr="00D14360">
              <w:rPr>
                <w:rFonts w:ascii="Calibri Light" w:hAnsi="Calibri Light"/>
                <w:rPrChange w:id="13109" w:author="Russell Ott" w:date="2022-05-16T11:47:00Z">
                  <w:rPr>
                    <w:rFonts w:ascii="Calibri Light" w:hAnsi="Calibri Light"/>
                    <w:sz w:val="20"/>
                  </w:rPr>
                </w:rPrChange>
              </w:rPr>
              <w:t xml:space="preserve">This is a </w:t>
            </w:r>
            <w:r w:rsidRPr="00D14360">
              <w:rPr>
                <w:rFonts w:ascii="Calibri Light" w:hAnsi="Calibri Light"/>
                <w:rPrChange w:id="13110" w:author="Russell Ott" w:date="2022-05-16T11:47:00Z">
                  <w:rPr>
                    <w:rFonts w:ascii="Calibri Light" w:hAnsi="Calibri Light"/>
                    <w:sz w:val="20"/>
                  </w:rPr>
                </w:rPrChange>
              </w:rPr>
              <w:t>discrete observation that has been made in order for it to be documented. Therefore, it always has a statusCode of “completed</w:t>
            </w:r>
            <w:r w:rsidR="002E35FE" w:rsidRPr="00D14360">
              <w:rPr>
                <w:rFonts w:ascii="Calibri Light" w:hAnsi="Calibri Light"/>
                <w:rPrChange w:id="13111" w:author="Russell Ott" w:date="2022-05-16T11:47:00Z">
                  <w:rPr>
                    <w:rFonts w:ascii="Calibri Light" w:hAnsi="Calibri Light"/>
                    <w:sz w:val="20"/>
                  </w:rPr>
                </w:rPrChange>
              </w:rPr>
              <w:t>.</w:t>
            </w:r>
            <w:r w:rsidRPr="00D14360">
              <w:rPr>
                <w:rFonts w:ascii="Calibri Light" w:hAnsi="Calibri Light"/>
                <w:rPrChange w:id="13112" w:author="Russell Ott" w:date="2022-05-16T11:47:00Z">
                  <w:rPr>
                    <w:rFonts w:ascii="Calibri Light" w:hAnsi="Calibri Light"/>
                    <w:sz w:val="20"/>
                  </w:rPr>
                </w:rPrChange>
              </w:rPr>
              <w:t>”</w:t>
            </w:r>
          </w:p>
          <w:p w14:paraId="2D7B5CB5" w14:textId="77777777" w:rsidR="00E42FA6" w:rsidRPr="00D14360" w:rsidRDefault="00E42FA6" w:rsidP="00E42FA6">
            <w:pPr>
              <w:rPr>
                <w:rFonts w:ascii="Calibri Light" w:eastAsia="Times New Roman" w:hAnsi="Calibri Light"/>
                <w:sz w:val="24"/>
                <w:szCs w:val="24"/>
                <w:rPrChange w:id="13113" w:author="Russell Ott" w:date="2022-05-16T11:47:00Z">
                  <w:rPr>
                    <w:rFonts w:ascii="Calibri Light" w:hAnsi="Calibri Light"/>
                    <w:sz w:val="20"/>
                  </w:rPr>
                </w:rPrChange>
              </w:rPr>
            </w:pPr>
            <w:r w:rsidRPr="00D14360">
              <w:rPr>
                <w:rFonts w:ascii="Calibri Light" w:hAnsi="Calibri Light"/>
                <w:rPrChange w:id="13114" w:author="Russell Ott" w:date="2022-05-16T11:47:00Z">
                  <w:rPr>
                    <w:rFonts w:ascii="Calibri Light" w:hAnsi="Calibri Light"/>
                    <w:sz w:val="20"/>
                  </w:rPr>
                </w:rPrChange>
              </w:rPr>
              <w:t xml:space="preserve">This template represents a "snapshot in time" observation. It reflects the patient's smoking status at the time the </w:t>
            </w:r>
            <w:r w:rsidRPr="00D14360">
              <w:rPr>
                <w:rFonts w:ascii="Calibri Light" w:hAnsi="Calibri Light"/>
                <w:rPrChange w:id="13115" w:author="Russell Ott" w:date="2022-05-16T11:47:00Z">
                  <w:rPr>
                    <w:rFonts w:ascii="Calibri Light" w:hAnsi="Calibri Light"/>
                    <w:sz w:val="20"/>
                  </w:rPr>
                </w:rPrChange>
              </w:rPr>
              <w:t>observation is made. As a result, the effectiveTime is constrained to a time stamp that approximately corresponds with the author/time.</w:t>
            </w:r>
          </w:p>
        </w:tc>
      </w:tr>
      <w:tr w:rsidR="002954CE" w:rsidRPr="00C64922" w14:paraId="3E407003"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116"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trHeight w:val="359"/>
          <w:trPrChange w:id="13117" w:author="Russell Ott" w:date="2022-05-16T11:47:00Z">
            <w:trPr>
              <w:trHeight w:val="359"/>
            </w:trPr>
          </w:trPrChange>
        </w:trPr>
        <w:tc>
          <w:tcPr>
            <w:tcW w:w="2613" w:type="dxa"/>
            <w:tcBorders>
              <w:top w:val="single" w:sz="4" w:space="0" w:color="4F81BD"/>
              <w:bottom w:val="single" w:sz="4" w:space="0" w:color="4472C4" w:themeColor="accent1"/>
              <w:right w:val="nil"/>
            </w:tcBorders>
            <w:shd w:val="clear" w:color="auto" w:fill="FFFFFF"/>
            <w:tcPrChange w:id="13118" w:author="Russell Ott" w:date="2022-05-16T11:47:00Z">
              <w:tcPr>
                <w:tcW w:w="2613" w:type="dxa"/>
                <w:tcBorders>
                  <w:right w:val="nil"/>
                </w:tcBorders>
                <w:shd w:val="clear" w:color="auto" w:fill="FFFFFF"/>
              </w:tcPr>
            </w:tcPrChange>
          </w:tcPr>
          <w:p w14:paraId="53FECE8C" w14:textId="77777777" w:rsidR="00E42FA6" w:rsidRPr="00D14360" w:rsidRDefault="00E42FA6" w:rsidP="00E42FA6">
            <w:pPr>
              <w:rPr>
                <w:b/>
                <w:rPrChange w:id="13119" w:author="Russell Ott" w:date="2022-05-16T11:47:00Z">
                  <w:rPr>
                    <w:rFonts w:ascii="Calibri" w:hAnsi="Calibri"/>
                    <w:b/>
                    <w:sz w:val="20"/>
                  </w:rPr>
                </w:rPrChange>
              </w:rPr>
            </w:pPr>
            <w:r w:rsidRPr="00D14360">
              <w:rPr>
                <w:b/>
                <w:rPrChange w:id="13120" w:author="Russell Ott" w:date="2022-05-16T11:47:00Z">
                  <w:rPr>
                    <w:rFonts w:ascii="Calibri" w:hAnsi="Calibri"/>
                    <w:b/>
                    <w:sz w:val="20"/>
                  </w:rPr>
                </w:rPrChange>
              </w:rPr>
              <w:t>Negation</w:t>
            </w:r>
          </w:p>
        </w:tc>
        <w:tc>
          <w:tcPr>
            <w:tcW w:w="6742" w:type="dxa"/>
            <w:tcBorders>
              <w:top w:val="single" w:sz="4" w:space="0" w:color="4F81BD"/>
              <w:bottom w:val="single" w:sz="4" w:space="0" w:color="4472C4" w:themeColor="accent1"/>
            </w:tcBorders>
            <w:shd w:val="clear" w:color="auto" w:fill="auto"/>
            <w:tcPrChange w:id="13121" w:author="Russell Ott" w:date="2022-05-16T11:47:00Z">
              <w:tcPr>
                <w:tcW w:w="6742" w:type="dxa"/>
                <w:shd w:val="clear" w:color="auto" w:fill="auto"/>
              </w:tcPr>
            </w:tcPrChange>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212529"/>
                <w:sz w:val="24"/>
                <w:szCs w:val="24"/>
                <w:rPrChange w:id="13122" w:author="Russell Ott" w:date="2022-05-16T11:47:00Z">
                  <w:rPr>
                    <w:rFonts w:ascii="Calibri Light" w:hAnsi="Calibri Light"/>
                    <w:color w:val="212529"/>
                    <w:sz w:val="20"/>
                  </w:rPr>
                </w:rPrChange>
              </w:rPr>
            </w:pPr>
            <w:r w:rsidRPr="00D14360">
              <w:rPr>
                <w:rFonts w:ascii="Calibri Light" w:hAnsi="Calibri Light"/>
                <w:rPrChange w:id="13123" w:author="Russell Ott" w:date="2022-05-16T11:47:00Z">
                  <w:rPr>
                    <w:rFonts w:ascii="Calibri Light" w:hAnsi="Calibri Light"/>
                    <w:sz w:val="20"/>
                  </w:rPr>
                </w:rPrChange>
              </w:rPr>
              <w:t>Not explicitly specified.</w:t>
            </w:r>
          </w:p>
        </w:tc>
      </w:tr>
      <w:tr w:rsidR="002954CE" w:rsidRPr="00C64922" w14:paraId="441CD3BF" w14:textId="77777777" w:rsidTr="003A3D50">
        <w:trPr>
          <w:del w:id="13124" w:author="Russell Ott" w:date="2022-05-16T11:47:00Z"/>
        </w:trPr>
        <w:tc>
          <w:tcPr>
            <w:tcW w:w="2613" w:type="dxa"/>
            <w:tcBorders>
              <w:top w:val="single" w:sz="4" w:space="0" w:color="4F81BD"/>
              <w:bottom w:val="single" w:sz="4" w:space="0" w:color="4F81BD"/>
              <w:right w:val="nil"/>
            </w:tcBorders>
            <w:shd w:val="clear" w:color="auto" w:fill="FFFFFF"/>
          </w:tcPr>
          <w:p w14:paraId="4CFA78B4" w14:textId="77777777" w:rsidR="00E42FA6" w:rsidRPr="00D14360" w:rsidRDefault="00E42FA6" w:rsidP="00E42FA6">
            <w:pPr>
              <w:rPr>
                <w:del w:id="13125" w:author="Russell Ott" w:date="2022-05-16T11:47:00Z"/>
                <w:rFonts w:cs="Calibri"/>
                <w:b/>
                <w:bCs/>
              </w:rPr>
            </w:pPr>
            <w:del w:id="13126" w:author="Russell Ott" w:date="2022-05-16T11:47:00Z">
              <w:r w:rsidRPr="00D14360">
                <w:rPr>
                  <w:rFonts w:cs="Calibri"/>
                  <w:b/>
                  <w:bCs/>
                </w:rPr>
                <w:delText>Idioms Supported</w:delText>
              </w:r>
            </w:del>
          </w:p>
        </w:tc>
        <w:tc>
          <w:tcPr>
            <w:tcW w:w="6742" w:type="dxa"/>
            <w:tcBorders>
              <w:top w:val="single" w:sz="4" w:space="0" w:color="4F81BD"/>
              <w:bottom w:val="single" w:sz="4" w:space="0" w:color="4F81BD"/>
            </w:tcBorders>
            <w:shd w:val="clear" w:color="auto" w:fill="auto"/>
          </w:tcPr>
          <w:p w14:paraId="3FF5647D" w14:textId="77777777" w:rsidR="00E42FA6" w:rsidRPr="00D14360" w:rsidRDefault="00E42FA6" w:rsidP="00E42FA6">
            <w:pPr>
              <w:rPr>
                <w:del w:id="13127" w:author="Russell Ott" w:date="2022-05-16T11:47:00Z"/>
                <w:rFonts w:ascii="Calibri Light" w:hAnsi="Calibri Light" w:cs="Calibri Light"/>
                <w:szCs w:val="18"/>
              </w:rPr>
            </w:pPr>
            <w:del w:id="13128" w:author="Russell Ott" w:date="2022-05-16T11:47:00Z">
              <w:r w:rsidRPr="00D14360">
                <w:rPr>
                  <w:rFonts w:ascii="Calibri Light" w:hAnsi="Calibri Light" w:cs="Calibri Light"/>
                  <w:szCs w:val="18"/>
                </w:rPr>
                <w:delText>None.</w:delText>
              </w:r>
            </w:del>
          </w:p>
        </w:tc>
      </w:tr>
      <w:tr w:rsidR="002954CE" w:rsidRPr="00C64922" w14:paraId="0B839A98"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129"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c>
          <w:tcPr>
            <w:tcW w:w="2613" w:type="dxa"/>
            <w:tcBorders>
              <w:top w:val="single" w:sz="4" w:space="0" w:color="4472C4" w:themeColor="accent1"/>
              <w:bottom w:val="single" w:sz="4" w:space="0" w:color="4472C4"/>
              <w:right w:val="nil"/>
            </w:tcBorders>
            <w:shd w:val="clear" w:color="auto" w:fill="FFFFFF"/>
            <w:tcPrChange w:id="13130" w:author="Russell Ott" w:date="2022-05-16T11:47:00Z">
              <w:tcPr>
                <w:tcW w:w="2613" w:type="dxa"/>
                <w:tcBorders>
                  <w:bottom w:val="single" w:sz="4" w:space="0" w:color="4472C4"/>
                  <w:right w:val="nil"/>
                </w:tcBorders>
                <w:shd w:val="clear" w:color="auto" w:fill="FFFFFF"/>
              </w:tcPr>
            </w:tcPrChange>
          </w:tcPr>
          <w:p w14:paraId="43A33FDD" w14:textId="77777777" w:rsidR="00E42FA6" w:rsidRPr="00D14360" w:rsidRDefault="00E42FA6" w:rsidP="00E42FA6">
            <w:pPr>
              <w:rPr>
                <w:b/>
                <w:rPrChange w:id="13131" w:author="Russell Ott" w:date="2022-05-16T11:47:00Z">
                  <w:rPr>
                    <w:rFonts w:ascii="Calibri" w:hAnsi="Calibri"/>
                    <w:b/>
                    <w:sz w:val="20"/>
                  </w:rPr>
                </w:rPrChange>
              </w:rPr>
            </w:pPr>
            <w:r w:rsidRPr="00D14360">
              <w:rPr>
                <w:b/>
                <w:rPrChange w:id="13132" w:author="Russell Ott" w:date="2022-05-16T11:47:00Z">
                  <w:rPr>
                    <w:rFonts w:ascii="Calibri" w:hAnsi="Calibri"/>
                    <w:b/>
                    <w:sz w:val="20"/>
                  </w:rPr>
                </w:rPrChange>
              </w:rPr>
              <w:t>Other Considerations</w:t>
            </w:r>
          </w:p>
        </w:tc>
        <w:tc>
          <w:tcPr>
            <w:tcW w:w="6742" w:type="dxa"/>
            <w:tcBorders>
              <w:top w:val="single" w:sz="4" w:space="0" w:color="4472C4" w:themeColor="accent1"/>
              <w:bottom w:val="single" w:sz="4" w:space="0" w:color="4472C4"/>
            </w:tcBorders>
            <w:shd w:val="clear" w:color="auto" w:fill="auto"/>
            <w:tcPrChange w:id="13133" w:author="Russell Ott" w:date="2022-05-16T11:47:00Z">
              <w:tcPr>
                <w:tcW w:w="6742" w:type="dxa"/>
                <w:tcBorders>
                  <w:bottom w:val="single" w:sz="4" w:space="0" w:color="4472C4"/>
                </w:tcBorders>
                <w:shd w:val="clear" w:color="auto" w:fill="auto"/>
              </w:tcPr>
            </w:tcPrChange>
          </w:tcPr>
          <w:p w14:paraId="68D5C758" w14:textId="77777777" w:rsidR="00E42FA6" w:rsidRPr="00D14360" w:rsidRDefault="000F4F3F" w:rsidP="00E42FA6">
            <w:pPr>
              <w:rPr>
                <w:rFonts w:ascii="Calibri Light" w:eastAsia="Times New Roman" w:hAnsi="Calibri Light"/>
                <w:sz w:val="24"/>
                <w:szCs w:val="24"/>
                <w:rPrChange w:id="13134" w:author="Russell Ott" w:date="2022-05-16T11:47:00Z">
                  <w:rPr>
                    <w:rFonts w:ascii="Calibri Light" w:hAnsi="Calibri Light"/>
                    <w:sz w:val="20"/>
                  </w:rPr>
                </w:rPrChange>
              </w:rPr>
            </w:pPr>
            <w:r>
              <w:rPr>
                <w:rFonts w:ascii="Calibri Light" w:hAnsi="Calibri Light"/>
                <w:rPrChange w:id="13135" w:author="Russell Ott" w:date="2022-05-16T11:47:00Z">
                  <w:rPr>
                    <w:rFonts w:ascii="Calibri Light" w:hAnsi="Calibri Light"/>
                    <w:sz w:val="20"/>
                  </w:rPr>
                </w:rPrChange>
              </w:rPr>
              <w:t>The 2019 ISA removes</w:t>
            </w:r>
            <w:r w:rsidR="00E42FA6" w:rsidRPr="00D14360">
              <w:rPr>
                <w:rFonts w:ascii="Calibri Light" w:hAnsi="Calibri Light"/>
                <w:rPrChange w:id="13136" w:author="Russell Ott" w:date="2022-05-16T11:47:00Z">
                  <w:rPr>
                    <w:rFonts w:ascii="Calibri Light" w:hAnsi="Calibri Light"/>
                    <w:sz w:val="20"/>
                  </w:rPr>
                </w:rPrChange>
              </w:rPr>
              <w:t xml:space="preserve"> the value set requirements expected for this data elements</w:t>
            </w:r>
            <w:r w:rsidR="009B30E1" w:rsidRPr="00D14360">
              <w:rPr>
                <w:rFonts w:ascii="Calibri Light" w:hAnsi="Calibri Light"/>
                <w:rPrChange w:id="13137" w:author="Russell Ott" w:date="2022-05-16T11:47:00Z">
                  <w:rPr>
                    <w:rFonts w:ascii="Calibri Light" w:hAnsi="Calibri Light"/>
                    <w:sz w:val="20"/>
                  </w:rPr>
                </w:rPrChange>
              </w:rPr>
              <w:t>.</w:t>
            </w:r>
            <w:r w:rsidR="00E42FA6" w:rsidRPr="00D14360">
              <w:rPr>
                <w:rStyle w:val="FootnoteReference"/>
                <w:rFonts w:ascii="Calibri Light" w:hAnsi="Calibri Light"/>
                <w:rPrChange w:id="13138" w:author="Russell Ott" w:date="2022-05-16T11:47:00Z">
                  <w:rPr>
                    <w:rStyle w:val="FootnoteReference"/>
                    <w:rFonts w:ascii="Calibri Light" w:hAnsi="Calibri Light"/>
                    <w:sz w:val="20"/>
                  </w:rPr>
                </w:rPrChange>
              </w:rPr>
              <w:footnoteReference w:id="149"/>
            </w:r>
            <w:r w:rsidR="00E42FA6" w:rsidRPr="00D14360">
              <w:rPr>
                <w:rFonts w:ascii="Calibri Light" w:hAnsi="Calibri Light"/>
                <w:rPrChange w:id="13139" w:author="Russell Ott" w:date="2022-05-16T11:47:00Z">
                  <w:rPr>
                    <w:rFonts w:ascii="Calibri Light" w:hAnsi="Calibri Light"/>
                    <w:sz w:val="20"/>
                  </w:rPr>
                </w:rPrChange>
              </w:rPr>
              <w:t xml:space="preserve">  Presently this template requires </w:t>
            </w:r>
            <w:r>
              <w:rPr>
                <w:rFonts w:ascii="Calibri Light" w:hAnsi="Calibri Light"/>
                <w:rPrChange w:id="13140" w:author="Russell Ott" w:date="2022-05-16T11:47:00Z">
                  <w:rPr>
                    <w:rFonts w:ascii="Calibri Light" w:hAnsi="Calibri Light"/>
                    <w:sz w:val="20"/>
                  </w:rPr>
                </w:rPrChange>
              </w:rPr>
              <w:t xml:space="preserve">use of </w:t>
            </w:r>
            <w:r w:rsidR="00E42FA6" w:rsidRPr="00D14360">
              <w:rPr>
                <w:rFonts w:ascii="Calibri Light" w:hAnsi="Calibri Light"/>
                <w:rPrChange w:id="13141" w:author="Russell Ott" w:date="2022-05-16T11:47:00Z">
                  <w:rPr>
                    <w:rFonts w:ascii="Calibri Light" w:hAnsi="Calibri Light"/>
                    <w:sz w:val="20"/>
                  </w:rPr>
                </w:rPrChange>
              </w:rPr>
              <w:t xml:space="preserve">the </w:t>
            </w:r>
            <w:r>
              <w:rPr>
                <w:rFonts w:ascii="Calibri Light" w:hAnsi="Calibri Light"/>
                <w:rPrChange w:id="13142" w:author="Russell Ott" w:date="2022-05-16T11:47:00Z">
                  <w:rPr>
                    <w:rFonts w:ascii="Calibri Light" w:hAnsi="Calibri Light"/>
                    <w:sz w:val="20"/>
                  </w:rPr>
                </w:rPrChange>
              </w:rPr>
              <w:t xml:space="preserve">following range </w:t>
            </w:r>
            <w:r w:rsidR="00E42FA6" w:rsidRPr="00D14360">
              <w:rPr>
                <w:rFonts w:ascii="Calibri Light" w:hAnsi="Calibri Light"/>
                <w:rPrChange w:id="13143" w:author="Russell Ott" w:date="2022-05-16T11:47:00Z">
                  <w:rPr>
                    <w:rFonts w:ascii="Calibri Light" w:hAnsi="Calibri Light"/>
                    <w:sz w:val="20"/>
                  </w:rPr>
                </w:rPrChange>
              </w:rPr>
              <w:t>of possible answers:</w:t>
            </w:r>
          </w:p>
          <w:p w14:paraId="6C4D59E7" w14:textId="77777777" w:rsidR="00E42FA6" w:rsidRPr="00D14360" w:rsidRDefault="00E42FA6" w:rsidP="0054522C">
            <w:pPr>
              <w:pStyle w:val="ListParagraph"/>
              <w:numPr>
                <w:ilvl w:val="0"/>
                <w:numId w:val="14"/>
              </w:numPr>
              <w:rPr>
                <w:rFonts w:ascii="Calibri Light" w:hAnsi="Calibri Light"/>
                <w:rPrChange w:id="13144" w:author="Russell Ott" w:date="2022-05-16T11:47:00Z">
                  <w:rPr>
                    <w:rFonts w:ascii="Calibri Light" w:hAnsi="Calibri Light"/>
                  </w:rPr>
                </w:rPrChange>
              </w:rPr>
            </w:pPr>
            <w:r w:rsidRPr="00D14360">
              <w:rPr>
                <w:rFonts w:ascii="Calibri Light" w:hAnsi="Calibri Light"/>
                <w:rPrChange w:id="13145" w:author="Russell Ott" w:date="2022-05-16T11:47:00Z">
                  <w:rPr>
                    <w:rFonts w:ascii="Calibri Light" w:hAnsi="Calibri Light"/>
                  </w:rPr>
                </w:rPrChange>
              </w:rPr>
              <w:t>Never smoked tobacco</w:t>
            </w:r>
          </w:p>
          <w:p w14:paraId="6E7ED213" w14:textId="77777777" w:rsidR="00E42FA6" w:rsidRPr="00D14360" w:rsidRDefault="00E42FA6" w:rsidP="0054522C">
            <w:pPr>
              <w:pStyle w:val="ListParagraph"/>
              <w:numPr>
                <w:ilvl w:val="0"/>
                <w:numId w:val="14"/>
              </w:numPr>
              <w:rPr>
                <w:rFonts w:ascii="Calibri Light" w:hAnsi="Calibri Light"/>
                <w:rPrChange w:id="13146" w:author="Russell Ott" w:date="2022-05-16T11:47:00Z">
                  <w:rPr>
                    <w:rFonts w:ascii="Calibri Light" w:hAnsi="Calibri Light"/>
                  </w:rPr>
                </w:rPrChange>
              </w:rPr>
            </w:pPr>
            <w:r w:rsidRPr="00D14360">
              <w:rPr>
                <w:rFonts w:ascii="Calibri Light" w:hAnsi="Calibri Light"/>
                <w:rPrChange w:id="13147" w:author="Russell Ott" w:date="2022-05-16T11:47:00Z">
                  <w:rPr>
                    <w:rFonts w:ascii="Calibri Light" w:hAnsi="Calibri Light"/>
                  </w:rPr>
                </w:rPrChange>
              </w:rPr>
              <w:t>Occasional tobacco smoker</w:t>
            </w:r>
          </w:p>
          <w:p w14:paraId="124E171F" w14:textId="77777777" w:rsidR="00E42FA6" w:rsidRPr="00D14360" w:rsidRDefault="00E42FA6" w:rsidP="0054522C">
            <w:pPr>
              <w:pStyle w:val="ListParagraph"/>
              <w:numPr>
                <w:ilvl w:val="0"/>
                <w:numId w:val="14"/>
              </w:numPr>
              <w:rPr>
                <w:rFonts w:ascii="Calibri Light" w:hAnsi="Calibri Light"/>
                <w:rPrChange w:id="13148" w:author="Russell Ott" w:date="2022-05-16T11:47:00Z">
                  <w:rPr>
                    <w:rFonts w:ascii="Calibri Light" w:hAnsi="Calibri Light"/>
                  </w:rPr>
                </w:rPrChange>
              </w:rPr>
            </w:pPr>
            <w:r w:rsidRPr="00D14360">
              <w:rPr>
                <w:rFonts w:ascii="Calibri Light" w:hAnsi="Calibri Light"/>
                <w:rPrChange w:id="13149" w:author="Russell Ott" w:date="2022-05-16T11:47:00Z">
                  <w:rPr>
                    <w:rFonts w:ascii="Calibri Light" w:hAnsi="Calibri Light"/>
                  </w:rPr>
                </w:rPrChange>
              </w:rPr>
              <w:t>Ex-smoker</w:t>
            </w:r>
          </w:p>
          <w:p w14:paraId="58D9A93F" w14:textId="77777777" w:rsidR="00E42FA6" w:rsidRPr="00D14360" w:rsidRDefault="00E42FA6" w:rsidP="0054522C">
            <w:pPr>
              <w:pStyle w:val="ListParagraph"/>
              <w:numPr>
                <w:ilvl w:val="0"/>
                <w:numId w:val="14"/>
              </w:numPr>
              <w:rPr>
                <w:rFonts w:ascii="Calibri Light" w:hAnsi="Calibri Light"/>
                <w:rPrChange w:id="13150" w:author="Russell Ott" w:date="2022-05-16T11:47:00Z">
                  <w:rPr>
                    <w:rFonts w:ascii="Calibri Light" w:hAnsi="Calibri Light"/>
                  </w:rPr>
                </w:rPrChange>
              </w:rPr>
            </w:pPr>
            <w:r w:rsidRPr="00D14360">
              <w:rPr>
                <w:rFonts w:ascii="Calibri Light" w:hAnsi="Calibri Light"/>
                <w:rPrChange w:id="13151" w:author="Russell Ott" w:date="2022-05-16T11:47:00Z">
                  <w:rPr>
                    <w:rFonts w:ascii="Calibri Light" w:hAnsi="Calibri Light"/>
                  </w:rPr>
                </w:rPrChange>
              </w:rPr>
              <w:t>Heavy tobacco smoker</w:t>
            </w:r>
          </w:p>
          <w:p w14:paraId="313EBD70" w14:textId="77777777" w:rsidR="00E42FA6" w:rsidRPr="00D14360" w:rsidRDefault="00E42FA6" w:rsidP="0054522C">
            <w:pPr>
              <w:pStyle w:val="ListParagraph"/>
              <w:numPr>
                <w:ilvl w:val="0"/>
                <w:numId w:val="14"/>
              </w:numPr>
              <w:rPr>
                <w:rFonts w:ascii="Calibri Light" w:hAnsi="Calibri Light"/>
                <w:rPrChange w:id="13152" w:author="Russell Ott" w:date="2022-05-16T11:47:00Z">
                  <w:rPr>
                    <w:rFonts w:ascii="Calibri Light" w:hAnsi="Calibri Light"/>
                  </w:rPr>
                </w:rPrChange>
              </w:rPr>
            </w:pPr>
            <w:r w:rsidRPr="00D14360">
              <w:rPr>
                <w:rFonts w:ascii="Calibri Light" w:hAnsi="Calibri Light"/>
                <w:rPrChange w:id="13153" w:author="Russell Ott" w:date="2022-05-16T11:47:00Z">
                  <w:rPr>
                    <w:rFonts w:ascii="Calibri Light" w:hAnsi="Calibri Light"/>
                  </w:rPr>
                </w:rPrChange>
              </w:rPr>
              <w:t>Smokes tobacco daily</w:t>
            </w:r>
          </w:p>
          <w:p w14:paraId="4EF64C93" w14:textId="77777777" w:rsidR="00E42FA6" w:rsidRPr="00D14360" w:rsidRDefault="00E42FA6" w:rsidP="0054522C">
            <w:pPr>
              <w:pStyle w:val="ListParagraph"/>
              <w:numPr>
                <w:ilvl w:val="0"/>
                <w:numId w:val="14"/>
              </w:numPr>
              <w:rPr>
                <w:rFonts w:ascii="Calibri Light" w:hAnsi="Calibri Light"/>
                <w:rPrChange w:id="13154" w:author="Russell Ott" w:date="2022-05-16T11:47:00Z">
                  <w:rPr>
                    <w:rFonts w:ascii="Calibri Light" w:hAnsi="Calibri Light"/>
                  </w:rPr>
                </w:rPrChange>
              </w:rPr>
            </w:pPr>
            <w:r w:rsidRPr="00D14360">
              <w:rPr>
                <w:rFonts w:ascii="Calibri Light" w:hAnsi="Calibri Light"/>
                <w:rPrChange w:id="13155" w:author="Russell Ott" w:date="2022-05-16T11:47:00Z">
                  <w:rPr>
                    <w:rFonts w:ascii="Calibri Light" w:hAnsi="Calibri Light"/>
                  </w:rPr>
                </w:rPrChange>
              </w:rPr>
              <w:t>Smoker</w:t>
            </w:r>
          </w:p>
          <w:p w14:paraId="59E489E7" w14:textId="77777777" w:rsidR="00E42FA6" w:rsidRPr="00D14360" w:rsidRDefault="00E42FA6" w:rsidP="0054522C">
            <w:pPr>
              <w:pStyle w:val="ListParagraph"/>
              <w:numPr>
                <w:ilvl w:val="0"/>
                <w:numId w:val="14"/>
              </w:numPr>
              <w:rPr>
                <w:rFonts w:ascii="Calibri Light" w:hAnsi="Calibri Light"/>
                <w:rPrChange w:id="13156" w:author="Russell Ott" w:date="2022-05-16T11:47:00Z">
                  <w:rPr>
                    <w:rFonts w:ascii="Calibri Light" w:hAnsi="Calibri Light"/>
                  </w:rPr>
                </w:rPrChange>
              </w:rPr>
            </w:pPr>
            <w:r w:rsidRPr="00D14360">
              <w:rPr>
                <w:rFonts w:ascii="Calibri Light" w:hAnsi="Calibri Light"/>
                <w:rPrChange w:id="13157" w:author="Russell Ott" w:date="2022-05-16T11:47:00Z">
                  <w:rPr>
                    <w:rFonts w:ascii="Calibri Light" w:hAnsi="Calibri Light"/>
                  </w:rPr>
                </w:rPrChange>
              </w:rPr>
              <w:t>Light tobacco smoker</w:t>
            </w:r>
          </w:p>
          <w:p w14:paraId="2F8B4F57" w14:textId="77777777" w:rsidR="00E42FA6" w:rsidRPr="00D14360" w:rsidRDefault="00E42FA6" w:rsidP="0054522C">
            <w:pPr>
              <w:pStyle w:val="ListParagraph"/>
              <w:numPr>
                <w:ilvl w:val="0"/>
                <w:numId w:val="14"/>
              </w:numPr>
              <w:rPr>
                <w:rFonts w:ascii="Calibri Light" w:hAnsi="Calibri Light"/>
                <w:rPrChange w:id="13158" w:author="Russell Ott" w:date="2022-05-16T11:47:00Z">
                  <w:rPr>
                    <w:rFonts w:ascii="Calibri Light" w:hAnsi="Calibri Light"/>
                  </w:rPr>
                </w:rPrChange>
              </w:rPr>
            </w:pPr>
            <w:r w:rsidRPr="00D14360">
              <w:rPr>
                <w:rFonts w:ascii="Calibri Light" w:hAnsi="Calibri Light"/>
                <w:rPrChange w:id="13159" w:author="Russell Ott" w:date="2022-05-16T11:47:00Z">
                  <w:rPr>
                    <w:rFonts w:ascii="Calibri Light" w:hAnsi="Calibri Light"/>
                  </w:rPr>
                </w:rPrChange>
              </w:rPr>
              <w:t>Tobacco smoking consumption unknown</w:t>
            </w:r>
          </w:p>
          <w:p w14:paraId="0E6F9014" w14:textId="77777777" w:rsidR="000F4F3F" w:rsidRDefault="000F4F3F" w:rsidP="00D14360">
            <w:pPr>
              <w:keepNext/>
              <w:rPr>
                <w:rFonts w:ascii="Calibri Light" w:eastAsia="Calibri" w:hAnsi="Calibri Light"/>
                <w:sz w:val="24"/>
                <w:szCs w:val="24"/>
                <w:rPrChange w:id="13160" w:author="Russell Ott" w:date="2022-05-16T11:47:00Z">
                  <w:rPr>
                    <w:rFonts w:ascii="Calibri Light" w:eastAsia="Calibri" w:hAnsi="Calibri Light"/>
                    <w:sz w:val="20"/>
                  </w:rPr>
                </w:rPrChange>
              </w:rPr>
            </w:pPr>
            <w:r>
              <w:rPr>
                <w:rFonts w:ascii="Calibri Light" w:hAnsi="Calibri Light"/>
                <w:rPrChange w:id="13161" w:author="Russell Ott" w:date="2022-05-16T11:47:00Z">
                  <w:rPr>
                    <w:rFonts w:ascii="Calibri Light" w:eastAsia="Calibri" w:hAnsi="Calibri Light"/>
                    <w:sz w:val="20"/>
                  </w:rPr>
                </w:rPrChange>
              </w:rPr>
              <w:t xml:space="preserve">Best practice implementation guidance allows alternate answers to be used. </w:t>
            </w:r>
          </w:p>
          <w:p w14:paraId="68F71014" w14:textId="77777777" w:rsidR="000F4F3F" w:rsidRDefault="000F4F3F" w:rsidP="00D14360">
            <w:pPr>
              <w:keepNext/>
              <w:rPr>
                <w:rFonts w:ascii="Calibri Light" w:hAnsi="Calibri Light"/>
                <w:rPrChange w:id="13162" w:author="Russell Ott" w:date="2022-05-16T11:47:00Z">
                  <w:rPr>
                    <w:rFonts w:ascii="Calibri Light" w:eastAsia="Calibri" w:hAnsi="Calibri Light"/>
                    <w:sz w:val="20"/>
                  </w:rPr>
                </w:rPrChange>
              </w:rPr>
            </w:pPr>
          </w:p>
          <w:p w14:paraId="6930ADAC" w14:textId="77777777" w:rsidR="00E42FA6" w:rsidRPr="00D14360" w:rsidRDefault="00E42FA6" w:rsidP="00D14360">
            <w:pPr>
              <w:keepNext/>
              <w:rPr>
                <w:rFonts w:ascii="Calibri Light" w:eastAsia="Times New Roman" w:hAnsi="Calibri Light"/>
                <w:sz w:val="24"/>
                <w:szCs w:val="24"/>
                <w:rPrChange w:id="13163" w:author="Russell Ott" w:date="2022-05-16T11:47:00Z">
                  <w:rPr>
                    <w:rFonts w:ascii="Calibri Light" w:hAnsi="Calibri Light"/>
                    <w:sz w:val="20"/>
                  </w:rPr>
                </w:rPrChange>
              </w:rPr>
            </w:pPr>
            <w:r w:rsidRPr="00D14360">
              <w:rPr>
                <w:rFonts w:ascii="Calibri Light" w:hAnsi="Calibri Light"/>
                <w:rPrChange w:id="13164" w:author="Russell Ott" w:date="2022-05-16T11:47:00Z">
                  <w:rPr>
                    <w:rFonts w:ascii="Calibri Light" w:eastAsia="Calibri" w:hAnsi="Calibri Light"/>
                    <w:sz w:val="20"/>
                  </w:rPr>
                </w:rPrChange>
              </w:rPr>
              <w:t>Within the Social History Section of a document there can be more than one Smoking Status observation recorded</w:t>
            </w:r>
            <w:r w:rsidR="000F4F3F">
              <w:rPr>
                <w:rFonts w:ascii="Calibri Light" w:hAnsi="Calibri Light"/>
                <w:rPrChange w:id="13165" w:author="Russell Ott" w:date="2022-05-16T11:47:00Z">
                  <w:rPr>
                    <w:rFonts w:ascii="Calibri Light" w:eastAsia="Calibri" w:hAnsi="Calibri Light"/>
                    <w:sz w:val="20"/>
                  </w:rPr>
                </w:rPrChange>
              </w:rPr>
              <w:t xml:space="preserve">. </w:t>
            </w:r>
            <w:r w:rsidRPr="00D14360">
              <w:rPr>
                <w:rFonts w:ascii="Calibri Light" w:eastAsia="Calibri" w:hAnsi="Calibri Light"/>
                <w:rPrChange w:id="13166" w:author="Russell Ott" w:date="2022-05-16T11:47:00Z">
                  <w:rPr>
                    <w:rFonts w:ascii="Calibri Light" w:eastAsia="Calibri" w:hAnsi="Calibri Light"/>
                    <w:sz w:val="20"/>
                  </w:rPr>
                </w:rPrChange>
              </w:rPr>
              <w:t xml:space="preserve"> </w:t>
            </w:r>
            <w:r w:rsidR="000F4F3F">
              <w:rPr>
                <w:rFonts w:ascii="Calibri Light" w:hAnsi="Calibri Light"/>
                <w:rPrChange w:id="13167" w:author="Russell Ott" w:date="2022-05-16T11:47:00Z">
                  <w:rPr>
                    <w:rFonts w:ascii="Calibri Light" w:eastAsia="Calibri" w:hAnsi="Calibri Light"/>
                    <w:sz w:val="20"/>
                  </w:rPr>
                </w:rPrChange>
              </w:rPr>
              <w:t>T</w:t>
            </w:r>
            <w:r w:rsidRPr="00D14360">
              <w:rPr>
                <w:rFonts w:ascii="Calibri Light" w:hAnsi="Calibri Light"/>
                <w:rPrChange w:id="13168" w:author="Russell Ott" w:date="2022-05-16T11:47:00Z">
                  <w:rPr>
                    <w:rFonts w:ascii="Calibri Light" w:eastAsia="Calibri" w:hAnsi="Calibri Light"/>
                    <w:sz w:val="20"/>
                  </w:rPr>
                </w:rPrChange>
              </w:rPr>
              <w:t xml:space="preserve">he </w:t>
            </w:r>
            <w:r w:rsidRPr="00D14360">
              <w:rPr>
                <w:rFonts w:ascii="Calibri Light" w:eastAsia="Calibri" w:hAnsi="Calibri Light"/>
                <w:rPrChange w:id="13169" w:author="Russell Ott" w:date="2022-05-16T11:47:00Z">
                  <w:rPr>
                    <w:rFonts w:ascii="Calibri Light" w:eastAsia="Calibri" w:hAnsi="Calibri Light"/>
                    <w:sz w:val="20"/>
                  </w:rPr>
                </w:rPrChange>
              </w:rPr>
              <w:t>person’s “current” smoking status may have been recorded at</w:t>
            </w:r>
            <w:r w:rsidR="000F4F3F">
              <w:rPr>
                <w:rFonts w:ascii="Calibri Light" w:eastAsia="Calibri" w:hAnsi="Calibri Light"/>
                <w:rPrChange w:id="13170" w:author="Russell Ott" w:date="2022-05-16T11:47:00Z">
                  <w:rPr>
                    <w:rFonts w:ascii="Calibri Light" w:eastAsia="Calibri" w:hAnsi="Calibri Light"/>
                    <w:sz w:val="20"/>
                  </w:rPr>
                </w:rPrChange>
              </w:rPr>
              <w:t xml:space="preserve"> several</w:t>
            </w:r>
            <w:r w:rsidRPr="00D14360">
              <w:rPr>
                <w:rFonts w:ascii="Calibri Light" w:eastAsia="Calibri" w:hAnsi="Calibri Light"/>
                <w:rPrChange w:id="13171" w:author="Russell Ott" w:date="2022-05-16T11:47:00Z">
                  <w:rPr>
                    <w:rFonts w:ascii="Calibri Light" w:eastAsia="Calibri" w:hAnsi="Calibri Light"/>
                    <w:sz w:val="20"/>
                  </w:rPr>
                </w:rPrChange>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b/>
                <w:rPrChange w:id="13172" w:author="Russell Ott" w:date="2022-05-16T11:47:00Z">
                  <w:rPr>
                    <w:rFonts w:ascii="Calibri Light" w:hAnsi="Calibri Light"/>
                    <w:b/>
                    <w:sz w:val="20"/>
                  </w:rPr>
                </w:rPrChange>
              </w:rPr>
            </w:pPr>
            <w:r w:rsidRPr="00AD08FB">
              <w:rPr>
                <w:rFonts w:ascii="Calibri Light" w:hAnsi="Calibri Light"/>
                <w:b/>
                <w:rPrChange w:id="13173" w:author="Russell Ott" w:date="2022-05-16T11:47:00Z">
                  <w:rPr>
                    <w:rFonts w:ascii="Calibri Light" w:hAnsi="Calibri Light"/>
                    <w:b/>
                    <w:sz w:val="20"/>
                  </w:rPr>
                </w:rPrChange>
              </w:rPr>
              <w:t>Example</w:t>
            </w:r>
          </w:p>
        </w:tc>
        <w:tc>
          <w:tcPr>
            <w:tcW w:w="6742" w:type="dxa"/>
            <w:tcBorders>
              <w:top w:val="single" w:sz="4" w:space="0" w:color="4472C4"/>
              <w:bottom w:val="single" w:sz="4" w:space="0" w:color="4472C4"/>
            </w:tcBorders>
            <w:shd w:val="clear" w:color="auto" w:fill="auto"/>
          </w:tcPr>
          <w:p w14:paraId="56ADBD7F" w14:textId="20F4130A" w:rsidR="00AE545E" w:rsidRPr="00AD08FB" w:rsidRDefault="000F4F3F" w:rsidP="00AE545E">
            <w:pPr>
              <w:rPr>
                <w:rFonts w:ascii="Calibri Light" w:hAnsi="Calibri Light"/>
                <w:rPrChange w:id="13174" w:author="Russell Ott" w:date="2022-05-16T11:47:00Z">
                  <w:rPr>
                    <w:rFonts w:ascii="Calibri Light" w:hAnsi="Calibri Light"/>
                    <w:sz w:val="20"/>
                  </w:rPr>
                </w:rPrChange>
              </w:rPr>
            </w:pPr>
            <w:r w:rsidRPr="00AD08FB">
              <w:rPr>
                <w:rFonts w:ascii="Calibri Light" w:hAnsi="Calibri Light"/>
                <w:rPrChange w:id="13175"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rPrChange w:id="13176" w:author="Russell Ott" w:date="2022-05-16T11:47:00Z">
                  <w:rPr>
                    <w:rFonts w:ascii="Calibri Light" w:hAnsi="Calibri Light"/>
                    <w:sz w:val="20"/>
                  </w:rPr>
                </w:rPrChange>
              </w:rPr>
              <w:fldChar w:fldCharType="separate"/>
            </w:r>
            <w:ins w:id="13177"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3178" w:author="Russell Ott" w:date="2022-05-16T11:47:00Z">
                  <w:rPr>
                    <w:rFonts w:ascii="Calibri Light" w:hAnsi="Calibri Light"/>
                    <w:sz w:val="20"/>
                  </w:rPr>
                </w:rPrChange>
              </w:rPr>
              <w:t>Example</w:t>
            </w:r>
            <w:r w:rsidR="00F10C7C" w:rsidRPr="00F10C7C">
              <w:rPr>
                <w:rFonts w:ascii="Calibri Light" w:hAnsi="Calibri Light"/>
                <w:rPrChange w:id="13179" w:author="Russell Ott" w:date="2022-05-16T11:47:00Z">
                  <w:rPr>
                    <w:rFonts w:ascii="Calibri Light" w:hAnsi="Calibri Light"/>
                    <w:sz w:val="20"/>
                  </w:rPr>
                </w:rPrChange>
              </w:rPr>
              <w:t xml:space="preserve"> </w:t>
            </w:r>
            <w:del w:id="13180" w:author="Russell Ott" w:date="2022-05-16T11:47:00Z">
              <w:r w:rsidR="00DE0DA7" w:rsidRPr="00DE0DA7">
                <w:rPr>
                  <w:rFonts w:ascii="Calibri Light" w:hAnsi="Calibri Light" w:cs="Calibri Light"/>
                  <w:noProof/>
                </w:rPr>
                <w:delText>51</w:delText>
              </w:r>
            </w:del>
            <w:ins w:id="13181" w:author="Russell Ott" w:date="2022-05-16T11:47:00Z">
              <w:r w:rsidR="00F10C7C" w:rsidRPr="00F10C7C">
                <w:rPr>
                  <w:rFonts w:ascii="Calibri Light" w:hAnsi="Calibri Light" w:cs="Calibri Light"/>
                </w:rPr>
                <w:t>50</w:t>
              </w:r>
            </w:ins>
            <w:r w:rsidR="00F10C7C" w:rsidRPr="00F10C7C">
              <w:rPr>
                <w:rFonts w:ascii="Calibri Light" w:hAnsi="Calibri Light"/>
                <w:rPrChange w:id="13182" w:author="Russell Ott" w:date="2022-05-16T11:47:00Z">
                  <w:rPr>
                    <w:rFonts w:ascii="Calibri Light" w:hAnsi="Calibri Light"/>
                    <w:sz w:val="20"/>
                  </w:rPr>
                </w:rPrChange>
              </w:rPr>
              <w:t xml:space="preserve">: Unknown Smoking </w:t>
            </w:r>
            <w:r w:rsidR="00F10C7C" w:rsidRPr="00C64922">
              <w:rPr>
                <w:rPrChange w:id="13183" w:author="Russell Ott" w:date="2022-05-16T11:47:00Z">
                  <w:rPr>
                    <w:rFonts w:ascii="Calibri Light" w:hAnsi="Calibri Light"/>
                    <w:sz w:val="20"/>
                  </w:rPr>
                </w:rPrChange>
              </w:rPr>
              <w:t>Status</w:t>
            </w:r>
            <w:r w:rsidRPr="00AD08FB">
              <w:rPr>
                <w:rFonts w:ascii="Calibri Light" w:hAnsi="Calibri Light"/>
                <w:rPrChange w:id="13184" w:author="Russell Ott" w:date="2022-05-16T11:47:00Z">
                  <w:rPr>
                    <w:rFonts w:ascii="Calibri Light" w:hAnsi="Calibri Light"/>
                    <w:sz w:val="20"/>
                  </w:rPr>
                </w:rPrChange>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b/>
                <w:rPrChange w:id="13185" w:author="Russell Ott" w:date="2022-05-16T11:47:00Z">
                  <w:rPr>
                    <w:rFonts w:ascii="Calibri Light" w:hAnsi="Calibri Light"/>
                    <w:b/>
                    <w:sz w:val="20"/>
                  </w:rPr>
                </w:rPrChange>
              </w:rPr>
            </w:pPr>
            <w:r w:rsidRPr="000F4F3F">
              <w:rPr>
                <w:rFonts w:ascii="Calibri Light" w:hAnsi="Calibri Light"/>
                <w:b/>
                <w:rPrChange w:id="13186" w:author="Russell Ott" w:date="2022-05-16T11:47:00Z">
                  <w:rPr>
                    <w:rFonts w:ascii="Calibri Light" w:hAnsi="Calibri Light"/>
                    <w:b/>
                    <w:sz w:val="20"/>
                  </w:rPr>
                </w:rPrChange>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eastAsia="Times New Roman" w:hAnsi="Calibri Light"/>
                <w:sz w:val="24"/>
                <w:szCs w:val="24"/>
                <w:rPrChange w:id="13187" w:author="Russell Ott" w:date="2022-05-16T11:47:00Z">
                  <w:rPr>
                    <w:rFonts w:ascii="Calibri Light" w:hAnsi="Calibri Light"/>
                    <w:sz w:val="20"/>
                  </w:rPr>
                </w:rPrChange>
              </w:rPr>
            </w:pPr>
            <w:r w:rsidRPr="00D14360">
              <w:rPr>
                <w:rFonts w:ascii="Calibri Light" w:hAnsi="Calibri Light"/>
                <w:rPrChange w:id="13188" w:author="Russell Ott" w:date="2022-05-16T11:47:00Z">
                  <w:rPr>
                    <w:rFonts w:ascii="Calibri Light" w:hAnsi="Calibri Light"/>
                    <w:sz w:val="20"/>
                  </w:rPr>
                </w:rPrChange>
              </w:rPr>
              <w:t xml:space="preserve">HL7 C-CDA R2.1 </w:t>
            </w:r>
            <w:r w:rsidRPr="00AD08FB">
              <w:rPr>
                <w:rFonts w:ascii="Calibri Light" w:hAnsi="Calibri Light"/>
                <w:rPrChange w:id="13189" w:author="Russell Ott" w:date="2022-05-16T11:47:00Z">
                  <w:rPr>
                    <w:rFonts w:ascii="Calibri Light" w:hAnsi="Calibri Light"/>
                    <w:sz w:val="20"/>
                  </w:rPr>
                </w:rPrChange>
              </w:rPr>
              <w:t xml:space="preserve">Figure 220 Smoking Status </w:t>
            </w:r>
            <w:r w:rsidR="00A46C09" w:rsidRPr="00AD08FB">
              <w:rPr>
                <w:rFonts w:ascii="Calibri Light" w:hAnsi="Calibri Light"/>
                <w:rPrChange w:id="13190" w:author="Russell Ott" w:date="2022-05-16T11:47:00Z">
                  <w:rPr>
                    <w:rFonts w:ascii="Calibri Light" w:hAnsi="Calibri Light"/>
                    <w:sz w:val="20"/>
                  </w:rPr>
                </w:rPrChange>
              </w:rPr>
              <w:t>– Meaningful Use (V2) Example (Page 881)</w:t>
            </w:r>
          </w:p>
        </w:tc>
      </w:tr>
    </w:tbl>
    <w:p w14:paraId="01D9A814" w14:textId="4E8B3981" w:rsidR="007D3708" w:rsidRPr="00C64922" w:rsidRDefault="005C79A1" w:rsidP="007D3708">
      <w:pPr>
        <w:pStyle w:val="Caption"/>
      </w:pPr>
      <w:bookmarkStart w:id="13191" w:name="_Toc21927039"/>
      <w:r>
        <w:t xml:space="preserve">  </w:t>
      </w:r>
      <w:bookmarkStart w:id="13192" w:name="_Toc103262922"/>
      <w:r w:rsidR="007D3708" w:rsidRPr="00C64922">
        <w:t xml:space="preserve">Table </w:t>
      </w:r>
      <w:r w:rsidR="00132A94">
        <w:fldChar w:fldCharType="begin"/>
      </w:r>
      <w:r w:rsidR="00132A94">
        <w:instrText xml:space="preserve"> SEQ Table \* ARABIC </w:instrText>
      </w:r>
      <w:r w:rsidR="00132A94">
        <w:fldChar w:fldCharType="separate"/>
      </w:r>
      <w:del w:id="13193" w:author="Russell Ott" w:date="2022-05-16T11:47:00Z">
        <w:r w:rsidR="00DE0DA7">
          <w:rPr>
            <w:noProof/>
          </w:rPr>
          <w:delText>58</w:delText>
        </w:r>
      </w:del>
      <w:ins w:id="13194" w:author="Russell Ott" w:date="2022-05-16T11:47:00Z">
        <w:r w:rsidR="00F10C7C">
          <w:rPr>
            <w:noProof/>
          </w:rPr>
          <w:t>55</w:t>
        </w:r>
      </w:ins>
      <w:r w:rsidR="00132A94">
        <w:rPr>
          <w:noProof/>
        </w:rPr>
        <w:fldChar w:fldCharType="end"/>
      </w:r>
      <w:r w:rsidR="007D3708" w:rsidRPr="00C64922">
        <w:t>: Smoking Status</w:t>
      </w:r>
      <w:bookmarkEnd w:id="13192"/>
      <w:bookmarkEnd w:id="13191"/>
    </w:p>
    <w:p w14:paraId="1611A7DD" w14:textId="4E29DFA8" w:rsidR="007D3708" w:rsidRPr="00D14360" w:rsidRDefault="005C79A1" w:rsidP="00E42FA6">
      <w:pPr>
        <w:pStyle w:val="Caption"/>
        <w:spacing w:after="0"/>
        <w:rPr>
          <w:b/>
          <w:rPrChange w:id="13195" w:author="Russell Ott" w:date="2022-05-16T11:47:00Z">
            <w:rPr>
              <w:b/>
            </w:rPr>
          </w:rPrChange>
        </w:rPr>
      </w:pPr>
      <w:bookmarkStart w:id="13196" w:name="_Ref21876277"/>
      <w:bookmarkStart w:id="13197" w:name="_Toc21927503"/>
      <w:r>
        <w:t xml:space="preserve">  </w:t>
      </w:r>
      <w:bookmarkStart w:id="13198" w:name="_Toc101449303"/>
      <w:r w:rsidR="007D3708" w:rsidRPr="00C64922">
        <w:t xml:space="preserve">Example </w:t>
      </w:r>
      <w:r w:rsidR="00132A94">
        <w:fldChar w:fldCharType="begin"/>
      </w:r>
      <w:r w:rsidR="00132A94">
        <w:instrText xml:space="preserve"> SEQ Example \* ARABIC </w:instrText>
      </w:r>
      <w:r w:rsidR="00132A94">
        <w:fldChar w:fldCharType="separate"/>
      </w:r>
      <w:del w:id="13199" w:author="Russell Ott" w:date="2022-05-16T11:47:00Z">
        <w:r w:rsidR="00DE0DA7">
          <w:rPr>
            <w:noProof/>
          </w:rPr>
          <w:delText>51</w:delText>
        </w:r>
      </w:del>
      <w:ins w:id="13200" w:author="Russell Ott" w:date="2022-05-16T11:47:00Z">
        <w:r w:rsidR="00F10C7C">
          <w:rPr>
            <w:noProof/>
          </w:rPr>
          <w:t>50</w:t>
        </w:r>
      </w:ins>
      <w:r w:rsidR="00132A94">
        <w:rPr>
          <w:noProof/>
        </w:rPr>
        <w:fldChar w:fldCharType="end"/>
      </w:r>
      <w:r w:rsidR="007D3708" w:rsidRPr="00C64922">
        <w:t>: Unknown Smoking Status</w:t>
      </w:r>
      <w:r w:rsidR="007D3708" w:rsidRPr="00D14360">
        <w:rPr>
          <w:b/>
          <w:vertAlign w:val="superscript"/>
          <w:rPrChange w:id="13201" w:author="Russell Ott" w:date="2022-05-16T11:47:00Z">
            <w:rPr>
              <w:b/>
              <w:vertAlign w:val="superscript"/>
            </w:rPr>
          </w:rPrChange>
        </w:rPr>
        <w:footnoteReference w:id="150"/>
      </w:r>
      <w:bookmarkEnd w:id="13196"/>
      <w:bookmarkEnd w:id="13198"/>
      <w:bookmarkEnd w:id="13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2E634A">
      <w:pPr>
        <w:pStyle w:val="Heading4"/>
      </w:pPr>
      <w:bookmarkStart w:id="13202" w:name="_Toc11043656"/>
      <w:r w:rsidRPr="00C64922">
        <w:t>Tobacco Use</w:t>
      </w:r>
      <w:bookmarkEnd w:id="1320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3A3D50">
        <w:trPr>
          <w:trHeight w:val="576"/>
        </w:trPr>
        <w:tc>
          <w:tcPr>
            <w:tcW w:w="683" w:type="dxa"/>
            <w:tcBorders>
              <w:right w:val="nil"/>
            </w:tcBorders>
            <w:shd w:val="clear" w:color="auto" w:fill="C6D9F1"/>
          </w:tcPr>
          <w:p w14:paraId="27F51419" w14:textId="3776090C" w:rsidR="00CD3D7C" w:rsidRPr="00C64922" w:rsidRDefault="00634398" w:rsidP="001104A1">
            <w:pPr>
              <w:pStyle w:val="BodyText"/>
              <w:rPr>
                <w:noProof/>
              </w:rPr>
            </w:pPr>
            <w:del w:id="13203" w:author="Russell Ott" w:date="2022-05-16T11:47:00Z">
              <w:r>
                <w:rPr>
                  <w:noProof/>
                </w:rPr>
                <w:drawing>
                  <wp:anchor distT="0" distB="0" distL="114300" distR="114300" simplePos="0" relativeHeight="251938816" behindDoc="0" locked="0" layoutInCell="1" allowOverlap="1" wp14:anchorId="4645E31B" wp14:editId="0226632C">
                    <wp:simplePos x="0" y="0"/>
                    <wp:positionH relativeFrom="column">
                      <wp:posOffset>61595</wp:posOffset>
                    </wp:positionH>
                    <wp:positionV relativeFrom="paragraph">
                      <wp:posOffset>28575</wp:posOffset>
                    </wp:positionV>
                    <wp:extent cx="323215" cy="323215"/>
                    <wp:effectExtent l="0" t="0" r="0" b="0"/>
                    <wp:wrapNone/>
                    <wp:docPr id="3111"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204" w:author="Russell Ott" w:date="2022-05-16T11:47:00Z">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010D6DB" w14:textId="77777777" w:rsidR="00CD3D7C" w:rsidRPr="007770C6" w:rsidRDefault="00CD3D7C" w:rsidP="001104A1">
            <w:pPr>
              <w:pStyle w:val="Default"/>
              <w:rPr>
                <w:sz w:val="20"/>
                <w:rPrChange w:id="13205" w:author="Russell Ott" w:date="2022-05-16T11:47:00Z">
                  <w:rPr/>
                </w:rPrChange>
              </w:rPr>
            </w:pPr>
            <w:r w:rsidRPr="007770C6">
              <w:rPr>
                <w:sz w:val="20"/>
                <w:rPrChange w:id="13206" w:author="Russell Ott" w:date="2022-05-16T11:47:00Z">
                  <w:rPr/>
                </w:rPrChange>
              </w:rPr>
              <w:t xml:space="preserve">C-CDA Content Creators SHALL use the Tobacco Use (V2) template to describe dates associated with the patient's tobacco use over time. </w:t>
            </w:r>
            <w:r w:rsidRPr="007770C6">
              <w:rPr>
                <w:b/>
                <w:sz w:val="20"/>
                <w:rPrChange w:id="13207" w:author="Russell Ott" w:date="2022-05-16T11:47:00Z">
                  <w:rPr>
                    <w:b/>
                  </w:rPr>
                </w:rPrChange>
              </w:rPr>
              <w:t>[</w:t>
            </w:r>
            <w:r w:rsidR="00A46C09" w:rsidRPr="007770C6">
              <w:rPr>
                <w:b/>
                <w:sz w:val="20"/>
                <w:rPrChange w:id="13208" w:author="Russell Ott" w:date="2022-05-16T11:47:00Z">
                  <w:rPr>
                    <w:b/>
                  </w:rPr>
                </w:rPrChange>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3209">
          <w:tblGrid>
            <w:gridCol w:w="1457"/>
            <w:gridCol w:w="7898"/>
          </w:tblGrid>
        </w:tblGridChange>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b/>
                <w:color w:val="FFFFFF"/>
                <w:rPrChange w:id="13210" w:author="Russell Ott" w:date="2022-05-16T11:47:00Z">
                  <w:rPr>
                    <w:rFonts w:ascii="Calibri" w:hAnsi="Calibri"/>
                    <w:b/>
                    <w:color w:val="FFFFFF"/>
                  </w:rPr>
                </w:rPrChange>
              </w:rPr>
            </w:pPr>
            <w:r w:rsidRPr="00D14360">
              <w:rPr>
                <w:b/>
                <w:color w:val="FFFFFF"/>
                <w:rPrChange w:id="13211" w:author="Russell Ott" w:date="2022-05-16T11:47:00Z">
                  <w:rPr>
                    <w:rFonts w:ascii="Calibri" w:hAnsi="Calibri"/>
                    <w:b/>
                    <w:color w:val="FFFFFF"/>
                  </w:rPr>
                </w:rPrChange>
              </w:rPr>
              <w:t>Entry Template</w:t>
            </w:r>
          </w:p>
        </w:tc>
        <w:tc>
          <w:tcPr>
            <w:tcW w:w="7898" w:type="dxa"/>
            <w:shd w:val="clear" w:color="auto" w:fill="4F81BD"/>
          </w:tcPr>
          <w:p w14:paraId="13A2A2F2" w14:textId="77777777" w:rsidR="00E42FA6" w:rsidRPr="00D14360" w:rsidRDefault="00E42FA6" w:rsidP="00E42FA6">
            <w:pPr>
              <w:rPr>
                <w:rFonts w:ascii="Times New Roman" w:eastAsia="Times New Roman" w:hAnsi="Times New Roman"/>
                <w:b/>
                <w:color w:val="FFFFFF"/>
                <w:sz w:val="24"/>
                <w:szCs w:val="24"/>
                <w:rPrChange w:id="13212" w:author="Russell Ott" w:date="2022-05-16T11:47:00Z">
                  <w:rPr>
                    <w:rFonts w:ascii="Calibri" w:hAnsi="Calibri"/>
                    <w:b/>
                    <w:color w:val="FFFFFF"/>
                  </w:rPr>
                </w:rPrChange>
              </w:rPr>
            </w:pPr>
            <w:r w:rsidRPr="00D14360">
              <w:rPr>
                <w:b/>
                <w:color w:val="FFFFFF"/>
                <w:rPrChange w:id="13213" w:author="Russell Ott" w:date="2022-05-16T11:47:00Z">
                  <w:rPr>
                    <w:rFonts w:ascii="Calibri" w:hAnsi="Calibri"/>
                    <w:b/>
                    <w:color w:val="FFFFFF"/>
                  </w:rPr>
                </w:rPrChange>
              </w:rPr>
              <w:t>Tobacco Use (V2)</w:t>
            </w:r>
          </w:p>
          <w:p w14:paraId="6151E82B" w14:textId="77777777" w:rsidR="00E42FA6" w:rsidRPr="00D14360" w:rsidRDefault="00E42FA6" w:rsidP="00E42FA6">
            <w:pPr>
              <w:rPr>
                <w:rFonts w:ascii="Times New Roman" w:eastAsia="Times New Roman" w:hAnsi="Times New Roman"/>
                <w:color w:val="FFFFFF"/>
                <w:sz w:val="24"/>
                <w:szCs w:val="24"/>
                <w:rPrChange w:id="13214" w:author="Russell Ott" w:date="2022-05-16T11:47:00Z">
                  <w:rPr>
                    <w:rFonts w:ascii="Calibri" w:hAnsi="Calibri"/>
                    <w:color w:val="FFFFFF"/>
                  </w:rPr>
                </w:rPrChange>
              </w:rPr>
            </w:pPr>
            <w:r w:rsidRPr="00D14360">
              <w:rPr>
                <w:color w:val="FFFFFF"/>
                <w:sz w:val="18"/>
                <w:rPrChange w:id="13215" w:author="Russell Ott" w:date="2022-05-16T11:47:00Z">
                  <w:rPr>
                    <w:rFonts w:ascii="Calibri" w:hAnsi="Calibri"/>
                    <w:color w:val="FFFFFF"/>
                    <w:sz w:val="18"/>
                  </w:rPr>
                </w:rPrChange>
              </w:rPr>
              <w:t>[observation: identifier urn:hl7ii:2.16.840.1.113883.10.20.22.4.85:2014-06-09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b/>
                <w:rPrChange w:id="13216" w:author="Russell Ott" w:date="2022-05-16T11:47:00Z">
                  <w:rPr>
                    <w:rFonts w:ascii="Calibri" w:hAnsi="Calibri"/>
                    <w:b/>
                    <w:sz w:val="20"/>
                  </w:rPr>
                </w:rPrChange>
              </w:rPr>
            </w:pPr>
            <w:r w:rsidRPr="00D14360">
              <w:rPr>
                <w:b/>
                <w:rPrChange w:id="13217"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eastAsia="Times New Roman" w:hAnsi="Calibri Light"/>
                <w:sz w:val="24"/>
                <w:szCs w:val="24"/>
                <w:rPrChange w:id="13218" w:author="Russell Ott" w:date="2022-05-16T11:47:00Z">
                  <w:rPr>
                    <w:rFonts w:ascii="Calibri Light" w:hAnsi="Calibri Light"/>
                    <w:sz w:val="20"/>
                  </w:rPr>
                </w:rPrChange>
              </w:rPr>
            </w:pPr>
            <w:r w:rsidRPr="00D14360">
              <w:rPr>
                <w:rFonts w:ascii="Calibri Light" w:hAnsi="Calibri Light"/>
                <w:rPrChange w:id="13219" w:author="Russell Ott" w:date="2022-05-16T11:47:00Z">
                  <w:rPr>
                    <w:rFonts w:ascii="Calibri Light" w:hAnsi="Calibri Light"/>
                    <w:sz w:val="20"/>
                  </w:rPr>
                </w:rPrChange>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b/>
                <w:rPrChange w:id="13220" w:author="Russell Ott" w:date="2022-05-16T11:47:00Z">
                  <w:rPr>
                    <w:rFonts w:ascii="Calibri" w:hAnsi="Calibri"/>
                    <w:b/>
                    <w:sz w:val="20"/>
                  </w:rPr>
                </w:rPrChange>
              </w:rPr>
            </w:pPr>
            <w:r w:rsidRPr="00D14360">
              <w:rPr>
                <w:b/>
                <w:rPrChange w:id="13221" w:author="Russell Ott" w:date="2022-05-16T11:47:00Z">
                  <w:rPr>
                    <w:rFonts w:ascii="Calibri" w:hAnsi="Calibri"/>
                    <w:b/>
                    <w:sz w:val="20"/>
                  </w:rPr>
                </w:rPrChange>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F75DF2">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b/>
                <w:rPrChange w:id="13222" w:author="Russell Ott" w:date="2022-05-16T11:47:00Z">
                  <w:rPr>
                    <w:rFonts w:ascii="Calibri" w:hAnsi="Calibri"/>
                    <w:b/>
                    <w:sz w:val="20"/>
                  </w:rPr>
                </w:rPrChange>
              </w:rPr>
            </w:pPr>
            <w:r w:rsidRPr="00D14360">
              <w:rPr>
                <w:b/>
                <w:rPrChange w:id="13223"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eastAsia="Times New Roman" w:hAnsi="Calibri Light"/>
                <w:sz w:val="24"/>
                <w:szCs w:val="24"/>
                <w:rPrChange w:id="13224" w:author="Russell Ott" w:date="2022-05-16T11:47:00Z">
                  <w:rPr>
                    <w:rFonts w:ascii="Calibri Light" w:hAnsi="Calibri Light"/>
                    <w:sz w:val="20"/>
                  </w:rPr>
                </w:rPrChange>
              </w:rPr>
            </w:pPr>
            <w:r w:rsidRPr="00D14360">
              <w:rPr>
                <w:rFonts w:ascii="Calibri Light" w:hAnsi="Calibri Light"/>
                <w:rPrChange w:id="13225" w:author="Russell Ott" w:date="2022-05-16T11:47:00Z">
                  <w:rPr>
                    <w:rFonts w:ascii="Calibri Light" w:hAnsi="Calibri Light"/>
                    <w:sz w:val="20"/>
                  </w:rPr>
                </w:rPrChange>
              </w:rPr>
              <w:t xml:space="preserve">This is a discrete observation that has been made in order for it to be documented. Therefore, it always has a statusCode of </w:t>
            </w:r>
            <w:r w:rsidRPr="00D14360">
              <w:rPr>
                <w:rFonts w:ascii="Calibri Light" w:hAnsi="Calibri Light"/>
                <w:rPrChange w:id="13226" w:author="Russell Ott" w:date="2022-05-16T11:47:00Z">
                  <w:rPr>
                    <w:rFonts w:ascii="Calibri Light" w:hAnsi="Calibri Light"/>
                    <w:sz w:val="20"/>
                  </w:rPr>
                </w:rPrChange>
              </w:rPr>
              <w:t>“completed</w:t>
            </w:r>
            <w:r w:rsidR="002E35FE" w:rsidRPr="00D14360">
              <w:rPr>
                <w:rFonts w:ascii="Calibri Light" w:hAnsi="Calibri Light"/>
                <w:rPrChange w:id="13227" w:author="Russell Ott" w:date="2022-05-16T11:47:00Z">
                  <w:rPr>
                    <w:rFonts w:ascii="Calibri Light" w:hAnsi="Calibri Light"/>
                    <w:sz w:val="20"/>
                  </w:rPr>
                </w:rPrChange>
              </w:rPr>
              <w:t>.</w:t>
            </w:r>
            <w:r w:rsidRPr="00D14360">
              <w:rPr>
                <w:rFonts w:ascii="Calibri Light" w:hAnsi="Calibri Light"/>
                <w:rPrChange w:id="13228" w:author="Russell Ott" w:date="2022-05-16T11:47:00Z">
                  <w:rPr>
                    <w:rFonts w:ascii="Calibri Light" w:hAnsi="Calibri Light"/>
                    <w:sz w:val="20"/>
                  </w:rPr>
                </w:rPrChange>
              </w:rPr>
              <w:t>”</w:t>
            </w:r>
          </w:p>
          <w:p w14:paraId="4D50AA97" w14:textId="15B732BA" w:rsidR="00E42FA6" w:rsidRPr="00D14360" w:rsidRDefault="00E42FA6" w:rsidP="00E42FA6">
            <w:pPr>
              <w:rPr>
                <w:rFonts w:ascii="Calibri Light" w:eastAsia="Times New Roman" w:hAnsi="Calibri Light"/>
                <w:sz w:val="24"/>
                <w:szCs w:val="24"/>
                <w:rPrChange w:id="13229" w:author="Russell Ott" w:date="2022-05-16T11:47:00Z">
                  <w:rPr>
                    <w:rFonts w:ascii="Calibri Light" w:hAnsi="Calibri Light"/>
                    <w:sz w:val="20"/>
                  </w:rPr>
                </w:rPrChange>
              </w:rPr>
            </w:pPr>
            <w:r w:rsidRPr="00D14360">
              <w:rPr>
                <w:rFonts w:ascii="Calibri Light" w:hAnsi="Calibri Light"/>
                <w:rPrChange w:id="13230" w:author="Russell Ott" w:date="2022-05-16T11:47:00Z">
                  <w:rPr>
                    <w:rFonts w:ascii="Calibri Light" w:hAnsi="Calibri Light"/>
                    <w:sz w:val="20"/>
                  </w:rPr>
                </w:rPrChange>
              </w:rPr>
              <w:t xml:space="preserve">The effectiveTime element is used to describe dates associated with the patient's tobacco use. It represents the </w:t>
            </w:r>
            <w:del w:id="13231" w:author="Russell Ott" w:date="2022-05-16T11:47:00Z">
              <w:r w:rsidRPr="00D14360">
                <w:rPr>
                  <w:rFonts w:ascii="Calibri Light" w:hAnsi="Calibri Light" w:cs="Calibri Light"/>
                  <w:szCs w:val="18"/>
                </w:rPr>
                <w:delText>biologically</w:delText>
              </w:r>
            </w:del>
            <w:ins w:id="13232" w:author="Russell Ott" w:date="2022-05-16T11:47:00Z">
              <w:r w:rsidR="0088454D">
                <w:rPr>
                  <w:rFonts w:ascii="Calibri Light" w:hAnsi="Calibri Light" w:cs="Calibri Light"/>
                  <w:szCs w:val="18"/>
                </w:rPr>
                <w:t>clinically</w:t>
              </w:r>
            </w:ins>
            <w:r w:rsidR="0088454D" w:rsidRPr="00D14360">
              <w:rPr>
                <w:rFonts w:ascii="Calibri Light" w:hAnsi="Calibri Light"/>
                <w:rPrChange w:id="13233" w:author="Russell Ott" w:date="2022-05-16T11:47:00Z">
                  <w:rPr>
                    <w:rFonts w:ascii="Calibri Light" w:hAnsi="Calibri Light"/>
                    <w:sz w:val="20"/>
                  </w:rPr>
                </w:rPrChange>
              </w:rPr>
              <w:t xml:space="preserve"> </w:t>
            </w:r>
            <w:r w:rsidRPr="00D14360">
              <w:rPr>
                <w:rFonts w:ascii="Calibri Light" w:hAnsi="Calibri Light"/>
                <w:rPrChange w:id="13234" w:author="Russell Ott" w:date="2022-05-16T11:47:00Z">
                  <w:rPr>
                    <w:rFonts w:ascii="Calibri Light" w:hAnsi="Calibri Light"/>
                    <w:sz w:val="20"/>
                  </w:rPr>
                </w:rPrChange>
              </w:rPr>
              <w:t>relevant time of the observation about the patient’s tobacco use.</w:t>
            </w:r>
          </w:p>
        </w:tc>
      </w:tr>
      <w:tr w:rsidR="002954CE" w:rsidRPr="00C64922" w14:paraId="66DFA85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235"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236" w:author="Russell Ott" w:date="2022-05-16T11:47:00Z">
            <w:trPr>
              <w:cantSplit/>
            </w:trPr>
          </w:trPrChange>
        </w:trPr>
        <w:tc>
          <w:tcPr>
            <w:tcW w:w="1457" w:type="dxa"/>
            <w:tcBorders>
              <w:top w:val="single" w:sz="4" w:space="0" w:color="4F81BD"/>
              <w:bottom w:val="single" w:sz="4" w:space="0" w:color="4472C4" w:themeColor="accent1"/>
              <w:right w:val="nil"/>
            </w:tcBorders>
            <w:shd w:val="clear" w:color="auto" w:fill="FFFFFF"/>
            <w:tcPrChange w:id="13237" w:author="Russell Ott" w:date="2022-05-16T11:47:00Z">
              <w:tcPr>
                <w:tcW w:w="1457" w:type="dxa"/>
                <w:tcBorders>
                  <w:right w:val="nil"/>
                </w:tcBorders>
                <w:shd w:val="clear" w:color="auto" w:fill="FFFFFF"/>
              </w:tcPr>
            </w:tcPrChange>
          </w:tcPr>
          <w:p w14:paraId="54C8C5BF" w14:textId="77777777" w:rsidR="00E42FA6" w:rsidRPr="00D14360" w:rsidRDefault="00E42FA6" w:rsidP="00E42FA6">
            <w:pPr>
              <w:rPr>
                <w:b/>
                <w:rPrChange w:id="13238" w:author="Russell Ott" w:date="2022-05-16T11:47:00Z">
                  <w:rPr>
                    <w:rFonts w:ascii="Calibri" w:hAnsi="Calibri"/>
                    <w:b/>
                    <w:sz w:val="20"/>
                  </w:rPr>
                </w:rPrChange>
              </w:rPr>
            </w:pPr>
            <w:r w:rsidRPr="00D14360">
              <w:rPr>
                <w:b/>
                <w:rPrChange w:id="13239"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3240" w:author="Russell Ott" w:date="2022-05-16T11:47:00Z">
              <w:tcPr>
                <w:tcW w:w="7898" w:type="dxa"/>
                <w:shd w:val="clear" w:color="auto" w:fill="auto"/>
              </w:tcPr>
            </w:tcPrChange>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241" w:author="Russell Ott" w:date="2022-05-16T11:47:00Z">
                  <w:rPr>
                    <w:rFonts w:ascii="Calibri Light" w:hAnsi="Calibri Light"/>
                    <w:color w:val="212529"/>
                    <w:sz w:val="20"/>
                  </w:rPr>
                </w:rPrChange>
              </w:rPr>
            </w:pPr>
            <w:r w:rsidRPr="00D14360">
              <w:rPr>
                <w:rFonts w:ascii="Calibri Light" w:hAnsi="Calibri Light"/>
                <w:rPrChange w:id="13242" w:author="Russell Ott" w:date="2022-05-16T11:47:00Z">
                  <w:rPr>
                    <w:rFonts w:ascii="Calibri Light" w:hAnsi="Calibri Light"/>
                    <w:sz w:val="20"/>
                  </w:rPr>
                </w:rPrChange>
              </w:rPr>
              <w:t>Not explicitly specified.</w:t>
            </w:r>
          </w:p>
        </w:tc>
      </w:tr>
      <w:tr w:rsidR="002954CE" w:rsidRPr="00C64922" w14:paraId="0CC865A0" w14:textId="77777777" w:rsidTr="003A3D50">
        <w:trPr>
          <w:cantSplit/>
          <w:del w:id="13243" w:author="Russell Ott" w:date="2022-05-16T11:47:00Z"/>
        </w:trPr>
        <w:tc>
          <w:tcPr>
            <w:tcW w:w="1457" w:type="dxa"/>
            <w:tcBorders>
              <w:top w:val="single" w:sz="4" w:space="0" w:color="4F81BD"/>
              <w:bottom w:val="single" w:sz="4" w:space="0" w:color="4F81BD"/>
              <w:right w:val="nil"/>
            </w:tcBorders>
            <w:shd w:val="clear" w:color="auto" w:fill="FFFFFF"/>
          </w:tcPr>
          <w:p w14:paraId="3021D5B3" w14:textId="77777777" w:rsidR="00E42FA6" w:rsidRPr="00D14360" w:rsidRDefault="00E42FA6" w:rsidP="00E42FA6">
            <w:pPr>
              <w:rPr>
                <w:del w:id="13244" w:author="Russell Ott" w:date="2022-05-16T11:47:00Z"/>
                <w:rFonts w:cs="Calibri"/>
                <w:b/>
                <w:bCs/>
              </w:rPr>
            </w:pPr>
            <w:del w:id="13245"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1D10137D" w14:textId="77777777" w:rsidR="00E42FA6" w:rsidRPr="00D14360" w:rsidRDefault="00E42FA6" w:rsidP="00E42FA6">
            <w:pPr>
              <w:rPr>
                <w:del w:id="13246" w:author="Russell Ott" w:date="2022-05-16T11:47:00Z"/>
                <w:rFonts w:ascii="Calibri Light" w:hAnsi="Calibri Light" w:cs="Calibri Light"/>
                <w:szCs w:val="18"/>
              </w:rPr>
            </w:pPr>
            <w:del w:id="13247" w:author="Russell Ott" w:date="2022-05-16T11:47:00Z">
              <w:r w:rsidRPr="00D14360">
                <w:rPr>
                  <w:rFonts w:ascii="Calibri Light" w:hAnsi="Calibri Light" w:cs="Calibri Light"/>
                  <w:szCs w:val="18"/>
                </w:rPr>
                <w:delText>None.</w:delText>
              </w:r>
            </w:del>
          </w:p>
        </w:tc>
      </w:tr>
      <w:tr w:rsidR="002954CE" w:rsidRPr="00C64922" w14:paraId="47850064"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248"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249"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3250" w:author="Russell Ott" w:date="2022-05-16T11:47:00Z">
              <w:tcPr>
                <w:tcW w:w="1457" w:type="dxa"/>
                <w:tcBorders>
                  <w:bottom w:val="single" w:sz="4" w:space="0" w:color="4472C4"/>
                  <w:right w:val="nil"/>
                </w:tcBorders>
                <w:shd w:val="clear" w:color="auto" w:fill="FFFFFF"/>
              </w:tcPr>
            </w:tcPrChange>
          </w:tcPr>
          <w:p w14:paraId="6CAFB351" w14:textId="77777777" w:rsidR="00E42FA6" w:rsidRPr="00D14360" w:rsidRDefault="00E42FA6" w:rsidP="00E42FA6">
            <w:pPr>
              <w:rPr>
                <w:b/>
                <w:rPrChange w:id="13251" w:author="Russell Ott" w:date="2022-05-16T11:47:00Z">
                  <w:rPr>
                    <w:rFonts w:ascii="Calibri" w:hAnsi="Calibri"/>
                    <w:b/>
                    <w:sz w:val="20"/>
                  </w:rPr>
                </w:rPrChange>
              </w:rPr>
            </w:pPr>
            <w:r w:rsidRPr="00D14360">
              <w:rPr>
                <w:b/>
                <w:rPrChange w:id="13252"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3253" w:author="Russell Ott" w:date="2022-05-16T11:47:00Z">
              <w:tcPr>
                <w:tcW w:w="7898" w:type="dxa"/>
                <w:tcBorders>
                  <w:bottom w:val="single" w:sz="4" w:space="0" w:color="4472C4"/>
                </w:tcBorders>
                <w:shd w:val="clear" w:color="auto" w:fill="auto"/>
              </w:tcPr>
            </w:tcPrChange>
          </w:tcPr>
          <w:p w14:paraId="2B7F2396" w14:textId="77777777" w:rsidR="00E42FA6" w:rsidRPr="00D14360" w:rsidRDefault="00E42FA6" w:rsidP="00D14360">
            <w:pPr>
              <w:keepNext/>
              <w:rPr>
                <w:rFonts w:ascii="Calibri Light" w:eastAsia="Times New Roman" w:hAnsi="Calibri Light"/>
                <w:sz w:val="24"/>
                <w:szCs w:val="24"/>
                <w:rPrChange w:id="13254" w:author="Russell Ott" w:date="2022-05-16T11:47:00Z">
                  <w:rPr>
                    <w:rFonts w:ascii="Calibri Light" w:hAnsi="Calibri Light"/>
                    <w:sz w:val="20"/>
                  </w:rPr>
                </w:rPrChange>
              </w:rPr>
            </w:pPr>
            <w:r w:rsidRPr="00D14360">
              <w:rPr>
                <w:rFonts w:ascii="Calibri Light" w:hAnsi="Calibri Light"/>
                <w:rPrChange w:id="13255" w:author="Russell Ott" w:date="2022-05-16T11:47:00Z">
                  <w:rPr>
                    <w:rFonts w:ascii="Calibri Light" w:hAnsi="Calibri Light"/>
                    <w:sz w:val="20"/>
                  </w:rPr>
                </w:rPrChange>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b/>
                <w:rPrChange w:id="13256" w:author="Russell Ott" w:date="2022-05-16T11:47:00Z">
                  <w:rPr>
                    <w:rFonts w:ascii="Calibri" w:hAnsi="Calibri"/>
                    <w:b/>
                    <w:sz w:val="20"/>
                  </w:rPr>
                </w:rPrChange>
              </w:rPr>
            </w:pPr>
            <w:r w:rsidRPr="00D14360">
              <w:rPr>
                <w:b/>
                <w:rPrChange w:id="13257" w:author="Russell Ott" w:date="2022-05-16T11:47: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6FEACF93" w14:textId="7EEF5BFA" w:rsidR="00AE545E" w:rsidRPr="0083506C" w:rsidRDefault="0009537F" w:rsidP="00D14360">
            <w:pPr>
              <w:keepNext/>
              <w:rPr>
                <w:rFonts w:ascii="Calibri Light" w:hAnsi="Calibri Light"/>
                <w:rPrChange w:id="13258" w:author="Russell Ott" w:date="2022-05-16T11:47:00Z">
                  <w:rPr>
                    <w:rFonts w:ascii="Calibri Light" w:hAnsi="Calibri Light"/>
                    <w:sz w:val="20"/>
                  </w:rPr>
                </w:rPrChange>
              </w:rPr>
            </w:pPr>
            <w:r w:rsidRPr="0083506C">
              <w:rPr>
                <w:rFonts w:ascii="Calibri Light" w:hAnsi="Calibri Light"/>
                <w:rPrChange w:id="13259" w:author="Russell Ott" w:date="2022-05-16T11:47:00Z">
                  <w:rPr>
                    <w:rFonts w:ascii="Calibri Light" w:hAnsi="Calibri Light"/>
                    <w:sz w:val="20"/>
                  </w:rPr>
                </w:rPrChange>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rPrChange w:id="13260" w:author="Russell Ott" w:date="2022-05-16T11:47:00Z">
                  <w:rPr>
                    <w:rFonts w:ascii="Calibri Light" w:hAnsi="Calibri Light"/>
                    <w:sz w:val="20"/>
                  </w:rPr>
                </w:rPrChange>
              </w:rPr>
              <w:fldChar w:fldCharType="separate"/>
            </w:r>
            <w:ins w:id="13261"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3262" w:author="Russell Ott" w:date="2022-05-16T11:47:00Z">
                  <w:rPr>
                    <w:rFonts w:ascii="Calibri Light" w:hAnsi="Calibri Light"/>
                    <w:sz w:val="20"/>
                  </w:rPr>
                </w:rPrChange>
              </w:rPr>
              <w:t>Example</w:t>
            </w:r>
            <w:r w:rsidR="00F10C7C" w:rsidRPr="00F10C7C">
              <w:rPr>
                <w:rFonts w:ascii="Calibri Light" w:hAnsi="Calibri Light"/>
                <w:rPrChange w:id="13263" w:author="Russell Ott" w:date="2022-05-16T11:47:00Z">
                  <w:rPr>
                    <w:rFonts w:ascii="Calibri Light" w:hAnsi="Calibri Light"/>
                    <w:sz w:val="20"/>
                  </w:rPr>
                </w:rPrChange>
              </w:rPr>
              <w:t xml:space="preserve"> </w:t>
            </w:r>
            <w:del w:id="13264" w:author="Russell Ott" w:date="2022-05-16T11:47:00Z">
              <w:r w:rsidR="00DE0DA7" w:rsidRPr="00DE0DA7">
                <w:rPr>
                  <w:rFonts w:ascii="Calibri Light" w:hAnsi="Calibri Light" w:cs="Calibri Light"/>
                  <w:noProof/>
                </w:rPr>
                <w:delText>52</w:delText>
              </w:r>
            </w:del>
            <w:ins w:id="13265" w:author="Russell Ott" w:date="2022-05-16T11:47:00Z">
              <w:r w:rsidR="00F10C7C" w:rsidRPr="00F10C7C">
                <w:rPr>
                  <w:rFonts w:ascii="Calibri Light" w:hAnsi="Calibri Light" w:cs="Calibri Light"/>
                </w:rPr>
                <w:t>51</w:t>
              </w:r>
            </w:ins>
            <w:r w:rsidR="00F10C7C" w:rsidRPr="00F10C7C">
              <w:rPr>
                <w:rFonts w:ascii="Calibri Light" w:hAnsi="Calibri Light"/>
                <w:rPrChange w:id="13266" w:author="Russell Ott" w:date="2022-05-16T11:47:00Z">
                  <w:rPr>
                    <w:rFonts w:ascii="Calibri Light" w:hAnsi="Calibri Light"/>
                    <w:sz w:val="20"/>
                  </w:rPr>
                </w:rPrChange>
              </w:rPr>
              <w:t>: Tobacco Use –Light Tobacco Smoker between 4/12/2010 and 4/12</w:t>
            </w:r>
            <w:r w:rsidR="00F10C7C" w:rsidRPr="00C64922">
              <w:rPr>
                <w:rPrChange w:id="13267" w:author="Russell Ott" w:date="2022-05-16T11:47:00Z">
                  <w:rPr>
                    <w:rFonts w:ascii="Calibri Light" w:hAnsi="Calibri Light"/>
                    <w:sz w:val="20"/>
                  </w:rPr>
                </w:rPrChange>
              </w:rPr>
              <w:t>/2016.</w:t>
            </w:r>
            <w:r w:rsidRPr="0083506C">
              <w:rPr>
                <w:rFonts w:ascii="Calibri Light" w:hAnsi="Calibri Light"/>
                <w:rPrChange w:id="13268" w:author="Russell Ott" w:date="2022-05-16T11:47:00Z">
                  <w:rPr>
                    <w:rFonts w:ascii="Calibri Light" w:hAnsi="Calibri Light"/>
                    <w:sz w:val="20"/>
                  </w:rPr>
                </w:rPrChange>
              </w:rPr>
              <w:fldChar w:fldCharType="end"/>
            </w:r>
          </w:p>
        </w:tc>
      </w:tr>
    </w:tbl>
    <w:p w14:paraId="50E6EE5E" w14:textId="3FA87025" w:rsidR="007D3708" w:rsidRPr="00C64922" w:rsidRDefault="005C79A1" w:rsidP="007D3708">
      <w:pPr>
        <w:pStyle w:val="Caption"/>
      </w:pPr>
      <w:bookmarkStart w:id="13269" w:name="_Toc21927040"/>
      <w:r>
        <w:t xml:space="preserve">  </w:t>
      </w:r>
      <w:bookmarkStart w:id="13270" w:name="_Toc103262923"/>
      <w:r w:rsidR="007D3708" w:rsidRPr="00C64922">
        <w:t xml:space="preserve">Table </w:t>
      </w:r>
      <w:r w:rsidR="00132A94">
        <w:fldChar w:fldCharType="begin"/>
      </w:r>
      <w:r w:rsidR="00132A94">
        <w:instrText xml:space="preserve"> SEQ Table \* ARABIC </w:instrText>
      </w:r>
      <w:r w:rsidR="00132A94">
        <w:fldChar w:fldCharType="separate"/>
      </w:r>
      <w:del w:id="13271" w:author="Russell Ott" w:date="2022-05-16T11:47:00Z">
        <w:r w:rsidR="00DE0DA7">
          <w:rPr>
            <w:noProof/>
          </w:rPr>
          <w:delText>59</w:delText>
        </w:r>
      </w:del>
      <w:ins w:id="13272" w:author="Russell Ott" w:date="2022-05-16T11:47:00Z">
        <w:r w:rsidR="00F10C7C">
          <w:rPr>
            <w:noProof/>
          </w:rPr>
          <w:t>56</w:t>
        </w:r>
      </w:ins>
      <w:r w:rsidR="00132A94">
        <w:rPr>
          <w:noProof/>
        </w:rPr>
        <w:fldChar w:fldCharType="end"/>
      </w:r>
      <w:r w:rsidR="007D3708" w:rsidRPr="00C64922">
        <w:t>: Tobacco Use</w:t>
      </w:r>
      <w:bookmarkEnd w:id="13270"/>
      <w:bookmarkEnd w:id="1326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3273" w:name="_1d96cc0" w:colFirst="0" w:colLast="0"/>
      <w:bookmarkStart w:id="13274" w:name="_3x8tuzt" w:colFirst="0" w:colLast="0"/>
      <w:bookmarkEnd w:id="13273"/>
      <w:bookmarkEnd w:id="13274"/>
    </w:p>
    <w:p w14:paraId="0AE670C8" w14:textId="3BE30BB1" w:rsidR="007D3708" w:rsidRPr="00C64922" w:rsidRDefault="005C79A1" w:rsidP="00E42FA6">
      <w:pPr>
        <w:pStyle w:val="Caption"/>
        <w:keepNext/>
        <w:spacing w:after="0"/>
      </w:pPr>
      <w:bookmarkStart w:id="13275" w:name="_Ref21846949"/>
      <w:bookmarkStart w:id="13276" w:name="_Toc21927504"/>
      <w:r>
        <w:t xml:space="preserve">  </w:t>
      </w:r>
      <w:bookmarkStart w:id="13277" w:name="_Toc101449304"/>
      <w:r w:rsidR="007D3708" w:rsidRPr="00C64922">
        <w:t xml:space="preserve">Example </w:t>
      </w:r>
      <w:r w:rsidR="00132A94">
        <w:fldChar w:fldCharType="begin"/>
      </w:r>
      <w:r w:rsidR="00132A94">
        <w:instrText xml:space="preserve"> SEQ Example \* ARABIC </w:instrText>
      </w:r>
      <w:r w:rsidR="00132A94">
        <w:fldChar w:fldCharType="separate"/>
      </w:r>
      <w:del w:id="13278" w:author="Russell Ott" w:date="2022-05-16T11:47:00Z">
        <w:r w:rsidR="00DE0DA7">
          <w:rPr>
            <w:noProof/>
          </w:rPr>
          <w:delText>52</w:delText>
        </w:r>
      </w:del>
      <w:ins w:id="13279" w:author="Russell Ott" w:date="2022-05-16T11:47:00Z">
        <w:r w:rsidR="00F10C7C">
          <w:rPr>
            <w:noProof/>
          </w:rPr>
          <w:t>51</w:t>
        </w:r>
      </w:ins>
      <w:r w:rsidR="00132A94">
        <w:rPr>
          <w:noProof/>
        </w:rPr>
        <w:fldChar w:fldCharType="end"/>
      </w:r>
      <w:r w:rsidR="007D3708" w:rsidRPr="00C64922">
        <w:t>: Tobacco Use –Light Tobacco Smoker between 4/12/2010 and 4/12/2016.</w:t>
      </w:r>
      <w:bookmarkEnd w:id="13275"/>
      <w:bookmarkEnd w:id="13277"/>
      <w:bookmarkEnd w:id="132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2759786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w:t>
            </w:r>
            <w:del w:id="13280" w:author="Russell Ott" w:date="2022-05-16T11:47:00Z">
              <w:r w:rsidRPr="00D14360">
                <w:rPr>
                  <w:rFonts w:ascii="Courier New" w:eastAsia="Courier New" w:hAnsi="Courier New" w:cs="Courier New"/>
                  <w:sz w:val="16"/>
                  <w:szCs w:val="16"/>
                </w:rPr>
                <w:delText>=”</w:delText>
              </w:r>
            </w:del>
            <w:ins w:id="13281" w:author="Russell Ott" w:date="2022-05-16T11:47: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SNOMEDCT</w:t>
            </w:r>
            <w:del w:id="13282" w:author="Russell Ott" w:date="2022-05-16T11:47:00Z">
              <w:r w:rsidRPr="00D14360">
                <w:rPr>
                  <w:rFonts w:ascii="Courier New" w:eastAsia="Courier New" w:hAnsi="Courier New" w:cs="Courier New"/>
                  <w:sz w:val="16"/>
                  <w:szCs w:val="16"/>
                </w:rPr>
                <w:delText>”</w:delText>
              </w:r>
            </w:del>
            <w:ins w:id="13283" w:author="Russell Ott" w:date="2022-05-16T11:47:00Z">
              <w:r w:rsidR="00D938BD">
                <w:rPr>
                  <w:rFonts w:ascii="Courier New" w:eastAsia="Courier New" w:hAnsi="Courier New" w:cs="Courier New"/>
                  <w:sz w:val="16"/>
                  <w:szCs w:val="16"/>
                </w:rPr>
                <w:t>"</w:t>
              </w:r>
            </w:ins>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7777777" w:rsidR="007D3708" w:rsidRDefault="007D3708" w:rsidP="002E634A">
      <w:pPr>
        <w:pStyle w:val="Heading4"/>
      </w:pPr>
      <w:bookmarkStart w:id="13284" w:name="_2ce457m" w:colFirst="0" w:colLast="0"/>
      <w:bookmarkStart w:id="13285" w:name="_ju6kffv1mfgk" w:colFirst="0" w:colLast="0"/>
      <w:bookmarkStart w:id="13286" w:name="_Birth_Sex"/>
      <w:bookmarkStart w:id="13287" w:name="_Toc11043655"/>
      <w:bookmarkStart w:id="13288" w:name="_Ref21897277"/>
      <w:bookmarkStart w:id="13289" w:name="_Ref21897288"/>
      <w:bookmarkEnd w:id="13284"/>
      <w:bookmarkEnd w:id="13285"/>
      <w:bookmarkEnd w:id="13286"/>
      <w:r w:rsidRPr="00C64922">
        <w:t>Birth Sex</w:t>
      </w:r>
      <w:bookmarkEnd w:id="13287"/>
      <w:bookmarkEnd w:id="13288"/>
      <w:bookmarkEnd w:id="13289"/>
    </w:p>
    <w:p w14:paraId="063E5075" w14:textId="77777777" w:rsidR="00CC03A6" w:rsidRPr="003A3D50" w:rsidRDefault="00CC03A6" w:rsidP="00CC03A6">
      <w:pPr>
        <w:rPr>
          <w:rFonts w:ascii="Times New Roman" w:eastAsia="Times New Roman" w:hAnsi="Times New Roman"/>
          <w:sz w:val="24"/>
          <w:szCs w:val="24"/>
          <w:rPrChange w:id="13290" w:author="Russell Ott" w:date="2022-05-16T11:47:00Z">
            <w:rPr>
              <w:rFonts w:ascii="Calibri" w:hAnsi="Calibri"/>
            </w:rPr>
          </w:rPrChange>
        </w:rPr>
      </w:pPr>
      <w:r w:rsidRPr="003A3D50">
        <w:rPr>
          <w:rPrChange w:id="13291" w:author="Russell Ott" w:date="2022-05-16T11:47:00Z">
            <w:rPr>
              <w:rFonts w:ascii="Calibri" w:hAnsi="Calibri"/>
            </w:rPr>
          </w:rPrChange>
        </w:rPr>
        <w:t>This observation represents the biological sex assigned to the patient at birth. Although several states permit residents to alter their birth certificate, this observation records the biological sex that is entered</w:t>
      </w:r>
      <w:r w:rsidRPr="003A3D50">
        <w:rPr>
          <w:rPrChange w:id="13292" w:author="Russell Ott" w:date="2022-05-16T11:47:00Z">
            <w:rPr>
              <w:rFonts w:ascii="Calibri" w:hAnsi="Calibri"/>
            </w:rPr>
          </w:rPrChange>
        </w:rPr>
        <w:t xml:space="preserve"> on the person's birth certificate at time of birth. Birth sex information is relevant in a clinical setting. For example, laboratory reference range results may differ based on a patient’s biological sex. Birth sex information would be needed for accurate</w:t>
      </w:r>
      <w:r w:rsidRPr="003A3D50">
        <w:rPr>
          <w:rPrChange w:id="13293" w:author="Russell Ott" w:date="2022-05-16T11:47:00Z">
            <w:rPr>
              <w:rFonts w:ascii="Calibri" w:hAnsi="Calibri"/>
            </w:rPr>
          </w:rPrChange>
        </w:rPr>
        <w:t xml:space="preserve"> result reporting.</w:t>
      </w:r>
    </w:p>
    <w:p w14:paraId="1FA146BD" w14:textId="77777777"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77777777" w:rsidTr="003A3D50">
        <w:trPr>
          <w:trHeight w:val="576"/>
        </w:trPr>
        <w:tc>
          <w:tcPr>
            <w:tcW w:w="683" w:type="dxa"/>
            <w:tcBorders>
              <w:right w:val="nil"/>
            </w:tcBorders>
            <w:shd w:val="clear" w:color="auto" w:fill="C6D9F1"/>
          </w:tcPr>
          <w:p w14:paraId="092376E9" w14:textId="2E6CCC0E" w:rsidR="00CD3D7C" w:rsidRPr="00C64922" w:rsidRDefault="00634398" w:rsidP="001104A1">
            <w:pPr>
              <w:pStyle w:val="BodyText"/>
              <w:rPr>
                <w:noProof/>
              </w:rPr>
            </w:pPr>
            <w:del w:id="13294" w:author="Russell Ott" w:date="2022-05-16T11:47:00Z">
              <w:r>
                <w:rPr>
                  <w:noProof/>
                </w:rPr>
                <w:drawing>
                  <wp:anchor distT="0" distB="0" distL="114300" distR="114300" simplePos="0" relativeHeight="251940864" behindDoc="0" locked="0" layoutInCell="1" allowOverlap="1" wp14:anchorId="1EDCF740" wp14:editId="1E0614A4">
                    <wp:simplePos x="0" y="0"/>
                    <wp:positionH relativeFrom="column">
                      <wp:posOffset>-64770</wp:posOffset>
                    </wp:positionH>
                    <wp:positionV relativeFrom="paragraph">
                      <wp:posOffset>0</wp:posOffset>
                    </wp:positionV>
                    <wp:extent cx="323215" cy="323215"/>
                    <wp:effectExtent l="0" t="0" r="0" b="0"/>
                    <wp:wrapNone/>
                    <wp:docPr id="3112"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295" w:author="Russell Ott" w:date="2022-05-16T11:47:00Z">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0958F9A" w14:textId="77777777" w:rsidR="00CD3D7C" w:rsidRPr="007770C6" w:rsidRDefault="00CD3D7C" w:rsidP="001104A1">
            <w:pPr>
              <w:pStyle w:val="Default"/>
              <w:rPr>
                <w:sz w:val="20"/>
                <w:rPrChange w:id="13296" w:author="Russell Ott" w:date="2022-05-16T11:47:00Z">
                  <w:rPr/>
                </w:rPrChange>
              </w:rPr>
            </w:pPr>
            <w:r w:rsidRPr="007770C6">
              <w:rPr>
                <w:sz w:val="20"/>
                <w:rPrChange w:id="13297" w:author="Russell Ott" w:date="2022-05-16T11:47:00Z">
                  <w:rPr/>
                </w:rPrChange>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Change w:id="13298" w:author="Russell Ott" w:date="2022-05-16T11:47:00Z">
                  <w:rPr/>
                </w:rPrChange>
              </w:rPr>
              <w:t xml:space="preserve"> Conformance SHALL be identical to the conformance of the birthTime metadata element.</w:t>
            </w:r>
            <w:r w:rsidRPr="007770C6">
              <w:rPr>
                <w:sz w:val="20"/>
                <w:rPrChange w:id="13299" w:author="Russell Ott" w:date="2022-05-16T11:47:00Z">
                  <w:rPr/>
                </w:rPrChange>
              </w:rPr>
              <w:t xml:space="preserve"> </w:t>
            </w:r>
            <w:r w:rsidRPr="007770C6">
              <w:rPr>
                <w:b/>
                <w:sz w:val="20"/>
                <w:rPrChange w:id="13300" w:author="Russell Ott" w:date="2022-05-16T11:47:00Z">
                  <w:rPr>
                    <w:b/>
                  </w:rPr>
                </w:rPrChange>
              </w:rPr>
              <w:t>[CONF-</w:t>
            </w:r>
            <w:r w:rsidR="00A46C09" w:rsidRPr="007770C6">
              <w:rPr>
                <w:b/>
                <w:sz w:val="20"/>
                <w:rPrChange w:id="13301" w:author="Russell Ott" w:date="2022-05-16T11:47:00Z">
                  <w:rPr>
                    <w:b/>
                  </w:rPr>
                </w:rPrChange>
              </w:rPr>
              <w:t>090</w:t>
            </w:r>
            <w:r w:rsidRPr="007770C6">
              <w:rPr>
                <w:b/>
                <w:sz w:val="20"/>
                <w:rPrChange w:id="13302" w:author="Russell Ott" w:date="2022-05-16T11:47:00Z">
                  <w:rPr>
                    <w:b/>
                  </w:rPr>
                </w:rPrChange>
              </w:rPr>
              <w:t>]</w:t>
            </w:r>
          </w:p>
        </w:tc>
      </w:tr>
    </w:tbl>
    <w:p w14:paraId="0D7A6FCA" w14:textId="77777777" w:rsidR="00CD3D7C" w:rsidRDefault="00CD3D7C"/>
    <w:p w14:paraId="2D1F5500" w14:textId="7777777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Change w:id="13303">
          <w:tblGrid>
            <w:gridCol w:w="1457"/>
            <w:gridCol w:w="7872"/>
          </w:tblGrid>
        </w:tblGridChange>
      </w:tblGrid>
      <w:tr w:rsidR="002954CE" w:rsidRPr="00C64922" w14:paraId="408D6453" w14:textId="77777777" w:rsidTr="003B0179">
        <w:trPr>
          <w:cantSplit/>
          <w:tblHeader/>
        </w:trPr>
        <w:tc>
          <w:tcPr>
            <w:tcW w:w="1457" w:type="dxa"/>
            <w:tcBorders>
              <w:bottom w:val="nil"/>
              <w:right w:val="nil"/>
            </w:tcBorders>
            <w:shd w:val="clear" w:color="auto" w:fill="4F81BD"/>
          </w:tcPr>
          <w:p w14:paraId="260CB8D1" w14:textId="77777777" w:rsidR="00E42FA6" w:rsidRPr="00D14360" w:rsidRDefault="00E42FA6" w:rsidP="00E42FA6">
            <w:pPr>
              <w:rPr>
                <w:b/>
                <w:color w:val="FFFFFF"/>
                <w:rPrChange w:id="13304" w:author="Russell Ott" w:date="2022-05-16T11:47:00Z">
                  <w:rPr>
                    <w:rFonts w:ascii="Calibri" w:hAnsi="Calibri"/>
                    <w:b/>
                    <w:color w:val="FFFFFF"/>
                  </w:rPr>
                </w:rPrChange>
              </w:rPr>
            </w:pPr>
            <w:r w:rsidRPr="00D14360">
              <w:rPr>
                <w:b/>
                <w:color w:val="FFFFFF"/>
                <w:rPrChange w:id="13305" w:author="Russell Ott" w:date="2022-05-16T11:47:00Z">
                  <w:rPr>
                    <w:rFonts w:ascii="Calibri" w:hAnsi="Calibri"/>
                    <w:b/>
                    <w:color w:val="FFFFFF"/>
                  </w:rPr>
                </w:rPrChange>
              </w:rPr>
              <w:t>Entry Template</w:t>
            </w:r>
          </w:p>
        </w:tc>
        <w:tc>
          <w:tcPr>
            <w:tcW w:w="7872" w:type="dxa"/>
            <w:shd w:val="clear" w:color="auto" w:fill="4F81BD"/>
          </w:tcPr>
          <w:p w14:paraId="511AFF45" w14:textId="77777777" w:rsidR="00E42FA6" w:rsidRPr="00D14360" w:rsidRDefault="00E42FA6" w:rsidP="00E42FA6">
            <w:pPr>
              <w:rPr>
                <w:rFonts w:ascii="Times New Roman" w:eastAsia="Times New Roman" w:hAnsi="Times New Roman"/>
                <w:b/>
                <w:color w:val="FFFFFF"/>
                <w:sz w:val="24"/>
                <w:szCs w:val="24"/>
                <w:rPrChange w:id="13306" w:author="Russell Ott" w:date="2022-05-16T11:47:00Z">
                  <w:rPr>
                    <w:rFonts w:ascii="Calibri" w:hAnsi="Calibri"/>
                    <w:b/>
                    <w:color w:val="FFFFFF"/>
                  </w:rPr>
                </w:rPrChange>
              </w:rPr>
            </w:pPr>
            <w:r w:rsidRPr="00D14360">
              <w:rPr>
                <w:b/>
                <w:color w:val="FFFFFF"/>
                <w:rPrChange w:id="13307" w:author="Russell Ott" w:date="2022-05-16T11:47:00Z">
                  <w:rPr>
                    <w:rFonts w:ascii="Calibri" w:hAnsi="Calibri"/>
                    <w:b/>
                    <w:color w:val="FFFFFF"/>
                  </w:rPr>
                </w:rPrChange>
              </w:rPr>
              <w:t>Birth Sex Observation</w:t>
            </w:r>
          </w:p>
          <w:p w14:paraId="13BFCFA3" w14:textId="77777777" w:rsidR="00E42FA6" w:rsidRPr="00D14360" w:rsidRDefault="00E42FA6" w:rsidP="00E42FA6">
            <w:pPr>
              <w:rPr>
                <w:rFonts w:ascii="Times New Roman" w:eastAsia="Times New Roman" w:hAnsi="Times New Roman"/>
                <w:color w:val="FFFFFF"/>
                <w:sz w:val="24"/>
                <w:szCs w:val="24"/>
                <w:rPrChange w:id="13308" w:author="Russell Ott" w:date="2022-05-16T11:47:00Z">
                  <w:rPr>
                    <w:rFonts w:ascii="Calibri" w:hAnsi="Calibri"/>
                    <w:color w:val="FFFFFF"/>
                  </w:rPr>
                </w:rPrChange>
              </w:rPr>
            </w:pPr>
            <w:r w:rsidRPr="00D14360">
              <w:rPr>
                <w:color w:val="FFFFFF"/>
                <w:rPrChange w:id="13309" w:author="Russell Ott" w:date="2022-05-16T11:47:00Z">
                  <w:rPr>
                    <w:rFonts w:ascii="Calibri" w:hAnsi="Calibri"/>
                    <w:color w:val="FFFFFF"/>
                    <w:sz w:val="20"/>
                  </w:rPr>
                </w:rPrChange>
              </w:rPr>
              <w:t xml:space="preserve">[observation: identifier </w:t>
            </w:r>
            <w:r w:rsidRPr="00D14360">
              <w:rPr>
                <w:color w:val="FFFFFF"/>
                <w:rPrChange w:id="13310" w:author="Russell Ott" w:date="2022-05-16T11:47:00Z">
                  <w:rPr>
                    <w:rFonts w:ascii="Calibri" w:hAnsi="Calibri"/>
                    <w:color w:val="FFFFFF"/>
                    <w:sz w:val="20"/>
                  </w:rPr>
                </w:rPrChange>
              </w:rPr>
              <w:t>urn:hl7ii:2.16.840.1.113883.10.20.22.4.200:2016-06-01 (open)]</w:t>
            </w:r>
          </w:p>
        </w:tc>
      </w:tr>
      <w:tr w:rsidR="002954CE" w:rsidRPr="00C64922" w14:paraId="2562B313" w14:textId="7777777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77777777" w:rsidR="00E42FA6" w:rsidRPr="00D14360" w:rsidRDefault="00E42FA6" w:rsidP="00E42FA6">
            <w:pPr>
              <w:rPr>
                <w:b/>
                <w:rPrChange w:id="13311" w:author="Russell Ott" w:date="2022-05-16T11:47:00Z">
                  <w:rPr>
                    <w:rFonts w:ascii="Calibri" w:hAnsi="Calibri"/>
                    <w:b/>
                    <w:sz w:val="20"/>
                  </w:rPr>
                </w:rPrChange>
              </w:rPr>
            </w:pPr>
            <w:r w:rsidRPr="00D14360">
              <w:rPr>
                <w:b/>
                <w:rPrChange w:id="13312" w:author="Russell Ott" w:date="2022-05-16T11:47:00Z">
                  <w:rPr>
                    <w:rFonts w:ascii="Calibri" w:hAnsi="Calibri"/>
                    <w:b/>
                    <w:sz w:val="20"/>
                  </w:rPr>
                </w:rPrChange>
              </w:rPr>
              <w:t>Reference Source</w:t>
            </w:r>
          </w:p>
        </w:tc>
        <w:tc>
          <w:tcPr>
            <w:tcW w:w="7872" w:type="dxa"/>
            <w:tcBorders>
              <w:top w:val="single" w:sz="4" w:space="0" w:color="4F81BD"/>
              <w:bottom w:val="single" w:sz="4" w:space="0" w:color="4F81BD"/>
            </w:tcBorders>
            <w:shd w:val="clear" w:color="auto" w:fill="auto"/>
          </w:tcPr>
          <w:p w14:paraId="62B3C392" w14:textId="77777777" w:rsidR="00E42FA6" w:rsidRPr="003A3D50" w:rsidRDefault="00E42FA6" w:rsidP="00E42FA6">
            <w:pPr>
              <w:rPr>
                <w:rFonts w:ascii="Calibri Light" w:eastAsia="Times New Roman" w:hAnsi="Calibri Light"/>
                <w:sz w:val="24"/>
                <w:szCs w:val="24"/>
                <w:rPrChange w:id="13313" w:author="Russell Ott" w:date="2022-05-16T11:47:00Z">
                  <w:rPr>
                    <w:rFonts w:ascii="Calibri Light" w:hAnsi="Calibri Light"/>
                    <w:sz w:val="20"/>
                  </w:rPr>
                </w:rPrChange>
              </w:rPr>
            </w:pPr>
            <w:r w:rsidRPr="003A3D50">
              <w:rPr>
                <w:rFonts w:ascii="Calibri Light" w:hAnsi="Calibri Light"/>
                <w:rPrChange w:id="13314" w:author="Russell Ott" w:date="2022-05-16T11:47:00Z">
                  <w:rPr>
                    <w:rFonts w:ascii="Calibri Light" w:hAnsi="Calibri Light"/>
                    <w:sz w:val="20"/>
                  </w:rPr>
                </w:rPrChange>
              </w:rPr>
              <w:t>HL7 C-CDA R2.1 Companion Guide R1</w:t>
            </w:r>
          </w:p>
        </w:tc>
      </w:tr>
      <w:tr w:rsidR="002954CE" w:rsidRPr="00C64922" w14:paraId="1093A6D3" w14:textId="77777777" w:rsidTr="003A3D50">
        <w:trPr>
          <w:cantSplit/>
        </w:trPr>
        <w:tc>
          <w:tcPr>
            <w:tcW w:w="1457" w:type="dxa"/>
            <w:tcBorders>
              <w:right w:val="nil"/>
            </w:tcBorders>
            <w:shd w:val="clear" w:color="auto" w:fill="FFFFFF"/>
          </w:tcPr>
          <w:p w14:paraId="567C9D1E" w14:textId="77777777" w:rsidR="00E42FA6" w:rsidRPr="00D14360" w:rsidRDefault="00E42FA6" w:rsidP="00E42FA6">
            <w:pPr>
              <w:rPr>
                <w:b/>
                <w:rPrChange w:id="13315" w:author="Russell Ott" w:date="2022-05-16T11:47:00Z">
                  <w:rPr>
                    <w:rFonts w:ascii="Calibri" w:hAnsi="Calibri"/>
                    <w:b/>
                    <w:sz w:val="20"/>
                  </w:rPr>
                </w:rPrChange>
              </w:rPr>
            </w:pPr>
            <w:r w:rsidRPr="00D14360">
              <w:rPr>
                <w:b/>
                <w:rPrChange w:id="13316" w:author="Russell Ott" w:date="2022-05-16T11:47:00Z">
                  <w:rPr>
                    <w:rFonts w:ascii="Calibri" w:hAnsi="Calibri"/>
                    <w:b/>
                    <w:sz w:val="20"/>
                  </w:rPr>
                </w:rPrChange>
              </w:rPr>
              <w:t>Purpose</w:t>
            </w:r>
          </w:p>
        </w:tc>
        <w:tc>
          <w:tcPr>
            <w:tcW w:w="7872" w:type="dxa"/>
            <w:shd w:val="clear" w:color="auto" w:fill="auto"/>
          </w:tcPr>
          <w:p w14:paraId="05A4711A" w14:textId="77777777"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77777777" w:rsidTr="00F75DF2">
        <w:trPr>
          <w:cantSplit/>
          <w:trHeight w:val="530"/>
        </w:trPr>
        <w:tc>
          <w:tcPr>
            <w:tcW w:w="1457" w:type="dxa"/>
            <w:tcBorders>
              <w:top w:val="single" w:sz="4" w:space="0" w:color="4F81BD"/>
              <w:bottom w:val="single" w:sz="4" w:space="0" w:color="4F81BD"/>
              <w:right w:val="nil"/>
            </w:tcBorders>
            <w:shd w:val="clear" w:color="auto" w:fill="FFFFFF"/>
          </w:tcPr>
          <w:p w14:paraId="0B739EDC" w14:textId="77777777" w:rsidR="00E42FA6" w:rsidRPr="00D14360" w:rsidRDefault="00E42FA6" w:rsidP="00E42FA6">
            <w:pPr>
              <w:rPr>
                <w:b/>
                <w:rPrChange w:id="13317" w:author="Russell Ott" w:date="2022-05-16T11:47:00Z">
                  <w:rPr>
                    <w:rFonts w:ascii="Calibri" w:hAnsi="Calibri"/>
                    <w:b/>
                    <w:sz w:val="20"/>
                  </w:rPr>
                </w:rPrChange>
              </w:rPr>
            </w:pPr>
            <w:r w:rsidRPr="00D14360">
              <w:rPr>
                <w:b/>
                <w:rPrChange w:id="13318" w:author="Russell Ott" w:date="2022-05-16T11:47:00Z">
                  <w:rPr>
                    <w:rFonts w:ascii="Calibri" w:hAnsi="Calibri"/>
                    <w:b/>
                    <w:sz w:val="20"/>
                  </w:rPr>
                </w:rPrChange>
              </w:rPr>
              <w:t>ActStatus</w:t>
            </w:r>
          </w:p>
        </w:tc>
        <w:tc>
          <w:tcPr>
            <w:tcW w:w="7872" w:type="dxa"/>
            <w:tcBorders>
              <w:top w:val="single" w:sz="4" w:space="0" w:color="4F81BD"/>
              <w:bottom w:val="single" w:sz="4" w:space="0" w:color="4F81BD"/>
            </w:tcBorders>
            <w:shd w:val="clear" w:color="auto" w:fill="auto"/>
          </w:tcPr>
          <w:p w14:paraId="6DA205DB" w14:textId="77777777" w:rsidR="00E42FA6" w:rsidRPr="003A3D50" w:rsidRDefault="00E42FA6" w:rsidP="00E42FA6">
            <w:pPr>
              <w:rPr>
                <w:rFonts w:ascii="Calibri Light" w:eastAsia="Times New Roman" w:hAnsi="Calibri Light"/>
                <w:sz w:val="24"/>
                <w:szCs w:val="24"/>
                <w:rPrChange w:id="13319" w:author="Russell Ott" w:date="2022-05-16T11:47:00Z">
                  <w:rPr>
                    <w:rFonts w:ascii="Calibri Light" w:hAnsi="Calibri Light"/>
                    <w:sz w:val="20"/>
                  </w:rPr>
                </w:rPrChange>
              </w:rPr>
            </w:pPr>
            <w:r w:rsidRPr="003A3D50">
              <w:rPr>
                <w:rFonts w:ascii="Calibri Light" w:hAnsi="Calibri Light"/>
                <w:rPrChange w:id="13320" w:author="Russell Ott" w:date="2022-05-16T11:47:00Z">
                  <w:rPr>
                    <w:rFonts w:ascii="Calibri Light" w:hAnsi="Calibri Light"/>
                    <w:sz w:val="20"/>
                  </w:rPr>
                </w:rPrChange>
              </w:rPr>
              <w:t>This is a discrete observation that has been made in order for it to be documented. Therefore, it always has a statusCode of “completed</w:t>
            </w:r>
            <w:r w:rsidR="001D30C4" w:rsidRPr="003A3D50">
              <w:rPr>
                <w:rFonts w:ascii="Calibri Light" w:hAnsi="Calibri Light"/>
                <w:rPrChange w:id="13321" w:author="Russell Ott" w:date="2022-05-16T11:47:00Z">
                  <w:rPr>
                    <w:rFonts w:ascii="Calibri Light" w:hAnsi="Calibri Light"/>
                    <w:sz w:val="20"/>
                  </w:rPr>
                </w:rPrChange>
              </w:rPr>
              <w:t>.</w:t>
            </w:r>
            <w:r w:rsidRPr="003A3D50">
              <w:rPr>
                <w:rFonts w:ascii="Calibri Light" w:hAnsi="Calibri Light"/>
                <w:rPrChange w:id="13322" w:author="Russell Ott" w:date="2022-05-16T11:47:00Z">
                  <w:rPr>
                    <w:rFonts w:ascii="Calibri Light" w:hAnsi="Calibri Light"/>
                    <w:sz w:val="20"/>
                  </w:rPr>
                </w:rPrChange>
              </w:rPr>
              <w:t>”</w:t>
            </w:r>
          </w:p>
          <w:p w14:paraId="7BC79BA4" w14:textId="77777777" w:rsidR="000F4F3F" w:rsidRDefault="000F4F3F" w:rsidP="00E42FA6">
            <w:pPr>
              <w:rPr>
                <w:rFonts w:ascii="Calibri Light" w:hAnsi="Calibri Light"/>
                <w:rPrChange w:id="13323" w:author="Russell Ott" w:date="2022-05-16T11:47:00Z">
                  <w:rPr>
                    <w:rFonts w:ascii="Calibri Light" w:hAnsi="Calibri Light"/>
                    <w:sz w:val="20"/>
                  </w:rPr>
                </w:rPrChange>
              </w:rPr>
            </w:pPr>
          </w:p>
          <w:p w14:paraId="33AAD0CC" w14:textId="6A528881" w:rsidR="00E42FA6" w:rsidRPr="003A3D50" w:rsidRDefault="00E42FA6" w:rsidP="00E42FA6">
            <w:pPr>
              <w:rPr>
                <w:rFonts w:ascii="Calibri Light" w:eastAsia="Times New Roman" w:hAnsi="Calibri Light"/>
                <w:sz w:val="24"/>
                <w:szCs w:val="24"/>
                <w:rPrChange w:id="13324" w:author="Russell Ott" w:date="2022-05-16T11:47:00Z">
                  <w:rPr>
                    <w:rFonts w:ascii="Calibri Light" w:hAnsi="Calibri Light"/>
                    <w:sz w:val="20"/>
                  </w:rPr>
                </w:rPrChange>
              </w:rPr>
            </w:pPr>
            <w:r w:rsidRPr="003A3D50">
              <w:rPr>
                <w:rFonts w:ascii="Calibri Light" w:hAnsi="Calibri Light"/>
                <w:rPrChange w:id="13325" w:author="Russell Ott" w:date="2022-05-16T11:47:00Z">
                  <w:rPr>
                    <w:rFonts w:ascii="Calibri Light" w:hAnsi="Calibri Light"/>
                    <w:sz w:val="20"/>
                  </w:rPr>
                </w:rPrChange>
              </w:rPr>
              <w:t xml:space="preserve">The template does not provide guidance on the use of the effectiveTime element. It represents the </w:t>
            </w:r>
            <w:del w:id="13326" w:author="Russell Ott" w:date="2022-05-16T11:47:00Z">
              <w:r w:rsidRPr="003A3D50">
                <w:rPr>
                  <w:rFonts w:ascii="Calibri Light" w:hAnsi="Calibri Light" w:cs="Calibri Light"/>
                </w:rPr>
                <w:delText>biologically</w:delText>
              </w:r>
            </w:del>
            <w:ins w:id="13327" w:author="Russell Ott" w:date="2022-05-16T11:47:00Z">
              <w:r w:rsidR="0088454D">
                <w:rPr>
                  <w:rFonts w:ascii="Calibri Light" w:hAnsi="Calibri Light" w:cs="Calibri Light"/>
                </w:rPr>
                <w:t>clinically</w:t>
              </w:r>
            </w:ins>
            <w:r w:rsidR="0088454D" w:rsidRPr="003A3D50">
              <w:rPr>
                <w:rFonts w:ascii="Calibri Light" w:hAnsi="Calibri Light"/>
                <w:rPrChange w:id="13328" w:author="Russell Ott" w:date="2022-05-16T11:47:00Z">
                  <w:rPr>
                    <w:rFonts w:ascii="Calibri Light" w:hAnsi="Calibri Light"/>
                    <w:sz w:val="20"/>
                  </w:rPr>
                </w:rPrChange>
              </w:rPr>
              <w:t xml:space="preserve"> </w:t>
            </w:r>
            <w:r w:rsidRPr="003A3D50">
              <w:rPr>
                <w:rFonts w:ascii="Calibri Light" w:hAnsi="Calibri Light"/>
                <w:rPrChange w:id="13329" w:author="Russell Ott" w:date="2022-05-16T11:47:00Z">
                  <w:rPr>
                    <w:rFonts w:ascii="Calibri Light" w:hAnsi="Calibri Light"/>
                    <w:sz w:val="20"/>
                  </w:rPr>
                </w:rPrChange>
              </w:rPr>
              <w:t>relevant time of the observation about the patient’s birth sex.</w:t>
            </w:r>
          </w:p>
        </w:tc>
      </w:tr>
      <w:tr w:rsidR="002954CE" w:rsidRPr="00C64922" w14:paraId="5998539F" w14:textId="77777777" w:rsidTr="00F75DF2">
        <w:tblPrEx>
          <w:tblW w:w="9329" w:type="dxa"/>
          <w:tblInd w:w="108" w:type="dxa"/>
          <w:tblBorders>
            <w:top w:val="single" w:sz="4" w:space="0" w:color="4F81BD"/>
            <w:left w:val="single" w:sz="4" w:space="0" w:color="4F81BD"/>
            <w:bottom w:val="single" w:sz="4" w:space="0" w:color="4F81BD"/>
            <w:right w:val="single" w:sz="4" w:space="0" w:color="4F81BD"/>
          </w:tblBorders>
          <w:tblPrExChange w:id="13330" w:author="Russell Ott" w:date="2022-05-16T11:47:00Z">
            <w:tblPrEx>
              <w:tblW w:w="9329"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3331" w:author="Russell Ott" w:date="2022-05-16T11:47: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3332" w:author="Russell Ott" w:date="2022-05-16T11:47:00Z">
              <w:tcPr>
                <w:tcW w:w="1457" w:type="dxa"/>
                <w:tcBorders>
                  <w:right w:val="nil"/>
                </w:tcBorders>
                <w:shd w:val="clear" w:color="auto" w:fill="FFFFFF"/>
              </w:tcPr>
            </w:tcPrChange>
          </w:tcPr>
          <w:p w14:paraId="49A5DE04" w14:textId="77777777" w:rsidR="00E42FA6" w:rsidRPr="00D14360" w:rsidRDefault="00E42FA6" w:rsidP="00E42FA6">
            <w:pPr>
              <w:rPr>
                <w:b/>
                <w:rPrChange w:id="13333" w:author="Russell Ott" w:date="2022-05-16T11:47:00Z">
                  <w:rPr>
                    <w:rFonts w:ascii="Calibri" w:hAnsi="Calibri"/>
                    <w:b/>
                    <w:sz w:val="20"/>
                  </w:rPr>
                </w:rPrChange>
              </w:rPr>
            </w:pPr>
            <w:r w:rsidRPr="00D14360">
              <w:rPr>
                <w:b/>
                <w:rPrChange w:id="13334" w:author="Russell Ott" w:date="2022-05-16T11:47:00Z">
                  <w:rPr>
                    <w:rFonts w:ascii="Calibri" w:hAnsi="Calibri"/>
                    <w:b/>
                    <w:sz w:val="20"/>
                  </w:rPr>
                </w:rPrChange>
              </w:rPr>
              <w:t>Negation</w:t>
            </w:r>
          </w:p>
        </w:tc>
        <w:tc>
          <w:tcPr>
            <w:tcW w:w="7872" w:type="dxa"/>
            <w:tcBorders>
              <w:top w:val="single" w:sz="4" w:space="0" w:color="4F81BD"/>
              <w:bottom w:val="single" w:sz="4" w:space="0" w:color="4472C4" w:themeColor="accent1"/>
            </w:tcBorders>
            <w:shd w:val="clear" w:color="auto" w:fill="auto"/>
            <w:tcPrChange w:id="13335" w:author="Russell Ott" w:date="2022-05-16T11:47:00Z">
              <w:tcPr>
                <w:tcW w:w="7872" w:type="dxa"/>
                <w:shd w:val="clear" w:color="auto" w:fill="auto"/>
              </w:tcPr>
            </w:tcPrChange>
          </w:tcPr>
          <w:p w14:paraId="7B4322BB" w14:textId="77777777"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336" w:author="Russell Ott" w:date="2022-05-16T11:47:00Z">
                  <w:rPr>
                    <w:rFonts w:ascii="Calibri Light" w:hAnsi="Calibri Light"/>
                    <w:color w:val="212529"/>
                    <w:sz w:val="20"/>
                  </w:rPr>
                </w:rPrChange>
              </w:rPr>
            </w:pPr>
            <w:r w:rsidRPr="003A3D50">
              <w:rPr>
                <w:rFonts w:ascii="Calibri Light" w:hAnsi="Calibri Light"/>
                <w:rPrChange w:id="13337" w:author="Russell Ott" w:date="2022-05-16T11:47:00Z">
                  <w:rPr>
                    <w:rFonts w:ascii="Calibri Light" w:hAnsi="Calibri Light"/>
                    <w:sz w:val="20"/>
                  </w:rPr>
                </w:rPrChange>
              </w:rPr>
              <w:t>Not explicitly specified.</w:t>
            </w:r>
          </w:p>
        </w:tc>
      </w:tr>
      <w:tr w:rsidR="002954CE" w:rsidRPr="00C64922" w14:paraId="3AD43C0E" w14:textId="77777777" w:rsidTr="003A3D50">
        <w:trPr>
          <w:cantSplit/>
          <w:trHeight w:val="350"/>
          <w:del w:id="13338" w:author="Russell Ott" w:date="2022-05-16T11:47:00Z"/>
        </w:trPr>
        <w:tc>
          <w:tcPr>
            <w:tcW w:w="1457" w:type="dxa"/>
            <w:tcBorders>
              <w:top w:val="single" w:sz="4" w:space="0" w:color="4F81BD"/>
              <w:bottom w:val="single" w:sz="4" w:space="0" w:color="4F81BD"/>
              <w:right w:val="nil"/>
            </w:tcBorders>
            <w:shd w:val="clear" w:color="auto" w:fill="FFFFFF"/>
          </w:tcPr>
          <w:p w14:paraId="7B4BAE27" w14:textId="77777777" w:rsidR="00E42FA6" w:rsidRPr="00D14360" w:rsidRDefault="00E42FA6" w:rsidP="00E42FA6">
            <w:pPr>
              <w:rPr>
                <w:del w:id="13339" w:author="Russell Ott" w:date="2022-05-16T11:47:00Z"/>
                <w:rFonts w:cs="Calibri"/>
                <w:b/>
                <w:bCs/>
              </w:rPr>
            </w:pPr>
            <w:del w:id="13340" w:author="Russell Ott" w:date="2022-05-16T11:47:00Z">
              <w:r w:rsidRPr="00D14360">
                <w:rPr>
                  <w:rFonts w:cs="Calibri"/>
                  <w:b/>
                  <w:bCs/>
                </w:rPr>
                <w:delText>Idioms Supported</w:delText>
              </w:r>
            </w:del>
          </w:p>
        </w:tc>
        <w:tc>
          <w:tcPr>
            <w:tcW w:w="7872" w:type="dxa"/>
            <w:tcBorders>
              <w:top w:val="single" w:sz="4" w:space="0" w:color="4F81BD"/>
              <w:bottom w:val="single" w:sz="4" w:space="0" w:color="4F81BD"/>
            </w:tcBorders>
            <w:shd w:val="clear" w:color="auto" w:fill="auto"/>
          </w:tcPr>
          <w:p w14:paraId="21650096" w14:textId="77777777" w:rsidR="00E42FA6" w:rsidRPr="003A3D50" w:rsidRDefault="00E42FA6" w:rsidP="00E42FA6">
            <w:pPr>
              <w:rPr>
                <w:del w:id="13341" w:author="Russell Ott" w:date="2022-05-16T11:47:00Z"/>
                <w:rFonts w:ascii="Calibri Light" w:hAnsi="Calibri Light" w:cs="Calibri Light"/>
              </w:rPr>
            </w:pPr>
            <w:del w:id="13342" w:author="Russell Ott" w:date="2022-05-16T11:47:00Z">
              <w:r w:rsidRPr="003A3D50">
                <w:rPr>
                  <w:rFonts w:ascii="Calibri Light" w:hAnsi="Calibri Light" w:cs="Calibri Light"/>
                </w:rPr>
                <w:delText>None.</w:delText>
              </w:r>
            </w:del>
          </w:p>
        </w:tc>
      </w:tr>
      <w:tr w:rsidR="002954CE" w:rsidRPr="00C64922" w14:paraId="1C8DDA33" w14:textId="77777777" w:rsidTr="00F75DF2">
        <w:tblPrEx>
          <w:tblW w:w="9329" w:type="dxa"/>
          <w:tblInd w:w="108" w:type="dxa"/>
          <w:tblBorders>
            <w:top w:val="single" w:sz="4" w:space="0" w:color="4F81BD"/>
            <w:left w:val="single" w:sz="4" w:space="0" w:color="4F81BD"/>
            <w:bottom w:val="single" w:sz="4" w:space="0" w:color="4F81BD"/>
            <w:right w:val="single" w:sz="4" w:space="0" w:color="4F81BD"/>
          </w:tblBorders>
          <w:tblPrExChange w:id="13343" w:author="Russell Ott" w:date="2022-05-16T11:47:00Z">
            <w:tblPrEx>
              <w:tblW w:w="9329"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344"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3345" w:author="Russell Ott" w:date="2022-05-16T11:47:00Z">
              <w:tcPr>
                <w:tcW w:w="1457" w:type="dxa"/>
                <w:tcBorders>
                  <w:bottom w:val="single" w:sz="4" w:space="0" w:color="4472C4"/>
                  <w:right w:val="nil"/>
                </w:tcBorders>
                <w:shd w:val="clear" w:color="auto" w:fill="FFFFFF"/>
              </w:tcPr>
            </w:tcPrChange>
          </w:tcPr>
          <w:p w14:paraId="1F5C61A7" w14:textId="77777777" w:rsidR="00E42FA6" w:rsidRPr="00596CA4" w:rsidRDefault="00E42FA6" w:rsidP="00E42FA6">
            <w:pPr>
              <w:rPr>
                <w:b/>
                <w:rPrChange w:id="13346" w:author="Russell Ott" w:date="2022-05-16T11:47:00Z">
                  <w:rPr>
                    <w:rFonts w:ascii="Calibri" w:hAnsi="Calibri"/>
                    <w:b/>
                    <w:sz w:val="20"/>
                  </w:rPr>
                </w:rPrChange>
              </w:rPr>
            </w:pPr>
            <w:r w:rsidRPr="00596CA4">
              <w:rPr>
                <w:b/>
                <w:rPrChange w:id="13347" w:author="Russell Ott" w:date="2022-05-16T11:47:00Z">
                  <w:rPr>
                    <w:rFonts w:ascii="Calibri" w:hAnsi="Calibri"/>
                    <w:b/>
                    <w:sz w:val="20"/>
                  </w:rPr>
                </w:rPrChange>
              </w:rPr>
              <w:t>Other Considerations</w:t>
            </w:r>
          </w:p>
        </w:tc>
        <w:tc>
          <w:tcPr>
            <w:tcW w:w="7872" w:type="dxa"/>
            <w:tcBorders>
              <w:top w:val="single" w:sz="4" w:space="0" w:color="4472C4" w:themeColor="accent1"/>
              <w:bottom w:val="single" w:sz="4" w:space="0" w:color="4472C4"/>
            </w:tcBorders>
            <w:shd w:val="clear" w:color="auto" w:fill="auto"/>
            <w:tcPrChange w:id="13348" w:author="Russell Ott" w:date="2022-05-16T11:47:00Z">
              <w:tcPr>
                <w:tcW w:w="7872" w:type="dxa"/>
                <w:tcBorders>
                  <w:bottom w:val="single" w:sz="4" w:space="0" w:color="4472C4"/>
                </w:tcBorders>
                <w:shd w:val="clear" w:color="auto" w:fill="auto"/>
              </w:tcPr>
            </w:tcPrChange>
          </w:tcPr>
          <w:p w14:paraId="361B0408" w14:textId="77777777" w:rsidR="000F4F3F" w:rsidRPr="00596CA4" w:rsidRDefault="000F4F3F" w:rsidP="00D14360">
            <w:pPr>
              <w:keepNext/>
              <w:rPr>
                <w:rFonts w:ascii="Calibri Light" w:eastAsia="Times New Roman" w:hAnsi="Calibri Light"/>
                <w:sz w:val="24"/>
                <w:szCs w:val="24"/>
                <w:rPrChange w:id="13349" w:author="Russell Ott" w:date="2022-05-16T11:47:00Z">
                  <w:rPr>
                    <w:rFonts w:ascii="Calibri Light" w:hAnsi="Calibri Light"/>
                    <w:sz w:val="20"/>
                  </w:rPr>
                </w:rPrChange>
              </w:rPr>
            </w:pPr>
            <w:r w:rsidRPr="00596CA4">
              <w:rPr>
                <w:rFonts w:ascii="Calibri Light" w:hAnsi="Calibri Light"/>
                <w:rPrChange w:id="13350" w:author="Russell Ott" w:date="2022-05-16T11:47:00Z">
                  <w:rPr>
                    <w:rFonts w:ascii="Calibri Light" w:hAnsi="Calibri Light"/>
                    <w:sz w:val="20"/>
                  </w:rPr>
                </w:rPrChange>
              </w:rPr>
              <w:t xml:space="preserve">This observation is intended to be used in the Social History section. </w:t>
            </w:r>
          </w:p>
          <w:p w14:paraId="457681DF" w14:textId="77777777" w:rsidR="000F4F3F" w:rsidRPr="00596CA4" w:rsidRDefault="000F4F3F" w:rsidP="00D14360">
            <w:pPr>
              <w:keepNext/>
              <w:rPr>
                <w:rFonts w:ascii="Calibri Light" w:hAnsi="Calibri Light"/>
                <w:rPrChange w:id="13351" w:author="Russell Ott" w:date="2022-05-16T11:47:00Z">
                  <w:rPr>
                    <w:rFonts w:ascii="Calibri Light" w:hAnsi="Calibri Light"/>
                    <w:sz w:val="20"/>
                  </w:rPr>
                </w:rPrChange>
              </w:rPr>
            </w:pPr>
          </w:p>
          <w:p w14:paraId="6E610F1E" w14:textId="77777777" w:rsidR="00E42FA6" w:rsidRPr="003A3D50" w:rsidRDefault="00E42FA6" w:rsidP="00D14360">
            <w:pPr>
              <w:keepNext/>
              <w:rPr>
                <w:rFonts w:ascii="Calibri Light" w:eastAsia="Times New Roman" w:hAnsi="Calibri Light"/>
                <w:sz w:val="24"/>
                <w:szCs w:val="24"/>
                <w:rPrChange w:id="13352" w:author="Russell Ott" w:date="2022-05-16T11:47:00Z">
                  <w:rPr>
                    <w:rFonts w:ascii="Calibri Light" w:hAnsi="Calibri Light"/>
                    <w:sz w:val="20"/>
                  </w:rPr>
                </w:rPrChange>
              </w:rPr>
            </w:pPr>
            <w:r w:rsidRPr="003A3D50">
              <w:rPr>
                <w:rFonts w:ascii="Calibri Light" w:hAnsi="Calibri Light"/>
                <w:rPrChange w:id="13353" w:author="Russell Ott" w:date="2022-05-16T11:47:00Z">
                  <w:rPr>
                    <w:rFonts w:ascii="Calibri Light" w:hAnsi="Calibri Light"/>
                    <w:sz w:val="20"/>
                  </w:rPr>
                </w:rPrChange>
              </w:rPr>
              <w:t>This observation is not appropriate for recording patient gender (administrativeGender). The patient’s administrative gender is recorded in the header of the document using the record</w:t>
            </w:r>
            <w:r w:rsidRPr="003A3D50">
              <w:rPr>
                <w:rFonts w:ascii="Calibri Light" w:hAnsi="Calibri Light"/>
                <w:rPrChange w:id="13354" w:author="Russell Ott" w:date="2022-05-16T11:47:00Z">
                  <w:rPr>
                    <w:rFonts w:ascii="Calibri Light" w:hAnsi="Calibri Light"/>
                    <w:sz w:val="20"/>
                  </w:rPr>
                </w:rPrChange>
              </w:rPr>
              <w:t>Target.administrativeGender element.</w:t>
            </w:r>
          </w:p>
        </w:tc>
      </w:tr>
      <w:tr w:rsidR="00E33321" w:rsidRPr="00C64922" w14:paraId="716D556C" w14:textId="77777777" w:rsidTr="003A3D50">
        <w:trPr>
          <w:cantSplit/>
        </w:trPr>
        <w:tc>
          <w:tcPr>
            <w:tcW w:w="1457" w:type="dxa"/>
            <w:tcBorders>
              <w:top w:val="single" w:sz="4" w:space="0" w:color="4472C4"/>
              <w:bottom w:val="single" w:sz="4" w:space="0" w:color="4F81BD"/>
              <w:right w:val="nil"/>
            </w:tcBorders>
            <w:shd w:val="clear" w:color="auto" w:fill="FFFFFF"/>
          </w:tcPr>
          <w:p w14:paraId="08F8AA60" w14:textId="77777777" w:rsidR="00E33321" w:rsidRPr="00AD08FB" w:rsidRDefault="00E33321" w:rsidP="00E33321">
            <w:pPr>
              <w:rPr>
                <w:rFonts w:ascii="Calibri Light" w:hAnsi="Calibri Light"/>
                <w:b/>
                <w:highlight w:val="yellow"/>
                <w:rPrChange w:id="13355" w:author="Russell Ott" w:date="2022-05-16T11:47:00Z">
                  <w:rPr>
                    <w:rFonts w:ascii="Calibri Light" w:hAnsi="Calibri Light"/>
                    <w:b/>
                    <w:sz w:val="20"/>
                    <w:highlight w:val="yellow"/>
                  </w:rPr>
                </w:rPrChange>
              </w:rPr>
            </w:pPr>
            <w:r w:rsidRPr="00AD08FB">
              <w:rPr>
                <w:rFonts w:ascii="Calibri Light" w:hAnsi="Calibri Light"/>
                <w:b/>
                <w:rPrChange w:id="13356" w:author="Russell Ott" w:date="2022-05-16T11:47:00Z">
                  <w:rPr>
                    <w:rFonts w:ascii="Calibri Light" w:hAnsi="Calibri Light"/>
                    <w:b/>
                    <w:sz w:val="20"/>
                  </w:rPr>
                </w:rPrChange>
              </w:rPr>
              <w:t>Example</w:t>
            </w:r>
          </w:p>
        </w:tc>
        <w:tc>
          <w:tcPr>
            <w:tcW w:w="7872" w:type="dxa"/>
            <w:tcBorders>
              <w:top w:val="single" w:sz="4" w:space="0" w:color="4472C4"/>
              <w:bottom w:val="single" w:sz="4" w:space="0" w:color="4F81BD"/>
            </w:tcBorders>
            <w:shd w:val="clear" w:color="auto" w:fill="auto"/>
          </w:tcPr>
          <w:p w14:paraId="5EC8130F" w14:textId="77777777" w:rsidR="00F10C7C" w:rsidRPr="00F10C7C" w:rsidRDefault="00596CA4" w:rsidP="00F10C7C">
            <w:pPr>
              <w:rPr>
                <w:ins w:id="13357" w:author="Russell Ott" w:date="2022-05-16T11:47:00Z"/>
                <w:rFonts w:ascii="Calibri Light" w:hAnsi="Calibri Light" w:cs="Calibri Light"/>
              </w:rPr>
            </w:pPr>
            <w:r w:rsidRPr="00AD08FB">
              <w:rPr>
                <w:rFonts w:ascii="Calibri Light" w:hAnsi="Calibri Light"/>
                <w:highlight w:val="yellow"/>
                <w:rPrChange w:id="13358" w:author="Russell Ott" w:date="2022-05-16T11:47:00Z">
                  <w:rPr>
                    <w:rFonts w:ascii="Calibri Light" w:hAnsi="Calibri Light"/>
                    <w:sz w:val="20"/>
                    <w:highlight w:val="yellow"/>
                  </w:rPr>
                </w:rPrChange>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highlight w:val="yellow"/>
                <w:rPrChange w:id="13359" w:author="Russell Ott" w:date="2022-05-16T11:47:00Z">
                  <w:rPr>
                    <w:rFonts w:ascii="Calibri Light" w:hAnsi="Calibri Light"/>
                    <w:sz w:val="20"/>
                    <w:highlight w:val="yellow"/>
                  </w:rPr>
                </w:rPrChange>
              </w:rPr>
              <w:fldChar w:fldCharType="separate"/>
            </w:r>
          </w:p>
          <w:p w14:paraId="46ACE22B" w14:textId="7B10BC73" w:rsidR="00E33321" w:rsidRPr="00AD08FB" w:rsidRDefault="00F10C7C" w:rsidP="00E33321">
            <w:pPr>
              <w:keepNext/>
              <w:rPr>
                <w:rFonts w:ascii="Calibri Light" w:eastAsia="Times New Roman" w:hAnsi="Calibri Light"/>
                <w:sz w:val="24"/>
                <w:szCs w:val="24"/>
                <w:highlight w:val="yellow"/>
                <w:rPrChange w:id="13360" w:author="Russell Ott" w:date="2022-05-16T11:47:00Z">
                  <w:rPr>
                    <w:rFonts w:ascii="Calibri Light" w:hAnsi="Calibri Light"/>
                    <w:sz w:val="20"/>
                    <w:highlight w:val="yellow"/>
                  </w:rPr>
                </w:rPrChange>
              </w:rPr>
            </w:pPr>
            <w:r w:rsidRPr="00F10C7C">
              <w:rPr>
                <w:rFonts w:ascii="Calibri Light" w:hAnsi="Calibri Light"/>
                <w:rPrChange w:id="13361" w:author="Russell Ott" w:date="2022-05-16T11:47:00Z">
                  <w:rPr>
                    <w:rFonts w:ascii="Calibri Light" w:hAnsi="Calibri Light"/>
                    <w:sz w:val="20"/>
                  </w:rPr>
                </w:rPrChange>
              </w:rPr>
              <w:t>Example</w:t>
            </w:r>
            <w:r w:rsidRPr="00F10C7C">
              <w:rPr>
                <w:rFonts w:ascii="Calibri Light" w:hAnsi="Calibri Light"/>
                <w:rPrChange w:id="13362" w:author="Russell Ott" w:date="2022-05-16T11:47:00Z">
                  <w:rPr>
                    <w:rFonts w:ascii="Calibri Light" w:hAnsi="Calibri Light"/>
                    <w:sz w:val="20"/>
                  </w:rPr>
                </w:rPrChange>
              </w:rPr>
              <w:t xml:space="preserve"> </w:t>
            </w:r>
            <w:del w:id="13363" w:author="Russell Ott" w:date="2022-05-16T11:47:00Z">
              <w:r w:rsidR="00DE0DA7" w:rsidRPr="00DE0DA7">
                <w:rPr>
                  <w:rFonts w:ascii="Calibri Light" w:hAnsi="Calibri Light" w:cs="Calibri Light"/>
                  <w:noProof/>
                </w:rPr>
                <w:delText>53</w:delText>
              </w:r>
            </w:del>
            <w:ins w:id="13364" w:author="Russell Ott" w:date="2022-05-16T11:47:00Z">
              <w:r w:rsidRPr="00F10C7C">
                <w:rPr>
                  <w:rFonts w:ascii="Calibri Light" w:hAnsi="Calibri Light" w:cs="Calibri Light"/>
                </w:rPr>
                <w:t>52</w:t>
              </w:r>
            </w:ins>
            <w:r w:rsidRPr="00F10C7C">
              <w:rPr>
                <w:rFonts w:ascii="Calibri Light" w:hAnsi="Calibri Light"/>
                <w:rPrChange w:id="13365" w:author="Russell Ott" w:date="2022-05-16T11:47:00Z">
                  <w:rPr>
                    <w:rFonts w:ascii="Calibri Light" w:hAnsi="Calibri Light"/>
                    <w:sz w:val="20"/>
                  </w:rPr>
                </w:rPrChange>
              </w:rPr>
              <w:t xml:space="preserve">: Birth </w:t>
            </w:r>
            <w:r>
              <w:rPr>
                <w:rPrChange w:id="13366" w:author="Russell Ott" w:date="2022-05-16T11:47:00Z">
                  <w:rPr>
                    <w:rFonts w:ascii="Calibri Light" w:hAnsi="Calibri Light"/>
                    <w:sz w:val="20"/>
                  </w:rPr>
                </w:rPrChange>
              </w:rPr>
              <w:t>Sex</w:t>
            </w:r>
            <w:r w:rsidR="00596CA4" w:rsidRPr="00AD08FB">
              <w:rPr>
                <w:rFonts w:ascii="Calibri Light" w:hAnsi="Calibri Light"/>
                <w:highlight w:val="yellow"/>
                <w:rPrChange w:id="13367" w:author="Russell Ott" w:date="2022-05-16T11:47:00Z">
                  <w:rPr>
                    <w:rFonts w:ascii="Calibri Light" w:hAnsi="Calibri Light"/>
                    <w:sz w:val="20"/>
                    <w:highlight w:val="yellow"/>
                  </w:rPr>
                </w:rPrChange>
              </w:rPr>
              <w:fldChar w:fldCharType="end"/>
            </w:r>
          </w:p>
        </w:tc>
      </w:tr>
    </w:tbl>
    <w:p w14:paraId="0A730D38" w14:textId="4C1A8009" w:rsidR="007D3708" w:rsidRDefault="005C79A1" w:rsidP="007D3708">
      <w:pPr>
        <w:pStyle w:val="Caption"/>
      </w:pPr>
      <w:bookmarkStart w:id="13368" w:name="_Toc21927041"/>
      <w:r>
        <w:t xml:space="preserve">  </w:t>
      </w:r>
      <w:bookmarkStart w:id="13369" w:name="_Toc103262924"/>
      <w:r w:rsidR="007D3708" w:rsidRPr="00C64922">
        <w:t xml:space="preserve">Table </w:t>
      </w:r>
      <w:r w:rsidR="00132A94">
        <w:fldChar w:fldCharType="begin"/>
      </w:r>
      <w:r w:rsidR="00132A94">
        <w:instrText xml:space="preserve"> SEQ Table \* ARABIC </w:instrText>
      </w:r>
      <w:r w:rsidR="00132A94">
        <w:fldChar w:fldCharType="separate"/>
      </w:r>
      <w:del w:id="13370" w:author="Russell Ott" w:date="2022-05-16T11:47:00Z">
        <w:r w:rsidR="00DE0DA7">
          <w:rPr>
            <w:noProof/>
          </w:rPr>
          <w:delText>60</w:delText>
        </w:r>
      </w:del>
      <w:ins w:id="13371" w:author="Russell Ott" w:date="2022-05-16T11:47:00Z">
        <w:r w:rsidR="00F10C7C">
          <w:rPr>
            <w:noProof/>
          </w:rPr>
          <w:t>57</w:t>
        </w:r>
      </w:ins>
      <w:r w:rsidR="00132A94">
        <w:rPr>
          <w:noProof/>
        </w:rPr>
        <w:fldChar w:fldCharType="end"/>
      </w:r>
      <w:r w:rsidR="007D3708" w:rsidRPr="00C64922">
        <w:t>: Birth Sex</w:t>
      </w:r>
      <w:r w:rsidR="00852DED">
        <w:t xml:space="preserve"> Template</w:t>
      </w:r>
      <w:bookmarkEnd w:id="13369"/>
      <w:bookmarkEnd w:id="13368"/>
    </w:p>
    <w:p w14:paraId="29F2BCB6" w14:textId="77777777" w:rsidR="005C79A1" w:rsidRDefault="005C79A1" w:rsidP="003A3D50">
      <w:pPr>
        <w:pStyle w:val="Caption"/>
        <w:keepNext/>
        <w:spacing w:after="0"/>
      </w:pPr>
      <w:bookmarkStart w:id="13372" w:name="_Ref21883683"/>
      <w:bookmarkStart w:id="13373" w:name="_Toc21927505"/>
    </w:p>
    <w:p w14:paraId="7ACECFEB" w14:textId="2FAEC7A4" w:rsidR="000F4F3F" w:rsidRDefault="000F4F3F" w:rsidP="003A3D50">
      <w:pPr>
        <w:pStyle w:val="Caption"/>
        <w:keepNext/>
        <w:spacing w:after="0"/>
      </w:pPr>
      <w:bookmarkStart w:id="13374" w:name="_Toc101449305"/>
      <w:r>
        <w:t xml:space="preserve">Example </w:t>
      </w:r>
      <w:r w:rsidR="00132A94">
        <w:fldChar w:fldCharType="begin"/>
      </w:r>
      <w:r w:rsidR="00132A94">
        <w:instrText xml:space="preserve"> SEQ Example \* ARABIC </w:instrText>
      </w:r>
      <w:r w:rsidR="00132A94">
        <w:fldChar w:fldCharType="separate"/>
      </w:r>
      <w:del w:id="13375" w:author="Russell Ott" w:date="2022-05-16T11:47:00Z">
        <w:r w:rsidR="00DE0DA7">
          <w:rPr>
            <w:noProof/>
          </w:rPr>
          <w:delText>53</w:delText>
        </w:r>
      </w:del>
      <w:ins w:id="13376" w:author="Russell Ott" w:date="2022-05-16T11:47:00Z">
        <w:r w:rsidR="00F10C7C">
          <w:rPr>
            <w:noProof/>
          </w:rPr>
          <w:t>52</w:t>
        </w:r>
      </w:ins>
      <w:r w:rsidR="00132A94">
        <w:rPr>
          <w:noProof/>
        </w:rPr>
        <w:fldChar w:fldCharType="end"/>
      </w:r>
      <w:r>
        <w:t>: Birth Sex</w:t>
      </w:r>
      <w:bookmarkEnd w:id="13372"/>
      <w:bookmarkEnd w:id="13374"/>
      <w:bookmarkEnd w:id="133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7777777" w:rsidTr="00AD08FB">
        <w:tc>
          <w:tcPr>
            <w:tcW w:w="9576" w:type="dxa"/>
            <w:shd w:val="clear" w:color="auto" w:fill="auto"/>
          </w:tcPr>
          <w:p w14:paraId="6B0B5B83" w14:textId="77777777"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77777777"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77777777"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77777777"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7777777"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77777777"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77777777"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77777777"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77777777"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7777777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77777777"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7777777"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77777777" w:rsidR="00CC03A6" w:rsidRPr="003A3D50" w:rsidRDefault="00CC03A6" w:rsidP="003A3D50">
      <w:pPr>
        <w:rPr>
          <w:rFonts w:eastAsia="Calibri"/>
        </w:rPr>
      </w:pPr>
    </w:p>
    <w:p w14:paraId="19281331" w14:textId="77777777" w:rsidR="007D3708" w:rsidRPr="00C64922" w:rsidRDefault="007D3708" w:rsidP="002E634A">
      <w:pPr>
        <w:pStyle w:val="Heading4"/>
      </w:pPr>
      <w:bookmarkStart w:id="13377" w:name="_r7gl71evjsyp" w:colFirst="0" w:colLast="0"/>
      <w:bookmarkStart w:id="13378" w:name="_ghwgw5mdd1ry" w:colFirst="0" w:colLast="0"/>
      <w:bookmarkStart w:id="13379" w:name="_Toc11043657"/>
      <w:bookmarkEnd w:id="13377"/>
      <w:bookmarkEnd w:id="13378"/>
      <w:r w:rsidRPr="00C64922">
        <w:t>Pregnancy Status</w:t>
      </w:r>
      <w:bookmarkEnd w:id="13379"/>
      <w:r w:rsidRPr="00C64922">
        <w:t xml:space="preserve"> </w:t>
      </w:r>
    </w:p>
    <w:p w14:paraId="494409C2" w14:textId="5F2DA768" w:rsidR="00E3650F" w:rsidRDefault="007D3708" w:rsidP="007D3708">
      <w:pPr>
        <w:rPr>
          <w:rFonts w:ascii="Times New Roman" w:eastAsia="Times New Roman" w:hAnsi="Times New Roman"/>
          <w:sz w:val="24"/>
          <w:szCs w:val="24"/>
          <w:rPrChange w:id="13380" w:author="Russell Ott" w:date="2022-05-16T11:47:00Z">
            <w:rPr>
              <w:rFonts w:ascii="Calibri" w:hAnsi="Calibri"/>
            </w:rPr>
          </w:rPrChange>
        </w:rPr>
      </w:pPr>
      <w:r w:rsidRPr="00D14360">
        <w:rPr>
          <w:rPrChange w:id="13381" w:author="Russell Ott" w:date="2022-05-16T11:47:00Z">
            <w:rPr>
              <w:rFonts w:ascii="Calibri" w:hAnsi="Calibri"/>
            </w:rPr>
          </w:rPrChange>
        </w:rPr>
        <w:t xml:space="preserve">The Pregnancy Observation is used to represent a person’s pregnancy status over time. It is a type of social history observation and can included in the Social History Section. </w:t>
      </w:r>
      <w:del w:id="13382" w:author="Russell Ott" w:date="2022-05-16T11:47:00Z">
        <w:r w:rsidRPr="00D14360">
          <w:rPr>
            <w:rFonts w:cs="Calibri"/>
          </w:rPr>
          <w:delText>The supplemental Pregnancy Section template is designed to contain more detailed pregnancy information. It includes more detailed Pregnancy Observation templates that represents current and/or prior pregnancy statuses and their date ranges, enabling investigators to determine if a patient was pregnant, possibly pregnant, not pregnant or whether the pregnancy status was unknown during a particular date range</w:delText>
        </w:r>
        <w:r w:rsidR="009B30E1" w:rsidRPr="00D14360">
          <w:rPr>
            <w:rFonts w:cs="Calibri"/>
          </w:rPr>
          <w:delText>.</w:delText>
        </w:r>
        <w:r w:rsidRPr="00D14360">
          <w:rPr>
            <w:rStyle w:val="FootnoteReference"/>
            <w:rFonts w:cs="Calibri"/>
          </w:rPr>
          <w:footnoteReference w:id="151"/>
        </w:r>
      </w:del>
      <w:ins w:id="13384" w:author="Russell Ott" w:date="2022-05-16T11:47:00Z">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r w:rsidR="001A0138">
          <w:fldChar w:fldCharType="begin"/>
        </w:r>
        <w:r w:rsidR="001A0138">
          <w:instrText xml:space="preserve"> HYPERLINK "http://www.hl7.org/implement/standards/product_brief.cfm?product_id=494" </w:instrText>
        </w:r>
        <w:r w:rsidR="001A0138">
          <w:fldChar w:fldCharType="separate"/>
        </w:r>
        <w:r w:rsidR="00E3650F" w:rsidRPr="00E3650F">
          <w:rPr>
            <w:rStyle w:val="Hyperlink"/>
          </w:rPr>
          <w:t>HL7 CDA® R2 Implementation Guide: C-CDA R2.1 Supplemental Templates for Pregnancy Status, Release 1 - US Realm</w:t>
        </w:r>
        <w:r w:rsidR="001A0138">
          <w:rPr>
            <w:rStyle w:val="Hyperlink"/>
          </w:rPr>
          <w:fldChar w:fldCharType="end"/>
        </w:r>
        <w:r w:rsidR="00E3650F" w:rsidRPr="00C77DD8">
          <w:t>.</w:t>
        </w:r>
      </w:ins>
    </w:p>
    <w:p w14:paraId="720BB698" w14:textId="1FA229DD" w:rsidR="007D3708" w:rsidRPr="00D14360" w:rsidRDefault="007D3708" w:rsidP="007D3708">
      <w:pPr>
        <w:rPr>
          <w:rPrChange w:id="13385" w:author="Russell Ott" w:date="2022-05-16T11:47:00Z">
            <w:rPr>
              <w:rFonts w:ascii="Calibri" w:hAnsi="Calibri"/>
            </w:rPr>
          </w:rPrChange>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Change w:id="13386">
          <w:tblGrid>
            <w:gridCol w:w="1795"/>
            <w:gridCol w:w="7549"/>
          </w:tblGrid>
        </w:tblGridChange>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b/>
                <w:color w:val="FFFFFF"/>
                <w:rPrChange w:id="13387" w:author="Russell Ott" w:date="2022-05-16T11:47:00Z">
                  <w:rPr>
                    <w:rFonts w:ascii="Calibri" w:hAnsi="Calibri"/>
                    <w:b/>
                    <w:color w:val="FFFFFF"/>
                  </w:rPr>
                </w:rPrChange>
              </w:rPr>
            </w:pPr>
            <w:r w:rsidRPr="00D14360">
              <w:rPr>
                <w:b/>
                <w:color w:val="FFFFFF"/>
                <w:rPrChange w:id="13388" w:author="Russell Ott" w:date="2022-05-16T11:47:00Z">
                  <w:rPr>
                    <w:rFonts w:ascii="Calibri" w:hAnsi="Calibri"/>
                    <w:b/>
                    <w:color w:val="FFFFFF"/>
                  </w:rPr>
                </w:rPrChange>
              </w:rPr>
              <w:t>Entry Template</w:t>
            </w:r>
          </w:p>
        </w:tc>
        <w:tc>
          <w:tcPr>
            <w:tcW w:w="7549" w:type="dxa"/>
            <w:shd w:val="clear" w:color="auto" w:fill="4F81BD"/>
          </w:tcPr>
          <w:p w14:paraId="41756F23" w14:textId="77777777" w:rsidR="00E42FA6" w:rsidRPr="00D14360" w:rsidRDefault="00E42FA6" w:rsidP="00E42FA6">
            <w:pPr>
              <w:rPr>
                <w:rFonts w:ascii="Times New Roman" w:eastAsia="Times New Roman" w:hAnsi="Times New Roman"/>
                <w:b/>
                <w:color w:val="FFFFFF"/>
                <w:sz w:val="24"/>
                <w:szCs w:val="24"/>
                <w:rPrChange w:id="13389" w:author="Russell Ott" w:date="2022-05-16T11:47:00Z">
                  <w:rPr>
                    <w:rFonts w:ascii="Calibri" w:hAnsi="Calibri"/>
                    <w:b/>
                    <w:color w:val="FFFFFF"/>
                  </w:rPr>
                </w:rPrChange>
              </w:rPr>
            </w:pPr>
            <w:r w:rsidRPr="00D14360">
              <w:rPr>
                <w:b/>
                <w:color w:val="FFFFFF"/>
                <w:rPrChange w:id="13390" w:author="Russell Ott" w:date="2022-05-16T11:47:00Z">
                  <w:rPr>
                    <w:rFonts w:ascii="Calibri" w:hAnsi="Calibri"/>
                    <w:b/>
                    <w:color w:val="FFFFFF"/>
                  </w:rPr>
                </w:rPrChange>
              </w:rPr>
              <w:t xml:space="preserve">Pregnancy Observation </w:t>
            </w:r>
          </w:p>
          <w:p w14:paraId="51356423" w14:textId="77777777" w:rsidR="00E42FA6" w:rsidRPr="00D14360" w:rsidRDefault="00E42FA6" w:rsidP="00E42FA6">
            <w:pPr>
              <w:rPr>
                <w:rFonts w:ascii="Times New Roman" w:eastAsia="Times New Roman" w:hAnsi="Times New Roman"/>
                <w:color w:val="FFFFFF"/>
                <w:sz w:val="24"/>
                <w:szCs w:val="24"/>
                <w:rPrChange w:id="13391" w:author="Russell Ott" w:date="2022-05-16T11:47:00Z">
                  <w:rPr>
                    <w:rFonts w:ascii="Calibri" w:hAnsi="Calibri"/>
                    <w:color w:val="FFFFFF"/>
                  </w:rPr>
                </w:rPrChange>
              </w:rPr>
            </w:pPr>
            <w:r w:rsidRPr="00D14360">
              <w:rPr>
                <w:color w:val="FFFFFF"/>
                <w:sz w:val="18"/>
                <w:rPrChange w:id="13392" w:author="Russell Ott" w:date="2022-05-16T11:47:00Z">
                  <w:rPr>
                    <w:rFonts w:ascii="Calibri" w:hAnsi="Calibri"/>
                    <w:color w:val="FFFFFF"/>
                    <w:sz w:val="18"/>
                  </w:rPr>
                </w:rPrChange>
              </w:rPr>
              <w:t>[observation: identifier urn:oid:2.16.840.1.113883.10.20.15.3.8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b/>
                <w:rPrChange w:id="13393" w:author="Russell Ott" w:date="2022-05-16T11:47:00Z">
                  <w:rPr>
                    <w:rFonts w:ascii="Calibri" w:hAnsi="Calibri"/>
                    <w:b/>
                    <w:sz w:val="20"/>
                  </w:rPr>
                </w:rPrChange>
              </w:rPr>
            </w:pPr>
            <w:r w:rsidRPr="00D14360">
              <w:rPr>
                <w:b/>
                <w:rPrChange w:id="13394" w:author="Russell Ott" w:date="2022-05-16T11:47:00Z">
                  <w:rPr>
                    <w:rFonts w:ascii="Calibri" w:hAnsi="Calibri"/>
                    <w:b/>
                    <w:sz w:val="20"/>
                  </w:rPr>
                </w:rPrChange>
              </w:rPr>
              <w:t>Reference Source</w:t>
            </w:r>
          </w:p>
        </w:tc>
        <w:tc>
          <w:tcPr>
            <w:tcW w:w="7549" w:type="dxa"/>
            <w:tcBorders>
              <w:top w:val="single" w:sz="4" w:space="0" w:color="4F81BD"/>
              <w:bottom w:val="single" w:sz="4" w:space="0" w:color="4F81BD"/>
            </w:tcBorders>
            <w:shd w:val="clear" w:color="auto" w:fill="auto"/>
          </w:tcPr>
          <w:p w14:paraId="384672B5" w14:textId="77777777" w:rsidR="000F4F3F" w:rsidRPr="00AD08FB" w:rsidRDefault="000F4F3F" w:rsidP="003A3D50">
            <w:pPr>
              <w:pStyle w:val="BodyText"/>
              <w:rPr>
                <w:del w:id="13395" w:author="Russell Ott" w:date="2022-05-16T11:47:00Z"/>
                <w:rFonts w:ascii="Calibri Light" w:hAnsi="Calibri Light" w:cs="Calibri Light"/>
              </w:rPr>
            </w:pPr>
            <w:del w:id="13396" w:author="Russell Ott" w:date="2022-05-16T11:47:00Z">
              <w:r w:rsidRPr="00AD08FB">
                <w:rPr>
                  <w:rFonts w:ascii="Calibri Light" w:hAnsi="Calibri Light" w:cs="Calibri Light"/>
                </w:rPr>
                <w:delText>HL7 CDA® R2 Implementation Guide: C-CDA R2.1 Supplemental Templates for Pregnancy Status, Release 1 - US Realm</w:delText>
              </w:r>
            </w:del>
          </w:p>
          <w:p w14:paraId="63C3F618" w14:textId="1631866A" w:rsidR="00E42FA6" w:rsidRPr="00AD08FB" w:rsidRDefault="00E3650F" w:rsidP="00E42FA6">
            <w:pPr>
              <w:rPr>
                <w:rFonts w:ascii="Calibri Light" w:hAnsi="Calibri Light"/>
                <w:color w:val="000000"/>
                <w:rPrChange w:id="13397" w:author="Russell Ott" w:date="2022-05-16T11:47:00Z">
                  <w:rPr>
                    <w:rFonts w:ascii="Calibri Light" w:hAnsi="Calibri Light"/>
                    <w:color w:val="000000"/>
                    <w:sz w:val="20"/>
                  </w:rPr>
                </w:rPrChange>
              </w:rPr>
            </w:pPr>
            <w:ins w:id="13398" w:author="Russell Ott" w:date="2022-05-16T11:47:00Z">
              <w:r w:rsidRPr="00D14360">
                <w:rPr>
                  <w:rFonts w:ascii="Calibri Light" w:hAnsi="Calibri Light" w:cs="Calibri Light"/>
                  <w:szCs w:val="18"/>
                </w:rPr>
                <w:t xml:space="preserve">HL7 C-CDA R2.1 </w:t>
              </w:r>
            </w:ins>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b/>
                <w:rPrChange w:id="13399" w:author="Russell Ott" w:date="2022-05-16T11:47:00Z">
                  <w:rPr>
                    <w:rFonts w:ascii="Calibri" w:hAnsi="Calibri"/>
                    <w:b/>
                    <w:sz w:val="20"/>
                  </w:rPr>
                </w:rPrChange>
              </w:rPr>
            </w:pPr>
            <w:r w:rsidRPr="00D14360">
              <w:rPr>
                <w:b/>
                <w:rPrChange w:id="13400" w:author="Russell Ott" w:date="2022-05-16T11:47:00Z">
                  <w:rPr>
                    <w:rFonts w:ascii="Calibri" w:hAnsi="Calibri"/>
                    <w:b/>
                    <w:sz w:val="20"/>
                  </w:rPr>
                </w:rPrChange>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F75DF2">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b/>
                <w:rPrChange w:id="13401" w:author="Russell Ott" w:date="2022-05-16T11:47:00Z">
                  <w:rPr>
                    <w:rFonts w:ascii="Calibri" w:hAnsi="Calibri"/>
                    <w:b/>
                    <w:sz w:val="20"/>
                  </w:rPr>
                </w:rPrChange>
              </w:rPr>
            </w:pPr>
            <w:r w:rsidRPr="00D14360">
              <w:rPr>
                <w:b/>
                <w:rPrChange w:id="13402" w:author="Russell Ott" w:date="2022-05-16T11:47:00Z">
                  <w:rPr>
                    <w:rFonts w:ascii="Calibri" w:hAnsi="Calibri"/>
                    <w:b/>
                    <w:sz w:val="20"/>
                  </w:rPr>
                </w:rPrChange>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eastAsia="Times New Roman" w:hAnsi="Calibri Light"/>
                <w:sz w:val="24"/>
                <w:szCs w:val="24"/>
                <w:rPrChange w:id="13403" w:author="Russell Ott" w:date="2022-05-16T11:47:00Z">
                  <w:rPr>
                    <w:rFonts w:ascii="Calibri Light" w:hAnsi="Calibri Light"/>
                    <w:sz w:val="20"/>
                  </w:rPr>
                </w:rPrChange>
              </w:rPr>
            </w:pPr>
            <w:r w:rsidRPr="00D14360">
              <w:rPr>
                <w:rFonts w:ascii="Calibri Light" w:hAnsi="Calibri Light"/>
                <w:rPrChange w:id="13404" w:author="Russell Ott" w:date="2022-05-16T11:47:00Z">
                  <w:rPr>
                    <w:rFonts w:ascii="Calibri Light" w:hAnsi="Calibri Light"/>
                    <w:sz w:val="20"/>
                  </w:rPr>
                </w:rPrChange>
              </w:rPr>
              <w:t>This is a discrete observation that has been made in order for it to be documented. Therefore, it always has a statusCode of “completed</w:t>
            </w:r>
            <w:r w:rsidR="001D30C4" w:rsidRPr="00D14360">
              <w:rPr>
                <w:rFonts w:ascii="Calibri Light" w:hAnsi="Calibri Light"/>
                <w:rPrChange w:id="13405" w:author="Russell Ott" w:date="2022-05-16T11:47:00Z">
                  <w:rPr>
                    <w:rFonts w:ascii="Calibri Light" w:hAnsi="Calibri Light"/>
                    <w:sz w:val="20"/>
                  </w:rPr>
                </w:rPrChange>
              </w:rPr>
              <w:t>.</w:t>
            </w:r>
            <w:r w:rsidRPr="00D14360">
              <w:rPr>
                <w:rFonts w:ascii="Calibri Light" w:hAnsi="Calibri Light"/>
                <w:rPrChange w:id="13406" w:author="Russell Ott" w:date="2022-05-16T11:47:00Z">
                  <w:rPr>
                    <w:rFonts w:ascii="Calibri Light" w:hAnsi="Calibri Light"/>
                    <w:sz w:val="20"/>
                  </w:rPr>
                </w:rPrChange>
              </w:rPr>
              <w:t>”</w:t>
            </w:r>
          </w:p>
          <w:p w14:paraId="4E573F72" w14:textId="01AB4FD1" w:rsidR="00E42FA6" w:rsidRPr="00D14360" w:rsidRDefault="00E42FA6" w:rsidP="00E42FA6">
            <w:pPr>
              <w:rPr>
                <w:rFonts w:ascii="Calibri Light" w:eastAsia="Times New Roman" w:hAnsi="Calibri Light"/>
                <w:sz w:val="24"/>
                <w:szCs w:val="24"/>
                <w:rPrChange w:id="13407" w:author="Russell Ott" w:date="2022-05-16T11:47:00Z">
                  <w:rPr>
                    <w:rFonts w:ascii="Calibri Light" w:hAnsi="Calibri Light"/>
                    <w:sz w:val="20"/>
                  </w:rPr>
                </w:rPrChange>
              </w:rPr>
            </w:pPr>
            <w:r w:rsidRPr="00D14360">
              <w:rPr>
                <w:rFonts w:ascii="Calibri Light" w:hAnsi="Calibri Light"/>
                <w:rPrChange w:id="13408" w:author="Russell Ott" w:date="2022-05-16T11:47:00Z">
                  <w:rPr>
                    <w:rFonts w:ascii="Calibri Light" w:hAnsi="Calibri Light"/>
                    <w:sz w:val="20"/>
                  </w:rPr>
                </w:rPrChange>
              </w:rPr>
              <w:t xml:space="preserve">The effectiveTime element is used to describe dates associated with the patient's different pregnancy statuses over time. It represents the </w:t>
            </w:r>
            <w:del w:id="13409" w:author="Russell Ott" w:date="2022-05-16T11:47:00Z">
              <w:r w:rsidRPr="00D14360">
                <w:rPr>
                  <w:rFonts w:ascii="Calibri Light" w:hAnsi="Calibri Light" w:cs="Calibri Light"/>
                  <w:szCs w:val="18"/>
                </w:rPr>
                <w:delText>biologically</w:delText>
              </w:r>
            </w:del>
            <w:ins w:id="13410" w:author="Russell Ott" w:date="2022-05-16T11:47:00Z">
              <w:r w:rsidR="0088454D">
                <w:rPr>
                  <w:rFonts w:ascii="Calibri Light" w:hAnsi="Calibri Light" w:cs="Calibri Light"/>
                  <w:szCs w:val="18"/>
                </w:rPr>
                <w:t>clinically</w:t>
              </w:r>
            </w:ins>
            <w:r w:rsidR="0088454D" w:rsidRPr="00D14360">
              <w:rPr>
                <w:rFonts w:ascii="Calibri Light" w:hAnsi="Calibri Light"/>
                <w:rPrChange w:id="13411" w:author="Russell Ott" w:date="2022-05-16T11:47:00Z">
                  <w:rPr>
                    <w:rFonts w:ascii="Calibri Light" w:hAnsi="Calibri Light"/>
                    <w:sz w:val="20"/>
                  </w:rPr>
                </w:rPrChange>
              </w:rPr>
              <w:t xml:space="preserve"> </w:t>
            </w:r>
            <w:r w:rsidRPr="00D14360">
              <w:rPr>
                <w:rFonts w:ascii="Calibri Light" w:hAnsi="Calibri Light"/>
                <w:rPrChange w:id="13412" w:author="Russell Ott" w:date="2022-05-16T11:47:00Z">
                  <w:rPr>
                    <w:rFonts w:ascii="Calibri Light" w:hAnsi="Calibri Light"/>
                    <w:sz w:val="20"/>
                  </w:rPr>
                </w:rPrChange>
              </w:rPr>
              <w:t>relevant time of the observation about the patient’s pregnancy status.</w:t>
            </w:r>
          </w:p>
        </w:tc>
      </w:tr>
      <w:tr w:rsidR="004F6FF6" w:rsidRPr="00C64922" w14:paraId="4BCD1C74" w14:textId="77777777" w:rsidTr="00F75DF2">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Change w:id="13413" w:author="Russell Ott" w:date="2022-05-16T11:47:00Z">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
          </w:tblPrExChange>
        </w:tblPrEx>
        <w:trPr>
          <w:cantSplit/>
          <w:trHeight w:val="350"/>
          <w:trPrChange w:id="13414" w:author="Russell Ott" w:date="2022-05-16T11:47:00Z">
            <w:trPr>
              <w:cantSplit/>
              <w:trHeight w:val="350"/>
            </w:trPr>
          </w:trPrChange>
        </w:trPr>
        <w:tc>
          <w:tcPr>
            <w:tcW w:w="1795" w:type="dxa"/>
            <w:tcBorders>
              <w:top w:val="single" w:sz="4" w:space="0" w:color="4F81BD"/>
              <w:bottom w:val="single" w:sz="4" w:space="0" w:color="4472C4" w:themeColor="accent1"/>
              <w:right w:val="nil"/>
            </w:tcBorders>
            <w:shd w:val="clear" w:color="auto" w:fill="FFFFFF"/>
            <w:tcPrChange w:id="13415" w:author="Russell Ott" w:date="2022-05-16T11:47:00Z">
              <w:tcPr>
                <w:tcW w:w="1795" w:type="dxa"/>
                <w:tcBorders>
                  <w:right w:val="nil"/>
                </w:tcBorders>
                <w:shd w:val="clear" w:color="auto" w:fill="FFFFFF"/>
              </w:tcPr>
            </w:tcPrChange>
          </w:tcPr>
          <w:p w14:paraId="5434709F" w14:textId="77777777" w:rsidR="00E42FA6" w:rsidRPr="00D14360" w:rsidRDefault="00E42FA6" w:rsidP="00E42FA6">
            <w:pPr>
              <w:rPr>
                <w:b/>
                <w:rPrChange w:id="13416" w:author="Russell Ott" w:date="2022-05-16T11:47:00Z">
                  <w:rPr>
                    <w:rFonts w:ascii="Calibri" w:hAnsi="Calibri"/>
                    <w:b/>
                    <w:sz w:val="20"/>
                  </w:rPr>
                </w:rPrChange>
              </w:rPr>
            </w:pPr>
            <w:r w:rsidRPr="00D14360">
              <w:rPr>
                <w:b/>
                <w:rPrChange w:id="13417" w:author="Russell Ott" w:date="2022-05-16T11:47:00Z">
                  <w:rPr>
                    <w:rFonts w:ascii="Calibri" w:hAnsi="Calibri"/>
                    <w:b/>
                    <w:sz w:val="20"/>
                  </w:rPr>
                </w:rPrChange>
              </w:rPr>
              <w:t>Negation</w:t>
            </w:r>
          </w:p>
        </w:tc>
        <w:tc>
          <w:tcPr>
            <w:tcW w:w="7549" w:type="dxa"/>
            <w:tcBorders>
              <w:top w:val="single" w:sz="4" w:space="0" w:color="4F81BD"/>
              <w:bottom w:val="single" w:sz="4" w:space="0" w:color="4472C4" w:themeColor="accent1"/>
            </w:tcBorders>
            <w:shd w:val="clear" w:color="auto" w:fill="auto"/>
            <w:tcPrChange w:id="13418" w:author="Russell Ott" w:date="2022-05-16T11:47:00Z">
              <w:tcPr>
                <w:tcW w:w="7549" w:type="dxa"/>
                <w:shd w:val="clear" w:color="auto" w:fill="auto"/>
              </w:tcPr>
            </w:tcPrChange>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419" w:author="Russell Ott" w:date="2022-05-16T11:47:00Z">
                  <w:rPr>
                    <w:rFonts w:ascii="Calibri Light" w:hAnsi="Calibri Light"/>
                    <w:color w:val="212529"/>
                    <w:sz w:val="20"/>
                  </w:rPr>
                </w:rPrChange>
              </w:rPr>
            </w:pPr>
            <w:r w:rsidRPr="00D14360">
              <w:rPr>
                <w:rFonts w:ascii="Calibri Light" w:hAnsi="Calibri Light"/>
                <w:rPrChange w:id="13420" w:author="Russell Ott" w:date="2022-05-16T11:47:00Z">
                  <w:rPr>
                    <w:rFonts w:ascii="Calibri Light" w:hAnsi="Calibri Light"/>
                    <w:sz w:val="20"/>
                  </w:rPr>
                </w:rPrChange>
              </w:rPr>
              <w:t>Not explicitly specified</w:t>
            </w:r>
            <w:r w:rsidRPr="00D14360">
              <w:rPr>
                <w:rFonts w:ascii="Calibri Light" w:hAnsi="Calibri Light"/>
                <w:rPrChange w:id="13421" w:author="Russell Ott" w:date="2022-05-16T11:47:00Z">
                  <w:rPr>
                    <w:rFonts w:ascii="Calibri Light" w:hAnsi="Calibri Light"/>
                    <w:sz w:val="20"/>
                  </w:rPr>
                </w:rPrChange>
              </w:rPr>
              <w:t>.</w:t>
            </w:r>
          </w:p>
        </w:tc>
      </w:tr>
      <w:tr w:rsidR="004F6FF6" w:rsidRPr="00C64922" w14:paraId="13EA4F0B" w14:textId="77777777" w:rsidTr="003A3D50">
        <w:trPr>
          <w:cantSplit/>
          <w:trHeight w:val="341"/>
          <w:del w:id="13422" w:author="Russell Ott" w:date="2022-05-16T11:47:00Z"/>
        </w:trPr>
        <w:tc>
          <w:tcPr>
            <w:tcW w:w="1795" w:type="dxa"/>
            <w:tcBorders>
              <w:top w:val="single" w:sz="4" w:space="0" w:color="4F81BD"/>
              <w:bottom w:val="single" w:sz="4" w:space="0" w:color="4F81BD"/>
              <w:right w:val="nil"/>
            </w:tcBorders>
            <w:shd w:val="clear" w:color="auto" w:fill="FFFFFF"/>
          </w:tcPr>
          <w:p w14:paraId="2421B209" w14:textId="77777777" w:rsidR="00E42FA6" w:rsidRPr="00D14360" w:rsidRDefault="00E42FA6" w:rsidP="00E42FA6">
            <w:pPr>
              <w:rPr>
                <w:del w:id="13423" w:author="Russell Ott" w:date="2022-05-16T11:47:00Z"/>
                <w:rFonts w:cs="Calibri"/>
                <w:b/>
                <w:bCs/>
              </w:rPr>
            </w:pPr>
            <w:del w:id="13424" w:author="Russell Ott" w:date="2022-05-16T11:47:00Z">
              <w:r w:rsidRPr="00D14360">
                <w:rPr>
                  <w:rFonts w:cs="Calibri"/>
                  <w:b/>
                  <w:bCs/>
                </w:rPr>
                <w:delText>Idioms Supported</w:delText>
              </w:r>
            </w:del>
          </w:p>
        </w:tc>
        <w:tc>
          <w:tcPr>
            <w:tcW w:w="7549" w:type="dxa"/>
            <w:tcBorders>
              <w:top w:val="single" w:sz="4" w:space="0" w:color="4F81BD"/>
              <w:bottom w:val="single" w:sz="4" w:space="0" w:color="4F81BD"/>
            </w:tcBorders>
            <w:shd w:val="clear" w:color="auto" w:fill="auto"/>
          </w:tcPr>
          <w:p w14:paraId="3BB7C416" w14:textId="77777777" w:rsidR="00E42FA6" w:rsidRPr="00D14360" w:rsidRDefault="00E42FA6" w:rsidP="00E42FA6">
            <w:pPr>
              <w:rPr>
                <w:del w:id="13425" w:author="Russell Ott" w:date="2022-05-16T11:47:00Z"/>
                <w:rFonts w:ascii="Calibri Light" w:hAnsi="Calibri Light" w:cs="Calibri Light"/>
                <w:szCs w:val="18"/>
              </w:rPr>
            </w:pPr>
            <w:del w:id="13426" w:author="Russell Ott" w:date="2022-05-16T11:47:00Z">
              <w:r w:rsidRPr="00D14360">
                <w:rPr>
                  <w:rFonts w:ascii="Calibri Light" w:hAnsi="Calibri Light" w:cs="Calibri Light"/>
                  <w:szCs w:val="18"/>
                </w:rPr>
                <w:delText>None.</w:delText>
              </w:r>
            </w:del>
          </w:p>
        </w:tc>
      </w:tr>
      <w:tr w:rsidR="004F6FF6" w:rsidRPr="00C64922" w14:paraId="57B28F24" w14:textId="77777777" w:rsidTr="00F75DF2">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Change w:id="13427" w:author="Russell Ott" w:date="2022-05-16T11:47:00Z">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
          </w:tblPrExChange>
        </w:tblPrEx>
        <w:trPr>
          <w:cantSplit/>
          <w:trHeight w:val="1268"/>
          <w:trPrChange w:id="13428" w:author="Russell Ott" w:date="2022-05-16T11:47:00Z">
            <w:trPr>
              <w:cantSplit/>
              <w:trHeight w:val="1268"/>
            </w:trPr>
          </w:trPrChange>
        </w:trPr>
        <w:tc>
          <w:tcPr>
            <w:tcW w:w="1795" w:type="dxa"/>
            <w:tcBorders>
              <w:top w:val="single" w:sz="4" w:space="0" w:color="4472C4" w:themeColor="accent1"/>
              <w:bottom w:val="single" w:sz="4" w:space="0" w:color="4472C4"/>
              <w:right w:val="nil"/>
            </w:tcBorders>
            <w:shd w:val="clear" w:color="auto" w:fill="FFFFFF"/>
            <w:tcPrChange w:id="13429" w:author="Russell Ott" w:date="2022-05-16T11:47:00Z">
              <w:tcPr>
                <w:tcW w:w="1795" w:type="dxa"/>
                <w:tcBorders>
                  <w:bottom w:val="single" w:sz="4" w:space="0" w:color="4472C4"/>
                  <w:right w:val="nil"/>
                </w:tcBorders>
                <w:shd w:val="clear" w:color="auto" w:fill="FFFFFF"/>
              </w:tcPr>
            </w:tcPrChange>
          </w:tcPr>
          <w:p w14:paraId="4B270DCA" w14:textId="77777777" w:rsidR="00E42FA6" w:rsidRPr="00D14360" w:rsidRDefault="00E42FA6" w:rsidP="00E42FA6">
            <w:pPr>
              <w:rPr>
                <w:b/>
                <w:rPrChange w:id="13430" w:author="Russell Ott" w:date="2022-05-16T11:47:00Z">
                  <w:rPr>
                    <w:rFonts w:ascii="Calibri" w:hAnsi="Calibri"/>
                    <w:b/>
                    <w:sz w:val="20"/>
                  </w:rPr>
                </w:rPrChange>
              </w:rPr>
            </w:pPr>
            <w:r w:rsidRPr="00D14360">
              <w:rPr>
                <w:b/>
                <w:rPrChange w:id="13431" w:author="Russell Ott" w:date="2022-05-16T11:47:00Z">
                  <w:rPr>
                    <w:rFonts w:ascii="Calibri" w:hAnsi="Calibri"/>
                    <w:b/>
                    <w:sz w:val="20"/>
                  </w:rPr>
                </w:rPrChange>
              </w:rPr>
              <w:t>Other Considerations</w:t>
            </w:r>
          </w:p>
        </w:tc>
        <w:tc>
          <w:tcPr>
            <w:tcW w:w="7549" w:type="dxa"/>
            <w:tcBorders>
              <w:top w:val="single" w:sz="4" w:space="0" w:color="4472C4" w:themeColor="accent1"/>
              <w:bottom w:val="single" w:sz="4" w:space="0" w:color="4472C4"/>
            </w:tcBorders>
            <w:shd w:val="clear" w:color="auto" w:fill="auto"/>
            <w:tcPrChange w:id="13432" w:author="Russell Ott" w:date="2022-05-16T11:47:00Z">
              <w:tcPr>
                <w:tcW w:w="7549" w:type="dxa"/>
                <w:tcBorders>
                  <w:bottom w:val="single" w:sz="4" w:space="0" w:color="4472C4"/>
                </w:tcBorders>
                <w:shd w:val="clear" w:color="auto" w:fill="auto"/>
              </w:tcPr>
            </w:tcPrChange>
          </w:tcPr>
          <w:p w14:paraId="3448D321" w14:textId="77777777" w:rsidR="00E42FA6" w:rsidRPr="00D14360" w:rsidRDefault="00E42FA6" w:rsidP="00E42FA6">
            <w:pPr>
              <w:rPr>
                <w:rFonts w:ascii="Calibri Light" w:eastAsia="Times New Roman" w:hAnsi="Calibri Light"/>
                <w:sz w:val="24"/>
                <w:szCs w:val="24"/>
                <w:rPrChange w:id="13433" w:author="Russell Ott" w:date="2022-05-16T11:47:00Z">
                  <w:rPr>
                    <w:rFonts w:ascii="Calibri Light" w:hAnsi="Calibri Light"/>
                    <w:sz w:val="20"/>
                  </w:rPr>
                </w:rPrChange>
              </w:rPr>
            </w:pPr>
            <w:r w:rsidRPr="00D14360">
              <w:rPr>
                <w:rFonts w:ascii="Calibri Light" w:hAnsi="Calibri Light"/>
                <w:rPrChange w:id="13434" w:author="Russell Ott" w:date="2022-05-16T11:47:00Z">
                  <w:rPr>
                    <w:rFonts w:ascii="Calibri Light" w:hAnsi="Calibri Light"/>
                    <w:sz w:val="20"/>
                  </w:rPr>
                </w:rPrChange>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rPrChange w:id="13435" w:author="Russell Ott" w:date="2022-05-16T11:47:00Z">
                  <w:rPr>
                    <w:rFonts w:ascii="Calibri Light" w:hAnsi="Calibri Light"/>
                  </w:rPr>
                </w:rPrChange>
              </w:rPr>
            </w:pPr>
            <w:r w:rsidRPr="00D14360">
              <w:rPr>
                <w:rFonts w:ascii="Calibri Light" w:hAnsi="Calibri Light"/>
                <w:rPrChange w:id="13436" w:author="Russell Ott" w:date="2022-05-16T11:47:00Z">
                  <w:rPr>
                    <w:rFonts w:ascii="Calibri Light" w:hAnsi="Calibri Light"/>
                  </w:rPr>
                </w:rPrChange>
              </w:rPr>
              <w:t>Possible pregnancy (finding)</w:t>
            </w:r>
          </w:p>
          <w:p w14:paraId="4F7B4610" w14:textId="77777777" w:rsidR="00E42FA6" w:rsidRPr="00D14360" w:rsidRDefault="00E42FA6" w:rsidP="0054522C">
            <w:pPr>
              <w:pStyle w:val="ListParagraph"/>
              <w:numPr>
                <w:ilvl w:val="0"/>
                <w:numId w:val="15"/>
              </w:numPr>
              <w:rPr>
                <w:rFonts w:ascii="Calibri Light" w:hAnsi="Calibri Light"/>
                <w:rPrChange w:id="13437" w:author="Russell Ott" w:date="2022-05-16T11:47:00Z">
                  <w:rPr>
                    <w:rFonts w:ascii="Calibri Light" w:hAnsi="Calibri Light"/>
                  </w:rPr>
                </w:rPrChange>
              </w:rPr>
            </w:pPr>
            <w:r w:rsidRPr="00D14360">
              <w:rPr>
                <w:rFonts w:ascii="Calibri Light" w:hAnsi="Calibri Light"/>
                <w:rPrChange w:id="13438" w:author="Russell Ott" w:date="2022-05-16T11:47:00Z">
                  <w:rPr>
                    <w:rFonts w:ascii="Calibri Light" w:hAnsi="Calibri Light"/>
                  </w:rPr>
                </w:rPrChange>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rPrChange w:id="13439" w:author="Russell Ott" w:date="2022-05-16T11:47:00Z">
                  <w:rPr>
                    <w:rFonts w:ascii="Calibri Light" w:hAnsi="Calibri Light"/>
                  </w:rPr>
                </w:rPrChange>
              </w:rPr>
            </w:pPr>
            <w:r w:rsidRPr="00D14360">
              <w:rPr>
                <w:rFonts w:ascii="Calibri Light" w:hAnsi="Calibri Light"/>
                <w:rPrChange w:id="13440" w:author="Russell Ott" w:date="2022-05-16T11:47:00Z">
                  <w:rPr>
                    <w:rFonts w:ascii="Calibri Light" w:hAnsi="Calibri Light"/>
                  </w:rPr>
                </w:rPrChange>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b/>
                <w:rPrChange w:id="13441" w:author="Russell Ott" w:date="2022-05-16T11:47:00Z">
                  <w:rPr>
                    <w:rFonts w:ascii="Calibri" w:hAnsi="Calibri"/>
                    <w:b/>
                    <w:sz w:val="20"/>
                  </w:rPr>
                </w:rPrChange>
              </w:rPr>
            </w:pPr>
            <w:r w:rsidRPr="00D14360">
              <w:rPr>
                <w:b/>
                <w:rPrChange w:id="13442" w:author="Russell Ott" w:date="2022-05-16T11:47:00Z">
                  <w:rPr>
                    <w:rFonts w:ascii="Calibri" w:hAnsi="Calibri"/>
                    <w:b/>
                    <w:sz w:val="20"/>
                  </w:rPr>
                </w:rPrChange>
              </w:rPr>
              <w:t>Example</w:t>
            </w:r>
          </w:p>
        </w:tc>
        <w:tc>
          <w:tcPr>
            <w:tcW w:w="7549" w:type="dxa"/>
            <w:tcBorders>
              <w:top w:val="single" w:sz="4" w:space="0" w:color="4472C4"/>
              <w:bottom w:val="single" w:sz="4" w:space="0" w:color="4472C4"/>
            </w:tcBorders>
            <w:shd w:val="clear" w:color="auto" w:fill="auto"/>
          </w:tcPr>
          <w:p w14:paraId="06B86B50" w14:textId="1EE724AD" w:rsidR="000F4F3F" w:rsidRPr="00AD08FB" w:rsidRDefault="000F4F3F" w:rsidP="000F4F3F">
            <w:pPr>
              <w:rPr>
                <w:rFonts w:ascii="Calibri Light" w:hAnsi="Calibri Light"/>
                <w:rPrChange w:id="13443" w:author="Russell Ott" w:date="2022-05-16T11:47:00Z">
                  <w:rPr>
                    <w:rFonts w:ascii="Calibri Light" w:hAnsi="Calibri Light"/>
                    <w:sz w:val="20"/>
                  </w:rPr>
                </w:rPrChange>
              </w:rPr>
            </w:pPr>
            <w:r w:rsidRPr="00AD08FB">
              <w:rPr>
                <w:rFonts w:ascii="Calibri Light" w:hAnsi="Calibri Light"/>
                <w:rPrChange w:id="13444"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rPrChange w:id="13445" w:author="Russell Ott" w:date="2022-05-16T11:47:00Z">
                  <w:rPr>
                    <w:rFonts w:ascii="Calibri Light" w:hAnsi="Calibri Light"/>
                    <w:sz w:val="20"/>
                  </w:rPr>
                </w:rPrChange>
              </w:rPr>
              <w:fldChar w:fldCharType="separate"/>
            </w:r>
            <w:ins w:id="13446"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3447" w:author="Russell Ott" w:date="2022-05-16T11:47:00Z">
                  <w:rPr>
                    <w:rFonts w:ascii="Calibri Light" w:hAnsi="Calibri Light"/>
                    <w:sz w:val="20"/>
                  </w:rPr>
                </w:rPrChange>
              </w:rPr>
              <w:t>Example</w:t>
            </w:r>
            <w:r w:rsidR="00F10C7C" w:rsidRPr="00F10C7C">
              <w:rPr>
                <w:rFonts w:ascii="Calibri Light" w:hAnsi="Calibri Light"/>
                <w:rPrChange w:id="13448" w:author="Russell Ott" w:date="2022-05-16T11:47:00Z">
                  <w:rPr>
                    <w:rFonts w:ascii="Calibri Light" w:hAnsi="Calibri Light"/>
                    <w:sz w:val="20"/>
                  </w:rPr>
                </w:rPrChange>
              </w:rPr>
              <w:t xml:space="preserve"> </w:t>
            </w:r>
            <w:del w:id="13449" w:author="Russell Ott" w:date="2022-05-16T11:47:00Z">
              <w:r w:rsidR="00DE0DA7" w:rsidRPr="00DE0DA7">
                <w:rPr>
                  <w:rFonts w:ascii="Calibri Light" w:hAnsi="Calibri Light" w:cs="Calibri Light"/>
                  <w:noProof/>
                </w:rPr>
                <w:delText>54</w:delText>
              </w:r>
            </w:del>
            <w:ins w:id="13450" w:author="Russell Ott" w:date="2022-05-16T11:47:00Z">
              <w:r w:rsidR="00F10C7C" w:rsidRPr="00F10C7C">
                <w:rPr>
                  <w:rFonts w:ascii="Calibri Light" w:hAnsi="Calibri Light" w:cs="Calibri Light"/>
                </w:rPr>
                <w:t>53</w:t>
              </w:r>
            </w:ins>
            <w:r w:rsidR="00F10C7C" w:rsidRPr="00F10C7C">
              <w:rPr>
                <w:rFonts w:ascii="Calibri Light" w:hAnsi="Calibri Light"/>
                <w:rPrChange w:id="13451" w:author="Russell Ott" w:date="2022-05-16T11:47:00Z">
                  <w:rPr>
                    <w:rFonts w:ascii="Calibri Light" w:hAnsi="Calibri Light"/>
                    <w:sz w:val="20"/>
                  </w:rPr>
                </w:rPrChange>
              </w:rPr>
              <w:t>: Patient was pregnant from 4/10/2011 to 1/12/</w:t>
            </w:r>
            <w:r w:rsidR="00F10C7C" w:rsidRPr="00C64922">
              <w:rPr>
                <w:rPrChange w:id="13452" w:author="Russell Ott" w:date="2022-05-16T11:47:00Z">
                  <w:rPr>
                    <w:rFonts w:ascii="Calibri Light" w:hAnsi="Calibri Light"/>
                    <w:sz w:val="20"/>
                  </w:rPr>
                </w:rPrChange>
              </w:rPr>
              <w:t>2012</w:t>
            </w:r>
            <w:r w:rsidRPr="00AD08FB">
              <w:rPr>
                <w:rFonts w:ascii="Calibri Light" w:hAnsi="Calibri Light"/>
                <w:rPrChange w:id="13453" w:author="Russell Ott" w:date="2022-05-16T11:47:00Z">
                  <w:rPr>
                    <w:rFonts w:ascii="Calibri Light" w:hAnsi="Calibri Light"/>
                    <w:sz w:val="20"/>
                  </w:rPr>
                </w:rPrChange>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b/>
                <w:rPrChange w:id="13454" w:author="Russell Ott" w:date="2022-05-16T11:47:00Z">
                  <w:rPr>
                    <w:rFonts w:ascii="Calibri" w:hAnsi="Calibri"/>
                    <w:b/>
                    <w:sz w:val="20"/>
                  </w:rPr>
                </w:rPrChange>
              </w:rPr>
            </w:pPr>
            <w:r w:rsidRPr="00D14360">
              <w:rPr>
                <w:b/>
                <w:rPrChange w:id="13455" w:author="Russell Ott" w:date="2022-05-16T11:47:00Z">
                  <w:rPr>
                    <w:rFonts w:ascii="Calibri" w:hAnsi="Calibri"/>
                    <w:b/>
                    <w:sz w:val="20"/>
                  </w:rPr>
                </w:rPrChange>
              </w:rPr>
              <w:t>Example</w:t>
            </w:r>
          </w:p>
        </w:tc>
        <w:tc>
          <w:tcPr>
            <w:tcW w:w="7549" w:type="dxa"/>
            <w:tcBorders>
              <w:top w:val="single" w:sz="4" w:space="0" w:color="4472C4"/>
              <w:bottom w:val="single" w:sz="4" w:space="0" w:color="4472C4"/>
            </w:tcBorders>
            <w:shd w:val="clear" w:color="auto" w:fill="auto"/>
          </w:tcPr>
          <w:p w14:paraId="0428DA13" w14:textId="2476C5DC" w:rsidR="000F4F3F" w:rsidRPr="00AD08FB" w:rsidRDefault="000F4F3F" w:rsidP="00E33321">
            <w:pPr>
              <w:rPr>
                <w:rFonts w:ascii="Calibri Light" w:hAnsi="Calibri Light"/>
                <w:rPrChange w:id="13456" w:author="Russell Ott" w:date="2022-05-16T11:47:00Z">
                  <w:rPr>
                    <w:rFonts w:ascii="Calibri Light" w:hAnsi="Calibri Light"/>
                    <w:sz w:val="20"/>
                  </w:rPr>
                </w:rPrChange>
              </w:rPr>
            </w:pPr>
            <w:r w:rsidRPr="00AD08FB">
              <w:rPr>
                <w:rFonts w:ascii="Calibri Light" w:hAnsi="Calibri Light"/>
                <w:rPrChange w:id="13457"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rPrChange w:id="13458" w:author="Russell Ott" w:date="2022-05-16T11:47:00Z">
                  <w:rPr>
                    <w:rFonts w:ascii="Calibri Light" w:hAnsi="Calibri Light"/>
                    <w:sz w:val="20"/>
                  </w:rPr>
                </w:rPrChange>
              </w:rPr>
              <w:fldChar w:fldCharType="separate"/>
            </w:r>
            <w:ins w:id="13459"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3460" w:author="Russell Ott" w:date="2022-05-16T11:47:00Z">
                  <w:rPr>
                    <w:rFonts w:ascii="Calibri Light" w:hAnsi="Calibri Light"/>
                    <w:sz w:val="20"/>
                  </w:rPr>
                </w:rPrChange>
              </w:rPr>
              <w:t>Example</w:t>
            </w:r>
            <w:r w:rsidR="00F10C7C" w:rsidRPr="00F10C7C">
              <w:rPr>
                <w:rFonts w:ascii="Calibri Light" w:hAnsi="Calibri Light"/>
                <w:rPrChange w:id="13461" w:author="Russell Ott" w:date="2022-05-16T11:47:00Z">
                  <w:rPr>
                    <w:rFonts w:ascii="Calibri Light" w:hAnsi="Calibri Light"/>
                    <w:sz w:val="20"/>
                  </w:rPr>
                </w:rPrChange>
              </w:rPr>
              <w:t xml:space="preserve"> </w:t>
            </w:r>
            <w:del w:id="13462" w:author="Russell Ott" w:date="2022-05-16T11:47:00Z">
              <w:r w:rsidR="00DE0DA7" w:rsidRPr="00DE0DA7">
                <w:rPr>
                  <w:rFonts w:ascii="Calibri Light" w:hAnsi="Calibri Light" w:cs="Calibri Light"/>
                  <w:noProof/>
                </w:rPr>
                <w:delText>55</w:delText>
              </w:r>
            </w:del>
            <w:ins w:id="13463" w:author="Russell Ott" w:date="2022-05-16T11:47:00Z">
              <w:r w:rsidR="00F10C7C" w:rsidRPr="00F10C7C">
                <w:rPr>
                  <w:rFonts w:ascii="Calibri Light" w:hAnsi="Calibri Light" w:cs="Calibri Light"/>
                </w:rPr>
                <w:t>54</w:t>
              </w:r>
            </w:ins>
            <w:r w:rsidR="00F10C7C" w:rsidRPr="00F10C7C">
              <w:rPr>
                <w:rFonts w:ascii="Calibri Light" w:hAnsi="Calibri Light"/>
                <w:rPrChange w:id="13464" w:author="Russell Ott" w:date="2022-05-16T11:47:00Z">
                  <w:rPr>
                    <w:rFonts w:ascii="Calibri Light" w:hAnsi="Calibri Light"/>
                    <w:sz w:val="20"/>
                  </w:rPr>
                </w:rPrChange>
              </w:rPr>
              <w:t xml:space="preserve">: Patient was not </w:t>
            </w:r>
            <w:r w:rsidR="00F10C7C" w:rsidRPr="00C64922">
              <w:rPr>
                <w:rPrChange w:id="13465" w:author="Russell Ott" w:date="2022-05-16T11:47:00Z">
                  <w:rPr>
                    <w:rFonts w:ascii="Calibri Light" w:hAnsi="Calibri Light"/>
                    <w:sz w:val="20"/>
                  </w:rPr>
                </w:rPrChange>
              </w:rPr>
              <w:t>pregnant</w:t>
            </w:r>
            <w:r w:rsidRPr="00AD08FB">
              <w:rPr>
                <w:rFonts w:ascii="Calibri Light" w:hAnsi="Calibri Light"/>
                <w:rPrChange w:id="13466" w:author="Russell Ott" w:date="2022-05-16T11:47:00Z">
                  <w:rPr>
                    <w:rFonts w:ascii="Calibri Light" w:hAnsi="Calibri Light"/>
                    <w:sz w:val="20"/>
                  </w:rPr>
                </w:rPrChange>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b/>
                <w:rPrChange w:id="13467" w:author="Russell Ott" w:date="2022-05-16T11:47:00Z">
                  <w:rPr>
                    <w:rFonts w:ascii="Calibri" w:hAnsi="Calibri"/>
                    <w:b/>
                    <w:sz w:val="20"/>
                  </w:rPr>
                </w:rPrChange>
              </w:rPr>
            </w:pPr>
            <w:r w:rsidRPr="00D14360">
              <w:rPr>
                <w:b/>
                <w:rPrChange w:id="13468" w:author="Russell Ott" w:date="2022-05-16T11:47:00Z">
                  <w:rPr>
                    <w:rFonts w:ascii="Calibri" w:hAnsi="Calibri"/>
                    <w:b/>
                    <w:sz w:val="20"/>
                  </w:rPr>
                </w:rPrChange>
              </w:rPr>
              <w:t>Example</w:t>
            </w:r>
          </w:p>
        </w:tc>
        <w:tc>
          <w:tcPr>
            <w:tcW w:w="7549" w:type="dxa"/>
            <w:tcBorders>
              <w:top w:val="single" w:sz="4" w:space="0" w:color="4472C4"/>
            </w:tcBorders>
            <w:shd w:val="clear" w:color="auto" w:fill="auto"/>
          </w:tcPr>
          <w:p w14:paraId="71C91E34" w14:textId="7B91478F" w:rsidR="000F4F3F" w:rsidRPr="00AD08FB" w:rsidRDefault="000F4F3F" w:rsidP="00E33321">
            <w:pPr>
              <w:rPr>
                <w:rFonts w:ascii="Calibri Light" w:hAnsi="Calibri Light"/>
                <w:rPrChange w:id="13469" w:author="Russell Ott" w:date="2022-05-16T11:47:00Z">
                  <w:rPr>
                    <w:rFonts w:ascii="Calibri Light" w:hAnsi="Calibri Light"/>
                    <w:sz w:val="20"/>
                  </w:rPr>
                </w:rPrChange>
              </w:rPr>
            </w:pPr>
            <w:r w:rsidRPr="00AD08FB">
              <w:rPr>
                <w:rFonts w:ascii="Calibri Light" w:hAnsi="Calibri Light"/>
                <w:rPrChange w:id="13470"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rPrChange w:id="13471" w:author="Russell Ott" w:date="2022-05-16T11:47:00Z">
                  <w:rPr>
                    <w:rFonts w:ascii="Calibri Light" w:hAnsi="Calibri Light"/>
                    <w:sz w:val="20"/>
                  </w:rPr>
                </w:rPrChange>
              </w:rPr>
              <w:fldChar w:fldCharType="separate"/>
            </w:r>
            <w:ins w:id="13472" w:author="Russell Ott" w:date="2022-05-16T11:47:00Z">
              <w:r w:rsidR="00F10C7C" w:rsidRPr="00F10C7C">
                <w:rPr>
                  <w:rFonts w:ascii="Calibri Light" w:hAnsi="Calibri Light" w:cs="Calibri Light"/>
                </w:rPr>
                <w:t xml:space="preserve">  </w:t>
              </w:r>
            </w:ins>
            <w:r w:rsidR="00F10C7C" w:rsidRPr="00F10C7C">
              <w:rPr>
                <w:rFonts w:ascii="Calibri Light" w:hAnsi="Calibri Light"/>
                <w:rPrChange w:id="13473" w:author="Russell Ott" w:date="2022-05-16T11:47:00Z">
                  <w:rPr>
                    <w:rFonts w:ascii="Calibri Light" w:hAnsi="Calibri Light"/>
                    <w:sz w:val="20"/>
                  </w:rPr>
                </w:rPrChange>
              </w:rPr>
              <w:t>Example</w:t>
            </w:r>
            <w:r w:rsidR="00F10C7C" w:rsidRPr="00F10C7C">
              <w:rPr>
                <w:rFonts w:ascii="Calibri Light" w:hAnsi="Calibri Light"/>
                <w:rPrChange w:id="13474" w:author="Russell Ott" w:date="2022-05-16T11:47:00Z">
                  <w:rPr>
                    <w:rFonts w:ascii="Calibri Light" w:hAnsi="Calibri Light"/>
                    <w:sz w:val="20"/>
                  </w:rPr>
                </w:rPrChange>
              </w:rPr>
              <w:t xml:space="preserve"> </w:t>
            </w:r>
            <w:del w:id="13475" w:author="Russell Ott" w:date="2022-05-16T11:47:00Z">
              <w:r w:rsidR="00DE0DA7" w:rsidRPr="00DE0DA7">
                <w:rPr>
                  <w:rFonts w:ascii="Calibri Light" w:hAnsi="Calibri Light" w:cs="Calibri Light"/>
                  <w:noProof/>
                </w:rPr>
                <w:delText>56</w:delText>
              </w:r>
            </w:del>
            <w:ins w:id="13476" w:author="Russell Ott" w:date="2022-05-16T11:47:00Z">
              <w:r w:rsidR="00F10C7C" w:rsidRPr="00F10C7C">
                <w:rPr>
                  <w:rFonts w:ascii="Calibri Light" w:hAnsi="Calibri Light" w:cs="Calibri Light"/>
                </w:rPr>
                <w:t>55</w:t>
              </w:r>
            </w:ins>
            <w:r w:rsidR="00F10C7C" w:rsidRPr="00F10C7C">
              <w:rPr>
                <w:rFonts w:ascii="Calibri Light" w:hAnsi="Calibri Light"/>
                <w:rPrChange w:id="13477" w:author="Russell Ott" w:date="2022-05-16T11:47:00Z">
                  <w:rPr>
                    <w:rFonts w:ascii="Calibri Light" w:hAnsi="Calibri Light"/>
                    <w:sz w:val="20"/>
                  </w:rPr>
                </w:rPrChange>
              </w:rPr>
              <w:t xml:space="preserve">: Unknown if the patient was pregnant or </w:t>
            </w:r>
            <w:r w:rsidR="00F10C7C" w:rsidRPr="00C64922">
              <w:rPr>
                <w:rPrChange w:id="13478" w:author="Russell Ott" w:date="2022-05-16T11:47:00Z">
                  <w:rPr>
                    <w:rFonts w:ascii="Calibri Light" w:hAnsi="Calibri Light"/>
                    <w:sz w:val="20"/>
                  </w:rPr>
                </w:rPrChange>
              </w:rPr>
              <w:t>not</w:t>
            </w:r>
            <w:r w:rsidRPr="00AD08FB">
              <w:rPr>
                <w:rFonts w:ascii="Calibri Light" w:hAnsi="Calibri Light"/>
                <w:rPrChange w:id="13479" w:author="Russell Ott" w:date="2022-05-16T11:47:00Z">
                  <w:rPr>
                    <w:rFonts w:ascii="Calibri Light" w:hAnsi="Calibri Light"/>
                    <w:sz w:val="20"/>
                  </w:rPr>
                </w:rPrChange>
              </w:rPr>
              <w:fldChar w:fldCharType="end"/>
            </w:r>
          </w:p>
        </w:tc>
      </w:tr>
    </w:tbl>
    <w:p w14:paraId="3C0834E1" w14:textId="0F733376" w:rsidR="007D3708" w:rsidRPr="00C64922" w:rsidRDefault="005C79A1" w:rsidP="007D3708">
      <w:pPr>
        <w:pStyle w:val="Caption"/>
      </w:pPr>
      <w:bookmarkStart w:id="13480" w:name="_Toc21927042"/>
      <w:r>
        <w:t xml:space="preserve">  </w:t>
      </w:r>
      <w:bookmarkStart w:id="13481" w:name="_Toc103262925"/>
      <w:r w:rsidR="007D3708" w:rsidRPr="00C64922">
        <w:t xml:space="preserve">Table </w:t>
      </w:r>
      <w:r w:rsidR="00132A94">
        <w:fldChar w:fldCharType="begin"/>
      </w:r>
      <w:r w:rsidR="00132A94">
        <w:instrText xml:space="preserve"> SEQ Table \* ARABIC </w:instrText>
      </w:r>
      <w:r w:rsidR="00132A94">
        <w:fldChar w:fldCharType="separate"/>
      </w:r>
      <w:del w:id="13482" w:author="Russell Ott" w:date="2022-05-16T11:47:00Z">
        <w:r w:rsidR="00DE0DA7">
          <w:rPr>
            <w:noProof/>
          </w:rPr>
          <w:delText>61</w:delText>
        </w:r>
      </w:del>
      <w:ins w:id="13483" w:author="Russell Ott" w:date="2022-05-16T11:47:00Z">
        <w:r w:rsidR="00F10C7C">
          <w:rPr>
            <w:noProof/>
          </w:rPr>
          <w:t>58</w:t>
        </w:r>
      </w:ins>
      <w:r w:rsidR="00132A94">
        <w:rPr>
          <w:noProof/>
        </w:rPr>
        <w:fldChar w:fldCharType="end"/>
      </w:r>
      <w:r w:rsidR="007D3708" w:rsidRPr="00C64922">
        <w:t>: Pregnancy Observation</w:t>
      </w:r>
      <w:bookmarkEnd w:id="13481"/>
      <w:bookmarkEnd w:id="13480"/>
    </w:p>
    <w:p w14:paraId="21E17667" w14:textId="5189E8BE" w:rsidR="007D3708" w:rsidRPr="00C64922" w:rsidRDefault="005C79A1" w:rsidP="00E42FA6">
      <w:pPr>
        <w:pStyle w:val="Caption"/>
        <w:keepNext/>
        <w:spacing w:after="0"/>
      </w:pPr>
      <w:bookmarkStart w:id="13484" w:name="_Ref21877073"/>
      <w:bookmarkStart w:id="13485" w:name="_Toc21927506"/>
      <w:r>
        <w:t xml:space="preserve">  </w:t>
      </w:r>
      <w:bookmarkStart w:id="13486" w:name="_Toc101449306"/>
      <w:r w:rsidR="007D3708" w:rsidRPr="00C64922">
        <w:t xml:space="preserve">Example </w:t>
      </w:r>
      <w:r w:rsidR="00132A94">
        <w:fldChar w:fldCharType="begin"/>
      </w:r>
      <w:r w:rsidR="00132A94">
        <w:instrText xml:space="preserve"> SEQ Example \* ARABIC </w:instrText>
      </w:r>
      <w:r w:rsidR="00132A94">
        <w:fldChar w:fldCharType="separate"/>
      </w:r>
      <w:del w:id="13487" w:author="Russell Ott" w:date="2022-05-16T11:47:00Z">
        <w:r w:rsidR="00DE0DA7">
          <w:rPr>
            <w:noProof/>
          </w:rPr>
          <w:delText>54</w:delText>
        </w:r>
      </w:del>
      <w:ins w:id="13488" w:author="Russell Ott" w:date="2022-05-16T11:47:00Z">
        <w:r w:rsidR="00F10C7C">
          <w:rPr>
            <w:noProof/>
          </w:rPr>
          <w:t>53</w:t>
        </w:r>
      </w:ins>
      <w:r w:rsidR="00132A94">
        <w:rPr>
          <w:noProof/>
        </w:rPr>
        <w:fldChar w:fldCharType="end"/>
      </w:r>
      <w:r w:rsidR="007D3708" w:rsidRPr="00C64922">
        <w:t>: Patient was pregnant from 4/10/2011 to 1/12/2012</w:t>
      </w:r>
      <w:bookmarkEnd w:id="13484"/>
      <w:bookmarkEnd w:id="13486"/>
      <w:bookmarkEnd w:id="134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0AD76BD9"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del w:id="13489" w:author="Russell Ott" w:date="2022-05-16T11:47:00Z">
              <w:r w:rsidRPr="00D14360">
                <w:rPr>
                  <w:rFonts w:ascii="Courier New" w:eastAsia="Courier New" w:hAnsi="Courier New" w:cs="Courier New"/>
                  <w:sz w:val="16"/>
                </w:rPr>
                <w:delText>=”</w:delText>
              </w:r>
            </w:del>
            <w:ins w:id="13490" w:author="Russell Ott" w:date="2022-05-16T11:47:00Z">
              <w:r w:rsidR="00D938BD" w:rsidRPr="00D14360">
                <w:rPr>
                  <w:rFonts w:ascii="Courier New" w:eastAsia="Courier New" w:hAnsi="Courier New" w:cs="Courier New"/>
                  <w:sz w:val="16"/>
                </w:rPr>
                <w:t>=</w:t>
              </w:r>
              <w:r w:rsidR="00D938BD">
                <w:rPr>
                  <w:rFonts w:ascii="Courier New" w:eastAsia="Courier New" w:hAnsi="Courier New" w:cs="Courier New"/>
                  <w:sz w:val="16"/>
                </w:rPr>
                <w:t>"</w:t>
              </w:r>
            </w:ins>
            <w:r w:rsidRPr="00D14360">
              <w:rPr>
                <w:rFonts w:ascii="Courier New" w:eastAsia="Courier New" w:hAnsi="Courier New" w:cs="Courier New"/>
                <w:sz w:val="16"/>
              </w:rPr>
              <w:t>20120112</w:t>
            </w:r>
            <w:del w:id="13491" w:author="Russell Ott" w:date="2022-05-16T11:47:00Z">
              <w:r w:rsidRPr="00D14360">
                <w:rPr>
                  <w:rFonts w:ascii="Courier New" w:eastAsia="Courier New" w:hAnsi="Courier New" w:cs="Courier New"/>
                  <w:sz w:val="16"/>
                </w:rPr>
                <w:delText>”/&gt;</w:delText>
              </w:r>
            </w:del>
            <w:ins w:id="13492" w:author="Russell Ott" w:date="2022-05-16T11:47:00Z">
              <w:r w:rsidR="00D938BD">
                <w:rPr>
                  <w:rFonts w:ascii="Courier New" w:eastAsia="Courier New" w:hAnsi="Courier New" w:cs="Courier New"/>
                  <w:sz w:val="16"/>
                </w:rPr>
                <w:t>"</w:t>
              </w:r>
              <w:r w:rsidR="00D938BD" w:rsidRPr="00D14360">
                <w:rPr>
                  <w:rFonts w:ascii="Courier New" w:eastAsia="Courier New" w:hAnsi="Courier New" w:cs="Courier New"/>
                  <w:sz w:val="16"/>
                </w:rPr>
                <w:t>/&gt;</w:t>
              </w:r>
            </w:ins>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ascii="Times New Roman" w:eastAsia="Calibri" w:hAnsi="Times New Roman"/>
          <w:sz w:val="24"/>
          <w:szCs w:val="24"/>
          <w:rPrChange w:id="13493" w:author="Russell Ott" w:date="2022-05-16T11:47:00Z">
            <w:rPr>
              <w:rFonts w:ascii="Calibri" w:eastAsia="Calibri" w:hAnsi="Calibri"/>
            </w:rPr>
          </w:rPrChange>
        </w:rPr>
      </w:pPr>
      <w:bookmarkStart w:id="13494" w:name="_40ew0vw" w:colFirst="0" w:colLast="0"/>
      <w:bookmarkEnd w:id="13494"/>
      <w:r w:rsidRPr="00D14360">
        <w:rPr>
          <w:rPrChange w:id="13495" w:author="Russell Ott" w:date="2022-05-16T11:47:00Z">
            <w:rPr>
              <w:rFonts w:ascii="Calibri" w:eastAsia="Calibri" w:hAnsi="Calibri"/>
            </w:rPr>
          </w:rPrChange>
        </w:rPr>
        <w:t>To indicate that the patient was not pregnant during a specified date range, the Pregnancy Observation entry should also be used, but with a negationInd set t</w:t>
      </w:r>
      <w:r w:rsidRPr="00D14360">
        <w:rPr>
          <w:rPrChange w:id="13496" w:author="Russell Ott" w:date="2022-05-16T11:47:00Z">
            <w:rPr>
              <w:rFonts w:ascii="Calibri" w:eastAsia="Calibri" w:hAnsi="Calibri"/>
            </w:rPr>
          </w:rPrChange>
        </w:rPr>
        <w:t xml:space="preserve">o </w:t>
      </w:r>
      <w:r w:rsidR="001D30C4" w:rsidRPr="00D14360">
        <w:rPr>
          <w:rFonts w:eastAsia="Calibri"/>
          <w:rPrChange w:id="13497" w:author="Russell Ott" w:date="2022-05-16T11:47:00Z">
            <w:rPr>
              <w:rFonts w:ascii="Calibri" w:eastAsia="Calibri" w:hAnsi="Calibri"/>
            </w:rPr>
          </w:rPrChange>
        </w:rPr>
        <w:t>“</w:t>
      </w:r>
      <w:r w:rsidRPr="00D14360">
        <w:rPr>
          <w:rPrChange w:id="13498" w:author="Russell Ott" w:date="2022-05-16T11:47:00Z">
            <w:rPr>
              <w:rFonts w:ascii="Calibri" w:eastAsia="Calibri" w:hAnsi="Calibri"/>
            </w:rPr>
          </w:rPrChange>
        </w:rPr>
        <w:t>true</w:t>
      </w:r>
      <w:r w:rsidR="001D30C4" w:rsidRPr="00D14360">
        <w:rPr>
          <w:rFonts w:eastAsia="Calibri"/>
          <w:rPrChange w:id="13499" w:author="Russell Ott" w:date="2022-05-16T11:47:00Z">
            <w:rPr>
              <w:rFonts w:ascii="Calibri" w:eastAsia="Calibri" w:hAnsi="Calibri"/>
            </w:rPr>
          </w:rPrChange>
        </w:rPr>
        <w:t>”</w:t>
      </w:r>
      <w:r w:rsidRPr="00D14360">
        <w:rPr>
          <w:rPrChange w:id="13500" w:author="Russell Ott" w:date="2022-05-16T11:47:00Z">
            <w:rPr>
              <w:rFonts w:ascii="Calibri" w:eastAsia="Calibri" w:hAnsi="Calibri"/>
            </w:rPr>
          </w:rPrChange>
        </w:rPr>
        <w:t xml:space="preserve"> to indicate that the patient was not pregnant during the date range specified by the effectiveTime element.</w:t>
      </w:r>
    </w:p>
    <w:p w14:paraId="3319C87A" w14:textId="055108B3" w:rsidR="007D3708" w:rsidRPr="00C64922" w:rsidRDefault="005C79A1" w:rsidP="00E42FA6">
      <w:pPr>
        <w:pStyle w:val="Caption"/>
        <w:keepNext/>
        <w:spacing w:after="0"/>
      </w:pPr>
      <w:bookmarkStart w:id="13501" w:name="_Ref21877089"/>
      <w:bookmarkStart w:id="13502" w:name="_Toc21927507"/>
      <w:r>
        <w:t xml:space="preserve">  </w:t>
      </w:r>
      <w:bookmarkStart w:id="13503" w:name="_Toc101449307"/>
      <w:r w:rsidR="007D3708" w:rsidRPr="00C64922">
        <w:t xml:space="preserve">Example </w:t>
      </w:r>
      <w:r w:rsidR="00132A94">
        <w:fldChar w:fldCharType="begin"/>
      </w:r>
      <w:r w:rsidR="00132A94">
        <w:instrText xml:space="preserve"> SEQ Example \* ARABIC </w:instrText>
      </w:r>
      <w:r w:rsidR="00132A94">
        <w:fldChar w:fldCharType="separate"/>
      </w:r>
      <w:del w:id="13504" w:author="Russell Ott" w:date="2022-05-16T11:47:00Z">
        <w:r w:rsidR="00DE0DA7">
          <w:rPr>
            <w:noProof/>
          </w:rPr>
          <w:delText>55</w:delText>
        </w:r>
      </w:del>
      <w:ins w:id="13505" w:author="Russell Ott" w:date="2022-05-16T11:47:00Z">
        <w:r w:rsidR="00F10C7C">
          <w:rPr>
            <w:noProof/>
          </w:rPr>
          <w:t>54</w:t>
        </w:r>
      </w:ins>
      <w:r w:rsidR="00132A94">
        <w:rPr>
          <w:noProof/>
        </w:rPr>
        <w:fldChar w:fldCharType="end"/>
      </w:r>
      <w:r w:rsidR="007D3708" w:rsidRPr="00C64922">
        <w:t>: Patient was not pregnant</w:t>
      </w:r>
      <w:bookmarkEnd w:id="13501"/>
      <w:bookmarkEnd w:id="13503"/>
      <w:bookmarkEnd w:id="135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50038439"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del w:id="13506" w:author="Russell Ott" w:date="2022-05-16T11:47:00Z">
              <w:r w:rsidRPr="00D14360">
                <w:rPr>
                  <w:rFonts w:ascii="Courier New" w:eastAsia="Courier New" w:hAnsi="Courier New" w:cs="Courier New"/>
                  <w:sz w:val="16"/>
                  <w:szCs w:val="16"/>
                </w:rPr>
                <w:delText>=”</w:delText>
              </w:r>
            </w:del>
            <w:ins w:id="13507" w:author="Russell Ott" w:date="2022-05-16T11:47: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true</w:t>
            </w:r>
            <w:del w:id="13508" w:author="Russell Ott" w:date="2022-05-16T11:47:00Z">
              <w:r w:rsidRPr="00D14360">
                <w:rPr>
                  <w:rFonts w:ascii="Courier New" w:eastAsia="Courier New" w:hAnsi="Courier New" w:cs="Courier New"/>
                  <w:sz w:val="16"/>
                  <w:szCs w:val="16"/>
                </w:rPr>
                <w:delText>”&gt;</w:delText>
              </w:r>
            </w:del>
            <w:ins w:id="13509" w:author="Russell Ott" w:date="2022-05-16T11:47: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04C5123E"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3510" w:author="Russell Ott" w:date="2022-05-16T11:47:00Z">
              <w:r w:rsidRPr="00D14360">
                <w:rPr>
                  <w:rFonts w:ascii="Courier New" w:eastAsia="Courier New" w:hAnsi="Courier New" w:cs="Courier New"/>
                  <w:sz w:val="16"/>
                  <w:szCs w:val="16"/>
                </w:rPr>
                <w:delText>=”</w:delText>
              </w:r>
            </w:del>
            <w:ins w:id="13511" w:author="Russell Ott" w:date="2022-05-16T11:47: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20110710</w:t>
            </w:r>
            <w:del w:id="13512" w:author="Russell Ott" w:date="2022-05-16T11:47:00Z">
              <w:r w:rsidRPr="00D14360">
                <w:rPr>
                  <w:rFonts w:ascii="Courier New" w:eastAsia="Courier New" w:hAnsi="Courier New" w:cs="Courier New"/>
                  <w:sz w:val="16"/>
                  <w:szCs w:val="16"/>
                </w:rPr>
                <w:delText>”/&gt;</w:delText>
              </w:r>
            </w:del>
            <w:ins w:id="13513" w:author="Russell Ott" w:date="2022-05-16T11:47:00Z">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ins>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ascii="Times New Roman" w:eastAsia="Calibri" w:hAnsi="Times New Roman"/>
          <w:sz w:val="24"/>
          <w:szCs w:val="24"/>
          <w:rPrChange w:id="13514" w:author="Russell Ott" w:date="2022-05-16T11:47:00Z">
            <w:rPr>
              <w:rFonts w:ascii="Calibri" w:eastAsia="Calibri" w:hAnsi="Calibri"/>
            </w:rPr>
          </w:rPrChange>
        </w:rPr>
      </w:pPr>
      <w:bookmarkStart w:id="13515" w:name="_2fk6b3p" w:colFirst="0" w:colLast="0"/>
      <w:bookmarkEnd w:id="13515"/>
      <w:r w:rsidRPr="00D14360">
        <w:rPr>
          <w:rPrChange w:id="13516" w:author="Russell Ott" w:date="2022-05-16T11:47:00Z">
            <w:rPr>
              <w:rFonts w:ascii="Calibri" w:eastAsia="Calibri" w:hAnsi="Calibri"/>
            </w:rPr>
          </w:rPrChange>
        </w:rPr>
        <w:t>Finally, to indicate that it was unknown if the patient was pregnant or not, then a nullFlavor should be used on the observation to indicate that the patient</w:t>
      </w:r>
      <w:r w:rsidRPr="00D14360">
        <w:rPr>
          <w:rPrChange w:id="13517" w:author="Russell Ott" w:date="2022-05-16T11:47:00Z">
            <w:rPr>
              <w:rFonts w:ascii="Calibri" w:eastAsia="Calibri" w:hAnsi="Calibri"/>
            </w:rPr>
          </w:rPrChange>
        </w:rPr>
        <w:t>’s pregnancy status was unknown.  An effectiveTime element can be included to assert the period over which it was unknown.</w:t>
      </w:r>
    </w:p>
    <w:p w14:paraId="2A300A75" w14:textId="17599663" w:rsidR="007D3708" w:rsidRPr="00C64922" w:rsidRDefault="005C79A1" w:rsidP="00E42FA6">
      <w:pPr>
        <w:pStyle w:val="Caption"/>
        <w:keepNext/>
        <w:spacing w:after="0"/>
      </w:pPr>
      <w:bookmarkStart w:id="13518" w:name="_Ref21877096"/>
      <w:bookmarkStart w:id="13519" w:name="_Toc21927508"/>
      <w:r>
        <w:t xml:space="preserve">  </w:t>
      </w:r>
      <w:bookmarkStart w:id="13520" w:name="_Toc101449308"/>
      <w:r w:rsidR="007D3708" w:rsidRPr="00C64922">
        <w:t xml:space="preserve">Example </w:t>
      </w:r>
      <w:r w:rsidR="00132A94">
        <w:fldChar w:fldCharType="begin"/>
      </w:r>
      <w:r w:rsidR="00132A94">
        <w:instrText xml:space="preserve"> SEQ Example \* ARABIC </w:instrText>
      </w:r>
      <w:r w:rsidR="00132A94">
        <w:fldChar w:fldCharType="separate"/>
      </w:r>
      <w:del w:id="13521" w:author="Russell Ott" w:date="2022-05-16T11:47:00Z">
        <w:r w:rsidR="00DE0DA7">
          <w:rPr>
            <w:noProof/>
          </w:rPr>
          <w:delText>56</w:delText>
        </w:r>
      </w:del>
      <w:ins w:id="13522" w:author="Russell Ott" w:date="2022-05-16T11:47:00Z">
        <w:r w:rsidR="00F10C7C">
          <w:rPr>
            <w:noProof/>
          </w:rPr>
          <w:t>55</w:t>
        </w:r>
      </w:ins>
      <w:r w:rsidR="00132A94">
        <w:rPr>
          <w:noProof/>
        </w:rPr>
        <w:fldChar w:fldCharType="end"/>
      </w:r>
      <w:r w:rsidR="007D3708" w:rsidRPr="00C64922">
        <w:t>: Unknown if the patient was pregnant or not</w:t>
      </w:r>
      <w:bookmarkEnd w:id="13518"/>
      <w:bookmarkEnd w:id="13520"/>
      <w:bookmarkEnd w:id="135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7157BFE1"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del w:id="13523" w:author="Russell Ott" w:date="2022-05-16T11:47:00Z">
              <w:r w:rsidRPr="00D14360">
                <w:rPr>
                  <w:rFonts w:ascii="Courier New" w:eastAsia="Courier New" w:hAnsi="Courier New" w:cs="Courier New"/>
                  <w:sz w:val="16"/>
                  <w:szCs w:val="16"/>
                </w:rPr>
                <w:delText>=”</w:delText>
              </w:r>
            </w:del>
            <w:ins w:id="13524" w:author="Russell Ott" w:date="2022-05-16T11:47: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UNK</w:t>
            </w:r>
            <w:del w:id="13525" w:author="Russell Ott" w:date="2022-05-16T11:47:00Z">
              <w:r w:rsidRPr="00D14360">
                <w:rPr>
                  <w:rFonts w:ascii="Courier New" w:eastAsia="Courier New" w:hAnsi="Courier New" w:cs="Courier New"/>
                  <w:sz w:val="16"/>
                  <w:szCs w:val="16"/>
                </w:rPr>
                <w:delText>”&gt;</w:delText>
              </w:r>
            </w:del>
            <w:ins w:id="13526" w:author="Russell Ott" w:date="2022-05-16T11:47: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2EC5DD8C"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3527" w:author="Russell Ott" w:date="2022-05-16T11:47:00Z">
              <w:r w:rsidRPr="00D14360">
                <w:rPr>
                  <w:rFonts w:ascii="Courier New" w:eastAsia="Courier New" w:hAnsi="Courier New" w:cs="Courier New"/>
                  <w:sz w:val="16"/>
                  <w:szCs w:val="16"/>
                </w:rPr>
                <w:delText>=”</w:delText>
              </w:r>
            </w:del>
            <w:ins w:id="13528" w:author="Russell Ott" w:date="2022-05-16T11:47: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20110710</w:t>
            </w:r>
            <w:del w:id="13529" w:author="Russell Ott" w:date="2022-05-16T11:47:00Z">
              <w:r w:rsidRPr="00D14360">
                <w:rPr>
                  <w:rFonts w:ascii="Courier New" w:eastAsia="Courier New" w:hAnsi="Courier New" w:cs="Courier New"/>
                  <w:sz w:val="16"/>
                  <w:szCs w:val="16"/>
                </w:rPr>
                <w:delText>”/&gt;</w:delText>
              </w:r>
            </w:del>
            <w:ins w:id="13530" w:author="Russell Ott" w:date="2022-05-16T11:47:00Z">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ins>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10C7C">
      <w:pPr>
        <w:pStyle w:val="Heading3"/>
      </w:pPr>
      <w:bookmarkStart w:id="13531" w:name="_Toc18495093"/>
      <w:bookmarkStart w:id="13532" w:name="_Toc19870324"/>
      <w:bookmarkStart w:id="13533" w:name="_Toc20481013"/>
      <w:bookmarkStart w:id="13534" w:name="_Toc21529544"/>
      <w:bookmarkStart w:id="13535" w:name="_Toc21691597"/>
      <w:bookmarkStart w:id="13536" w:name="_Toc21845781"/>
      <w:bookmarkStart w:id="13537" w:name="_Toc21852022"/>
      <w:bookmarkStart w:id="13538" w:name="_Toc21871989"/>
      <w:bookmarkStart w:id="13539" w:name="_Toc21872445"/>
      <w:bookmarkStart w:id="13540" w:name="_Toc21880217"/>
      <w:bookmarkStart w:id="13541" w:name="_Toc21890047"/>
      <w:bookmarkStart w:id="13542" w:name="_Toc21894191"/>
      <w:bookmarkStart w:id="13543" w:name="_Toc21898117"/>
      <w:bookmarkStart w:id="13544" w:name="_Toc21926865"/>
      <w:bookmarkStart w:id="13545" w:name="_Toc18495094"/>
      <w:bookmarkStart w:id="13546" w:name="_Toc19870325"/>
      <w:bookmarkStart w:id="13547" w:name="_Toc20481014"/>
      <w:bookmarkStart w:id="13548" w:name="_Toc21529545"/>
      <w:bookmarkStart w:id="13549" w:name="_Toc21691598"/>
      <w:bookmarkStart w:id="13550" w:name="_Toc21845782"/>
      <w:bookmarkStart w:id="13551" w:name="_Toc21852023"/>
      <w:bookmarkStart w:id="13552" w:name="_Toc21871990"/>
      <w:bookmarkStart w:id="13553" w:name="_Toc21872446"/>
      <w:bookmarkStart w:id="13554" w:name="_Toc21880218"/>
      <w:bookmarkStart w:id="13555" w:name="_Toc21890048"/>
      <w:bookmarkStart w:id="13556" w:name="_Toc21894192"/>
      <w:bookmarkStart w:id="13557" w:name="_Toc21898118"/>
      <w:bookmarkStart w:id="13558" w:name="_Toc21926866"/>
      <w:bookmarkStart w:id="13559" w:name="_Toc18495095"/>
      <w:bookmarkStart w:id="13560" w:name="_Toc19870326"/>
      <w:bookmarkStart w:id="13561" w:name="_Toc20481015"/>
      <w:bookmarkStart w:id="13562" w:name="_Toc21529546"/>
      <w:bookmarkStart w:id="13563" w:name="_Toc21691599"/>
      <w:bookmarkStart w:id="13564" w:name="_Toc21845783"/>
      <w:bookmarkStart w:id="13565" w:name="_Toc21852024"/>
      <w:bookmarkStart w:id="13566" w:name="_Toc21871991"/>
      <w:bookmarkStart w:id="13567" w:name="_Toc21872447"/>
      <w:bookmarkStart w:id="13568" w:name="_Toc21880219"/>
      <w:bookmarkStart w:id="13569" w:name="_Toc21890049"/>
      <w:bookmarkStart w:id="13570" w:name="_Toc21894193"/>
      <w:bookmarkStart w:id="13571" w:name="_Toc21898119"/>
      <w:bookmarkStart w:id="13572" w:name="_Toc21926867"/>
      <w:bookmarkStart w:id="13573" w:name="_Toc11391307"/>
      <w:bookmarkStart w:id="13574" w:name="_Toc103262707"/>
      <w:bookmarkStart w:id="13575" w:name="_Toc22823452"/>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r w:rsidRPr="00C64922">
        <w:t>Result</w:t>
      </w:r>
      <w:bookmarkEnd w:id="13573"/>
      <w:bookmarkEnd w:id="13574"/>
      <w:bookmarkEnd w:id="13575"/>
    </w:p>
    <w:p w14:paraId="45EA0A62" w14:textId="77D10B0A" w:rsidR="007D3708" w:rsidRPr="00D14360" w:rsidRDefault="007D3708" w:rsidP="007770C6">
      <w:pPr>
        <w:pStyle w:val="Default"/>
      </w:pPr>
      <w:r w:rsidRPr="007770C6">
        <w:rPr>
          <w:sz w:val="20"/>
          <w:rPrChange w:id="13576" w:author="Russell Ott" w:date="2022-05-16T11:47:00Z">
            <w:rPr/>
          </w:rPrChange>
        </w:rPr>
        <w:t xml:space="preserve">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w:t>
      </w:r>
      <w:del w:id="13577" w:author="Russell Ott" w:date="2022-05-16T11:47:00Z">
        <w:r w:rsidRPr="00D14360">
          <w:delText xml:space="preserve">Pathology test or </w:delText>
        </w:r>
      </w:del>
      <w:r w:rsidRPr="007770C6">
        <w:rPr>
          <w:sz w:val="20"/>
          <w:rPrChange w:id="13578" w:author="Russell Ott" w:date="2022-05-16T11:47:00Z">
            <w:rPr/>
          </w:rPrChange>
        </w:rPr>
        <w:t>Diagnostic imaging tests.</w:t>
      </w:r>
    </w:p>
    <w:p w14:paraId="29A16DE7" w14:textId="77777777" w:rsidR="007D3708" w:rsidRPr="00D14360" w:rsidRDefault="007D3708" w:rsidP="007D3708">
      <w:pPr>
        <w:rPr>
          <w:del w:id="13579" w:author="Russell Ott" w:date="2022-05-16T11:47:00Z"/>
          <w:rFonts w:cs="Calibri"/>
        </w:rPr>
      </w:pPr>
      <w:bookmarkStart w:id="13580" w:name="_mmof8rxgtxol" w:colFirst="0" w:colLast="0"/>
      <w:bookmarkStart w:id="13581" w:name="_d3hik6ypjwzw" w:colFirst="0" w:colLast="0"/>
      <w:bookmarkStart w:id="13582" w:name="_521n2krgoc7q" w:colFirst="0" w:colLast="0"/>
      <w:bookmarkStart w:id="13583" w:name="_79xu31qcik7g" w:colFirst="0" w:colLast="0"/>
      <w:bookmarkEnd w:id="13580"/>
      <w:bookmarkEnd w:id="13581"/>
      <w:bookmarkEnd w:id="13582"/>
      <w:bookmarkEnd w:id="13583"/>
    </w:p>
    <w:p w14:paraId="0244D28B" w14:textId="77777777" w:rsidR="00974044" w:rsidRPr="003E45C2" w:rsidRDefault="00974044" w:rsidP="00974044">
      <w:pPr>
        <w:pStyle w:val="Heading4"/>
        <w:rPr>
          <w:ins w:id="13584" w:author="Russell Ott" w:date="2022-05-16T11:47:00Z"/>
        </w:rPr>
      </w:pPr>
      <w:ins w:id="13585" w:author="Russell Ott" w:date="2022-05-16T11:47:00Z">
        <w:r w:rsidRPr="003E45C2">
          <w:t>Pathology and Laboratory Result Domain</w:t>
        </w:r>
      </w:ins>
    </w:p>
    <w:p w14:paraId="5F7219D4" w14:textId="4B28139D" w:rsidR="00974044" w:rsidRDefault="00974044" w:rsidP="007770C6">
      <w:pPr>
        <w:rPr>
          <w:ins w:id="13586" w:author="Russell Ott" w:date="2022-05-16T11:47:00Z"/>
        </w:rPr>
      </w:pPr>
      <w:ins w:id="13587" w:author="Russell Ott" w:date="2022-05-16T11:47:00Z">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52"/>
        </w:r>
        <w:r>
          <w:t xml:space="preserve"> Therefore, a laboratory test is a type of pathology test.</w:t>
        </w:r>
      </w:ins>
    </w:p>
    <w:p w14:paraId="2CF4B29B" w14:textId="5B854361" w:rsidR="007D3708" w:rsidRDefault="007D3708" w:rsidP="002E634A">
      <w:pPr>
        <w:pStyle w:val="Heading4"/>
        <w:rPr>
          <w:ins w:id="13589" w:author="Russell Ott" w:date="2022-05-16T11:47:00Z"/>
        </w:rPr>
      </w:pPr>
      <w:ins w:id="13590" w:author="Russell Ott" w:date="2022-05-16T11:47:00Z">
        <w:r w:rsidRPr="00C64922">
          <w:t>Result Organizer</w:t>
        </w:r>
      </w:ins>
    </w:p>
    <w:p w14:paraId="2276B5CF" w14:textId="0B1474B8" w:rsidR="00974044" w:rsidRPr="00CC7455" w:rsidRDefault="00974044" w:rsidP="007770C6">
      <w:pPr>
        <w:rPr>
          <w:rFonts w:ascii="Times New Roman" w:eastAsia="Times New Roman" w:hAnsi="Times New Roman"/>
          <w:sz w:val="24"/>
          <w:szCs w:val="24"/>
          <w:rPrChange w:id="13591" w:author="Russell Ott" w:date="2022-05-16T11:47:00Z">
            <w:rPr>
              <w:rFonts w:ascii="Calibri" w:hAnsi="Calibri"/>
            </w:rPr>
          </w:rPrChange>
        </w:rPr>
      </w:pPr>
      <w:r w:rsidRPr="00D14360">
        <w:rPr>
          <w:rPrChange w:id="13592" w:author="Russell Ott" w:date="2022-05-16T11:47:00Z">
            <w:rPr>
              <w:rFonts w:ascii="Calibri" w:hAnsi="Calibri"/>
            </w:rPr>
          </w:rPrChange>
        </w:rPr>
        <w:t xml:space="preserve">This template provides a mechanism for grouping result observations. It contains information applicable to all of the contained result observations. </w:t>
      </w:r>
      <w:r w:rsidRPr="00D14360">
        <w:rPr>
          <w:color w:val="000000"/>
          <w:rPrChange w:id="13593" w:author="Russell Ott" w:date="2022-05-16T11:47:00Z">
            <w:rPr>
              <w:rFonts w:ascii="Calibri" w:hAnsi="Calibri"/>
              <w:color w:val="000000"/>
            </w:rPr>
          </w:rPrChange>
        </w:rPr>
        <w:t>If any Result Observation within the organizer has a statusCode of "active", the Result Organizer must also</w:t>
      </w:r>
      <w:r w:rsidRPr="00D14360">
        <w:rPr>
          <w:color w:val="000000"/>
          <w:rPrChange w:id="13594" w:author="Russell Ott" w:date="2022-05-16T11:47:00Z">
            <w:rPr>
              <w:rFonts w:ascii="Calibri" w:hAnsi="Calibri"/>
              <w:color w:val="000000"/>
            </w:rPr>
          </w:rPrChange>
        </w:rPr>
        <w:t xml:space="preserve"> have a statusCode of "active."</w:t>
      </w:r>
    </w:p>
    <w:p w14:paraId="310206B8" w14:textId="77777777" w:rsidR="007D3708" w:rsidRDefault="007D3708" w:rsidP="00852DED">
      <w:pPr>
        <w:pStyle w:val="Heading4"/>
        <w:rPr>
          <w:del w:id="13595" w:author="Russell Ott" w:date="2022-05-16T11:47:00Z"/>
          <w:rFonts w:eastAsia="Calibri"/>
        </w:rPr>
      </w:pPr>
      <w:del w:id="13596" w:author="Russell Ott" w:date="2022-05-16T11:47:00Z">
        <w:r w:rsidRPr="00C64922">
          <w:rPr>
            <w:rFonts w:eastAsia="Calibri"/>
          </w:rPr>
          <w:delText>Result Organizer</w:delText>
        </w:r>
      </w:del>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3A3D50">
        <w:trPr>
          <w:trHeight w:val="576"/>
        </w:trPr>
        <w:tc>
          <w:tcPr>
            <w:tcW w:w="683" w:type="dxa"/>
            <w:tcBorders>
              <w:right w:val="nil"/>
            </w:tcBorders>
            <w:shd w:val="clear" w:color="auto" w:fill="C6D9F1"/>
          </w:tcPr>
          <w:p w14:paraId="11CC9F35" w14:textId="35C8857B" w:rsidR="00CD3D7C" w:rsidRPr="00C64922" w:rsidRDefault="00634398" w:rsidP="001104A1">
            <w:pPr>
              <w:pStyle w:val="BodyText"/>
              <w:rPr>
                <w:noProof/>
              </w:rPr>
            </w:pPr>
            <w:del w:id="13597" w:author="Russell Ott" w:date="2022-05-16T11:47:00Z">
              <w:r>
                <w:rPr>
                  <w:noProof/>
                </w:rPr>
                <w:drawing>
                  <wp:anchor distT="0" distB="0" distL="114300" distR="114300" simplePos="0" relativeHeight="251942912" behindDoc="0" locked="0" layoutInCell="1" allowOverlap="1" wp14:anchorId="68B581D8" wp14:editId="16432439">
                    <wp:simplePos x="0" y="0"/>
                    <wp:positionH relativeFrom="column">
                      <wp:posOffset>12700</wp:posOffset>
                    </wp:positionH>
                    <wp:positionV relativeFrom="paragraph">
                      <wp:posOffset>126365</wp:posOffset>
                    </wp:positionV>
                    <wp:extent cx="323215" cy="323215"/>
                    <wp:effectExtent l="0" t="0" r="0" b="0"/>
                    <wp:wrapNone/>
                    <wp:docPr id="3113"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598" w:author="Russell Ott" w:date="2022-05-16T11:47:00Z">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2046913" w14:textId="77777777" w:rsidR="00CD3D7C" w:rsidRPr="00DF5244" w:rsidRDefault="00CD3D7C" w:rsidP="003A3D50">
            <w:pPr>
              <w:rPr>
                <w:rFonts w:ascii="Times New Roman" w:eastAsia="Times New Roman" w:hAnsi="Times New Roman"/>
                <w:sz w:val="24"/>
                <w:szCs w:val="24"/>
                <w:rPrChange w:id="13599" w:author="Russell Ott" w:date="2022-05-16T11:47:00Z">
                  <w:rPr>
                    <w:rFonts w:ascii="Calibri" w:hAnsi="Calibri"/>
                  </w:rPr>
                </w:rPrChange>
              </w:rPr>
            </w:pPr>
            <w:r w:rsidRPr="00DF5244">
              <w:rPr>
                <w:rPrChange w:id="13600" w:author="Russell Ott" w:date="2022-05-16T11:47:00Z">
                  <w:rPr>
                    <w:rFonts w:ascii="Calibri" w:hAnsi="Calibri"/>
                  </w:rPr>
                </w:rPrChange>
              </w:rPr>
              <w:t>The Result Organizer.code element is used to categorize the contained results. This element SHOULD be populated with a LOINC code that defines a specific test panel</w:t>
            </w:r>
            <w:r w:rsidR="004F33E9" w:rsidRPr="00DF5244">
              <w:rPr>
                <w:rPrChange w:id="13601" w:author="Russell Ott" w:date="2022-05-16T11:47:00Z">
                  <w:rPr>
                    <w:rFonts w:ascii="Calibri" w:hAnsi="Calibri"/>
                  </w:rPr>
                </w:rPrChange>
              </w:rPr>
              <w:t xml:space="preserve"> (</w:t>
            </w:r>
            <w:r w:rsidR="004F33E9" w:rsidRPr="00DF5244">
              <w:rPr>
                <w:i/>
                <w:rPrChange w:id="13602" w:author="Russell Ott" w:date="2022-05-16T11:47:00Z">
                  <w:rPr>
                    <w:rFonts w:ascii="Calibri" w:hAnsi="Calibri"/>
                    <w:i/>
                  </w:rPr>
                </w:rPrChange>
              </w:rPr>
              <w:t>e.g</w:t>
            </w:r>
            <w:r w:rsidR="004F33E9" w:rsidRPr="00DF5244">
              <w:rPr>
                <w:rPrChange w:id="13603" w:author="Russell Ott" w:date="2022-05-16T11:47:00Z">
                  <w:rPr>
                    <w:rFonts w:ascii="Calibri" w:hAnsi="Calibri"/>
                  </w:rPr>
                </w:rPrChange>
              </w:rPr>
              <w:t>., “</w:t>
            </w:r>
            <w:r w:rsidR="004F33E9" w:rsidRPr="00DF5244">
              <w:rPr>
                <w:color w:val="000000"/>
                <w:rPrChange w:id="13604" w:author="Russell Ott" w:date="2022-05-16T11:47:00Z">
                  <w:rPr>
                    <w:rFonts w:ascii="Calibri" w:hAnsi="Calibri"/>
                    <w:color w:val="000000"/>
                  </w:rPr>
                </w:rPrChange>
              </w:rPr>
              <w:t>CBC W Auto Differential panel - Blood</w:t>
            </w:r>
            <w:r w:rsidR="004F33E9" w:rsidRPr="00DF5244">
              <w:rPr>
                <w:rPrChange w:id="13605" w:author="Russell Ott" w:date="2022-05-16T11:47:00Z">
                  <w:rPr>
                    <w:rFonts w:ascii="Calibri" w:hAnsi="Calibri"/>
                  </w:rPr>
                </w:rPrChange>
              </w:rPr>
              <w:t>“)</w:t>
            </w:r>
            <w:r w:rsidRPr="00DF5244">
              <w:rPr>
                <w:rPrChange w:id="13606" w:author="Russell Ott" w:date="2022-05-16T11:47:00Z">
                  <w:rPr>
                    <w:rFonts w:ascii="Calibri" w:hAnsi="Calibri"/>
                  </w:rPr>
                </w:rPrChange>
              </w:rPr>
              <w:t xml:space="preserve"> or general type of testing (</w:t>
            </w:r>
            <w:r w:rsidRPr="00DF5244">
              <w:rPr>
                <w:i/>
                <w:rPrChange w:id="13607" w:author="Russell Ott" w:date="2022-05-16T11:47:00Z">
                  <w:rPr>
                    <w:rFonts w:ascii="Calibri" w:hAnsi="Calibri"/>
                    <w:i/>
                  </w:rPr>
                </w:rPrChange>
              </w:rPr>
              <w:t>e.g.,</w:t>
            </w:r>
            <w:r w:rsidRPr="00DF5244">
              <w:rPr>
                <w:rPrChange w:id="13608" w:author="Russell Ott" w:date="2022-05-16T11:47:00Z">
                  <w:rPr>
                    <w:rFonts w:ascii="Calibri" w:hAnsi="Calibri"/>
                  </w:rPr>
                </w:rPrChange>
              </w:rPr>
              <w:t xml:space="preserve"> “Hematology”, “Chemistry”, “Nuclear Medicine”).</w:t>
            </w:r>
            <w:r w:rsidRPr="00DF5244">
              <w:rPr>
                <w:b/>
                <w:rPrChange w:id="13609" w:author="Russell Ott" w:date="2022-05-16T11:47:00Z">
                  <w:rPr>
                    <w:rFonts w:ascii="Calibri" w:hAnsi="Calibri"/>
                    <w:b/>
                  </w:rPr>
                </w:rPrChange>
              </w:rPr>
              <w:t xml:space="preserve"> [</w:t>
            </w:r>
            <w:r w:rsidR="00E83F3B" w:rsidRPr="00DF5244">
              <w:rPr>
                <w:b/>
                <w:rPrChange w:id="13610" w:author="Russell Ott" w:date="2022-05-16T11:47:00Z">
                  <w:rPr>
                    <w:rFonts w:ascii="Calibri" w:hAnsi="Calibri"/>
                    <w:b/>
                  </w:rPr>
                </w:rPrChange>
              </w:rPr>
              <w:t>BP-091</w:t>
            </w:r>
            <w:r w:rsidRPr="00DF5244">
              <w:rPr>
                <w:b/>
                <w:rPrChange w:id="13611" w:author="Russell Ott" w:date="2022-05-16T11:47:00Z">
                  <w:rPr>
                    <w:rFonts w:ascii="Calibri" w:hAnsi="Calibri"/>
                    <w:b/>
                  </w:rPr>
                </w:rPrChange>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28D14FA3" w:rsidR="00CD3D7C" w:rsidRPr="00C64922" w:rsidRDefault="00634398" w:rsidP="001104A1">
            <w:pPr>
              <w:pStyle w:val="BodyText"/>
              <w:rPr>
                <w:noProof/>
                <w:lang w:bidi="ar-SA"/>
              </w:rPr>
            </w:pPr>
            <w:del w:id="13612" w:author="Russell Ott" w:date="2022-05-16T11:47:00Z">
              <w:r>
                <w:rPr>
                  <w:noProof/>
                </w:rPr>
                <w:drawing>
                  <wp:anchor distT="0" distB="0" distL="114300" distR="114300" simplePos="0" relativeHeight="251944960" behindDoc="0" locked="0" layoutInCell="1" allowOverlap="1" wp14:anchorId="00E8EB26" wp14:editId="0291B67F">
                    <wp:simplePos x="0" y="0"/>
                    <wp:positionH relativeFrom="column">
                      <wp:posOffset>-6350</wp:posOffset>
                    </wp:positionH>
                    <wp:positionV relativeFrom="paragraph">
                      <wp:posOffset>10795</wp:posOffset>
                    </wp:positionV>
                    <wp:extent cx="323215" cy="323215"/>
                    <wp:effectExtent l="0" t="0" r="0" b="0"/>
                    <wp:wrapNone/>
                    <wp:docPr id="31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613" w:author="Russell Ott" w:date="2022-05-16T11:47:00Z">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FCBFDE6" w14:textId="77777777" w:rsidR="00CD3D7C" w:rsidRPr="007770C6" w:rsidRDefault="00CD3D7C" w:rsidP="001104A1">
            <w:pPr>
              <w:pStyle w:val="Default"/>
              <w:rPr>
                <w:sz w:val="20"/>
                <w:rPrChange w:id="13614" w:author="Russell Ott" w:date="2022-05-16T11:47:00Z">
                  <w:rPr/>
                </w:rPrChange>
              </w:rPr>
            </w:pPr>
            <w:r w:rsidRPr="007770C6">
              <w:rPr>
                <w:sz w:val="20"/>
                <w:rPrChange w:id="13615" w:author="Russell Ott" w:date="2022-05-16T11:47:00Z">
                  <w:rPr/>
                </w:rPrChange>
              </w:rPr>
              <w:t>A Result Organizer SHALL contain at least one Result Observation component template.</w:t>
            </w:r>
            <w:r w:rsidRPr="007770C6">
              <w:rPr>
                <w:b/>
                <w:sz w:val="20"/>
                <w:rPrChange w:id="13616" w:author="Russell Ott" w:date="2022-05-16T11:47:00Z">
                  <w:rPr>
                    <w:b/>
                  </w:rPr>
                </w:rPrChange>
              </w:rPr>
              <w:t xml:space="preserve"> [CONF-</w:t>
            </w:r>
            <w:r w:rsidR="00E83F3B" w:rsidRPr="007770C6">
              <w:rPr>
                <w:b/>
                <w:sz w:val="20"/>
                <w:rPrChange w:id="13617" w:author="Russell Ott" w:date="2022-05-16T11:47:00Z">
                  <w:rPr>
                    <w:b/>
                  </w:rPr>
                </w:rPrChange>
              </w:rPr>
              <w:t>092</w:t>
            </w:r>
            <w:r w:rsidRPr="007770C6">
              <w:rPr>
                <w:b/>
                <w:sz w:val="20"/>
                <w:rPrChange w:id="13618" w:author="Russell Ott" w:date="2022-05-16T11:47:00Z">
                  <w:rPr>
                    <w:b/>
                  </w:rPr>
                </w:rPrChange>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3619">
          <w:tblGrid>
            <w:gridCol w:w="1457"/>
            <w:gridCol w:w="7898"/>
          </w:tblGrid>
        </w:tblGridChange>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b/>
                <w:color w:val="FFFFFF"/>
                <w:rPrChange w:id="13620" w:author="Russell Ott" w:date="2022-05-16T11:47:00Z">
                  <w:rPr>
                    <w:rFonts w:ascii="Calibri" w:hAnsi="Calibri"/>
                    <w:b/>
                    <w:color w:val="FFFFFF"/>
                  </w:rPr>
                </w:rPrChange>
              </w:rPr>
            </w:pPr>
            <w:r w:rsidRPr="00D14360">
              <w:rPr>
                <w:b/>
                <w:color w:val="FFFFFF"/>
                <w:rPrChange w:id="13621" w:author="Russell Ott" w:date="2022-05-16T11:47:00Z">
                  <w:rPr>
                    <w:rFonts w:ascii="Calibri" w:hAnsi="Calibri"/>
                    <w:b/>
                    <w:color w:val="FFFFFF"/>
                  </w:rPr>
                </w:rPrChange>
              </w:rPr>
              <w:t>Entry Template</w:t>
            </w:r>
          </w:p>
        </w:tc>
        <w:tc>
          <w:tcPr>
            <w:tcW w:w="7898" w:type="dxa"/>
            <w:shd w:val="clear" w:color="auto" w:fill="4F81BD"/>
          </w:tcPr>
          <w:p w14:paraId="492D41AB" w14:textId="77777777" w:rsidR="00E42FA6" w:rsidRPr="00D14360" w:rsidRDefault="00E42FA6" w:rsidP="00E42FA6">
            <w:pPr>
              <w:rPr>
                <w:rFonts w:ascii="Times New Roman" w:eastAsia="Times New Roman" w:hAnsi="Times New Roman"/>
                <w:b/>
                <w:color w:val="FFFFFF"/>
                <w:sz w:val="24"/>
                <w:szCs w:val="24"/>
                <w:rPrChange w:id="13622" w:author="Russell Ott" w:date="2022-05-16T11:47:00Z">
                  <w:rPr>
                    <w:rFonts w:ascii="Calibri" w:hAnsi="Calibri"/>
                    <w:b/>
                    <w:color w:val="FFFFFF"/>
                  </w:rPr>
                </w:rPrChange>
              </w:rPr>
            </w:pPr>
            <w:r w:rsidRPr="00D14360">
              <w:rPr>
                <w:b/>
                <w:color w:val="FFFFFF"/>
                <w:rPrChange w:id="13623" w:author="Russell Ott" w:date="2022-05-16T11:47:00Z">
                  <w:rPr>
                    <w:rFonts w:ascii="Calibri" w:hAnsi="Calibri"/>
                    <w:b/>
                    <w:color w:val="FFFFFF"/>
                  </w:rPr>
                </w:rPrChange>
              </w:rPr>
              <w:t xml:space="preserve">Result Organizer (V3) </w:t>
            </w:r>
          </w:p>
          <w:p w14:paraId="683D1AC8" w14:textId="77777777" w:rsidR="00E42FA6" w:rsidRPr="00D14360" w:rsidRDefault="00E42FA6" w:rsidP="00E42FA6">
            <w:pPr>
              <w:rPr>
                <w:rFonts w:ascii="Times New Roman" w:eastAsia="Times New Roman" w:hAnsi="Times New Roman"/>
                <w:color w:val="FFFFFF"/>
                <w:sz w:val="24"/>
                <w:szCs w:val="24"/>
                <w:rPrChange w:id="13624" w:author="Russell Ott" w:date="2022-05-16T11:47:00Z">
                  <w:rPr>
                    <w:rFonts w:ascii="Calibri" w:hAnsi="Calibri"/>
                    <w:color w:val="FFFFFF"/>
                    <w:sz w:val="20"/>
                  </w:rPr>
                </w:rPrChange>
              </w:rPr>
            </w:pPr>
            <w:r w:rsidRPr="00D14360">
              <w:rPr>
                <w:color w:val="FFFFFF"/>
                <w:sz w:val="18"/>
                <w:rPrChange w:id="13625" w:author="Russell Ott" w:date="2022-05-16T11:47:00Z">
                  <w:rPr>
                    <w:rFonts w:ascii="Calibri" w:hAnsi="Calibri"/>
                    <w:color w:val="FFFFFF"/>
                    <w:sz w:val="18"/>
                  </w:rPr>
                </w:rPrChange>
              </w:rPr>
              <w:t xml:space="preserve">[organizer: identifier </w:t>
            </w:r>
            <w:r w:rsidRPr="00D14360">
              <w:rPr>
                <w:color w:val="FFFFFF"/>
                <w:sz w:val="18"/>
                <w:rPrChange w:id="13626" w:author="Russell Ott" w:date="2022-05-16T11:47:00Z">
                  <w:rPr>
                    <w:rFonts w:ascii="Calibri" w:hAnsi="Calibri"/>
                    <w:color w:val="FFFFFF"/>
                    <w:sz w:val="18"/>
                  </w:rPr>
                </w:rPrChange>
              </w:rPr>
              <w:t>urn:hl7ii:2.16.840.1.113883.10.20.22.4.1:2015-08-01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b/>
                <w:rPrChange w:id="13627" w:author="Russell Ott" w:date="2022-05-16T11:47:00Z">
                  <w:rPr>
                    <w:rFonts w:ascii="Calibri" w:hAnsi="Calibri"/>
                    <w:b/>
                    <w:sz w:val="20"/>
                  </w:rPr>
                </w:rPrChange>
              </w:rPr>
            </w:pPr>
            <w:r w:rsidRPr="00D14360">
              <w:rPr>
                <w:b/>
                <w:rPrChange w:id="13628"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eastAsia="Times New Roman" w:hAnsi="Calibri Light"/>
                <w:color w:val="000000"/>
                <w:sz w:val="24"/>
                <w:szCs w:val="24"/>
                <w:rPrChange w:id="13629" w:author="Russell Ott" w:date="2022-05-16T11:47:00Z">
                  <w:rPr>
                    <w:rFonts w:ascii="Calibri Light" w:hAnsi="Calibri Light"/>
                    <w:color w:val="000000"/>
                    <w:sz w:val="20"/>
                  </w:rPr>
                </w:rPrChange>
              </w:rPr>
            </w:pPr>
            <w:r w:rsidRPr="00D14360">
              <w:rPr>
                <w:rFonts w:ascii="Calibri Light" w:hAnsi="Calibri Light"/>
                <w:color w:val="000000"/>
                <w:rPrChange w:id="13630" w:author="Russell Ott" w:date="2022-05-16T11:47:00Z">
                  <w:rPr>
                    <w:rFonts w:ascii="Calibri Light" w:hAnsi="Calibri Light"/>
                    <w:color w:val="000000"/>
                    <w:sz w:val="20"/>
                  </w:rPr>
                </w:rPrChange>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b/>
                <w:rPrChange w:id="13631" w:author="Russell Ott" w:date="2022-05-16T11:47:00Z">
                  <w:rPr>
                    <w:rFonts w:ascii="Calibri" w:hAnsi="Calibri"/>
                    <w:b/>
                    <w:sz w:val="20"/>
                  </w:rPr>
                </w:rPrChange>
              </w:rPr>
            </w:pPr>
            <w:r w:rsidRPr="00D14360">
              <w:rPr>
                <w:b/>
                <w:rPrChange w:id="13632" w:author="Russell Ott" w:date="2022-05-16T11:47:00Z">
                  <w:rPr>
                    <w:rFonts w:ascii="Calibri" w:hAnsi="Calibri"/>
                    <w:b/>
                    <w:sz w:val="20"/>
                  </w:rPr>
                </w:rPrChange>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F75DF2">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b/>
                <w:rPrChange w:id="13633" w:author="Russell Ott" w:date="2022-05-16T11:47:00Z">
                  <w:rPr>
                    <w:rFonts w:ascii="Calibri" w:hAnsi="Calibri"/>
                    <w:b/>
                    <w:sz w:val="20"/>
                  </w:rPr>
                </w:rPrChange>
              </w:rPr>
            </w:pPr>
            <w:r w:rsidRPr="00D14360">
              <w:rPr>
                <w:b/>
                <w:rPrChange w:id="13634"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eastAsia="Times New Roman" w:hAnsi="Calibri Light"/>
                <w:color w:val="000000"/>
                <w:sz w:val="24"/>
                <w:szCs w:val="24"/>
                <w:rPrChange w:id="13635" w:author="Russell Ott" w:date="2022-05-16T11:47:00Z">
                  <w:rPr>
                    <w:rFonts w:ascii="Calibri Light" w:hAnsi="Calibri Light"/>
                    <w:color w:val="000000"/>
                    <w:sz w:val="20"/>
                  </w:rPr>
                </w:rPrChange>
              </w:rPr>
            </w:pPr>
            <w:r w:rsidRPr="00D14360">
              <w:rPr>
                <w:rFonts w:ascii="Calibri Light" w:hAnsi="Calibri Light"/>
                <w:color w:val="000000"/>
                <w:rPrChange w:id="13636" w:author="Russell Ott" w:date="2022-05-16T11:47:00Z">
                  <w:rPr>
                    <w:rFonts w:ascii="Calibri Light" w:hAnsi="Calibri Light"/>
                    <w:color w:val="000000"/>
                    <w:sz w:val="20"/>
                  </w:rPr>
                </w:rPrChange>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olor w:val="000000"/>
                <w:rPrChange w:id="13637" w:author="Russell Ott" w:date="2022-05-16T11:47:00Z">
                  <w:rPr>
                    <w:rFonts w:ascii="Calibri Light" w:hAnsi="Calibri Light"/>
                    <w:color w:val="000000"/>
                    <w:sz w:val="20"/>
                  </w:rPr>
                </w:rPrChange>
              </w:rPr>
            </w:pPr>
          </w:p>
          <w:p w14:paraId="540E5CF0" w14:textId="535908BB" w:rsidR="00E42FA6" w:rsidRPr="00D14360" w:rsidRDefault="00E42FA6" w:rsidP="00E42FA6">
            <w:pPr>
              <w:rPr>
                <w:rFonts w:ascii="Calibri Light" w:eastAsia="Times New Roman" w:hAnsi="Calibri Light"/>
                <w:color w:val="000000"/>
                <w:sz w:val="24"/>
                <w:szCs w:val="24"/>
                <w:rPrChange w:id="13638" w:author="Russell Ott" w:date="2022-05-16T11:47:00Z">
                  <w:rPr>
                    <w:rFonts w:ascii="Calibri Light" w:hAnsi="Calibri Light"/>
                    <w:color w:val="000000"/>
                    <w:sz w:val="20"/>
                  </w:rPr>
                </w:rPrChange>
              </w:rPr>
            </w:pPr>
            <w:r w:rsidRPr="00D14360">
              <w:rPr>
                <w:rFonts w:ascii="Calibri Light" w:hAnsi="Calibri Light"/>
                <w:color w:val="000000"/>
                <w:rPrChange w:id="13639" w:author="Russell Ott" w:date="2022-05-16T11:47:00Z">
                  <w:rPr>
                    <w:rFonts w:ascii="Calibri Light" w:hAnsi="Calibri Light"/>
                    <w:color w:val="000000"/>
                    <w:sz w:val="20"/>
                  </w:rPr>
                </w:rPrChange>
              </w:rPr>
              <w:t>The range of time specified in the Result Organizer/effectiveTime element should encompass the lowest effectiveTime</w:t>
            </w:r>
            <w:r w:rsidRPr="00D14360">
              <w:rPr>
                <w:rFonts w:ascii="Calibri Light" w:hAnsi="Calibri Light"/>
                <w:color w:val="000000"/>
                <w:rPrChange w:id="13640" w:author="Russell Ott" w:date="2022-05-16T11:47:00Z">
                  <w:rPr>
                    <w:rFonts w:ascii="Calibri Light" w:hAnsi="Calibri Light"/>
                    <w:color w:val="000000"/>
                    <w:sz w:val="20"/>
                  </w:rPr>
                </w:rPrChange>
              </w:rPr>
              <w:t xml:space="preserve">/low and the highest effectiveTime/high for the Result Observations within the organizer. </w:t>
            </w:r>
          </w:p>
        </w:tc>
      </w:tr>
      <w:tr w:rsidR="002954CE" w:rsidRPr="00C64922" w14:paraId="5000A8E7"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641"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3642" w:author="Russell Ott" w:date="2022-05-16T11:47: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3643" w:author="Russell Ott" w:date="2022-05-16T11:47:00Z">
              <w:tcPr>
                <w:tcW w:w="1457" w:type="dxa"/>
                <w:tcBorders>
                  <w:right w:val="nil"/>
                </w:tcBorders>
                <w:shd w:val="clear" w:color="auto" w:fill="FFFFFF"/>
              </w:tcPr>
            </w:tcPrChange>
          </w:tcPr>
          <w:p w14:paraId="7A01B031" w14:textId="77777777" w:rsidR="00E42FA6" w:rsidRPr="00D14360" w:rsidRDefault="00E42FA6" w:rsidP="00E42FA6">
            <w:pPr>
              <w:rPr>
                <w:b/>
                <w:rPrChange w:id="13644" w:author="Russell Ott" w:date="2022-05-16T11:47:00Z">
                  <w:rPr>
                    <w:rFonts w:ascii="Calibri" w:hAnsi="Calibri"/>
                    <w:b/>
                    <w:sz w:val="20"/>
                  </w:rPr>
                </w:rPrChange>
              </w:rPr>
            </w:pPr>
            <w:r w:rsidRPr="00D14360">
              <w:rPr>
                <w:b/>
                <w:rPrChange w:id="13645"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3646" w:author="Russell Ott" w:date="2022-05-16T11:47:00Z">
              <w:tcPr>
                <w:tcW w:w="7898" w:type="dxa"/>
                <w:shd w:val="clear" w:color="auto" w:fill="auto"/>
              </w:tcPr>
            </w:tcPrChange>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647" w:author="Russell Ott" w:date="2022-05-16T11:47:00Z">
                  <w:rPr>
                    <w:rFonts w:ascii="Calibri Light" w:hAnsi="Calibri Light"/>
                    <w:color w:val="000000"/>
                    <w:sz w:val="20"/>
                  </w:rPr>
                </w:rPrChange>
              </w:rPr>
            </w:pPr>
            <w:r w:rsidRPr="00D14360">
              <w:rPr>
                <w:rFonts w:ascii="Calibri Light" w:hAnsi="Calibri Light"/>
                <w:color w:val="000000"/>
                <w:rPrChange w:id="13648" w:author="Russell Ott" w:date="2022-05-16T11:47:00Z">
                  <w:rPr>
                    <w:rFonts w:ascii="Calibri Light" w:hAnsi="Calibri Light"/>
                    <w:color w:val="000000"/>
                    <w:sz w:val="20"/>
                  </w:rPr>
                </w:rPrChange>
              </w:rPr>
              <w:t xml:space="preserve">Not specified. </w:t>
            </w:r>
          </w:p>
        </w:tc>
      </w:tr>
      <w:tr w:rsidR="002954CE" w:rsidRPr="00C64922" w14:paraId="0E95D0D9" w14:textId="77777777" w:rsidTr="003A3D50">
        <w:trPr>
          <w:cantSplit/>
          <w:trHeight w:val="350"/>
          <w:del w:id="13649" w:author="Russell Ott" w:date="2022-05-16T11:47:00Z"/>
        </w:trPr>
        <w:tc>
          <w:tcPr>
            <w:tcW w:w="1457" w:type="dxa"/>
            <w:tcBorders>
              <w:top w:val="single" w:sz="4" w:space="0" w:color="4F81BD"/>
              <w:bottom w:val="single" w:sz="4" w:space="0" w:color="4F81BD"/>
              <w:right w:val="nil"/>
            </w:tcBorders>
            <w:shd w:val="clear" w:color="auto" w:fill="FFFFFF"/>
          </w:tcPr>
          <w:p w14:paraId="2B12E7A0" w14:textId="77777777" w:rsidR="00E42FA6" w:rsidRPr="00D14360" w:rsidRDefault="00E42FA6" w:rsidP="00E42FA6">
            <w:pPr>
              <w:rPr>
                <w:del w:id="13650" w:author="Russell Ott" w:date="2022-05-16T11:47:00Z"/>
                <w:rFonts w:cs="Calibri"/>
                <w:b/>
                <w:bCs/>
              </w:rPr>
            </w:pPr>
            <w:del w:id="13651"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0F4CC107" w14:textId="77777777" w:rsidR="00E42FA6" w:rsidRPr="00D14360" w:rsidRDefault="00E42FA6" w:rsidP="00D14360">
            <w:pPr>
              <w:pStyle w:val="HTMLPreformatted"/>
              <w:shd w:val="clear" w:color="auto" w:fill="FFFFFF"/>
              <w:spacing w:line="225" w:lineRule="atLeast"/>
              <w:rPr>
                <w:del w:id="13652" w:author="Russell Ott" w:date="2022-05-16T11:47:00Z"/>
                <w:rFonts w:ascii="Calibri Light" w:hAnsi="Calibri Light" w:cs="Calibri Light"/>
                <w:color w:val="000000"/>
                <w:szCs w:val="18"/>
              </w:rPr>
            </w:pPr>
            <w:del w:id="13653" w:author="Russell Ott" w:date="2022-05-16T11:47:00Z">
              <w:r w:rsidRPr="00D14360">
                <w:rPr>
                  <w:rFonts w:ascii="Calibri Light" w:hAnsi="Calibri Light" w:cs="Calibri Light"/>
                  <w:color w:val="000000"/>
                  <w:szCs w:val="18"/>
                </w:rPr>
                <w:delText>None specified.</w:delText>
              </w:r>
            </w:del>
          </w:p>
        </w:tc>
      </w:tr>
      <w:tr w:rsidR="002954CE" w:rsidRPr="00C64922" w14:paraId="65BE360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654"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655"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3656" w:author="Russell Ott" w:date="2022-05-16T11:47:00Z">
              <w:tcPr>
                <w:tcW w:w="1457" w:type="dxa"/>
                <w:tcBorders>
                  <w:bottom w:val="single" w:sz="4" w:space="0" w:color="4472C4"/>
                  <w:right w:val="nil"/>
                </w:tcBorders>
                <w:shd w:val="clear" w:color="auto" w:fill="FFFFFF"/>
              </w:tcPr>
            </w:tcPrChange>
          </w:tcPr>
          <w:p w14:paraId="76216BA9" w14:textId="77777777" w:rsidR="00E42FA6" w:rsidRPr="00D14360" w:rsidRDefault="00E42FA6" w:rsidP="00E42FA6">
            <w:pPr>
              <w:rPr>
                <w:b/>
                <w:rPrChange w:id="13657" w:author="Russell Ott" w:date="2022-05-16T11:47:00Z">
                  <w:rPr>
                    <w:rFonts w:ascii="Calibri" w:hAnsi="Calibri"/>
                    <w:b/>
                    <w:sz w:val="20"/>
                  </w:rPr>
                </w:rPrChange>
              </w:rPr>
            </w:pPr>
            <w:r w:rsidRPr="00D14360">
              <w:rPr>
                <w:b/>
                <w:rPrChange w:id="13658"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3659" w:author="Russell Ott" w:date="2022-05-16T11:47:00Z">
              <w:tcPr>
                <w:tcW w:w="7898" w:type="dxa"/>
                <w:tcBorders>
                  <w:bottom w:val="single" w:sz="4" w:space="0" w:color="4472C4"/>
                </w:tcBorders>
                <w:shd w:val="clear" w:color="auto" w:fill="auto"/>
              </w:tcPr>
            </w:tcPrChange>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b/>
                <w:rPrChange w:id="13660" w:author="Russell Ott" w:date="2022-05-16T11:47:00Z">
                  <w:rPr>
                    <w:rFonts w:ascii="Calibri" w:hAnsi="Calibri"/>
                    <w:b/>
                    <w:sz w:val="20"/>
                  </w:rPr>
                </w:rPrChange>
              </w:rPr>
            </w:pPr>
            <w:r w:rsidRPr="00596CA4">
              <w:rPr>
                <w:b/>
                <w:rPrChange w:id="13661" w:author="Russell Ott" w:date="2022-05-16T11:47: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10645E4A" w14:textId="2479BF81"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662" w:author="Russell Ott" w:date="2022-05-16T11:47:00Z">
              <w:r w:rsidR="00DE0DA7" w:rsidRPr="00DE0DA7">
                <w:rPr>
                  <w:rFonts w:ascii="Calibri Light" w:hAnsi="Calibri Light" w:cs="Calibri Light"/>
                  <w:noProof/>
                  <w:sz w:val="20"/>
                </w:rPr>
                <w:delText>57</w:delText>
              </w:r>
            </w:del>
            <w:ins w:id="13663" w:author="Russell Ott" w:date="2022-05-16T11:47:00Z">
              <w:r w:rsidR="00F10C7C" w:rsidRPr="00F10C7C">
                <w:rPr>
                  <w:rFonts w:ascii="Calibri Light" w:hAnsi="Calibri Light" w:cs="Calibri Light"/>
                  <w:noProof/>
                  <w:sz w:val="20"/>
                </w:rPr>
                <w:t>56</w:t>
              </w:r>
            </w:ins>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6DB48F90" w:rsidR="001D30C4" w:rsidRDefault="000816FD" w:rsidP="008A5CBF">
      <w:pPr>
        <w:pStyle w:val="Caption"/>
      </w:pPr>
      <w:bookmarkStart w:id="13664" w:name="_Toc21927043"/>
      <w:r>
        <w:t xml:space="preserve">  </w:t>
      </w:r>
      <w:bookmarkStart w:id="13665" w:name="_Toc103262926"/>
      <w:r w:rsidR="007D3708" w:rsidRPr="00C64922">
        <w:t xml:space="preserve">Table </w:t>
      </w:r>
      <w:r w:rsidR="00132A94">
        <w:fldChar w:fldCharType="begin"/>
      </w:r>
      <w:r w:rsidR="00132A94">
        <w:instrText xml:space="preserve"> SEQ Table \* ARABIC </w:instrText>
      </w:r>
      <w:r w:rsidR="00132A94">
        <w:fldChar w:fldCharType="separate"/>
      </w:r>
      <w:del w:id="13666" w:author="Russell Ott" w:date="2022-05-16T11:47:00Z">
        <w:r w:rsidR="00DE0DA7">
          <w:rPr>
            <w:noProof/>
          </w:rPr>
          <w:delText>62</w:delText>
        </w:r>
      </w:del>
      <w:ins w:id="13667" w:author="Russell Ott" w:date="2022-05-16T11:47:00Z">
        <w:r w:rsidR="00F10C7C">
          <w:rPr>
            <w:noProof/>
          </w:rPr>
          <w:t>59</w:t>
        </w:r>
      </w:ins>
      <w:r w:rsidR="00132A94">
        <w:rPr>
          <w:noProof/>
        </w:rPr>
        <w:fldChar w:fldCharType="end"/>
      </w:r>
      <w:r w:rsidR="007D3708" w:rsidRPr="00C64922">
        <w:t>: Result Organizer</w:t>
      </w:r>
      <w:r w:rsidR="00852DED">
        <w:t xml:space="preserve"> Template</w:t>
      </w:r>
      <w:bookmarkEnd w:id="13665"/>
      <w:bookmarkEnd w:id="13664"/>
    </w:p>
    <w:p w14:paraId="0A33B116" w14:textId="77777777" w:rsidR="004F33E9" w:rsidRDefault="004F33E9" w:rsidP="004F33E9"/>
    <w:p w14:paraId="7C1D43B3" w14:textId="42F48BC0" w:rsidR="004F33E9" w:rsidRDefault="004F33E9" w:rsidP="003A3D50">
      <w:pPr>
        <w:pStyle w:val="Caption"/>
        <w:keepNext/>
        <w:spacing w:after="0"/>
      </w:pPr>
      <w:bookmarkStart w:id="13668" w:name="_Ref21883732"/>
      <w:bookmarkStart w:id="13669" w:name="_Toc101449309"/>
      <w:bookmarkStart w:id="13670" w:name="_Toc21927509"/>
      <w:r>
        <w:t xml:space="preserve">Example </w:t>
      </w:r>
      <w:r w:rsidR="00132A94">
        <w:fldChar w:fldCharType="begin"/>
      </w:r>
      <w:r w:rsidR="00132A94">
        <w:instrText xml:space="preserve"> SEQ Example \* ARABIC </w:instrText>
      </w:r>
      <w:r w:rsidR="00132A94">
        <w:fldChar w:fldCharType="separate"/>
      </w:r>
      <w:del w:id="13671" w:author="Russell Ott" w:date="2022-05-16T11:47:00Z">
        <w:r w:rsidR="00DE0DA7">
          <w:rPr>
            <w:noProof/>
          </w:rPr>
          <w:delText>57</w:delText>
        </w:r>
      </w:del>
      <w:ins w:id="13672" w:author="Russell Ott" w:date="2022-05-16T11:47:00Z">
        <w:r w:rsidR="00F10C7C">
          <w:rPr>
            <w:noProof/>
          </w:rPr>
          <w:t>56</w:t>
        </w:r>
      </w:ins>
      <w:r w:rsidR="00132A94">
        <w:rPr>
          <w:noProof/>
        </w:rPr>
        <w:fldChar w:fldCharType="end"/>
      </w:r>
      <w:r>
        <w:t>: Result Organizer for CBC W Auto Differential panel - Blood</w:t>
      </w:r>
      <w:bookmarkEnd w:id="13668"/>
      <w:bookmarkEnd w:id="13669"/>
      <w:bookmarkEnd w:id="136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3AA20D5B"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w:t>
            </w:r>
            <w:del w:id="13673" w:author="Russell Ott" w:date="2022-05-16T11:47:00Z">
              <w:r w:rsidRPr="00AD08FB">
                <w:rPr>
                  <w:rFonts w:ascii="Courier New" w:hAnsi="Courier New" w:cs="Courier New"/>
                  <w:sz w:val="16"/>
                  <w:szCs w:val="16"/>
                </w:rPr>
                <w:delText>lab</w:delText>
              </w:r>
            </w:del>
            <w:ins w:id="13674" w:author="Russell Ott" w:date="2022-05-16T11:47:00Z">
              <w:r w:rsidRPr="00AD08FB">
                <w:rPr>
                  <w:rFonts w:ascii="Courier New" w:hAnsi="Courier New" w:cs="Courier New"/>
                  <w:sz w:val="16"/>
                  <w:szCs w:val="16"/>
                </w:rPr>
                <w:t>lab</w:t>
              </w:r>
              <w:r w:rsidR="001E18AB">
                <w:rPr>
                  <w:rFonts w:ascii="Courier New" w:hAnsi="Courier New" w:cs="Courier New"/>
                  <w:sz w:val="16"/>
                  <w:szCs w:val="16"/>
                </w:rPr>
                <w:t>oratory</w:t>
              </w:r>
            </w:ins>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2E634A">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Change w:id="13675">
          <w:tblGrid>
            <w:gridCol w:w="2304"/>
            <w:gridCol w:w="7056"/>
          </w:tblGrid>
        </w:tblGridChange>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b/>
                <w:color w:val="FFFFFF"/>
                <w:rPrChange w:id="13676" w:author="Russell Ott" w:date="2022-05-16T11:47:00Z">
                  <w:rPr>
                    <w:rFonts w:ascii="Calibri" w:hAnsi="Calibri"/>
                    <w:b/>
                    <w:color w:val="FFFFFF"/>
                  </w:rPr>
                </w:rPrChange>
              </w:rPr>
            </w:pPr>
            <w:r w:rsidRPr="00D14360">
              <w:rPr>
                <w:b/>
                <w:color w:val="FFFFFF"/>
                <w:rPrChange w:id="13677" w:author="Russell Ott" w:date="2022-05-16T11:47:00Z">
                  <w:rPr>
                    <w:rFonts w:ascii="Calibri" w:hAnsi="Calibri"/>
                    <w:b/>
                    <w:color w:val="FFFFFF"/>
                  </w:rPr>
                </w:rPrChange>
              </w:rPr>
              <w:t>Entry Template</w:t>
            </w:r>
          </w:p>
        </w:tc>
        <w:tc>
          <w:tcPr>
            <w:tcW w:w="7056" w:type="dxa"/>
            <w:shd w:val="clear" w:color="auto" w:fill="4F81BD"/>
          </w:tcPr>
          <w:p w14:paraId="70172D78" w14:textId="77777777" w:rsidR="00E42FA6" w:rsidRPr="00D14360" w:rsidRDefault="00E42FA6" w:rsidP="00E42FA6">
            <w:pPr>
              <w:rPr>
                <w:rFonts w:ascii="Times New Roman" w:eastAsia="Times New Roman" w:hAnsi="Times New Roman"/>
                <w:b/>
                <w:color w:val="FFFFFF"/>
                <w:sz w:val="24"/>
                <w:szCs w:val="24"/>
                <w:rPrChange w:id="13678" w:author="Russell Ott" w:date="2022-05-16T11:47:00Z">
                  <w:rPr>
                    <w:rFonts w:ascii="Calibri" w:hAnsi="Calibri"/>
                    <w:b/>
                    <w:color w:val="FFFFFF"/>
                  </w:rPr>
                </w:rPrChange>
              </w:rPr>
            </w:pPr>
            <w:r w:rsidRPr="00D14360">
              <w:rPr>
                <w:b/>
                <w:color w:val="FFFFFF"/>
                <w:rPrChange w:id="13679" w:author="Russell Ott" w:date="2022-05-16T11:47:00Z">
                  <w:rPr>
                    <w:rFonts w:ascii="Calibri" w:hAnsi="Calibri"/>
                    <w:b/>
                    <w:color w:val="FFFFFF"/>
                  </w:rPr>
                </w:rPrChange>
              </w:rPr>
              <w:t xml:space="preserve">Result Observation (V3) </w:t>
            </w:r>
          </w:p>
          <w:p w14:paraId="44384536" w14:textId="77777777" w:rsidR="00E42FA6" w:rsidRPr="00D14360" w:rsidRDefault="00E42FA6" w:rsidP="00E42FA6">
            <w:pPr>
              <w:rPr>
                <w:rFonts w:ascii="Times New Roman" w:eastAsia="Times New Roman" w:hAnsi="Times New Roman"/>
                <w:color w:val="FFFFFF"/>
                <w:sz w:val="24"/>
                <w:szCs w:val="24"/>
                <w:rPrChange w:id="13680" w:author="Russell Ott" w:date="2022-05-16T11:47:00Z">
                  <w:rPr>
                    <w:rFonts w:ascii="Calibri" w:hAnsi="Calibri"/>
                    <w:color w:val="FFFFFF"/>
                  </w:rPr>
                </w:rPrChange>
              </w:rPr>
            </w:pPr>
            <w:r w:rsidRPr="00D14360">
              <w:rPr>
                <w:color w:val="FFFFFF"/>
                <w:sz w:val="18"/>
                <w:rPrChange w:id="13681" w:author="Russell Ott" w:date="2022-05-16T11:47:00Z">
                  <w:rPr>
                    <w:rFonts w:ascii="Calibri" w:hAnsi="Calibri"/>
                    <w:color w:val="FFFFFF"/>
                    <w:sz w:val="18"/>
                  </w:rPr>
                </w:rPrChange>
              </w:rPr>
              <w:t xml:space="preserve">[observation: identifier </w:t>
            </w:r>
            <w:r w:rsidRPr="00D14360">
              <w:rPr>
                <w:color w:val="FFFFFF"/>
                <w:sz w:val="18"/>
                <w:rPrChange w:id="13682" w:author="Russell Ott" w:date="2022-05-16T11:47:00Z">
                  <w:rPr>
                    <w:rFonts w:ascii="Calibri" w:hAnsi="Calibri"/>
                    <w:color w:val="FFFFFF"/>
                    <w:sz w:val="18"/>
                  </w:rPr>
                </w:rPrChange>
              </w:rPr>
              <w:t>urn:hl7ii:2.16.840.1.113883.10.20.22.4.2:2015-08-01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b/>
                <w:rPrChange w:id="13683" w:author="Russell Ott" w:date="2022-05-16T11:47:00Z">
                  <w:rPr>
                    <w:rFonts w:ascii="Calibri" w:hAnsi="Calibri"/>
                    <w:b/>
                    <w:sz w:val="20"/>
                  </w:rPr>
                </w:rPrChange>
              </w:rPr>
            </w:pPr>
            <w:r w:rsidRPr="00D14360">
              <w:rPr>
                <w:b/>
                <w:rPrChange w:id="13684" w:author="Russell Ott" w:date="2022-05-16T11:47:00Z">
                  <w:rPr>
                    <w:rFonts w:ascii="Calibri" w:hAnsi="Calibri"/>
                    <w:b/>
                    <w:sz w:val="20"/>
                  </w:rPr>
                </w:rPrChange>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eastAsia="Times New Roman" w:hAnsi="Calibri Light"/>
                <w:sz w:val="24"/>
                <w:szCs w:val="24"/>
                <w:rPrChange w:id="13685" w:author="Russell Ott" w:date="2022-05-16T11:47:00Z">
                  <w:rPr>
                    <w:rFonts w:ascii="Calibri Light" w:hAnsi="Calibri Light"/>
                    <w:sz w:val="20"/>
                  </w:rPr>
                </w:rPrChange>
              </w:rPr>
            </w:pPr>
            <w:r w:rsidRPr="00D14360">
              <w:rPr>
                <w:rFonts w:ascii="Calibri Light" w:hAnsi="Calibri Light"/>
                <w:rPrChange w:id="13686" w:author="Russell Ott" w:date="2022-05-16T11:47:00Z">
                  <w:rPr>
                    <w:rFonts w:ascii="Calibri Light" w:hAnsi="Calibri Light"/>
                    <w:sz w:val="20"/>
                  </w:rPr>
                </w:rPrChange>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b/>
                <w:rPrChange w:id="13687" w:author="Russell Ott" w:date="2022-05-16T11:47:00Z">
                  <w:rPr>
                    <w:rFonts w:ascii="Calibri" w:hAnsi="Calibri"/>
                    <w:b/>
                    <w:sz w:val="20"/>
                  </w:rPr>
                </w:rPrChange>
              </w:rPr>
            </w:pPr>
            <w:r w:rsidRPr="00D14360">
              <w:rPr>
                <w:b/>
                <w:rPrChange w:id="13688" w:author="Russell Ott" w:date="2022-05-16T11:47:00Z">
                  <w:rPr>
                    <w:rFonts w:ascii="Calibri" w:hAnsi="Calibri"/>
                    <w:b/>
                    <w:sz w:val="20"/>
                  </w:rPr>
                </w:rPrChange>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F75DF2">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b/>
                <w:rPrChange w:id="13689" w:author="Russell Ott" w:date="2022-05-16T11:47:00Z">
                  <w:rPr>
                    <w:rFonts w:ascii="Calibri" w:hAnsi="Calibri"/>
                    <w:b/>
                    <w:sz w:val="20"/>
                  </w:rPr>
                </w:rPrChange>
              </w:rPr>
            </w:pPr>
            <w:r w:rsidRPr="00D14360">
              <w:rPr>
                <w:b/>
                <w:rPrChange w:id="13690" w:author="Russell Ott" w:date="2022-05-16T11:47:00Z">
                  <w:rPr>
                    <w:rFonts w:ascii="Calibri" w:hAnsi="Calibri"/>
                    <w:b/>
                    <w:sz w:val="20"/>
                  </w:rPr>
                </w:rPrChange>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eastAsia="Times New Roman" w:hAnsi="Calibri Light"/>
                <w:color w:val="000000"/>
                <w:sz w:val="24"/>
                <w:szCs w:val="24"/>
                <w:rPrChange w:id="13691" w:author="Russell Ott" w:date="2022-05-16T11:47:00Z">
                  <w:rPr>
                    <w:rFonts w:ascii="Calibri Light" w:hAnsi="Calibri Light"/>
                    <w:color w:val="000000"/>
                    <w:sz w:val="20"/>
                  </w:rPr>
                </w:rPrChange>
              </w:rPr>
            </w:pPr>
            <w:r w:rsidRPr="00D14360">
              <w:rPr>
                <w:rFonts w:ascii="Calibri Light" w:hAnsi="Calibri Light"/>
                <w:color w:val="000000"/>
                <w:rPrChange w:id="13692" w:author="Russell Ott" w:date="2022-05-16T11:47:00Z">
                  <w:rPr>
                    <w:rFonts w:ascii="Calibri Light" w:hAnsi="Calibri Light"/>
                    <w:color w:val="000000"/>
                    <w:sz w:val="20"/>
                  </w:rPr>
                </w:rPrChange>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75E73645"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del w:id="13693" w:author="Russell Ott" w:date="2022-05-16T11:47:00Z">
              <w:r w:rsidRPr="00D14360">
                <w:rPr>
                  <w:rFonts w:ascii="Calibri Light" w:hAnsi="Calibri Light" w:cs="Calibri Light"/>
                  <w:sz w:val="20"/>
                  <w:szCs w:val="18"/>
                </w:rPr>
                <w:delText>biologically</w:delText>
              </w:r>
            </w:del>
            <w:ins w:id="13694" w:author="Russell Ott" w:date="2022-05-16T11:47:00Z">
              <w:r w:rsidR="0088454D">
                <w:rPr>
                  <w:rFonts w:ascii="Calibri Light" w:hAnsi="Calibri Light" w:cs="Calibri Light"/>
                  <w:sz w:val="20"/>
                  <w:szCs w:val="18"/>
                </w:rPr>
                <w:t>clinically</w:t>
              </w:r>
            </w:ins>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F75DF2">
        <w:tblPrEx>
          <w:tblW w:w="9360" w:type="dxa"/>
          <w:tblInd w:w="108" w:type="dxa"/>
          <w:tblBorders>
            <w:top w:val="single" w:sz="4" w:space="0" w:color="4F81BD"/>
            <w:left w:val="single" w:sz="4" w:space="0" w:color="4F81BD"/>
            <w:bottom w:val="single" w:sz="4" w:space="0" w:color="4F81BD"/>
            <w:right w:val="single" w:sz="4" w:space="0" w:color="4F81BD"/>
          </w:tblBorders>
          <w:tblPrExChange w:id="13695" w:author="Russell Ott" w:date="2022-05-16T11:47:00Z">
            <w:tblPrEx>
              <w:tblW w:w="9360"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800"/>
          <w:trPrChange w:id="13696" w:author="Russell Ott" w:date="2022-05-16T11:47:00Z">
            <w:trPr>
              <w:cantSplit/>
              <w:trHeight w:val="800"/>
            </w:trPr>
          </w:trPrChange>
        </w:trPr>
        <w:tc>
          <w:tcPr>
            <w:tcW w:w="2304" w:type="dxa"/>
            <w:tcBorders>
              <w:top w:val="single" w:sz="4" w:space="0" w:color="4F81BD"/>
              <w:bottom w:val="single" w:sz="4" w:space="0" w:color="4472C4" w:themeColor="accent1"/>
              <w:right w:val="nil"/>
            </w:tcBorders>
            <w:shd w:val="clear" w:color="auto" w:fill="FFFFFF"/>
            <w:tcPrChange w:id="13697" w:author="Russell Ott" w:date="2022-05-16T11:47:00Z">
              <w:tcPr>
                <w:tcW w:w="2304" w:type="dxa"/>
                <w:tcBorders>
                  <w:right w:val="nil"/>
                </w:tcBorders>
                <w:shd w:val="clear" w:color="auto" w:fill="FFFFFF"/>
              </w:tcPr>
            </w:tcPrChange>
          </w:tcPr>
          <w:p w14:paraId="0647A9E7" w14:textId="77777777" w:rsidR="00E42FA6" w:rsidRPr="00D14360" w:rsidRDefault="00E42FA6" w:rsidP="00E42FA6">
            <w:pPr>
              <w:rPr>
                <w:b/>
                <w:rPrChange w:id="13698" w:author="Russell Ott" w:date="2022-05-16T11:47:00Z">
                  <w:rPr>
                    <w:rFonts w:ascii="Calibri" w:hAnsi="Calibri"/>
                    <w:b/>
                    <w:sz w:val="20"/>
                  </w:rPr>
                </w:rPrChange>
              </w:rPr>
            </w:pPr>
            <w:r w:rsidRPr="00D14360">
              <w:rPr>
                <w:b/>
                <w:rPrChange w:id="13699" w:author="Russell Ott" w:date="2022-05-16T11:47:00Z">
                  <w:rPr>
                    <w:rFonts w:ascii="Calibri" w:hAnsi="Calibri"/>
                    <w:b/>
                    <w:sz w:val="20"/>
                  </w:rPr>
                </w:rPrChange>
              </w:rPr>
              <w:t>Negation</w:t>
            </w:r>
          </w:p>
        </w:tc>
        <w:tc>
          <w:tcPr>
            <w:tcW w:w="7056" w:type="dxa"/>
            <w:tcBorders>
              <w:top w:val="single" w:sz="4" w:space="0" w:color="4F81BD"/>
              <w:bottom w:val="single" w:sz="4" w:space="0" w:color="4472C4" w:themeColor="accent1"/>
            </w:tcBorders>
            <w:shd w:val="clear" w:color="auto" w:fill="auto"/>
            <w:tcPrChange w:id="13700" w:author="Russell Ott" w:date="2022-05-16T11:47:00Z">
              <w:tcPr>
                <w:tcW w:w="7056" w:type="dxa"/>
                <w:shd w:val="clear" w:color="auto" w:fill="auto"/>
              </w:tcPr>
            </w:tcPrChange>
          </w:tcPr>
          <w:p w14:paraId="064DBB0B" w14:textId="4219E995"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701" w:author="Russell Ott" w:date="2022-05-16T11:47:00Z">
                  <w:rPr>
                    <w:rFonts w:ascii="Calibri Light" w:hAnsi="Calibri Light"/>
                    <w:color w:val="000000"/>
                    <w:sz w:val="20"/>
                  </w:rPr>
                </w:rPrChange>
              </w:rPr>
            </w:pPr>
            <w:r w:rsidRPr="00D14360">
              <w:rPr>
                <w:rFonts w:ascii="Calibri Light" w:hAnsi="Calibri Light"/>
                <w:color w:val="000000"/>
                <w:rPrChange w:id="13702" w:author="Russell Ott" w:date="2022-05-16T11:47:00Z">
                  <w:rPr>
                    <w:rFonts w:ascii="Calibri Light" w:hAnsi="Calibri Light"/>
                    <w:color w:val="000000"/>
                    <w:sz w:val="20"/>
                  </w:rPr>
                </w:rPrChange>
              </w:rPr>
              <w:t xml:space="preserve">Not specified. To indicate that a test was not performed use the Procedure Activity </w:t>
            </w:r>
            <w:del w:id="13703" w:author="Russell Ott" w:date="2022-05-16T11:47:00Z">
              <w:r w:rsidRPr="00D14360">
                <w:rPr>
                  <w:rFonts w:ascii="Calibri Light" w:hAnsi="Calibri Light" w:cs="Calibri Light"/>
                  <w:color w:val="000000"/>
                  <w:szCs w:val="18"/>
                </w:rPr>
                <w:delText>Observation</w:delText>
              </w:r>
            </w:del>
            <w:ins w:id="13704" w:author="Russell Ott" w:date="2022-05-16T11:47:00Z">
              <w:r w:rsidR="0007159E">
                <w:rPr>
                  <w:rFonts w:ascii="Calibri Light" w:hAnsi="Calibri Light" w:cs="Calibri Light"/>
                  <w:color w:val="000000"/>
                  <w:szCs w:val="18"/>
                </w:rPr>
                <w:t>Procedure</w:t>
              </w:r>
            </w:ins>
            <w:r w:rsidR="0007159E" w:rsidRPr="00D14360">
              <w:rPr>
                <w:rFonts w:ascii="Calibri Light" w:hAnsi="Calibri Light"/>
                <w:color w:val="000000"/>
                <w:rPrChange w:id="13705" w:author="Russell Ott" w:date="2022-05-16T11:47:00Z">
                  <w:rPr>
                    <w:rFonts w:ascii="Calibri Light" w:hAnsi="Calibri Light"/>
                    <w:color w:val="000000"/>
                    <w:sz w:val="20"/>
                  </w:rPr>
                </w:rPrChange>
              </w:rPr>
              <w:t xml:space="preserve"> </w:t>
            </w:r>
            <w:r w:rsidRPr="00D14360">
              <w:rPr>
                <w:rFonts w:ascii="Calibri Light" w:hAnsi="Calibri Light"/>
                <w:color w:val="000000"/>
                <w:rPrChange w:id="13706" w:author="Russell Ott" w:date="2022-05-16T11:47:00Z">
                  <w:rPr>
                    <w:rFonts w:ascii="Calibri Light" w:hAnsi="Calibri Light"/>
                    <w:color w:val="000000"/>
                    <w:sz w:val="20"/>
                  </w:rPr>
                </w:rPrChange>
              </w:rPr>
              <w:t>template with the negationInd attribute of “true</w:t>
            </w:r>
            <w:r w:rsidR="001D30C4" w:rsidRPr="00D14360">
              <w:rPr>
                <w:rFonts w:ascii="Calibri Light" w:hAnsi="Calibri Light"/>
                <w:color w:val="000000"/>
                <w:rPrChange w:id="13707" w:author="Russell Ott" w:date="2022-05-16T11:47:00Z">
                  <w:rPr>
                    <w:rFonts w:ascii="Calibri Light" w:hAnsi="Calibri Light"/>
                    <w:color w:val="000000"/>
                    <w:sz w:val="20"/>
                  </w:rPr>
                </w:rPrChange>
              </w:rPr>
              <w:t>.</w:t>
            </w:r>
            <w:r w:rsidRPr="00D14360">
              <w:rPr>
                <w:rFonts w:ascii="Calibri Light" w:hAnsi="Calibri Light"/>
                <w:color w:val="000000"/>
                <w:rPrChange w:id="13708" w:author="Russell Ott" w:date="2022-05-16T11:47:00Z">
                  <w:rPr>
                    <w:rFonts w:ascii="Calibri Light" w:hAnsi="Calibri Light"/>
                    <w:color w:val="000000"/>
                    <w:sz w:val="20"/>
                  </w:rPr>
                </w:rPrChange>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709" w:author="Russell Ott" w:date="2022-05-16T11:47:00Z">
                  <w:rPr>
                    <w:rFonts w:ascii="Calibri Light" w:hAnsi="Calibri Light"/>
                    <w:color w:val="000000"/>
                    <w:sz w:val="20"/>
                  </w:rPr>
                </w:rPrChange>
              </w:rPr>
            </w:pPr>
            <w:r w:rsidRPr="00D14360">
              <w:rPr>
                <w:rFonts w:ascii="Calibri Light" w:hAnsi="Calibri Light"/>
                <w:b/>
                <w:color w:val="000000"/>
                <w:rPrChange w:id="13710" w:author="Russell Ott" w:date="2022-05-16T11:47:00Z">
                  <w:rPr>
                    <w:rFonts w:ascii="Calibri Light" w:hAnsi="Calibri Light"/>
                    <w:b/>
                    <w:color w:val="000000"/>
                    <w:sz w:val="20"/>
                  </w:rPr>
                </w:rPrChange>
              </w:rPr>
              <w:t>Reference:</w:t>
            </w:r>
            <w:r w:rsidRPr="00D14360">
              <w:rPr>
                <w:rFonts w:ascii="Calibri Light" w:hAnsi="Calibri Light"/>
                <w:color w:val="000000"/>
                <w:rPrChange w:id="13711" w:author="Russell Ott" w:date="2022-05-16T11:47:00Z">
                  <w:rPr>
                    <w:rFonts w:ascii="Calibri Light" w:hAnsi="Calibri Light"/>
                    <w:color w:val="000000"/>
                    <w:sz w:val="20"/>
                  </w:rPr>
                </w:rPrChange>
              </w:rPr>
              <w:t xml:space="preserve"> </w:t>
            </w:r>
            <w:r w:rsidR="001A0138">
              <w:fldChar w:fldCharType="begin"/>
            </w:r>
            <w:r w:rsidR="001A0138">
              <w:instrText xml:space="preserve"> HYPERLINK \l "_Procedure" </w:instrText>
            </w:r>
            <w:r w:rsidR="001A0138">
              <w:fldChar w:fldCharType="separate"/>
            </w:r>
            <w:r w:rsidRPr="00AD08FB">
              <w:rPr>
                <w:rStyle w:val="Hyperlink"/>
                <w:rFonts w:ascii="Calibri Light" w:hAnsi="Calibri Light"/>
                <w:color w:val="000000"/>
                <w:u w:val="none"/>
                <w:rPrChange w:id="13712" w:author="Russell Ott" w:date="2022-05-16T11:47:00Z">
                  <w:rPr>
                    <w:rStyle w:val="Hyperlink"/>
                    <w:rFonts w:ascii="Calibri Light" w:hAnsi="Calibri Light"/>
                    <w:color w:val="000000"/>
                    <w:sz w:val="20"/>
                    <w:u w:val="none"/>
                  </w:rPr>
                </w:rPrChange>
              </w:rPr>
              <w:t xml:space="preserve"> </w:t>
            </w:r>
            <w:r w:rsidRPr="007770C6">
              <w:rPr>
                <w:rStyle w:val="Hyperlink"/>
                <w:rFonts w:ascii="Calibri Light" w:hAnsi="Calibri Light"/>
                <w:rPrChange w:id="13713" w:author="Russell Ott" w:date="2022-05-16T11:47:00Z">
                  <w:rPr>
                    <w:rStyle w:val="Hyperlink"/>
                    <w:rFonts w:ascii="Calibri Light" w:hAnsi="Calibri Light"/>
                    <w:color w:val="000000"/>
                    <w:sz w:val="20"/>
                    <w:u w:val="none"/>
                  </w:rPr>
                </w:rPrChange>
              </w:rPr>
              <w:t>5.2.15 Procedure</w:t>
            </w:r>
            <w:r w:rsidR="001A0138">
              <w:rPr>
                <w:rStyle w:val="Hyperlink"/>
                <w:rFonts w:ascii="Calibri Light" w:hAnsi="Calibri Light"/>
                <w:rPrChange w:id="13714" w:author="Russell Ott" w:date="2022-05-16T11:47:00Z">
                  <w:rPr>
                    <w:rStyle w:val="Hyperlink"/>
                    <w:rFonts w:ascii="Calibri Light" w:hAnsi="Calibri Light"/>
                    <w:color w:val="000000"/>
                    <w:sz w:val="20"/>
                    <w:u w:val="none"/>
                  </w:rPr>
                </w:rPrChange>
              </w:rPr>
              <w:fldChar w:fldCharType="end"/>
            </w:r>
          </w:p>
        </w:tc>
      </w:tr>
      <w:tr w:rsidR="002954CE" w:rsidRPr="00C64922" w14:paraId="37F1785C" w14:textId="77777777" w:rsidTr="003A3D50">
        <w:trPr>
          <w:cantSplit/>
          <w:trHeight w:val="350"/>
          <w:del w:id="13715" w:author="Russell Ott" w:date="2022-05-16T11:47:00Z"/>
        </w:trPr>
        <w:tc>
          <w:tcPr>
            <w:tcW w:w="2304" w:type="dxa"/>
            <w:tcBorders>
              <w:top w:val="single" w:sz="4" w:space="0" w:color="4F81BD"/>
              <w:bottom w:val="single" w:sz="4" w:space="0" w:color="4F81BD"/>
              <w:right w:val="nil"/>
            </w:tcBorders>
            <w:shd w:val="clear" w:color="auto" w:fill="FFFFFF"/>
          </w:tcPr>
          <w:p w14:paraId="7722BDFC" w14:textId="77777777" w:rsidR="00E42FA6" w:rsidRPr="00D14360" w:rsidRDefault="00E42FA6" w:rsidP="00E42FA6">
            <w:pPr>
              <w:rPr>
                <w:del w:id="13716" w:author="Russell Ott" w:date="2022-05-16T11:47:00Z"/>
                <w:rFonts w:cs="Calibri"/>
                <w:b/>
                <w:bCs/>
              </w:rPr>
            </w:pPr>
            <w:del w:id="13717" w:author="Russell Ott" w:date="2022-05-16T11:47:00Z">
              <w:r w:rsidRPr="00D14360">
                <w:rPr>
                  <w:rFonts w:cs="Calibri"/>
                  <w:b/>
                  <w:bCs/>
                </w:rPr>
                <w:delText>Idioms Supported</w:delText>
              </w:r>
            </w:del>
          </w:p>
        </w:tc>
        <w:tc>
          <w:tcPr>
            <w:tcW w:w="7056" w:type="dxa"/>
            <w:tcBorders>
              <w:top w:val="single" w:sz="4" w:space="0" w:color="4F81BD"/>
              <w:bottom w:val="single" w:sz="4" w:space="0" w:color="4F81BD"/>
            </w:tcBorders>
            <w:shd w:val="clear" w:color="auto" w:fill="auto"/>
          </w:tcPr>
          <w:p w14:paraId="0ADF69FB" w14:textId="77777777" w:rsidR="00E42FA6" w:rsidRPr="00D14360" w:rsidRDefault="00E42FA6" w:rsidP="00D14360">
            <w:pPr>
              <w:pStyle w:val="HTMLPreformatted"/>
              <w:shd w:val="clear" w:color="auto" w:fill="FFFFFF"/>
              <w:spacing w:line="225" w:lineRule="atLeast"/>
              <w:rPr>
                <w:del w:id="13718" w:author="Russell Ott" w:date="2022-05-16T11:47:00Z"/>
                <w:rFonts w:ascii="Calibri Light" w:hAnsi="Calibri Light" w:cs="Calibri Light"/>
                <w:color w:val="000000"/>
                <w:szCs w:val="18"/>
              </w:rPr>
            </w:pPr>
            <w:del w:id="13719" w:author="Russell Ott" w:date="2022-05-16T11:47:00Z">
              <w:r w:rsidRPr="00D14360">
                <w:rPr>
                  <w:rFonts w:ascii="Calibri Light" w:hAnsi="Calibri Light" w:cs="Calibri Light"/>
                  <w:color w:val="000000"/>
                  <w:szCs w:val="18"/>
                </w:rPr>
                <w:delText>None specified.</w:delText>
              </w:r>
            </w:del>
          </w:p>
        </w:tc>
      </w:tr>
      <w:tr w:rsidR="002954CE" w:rsidRPr="00C64922" w14:paraId="7829E49A" w14:textId="77777777" w:rsidTr="00F75DF2">
        <w:tblPrEx>
          <w:tblW w:w="9360" w:type="dxa"/>
          <w:tblInd w:w="108" w:type="dxa"/>
          <w:tblBorders>
            <w:top w:val="single" w:sz="4" w:space="0" w:color="4F81BD"/>
            <w:left w:val="single" w:sz="4" w:space="0" w:color="4F81BD"/>
            <w:bottom w:val="single" w:sz="4" w:space="0" w:color="4F81BD"/>
            <w:right w:val="single" w:sz="4" w:space="0" w:color="4F81BD"/>
          </w:tblBorders>
          <w:tblPrExChange w:id="13720" w:author="Russell Ott" w:date="2022-05-16T11:47:00Z">
            <w:tblPrEx>
              <w:tblW w:w="9360"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721" w:author="Russell Ott" w:date="2022-05-16T11:47:00Z">
            <w:trPr>
              <w:cantSplit/>
            </w:trPr>
          </w:trPrChange>
        </w:trPr>
        <w:tc>
          <w:tcPr>
            <w:tcW w:w="2304" w:type="dxa"/>
            <w:tcBorders>
              <w:top w:val="single" w:sz="4" w:space="0" w:color="4472C4" w:themeColor="accent1"/>
              <w:bottom w:val="single" w:sz="4" w:space="0" w:color="4472C4"/>
              <w:right w:val="nil"/>
            </w:tcBorders>
            <w:shd w:val="clear" w:color="auto" w:fill="FFFFFF"/>
            <w:tcPrChange w:id="13722" w:author="Russell Ott" w:date="2022-05-16T11:47:00Z">
              <w:tcPr>
                <w:tcW w:w="2304" w:type="dxa"/>
                <w:tcBorders>
                  <w:bottom w:val="single" w:sz="4" w:space="0" w:color="4472C4"/>
                  <w:right w:val="nil"/>
                </w:tcBorders>
                <w:shd w:val="clear" w:color="auto" w:fill="FFFFFF"/>
              </w:tcPr>
            </w:tcPrChange>
          </w:tcPr>
          <w:p w14:paraId="6CAE2BC7" w14:textId="77777777" w:rsidR="00E42FA6" w:rsidRPr="00D14360" w:rsidRDefault="00E42FA6" w:rsidP="00E42FA6">
            <w:pPr>
              <w:rPr>
                <w:b/>
                <w:rPrChange w:id="13723" w:author="Russell Ott" w:date="2022-05-16T11:47:00Z">
                  <w:rPr>
                    <w:rFonts w:ascii="Calibri" w:hAnsi="Calibri"/>
                    <w:b/>
                    <w:sz w:val="20"/>
                  </w:rPr>
                </w:rPrChange>
              </w:rPr>
            </w:pPr>
            <w:r w:rsidRPr="00D14360">
              <w:rPr>
                <w:b/>
                <w:rPrChange w:id="13724" w:author="Russell Ott" w:date="2022-05-16T11:47:00Z">
                  <w:rPr>
                    <w:rFonts w:ascii="Calibri" w:hAnsi="Calibri"/>
                    <w:b/>
                    <w:sz w:val="20"/>
                  </w:rPr>
                </w:rPrChange>
              </w:rPr>
              <w:t>Other Considerations</w:t>
            </w:r>
          </w:p>
        </w:tc>
        <w:tc>
          <w:tcPr>
            <w:tcW w:w="7056" w:type="dxa"/>
            <w:tcBorders>
              <w:top w:val="single" w:sz="4" w:space="0" w:color="4472C4" w:themeColor="accent1"/>
              <w:bottom w:val="single" w:sz="4" w:space="0" w:color="4472C4"/>
            </w:tcBorders>
            <w:shd w:val="clear" w:color="auto" w:fill="auto"/>
            <w:tcPrChange w:id="13725" w:author="Russell Ott" w:date="2022-05-16T11:47:00Z">
              <w:tcPr>
                <w:tcW w:w="7056" w:type="dxa"/>
                <w:tcBorders>
                  <w:bottom w:val="single" w:sz="4" w:space="0" w:color="4472C4"/>
                </w:tcBorders>
                <w:shd w:val="clear" w:color="auto" w:fill="auto"/>
              </w:tcPr>
            </w:tcPrChange>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olor w:val="000000"/>
                <w:rPrChange w:id="13726" w:author="Russell Ott" w:date="2022-05-16T11:47:00Z">
                  <w:rPr>
                    <w:rFonts w:ascii="Calibri Light" w:hAnsi="Calibri Light"/>
                    <w:color w:val="000000"/>
                    <w:sz w:val="20"/>
                  </w:rPr>
                </w:rPrChange>
              </w:rPr>
            </w:pPr>
          </w:p>
          <w:p w14:paraId="507373AF" w14:textId="464E5BFE" w:rsidR="00E42FA6" w:rsidRPr="00D14360" w:rsidRDefault="00E42FA6" w:rsidP="00E42FA6">
            <w:pPr>
              <w:rPr>
                <w:rFonts w:ascii="Calibri Light" w:eastAsia="Times New Roman" w:hAnsi="Calibri Light"/>
                <w:color w:val="000000"/>
                <w:sz w:val="24"/>
                <w:szCs w:val="24"/>
                <w:rPrChange w:id="13727" w:author="Russell Ott" w:date="2022-05-16T11:47:00Z">
                  <w:rPr>
                    <w:rFonts w:ascii="Calibri Light" w:hAnsi="Calibri Light"/>
                    <w:color w:val="000000"/>
                    <w:sz w:val="20"/>
                  </w:rPr>
                </w:rPrChange>
              </w:rPr>
            </w:pPr>
            <w:r w:rsidRPr="00D14360">
              <w:rPr>
                <w:rFonts w:ascii="Calibri Light" w:hAnsi="Calibri Light"/>
                <w:color w:val="000000"/>
                <w:rPrChange w:id="13728" w:author="Russell Ott" w:date="2022-05-16T11:47:00Z">
                  <w:rPr>
                    <w:rFonts w:ascii="Calibri Light" w:hAnsi="Calibri Light"/>
                    <w:color w:val="000000"/>
                    <w:sz w:val="20"/>
                  </w:rPr>
                </w:rPrChange>
              </w:rPr>
              <w:t>If any Result Observation within the organizer has a statusCod</w:t>
            </w:r>
            <w:r w:rsidRPr="00D14360">
              <w:rPr>
                <w:rFonts w:ascii="Calibri Light" w:hAnsi="Calibri Light"/>
                <w:color w:val="000000"/>
                <w:rPrChange w:id="13729" w:author="Russell Ott" w:date="2022-05-16T11:47:00Z">
                  <w:rPr>
                    <w:rFonts w:ascii="Calibri Light" w:hAnsi="Calibri Light"/>
                    <w:color w:val="000000"/>
                    <w:sz w:val="20"/>
                  </w:rPr>
                </w:rPrChange>
              </w:rPr>
              <w:t>e of "active</w:t>
            </w:r>
            <w:r w:rsidR="001D30C4" w:rsidRPr="00D14360">
              <w:rPr>
                <w:rFonts w:ascii="Calibri Light" w:hAnsi="Calibri Light"/>
                <w:color w:val="000000"/>
                <w:rPrChange w:id="13730" w:author="Russell Ott" w:date="2022-05-16T11:47:00Z">
                  <w:rPr>
                    <w:rFonts w:ascii="Calibri Light" w:hAnsi="Calibri Light"/>
                    <w:color w:val="000000"/>
                    <w:sz w:val="20"/>
                  </w:rPr>
                </w:rPrChange>
              </w:rPr>
              <w:t>,</w:t>
            </w:r>
            <w:r w:rsidRPr="00D14360">
              <w:rPr>
                <w:rFonts w:ascii="Calibri Light" w:hAnsi="Calibri Light"/>
                <w:color w:val="000000"/>
                <w:rPrChange w:id="13731" w:author="Russell Ott" w:date="2022-05-16T11:47:00Z">
                  <w:rPr>
                    <w:rFonts w:ascii="Calibri Light" w:hAnsi="Calibri Light"/>
                    <w:color w:val="000000"/>
                    <w:sz w:val="20"/>
                  </w:rPr>
                </w:rPrChange>
              </w:rPr>
              <w:t>" the Result Organizer must also have a statusCode of "active</w:t>
            </w:r>
            <w:r w:rsidR="001D30C4" w:rsidRPr="00D14360">
              <w:rPr>
                <w:rFonts w:ascii="Calibri Light" w:hAnsi="Calibri Light"/>
                <w:color w:val="000000"/>
                <w:rPrChange w:id="13732" w:author="Russell Ott" w:date="2022-05-16T11:47:00Z">
                  <w:rPr>
                    <w:rFonts w:ascii="Calibri Light" w:hAnsi="Calibri Light"/>
                    <w:color w:val="000000"/>
                    <w:sz w:val="20"/>
                  </w:rPr>
                </w:rPrChange>
              </w:rPr>
              <w:t>.</w:t>
            </w:r>
            <w:r w:rsidRPr="00D14360">
              <w:rPr>
                <w:rFonts w:ascii="Calibri Light" w:hAnsi="Calibri Light"/>
                <w:color w:val="000000"/>
                <w:rPrChange w:id="13733" w:author="Russell Ott" w:date="2022-05-16T11:47:00Z">
                  <w:rPr>
                    <w:rFonts w:ascii="Calibri Light" w:hAnsi="Calibri Light"/>
                    <w:color w:val="000000"/>
                    <w:sz w:val="20"/>
                  </w:rPr>
                </w:rPrChange>
              </w:rPr>
              <w:t>" The range of time specified in the Result Organizer/effectiveTime element should encompass the lowest effectiveTime/low and the highest effectiveTime/high for the Result Observati</w:t>
            </w:r>
            <w:r w:rsidRPr="00D14360">
              <w:rPr>
                <w:rFonts w:ascii="Calibri Light" w:hAnsi="Calibri Light"/>
                <w:color w:val="000000"/>
                <w:rPrChange w:id="13734" w:author="Russell Ott" w:date="2022-05-16T11:47:00Z">
                  <w:rPr>
                    <w:rFonts w:ascii="Calibri Light" w:hAnsi="Calibri Light"/>
                    <w:color w:val="000000"/>
                    <w:sz w:val="20"/>
                  </w:rPr>
                </w:rPrChange>
              </w:rPr>
              <w:t>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b/>
                <w:rPrChange w:id="13735" w:author="Russell Ott" w:date="2022-05-16T11:47:00Z">
                  <w:rPr>
                    <w:rFonts w:ascii="Calibri" w:hAnsi="Calibri"/>
                    <w:b/>
                    <w:sz w:val="20"/>
                  </w:rPr>
                </w:rPrChange>
              </w:rPr>
            </w:pPr>
            <w:r w:rsidRPr="00596CA4">
              <w:rPr>
                <w:b/>
                <w:rPrChange w:id="13736" w:author="Russell Ott" w:date="2022-05-16T11:47:00Z">
                  <w:rPr>
                    <w:rFonts w:ascii="Calibri" w:hAnsi="Calibri"/>
                    <w:b/>
                    <w:sz w:val="20"/>
                  </w:rPr>
                </w:rPrChange>
              </w:rPr>
              <w:t>Example</w:t>
            </w:r>
          </w:p>
        </w:tc>
        <w:tc>
          <w:tcPr>
            <w:tcW w:w="7056" w:type="dxa"/>
            <w:tcBorders>
              <w:top w:val="single" w:sz="4" w:space="0" w:color="4472C4"/>
              <w:bottom w:val="single" w:sz="4" w:space="0" w:color="4F81BD"/>
            </w:tcBorders>
            <w:shd w:val="clear" w:color="auto" w:fill="auto"/>
          </w:tcPr>
          <w:p w14:paraId="316F8D62" w14:textId="45A32169"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737" w:author="Russell Ott" w:date="2022-05-16T11:47:00Z">
              <w:r w:rsidR="00DE0DA7" w:rsidRPr="00DE0DA7">
                <w:rPr>
                  <w:rFonts w:ascii="Calibri Light" w:hAnsi="Calibri Light" w:cs="Calibri Light"/>
                  <w:noProof/>
                  <w:sz w:val="20"/>
                </w:rPr>
                <w:delText>57</w:delText>
              </w:r>
            </w:del>
            <w:ins w:id="13738" w:author="Russell Ott" w:date="2022-05-16T11:47:00Z">
              <w:r w:rsidR="00F10C7C" w:rsidRPr="00F10C7C">
                <w:rPr>
                  <w:rFonts w:ascii="Calibri Light" w:hAnsi="Calibri Light" w:cs="Calibri Light"/>
                  <w:noProof/>
                  <w:sz w:val="20"/>
                </w:rPr>
                <w:t>56</w:t>
              </w:r>
            </w:ins>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1E4597A2" w:rsidR="007D3708" w:rsidRDefault="000816FD" w:rsidP="007D3708">
      <w:pPr>
        <w:pStyle w:val="Caption"/>
      </w:pPr>
      <w:bookmarkStart w:id="13739" w:name="_Toc21927044"/>
      <w:r>
        <w:t xml:space="preserve">  </w:t>
      </w:r>
      <w:bookmarkStart w:id="13740" w:name="_Toc103262927"/>
      <w:r w:rsidR="007D3708" w:rsidRPr="00C64922">
        <w:t xml:space="preserve">Table </w:t>
      </w:r>
      <w:r w:rsidR="00132A94">
        <w:fldChar w:fldCharType="begin"/>
      </w:r>
      <w:r w:rsidR="00132A94">
        <w:instrText xml:space="preserve"> SEQ Table \* ARABIC </w:instrText>
      </w:r>
      <w:r w:rsidR="00132A94">
        <w:fldChar w:fldCharType="separate"/>
      </w:r>
      <w:del w:id="13741" w:author="Russell Ott" w:date="2022-05-16T11:47:00Z">
        <w:r w:rsidR="00DE0DA7">
          <w:rPr>
            <w:noProof/>
          </w:rPr>
          <w:delText>63</w:delText>
        </w:r>
      </w:del>
      <w:ins w:id="13742" w:author="Russell Ott" w:date="2022-05-16T11:47:00Z">
        <w:r w:rsidR="00F10C7C">
          <w:rPr>
            <w:noProof/>
          </w:rPr>
          <w:t>60</w:t>
        </w:r>
      </w:ins>
      <w:r w:rsidR="00132A94">
        <w:rPr>
          <w:noProof/>
        </w:rPr>
        <w:fldChar w:fldCharType="end"/>
      </w:r>
      <w:r w:rsidR="007D3708" w:rsidRPr="00C64922">
        <w:t>: Result Observation</w:t>
      </w:r>
      <w:r w:rsidR="00852DED">
        <w:t xml:space="preserve"> Template</w:t>
      </w:r>
      <w:bookmarkEnd w:id="13740"/>
      <w:bookmarkEnd w:id="13739"/>
    </w:p>
    <w:p w14:paraId="21BF96B6" w14:textId="6ED6D733" w:rsidR="007D3708" w:rsidRPr="00717DBB" w:rsidRDefault="007D3708" w:rsidP="00F10C7C">
      <w:pPr>
        <w:pStyle w:val="Heading3"/>
      </w:pPr>
      <w:del w:id="13743" w:author="Russell Ott" w:date="2022-05-16T11:47:00Z">
        <w:r>
          <w:delText xml:space="preserve"> </w:delText>
        </w:r>
      </w:del>
      <w:bookmarkStart w:id="13744" w:name="_Toc11391308"/>
      <w:bookmarkStart w:id="13745" w:name="_Toc103262708"/>
      <w:bookmarkStart w:id="13746" w:name="_Toc22823453"/>
      <w:r>
        <w:t>Vital Sign</w:t>
      </w:r>
      <w:bookmarkEnd w:id="13744"/>
      <w:bookmarkEnd w:id="13745"/>
      <w:bookmarkEnd w:id="13746"/>
    </w:p>
    <w:p w14:paraId="4E05908B" w14:textId="77777777" w:rsidR="007D3708" w:rsidRDefault="007D3708" w:rsidP="002E634A">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3A3D50">
        <w:trPr>
          <w:trHeight w:val="576"/>
        </w:trPr>
        <w:tc>
          <w:tcPr>
            <w:tcW w:w="683" w:type="dxa"/>
            <w:tcBorders>
              <w:right w:val="nil"/>
            </w:tcBorders>
            <w:shd w:val="clear" w:color="auto" w:fill="C6D9F1"/>
          </w:tcPr>
          <w:p w14:paraId="468708D3" w14:textId="430AA5F4" w:rsidR="00CD3D7C" w:rsidRPr="00C64922" w:rsidRDefault="00634398" w:rsidP="001104A1">
            <w:pPr>
              <w:pStyle w:val="BodyText"/>
              <w:rPr>
                <w:noProof/>
              </w:rPr>
            </w:pPr>
            <w:del w:id="13747" w:author="Russell Ott" w:date="2022-05-16T11:47:00Z">
              <w:r>
                <w:rPr>
                  <w:noProof/>
                </w:rPr>
                <w:drawing>
                  <wp:anchor distT="0" distB="0" distL="114300" distR="114300" simplePos="0" relativeHeight="251947008" behindDoc="0" locked="0" layoutInCell="1" allowOverlap="1" wp14:anchorId="0A8D672C" wp14:editId="6DBBBB2E">
                    <wp:simplePos x="0" y="0"/>
                    <wp:positionH relativeFrom="column">
                      <wp:posOffset>-64770</wp:posOffset>
                    </wp:positionH>
                    <wp:positionV relativeFrom="paragraph">
                      <wp:posOffset>0</wp:posOffset>
                    </wp:positionV>
                    <wp:extent cx="323215" cy="323215"/>
                    <wp:effectExtent l="0" t="0" r="0" b="0"/>
                    <wp:wrapNone/>
                    <wp:docPr id="3115"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748" w:author="Russell Ott" w:date="2022-05-16T11:47:00Z">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56A68CF" w14:textId="77777777" w:rsidR="00CD3D7C" w:rsidRPr="007770C6" w:rsidRDefault="00CD3D7C" w:rsidP="001104A1">
            <w:pPr>
              <w:pStyle w:val="Default"/>
              <w:rPr>
                <w:sz w:val="20"/>
                <w:rPrChange w:id="13749" w:author="Russell Ott" w:date="2022-05-16T11:47:00Z">
                  <w:rPr/>
                </w:rPrChange>
              </w:rPr>
            </w:pPr>
            <w:r w:rsidRPr="007770C6">
              <w:rPr>
                <w:sz w:val="20"/>
                <w:rPrChange w:id="13750" w:author="Russell Ott" w:date="2022-05-16T11:47:00Z">
                  <w:rPr/>
                </w:rPrChange>
              </w:rPr>
              <w:t>A Vital Signs Organizer SHALL contain at least one Vital Sign Observation component observation template.</w:t>
            </w:r>
            <w:r w:rsidRPr="007770C6">
              <w:rPr>
                <w:b/>
                <w:sz w:val="20"/>
                <w:rPrChange w:id="13751" w:author="Russell Ott" w:date="2022-05-16T11:47:00Z">
                  <w:rPr>
                    <w:b/>
                  </w:rPr>
                </w:rPrChange>
              </w:rPr>
              <w:t xml:space="preserve"> [CONF-</w:t>
            </w:r>
            <w:r w:rsidR="00E83F3B" w:rsidRPr="007770C6">
              <w:rPr>
                <w:b/>
                <w:sz w:val="20"/>
                <w:rPrChange w:id="13752" w:author="Russell Ott" w:date="2022-05-16T11:47:00Z">
                  <w:rPr>
                    <w:b/>
                  </w:rPr>
                </w:rPrChange>
              </w:rPr>
              <w:t>093</w:t>
            </w:r>
            <w:r w:rsidRPr="007770C6">
              <w:rPr>
                <w:b/>
                <w:sz w:val="20"/>
                <w:rPrChange w:id="13753" w:author="Russell Ott" w:date="2022-05-16T11:47:00Z">
                  <w:rPr>
                    <w:b/>
                  </w:rPr>
                </w:rPrChange>
              </w:rPr>
              <w:t>]</w:t>
            </w:r>
            <w:r w:rsidR="007A42C5" w:rsidRPr="007770C6">
              <w:rPr>
                <w:b/>
                <w:sz w:val="20"/>
                <w:rPrChange w:id="13754" w:author="Russell Ott" w:date="2022-05-16T11:47:00Z">
                  <w:rPr>
                    <w:b/>
                  </w:rPr>
                </w:rPrChange>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Change w:id="13755">
          <w:tblGrid>
            <w:gridCol w:w="2304"/>
            <w:gridCol w:w="7056"/>
          </w:tblGrid>
        </w:tblGridChange>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b/>
                <w:color w:val="FFFFFF"/>
                <w:rPrChange w:id="13756" w:author="Russell Ott" w:date="2022-05-16T11:47:00Z">
                  <w:rPr>
                    <w:rFonts w:ascii="Calibri" w:hAnsi="Calibri"/>
                    <w:b/>
                    <w:color w:val="FFFFFF"/>
                  </w:rPr>
                </w:rPrChange>
              </w:rPr>
            </w:pPr>
            <w:r w:rsidRPr="00D14360">
              <w:rPr>
                <w:b/>
                <w:color w:val="FFFFFF"/>
                <w:rPrChange w:id="13757" w:author="Russell Ott" w:date="2022-05-16T11:47:00Z">
                  <w:rPr>
                    <w:rFonts w:ascii="Calibri" w:hAnsi="Calibri"/>
                    <w:b/>
                    <w:color w:val="FFFFFF"/>
                  </w:rPr>
                </w:rPrChange>
              </w:rPr>
              <w:t>Entry Template</w:t>
            </w:r>
          </w:p>
        </w:tc>
        <w:tc>
          <w:tcPr>
            <w:tcW w:w="7056" w:type="dxa"/>
            <w:shd w:val="clear" w:color="auto" w:fill="4F81BD"/>
          </w:tcPr>
          <w:p w14:paraId="177D2987" w14:textId="77777777" w:rsidR="00E42FA6" w:rsidRPr="00D14360" w:rsidRDefault="00E42FA6" w:rsidP="00E42FA6">
            <w:pPr>
              <w:rPr>
                <w:rFonts w:ascii="Times New Roman" w:eastAsia="Times New Roman" w:hAnsi="Times New Roman"/>
                <w:b/>
                <w:color w:val="FFFFFF"/>
                <w:sz w:val="24"/>
                <w:szCs w:val="24"/>
                <w:rPrChange w:id="13758" w:author="Russell Ott" w:date="2022-05-16T11:47:00Z">
                  <w:rPr>
                    <w:rFonts w:ascii="Calibri" w:hAnsi="Calibri"/>
                    <w:b/>
                    <w:color w:val="FFFFFF"/>
                  </w:rPr>
                </w:rPrChange>
              </w:rPr>
            </w:pPr>
            <w:r w:rsidRPr="00D14360">
              <w:rPr>
                <w:b/>
                <w:color w:val="FFFFFF"/>
                <w:rPrChange w:id="13759" w:author="Russell Ott" w:date="2022-05-16T11:47:00Z">
                  <w:rPr>
                    <w:rFonts w:ascii="Calibri" w:hAnsi="Calibri"/>
                    <w:b/>
                    <w:color w:val="FFFFFF"/>
                  </w:rPr>
                </w:rPrChange>
              </w:rPr>
              <w:t xml:space="preserve">Vital Signs Organizer (V3) </w:t>
            </w:r>
          </w:p>
          <w:p w14:paraId="37AED445" w14:textId="77777777" w:rsidR="00E42FA6" w:rsidRPr="00D14360" w:rsidRDefault="00E42FA6" w:rsidP="00E42FA6">
            <w:pPr>
              <w:rPr>
                <w:rFonts w:ascii="Times New Roman" w:eastAsia="Times New Roman" w:hAnsi="Times New Roman"/>
                <w:color w:val="FFFFFF"/>
                <w:sz w:val="24"/>
                <w:szCs w:val="24"/>
                <w:rPrChange w:id="13760" w:author="Russell Ott" w:date="2022-05-16T11:47:00Z">
                  <w:rPr>
                    <w:rFonts w:ascii="Calibri" w:hAnsi="Calibri"/>
                    <w:color w:val="FFFFFF"/>
                  </w:rPr>
                </w:rPrChange>
              </w:rPr>
            </w:pPr>
            <w:r w:rsidRPr="00D14360">
              <w:rPr>
                <w:color w:val="FFFFFF"/>
                <w:sz w:val="18"/>
                <w:rPrChange w:id="13761" w:author="Russell Ott" w:date="2022-05-16T11:47:00Z">
                  <w:rPr>
                    <w:rFonts w:ascii="Calibri" w:hAnsi="Calibri"/>
                    <w:color w:val="FFFFFF"/>
                    <w:sz w:val="18"/>
                  </w:rPr>
                </w:rPrChange>
              </w:rPr>
              <w:t>[organizer: identifier urn:hl7ii:2.16.840.1.113883.10.20.22.4.26:2015-08-01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b/>
                <w:rPrChange w:id="13762" w:author="Russell Ott" w:date="2022-05-16T11:47:00Z">
                  <w:rPr>
                    <w:rFonts w:ascii="Calibri" w:hAnsi="Calibri"/>
                    <w:b/>
                    <w:sz w:val="20"/>
                  </w:rPr>
                </w:rPrChange>
              </w:rPr>
            </w:pPr>
            <w:r w:rsidRPr="00D14360">
              <w:rPr>
                <w:b/>
                <w:rPrChange w:id="13763" w:author="Russell Ott" w:date="2022-05-16T11:47:00Z">
                  <w:rPr>
                    <w:rFonts w:ascii="Calibri" w:hAnsi="Calibri"/>
                    <w:b/>
                    <w:sz w:val="20"/>
                  </w:rPr>
                </w:rPrChange>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eastAsia="Times New Roman" w:hAnsi="Calibri Light"/>
                <w:sz w:val="24"/>
                <w:szCs w:val="24"/>
                <w:rPrChange w:id="13764" w:author="Russell Ott" w:date="2022-05-16T11:47:00Z">
                  <w:rPr>
                    <w:rFonts w:ascii="Calibri Light" w:hAnsi="Calibri Light"/>
                    <w:sz w:val="20"/>
                  </w:rPr>
                </w:rPrChange>
              </w:rPr>
            </w:pPr>
            <w:r w:rsidRPr="00D14360">
              <w:rPr>
                <w:rFonts w:ascii="Calibri Light" w:hAnsi="Calibri Light"/>
                <w:rPrChange w:id="13765" w:author="Russell Ott" w:date="2022-05-16T11:47:00Z">
                  <w:rPr>
                    <w:rFonts w:ascii="Calibri Light" w:hAnsi="Calibri Light"/>
                    <w:sz w:val="20"/>
                  </w:rPr>
                </w:rPrChange>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b/>
                <w:rPrChange w:id="13766" w:author="Russell Ott" w:date="2022-05-16T11:47:00Z">
                  <w:rPr>
                    <w:rFonts w:ascii="Calibri" w:hAnsi="Calibri"/>
                    <w:b/>
                    <w:sz w:val="20"/>
                  </w:rPr>
                </w:rPrChange>
              </w:rPr>
            </w:pPr>
            <w:r w:rsidRPr="00D14360">
              <w:rPr>
                <w:b/>
                <w:rPrChange w:id="13767" w:author="Russell Ott" w:date="2022-05-16T11:47:00Z">
                  <w:rPr>
                    <w:rFonts w:ascii="Calibri" w:hAnsi="Calibri"/>
                    <w:b/>
                    <w:sz w:val="20"/>
                  </w:rPr>
                </w:rPrChange>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F75DF2">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b/>
                <w:rPrChange w:id="13768" w:author="Russell Ott" w:date="2022-05-16T11:47:00Z">
                  <w:rPr>
                    <w:rFonts w:ascii="Calibri" w:hAnsi="Calibri"/>
                    <w:b/>
                    <w:sz w:val="20"/>
                  </w:rPr>
                </w:rPrChange>
              </w:rPr>
            </w:pPr>
            <w:r w:rsidRPr="00D14360">
              <w:rPr>
                <w:b/>
                <w:rPrChange w:id="13769" w:author="Russell Ott" w:date="2022-05-16T11:47:00Z">
                  <w:rPr>
                    <w:rFonts w:ascii="Calibri" w:hAnsi="Calibri"/>
                    <w:b/>
                    <w:sz w:val="20"/>
                  </w:rPr>
                </w:rPrChange>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eastAsia="Times New Roman" w:hAnsi="Calibri Light"/>
                <w:sz w:val="24"/>
                <w:szCs w:val="24"/>
                <w:rPrChange w:id="13770" w:author="Russell Ott" w:date="2022-05-16T11:47:00Z">
                  <w:rPr>
                    <w:rFonts w:ascii="Calibri Light" w:hAnsi="Calibri Light"/>
                    <w:sz w:val="20"/>
                  </w:rPr>
                </w:rPrChange>
              </w:rPr>
            </w:pPr>
            <w:r>
              <w:rPr>
                <w:rFonts w:ascii="Calibri Light" w:hAnsi="Calibri Light"/>
                <w:rPrChange w:id="13771" w:author="Russell Ott" w:date="2022-05-16T11:47:00Z">
                  <w:rPr>
                    <w:rFonts w:ascii="Calibri Light" w:hAnsi="Calibri Light"/>
                    <w:sz w:val="20"/>
                  </w:rPr>
                </w:rPrChange>
              </w:rPr>
              <w:t xml:space="preserve">A </w:t>
            </w:r>
            <w:r w:rsidR="00E42FA6" w:rsidRPr="00D14360">
              <w:rPr>
                <w:rFonts w:ascii="Calibri Light" w:hAnsi="Calibri Light"/>
                <w:rPrChange w:id="13772" w:author="Russell Ott" w:date="2022-05-16T11:47:00Z">
                  <w:rPr>
                    <w:rFonts w:ascii="Calibri Light" w:hAnsi="Calibri Light"/>
                    <w:sz w:val="20"/>
                  </w:rPr>
                </w:rPrChange>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3773" w:author="Russell Ott" w:date="2022-05-16T11:47:00Z">
                  <w:rPr>
                    <w:rFonts w:ascii="Calibri Light" w:hAnsi="Calibri Light"/>
                    <w:color w:val="000000"/>
                    <w:sz w:val="20"/>
                  </w:rPr>
                </w:rPrChange>
              </w:rPr>
            </w:pPr>
            <w:r w:rsidRPr="00D14360">
              <w:rPr>
                <w:rFonts w:ascii="Calibri Light" w:hAnsi="Calibri Light"/>
                <w:color w:val="000000"/>
                <w:rPrChange w:id="13774" w:author="Russell Ott" w:date="2022-05-16T11:47:00Z">
                  <w:rPr>
                    <w:rFonts w:ascii="Calibri Light" w:hAnsi="Calibri Light"/>
                    <w:color w:val="000000"/>
                    <w:sz w:val="20"/>
                  </w:rPr>
                </w:rPrChange>
              </w:rPr>
              <w:t xml:space="preserve">The effectiveTime may be a timestamp or an interval that </w:t>
            </w:r>
            <w:r w:rsidRPr="00D14360">
              <w:rPr>
                <w:rFonts w:ascii="Calibri Light" w:hAnsi="Calibri Light"/>
                <w:color w:val="000000"/>
                <w:rPrChange w:id="13775" w:author="Russell Ott" w:date="2022-05-16T11:47:00Z">
                  <w:rPr>
                    <w:rFonts w:ascii="Calibri Light" w:hAnsi="Calibri Light"/>
                    <w:color w:val="000000"/>
                    <w:sz w:val="20"/>
                  </w:rPr>
                </w:rPrChange>
              </w:rPr>
              <w:t xml:space="preserve">spans the effectiveTimes of the contained vital signs observations. </w:t>
            </w:r>
          </w:p>
        </w:tc>
      </w:tr>
      <w:tr w:rsidR="002954CE" w:rsidRPr="00C64922" w14:paraId="44FC8F82" w14:textId="77777777" w:rsidTr="00F75DF2">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Change w:id="13776" w:author="Russell Ott" w:date="2022-05-16T11:47:00Z">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
          </w:tblPrExChange>
        </w:tblPrEx>
        <w:trPr>
          <w:cantSplit/>
          <w:trHeight w:val="359"/>
          <w:trPrChange w:id="13777" w:author="Russell Ott" w:date="2022-05-16T11:47:00Z">
            <w:trPr>
              <w:cantSplit/>
              <w:trHeight w:val="359"/>
            </w:trPr>
          </w:trPrChange>
        </w:trPr>
        <w:tc>
          <w:tcPr>
            <w:tcW w:w="2304" w:type="dxa"/>
            <w:tcBorders>
              <w:top w:val="single" w:sz="4" w:space="0" w:color="4F81BD"/>
              <w:bottom w:val="single" w:sz="4" w:space="0" w:color="4472C4" w:themeColor="accent1"/>
              <w:right w:val="nil"/>
            </w:tcBorders>
            <w:shd w:val="clear" w:color="auto" w:fill="FFFFFF"/>
            <w:tcPrChange w:id="13778" w:author="Russell Ott" w:date="2022-05-16T11:47:00Z">
              <w:tcPr>
                <w:tcW w:w="2304" w:type="dxa"/>
                <w:tcBorders>
                  <w:right w:val="nil"/>
                </w:tcBorders>
                <w:shd w:val="clear" w:color="auto" w:fill="FFFFFF"/>
              </w:tcPr>
            </w:tcPrChange>
          </w:tcPr>
          <w:p w14:paraId="5B58F57A" w14:textId="77777777" w:rsidR="00E42FA6" w:rsidRPr="00D14360" w:rsidRDefault="00E42FA6" w:rsidP="00E42FA6">
            <w:pPr>
              <w:rPr>
                <w:b/>
                <w:rPrChange w:id="13779" w:author="Russell Ott" w:date="2022-05-16T11:47:00Z">
                  <w:rPr>
                    <w:rFonts w:ascii="Calibri" w:hAnsi="Calibri"/>
                    <w:b/>
                    <w:sz w:val="20"/>
                  </w:rPr>
                </w:rPrChange>
              </w:rPr>
            </w:pPr>
            <w:r w:rsidRPr="00D14360">
              <w:rPr>
                <w:b/>
                <w:rPrChange w:id="13780" w:author="Russell Ott" w:date="2022-05-16T11:47:00Z">
                  <w:rPr>
                    <w:rFonts w:ascii="Calibri" w:hAnsi="Calibri"/>
                    <w:b/>
                    <w:sz w:val="20"/>
                  </w:rPr>
                </w:rPrChange>
              </w:rPr>
              <w:t>Negation</w:t>
            </w:r>
          </w:p>
        </w:tc>
        <w:tc>
          <w:tcPr>
            <w:tcW w:w="7056" w:type="dxa"/>
            <w:tcBorders>
              <w:top w:val="single" w:sz="4" w:space="0" w:color="4F81BD"/>
              <w:bottom w:val="single" w:sz="4" w:space="0" w:color="4472C4" w:themeColor="accent1"/>
            </w:tcBorders>
            <w:shd w:val="clear" w:color="auto" w:fill="auto"/>
            <w:tcPrChange w:id="13781" w:author="Russell Ott" w:date="2022-05-16T11:47:00Z">
              <w:tcPr>
                <w:tcW w:w="7056" w:type="dxa"/>
                <w:shd w:val="clear" w:color="auto" w:fill="auto"/>
              </w:tcPr>
            </w:tcPrChange>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782" w:author="Russell Ott" w:date="2022-05-16T11:47:00Z">
                  <w:rPr>
                    <w:rFonts w:ascii="Calibri Light" w:hAnsi="Calibri Light"/>
                    <w:color w:val="212529"/>
                    <w:sz w:val="20"/>
                  </w:rPr>
                </w:rPrChange>
              </w:rPr>
            </w:pPr>
            <w:r w:rsidRPr="00D14360">
              <w:rPr>
                <w:rFonts w:ascii="Calibri Light" w:hAnsi="Calibri Light"/>
                <w:color w:val="000000"/>
                <w:rPrChange w:id="13783" w:author="Russell Ott" w:date="2022-05-16T11:47:00Z">
                  <w:rPr>
                    <w:rFonts w:ascii="Calibri Light" w:hAnsi="Calibri Light"/>
                    <w:color w:val="000000"/>
                    <w:sz w:val="20"/>
                  </w:rPr>
                </w:rPrChange>
              </w:rPr>
              <w:t xml:space="preserve">Not specified. </w:t>
            </w:r>
          </w:p>
        </w:tc>
      </w:tr>
      <w:tr w:rsidR="002954CE" w:rsidRPr="00C64922" w14:paraId="5C70988C" w14:textId="77777777" w:rsidTr="003A3D50">
        <w:trPr>
          <w:cantSplit/>
          <w:trHeight w:val="350"/>
          <w:del w:id="13784" w:author="Russell Ott" w:date="2022-05-16T11:47:00Z"/>
        </w:trPr>
        <w:tc>
          <w:tcPr>
            <w:tcW w:w="2304" w:type="dxa"/>
            <w:tcBorders>
              <w:top w:val="single" w:sz="4" w:space="0" w:color="4F81BD"/>
              <w:bottom w:val="single" w:sz="4" w:space="0" w:color="4F81BD"/>
              <w:right w:val="nil"/>
            </w:tcBorders>
            <w:shd w:val="clear" w:color="auto" w:fill="FFFFFF"/>
          </w:tcPr>
          <w:p w14:paraId="5608B664" w14:textId="77777777" w:rsidR="00E42FA6" w:rsidRPr="00D14360" w:rsidRDefault="00E42FA6" w:rsidP="00E42FA6">
            <w:pPr>
              <w:rPr>
                <w:del w:id="13785" w:author="Russell Ott" w:date="2022-05-16T11:47:00Z"/>
                <w:rFonts w:cs="Calibri"/>
                <w:b/>
                <w:bCs/>
              </w:rPr>
            </w:pPr>
            <w:del w:id="13786" w:author="Russell Ott" w:date="2022-05-16T11:47:00Z">
              <w:r w:rsidRPr="00D14360">
                <w:rPr>
                  <w:rFonts w:cs="Calibri"/>
                  <w:b/>
                  <w:bCs/>
                </w:rPr>
                <w:delText>Idioms Supported</w:delText>
              </w:r>
            </w:del>
          </w:p>
        </w:tc>
        <w:tc>
          <w:tcPr>
            <w:tcW w:w="7056" w:type="dxa"/>
            <w:tcBorders>
              <w:top w:val="single" w:sz="4" w:space="0" w:color="4F81BD"/>
              <w:bottom w:val="single" w:sz="4" w:space="0" w:color="4F81BD"/>
            </w:tcBorders>
            <w:shd w:val="clear" w:color="auto" w:fill="auto"/>
          </w:tcPr>
          <w:p w14:paraId="2749FCB6" w14:textId="77777777" w:rsidR="00E42FA6" w:rsidRPr="00D14360" w:rsidRDefault="00E42FA6" w:rsidP="00D14360">
            <w:pPr>
              <w:pStyle w:val="HTMLPreformatted"/>
              <w:shd w:val="clear" w:color="auto" w:fill="FFFFFF"/>
              <w:spacing w:line="225" w:lineRule="atLeast"/>
              <w:rPr>
                <w:del w:id="13787" w:author="Russell Ott" w:date="2022-05-16T11:47:00Z"/>
                <w:rFonts w:ascii="Calibri Light" w:hAnsi="Calibri Light" w:cs="Calibri Light"/>
                <w:szCs w:val="18"/>
              </w:rPr>
            </w:pPr>
            <w:del w:id="13788" w:author="Russell Ott" w:date="2022-05-16T11:47:00Z">
              <w:r w:rsidRPr="00D14360">
                <w:rPr>
                  <w:rFonts w:ascii="Calibri Light" w:hAnsi="Calibri Light" w:cs="Calibri Light"/>
                  <w:szCs w:val="18"/>
                </w:rPr>
                <w:delText>None specified.</w:delText>
              </w:r>
            </w:del>
          </w:p>
        </w:tc>
      </w:tr>
      <w:tr w:rsidR="002954CE" w:rsidRPr="00C64922" w14:paraId="3157897D" w14:textId="77777777" w:rsidTr="00F75DF2">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Change w:id="13789" w:author="Russell Ott" w:date="2022-05-16T11:47:00Z">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
          </w:tblPrExChange>
        </w:tblPrEx>
        <w:trPr>
          <w:cantSplit/>
          <w:trPrChange w:id="13790" w:author="Russell Ott" w:date="2022-05-16T11:47:00Z">
            <w:trPr>
              <w:cantSplit/>
            </w:trPr>
          </w:trPrChange>
        </w:trPr>
        <w:tc>
          <w:tcPr>
            <w:tcW w:w="2304" w:type="dxa"/>
            <w:tcBorders>
              <w:top w:val="single" w:sz="4" w:space="0" w:color="4472C4" w:themeColor="accent1"/>
              <w:bottom w:val="single" w:sz="4" w:space="0" w:color="4472C4"/>
              <w:right w:val="nil"/>
            </w:tcBorders>
            <w:shd w:val="clear" w:color="auto" w:fill="FFFFFF"/>
            <w:tcPrChange w:id="13791" w:author="Russell Ott" w:date="2022-05-16T11:47:00Z">
              <w:tcPr>
                <w:tcW w:w="2304" w:type="dxa"/>
                <w:tcBorders>
                  <w:bottom w:val="single" w:sz="4" w:space="0" w:color="4472C4"/>
                  <w:right w:val="nil"/>
                </w:tcBorders>
                <w:shd w:val="clear" w:color="auto" w:fill="FFFFFF"/>
              </w:tcPr>
            </w:tcPrChange>
          </w:tcPr>
          <w:p w14:paraId="38310292" w14:textId="77777777" w:rsidR="00E42FA6" w:rsidRPr="00D14360" w:rsidRDefault="00E42FA6" w:rsidP="00E42FA6">
            <w:pPr>
              <w:rPr>
                <w:b/>
                <w:rPrChange w:id="13792" w:author="Russell Ott" w:date="2022-05-16T11:47:00Z">
                  <w:rPr>
                    <w:rFonts w:ascii="Calibri" w:hAnsi="Calibri"/>
                    <w:b/>
                    <w:sz w:val="20"/>
                  </w:rPr>
                </w:rPrChange>
              </w:rPr>
            </w:pPr>
            <w:r w:rsidRPr="00D14360">
              <w:rPr>
                <w:b/>
                <w:rPrChange w:id="13793" w:author="Russell Ott" w:date="2022-05-16T11:47:00Z">
                  <w:rPr>
                    <w:rFonts w:ascii="Calibri" w:hAnsi="Calibri"/>
                    <w:b/>
                    <w:sz w:val="20"/>
                  </w:rPr>
                </w:rPrChange>
              </w:rPr>
              <w:t>Other Considerations</w:t>
            </w:r>
          </w:p>
        </w:tc>
        <w:tc>
          <w:tcPr>
            <w:tcW w:w="7056" w:type="dxa"/>
            <w:tcBorders>
              <w:top w:val="single" w:sz="4" w:space="0" w:color="4472C4" w:themeColor="accent1"/>
              <w:bottom w:val="single" w:sz="4" w:space="0" w:color="4472C4"/>
            </w:tcBorders>
            <w:shd w:val="clear" w:color="auto" w:fill="auto"/>
            <w:tcPrChange w:id="13794" w:author="Russell Ott" w:date="2022-05-16T11:47:00Z">
              <w:tcPr>
                <w:tcW w:w="7056" w:type="dxa"/>
                <w:tcBorders>
                  <w:bottom w:val="single" w:sz="4" w:space="0" w:color="4472C4"/>
                </w:tcBorders>
                <w:shd w:val="clear" w:color="auto" w:fill="auto"/>
              </w:tcPr>
            </w:tcPrChange>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b/>
                <w:rPrChange w:id="13795" w:author="Russell Ott" w:date="2022-05-16T11:47:00Z">
                  <w:rPr>
                    <w:rFonts w:ascii="Calibri Light" w:hAnsi="Calibri Light"/>
                    <w:b/>
                    <w:sz w:val="20"/>
                  </w:rPr>
                </w:rPrChange>
              </w:rPr>
            </w:pPr>
            <w:r w:rsidRPr="00AD08FB">
              <w:rPr>
                <w:rFonts w:ascii="Calibri Light" w:hAnsi="Calibri Light"/>
                <w:b/>
                <w:rPrChange w:id="13796" w:author="Russell Ott" w:date="2022-05-16T11:47:00Z">
                  <w:rPr>
                    <w:rFonts w:ascii="Calibri Light" w:hAnsi="Calibri Light"/>
                    <w:b/>
                    <w:sz w:val="20"/>
                  </w:rPr>
                </w:rPrChange>
              </w:rPr>
              <w:t>Example</w:t>
            </w:r>
          </w:p>
        </w:tc>
        <w:tc>
          <w:tcPr>
            <w:tcW w:w="7056" w:type="dxa"/>
            <w:tcBorders>
              <w:top w:val="single" w:sz="4" w:space="0" w:color="4472C4"/>
              <w:bottom w:val="single" w:sz="4" w:space="0" w:color="4F81BD"/>
            </w:tcBorders>
            <w:shd w:val="clear" w:color="auto" w:fill="auto"/>
          </w:tcPr>
          <w:p w14:paraId="3911ABFE" w14:textId="6699292B"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797" w:author="Russell Ott" w:date="2022-05-16T11:47:00Z">
              <w:r w:rsidR="00DE0DA7" w:rsidRPr="00DE0DA7">
                <w:rPr>
                  <w:rFonts w:ascii="Calibri Light" w:hAnsi="Calibri Light" w:cs="Calibri Light"/>
                  <w:noProof/>
                  <w:sz w:val="20"/>
                </w:rPr>
                <w:delText>58</w:delText>
              </w:r>
            </w:del>
            <w:ins w:id="13798" w:author="Russell Ott" w:date="2022-05-16T11:47:00Z">
              <w:r w:rsidR="00F10C7C" w:rsidRPr="00F10C7C">
                <w:rPr>
                  <w:rFonts w:ascii="Calibri Light" w:hAnsi="Calibri Light" w:cs="Calibri Light"/>
                  <w:noProof/>
                  <w:sz w:val="20"/>
                </w:rPr>
                <w:t>57</w:t>
              </w:r>
            </w:ins>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1CCD4F8F" w:rsidR="007D3708" w:rsidRDefault="000816FD" w:rsidP="007D3708">
      <w:pPr>
        <w:pStyle w:val="Caption"/>
      </w:pPr>
      <w:bookmarkStart w:id="13799" w:name="_Toc21927045"/>
      <w:r>
        <w:t xml:space="preserve">  </w:t>
      </w:r>
      <w:bookmarkStart w:id="13800" w:name="_Toc103262928"/>
      <w:r w:rsidR="007D3708" w:rsidRPr="00C64922">
        <w:t xml:space="preserve">Table </w:t>
      </w:r>
      <w:r w:rsidR="00132A94">
        <w:fldChar w:fldCharType="begin"/>
      </w:r>
      <w:r w:rsidR="00132A94">
        <w:instrText xml:space="preserve"> SEQ Table \* ARABIC </w:instrText>
      </w:r>
      <w:r w:rsidR="00132A94">
        <w:fldChar w:fldCharType="separate"/>
      </w:r>
      <w:del w:id="13801" w:author="Russell Ott" w:date="2022-05-16T11:47:00Z">
        <w:r w:rsidR="00DE0DA7">
          <w:rPr>
            <w:noProof/>
          </w:rPr>
          <w:delText>64</w:delText>
        </w:r>
      </w:del>
      <w:ins w:id="13802" w:author="Russell Ott" w:date="2022-05-16T11:47:00Z">
        <w:r w:rsidR="00F10C7C">
          <w:rPr>
            <w:noProof/>
          </w:rPr>
          <w:t>61</w:t>
        </w:r>
      </w:ins>
      <w:r w:rsidR="00132A94">
        <w:rPr>
          <w:noProof/>
        </w:rPr>
        <w:fldChar w:fldCharType="end"/>
      </w:r>
      <w:r w:rsidR="007D3708" w:rsidRPr="00C64922">
        <w:t>: Vital Signs Organizer</w:t>
      </w:r>
      <w:r w:rsidR="00852DED">
        <w:t xml:space="preserve"> Template</w:t>
      </w:r>
      <w:bookmarkEnd w:id="13800"/>
      <w:bookmarkEnd w:id="13799"/>
    </w:p>
    <w:p w14:paraId="6BE0B03D" w14:textId="0B71DADF" w:rsidR="004F33E9" w:rsidRDefault="004F33E9" w:rsidP="003A3D50">
      <w:pPr>
        <w:pStyle w:val="Caption"/>
        <w:keepNext/>
        <w:spacing w:after="0"/>
      </w:pPr>
      <w:bookmarkStart w:id="13803" w:name="_Ref21883840"/>
      <w:bookmarkStart w:id="13804" w:name="_Toc101449310"/>
      <w:bookmarkStart w:id="13805" w:name="_Toc21927510"/>
      <w:r>
        <w:t xml:space="preserve">Example </w:t>
      </w:r>
      <w:r w:rsidR="00132A94">
        <w:fldChar w:fldCharType="begin"/>
      </w:r>
      <w:r w:rsidR="00132A94">
        <w:instrText xml:space="preserve"> SEQ Example \* ARABIC </w:instrText>
      </w:r>
      <w:r w:rsidR="00132A94">
        <w:fldChar w:fldCharType="separate"/>
      </w:r>
      <w:del w:id="13806" w:author="Russell Ott" w:date="2022-05-16T11:47:00Z">
        <w:r w:rsidR="00DE0DA7">
          <w:rPr>
            <w:noProof/>
          </w:rPr>
          <w:delText>58</w:delText>
        </w:r>
      </w:del>
      <w:ins w:id="13807" w:author="Russell Ott" w:date="2022-05-16T11:47:00Z">
        <w:r w:rsidR="00F10C7C">
          <w:rPr>
            <w:noProof/>
          </w:rPr>
          <w:t>57</w:t>
        </w:r>
      </w:ins>
      <w:r w:rsidR="00132A94">
        <w:rPr>
          <w:noProof/>
        </w:rPr>
        <w:fldChar w:fldCharType="end"/>
      </w:r>
      <w:r w:rsidRPr="00C12940">
        <w:t>: Vital Signs Organizer</w:t>
      </w:r>
      <w:bookmarkEnd w:id="13803"/>
      <w:bookmarkEnd w:id="13804"/>
      <w:bookmarkEnd w:id="138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b/>
          <w:color w:val="000000"/>
          <w:sz w:val="22"/>
          <w:rPrChange w:id="13808" w:author="Russell Ott" w:date="2022-05-16T11:47:00Z">
            <w:rPr>
              <w:b/>
              <w:color w:val="000000"/>
              <w:sz w:val="22"/>
            </w:rPr>
          </w:rPrChange>
        </w:rPr>
        <w:t xml:space="preserve"> </w:t>
      </w:r>
    </w:p>
    <w:p w14:paraId="59D1406C" w14:textId="77777777" w:rsidR="007D3708" w:rsidRDefault="007D3708" w:rsidP="002E634A">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3809" w:author="Russell Ott" w:date="2022-05-16T11:47: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3810">
          <w:tblGrid>
            <w:gridCol w:w="2312"/>
            <w:gridCol w:w="6930"/>
          </w:tblGrid>
        </w:tblGridChange>
      </w:tblGrid>
      <w:tr w:rsidR="00E42FA6" w:rsidRPr="00C64922" w14:paraId="4B759D6A" w14:textId="77777777" w:rsidTr="00F75DF2">
        <w:trPr>
          <w:cantSplit/>
          <w:tblHeader/>
          <w:trPrChange w:id="13811" w:author="Russell Ott" w:date="2022-05-16T11:47:00Z">
            <w:trPr>
              <w:cantSplit/>
              <w:tblHeader/>
            </w:trPr>
          </w:trPrChange>
        </w:trPr>
        <w:tc>
          <w:tcPr>
            <w:tcW w:w="2312" w:type="dxa"/>
            <w:tcBorders>
              <w:bottom w:val="nil"/>
              <w:right w:val="nil"/>
            </w:tcBorders>
            <w:shd w:val="clear" w:color="auto" w:fill="4F81BD"/>
            <w:tcPrChange w:id="13812" w:author="Russell Ott" w:date="2022-05-16T11:47:00Z">
              <w:tcPr>
                <w:tcW w:w="2335" w:type="dxa"/>
                <w:tcBorders>
                  <w:bottom w:val="nil"/>
                  <w:right w:val="nil"/>
                </w:tcBorders>
                <w:shd w:val="clear" w:color="auto" w:fill="4F81BD"/>
              </w:tcPr>
            </w:tcPrChange>
          </w:tcPr>
          <w:p w14:paraId="4BA16552" w14:textId="77777777" w:rsidR="00E42FA6" w:rsidRPr="00D14360" w:rsidRDefault="00E42FA6" w:rsidP="00E42FA6">
            <w:pPr>
              <w:rPr>
                <w:b/>
                <w:color w:val="FFFFFF"/>
                <w:rPrChange w:id="13813" w:author="Russell Ott" w:date="2022-05-16T11:47:00Z">
                  <w:rPr>
                    <w:rFonts w:ascii="Calibri" w:hAnsi="Calibri"/>
                    <w:b/>
                    <w:color w:val="FFFFFF"/>
                  </w:rPr>
                </w:rPrChange>
              </w:rPr>
            </w:pPr>
            <w:r w:rsidRPr="00D14360">
              <w:rPr>
                <w:b/>
                <w:color w:val="FFFFFF"/>
                <w:rPrChange w:id="13814" w:author="Russell Ott" w:date="2022-05-16T11:47:00Z">
                  <w:rPr>
                    <w:rFonts w:ascii="Calibri" w:hAnsi="Calibri"/>
                    <w:b/>
                    <w:color w:val="FFFFFF"/>
                  </w:rPr>
                </w:rPrChange>
              </w:rPr>
              <w:t>Entry Template</w:t>
            </w:r>
          </w:p>
        </w:tc>
        <w:tc>
          <w:tcPr>
            <w:tcW w:w="6930" w:type="dxa"/>
            <w:shd w:val="clear" w:color="auto" w:fill="4F81BD"/>
            <w:tcPrChange w:id="13815" w:author="Russell Ott" w:date="2022-05-16T11:47:00Z">
              <w:tcPr>
                <w:tcW w:w="7015" w:type="dxa"/>
                <w:shd w:val="clear" w:color="auto" w:fill="4F81BD"/>
              </w:tcPr>
            </w:tcPrChange>
          </w:tcPr>
          <w:p w14:paraId="09B8DED2" w14:textId="77777777" w:rsidR="00E42FA6" w:rsidRPr="00D14360" w:rsidRDefault="00E42FA6" w:rsidP="00E42FA6">
            <w:pPr>
              <w:rPr>
                <w:rFonts w:ascii="Times New Roman" w:eastAsia="Times New Roman" w:hAnsi="Times New Roman"/>
                <w:b/>
                <w:color w:val="FFFFFF"/>
                <w:sz w:val="24"/>
                <w:szCs w:val="24"/>
                <w:rPrChange w:id="13816" w:author="Russell Ott" w:date="2022-05-16T11:47:00Z">
                  <w:rPr>
                    <w:rFonts w:ascii="Calibri" w:hAnsi="Calibri"/>
                    <w:b/>
                    <w:color w:val="FFFFFF"/>
                  </w:rPr>
                </w:rPrChange>
              </w:rPr>
            </w:pPr>
            <w:r w:rsidRPr="00D14360">
              <w:rPr>
                <w:b/>
                <w:color w:val="FFFFFF"/>
                <w:rPrChange w:id="13817" w:author="Russell Ott" w:date="2022-05-16T11:47:00Z">
                  <w:rPr>
                    <w:rFonts w:ascii="Calibri" w:hAnsi="Calibri"/>
                    <w:b/>
                    <w:color w:val="FFFFFF"/>
                  </w:rPr>
                </w:rPrChange>
              </w:rPr>
              <w:t xml:space="preserve">Vital Sign Observation (V2) </w:t>
            </w:r>
          </w:p>
          <w:p w14:paraId="1448E493" w14:textId="77777777" w:rsidR="00E42FA6" w:rsidRPr="00D14360" w:rsidRDefault="00E42FA6" w:rsidP="00E42FA6">
            <w:pPr>
              <w:rPr>
                <w:rFonts w:ascii="Times New Roman" w:eastAsia="Times New Roman" w:hAnsi="Times New Roman"/>
                <w:color w:val="FFFFFF"/>
                <w:sz w:val="18"/>
                <w:szCs w:val="24"/>
                <w:rPrChange w:id="13818" w:author="Russell Ott" w:date="2022-05-16T11:47:00Z">
                  <w:rPr>
                    <w:rFonts w:ascii="Calibri" w:hAnsi="Calibri"/>
                    <w:color w:val="FFFFFF"/>
                    <w:sz w:val="18"/>
                  </w:rPr>
                </w:rPrChange>
              </w:rPr>
            </w:pPr>
            <w:r w:rsidRPr="00D14360">
              <w:rPr>
                <w:color w:val="FFFFFF"/>
                <w:sz w:val="18"/>
                <w:rPrChange w:id="13819" w:author="Russell Ott" w:date="2022-05-16T11:47:00Z">
                  <w:rPr>
                    <w:rFonts w:ascii="Calibri" w:hAnsi="Calibri"/>
                    <w:color w:val="FFFFFF"/>
                    <w:sz w:val="18"/>
                  </w:rPr>
                </w:rPrChange>
              </w:rPr>
              <w:t>[observation: identifier urn:hl7ii:2.16.840.1.113883.10.20.22.4.27:2014-06-09 (open)]</w:t>
            </w:r>
          </w:p>
        </w:tc>
      </w:tr>
      <w:tr w:rsidR="00E42FA6" w:rsidRPr="00C64922" w14:paraId="76609567" w14:textId="77777777" w:rsidTr="00F75DF2">
        <w:trPr>
          <w:trHeight w:val="377"/>
          <w:trPrChange w:id="13820" w:author="Russell Ott" w:date="2022-05-16T11:47:00Z">
            <w:trPr>
              <w:trHeight w:val="377"/>
            </w:trPr>
          </w:trPrChange>
        </w:trPr>
        <w:tc>
          <w:tcPr>
            <w:tcW w:w="2312" w:type="dxa"/>
            <w:tcBorders>
              <w:top w:val="single" w:sz="4" w:space="0" w:color="4F81BD"/>
              <w:bottom w:val="single" w:sz="4" w:space="0" w:color="4F81BD"/>
              <w:right w:val="nil"/>
            </w:tcBorders>
            <w:shd w:val="clear" w:color="auto" w:fill="FFFFFF"/>
            <w:tcPrChange w:id="13821" w:author="Russell Ott" w:date="2022-05-16T11:47:00Z">
              <w:tcPr>
                <w:tcW w:w="2335" w:type="dxa"/>
                <w:tcBorders>
                  <w:top w:val="single" w:sz="4" w:space="0" w:color="4F81BD"/>
                  <w:bottom w:val="single" w:sz="4" w:space="0" w:color="4F81BD"/>
                  <w:right w:val="nil"/>
                </w:tcBorders>
                <w:shd w:val="clear" w:color="auto" w:fill="FFFFFF"/>
              </w:tcPr>
            </w:tcPrChange>
          </w:tcPr>
          <w:p w14:paraId="7A24C651" w14:textId="77777777" w:rsidR="00E42FA6" w:rsidRPr="00D14360" w:rsidRDefault="00E42FA6" w:rsidP="00E42FA6">
            <w:pPr>
              <w:rPr>
                <w:b/>
                <w:rPrChange w:id="13822" w:author="Russell Ott" w:date="2022-05-16T11:47:00Z">
                  <w:rPr>
                    <w:rFonts w:ascii="Calibri" w:hAnsi="Calibri"/>
                    <w:b/>
                    <w:sz w:val="20"/>
                  </w:rPr>
                </w:rPrChange>
              </w:rPr>
            </w:pPr>
            <w:r w:rsidRPr="00D14360">
              <w:rPr>
                <w:b/>
                <w:rPrChange w:id="13823" w:author="Russell Ott" w:date="2022-05-16T11:47: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3824" w:author="Russell Ott" w:date="2022-05-16T11:47:00Z">
              <w:tcPr>
                <w:tcW w:w="7015" w:type="dxa"/>
                <w:tcBorders>
                  <w:top w:val="single" w:sz="4" w:space="0" w:color="4F81BD"/>
                  <w:bottom w:val="single" w:sz="4" w:space="0" w:color="4F81BD"/>
                </w:tcBorders>
                <w:shd w:val="clear" w:color="auto" w:fill="auto"/>
              </w:tcPr>
            </w:tcPrChange>
          </w:tcPr>
          <w:p w14:paraId="6FD91752" w14:textId="77777777" w:rsidR="00E42FA6" w:rsidRPr="00D14360" w:rsidRDefault="00E42FA6" w:rsidP="00E42FA6">
            <w:pPr>
              <w:rPr>
                <w:rFonts w:ascii="Calibri Light" w:eastAsia="Times New Roman" w:hAnsi="Calibri Light"/>
                <w:color w:val="000000"/>
                <w:sz w:val="24"/>
                <w:szCs w:val="24"/>
                <w:rPrChange w:id="13825" w:author="Russell Ott" w:date="2022-05-16T11:47:00Z">
                  <w:rPr>
                    <w:rFonts w:ascii="Calibri Light" w:hAnsi="Calibri Light"/>
                    <w:color w:val="000000"/>
                    <w:sz w:val="20"/>
                  </w:rPr>
                </w:rPrChange>
              </w:rPr>
            </w:pPr>
            <w:r w:rsidRPr="00D14360">
              <w:rPr>
                <w:rFonts w:ascii="Calibri Light" w:hAnsi="Calibri Light"/>
                <w:color w:val="000000"/>
                <w:rPrChange w:id="13826" w:author="Russell Ott" w:date="2022-05-16T11:47:00Z">
                  <w:rPr>
                    <w:rFonts w:ascii="Calibri Light" w:hAnsi="Calibri Light"/>
                    <w:color w:val="000000"/>
                    <w:sz w:val="20"/>
                  </w:rPr>
                </w:rPrChange>
              </w:rPr>
              <w:t xml:space="preserve">HL7 C-CDA R2.1 </w:t>
            </w:r>
          </w:p>
        </w:tc>
      </w:tr>
      <w:tr w:rsidR="00E42FA6" w:rsidRPr="00C64922" w14:paraId="4C990439" w14:textId="77777777" w:rsidTr="00F75DF2">
        <w:trPr>
          <w:trHeight w:val="350"/>
          <w:trPrChange w:id="13827" w:author="Russell Ott" w:date="2022-05-16T11:47:00Z">
            <w:trPr>
              <w:trHeight w:val="350"/>
            </w:trPr>
          </w:trPrChange>
        </w:trPr>
        <w:tc>
          <w:tcPr>
            <w:tcW w:w="2312" w:type="dxa"/>
            <w:tcBorders>
              <w:right w:val="nil"/>
            </w:tcBorders>
            <w:shd w:val="clear" w:color="auto" w:fill="FFFFFF"/>
            <w:tcPrChange w:id="13828" w:author="Russell Ott" w:date="2022-05-16T11:47:00Z">
              <w:tcPr>
                <w:tcW w:w="2335" w:type="dxa"/>
                <w:tcBorders>
                  <w:right w:val="nil"/>
                </w:tcBorders>
                <w:shd w:val="clear" w:color="auto" w:fill="FFFFFF"/>
              </w:tcPr>
            </w:tcPrChange>
          </w:tcPr>
          <w:p w14:paraId="725090EB" w14:textId="77777777" w:rsidR="00E42FA6" w:rsidRPr="00D14360" w:rsidRDefault="00E42FA6" w:rsidP="00E42FA6">
            <w:pPr>
              <w:rPr>
                <w:b/>
                <w:rPrChange w:id="13829" w:author="Russell Ott" w:date="2022-05-16T11:47:00Z">
                  <w:rPr>
                    <w:rFonts w:ascii="Calibri" w:hAnsi="Calibri"/>
                    <w:b/>
                    <w:sz w:val="20"/>
                  </w:rPr>
                </w:rPrChange>
              </w:rPr>
            </w:pPr>
            <w:r w:rsidRPr="00D14360">
              <w:rPr>
                <w:b/>
                <w:rPrChange w:id="13830" w:author="Russell Ott" w:date="2022-05-16T11:47:00Z">
                  <w:rPr>
                    <w:rFonts w:ascii="Calibri" w:hAnsi="Calibri"/>
                    <w:b/>
                    <w:sz w:val="20"/>
                  </w:rPr>
                </w:rPrChange>
              </w:rPr>
              <w:t>Purpose</w:t>
            </w:r>
          </w:p>
        </w:tc>
        <w:tc>
          <w:tcPr>
            <w:tcW w:w="6930" w:type="dxa"/>
            <w:shd w:val="clear" w:color="auto" w:fill="auto"/>
            <w:tcPrChange w:id="13831" w:author="Russell Ott" w:date="2022-05-16T11:47:00Z">
              <w:tcPr>
                <w:tcW w:w="7015" w:type="dxa"/>
                <w:shd w:val="clear" w:color="auto" w:fill="auto"/>
              </w:tcPr>
            </w:tcPrChange>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F75DF2">
        <w:trPr>
          <w:trHeight w:val="1529"/>
          <w:trPrChange w:id="13832" w:author="Russell Ott" w:date="2022-05-16T11:47:00Z">
            <w:trPr>
              <w:trHeight w:val="1529"/>
            </w:trPr>
          </w:trPrChange>
        </w:trPr>
        <w:tc>
          <w:tcPr>
            <w:tcW w:w="2312" w:type="dxa"/>
            <w:tcBorders>
              <w:top w:val="single" w:sz="4" w:space="0" w:color="4F81BD"/>
              <w:bottom w:val="single" w:sz="4" w:space="0" w:color="4F81BD"/>
              <w:right w:val="nil"/>
            </w:tcBorders>
            <w:shd w:val="clear" w:color="auto" w:fill="FFFFFF"/>
            <w:tcPrChange w:id="13833" w:author="Russell Ott" w:date="2022-05-16T11:47:00Z">
              <w:tcPr>
                <w:tcW w:w="2335" w:type="dxa"/>
                <w:tcBorders>
                  <w:top w:val="single" w:sz="4" w:space="0" w:color="4F81BD"/>
                  <w:bottom w:val="single" w:sz="4" w:space="0" w:color="4F81BD"/>
                  <w:right w:val="nil"/>
                </w:tcBorders>
                <w:shd w:val="clear" w:color="auto" w:fill="FFFFFF"/>
              </w:tcPr>
            </w:tcPrChange>
          </w:tcPr>
          <w:p w14:paraId="2543D148" w14:textId="77777777" w:rsidR="00E42FA6" w:rsidRPr="00D14360" w:rsidRDefault="00E42FA6" w:rsidP="00E42FA6">
            <w:pPr>
              <w:rPr>
                <w:b/>
                <w:rPrChange w:id="13834" w:author="Russell Ott" w:date="2022-05-16T11:47:00Z">
                  <w:rPr>
                    <w:rFonts w:ascii="Calibri" w:hAnsi="Calibri"/>
                    <w:b/>
                    <w:sz w:val="20"/>
                  </w:rPr>
                </w:rPrChange>
              </w:rPr>
            </w:pPr>
            <w:r w:rsidRPr="00D14360">
              <w:rPr>
                <w:b/>
                <w:rPrChange w:id="13835" w:author="Russell Ott" w:date="2022-05-16T11:47: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3836" w:author="Russell Ott" w:date="2022-05-16T11:47:00Z">
              <w:tcPr>
                <w:tcW w:w="7015" w:type="dxa"/>
                <w:tcBorders>
                  <w:top w:val="single" w:sz="4" w:space="0" w:color="4F81BD"/>
                  <w:bottom w:val="single" w:sz="4" w:space="0" w:color="4F81BD"/>
                </w:tcBorders>
                <w:shd w:val="clear" w:color="auto" w:fill="auto"/>
              </w:tcPr>
            </w:tcPrChange>
          </w:tcPr>
          <w:p w14:paraId="35C07114" w14:textId="77777777" w:rsidR="00E42FA6" w:rsidRPr="00D14360" w:rsidRDefault="00E42FA6" w:rsidP="00E42FA6">
            <w:pPr>
              <w:rPr>
                <w:rFonts w:ascii="Calibri Light" w:eastAsia="Times New Roman" w:hAnsi="Calibri Light"/>
                <w:color w:val="000000"/>
                <w:sz w:val="24"/>
                <w:szCs w:val="24"/>
                <w:rPrChange w:id="13837" w:author="Russell Ott" w:date="2022-05-16T11:47:00Z">
                  <w:rPr>
                    <w:rFonts w:ascii="Calibri Light" w:hAnsi="Calibri Light"/>
                    <w:color w:val="000000"/>
                    <w:sz w:val="20"/>
                  </w:rPr>
                </w:rPrChange>
              </w:rPr>
            </w:pPr>
            <w:r w:rsidRPr="00D14360">
              <w:rPr>
                <w:rFonts w:ascii="Calibri Light" w:hAnsi="Calibri Light"/>
                <w:color w:val="000000"/>
                <w:rPrChange w:id="13838" w:author="Russell Ott" w:date="2022-05-16T11:47:00Z">
                  <w:rPr>
                    <w:rFonts w:ascii="Calibri Light" w:hAnsi="Calibri Light"/>
                    <w:color w:val="000000"/>
                    <w:sz w:val="20"/>
                  </w:rPr>
                </w:rPrChange>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29E66026"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del w:id="13839" w:author="Russell Ott" w:date="2022-05-16T11:47:00Z">
              <w:r w:rsidRPr="00D14360">
                <w:rPr>
                  <w:rFonts w:ascii="Calibri Light" w:hAnsi="Calibri Light" w:cs="Calibri Light"/>
                  <w:sz w:val="20"/>
                  <w:szCs w:val="18"/>
                </w:rPr>
                <w:delText>biologically</w:delText>
              </w:r>
            </w:del>
            <w:ins w:id="13840" w:author="Russell Ott" w:date="2022-05-16T11:47:00Z">
              <w:r w:rsidR="0088454D">
                <w:rPr>
                  <w:rFonts w:ascii="Calibri Light" w:hAnsi="Calibri Light" w:cs="Calibri Light"/>
                  <w:sz w:val="20"/>
                  <w:szCs w:val="18"/>
                </w:rPr>
                <w:t>clinically</w:t>
              </w:r>
            </w:ins>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F75DF2">
        <w:trPr>
          <w:trHeight w:val="800"/>
          <w:trPrChange w:id="13841" w:author="Russell Ott" w:date="2022-05-16T11:47:00Z">
            <w:trPr>
              <w:trHeight w:val="800"/>
            </w:trPr>
          </w:trPrChange>
        </w:trPr>
        <w:tc>
          <w:tcPr>
            <w:tcW w:w="2312" w:type="dxa"/>
            <w:tcBorders>
              <w:top w:val="single" w:sz="4" w:space="0" w:color="4F81BD"/>
              <w:bottom w:val="single" w:sz="4" w:space="0" w:color="4472C4" w:themeColor="accent1"/>
              <w:right w:val="nil"/>
            </w:tcBorders>
            <w:shd w:val="clear" w:color="auto" w:fill="FFFFFF"/>
            <w:tcPrChange w:id="13842" w:author="Russell Ott" w:date="2022-05-16T11:47:00Z">
              <w:tcPr>
                <w:tcW w:w="2335" w:type="dxa"/>
                <w:tcBorders>
                  <w:right w:val="nil"/>
                </w:tcBorders>
                <w:shd w:val="clear" w:color="auto" w:fill="FFFFFF"/>
              </w:tcPr>
            </w:tcPrChange>
          </w:tcPr>
          <w:p w14:paraId="7C9AE4B0" w14:textId="77777777" w:rsidR="00E42FA6" w:rsidRPr="00D14360" w:rsidRDefault="00E42FA6" w:rsidP="00E42FA6">
            <w:pPr>
              <w:rPr>
                <w:b/>
                <w:rPrChange w:id="13843" w:author="Russell Ott" w:date="2022-05-16T11:47:00Z">
                  <w:rPr>
                    <w:rFonts w:ascii="Calibri" w:hAnsi="Calibri"/>
                    <w:b/>
                    <w:sz w:val="20"/>
                  </w:rPr>
                </w:rPrChange>
              </w:rPr>
            </w:pPr>
            <w:r w:rsidRPr="00D14360">
              <w:rPr>
                <w:b/>
                <w:rPrChange w:id="13844" w:author="Russell Ott" w:date="2022-05-16T11:47: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3845" w:author="Russell Ott" w:date="2022-05-16T11:47:00Z">
              <w:tcPr>
                <w:tcW w:w="7015" w:type="dxa"/>
                <w:shd w:val="clear" w:color="auto" w:fill="auto"/>
              </w:tcPr>
            </w:tcPrChange>
          </w:tcPr>
          <w:p w14:paraId="5D441EEF" w14:textId="0603620F"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846" w:author="Russell Ott" w:date="2022-05-16T11:47:00Z">
                  <w:rPr>
                    <w:rFonts w:ascii="Calibri Light" w:hAnsi="Calibri Light"/>
                    <w:color w:val="000000"/>
                    <w:sz w:val="20"/>
                  </w:rPr>
                </w:rPrChange>
              </w:rPr>
            </w:pPr>
            <w:r w:rsidRPr="00D14360">
              <w:rPr>
                <w:rFonts w:ascii="Calibri Light" w:hAnsi="Calibri Light"/>
                <w:color w:val="000000"/>
                <w:rPrChange w:id="13847" w:author="Russell Ott" w:date="2022-05-16T11:47:00Z">
                  <w:rPr>
                    <w:rFonts w:ascii="Calibri Light" w:hAnsi="Calibri Light"/>
                    <w:color w:val="000000"/>
                    <w:sz w:val="20"/>
                  </w:rPr>
                </w:rPrChange>
              </w:rPr>
              <w:t xml:space="preserve">Not specified. To indicate that a test was not performed use the Procedure Activity </w:t>
            </w:r>
            <w:del w:id="13848" w:author="Russell Ott" w:date="2022-05-16T11:47:00Z">
              <w:r w:rsidRPr="00D14360">
                <w:rPr>
                  <w:rFonts w:ascii="Calibri Light" w:hAnsi="Calibri Light" w:cs="Calibri Light"/>
                  <w:color w:val="000000"/>
                  <w:szCs w:val="18"/>
                </w:rPr>
                <w:delText>Observation</w:delText>
              </w:r>
            </w:del>
            <w:ins w:id="13849" w:author="Russell Ott" w:date="2022-05-16T11:47:00Z">
              <w:r w:rsidR="0007159E">
                <w:rPr>
                  <w:rFonts w:ascii="Calibri Light" w:hAnsi="Calibri Light" w:cs="Calibri Light"/>
                  <w:color w:val="000000"/>
                  <w:szCs w:val="18"/>
                </w:rPr>
                <w:t>Procedure</w:t>
              </w:r>
            </w:ins>
            <w:r w:rsidR="0007159E" w:rsidRPr="00D14360">
              <w:rPr>
                <w:rFonts w:ascii="Calibri Light" w:hAnsi="Calibri Light"/>
                <w:color w:val="000000"/>
                <w:rPrChange w:id="13850" w:author="Russell Ott" w:date="2022-05-16T11:47:00Z">
                  <w:rPr>
                    <w:rFonts w:ascii="Calibri Light" w:hAnsi="Calibri Light"/>
                    <w:color w:val="000000"/>
                    <w:sz w:val="20"/>
                  </w:rPr>
                </w:rPrChange>
              </w:rPr>
              <w:t xml:space="preserve"> </w:t>
            </w:r>
            <w:r w:rsidRPr="00D14360">
              <w:rPr>
                <w:rFonts w:ascii="Calibri Light" w:hAnsi="Calibri Light"/>
                <w:color w:val="000000"/>
                <w:rPrChange w:id="13851" w:author="Russell Ott" w:date="2022-05-16T11:47:00Z">
                  <w:rPr>
                    <w:rFonts w:ascii="Calibri Light" w:hAnsi="Calibri Light"/>
                    <w:color w:val="000000"/>
                    <w:sz w:val="20"/>
                  </w:rPr>
                </w:rPrChange>
              </w:rPr>
              <w:t>template with the negationInd attribute of “true</w:t>
            </w:r>
            <w:r w:rsidR="00FA3292" w:rsidRPr="00D14360">
              <w:rPr>
                <w:rFonts w:ascii="Calibri Light" w:hAnsi="Calibri Light"/>
                <w:color w:val="000000"/>
                <w:rPrChange w:id="13852" w:author="Russell Ott" w:date="2022-05-16T11:47:00Z">
                  <w:rPr>
                    <w:rFonts w:ascii="Calibri Light" w:hAnsi="Calibri Light"/>
                    <w:color w:val="000000"/>
                    <w:sz w:val="20"/>
                  </w:rPr>
                </w:rPrChange>
              </w:rPr>
              <w:t>.</w:t>
            </w:r>
            <w:r w:rsidRPr="00D14360">
              <w:rPr>
                <w:rFonts w:ascii="Calibri Light" w:hAnsi="Calibri Light"/>
                <w:color w:val="000000"/>
                <w:rPrChange w:id="13853" w:author="Russell Ott" w:date="2022-05-16T11:47:00Z">
                  <w:rPr>
                    <w:rFonts w:ascii="Calibri Light" w:hAnsi="Calibri Light"/>
                    <w:color w:val="000000"/>
                    <w:sz w:val="20"/>
                  </w:rPr>
                </w:rPrChange>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854" w:author="Russell Ott" w:date="2022-05-16T11:47:00Z">
                  <w:rPr>
                    <w:rFonts w:ascii="Calibri Light" w:hAnsi="Calibri Light"/>
                    <w:color w:val="000000"/>
                    <w:sz w:val="20"/>
                  </w:rPr>
                </w:rPrChange>
              </w:rPr>
            </w:pPr>
            <w:r w:rsidRPr="00D14360">
              <w:rPr>
                <w:rFonts w:ascii="Calibri Light" w:hAnsi="Calibri Light"/>
                <w:b/>
                <w:color w:val="000000"/>
                <w:rPrChange w:id="13855" w:author="Russell Ott" w:date="2022-05-16T11:47:00Z">
                  <w:rPr>
                    <w:rFonts w:ascii="Calibri Light" w:hAnsi="Calibri Light"/>
                    <w:b/>
                    <w:color w:val="000000"/>
                    <w:sz w:val="20"/>
                  </w:rPr>
                </w:rPrChange>
              </w:rPr>
              <w:t>Reference:</w:t>
            </w:r>
            <w:r w:rsidRPr="00D14360">
              <w:rPr>
                <w:rFonts w:ascii="Calibri Light" w:hAnsi="Calibri Light"/>
                <w:color w:val="000000"/>
                <w:rPrChange w:id="13856" w:author="Russell Ott" w:date="2022-05-16T11:47:00Z">
                  <w:rPr>
                    <w:rFonts w:ascii="Calibri Light" w:hAnsi="Calibri Light"/>
                    <w:color w:val="000000"/>
                    <w:sz w:val="20"/>
                  </w:rPr>
                </w:rPrChange>
              </w:rPr>
              <w:t xml:space="preserve"> </w:t>
            </w:r>
            <w:r w:rsidR="001A0138">
              <w:fldChar w:fldCharType="begin"/>
            </w:r>
            <w:r w:rsidR="001A0138">
              <w:instrText xml:space="preserve"> HYPERLINK \l "_Procedure" </w:instrText>
            </w:r>
            <w:r w:rsidR="001A0138">
              <w:fldChar w:fldCharType="separate"/>
            </w:r>
            <w:r w:rsidRPr="00AD08FB">
              <w:rPr>
                <w:rStyle w:val="Hyperlink"/>
                <w:rFonts w:ascii="Calibri Light" w:hAnsi="Calibri Light"/>
                <w:color w:val="000000"/>
                <w:u w:val="none"/>
                <w:rPrChange w:id="13857" w:author="Russell Ott" w:date="2022-05-16T11:47:00Z">
                  <w:rPr>
                    <w:rStyle w:val="Hyperlink"/>
                    <w:rFonts w:ascii="Calibri Light" w:hAnsi="Calibri Light"/>
                    <w:color w:val="000000"/>
                    <w:sz w:val="20"/>
                    <w:u w:val="none"/>
                  </w:rPr>
                </w:rPrChange>
              </w:rPr>
              <w:t xml:space="preserve"> </w:t>
            </w:r>
            <w:r w:rsidRPr="007770C6">
              <w:rPr>
                <w:rStyle w:val="Hyperlink"/>
                <w:rFonts w:ascii="Calibri Light" w:hAnsi="Calibri Light"/>
                <w:rPrChange w:id="13858" w:author="Russell Ott" w:date="2022-05-16T11:47:00Z">
                  <w:rPr>
                    <w:rStyle w:val="Hyperlink"/>
                    <w:rFonts w:ascii="Calibri Light" w:hAnsi="Calibri Light"/>
                    <w:color w:val="000000"/>
                    <w:sz w:val="20"/>
                    <w:u w:val="none"/>
                  </w:rPr>
                </w:rPrChange>
              </w:rPr>
              <w:t>5.2.15 Procedure</w:t>
            </w:r>
            <w:r w:rsidR="001A0138">
              <w:rPr>
                <w:rStyle w:val="Hyperlink"/>
                <w:rFonts w:ascii="Calibri Light" w:hAnsi="Calibri Light"/>
                <w:rPrChange w:id="13859" w:author="Russell Ott" w:date="2022-05-16T11:47:00Z">
                  <w:rPr>
                    <w:rStyle w:val="Hyperlink"/>
                    <w:rFonts w:ascii="Calibri Light" w:hAnsi="Calibri Light"/>
                    <w:color w:val="000000"/>
                    <w:sz w:val="20"/>
                    <w:u w:val="none"/>
                  </w:rPr>
                </w:rPrChange>
              </w:rPr>
              <w:fldChar w:fldCharType="end"/>
            </w:r>
          </w:p>
        </w:tc>
      </w:tr>
      <w:tr w:rsidR="00E42FA6" w:rsidRPr="00C64922" w14:paraId="6F2E23DE" w14:textId="77777777" w:rsidTr="003A3D50">
        <w:trPr>
          <w:trHeight w:val="350"/>
          <w:del w:id="13860" w:author="Russell Ott" w:date="2022-05-16T11:47:00Z"/>
        </w:trPr>
        <w:tc>
          <w:tcPr>
            <w:tcW w:w="2335" w:type="dxa"/>
            <w:tcBorders>
              <w:top w:val="single" w:sz="4" w:space="0" w:color="4F81BD"/>
              <w:bottom w:val="single" w:sz="4" w:space="0" w:color="4F81BD"/>
              <w:right w:val="nil"/>
            </w:tcBorders>
            <w:shd w:val="clear" w:color="auto" w:fill="FFFFFF"/>
          </w:tcPr>
          <w:p w14:paraId="4AD57B2B" w14:textId="77777777" w:rsidR="00E42FA6" w:rsidRPr="00D14360" w:rsidRDefault="00E42FA6" w:rsidP="00E42FA6">
            <w:pPr>
              <w:rPr>
                <w:del w:id="13861" w:author="Russell Ott" w:date="2022-05-16T11:47:00Z"/>
                <w:rFonts w:cs="Calibri"/>
                <w:b/>
                <w:bCs/>
              </w:rPr>
            </w:pPr>
            <w:del w:id="13862" w:author="Russell Ott" w:date="2022-05-16T11:47: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7AE2F06B" w14:textId="77777777" w:rsidR="00E42FA6" w:rsidRPr="00D14360" w:rsidRDefault="00E42FA6" w:rsidP="00D14360">
            <w:pPr>
              <w:pStyle w:val="HTMLPreformatted"/>
              <w:shd w:val="clear" w:color="auto" w:fill="FFFFFF"/>
              <w:spacing w:line="225" w:lineRule="atLeast"/>
              <w:rPr>
                <w:del w:id="13863" w:author="Russell Ott" w:date="2022-05-16T11:47:00Z"/>
                <w:rFonts w:ascii="Calibri Light" w:hAnsi="Calibri Light" w:cs="Calibri Light"/>
                <w:color w:val="000000"/>
                <w:szCs w:val="18"/>
              </w:rPr>
            </w:pPr>
            <w:del w:id="13864" w:author="Russell Ott" w:date="2022-05-16T11:47:00Z">
              <w:r w:rsidRPr="00D14360">
                <w:rPr>
                  <w:rFonts w:ascii="Calibri Light" w:hAnsi="Calibri Light" w:cs="Calibri Light"/>
                  <w:color w:val="000000"/>
                  <w:szCs w:val="18"/>
                </w:rPr>
                <w:delText>None specified.</w:delText>
              </w:r>
            </w:del>
          </w:p>
        </w:tc>
      </w:tr>
      <w:tr w:rsidR="00E42FA6" w:rsidRPr="00C64922" w14:paraId="416DBBD9" w14:textId="77777777" w:rsidTr="00F75DF2">
        <w:trPr>
          <w:trHeight w:val="2339"/>
          <w:trPrChange w:id="13865" w:author="Russell Ott" w:date="2022-05-16T11:47:00Z">
            <w:trPr>
              <w:trHeight w:val="2339"/>
            </w:trPr>
          </w:trPrChange>
        </w:trPr>
        <w:tc>
          <w:tcPr>
            <w:tcW w:w="2312" w:type="dxa"/>
            <w:tcBorders>
              <w:top w:val="single" w:sz="4" w:space="0" w:color="4472C4" w:themeColor="accent1"/>
              <w:right w:val="nil"/>
            </w:tcBorders>
            <w:shd w:val="clear" w:color="auto" w:fill="FFFFFF"/>
            <w:tcPrChange w:id="13866" w:author="Russell Ott" w:date="2022-05-16T11:47:00Z">
              <w:tcPr>
                <w:tcW w:w="2335" w:type="dxa"/>
                <w:tcBorders>
                  <w:right w:val="nil"/>
                </w:tcBorders>
                <w:shd w:val="clear" w:color="auto" w:fill="FFFFFF"/>
              </w:tcPr>
            </w:tcPrChange>
          </w:tcPr>
          <w:p w14:paraId="689CF40C" w14:textId="77777777" w:rsidR="00E42FA6" w:rsidRPr="00D14360" w:rsidRDefault="00E42FA6" w:rsidP="00E42FA6">
            <w:pPr>
              <w:rPr>
                <w:b/>
                <w:rPrChange w:id="13867" w:author="Russell Ott" w:date="2022-05-16T11:47:00Z">
                  <w:rPr>
                    <w:rFonts w:ascii="Calibri" w:hAnsi="Calibri"/>
                    <w:b/>
                    <w:sz w:val="20"/>
                  </w:rPr>
                </w:rPrChange>
              </w:rPr>
            </w:pPr>
            <w:r w:rsidRPr="00D14360">
              <w:rPr>
                <w:b/>
                <w:rPrChange w:id="13868" w:author="Russell Ott" w:date="2022-05-16T11:47: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3869" w:author="Russell Ott" w:date="2022-05-16T11:47:00Z">
              <w:tcPr>
                <w:tcW w:w="7015" w:type="dxa"/>
                <w:shd w:val="clear" w:color="auto" w:fill="auto"/>
              </w:tcPr>
            </w:tcPrChange>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F75DF2">
        <w:trPr>
          <w:trHeight w:val="350"/>
          <w:trPrChange w:id="13870"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3871" w:author="Russell Ott" w:date="2022-05-16T11:47:00Z">
              <w:tcPr>
                <w:tcW w:w="2335" w:type="dxa"/>
                <w:tcBorders>
                  <w:top w:val="single" w:sz="4" w:space="0" w:color="4F81BD"/>
                  <w:bottom w:val="single" w:sz="4" w:space="0" w:color="4F81BD"/>
                  <w:right w:val="nil"/>
                </w:tcBorders>
                <w:shd w:val="clear" w:color="auto" w:fill="FFFFFF"/>
              </w:tcPr>
            </w:tcPrChange>
          </w:tcPr>
          <w:p w14:paraId="29CC46A1" w14:textId="77777777" w:rsidR="00596CA4" w:rsidRPr="00D14360" w:rsidRDefault="00596CA4" w:rsidP="00596CA4">
            <w:pPr>
              <w:rPr>
                <w:b/>
                <w:rPrChange w:id="13872" w:author="Russell Ott" w:date="2022-05-16T11:47:00Z">
                  <w:rPr>
                    <w:rFonts w:ascii="Calibri" w:hAnsi="Calibri"/>
                    <w:b/>
                    <w:sz w:val="20"/>
                  </w:rPr>
                </w:rPrChange>
              </w:rPr>
            </w:pPr>
            <w:r>
              <w:rPr>
                <w:b/>
                <w:rPrChange w:id="13873"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3874" w:author="Russell Ott" w:date="2022-05-16T11:47:00Z">
              <w:tcPr>
                <w:tcW w:w="7015" w:type="dxa"/>
                <w:tcBorders>
                  <w:top w:val="single" w:sz="4" w:space="0" w:color="4F81BD"/>
                  <w:bottom w:val="single" w:sz="4" w:space="0" w:color="4F81BD"/>
                </w:tcBorders>
                <w:shd w:val="clear" w:color="auto" w:fill="auto"/>
              </w:tcPr>
            </w:tcPrChange>
          </w:tcPr>
          <w:p w14:paraId="1CBE5D51" w14:textId="5822E42C"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875" w:author="Russell Ott" w:date="2022-05-16T11:47:00Z">
              <w:r w:rsidR="00DE0DA7" w:rsidRPr="00DE0DA7">
                <w:rPr>
                  <w:rFonts w:ascii="Calibri Light" w:hAnsi="Calibri Light" w:cs="Calibri Light"/>
                  <w:noProof/>
                  <w:sz w:val="20"/>
                </w:rPr>
                <w:delText>58</w:delText>
              </w:r>
            </w:del>
            <w:ins w:id="13876" w:author="Russell Ott" w:date="2022-05-16T11:47:00Z">
              <w:r w:rsidR="00F10C7C" w:rsidRPr="00F10C7C">
                <w:rPr>
                  <w:rFonts w:ascii="Calibri Light" w:hAnsi="Calibri Light" w:cs="Calibri Light"/>
                  <w:noProof/>
                  <w:sz w:val="20"/>
                </w:rPr>
                <w:t>57</w:t>
              </w:r>
            </w:ins>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F75DF2">
        <w:trPr>
          <w:trHeight w:val="350"/>
          <w:trPrChange w:id="13877" w:author="Russell Ott" w:date="2022-05-16T11:47:00Z">
            <w:trPr>
              <w:trHeight w:val="350"/>
            </w:trPr>
          </w:trPrChange>
        </w:trPr>
        <w:tc>
          <w:tcPr>
            <w:tcW w:w="2312" w:type="dxa"/>
            <w:tcBorders>
              <w:top w:val="single" w:sz="4" w:space="0" w:color="4F81BD"/>
              <w:bottom w:val="single" w:sz="4" w:space="0" w:color="4F81BD"/>
              <w:right w:val="nil"/>
            </w:tcBorders>
            <w:shd w:val="clear" w:color="auto" w:fill="FFFFFF"/>
            <w:tcPrChange w:id="13878" w:author="Russell Ott" w:date="2022-05-16T11:47:00Z">
              <w:tcPr>
                <w:tcW w:w="2335" w:type="dxa"/>
                <w:tcBorders>
                  <w:top w:val="single" w:sz="4" w:space="0" w:color="4F81BD"/>
                  <w:bottom w:val="single" w:sz="4" w:space="0" w:color="4F81BD"/>
                  <w:right w:val="nil"/>
                </w:tcBorders>
                <w:shd w:val="clear" w:color="auto" w:fill="FFFFFF"/>
              </w:tcPr>
            </w:tcPrChange>
          </w:tcPr>
          <w:p w14:paraId="2297ACE7" w14:textId="77777777" w:rsidR="00596CA4" w:rsidRPr="00D14360" w:rsidRDefault="00596CA4" w:rsidP="00596CA4">
            <w:pPr>
              <w:rPr>
                <w:b/>
                <w:rPrChange w:id="13879" w:author="Russell Ott" w:date="2022-05-16T11:47:00Z">
                  <w:rPr>
                    <w:rFonts w:ascii="Calibri" w:hAnsi="Calibri"/>
                    <w:b/>
                    <w:sz w:val="20"/>
                  </w:rPr>
                </w:rPrChange>
              </w:rPr>
            </w:pPr>
            <w:r w:rsidRPr="00D14360">
              <w:rPr>
                <w:b/>
                <w:rPrChange w:id="13880" w:author="Russell Ott" w:date="2022-05-16T11:47: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3881" w:author="Russell Ott" w:date="2022-05-16T11:47:00Z">
              <w:tcPr>
                <w:tcW w:w="7015" w:type="dxa"/>
                <w:tcBorders>
                  <w:top w:val="single" w:sz="4" w:space="0" w:color="4F81BD"/>
                  <w:bottom w:val="single" w:sz="4" w:space="0" w:color="4F81BD"/>
                </w:tcBorders>
                <w:shd w:val="clear" w:color="auto" w:fill="auto"/>
              </w:tcPr>
            </w:tcPrChange>
          </w:tcPr>
          <w:p w14:paraId="2FD0D76F" w14:textId="4D9854CF"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del w:id="13882" w:author="Russell Ott" w:date="2022-05-16T11:47:00Z">
              <w:r w:rsidR="00DE0DA7" w:rsidRPr="00DE0DA7">
                <w:rPr>
                  <w:rFonts w:ascii="Calibri Light" w:hAnsi="Calibri Light" w:cs="Calibri Light"/>
                  <w:sz w:val="20"/>
                </w:rPr>
                <w:delText>59</w:delText>
              </w:r>
            </w:del>
            <w:ins w:id="13883" w:author="Russell Ott" w:date="2022-05-16T11:47:00Z">
              <w:r w:rsidR="00F10C7C" w:rsidRPr="00F10C7C">
                <w:rPr>
                  <w:rFonts w:ascii="Calibri Light" w:hAnsi="Calibri Light" w:cs="Calibri Light"/>
                  <w:sz w:val="20"/>
                </w:rPr>
                <w:t>58</w:t>
              </w:r>
            </w:ins>
            <w:r w:rsidR="00F10C7C" w:rsidRPr="00F10C7C">
              <w:rPr>
                <w:rFonts w:ascii="Calibri Light" w:hAnsi="Calibri Light" w:cs="Calibri Light"/>
                <w:sz w:val="20"/>
              </w:rPr>
              <w:t xml:space="preserve">: Vital </w:t>
            </w:r>
            <w:r w:rsidR="00F10C7C" w:rsidRPr="00F10C7C">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67FA6775" w:rsidR="007D3708" w:rsidRPr="00C64922" w:rsidRDefault="000816FD" w:rsidP="003A3D50">
      <w:pPr>
        <w:pStyle w:val="Caption"/>
        <w:spacing w:after="0"/>
      </w:pPr>
      <w:bookmarkStart w:id="13884" w:name="_Toc21927046"/>
      <w:r>
        <w:t xml:space="preserve">  </w:t>
      </w:r>
      <w:bookmarkStart w:id="13885" w:name="_Toc103262929"/>
      <w:r w:rsidR="007D3708" w:rsidRPr="00C64922">
        <w:t xml:space="preserve">Table </w:t>
      </w:r>
      <w:r w:rsidR="00132A94">
        <w:fldChar w:fldCharType="begin"/>
      </w:r>
      <w:r w:rsidR="00132A94">
        <w:instrText xml:space="preserve"> SEQ Table \* ARABIC </w:instrText>
      </w:r>
      <w:r w:rsidR="00132A94">
        <w:fldChar w:fldCharType="separate"/>
      </w:r>
      <w:del w:id="13886" w:author="Russell Ott" w:date="2022-05-16T11:47:00Z">
        <w:r w:rsidR="00DE0DA7">
          <w:rPr>
            <w:noProof/>
          </w:rPr>
          <w:delText>65</w:delText>
        </w:r>
      </w:del>
      <w:ins w:id="13887" w:author="Russell Ott" w:date="2022-05-16T11:47:00Z">
        <w:r w:rsidR="00F10C7C">
          <w:rPr>
            <w:noProof/>
          </w:rPr>
          <w:t>62</w:t>
        </w:r>
      </w:ins>
      <w:r w:rsidR="00132A94">
        <w:rPr>
          <w:noProof/>
        </w:rPr>
        <w:fldChar w:fldCharType="end"/>
      </w:r>
      <w:r w:rsidR="007D3708" w:rsidRPr="00C64922">
        <w:t>: Vital Sign Observation</w:t>
      </w:r>
      <w:r w:rsidR="00852DED">
        <w:t xml:space="preserve"> Template</w:t>
      </w:r>
      <w:bookmarkEnd w:id="13885"/>
      <w:bookmarkEnd w:id="13884"/>
    </w:p>
    <w:p w14:paraId="25E921D2" w14:textId="77777777" w:rsidR="007D3708" w:rsidRPr="00D14360" w:rsidRDefault="007D3708" w:rsidP="003A3D50">
      <w:pPr>
        <w:pStyle w:val="NormalWeb"/>
        <w:spacing w:before="0" w:beforeAutospacing="0" w:after="0" w:afterAutospacing="0"/>
        <w:rPr>
          <w:b/>
          <w:color w:val="000000"/>
          <w:sz w:val="22"/>
          <w:rPrChange w:id="13888" w:author="Russell Ott" w:date="2022-05-16T11:47:00Z">
            <w:rPr>
              <w:b/>
              <w:color w:val="000000"/>
              <w:sz w:val="22"/>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3A3D50">
        <w:trPr>
          <w:trHeight w:val="576"/>
        </w:trPr>
        <w:tc>
          <w:tcPr>
            <w:tcW w:w="683" w:type="dxa"/>
            <w:tcBorders>
              <w:right w:val="nil"/>
            </w:tcBorders>
            <w:shd w:val="clear" w:color="auto" w:fill="C6D9F1"/>
          </w:tcPr>
          <w:p w14:paraId="7BC33C8B" w14:textId="0C5FE0AE" w:rsidR="00BD7D6F" w:rsidRPr="00C64922" w:rsidRDefault="00634398" w:rsidP="005B7CCB">
            <w:pPr>
              <w:pStyle w:val="BodyText"/>
              <w:rPr>
                <w:noProof/>
              </w:rPr>
            </w:pPr>
            <w:del w:id="13889" w:author="Russell Ott" w:date="2022-05-16T11:47:00Z">
              <w:r>
                <w:rPr>
                  <w:noProof/>
                </w:rPr>
                <w:drawing>
                  <wp:anchor distT="0" distB="0" distL="114300" distR="114300" simplePos="0" relativeHeight="251949056" behindDoc="0" locked="0" layoutInCell="1" allowOverlap="1" wp14:anchorId="553B1946" wp14:editId="574576C2">
                    <wp:simplePos x="0" y="0"/>
                    <wp:positionH relativeFrom="column">
                      <wp:posOffset>32385</wp:posOffset>
                    </wp:positionH>
                    <wp:positionV relativeFrom="paragraph">
                      <wp:posOffset>86995</wp:posOffset>
                    </wp:positionV>
                    <wp:extent cx="323215" cy="323215"/>
                    <wp:effectExtent l="0" t="0" r="0" b="0"/>
                    <wp:wrapNone/>
                    <wp:docPr id="3116"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890" w:author="Russell Ott" w:date="2022-05-16T11:47:00Z">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BF696BD" w14:textId="77777777" w:rsidR="00BD7D6F" w:rsidRPr="007770C6" w:rsidRDefault="00BD7D6F" w:rsidP="005B7CCB">
            <w:pPr>
              <w:pStyle w:val="Default"/>
              <w:rPr>
                <w:sz w:val="20"/>
                <w:rPrChange w:id="13891" w:author="Russell Ott" w:date="2022-05-16T11:47:00Z">
                  <w:rPr/>
                </w:rPrChange>
              </w:rPr>
            </w:pPr>
            <w:r w:rsidRPr="007770C6">
              <w:rPr>
                <w:sz w:val="20"/>
                <w:rPrChange w:id="13892" w:author="Russell Ott" w:date="2022-05-16T11:47:00Z">
                  <w:rPr/>
                </w:rPrChange>
              </w:rPr>
              <w:t xml:space="preserve">C-CDA Content Creators SHALL represent vital sign observations using the vocabulary constraints and units of measure shown in the table below and MAY include more specific LOINC terms as a translation. </w:t>
            </w:r>
            <w:r w:rsidRPr="007770C6">
              <w:rPr>
                <w:b/>
                <w:sz w:val="20"/>
                <w:rPrChange w:id="13893" w:author="Russell Ott" w:date="2022-05-16T11:47:00Z">
                  <w:rPr>
                    <w:b/>
                  </w:rPr>
                </w:rPrChange>
              </w:rPr>
              <w:t>[CONF-</w:t>
            </w:r>
            <w:r w:rsidR="00E83F3B" w:rsidRPr="007770C6">
              <w:rPr>
                <w:b/>
                <w:sz w:val="20"/>
                <w:rPrChange w:id="13894" w:author="Russell Ott" w:date="2022-05-16T11:47:00Z">
                  <w:rPr>
                    <w:b/>
                  </w:rPr>
                </w:rPrChange>
              </w:rPr>
              <w:t>094</w:t>
            </w:r>
            <w:r w:rsidRPr="007770C6">
              <w:rPr>
                <w:b/>
                <w:sz w:val="20"/>
                <w:rPrChange w:id="13895" w:author="Russell Ott" w:date="2022-05-16T11:47:00Z">
                  <w:rPr>
                    <w:b/>
                  </w:rPr>
                </w:rPrChange>
              </w:rPr>
              <w:t>]</w:t>
            </w:r>
          </w:p>
        </w:tc>
      </w:tr>
    </w:tbl>
    <w:p w14:paraId="691A9CB3" w14:textId="77777777" w:rsidR="00BD7D6F" w:rsidRPr="00D14360" w:rsidRDefault="00BD7D6F" w:rsidP="007D3708">
      <w:pPr>
        <w:pStyle w:val="NormalWeb"/>
        <w:spacing w:before="0" w:beforeAutospacing="0" w:after="120" w:afterAutospacing="0"/>
        <w:ind w:hanging="475"/>
        <w:rPr>
          <w:b/>
          <w:color w:val="000000"/>
          <w:sz w:val="22"/>
          <w:rPrChange w:id="13896" w:author="Russell Ott" w:date="2022-05-16T11:47:00Z">
            <w:rPr>
              <w:b/>
              <w:color w:val="000000"/>
              <w:sz w:val="22"/>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6380"/>
        <w:gridCol w:w="1346"/>
        <w:gridCol w:w="1629"/>
        <w:tblGridChange w:id="13897">
          <w:tblGrid>
            <w:gridCol w:w="5820"/>
            <w:gridCol w:w="560"/>
            <w:gridCol w:w="970"/>
            <w:gridCol w:w="376"/>
            <w:gridCol w:w="1629"/>
          </w:tblGrid>
        </w:tblGridChange>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b/>
                <w:color w:val="000000"/>
                <w:rPrChange w:id="13898" w:author="Russell Ott" w:date="2022-05-16T11:47:00Z">
                  <w:rPr>
                    <w:rFonts w:ascii="Calibri" w:hAnsi="Calibri"/>
                    <w:b/>
                    <w:color w:val="000000"/>
                    <w:sz w:val="20"/>
                  </w:rPr>
                </w:rPrChange>
              </w:rPr>
            </w:pPr>
            <w:r w:rsidRPr="00D14360">
              <w:rPr>
                <w:b/>
                <w:color w:val="000000"/>
                <w:rPrChange w:id="13899" w:author="Russell Ott" w:date="2022-05-16T11:47:00Z">
                  <w:rPr>
                    <w:rFonts w:ascii="Calibri" w:hAnsi="Calibri"/>
                    <w:b/>
                    <w:color w:val="000000"/>
                    <w:sz w:val="20"/>
                  </w:rPr>
                </w:rPrChange>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eastAsia="Times New Roman" w:hAnsiTheme="majorHAnsi"/>
                <w:color w:val="000000"/>
                <w:sz w:val="24"/>
                <w:szCs w:val="24"/>
                <w:rPrChange w:id="13900" w:author="Russell Ott" w:date="2022-05-16T11:47:00Z">
                  <w:rPr>
                    <w:rFonts w:asciiTheme="majorHAnsi" w:hAnsiTheme="majorHAnsi"/>
                    <w:color w:val="000000"/>
                    <w:sz w:val="20"/>
                  </w:rPr>
                </w:rPrChange>
              </w:rPr>
            </w:pPr>
            <w:r w:rsidRPr="002E1208">
              <w:rPr>
                <w:rFonts w:asciiTheme="majorHAnsi" w:hAnsiTheme="majorHAnsi"/>
                <w:color w:val="000000"/>
                <w:rPrChange w:id="13901" w:author="Russell Ott" w:date="2022-05-16T11:47:00Z">
                  <w:rPr>
                    <w:rFonts w:asciiTheme="majorHAnsi" w:hAnsiTheme="majorHAnsi"/>
                    <w:color w:val="000000"/>
                    <w:sz w:val="20"/>
                  </w:rPr>
                </w:rPrChange>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b/>
                <w:color w:val="000000"/>
                <w:rPrChange w:id="13902" w:author="Russell Ott" w:date="2022-05-16T11:47:00Z">
                  <w:rPr>
                    <w:rFonts w:ascii="Calibri" w:hAnsi="Calibri"/>
                    <w:b/>
                    <w:color w:val="000000"/>
                    <w:sz w:val="20"/>
                  </w:rPr>
                </w:rPrChange>
              </w:rPr>
            </w:pPr>
            <w:r w:rsidRPr="00D14360">
              <w:rPr>
                <w:b/>
                <w:color w:val="000000"/>
                <w:rPrChange w:id="13903" w:author="Russell Ott" w:date="2022-05-16T11:47:00Z">
                  <w:rPr>
                    <w:rFonts w:ascii="Calibri" w:hAnsi="Calibri"/>
                    <w:b/>
                    <w:color w:val="000000"/>
                    <w:sz w:val="20"/>
                  </w:rPr>
                </w:rPrChange>
              </w:rPr>
              <w:t>Head Occipital-frontal circumference</w:t>
            </w:r>
          </w:p>
        </w:tc>
        <w:tc>
          <w:tcPr>
            <w:tcW w:w="1530" w:type="dxa"/>
            <w:shd w:val="clear" w:color="auto" w:fill="auto"/>
          </w:tcPr>
          <w:p w14:paraId="23C7C6C0" w14:textId="77777777" w:rsidR="00672CFE" w:rsidRPr="002E1208" w:rsidRDefault="00672CFE" w:rsidP="00DF16F7">
            <w:pPr>
              <w:rPr>
                <w:rFonts w:asciiTheme="majorHAnsi" w:eastAsia="Times New Roman" w:hAnsiTheme="majorHAnsi"/>
                <w:color w:val="000000"/>
                <w:sz w:val="24"/>
                <w:szCs w:val="24"/>
                <w:rPrChange w:id="13904" w:author="Russell Ott" w:date="2022-05-16T11:47:00Z">
                  <w:rPr>
                    <w:rFonts w:asciiTheme="majorHAnsi" w:hAnsiTheme="majorHAnsi"/>
                    <w:color w:val="000000"/>
                    <w:sz w:val="20"/>
                  </w:rPr>
                </w:rPrChange>
              </w:rPr>
            </w:pPr>
            <w:r w:rsidRPr="002E1208">
              <w:rPr>
                <w:rFonts w:asciiTheme="majorHAnsi" w:hAnsiTheme="majorHAnsi"/>
                <w:color w:val="000000"/>
                <w:rPrChange w:id="13905" w:author="Russell Ott" w:date="2022-05-16T11:47:00Z">
                  <w:rPr>
                    <w:rFonts w:asciiTheme="majorHAnsi" w:hAnsiTheme="majorHAnsi"/>
                    <w:color w:val="000000"/>
                    <w:sz w:val="20"/>
                  </w:rPr>
                </w:rPrChange>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b/>
                <w:color w:val="000000"/>
                <w:rPrChange w:id="13906" w:author="Russell Ott" w:date="2022-05-16T11:47:00Z">
                  <w:rPr>
                    <w:rFonts w:ascii="Calibri" w:hAnsi="Calibri"/>
                    <w:b/>
                    <w:color w:val="000000"/>
                    <w:sz w:val="20"/>
                  </w:rPr>
                </w:rPrChange>
              </w:rPr>
            </w:pPr>
            <w:r w:rsidRPr="00D14360">
              <w:rPr>
                <w:b/>
                <w:color w:val="000000"/>
                <w:rPrChange w:id="13907" w:author="Russell Ott" w:date="2022-05-16T11:47:00Z">
                  <w:rPr>
                    <w:rFonts w:ascii="Calibri" w:hAnsi="Calibri"/>
                    <w:b/>
                    <w:color w:val="000000"/>
                    <w:sz w:val="20"/>
                  </w:rPr>
                </w:rPrChange>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eastAsia="Times New Roman" w:hAnsiTheme="majorHAnsi"/>
                <w:color w:val="000000"/>
                <w:sz w:val="24"/>
                <w:szCs w:val="24"/>
                <w:rPrChange w:id="13908" w:author="Russell Ott" w:date="2022-05-16T11:47:00Z">
                  <w:rPr>
                    <w:rFonts w:asciiTheme="majorHAnsi" w:hAnsiTheme="majorHAnsi"/>
                    <w:color w:val="000000"/>
                    <w:sz w:val="20"/>
                  </w:rPr>
                </w:rPrChange>
              </w:rPr>
            </w:pPr>
            <w:r w:rsidRPr="002E1208">
              <w:rPr>
                <w:rFonts w:asciiTheme="majorHAnsi" w:hAnsiTheme="majorHAnsi"/>
                <w:color w:val="000000"/>
                <w:rPrChange w:id="13909" w:author="Russell Ott" w:date="2022-05-16T11:47:00Z">
                  <w:rPr>
                    <w:rFonts w:asciiTheme="majorHAnsi" w:hAnsiTheme="majorHAnsi"/>
                    <w:color w:val="000000"/>
                    <w:sz w:val="20"/>
                  </w:rPr>
                </w:rPrChange>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b/>
                <w:color w:val="000000"/>
                <w:rPrChange w:id="13910" w:author="Russell Ott" w:date="2022-05-16T11:47:00Z">
                  <w:rPr>
                    <w:rFonts w:ascii="Calibri" w:hAnsi="Calibri"/>
                    <w:b/>
                    <w:color w:val="000000"/>
                    <w:sz w:val="20"/>
                  </w:rPr>
                </w:rPrChange>
              </w:rPr>
            </w:pPr>
            <w:r w:rsidRPr="00D14360">
              <w:rPr>
                <w:b/>
                <w:color w:val="000000"/>
                <w:rPrChange w:id="13911" w:author="Russell Ott" w:date="2022-05-16T11:47:00Z">
                  <w:rPr>
                    <w:rFonts w:ascii="Calibri" w:hAnsi="Calibri"/>
                    <w:b/>
                    <w:color w:val="000000"/>
                    <w:sz w:val="20"/>
                  </w:rPr>
                </w:rPrChange>
              </w:rPr>
              <w:t>Body Temperature</w:t>
            </w:r>
          </w:p>
        </w:tc>
        <w:tc>
          <w:tcPr>
            <w:tcW w:w="1530" w:type="dxa"/>
            <w:shd w:val="clear" w:color="auto" w:fill="auto"/>
          </w:tcPr>
          <w:p w14:paraId="7B08462D" w14:textId="77777777" w:rsidR="00672CFE" w:rsidRPr="002E1208" w:rsidRDefault="00672CFE" w:rsidP="00DF16F7">
            <w:pPr>
              <w:rPr>
                <w:rFonts w:asciiTheme="majorHAnsi" w:eastAsia="Times New Roman" w:hAnsiTheme="majorHAnsi"/>
                <w:color w:val="000000"/>
                <w:sz w:val="24"/>
                <w:szCs w:val="24"/>
                <w:rPrChange w:id="13912" w:author="Russell Ott" w:date="2022-05-16T11:47:00Z">
                  <w:rPr>
                    <w:rFonts w:asciiTheme="majorHAnsi" w:hAnsiTheme="majorHAnsi"/>
                    <w:color w:val="000000"/>
                    <w:sz w:val="20"/>
                  </w:rPr>
                </w:rPrChange>
              </w:rPr>
            </w:pPr>
            <w:r w:rsidRPr="002E1208">
              <w:rPr>
                <w:rFonts w:asciiTheme="majorHAnsi" w:hAnsiTheme="majorHAnsi"/>
                <w:color w:val="000000"/>
                <w:rPrChange w:id="13913" w:author="Russell Ott" w:date="2022-05-16T11:47:00Z">
                  <w:rPr>
                    <w:rFonts w:asciiTheme="majorHAnsi" w:hAnsiTheme="majorHAnsi"/>
                    <w:color w:val="000000"/>
                    <w:sz w:val="20"/>
                  </w:rPr>
                </w:rPrChange>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b/>
                <w:color w:val="000000"/>
                <w:rPrChange w:id="13914" w:author="Russell Ott" w:date="2022-05-16T11:47:00Z">
                  <w:rPr>
                    <w:rFonts w:ascii="Calibri" w:hAnsi="Calibri"/>
                    <w:b/>
                    <w:color w:val="000000"/>
                    <w:sz w:val="20"/>
                  </w:rPr>
                </w:rPrChange>
              </w:rPr>
            </w:pPr>
            <w:r w:rsidRPr="00D14360">
              <w:rPr>
                <w:b/>
                <w:color w:val="000000"/>
                <w:rPrChange w:id="13915" w:author="Russell Ott" w:date="2022-05-16T11:47:00Z">
                  <w:rPr>
                    <w:rFonts w:ascii="Calibri" w:hAnsi="Calibri"/>
                    <w:b/>
                    <w:color w:val="000000"/>
                    <w:sz w:val="20"/>
                  </w:rPr>
                </w:rPrChange>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eastAsia="Times New Roman" w:hAnsiTheme="majorHAnsi"/>
                <w:color w:val="000000"/>
                <w:sz w:val="24"/>
                <w:szCs w:val="24"/>
                <w:rPrChange w:id="13916" w:author="Russell Ott" w:date="2022-05-16T11:47:00Z">
                  <w:rPr>
                    <w:rFonts w:asciiTheme="majorHAnsi" w:hAnsiTheme="majorHAnsi"/>
                    <w:color w:val="000000"/>
                    <w:sz w:val="20"/>
                  </w:rPr>
                </w:rPrChange>
              </w:rPr>
            </w:pPr>
            <w:r w:rsidRPr="002E1208">
              <w:rPr>
                <w:rFonts w:asciiTheme="majorHAnsi" w:hAnsiTheme="majorHAnsi"/>
                <w:color w:val="000000"/>
                <w:rPrChange w:id="13917" w:author="Russell Ott" w:date="2022-05-16T11:47:00Z">
                  <w:rPr>
                    <w:rFonts w:asciiTheme="majorHAnsi" w:hAnsiTheme="majorHAnsi"/>
                    <w:color w:val="000000"/>
                    <w:sz w:val="20"/>
                  </w:rPr>
                </w:rPrChange>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b/>
                <w:color w:val="000000"/>
                <w:rPrChange w:id="13918" w:author="Russell Ott" w:date="2022-05-16T11:47:00Z">
                  <w:rPr>
                    <w:rFonts w:ascii="Calibri" w:hAnsi="Calibri"/>
                    <w:b/>
                    <w:color w:val="000000"/>
                    <w:sz w:val="20"/>
                  </w:rPr>
                </w:rPrChange>
              </w:rPr>
            </w:pPr>
            <w:r w:rsidRPr="00D14360">
              <w:rPr>
                <w:b/>
                <w:color w:val="000000"/>
                <w:rPrChange w:id="13919" w:author="Russell Ott" w:date="2022-05-16T11:47:00Z">
                  <w:rPr>
                    <w:rFonts w:ascii="Calibri" w:hAnsi="Calibri"/>
                    <w:b/>
                    <w:color w:val="000000"/>
                    <w:sz w:val="20"/>
                  </w:rPr>
                </w:rPrChange>
              </w:rPr>
              <w:t>Diastolic blood pressure</w:t>
            </w:r>
          </w:p>
        </w:tc>
        <w:tc>
          <w:tcPr>
            <w:tcW w:w="1530" w:type="dxa"/>
            <w:shd w:val="clear" w:color="auto" w:fill="auto"/>
          </w:tcPr>
          <w:p w14:paraId="51353620" w14:textId="77777777" w:rsidR="00672CFE" w:rsidRPr="002E1208" w:rsidRDefault="00672CFE" w:rsidP="00DF16F7">
            <w:pPr>
              <w:rPr>
                <w:rFonts w:asciiTheme="majorHAnsi" w:eastAsia="Times New Roman" w:hAnsiTheme="majorHAnsi"/>
                <w:color w:val="000000"/>
                <w:sz w:val="24"/>
                <w:szCs w:val="24"/>
                <w:rPrChange w:id="13920" w:author="Russell Ott" w:date="2022-05-16T11:47:00Z">
                  <w:rPr>
                    <w:rFonts w:asciiTheme="majorHAnsi" w:hAnsiTheme="majorHAnsi"/>
                    <w:color w:val="000000"/>
                    <w:sz w:val="20"/>
                  </w:rPr>
                </w:rPrChange>
              </w:rPr>
            </w:pPr>
            <w:r w:rsidRPr="002E1208">
              <w:rPr>
                <w:rFonts w:asciiTheme="majorHAnsi" w:hAnsiTheme="majorHAnsi"/>
                <w:color w:val="000000"/>
                <w:rPrChange w:id="13921" w:author="Russell Ott" w:date="2022-05-16T11:47:00Z">
                  <w:rPr>
                    <w:rFonts w:asciiTheme="majorHAnsi" w:hAnsiTheme="majorHAnsi"/>
                    <w:color w:val="000000"/>
                    <w:sz w:val="20"/>
                  </w:rPr>
                </w:rPrChange>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eastAsia="Times New Roman" w:hAnsiTheme="majorHAnsi"/>
                <w:color w:val="000000"/>
                <w:sz w:val="24"/>
                <w:szCs w:val="24"/>
                <w:rPrChange w:id="13922" w:author="Russell Ott" w:date="2022-05-16T11:47:00Z">
                  <w:rPr>
                    <w:rFonts w:asciiTheme="majorHAnsi" w:hAnsiTheme="majorHAnsi"/>
                    <w:color w:val="000000"/>
                    <w:sz w:val="20"/>
                  </w:rPr>
                </w:rPrChange>
              </w:rPr>
            </w:pPr>
            <w:r w:rsidRPr="002E1208">
              <w:rPr>
                <w:rFonts w:asciiTheme="majorHAnsi" w:hAnsiTheme="majorHAnsi"/>
                <w:color w:val="000000"/>
                <w:rPrChange w:id="13923" w:author="Russell Ott" w:date="2022-05-16T11:47:00Z">
                  <w:rPr>
                    <w:rFonts w:asciiTheme="majorHAnsi" w:hAnsiTheme="majorHAnsi"/>
                    <w:color w:val="000000"/>
                    <w:sz w:val="20"/>
                  </w:rPr>
                </w:rPrChange>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b/>
                <w:color w:val="000000"/>
                <w:rPrChange w:id="13924" w:author="Russell Ott" w:date="2022-05-16T11:47:00Z">
                  <w:rPr>
                    <w:rFonts w:ascii="Calibri" w:hAnsi="Calibri"/>
                    <w:b/>
                    <w:color w:val="000000"/>
                    <w:sz w:val="20"/>
                  </w:rPr>
                </w:rPrChange>
              </w:rPr>
            </w:pPr>
            <w:r w:rsidRPr="00D14360">
              <w:rPr>
                <w:b/>
                <w:color w:val="000000"/>
                <w:rPrChange w:id="13925" w:author="Russell Ott" w:date="2022-05-16T11:47:00Z">
                  <w:rPr>
                    <w:rFonts w:ascii="Calibri" w:hAnsi="Calibri"/>
                    <w:b/>
                    <w:color w:val="000000"/>
                    <w:sz w:val="20"/>
                  </w:rPr>
                </w:rPrChange>
              </w:rPr>
              <w:t xml:space="preserve">Body mass </w:t>
            </w:r>
            <w:r w:rsidRPr="00D14360">
              <w:rPr>
                <w:b/>
                <w:color w:val="000000"/>
                <w:rPrChange w:id="13926" w:author="Russell Ott" w:date="2022-05-16T11:47:00Z">
                  <w:rPr>
                    <w:rFonts w:ascii="Calibri" w:hAnsi="Calibri"/>
                    <w:b/>
                    <w:color w:val="000000"/>
                    <w:sz w:val="20"/>
                  </w:rPr>
                </w:rPrChange>
              </w:rPr>
              <w:t>index (BMI) [Ratio]</w:t>
            </w:r>
          </w:p>
        </w:tc>
        <w:tc>
          <w:tcPr>
            <w:tcW w:w="1530" w:type="dxa"/>
            <w:shd w:val="clear" w:color="auto" w:fill="auto"/>
          </w:tcPr>
          <w:p w14:paraId="1B8D44C8" w14:textId="77777777" w:rsidR="00672CFE" w:rsidRPr="002E1208" w:rsidRDefault="00672CFE" w:rsidP="00DF16F7">
            <w:pPr>
              <w:rPr>
                <w:rFonts w:asciiTheme="majorHAnsi" w:eastAsia="Times New Roman" w:hAnsiTheme="majorHAnsi"/>
                <w:color w:val="000000"/>
                <w:sz w:val="24"/>
                <w:szCs w:val="24"/>
                <w:rPrChange w:id="13927" w:author="Russell Ott" w:date="2022-05-16T11:47:00Z">
                  <w:rPr>
                    <w:rFonts w:asciiTheme="majorHAnsi" w:hAnsiTheme="majorHAnsi"/>
                    <w:color w:val="000000"/>
                    <w:sz w:val="20"/>
                  </w:rPr>
                </w:rPrChange>
              </w:rPr>
            </w:pPr>
            <w:r w:rsidRPr="002E1208">
              <w:rPr>
                <w:rFonts w:asciiTheme="majorHAnsi" w:hAnsiTheme="majorHAnsi"/>
                <w:color w:val="000000"/>
                <w:rPrChange w:id="13928" w:author="Russell Ott" w:date="2022-05-16T11:47:00Z">
                  <w:rPr>
                    <w:rFonts w:asciiTheme="majorHAnsi" w:hAnsiTheme="majorHAnsi"/>
                    <w:color w:val="000000"/>
                    <w:sz w:val="20"/>
                  </w:rPr>
                </w:rPrChange>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b/>
                <w:color w:val="000000"/>
                <w:rPrChange w:id="13929" w:author="Russell Ott" w:date="2022-05-16T11:47:00Z">
                  <w:rPr>
                    <w:rFonts w:ascii="Calibri" w:hAnsi="Calibri"/>
                    <w:b/>
                    <w:color w:val="000000"/>
                    <w:sz w:val="20"/>
                  </w:rPr>
                </w:rPrChange>
              </w:rPr>
            </w:pPr>
            <w:r w:rsidRPr="00D14360">
              <w:rPr>
                <w:b/>
                <w:color w:val="000000"/>
                <w:rPrChange w:id="13930" w:author="Russell Ott" w:date="2022-05-16T11:47:00Z">
                  <w:rPr>
                    <w:rFonts w:ascii="Calibri" w:hAnsi="Calibri"/>
                    <w:b/>
                    <w:color w:val="000000"/>
                    <w:sz w:val="20"/>
                  </w:rPr>
                </w:rPrChange>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eastAsia="Times New Roman" w:hAnsiTheme="majorHAnsi"/>
                <w:color w:val="000000"/>
                <w:sz w:val="24"/>
                <w:szCs w:val="24"/>
                <w:rPrChange w:id="13931" w:author="Russell Ott" w:date="2022-05-16T11:47:00Z">
                  <w:rPr>
                    <w:rFonts w:asciiTheme="majorHAnsi" w:hAnsiTheme="majorHAnsi"/>
                    <w:color w:val="000000"/>
                    <w:sz w:val="20"/>
                  </w:rPr>
                </w:rPrChange>
              </w:rPr>
            </w:pPr>
            <w:r w:rsidRPr="002E1208">
              <w:rPr>
                <w:rFonts w:asciiTheme="majorHAnsi" w:hAnsiTheme="majorHAnsi"/>
                <w:color w:val="000000"/>
                <w:rPrChange w:id="13932" w:author="Russell Ott" w:date="2022-05-16T11:47:00Z">
                  <w:rPr>
                    <w:rFonts w:asciiTheme="majorHAnsi" w:hAnsiTheme="majorHAnsi"/>
                    <w:color w:val="000000"/>
                    <w:sz w:val="20"/>
                  </w:rPr>
                </w:rPrChange>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b/>
                <w:color w:val="000000"/>
                <w:rPrChange w:id="13933" w:author="Russell Ott" w:date="2022-05-16T11:47:00Z">
                  <w:rPr>
                    <w:rFonts w:ascii="Calibri" w:hAnsi="Calibri"/>
                    <w:b/>
                    <w:color w:val="000000"/>
                    <w:sz w:val="20"/>
                  </w:rPr>
                </w:rPrChange>
              </w:rPr>
            </w:pPr>
            <w:r w:rsidRPr="00D14360">
              <w:rPr>
                <w:b/>
                <w:color w:val="000000"/>
                <w:rPrChange w:id="13934" w:author="Russell Ott" w:date="2022-05-16T11:47:00Z">
                  <w:rPr>
                    <w:rFonts w:ascii="Calibri" w:hAnsi="Calibri"/>
                    <w:b/>
                    <w:color w:val="000000"/>
                    <w:sz w:val="20"/>
                  </w:rPr>
                </w:rPrChange>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olor w:val="000000"/>
                <w:rPrChange w:id="13935" w:author="Russell Ott" w:date="2022-05-16T11:47:00Z">
                  <w:rPr>
                    <w:rFonts w:asciiTheme="majorHAnsi" w:hAnsiTheme="majorHAnsi"/>
                    <w:color w:val="000000"/>
                    <w:sz w:val="20"/>
                  </w:rPr>
                </w:rPrChange>
              </w:rPr>
            </w:pPr>
            <w:bookmarkStart w:id="13936" w:name="_Hlk16797365"/>
            <w:r w:rsidRPr="002E1208">
              <w:rPr>
                <w:rFonts w:asciiTheme="majorHAnsi" w:hAnsiTheme="majorHAnsi"/>
                <w:color w:val="000000"/>
                <w:rPrChange w:id="13937" w:author="Russell Ott" w:date="2022-05-16T11:47:00Z">
                  <w:rPr>
                    <w:rFonts w:asciiTheme="majorHAnsi" w:hAnsiTheme="majorHAnsi"/>
                    <w:color w:val="000000"/>
                    <w:sz w:val="20"/>
                  </w:rPr>
                </w:rPrChange>
              </w:rPr>
              <w:t>8867-4</w:t>
            </w:r>
            <w:bookmarkEnd w:id="13936"/>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b/>
                <w:color w:val="000000"/>
                <w:rPrChange w:id="13938" w:author="Russell Ott" w:date="2022-05-16T11:47:00Z">
                  <w:rPr>
                    <w:rFonts w:ascii="Calibri" w:hAnsi="Calibri"/>
                    <w:b/>
                    <w:color w:val="000000"/>
                    <w:sz w:val="20"/>
                  </w:rPr>
                </w:rPrChange>
              </w:rPr>
            </w:pPr>
            <w:r w:rsidRPr="00D14360">
              <w:rPr>
                <w:b/>
                <w:color w:val="000000"/>
                <w:rPrChange w:id="13939" w:author="Russell Ott" w:date="2022-05-16T11:47:00Z">
                  <w:rPr>
                    <w:rFonts w:ascii="Calibri" w:hAnsi="Calibri"/>
                    <w:b/>
                    <w:color w:val="000000"/>
                    <w:sz w:val="20"/>
                  </w:rPr>
                </w:rPrChange>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3940" w:name="_Hlk16797390"/>
            <w:r w:rsidRPr="002E1208">
              <w:rPr>
                <w:rFonts w:asciiTheme="majorHAnsi" w:hAnsiTheme="majorHAnsi" w:cstheme="majorHAnsi"/>
                <w:sz w:val="20"/>
              </w:rPr>
              <w:t>3151-8</w:t>
            </w:r>
            <w:bookmarkEnd w:id="13940"/>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b/>
                <w:color w:val="000000"/>
                <w:rPrChange w:id="13941" w:author="Russell Ott" w:date="2022-05-16T11:47:00Z">
                  <w:rPr>
                    <w:rFonts w:ascii="Calibri" w:hAnsi="Calibri"/>
                    <w:b/>
                    <w:color w:val="000000"/>
                    <w:sz w:val="20"/>
                  </w:rPr>
                </w:rPrChange>
              </w:rPr>
            </w:pPr>
            <w:bookmarkStart w:id="13942" w:name="_Hlk16797032"/>
            <w:r w:rsidRPr="00D14360">
              <w:rPr>
                <w:b/>
                <w:color w:val="000000"/>
                <w:rPrChange w:id="13943" w:author="Russell Ott" w:date="2022-05-16T11:47:00Z">
                  <w:rPr>
                    <w:rFonts w:ascii="Calibri" w:hAnsi="Calibri"/>
                    <w:b/>
                    <w:color w:val="000000"/>
                    <w:sz w:val="20"/>
                  </w:rPr>
                </w:rPrChange>
              </w:rPr>
              <w:t>Oxygen Saturation in Arterial blood</w:t>
            </w:r>
          </w:p>
        </w:tc>
        <w:tc>
          <w:tcPr>
            <w:tcW w:w="1530" w:type="dxa"/>
            <w:shd w:val="clear" w:color="auto" w:fill="auto"/>
          </w:tcPr>
          <w:p w14:paraId="0452B3D7" w14:textId="77777777" w:rsidR="00672CFE" w:rsidRPr="002E1208" w:rsidRDefault="00672CFE" w:rsidP="00DF16F7">
            <w:pPr>
              <w:rPr>
                <w:rFonts w:asciiTheme="majorHAnsi" w:eastAsia="Times New Roman" w:hAnsiTheme="majorHAnsi"/>
                <w:color w:val="000000"/>
                <w:sz w:val="24"/>
                <w:szCs w:val="24"/>
                <w:rPrChange w:id="13944" w:author="Russell Ott" w:date="2022-05-16T11:47:00Z">
                  <w:rPr>
                    <w:rFonts w:asciiTheme="majorHAnsi" w:hAnsiTheme="majorHAnsi"/>
                    <w:color w:val="000000"/>
                    <w:sz w:val="20"/>
                  </w:rPr>
                </w:rPrChange>
              </w:rPr>
            </w:pPr>
            <w:r w:rsidRPr="002E1208">
              <w:rPr>
                <w:rFonts w:asciiTheme="majorHAnsi" w:hAnsiTheme="majorHAnsi"/>
                <w:color w:val="000000"/>
                <w:rPrChange w:id="13945" w:author="Russell Ott" w:date="2022-05-16T11:47:00Z">
                  <w:rPr>
                    <w:rFonts w:asciiTheme="majorHAnsi" w:hAnsiTheme="majorHAnsi"/>
                    <w:color w:val="000000"/>
                    <w:sz w:val="20"/>
                  </w:rPr>
                </w:rPrChange>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3942"/>
      <w:tr w:rsidR="0020287C" w:rsidRPr="00C64922" w14:paraId="2A39DAA4" w14:textId="35D8BF84" w:rsidTr="0020287C">
        <w:tblPrEx>
          <w:tblW w:w="9355" w:type="dxa"/>
          <w:tblInd w:w="108" w:type="dxa"/>
          <w:tblBorders>
            <w:top w:val="single" w:sz="4" w:space="0" w:color="4F81BD"/>
            <w:left w:val="single" w:sz="4" w:space="0" w:color="4F81BD"/>
            <w:bottom w:val="single" w:sz="4" w:space="0" w:color="4F81BD"/>
            <w:right w:val="single" w:sz="4" w:space="0" w:color="4F81BD"/>
          </w:tblBorders>
          <w:tblPrExChange w:id="13946"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c>
          <w:tcPr>
            <w:tcW w:w="9355" w:type="dxa"/>
            <w:tcBorders>
              <w:top w:val="single" w:sz="4" w:space="0" w:color="4F81BD"/>
              <w:bottom w:val="single" w:sz="4" w:space="0" w:color="4F81BD"/>
            </w:tcBorders>
            <w:shd w:val="clear" w:color="auto" w:fill="D0CECE" w:themeFill="background2" w:themeFillShade="E6"/>
            <w:tcPrChange w:id="13947" w:author="Russell Ott" w:date="2022-05-16T11:47:00Z">
              <w:tcPr>
                <w:tcW w:w="5820" w:type="dxa"/>
                <w:tcBorders>
                  <w:top w:val="single" w:sz="4" w:space="0" w:color="4F81BD"/>
                  <w:bottom w:val="single" w:sz="4" w:space="0" w:color="4F81BD"/>
                  <w:right w:val="nil"/>
                </w:tcBorders>
                <w:shd w:val="clear" w:color="auto" w:fill="FFFFFF"/>
              </w:tcPr>
            </w:tcPrChange>
          </w:tcPr>
          <w:p w14:paraId="082262ED" w14:textId="1EE9D2A3" w:rsidR="0020287C" w:rsidRPr="0020287C" w:rsidRDefault="00672CFE" w:rsidP="0020287C">
            <w:pPr>
              <w:pStyle w:val="Default"/>
              <w:jc w:val="center"/>
              <w:rPr>
                <w:rFonts w:asciiTheme="majorHAnsi" w:hAnsiTheme="majorHAnsi"/>
                <w:sz w:val="20"/>
                <w:rPrChange w:id="13948" w:author="Russell Ott" w:date="2022-05-16T11:47:00Z">
                  <w:rPr>
                    <w:rFonts w:ascii="Calibri" w:hAnsi="Calibri"/>
                    <w:b/>
                    <w:color w:val="000000"/>
                    <w:sz w:val="20"/>
                  </w:rPr>
                </w:rPrChange>
              </w:rPr>
              <w:pPrChange w:id="13949" w:author="Russell Ott" w:date="2022-05-16T11:47:00Z">
                <w:pPr>
                  <w:spacing w:after="60"/>
                  <w:jc w:val="center"/>
                </w:pPr>
              </w:pPrChange>
            </w:pPr>
            <w:del w:id="13950" w:author="Russell Ott" w:date="2022-05-16T11:47:00Z">
              <w:r w:rsidRPr="00D14360">
                <w:rPr>
                  <w:rFonts w:cs="Calibri Light"/>
                  <w:b/>
                  <w:bCs/>
                  <w:sz w:val="20"/>
                </w:rPr>
                <w:delText>Not in the value set, but</w:delText>
              </w:r>
            </w:del>
            <w:ins w:id="13951" w:author="Russell Ott" w:date="2022-05-16T11:47:00Z">
              <w:r w:rsidR="0020287C">
                <w:rPr>
                  <w:rFonts w:cs="Calibri Light"/>
                  <w:b/>
                  <w:bCs/>
                  <w:sz w:val="20"/>
                  <w:szCs w:val="16"/>
                </w:rPr>
                <w:t>Additional concept codes</w:t>
              </w:r>
            </w:ins>
            <w:r w:rsidR="0020287C">
              <w:rPr>
                <w:b/>
                <w:sz w:val="20"/>
                <w:rPrChange w:id="13952" w:author="Russell Ott" w:date="2022-05-16T11:47:00Z">
                  <w:rPr>
                    <w:rFonts w:ascii="Calibri" w:hAnsi="Calibri"/>
                    <w:b/>
                    <w:color w:val="000000"/>
                    <w:sz w:val="20"/>
                  </w:rPr>
                </w:rPrChange>
              </w:rPr>
              <w:t xml:space="preserve"> </w:t>
            </w:r>
            <w:r w:rsidR="0020287C" w:rsidRPr="0020287C">
              <w:rPr>
                <w:b/>
                <w:sz w:val="20"/>
                <w:rPrChange w:id="13953" w:author="Russell Ott" w:date="2022-05-16T11:47:00Z">
                  <w:rPr>
                    <w:rFonts w:ascii="Calibri" w:hAnsi="Calibri"/>
                    <w:b/>
                    <w:color w:val="000000"/>
                    <w:sz w:val="20"/>
                  </w:rPr>
                </w:rPrChange>
              </w:rPr>
              <w:t>often needed as a translation to a method-specific measure</w:t>
            </w:r>
          </w:p>
        </w:tc>
        <w:tc>
          <w:tcPr>
            <w:tcW w:w="1530" w:type="dxa"/>
            <w:tcBorders>
              <w:top w:val="single" w:sz="4" w:space="0" w:color="4F81BD"/>
              <w:bottom w:val="single" w:sz="4" w:space="0" w:color="4F81BD"/>
            </w:tcBorders>
            <w:cellDel w:id="13954" w:author="Russell Ott" w:date="2022-05-16T11:47:00Z"/>
            <w:tcPrChange w:id="13955" w:author="Russell Ott" w:date="2022-05-16T11:47:00Z">
              <w:tcPr>
                <w:tcW w:w="1530" w:type="dxa"/>
                <w:gridSpan w:val="2"/>
                <w:tcBorders>
                  <w:top w:val="single" w:sz="4" w:space="0" w:color="4F81BD"/>
                  <w:bottom w:val="single" w:sz="4" w:space="0" w:color="4F81BD"/>
                </w:tcBorders>
                <w:shd w:val="clear" w:color="auto" w:fill="auto"/>
                <w:cellDel w:id="13956" w:author="Russell Ott" w:date="2022-05-16T11:47:00Z"/>
              </w:tcPr>
            </w:tcPrChange>
          </w:tcPr>
          <w:p w14:paraId="5F16C8CE" w14:textId="77777777" w:rsidR="00672CFE" w:rsidRPr="002E1208" w:rsidRDefault="00672CFE" w:rsidP="00DF16F7">
            <w:pPr>
              <w:rPr>
                <w:rFonts w:asciiTheme="majorHAnsi" w:eastAsia="Times New Roman" w:hAnsiTheme="majorHAnsi" w:cstheme="majorHAnsi"/>
                <w:color w:val="000000"/>
              </w:rPr>
            </w:pPr>
          </w:p>
        </w:tc>
        <w:tc>
          <w:tcPr>
            <w:tcW w:w="2005" w:type="dxa"/>
            <w:tcBorders>
              <w:top w:val="single" w:sz="4" w:space="0" w:color="4F81BD"/>
              <w:bottom w:val="single" w:sz="4" w:space="0" w:color="4F81BD"/>
            </w:tcBorders>
            <w:cellDel w:id="13957" w:author="Russell Ott" w:date="2022-05-16T11:47:00Z"/>
            <w:tcPrChange w:id="13958" w:author="Russell Ott" w:date="2022-05-16T11:47:00Z">
              <w:tcPr>
                <w:tcW w:w="2005" w:type="dxa"/>
                <w:gridSpan w:val="2"/>
                <w:tcBorders>
                  <w:top w:val="single" w:sz="4" w:space="0" w:color="4F81BD"/>
                  <w:bottom w:val="single" w:sz="4" w:space="0" w:color="4F81BD"/>
                </w:tcBorders>
                <w:shd w:val="clear" w:color="auto" w:fill="auto"/>
                <w:cellDel w:id="13959" w:author="Russell Ott" w:date="2022-05-16T11:47:00Z"/>
              </w:tcPr>
            </w:tcPrChange>
          </w:tcPr>
          <w:p w14:paraId="5737FCEC" w14:textId="77777777" w:rsidR="00672CFE" w:rsidRPr="002E1208" w:rsidRDefault="00672CFE" w:rsidP="00DF16F7">
            <w:pPr>
              <w:pStyle w:val="Default"/>
              <w:rPr>
                <w:rFonts w:asciiTheme="majorHAnsi" w:hAnsiTheme="majorHAnsi" w:cstheme="majorHAnsi"/>
                <w:sz w:val="20"/>
              </w:rPr>
            </w:pP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b/>
                <w:color w:val="000000"/>
                <w:rPrChange w:id="13960" w:author="Russell Ott" w:date="2022-05-16T11:47:00Z">
                  <w:rPr>
                    <w:rFonts w:ascii="Calibri" w:hAnsi="Calibri"/>
                    <w:b/>
                    <w:color w:val="000000"/>
                    <w:sz w:val="20"/>
                  </w:rPr>
                </w:rPrChange>
              </w:rPr>
            </w:pPr>
            <w:bookmarkStart w:id="13961" w:name="_Hlk16797043"/>
            <w:r w:rsidRPr="00D14360">
              <w:rPr>
                <w:b/>
                <w:color w:val="000000"/>
                <w:rPrChange w:id="13962" w:author="Russell Ott" w:date="2022-05-16T11:47:00Z">
                  <w:rPr>
                    <w:rFonts w:ascii="Calibri" w:hAnsi="Calibri"/>
                    <w:b/>
                    <w:color w:val="000000"/>
                    <w:sz w:val="20"/>
                  </w:rPr>
                </w:rPrChange>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eastAsia="Times New Roman" w:hAnsiTheme="majorHAnsi"/>
                <w:color w:val="000000"/>
                <w:sz w:val="24"/>
                <w:szCs w:val="24"/>
                <w:rPrChange w:id="13963" w:author="Russell Ott" w:date="2022-05-16T11:47:00Z">
                  <w:rPr>
                    <w:rFonts w:asciiTheme="majorHAnsi" w:hAnsiTheme="majorHAnsi"/>
                    <w:color w:val="000000"/>
                    <w:sz w:val="20"/>
                  </w:rPr>
                </w:rPrChange>
              </w:rPr>
            </w:pPr>
            <w:r w:rsidRPr="002E1208">
              <w:rPr>
                <w:rFonts w:asciiTheme="majorHAnsi" w:hAnsiTheme="majorHAnsi"/>
                <w:color w:val="000000"/>
                <w:rPrChange w:id="13964" w:author="Russell Ott" w:date="2022-05-16T11:47:00Z">
                  <w:rPr>
                    <w:rFonts w:asciiTheme="majorHAnsi" w:hAnsiTheme="majorHAnsi"/>
                    <w:color w:val="000000"/>
                    <w:sz w:val="20"/>
                  </w:rPr>
                </w:rPrChange>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3961"/>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b/>
                <w:color w:val="000000"/>
                <w:rPrChange w:id="13965" w:author="Russell Ott" w:date="2022-05-16T11:47:00Z">
                  <w:rPr>
                    <w:rFonts w:ascii="Calibri" w:hAnsi="Calibri"/>
                    <w:b/>
                    <w:color w:val="000000"/>
                    <w:sz w:val="20"/>
                  </w:rPr>
                </w:rPrChange>
              </w:rPr>
            </w:pPr>
            <w:r w:rsidRPr="00D14360">
              <w:rPr>
                <w:b/>
                <w:color w:val="000000"/>
                <w:rPrChange w:id="13966" w:author="Russell Ott" w:date="2022-05-16T11:47:00Z">
                  <w:rPr>
                    <w:rFonts w:ascii="Calibri" w:hAnsi="Calibri"/>
                    <w:b/>
                    <w:color w:val="000000"/>
                    <w:sz w:val="20"/>
                  </w:rPr>
                </w:rPrChange>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1A0138" w:rsidP="00DF16F7">
            <w:pPr>
              <w:rPr>
                <w:rFonts w:asciiTheme="majorHAnsi" w:hAnsiTheme="majorHAnsi"/>
                <w:color w:val="000000"/>
                <w:rPrChange w:id="13967" w:author="Russell Ott" w:date="2022-05-16T11:47:00Z">
                  <w:rPr>
                    <w:rFonts w:asciiTheme="majorHAnsi" w:hAnsiTheme="majorHAnsi"/>
                    <w:color w:val="000000"/>
                    <w:sz w:val="20"/>
                  </w:rPr>
                </w:rPrChange>
              </w:rPr>
            </w:pPr>
            <w:r>
              <w:fldChar w:fldCharType="begin"/>
            </w:r>
            <w:r>
              <w:instrText xml:space="preserve"> HYPERLINK "http://s.details.loinc.org/LOINC/8889-8.html?sections=Comprehensive" \t "_blank" </w:instrText>
            </w:r>
            <w:r>
              <w:fldChar w:fldCharType="separate"/>
            </w:r>
            <w:r w:rsidR="00672CFE" w:rsidRPr="002E1208">
              <w:rPr>
                <w:rFonts w:asciiTheme="majorHAnsi" w:hAnsiTheme="majorHAnsi"/>
                <w:color w:val="000000"/>
                <w:rPrChange w:id="13968" w:author="Russell Ott" w:date="2022-05-16T11:47:00Z">
                  <w:rPr>
                    <w:rFonts w:asciiTheme="majorHAnsi" w:hAnsiTheme="majorHAnsi"/>
                    <w:color w:val="000000"/>
                    <w:sz w:val="20"/>
                  </w:rPr>
                </w:rPrChange>
              </w:rPr>
              <w:t>8889-8</w:t>
            </w:r>
            <w:r>
              <w:rPr>
                <w:rFonts w:asciiTheme="majorHAnsi" w:hAnsiTheme="majorHAnsi"/>
                <w:color w:val="000000"/>
                <w:rPrChange w:id="13969" w:author="Russell Ott" w:date="2022-05-16T11:47:00Z">
                  <w:rPr>
                    <w:rFonts w:asciiTheme="majorHAnsi" w:hAnsiTheme="majorHAnsi"/>
                    <w:color w:val="000000"/>
                    <w:sz w:val="20"/>
                  </w:rPr>
                </w:rPrChange>
              </w:rPr>
              <w:fldChar w:fldCharType="end"/>
            </w:r>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2DE58FC3" w14:textId="77777777" w:rsidTr="003A3D50">
        <w:trPr>
          <w:del w:id="13970" w:author="Russell Ott" w:date="2022-05-16T11:47:00Z"/>
        </w:trPr>
        <w:tc>
          <w:tcPr>
            <w:tcW w:w="5820" w:type="dxa"/>
            <w:tcBorders>
              <w:right w:val="nil"/>
            </w:tcBorders>
            <w:shd w:val="clear" w:color="auto" w:fill="FFFFFF"/>
          </w:tcPr>
          <w:p w14:paraId="19EEDF00" w14:textId="77777777" w:rsidR="00672CFE" w:rsidRPr="00D14360" w:rsidRDefault="00672CFE" w:rsidP="00D14360">
            <w:pPr>
              <w:spacing w:after="60"/>
              <w:rPr>
                <w:del w:id="13971" w:author="Russell Ott" w:date="2022-05-16T11:47:00Z"/>
                <w:rFonts w:cs="Calibri Light"/>
                <w:b/>
                <w:bCs/>
                <w:color w:val="000000"/>
              </w:rPr>
            </w:pPr>
            <w:del w:id="13972" w:author="Russell Ott" w:date="2022-05-16T11:47:00Z">
              <w:r w:rsidRPr="00D14360">
                <w:rPr>
                  <w:rFonts w:cs="Calibri Light"/>
                  <w:b/>
                  <w:bCs/>
                  <w:color w:val="000000"/>
                </w:rPr>
                <w:delText>Inhaled Oxygen concentration by Pulse oximetry</w:delText>
              </w:r>
            </w:del>
          </w:p>
        </w:tc>
        <w:tc>
          <w:tcPr>
            <w:tcW w:w="1530" w:type="dxa"/>
            <w:shd w:val="clear" w:color="auto" w:fill="auto"/>
          </w:tcPr>
          <w:p w14:paraId="7BEDC0BD" w14:textId="77777777" w:rsidR="00672CFE" w:rsidRPr="002E1208" w:rsidRDefault="00672CFE" w:rsidP="00DF16F7">
            <w:pPr>
              <w:rPr>
                <w:del w:id="13973" w:author="Russell Ott" w:date="2022-05-16T11:47:00Z"/>
                <w:rFonts w:asciiTheme="majorHAnsi" w:hAnsiTheme="majorHAnsi" w:cstheme="majorHAnsi"/>
                <w:color w:val="000000"/>
              </w:rPr>
            </w:pPr>
            <w:del w:id="13974" w:author="Russell Ott" w:date="2022-05-16T11:47:00Z">
              <w:r w:rsidRPr="002E1208">
                <w:rPr>
                  <w:rFonts w:asciiTheme="majorHAnsi" w:hAnsiTheme="majorHAnsi" w:cstheme="majorHAnsi"/>
                  <w:color w:val="000000"/>
                </w:rPr>
                <w:delText>*code requested</w:delText>
              </w:r>
            </w:del>
          </w:p>
        </w:tc>
        <w:tc>
          <w:tcPr>
            <w:tcW w:w="2005" w:type="dxa"/>
            <w:shd w:val="clear" w:color="auto" w:fill="auto"/>
          </w:tcPr>
          <w:p w14:paraId="6B080646" w14:textId="77777777" w:rsidR="00672CFE" w:rsidRPr="002E1208" w:rsidRDefault="00672CFE" w:rsidP="00DF16F7">
            <w:pPr>
              <w:pStyle w:val="Default"/>
              <w:rPr>
                <w:del w:id="13975" w:author="Russell Ott" w:date="2022-05-16T11:47:00Z"/>
                <w:rFonts w:asciiTheme="majorHAnsi" w:hAnsiTheme="majorHAnsi" w:cstheme="majorHAnsi"/>
                <w:sz w:val="20"/>
              </w:rPr>
            </w:pPr>
          </w:p>
        </w:tc>
      </w:tr>
    </w:tbl>
    <w:p w14:paraId="064A3253" w14:textId="5AC8E7B5" w:rsidR="007D3708" w:rsidRPr="00C64922" w:rsidRDefault="000816FD" w:rsidP="007D3708">
      <w:pPr>
        <w:pStyle w:val="Caption"/>
      </w:pPr>
      <w:bookmarkStart w:id="13976" w:name="_Toc21927047"/>
      <w:r>
        <w:t xml:space="preserve">  </w:t>
      </w:r>
      <w:bookmarkStart w:id="13977" w:name="_Toc103262930"/>
      <w:r w:rsidR="007D3708" w:rsidRPr="00C64922">
        <w:t xml:space="preserve">Table </w:t>
      </w:r>
      <w:r w:rsidR="00132A94">
        <w:fldChar w:fldCharType="begin"/>
      </w:r>
      <w:r w:rsidR="00132A94">
        <w:instrText xml:space="preserve"> SEQ Table \* ARABIC </w:instrText>
      </w:r>
      <w:r w:rsidR="00132A94">
        <w:fldChar w:fldCharType="separate"/>
      </w:r>
      <w:del w:id="13978" w:author="Russell Ott" w:date="2022-05-16T11:47:00Z">
        <w:r w:rsidR="00DE0DA7">
          <w:rPr>
            <w:noProof/>
          </w:rPr>
          <w:delText>66</w:delText>
        </w:r>
      </w:del>
      <w:ins w:id="13979" w:author="Russell Ott" w:date="2022-05-16T11:47:00Z">
        <w:r w:rsidR="00F10C7C">
          <w:rPr>
            <w:noProof/>
          </w:rPr>
          <w:t>63</w:t>
        </w:r>
      </w:ins>
      <w:r w:rsidR="00132A94">
        <w:rPr>
          <w:noProof/>
        </w:rPr>
        <w:fldChar w:fldCharType="end"/>
      </w:r>
      <w:r w:rsidR="007D3708" w:rsidRPr="00C64922">
        <w:t>: Vital Sign Observation LOINC Codes and Units for Essential Vital Sign Data Elements</w:t>
      </w:r>
      <w:bookmarkEnd w:id="13977"/>
      <w:bookmarkEnd w:id="13976"/>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686DE99C" w:rsidR="007D3708" w:rsidRPr="00C64922" w:rsidRDefault="000816FD" w:rsidP="00E42FA6">
      <w:pPr>
        <w:pStyle w:val="Caption"/>
        <w:keepNext/>
        <w:spacing w:after="0"/>
      </w:pPr>
      <w:bookmarkStart w:id="13980" w:name="_319y80a" w:colFirst="0" w:colLast="0"/>
      <w:bookmarkStart w:id="13981" w:name="_Ref21848230"/>
      <w:bookmarkStart w:id="13982" w:name="Example34VitalSignCodingwithTrans"/>
      <w:bookmarkStart w:id="13983" w:name="_Toc21927511"/>
      <w:bookmarkEnd w:id="13980"/>
      <w:r>
        <w:t xml:space="preserve">  </w:t>
      </w:r>
      <w:bookmarkStart w:id="13984" w:name="_Toc101449311"/>
      <w:r w:rsidR="007D3708" w:rsidRPr="00C64922">
        <w:t xml:space="preserve">Example </w:t>
      </w:r>
      <w:r w:rsidR="00132A94">
        <w:fldChar w:fldCharType="begin"/>
      </w:r>
      <w:r w:rsidR="00132A94">
        <w:instrText xml:space="preserve"> SEQ Example \* ARABIC </w:instrText>
      </w:r>
      <w:r w:rsidR="00132A94">
        <w:fldChar w:fldCharType="separate"/>
      </w:r>
      <w:del w:id="13985" w:author="Russell Ott" w:date="2022-05-16T11:47:00Z">
        <w:r w:rsidR="00DE0DA7">
          <w:rPr>
            <w:noProof/>
          </w:rPr>
          <w:delText>59</w:delText>
        </w:r>
      </w:del>
      <w:ins w:id="13986" w:author="Russell Ott" w:date="2022-05-16T11:47:00Z">
        <w:r w:rsidR="00F10C7C">
          <w:rPr>
            <w:noProof/>
          </w:rPr>
          <w:t>58</w:t>
        </w:r>
      </w:ins>
      <w:r w:rsidR="00132A94">
        <w:rPr>
          <w:noProof/>
        </w:rPr>
        <w:fldChar w:fldCharType="end"/>
      </w:r>
      <w:r w:rsidR="007D3708" w:rsidRPr="00C64922">
        <w:t>: Vital Sign Coding with Translation</w:t>
      </w:r>
      <w:bookmarkEnd w:id="13981"/>
      <w:bookmarkEnd w:id="13984"/>
      <w:bookmarkEnd w:id="139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3987" w:name="_l8wwqkxn1h4t" w:colFirst="0" w:colLast="0"/>
            <w:bookmarkStart w:id="13988" w:name="_w7tsocgteqmh" w:colFirst="0" w:colLast="0"/>
            <w:bookmarkStart w:id="13989" w:name="_b4l4nwh8nr65" w:colFirst="0" w:colLast="0"/>
            <w:bookmarkStart w:id="13990" w:name="_twt2uf5vwf3m" w:colFirst="0" w:colLast="0"/>
            <w:bookmarkStart w:id="13991" w:name="_svv7p91shy1m" w:colFirst="0" w:colLast="0"/>
            <w:bookmarkStart w:id="13992" w:name="_rfendstay8ol" w:colFirst="0" w:colLast="0"/>
            <w:bookmarkStart w:id="13993" w:name="_pmtylyaewn9u" w:colFirst="0" w:colLast="0"/>
            <w:bookmarkStart w:id="13994" w:name="_j1iyfjpv496u" w:colFirst="0" w:colLast="0"/>
            <w:bookmarkStart w:id="13995" w:name="_6n1cxm4fv3gl" w:colFirst="0" w:colLast="0"/>
            <w:bookmarkStart w:id="13996" w:name="_v35ko197xkoy" w:colFirst="0" w:colLast="0"/>
            <w:bookmarkStart w:id="13997" w:name="_vrlpqsqnd07t" w:colFirst="0" w:colLast="0"/>
            <w:bookmarkStart w:id="13998" w:name="_520gajnqmghh" w:colFirst="0" w:colLast="0"/>
            <w:bookmarkStart w:id="13999" w:name="_ya61wg7jiqf9" w:colFirst="0" w:colLast="0"/>
            <w:bookmarkEnd w:id="13982"/>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5BA80439" w:rsidR="00DD51B1" w:rsidRPr="00C64922" w:rsidRDefault="007D3708" w:rsidP="00F10C7C">
      <w:pPr>
        <w:pStyle w:val="Heading3"/>
      </w:pPr>
      <w:bookmarkStart w:id="14000" w:name="_Toc20481018"/>
      <w:bookmarkStart w:id="14001" w:name="_Toc21529549"/>
      <w:bookmarkStart w:id="14002" w:name="_Toc21691602"/>
      <w:bookmarkStart w:id="14003" w:name="_Toc21845786"/>
      <w:bookmarkStart w:id="14004" w:name="_Toc21852027"/>
      <w:bookmarkStart w:id="14005" w:name="_Toc21871994"/>
      <w:bookmarkStart w:id="14006" w:name="_Toc21872450"/>
      <w:bookmarkStart w:id="14007" w:name="_Toc21880222"/>
      <w:bookmarkStart w:id="14008" w:name="_Toc21890052"/>
      <w:bookmarkStart w:id="14009" w:name="_Toc21894196"/>
      <w:bookmarkStart w:id="14010" w:name="_Toc21898122"/>
      <w:bookmarkStart w:id="14011" w:name="_Toc21926870"/>
      <w:bookmarkStart w:id="14012" w:name="_Medication"/>
      <w:bookmarkStart w:id="14013" w:name="_Toc10707523"/>
      <w:bookmarkStart w:id="14014" w:name="_Toc11043663"/>
      <w:bookmarkStart w:id="14015" w:name="_Toc11045636"/>
      <w:bookmarkStart w:id="14016" w:name="_Toc11391304"/>
      <w:bookmarkStart w:id="14017" w:name="_Ref98770760"/>
      <w:bookmarkStart w:id="14018" w:name="_Ref98770766"/>
      <w:bookmarkStart w:id="14019" w:name="_Ref98770789"/>
      <w:bookmarkStart w:id="14020" w:name="_Ref98770799"/>
      <w:bookmarkStart w:id="14021" w:name="_Ref98770899"/>
      <w:bookmarkStart w:id="14022" w:name="_Toc10326270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del w:id="14023" w:author="Russell Ott" w:date="2022-05-16T11:47:00Z">
        <w:r>
          <w:delText xml:space="preserve"> </w:delText>
        </w:r>
      </w:del>
      <w:bookmarkStart w:id="14024" w:name="_Toc22823454"/>
      <w:r w:rsidR="00DD51B1" w:rsidRPr="00C64922">
        <w:t>Medication</w:t>
      </w:r>
      <w:bookmarkEnd w:id="14013"/>
      <w:bookmarkEnd w:id="14014"/>
      <w:bookmarkEnd w:id="14015"/>
      <w:bookmarkEnd w:id="14016"/>
      <w:bookmarkEnd w:id="14017"/>
      <w:bookmarkEnd w:id="14018"/>
      <w:bookmarkEnd w:id="14019"/>
      <w:bookmarkEnd w:id="14020"/>
      <w:bookmarkEnd w:id="14021"/>
      <w:bookmarkEnd w:id="14022"/>
      <w:bookmarkEnd w:id="14024"/>
    </w:p>
    <w:p w14:paraId="5377ADB1" w14:textId="77777777" w:rsidR="00DD51B1" w:rsidRPr="00D14360" w:rsidRDefault="00DD51B1" w:rsidP="00B505D2">
      <w:pPr>
        <w:spacing w:after="120"/>
        <w:rPr>
          <w:rFonts w:ascii="Times New Roman" w:eastAsia="Calibri" w:hAnsi="Times New Roman"/>
          <w:sz w:val="24"/>
          <w:szCs w:val="24"/>
          <w:rPrChange w:id="14025" w:author="Russell Ott" w:date="2022-05-16T11:47:00Z">
            <w:rPr>
              <w:rFonts w:ascii="Calibri" w:eastAsia="Calibri" w:hAnsi="Calibri"/>
            </w:rPr>
          </w:rPrChange>
        </w:rPr>
      </w:pPr>
      <w:r w:rsidRPr="00D14360">
        <w:rPr>
          <w:rPrChange w:id="14026" w:author="Russell Ott" w:date="2022-05-16T11:47:00Z">
            <w:rPr>
              <w:rFonts w:ascii="Calibri" w:eastAsia="Calibri" w:hAnsi="Calibri"/>
            </w:rPr>
          </w:rPrChange>
        </w:rPr>
        <w:t>The Medication Activity Entry template is used to record a medication that has been administered and also is used to record statements about medications being taken. These two clinical statement patterns are identical, so the semantics is discerned through</w:t>
      </w:r>
      <w:r w:rsidRPr="00D14360">
        <w:rPr>
          <w:rPrChange w:id="14027" w:author="Russell Ott" w:date="2022-05-16T11:47:00Z">
            <w:rPr>
              <w:rFonts w:ascii="Calibri" w:eastAsia="Calibri" w:hAnsi="Calibri"/>
            </w:rPr>
          </w:rPrChange>
        </w:rPr>
        <w:t xml:space="preserve"> the context of use. Both are represented as a Medications with a substanceAdministration/@moodCode="EVN". </w:t>
      </w:r>
      <w:r w:rsidR="00826EB5" w:rsidRPr="00D14360">
        <w:rPr>
          <w:rFonts w:eastAsia="Calibri"/>
          <w:rPrChange w:id="14028" w:author="Russell Ott" w:date="2022-05-16T11:47:00Z">
            <w:rPr>
              <w:rFonts w:ascii="Calibri" w:eastAsia="Calibri" w:hAnsi="Calibri"/>
            </w:rPr>
          </w:rPrChange>
        </w:rPr>
        <w:t xml:space="preserve"> </w:t>
      </w:r>
      <w:r w:rsidRPr="00D14360">
        <w:rPr>
          <w:rPrChange w:id="14029" w:author="Russell Ott" w:date="2022-05-16T11:47:00Z">
            <w:rPr>
              <w:rFonts w:ascii="Calibri" w:eastAsia="Calibri" w:hAnsi="Calibri"/>
            </w:rPr>
          </w:rPrChange>
        </w:rPr>
        <w:t>A statement of this type can be interpreted to represent an actual administration of the medication. It also can be used to make a statement about t</w:t>
      </w:r>
      <w:r w:rsidRPr="00D14360">
        <w:rPr>
          <w:rFonts w:eastAsia="Calibri"/>
          <w:rPrChange w:id="14030" w:author="Russell Ott" w:date="2022-05-16T11:47:00Z">
            <w:rPr>
              <w:rFonts w:ascii="Calibri" w:eastAsia="Calibri" w:hAnsi="Calibri"/>
            </w:rPr>
          </w:rPrChange>
        </w:rPr>
        <w:t xml:space="preserve">he medication a patient takes. </w:t>
      </w:r>
    </w:p>
    <w:p w14:paraId="314F3672" w14:textId="77777777" w:rsidR="00826EB5" w:rsidRPr="00D14360" w:rsidRDefault="00826EB5" w:rsidP="00B505D2">
      <w:pPr>
        <w:spacing w:after="120"/>
        <w:rPr>
          <w:rFonts w:ascii="Times New Roman" w:eastAsia="Calibri" w:hAnsi="Times New Roman"/>
          <w:sz w:val="24"/>
          <w:szCs w:val="24"/>
          <w:rPrChange w:id="14031" w:author="Russell Ott" w:date="2022-05-16T11:47:00Z">
            <w:rPr>
              <w:rFonts w:ascii="Calibri" w:eastAsia="Calibri" w:hAnsi="Calibri"/>
            </w:rPr>
          </w:rPrChange>
        </w:rPr>
      </w:pPr>
      <w:r w:rsidRPr="00D14360">
        <w:rPr>
          <w:rPrChange w:id="14032" w:author="Russell Ott" w:date="2022-05-16T11:47:00Z">
            <w:rPr>
              <w:rFonts w:ascii="Calibri" w:eastAsia="Calibri" w:hAnsi="Calibri"/>
            </w:rPr>
          </w:rPrChange>
        </w:rPr>
        <w:t xml:space="preserve">The Admission Medication and Discharge Medication entry templates include a structural context around the Medication Activity Entry template.  The additional structure includes semantic coding that identifies the medication </w:t>
      </w:r>
      <w:r w:rsidRPr="00D14360">
        <w:rPr>
          <w:rPrChange w:id="14033" w:author="Russell Ott" w:date="2022-05-16T11:47:00Z">
            <w:rPr>
              <w:rFonts w:ascii="Calibri" w:eastAsia="Calibri" w:hAnsi="Calibri"/>
            </w:rPr>
          </w:rPrChange>
        </w:rPr>
        <w:t xml:space="preserve">information as admission or discharge medication information. </w:t>
      </w:r>
    </w:p>
    <w:p w14:paraId="46E87068" w14:textId="57B6F6E4" w:rsidR="009F743D" w:rsidRPr="00C64922" w:rsidRDefault="000816FD" w:rsidP="00E42FA6">
      <w:pPr>
        <w:pStyle w:val="Caption"/>
        <w:keepNext/>
        <w:spacing w:after="0"/>
      </w:pPr>
      <w:bookmarkStart w:id="14034" w:name="_Toc21927512"/>
      <w:r>
        <w:t xml:space="preserve">  </w:t>
      </w:r>
      <w:bookmarkStart w:id="14035" w:name="_Toc101449312"/>
      <w:r w:rsidR="009F743D" w:rsidRPr="00C64922">
        <w:t xml:space="preserve">Example </w:t>
      </w:r>
      <w:r w:rsidR="00132A94">
        <w:fldChar w:fldCharType="begin"/>
      </w:r>
      <w:r w:rsidR="00132A94">
        <w:instrText xml:space="preserve"> SEQ Example \* ARABIC </w:instrText>
      </w:r>
      <w:r w:rsidR="00132A94">
        <w:fldChar w:fldCharType="separate"/>
      </w:r>
      <w:del w:id="14036" w:author="Russell Ott" w:date="2022-05-16T11:47:00Z">
        <w:r w:rsidR="00DE0DA7">
          <w:rPr>
            <w:noProof/>
          </w:rPr>
          <w:delText>60</w:delText>
        </w:r>
      </w:del>
      <w:ins w:id="14037" w:author="Russell Ott" w:date="2022-05-16T11:47:00Z">
        <w:r w:rsidR="00F10C7C">
          <w:rPr>
            <w:noProof/>
          </w:rPr>
          <w:t>59</w:t>
        </w:r>
      </w:ins>
      <w:r w:rsidR="00132A94">
        <w:rPr>
          <w:noProof/>
        </w:rPr>
        <w:fldChar w:fldCharType="end"/>
      </w:r>
      <w:r w:rsidR="009F743D" w:rsidRPr="00C64922">
        <w:t>: Medication Administration</w:t>
      </w:r>
      <w:bookmarkEnd w:id="14035"/>
      <w:bookmarkEnd w:id="140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4038" w:name="_39kk8xu" w:colFirst="0" w:colLast="0"/>
            <w:bookmarkEnd w:id="14038"/>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ascii="Times New Roman" w:eastAsia="Calibri" w:hAnsi="Times New Roman"/>
          <w:sz w:val="24"/>
          <w:szCs w:val="24"/>
          <w:rPrChange w:id="14039" w:author="Russell Ott" w:date="2022-05-16T11:47:00Z">
            <w:rPr>
              <w:rFonts w:ascii="Calibri" w:eastAsia="Calibri" w:hAnsi="Calibri"/>
            </w:rPr>
          </w:rPrChange>
        </w:rPr>
      </w:pPr>
      <w:r w:rsidRPr="00D14360">
        <w:rPr>
          <w:rPrChange w:id="14040" w:author="Russell Ott" w:date="2022-05-16T11:47:00Z">
            <w:rPr>
              <w:rFonts w:ascii="Calibri" w:eastAsia="Calibri" w:hAnsi="Calibri"/>
            </w:rPr>
          </w:rPrChange>
        </w:rPr>
        <w:t>Medication activities with substanceAdministration/@moodCode= "INT" document what a clinician intends a patient to be taking. For example,</w:t>
      </w:r>
      <w:r w:rsidRPr="00D14360">
        <w:rPr>
          <w:rPrChange w:id="14041" w:author="Russell Ott" w:date="2022-05-16T11:47:00Z">
            <w:rPr>
              <w:rFonts w:ascii="Calibri" w:eastAsia="Calibri" w:hAnsi="Calibri"/>
            </w:rPr>
          </w:rPrChange>
        </w:rPr>
        <w:t xml:space="preserv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212A7028" w:rsidR="009F743D" w:rsidRPr="00C64922" w:rsidRDefault="000816FD" w:rsidP="00E42FA6">
      <w:pPr>
        <w:pStyle w:val="Caption"/>
        <w:keepNext/>
        <w:spacing w:after="0"/>
      </w:pPr>
      <w:bookmarkStart w:id="14042" w:name="_48pi1tg" w:colFirst="0" w:colLast="0"/>
      <w:bookmarkStart w:id="14043" w:name="_Toc21927513"/>
      <w:bookmarkEnd w:id="14042"/>
      <w:r>
        <w:t xml:space="preserve">  </w:t>
      </w:r>
      <w:bookmarkStart w:id="14044" w:name="_Toc101449313"/>
      <w:r w:rsidR="009F743D" w:rsidRPr="00C64922">
        <w:t xml:space="preserve">Example </w:t>
      </w:r>
      <w:r w:rsidR="00132A94">
        <w:fldChar w:fldCharType="begin"/>
      </w:r>
      <w:r w:rsidR="00132A94">
        <w:instrText xml:space="preserve"> SEQ Example \* ARABIC </w:instrText>
      </w:r>
      <w:r w:rsidR="00132A94">
        <w:fldChar w:fldCharType="separate"/>
      </w:r>
      <w:del w:id="14045" w:author="Russell Ott" w:date="2022-05-16T11:47:00Z">
        <w:r w:rsidR="00DE0DA7">
          <w:rPr>
            <w:noProof/>
          </w:rPr>
          <w:delText>61</w:delText>
        </w:r>
      </w:del>
      <w:ins w:id="14046" w:author="Russell Ott" w:date="2022-05-16T11:47:00Z">
        <w:r w:rsidR="00F10C7C">
          <w:rPr>
            <w:noProof/>
          </w:rPr>
          <w:t>60</w:t>
        </w:r>
      </w:ins>
      <w:r w:rsidR="00132A94">
        <w:rPr>
          <w:noProof/>
        </w:rPr>
        <w:fldChar w:fldCharType="end"/>
      </w:r>
      <w:r w:rsidR="009F743D" w:rsidRPr="00C64922">
        <w:t>: Medication Plan</w:t>
      </w:r>
      <w:r w:rsidR="009F743D" w:rsidRPr="00D14360">
        <w:rPr>
          <w:b/>
          <w:vertAlign w:val="superscript"/>
          <w:rPrChange w:id="14047" w:author="Russell Ott" w:date="2022-05-16T11:47:00Z">
            <w:rPr>
              <w:b/>
              <w:vertAlign w:val="superscript"/>
            </w:rPr>
          </w:rPrChange>
        </w:rPr>
        <w:footnoteReference w:id="153"/>
      </w:r>
      <w:bookmarkEnd w:id="14044"/>
      <w:bookmarkEnd w:id="140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PrChange w:id="14048" w:author="Russell Ott" w:date="2022-05-16T11:47:00Z">
            <w:rPr>
              <w:rFonts w:ascii="Calibri" w:eastAsia="Calibri" w:hAnsi="Calibri"/>
            </w:rPr>
          </w:rPrChange>
        </w:rPr>
      </w:pPr>
    </w:p>
    <w:p w14:paraId="7C126DF6" w14:textId="77777777" w:rsidR="00DD51B1" w:rsidRPr="00D14360" w:rsidRDefault="00DD51B1" w:rsidP="00B505D2">
      <w:pPr>
        <w:spacing w:after="120"/>
        <w:rPr>
          <w:rFonts w:ascii="Times New Roman" w:eastAsia="Calibri" w:hAnsi="Times New Roman"/>
          <w:sz w:val="24"/>
          <w:szCs w:val="24"/>
          <w:rPrChange w:id="14049" w:author="Russell Ott" w:date="2022-05-16T11:47:00Z">
            <w:rPr>
              <w:rFonts w:ascii="Calibri" w:eastAsia="Calibri" w:hAnsi="Calibri"/>
            </w:rPr>
          </w:rPrChange>
        </w:rPr>
      </w:pPr>
      <w:r w:rsidRPr="00D14360">
        <w:rPr>
          <w:rPrChange w:id="14050" w:author="Russell Ott" w:date="2022-05-16T11:47:00Z">
            <w:rPr>
              <w:rFonts w:ascii="Calibri" w:eastAsia="Calibri" w:hAnsi="Calibri"/>
            </w:rPr>
          </w:rPrChange>
        </w:rPr>
        <w:t>The Medication Supply Order entry records activities associated with ordering medicatio</w:t>
      </w:r>
      <w:r w:rsidRPr="00D14360">
        <w:rPr>
          <w:rPrChange w:id="14051" w:author="Russell Ott" w:date="2022-05-16T11:47:00Z">
            <w:rPr>
              <w:rFonts w:ascii="Calibri" w:eastAsia="Calibri" w:hAnsi="Calibri"/>
            </w:rPr>
          </w:rPrChange>
        </w:rPr>
        <w:t>ns. The Medication Dispense entry records when medications are dispensed to the patient.</w:t>
      </w:r>
    </w:p>
    <w:p w14:paraId="6A115F57" w14:textId="741D7483" w:rsidR="003749D4" w:rsidRPr="00C64922" w:rsidRDefault="000816FD" w:rsidP="00E42FA6">
      <w:pPr>
        <w:pStyle w:val="Caption"/>
        <w:keepNext/>
        <w:spacing w:after="0"/>
      </w:pPr>
      <w:bookmarkStart w:id="14052" w:name="_2nusc19" w:colFirst="0" w:colLast="0"/>
      <w:bookmarkStart w:id="14053" w:name="_Toc21927514"/>
      <w:bookmarkEnd w:id="14052"/>
      <w:r>
        <w:t xml:space="preserve">  </w:t>
      </w:r>
      <w:bookmarkStart w:id="14054" w:name="_Toc101449314"/>
      <w:r w:rsidR="003749D4" w:rsidRPr="00C64922">
        <w:t xml:space="preserve">Example </w:t>
      </w:r>
      <w:r w:rsidR="00132A94">
        <w:fldChar w:fldCharType="begin"/>
      </w:r>
      <w:r w:rsidR="00132A94">
        <w:instrText xml:space="preserve"> SEQ Example \* ARABIC </w:instrText>
      </w:r>
      <w:r w:rsidR="00132A94">
        <w:fldChar w:fldCharType="separate"/>
      </w:r>
      <w:del w:id="14055" w:author="Russell Ott" w:date="2022-05-16T11:47:00Z">
        <w:r w:rsidR="00DE0DA7">
          <w:rPr>
            <w:noProof/>
          </w:rPr>
          <w:delText>62</w:delText>
        </w:r>
      </w:del>
      <w:ins w:id="14056" w:author="Russell Ott" w:date="2022-05-16T11:47:00Z">
        <w:r w:rsidR="00F10C7C">
          <w:rPr>
            <w:noProof/>
          </w:rPr>
          <w:t>61</w:t>
        </w:r>
      </w:ins>
      <w:r w:rsidR="00132A94">
        <w:rPr>
          <w:noProof/>
        </w:rPr>
        <w:fldChar w:fldCharType="end"/>
      </w:r>
      <w:r w:rsidR="003749D4" w:rsidRPr="00C64922">
        <w:t>: Medication Dispense</w:t>
      </w:r>
      <w:bookmarkEnd w:id="14054"/>
      <w:bookmarkEnd w:id="140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ascii="Times New Roman" w:eastAsia="Calibri" w:hAnsi="Times New Roman"/>
          <w:sz w:val="24"/>
          <w:szCs w:val="24"/>
          <w:rPrChange w:id="14057" w:author="Russell Ott" w:date="2022-05-16T11:47:00Z">
            <w:rPr>
              <w:rFonts w:ascii="Calibri" w:eastAsia="Calibri" w:hAnsi="Calibri"/>
            </w:rPr>
          </w:rPrChange>
        </w:rPr>
      </w:pPr>
      <w:r w:rsidRPr="00D14360">
        <w:rPr>
          <w:rPrChange w:id="14058" w:author="Russell Ott" w:date="2022-05-16T11:47:00Z">
            <w:rPr>
              <w:rFonts w:ascii="Calibri" w:eastAsia="Calibri" w:hAnsi="Calibri"/>
            </w:rPr>
          </w:rPrChange>
        </w:rPr>
        <w:t>The structure of a medication entry can be complex. It</w:t>
      </w:r>
      <w:r w:rsidR="00DD51B1" w:rsidRPr="00D14360">
        <w:rPr>
          <w:rPrChange w:id="14059" w:author="Russell Ott" w:date="2022-05-16T11:47:00Z">
            <w:rPr>
              <w:rFonts w:ascii="Calibri" w:eastAsia="Calibri" w:hAnsi="Calibri"/>
            </w:rPr>
          </w:rPrChange>
        </w:rPr>
        <w:t xml:space="preserve"> is complicated by the fact that any one of these templates may include other type</w:t>
      </w:r>
      <w:r w:rsidRPr="00D14360">
        <w:rPr>
          <w:rFonts w:eastAsia="Calibri"/>
          <w:rPrChange w:id="14060" w:author="Russell Ott" w:date="2022-05-16T11:47:00Z">
            <w:rPr>
              <w:rFonts w:ascii="Calibri" w:eastAsia="Calibri" w:hAnsi="Calibri"/>
            </w:rPr>
          </w:rPrChange>
        </w:rPr>
        <w:t>s</w:t>
      </w:r>
      <w:r w:rsidR="00DD51B1" w:rsidRPr="00D14360">
        <w:rPr>
          <w:rPrChange w:id="14061" w:author="Russell Ott" w:date="2022-05-16T11:47:00Z">
            <w:rPr>
              <w:rFonts w:ascii="Calibri" w:eastAsia="Calibri" w:hAnsi="Calibri"/>
            </w:rPr>
          </w:rPrChange>
        </w:rPr>
        <w:t xml:space="preserve"> of medication templates within </w:t>
      </w:r>
      <w:r w:rsidRPr="00D14360">
        <w:rPr>
          <w:rFonts w:eastAsia="Calibri"/>
          <w:rPrChange w:id="14062" w:author="Russell Ott" w:date="2022-05-16T11:47:00Z">
            <w:rPr>
              <w:rFonts w:ascii="Calibri" w:eastAsia="Calibri" w:hAnsi="Calibri"/>
            </w:rPr>
          </w:rPrChange>
        </w:rPr>
        <w:t>additional</w:t>
      </w:r>
      <w:r w:rsidR="00DD51B1" w:rsidRPr="00D14360">
        <w:rPr>
          <w:rFonts w:eastAsia="Calibri"/>
          <w:rPrChange w:id="14063" w:author="Russell Ott" w:date="2022-05-16T11:47:00Z">
            <w:rPr>
              <w:rFonts w:ascii="Calibri" w:eastAsia="Calibri" w:hAnsi="Calibri"/>
            </w:rPr>
          </w:rPrChange>
        </w:rPr>
        <w:t xml:space="preserve"> entryRelationship</w:t>
      </w:r>
      <w:r w:rsidRPr="00D14360">
        <w:rPr>
          <w:rFonts w:eastAsia="Calibri"/>
          <w:rPrChange w:id="14064" w:author="Russell Ott" w:date="2022-05-16T11:47:00Z">
            <w:rPr>
              <w:rFonts w:ascii="Calibri" w:eastAsia="Calibri" w:hAnsi="Calibri"/>
            </w:rPr>
          </w:rPrChange>
        </w:rPr>
        <w:t>s</w:t>
      </w:r>
      <w:r w:rsidR="00DD51B1" w:rsidRPr="00D14360">
        <w:rPr>
          <w:rPrChange w:id="14065" w:author="Russell Ott" w:date="2022-05-16T11:47:00Z">
            <w:rPr>
              <w:rFonts w:ascii="Calibri" w:eastAsia="Calibri" w:hAnsi="Calibri"/>
            </w:rPr>
          </w:rPrChange>
        </w:rPr>
        <w:t>. To support interoperability, implementers should minimize the amount of template nesting used to express medic</w:t>
      </w:r>
      <w:r w:rsidR="00DD51B1" w:rsidRPr="00D14360">
        <w:rPr>
          <w:rFonts w:eastAsia="Calibri"/>
          <w:rPrChange w:id="14066" w:author="Russell Ott" w:date="2022-05-16T11:47:00Z">
            <w:rPr>
              <w:rFonts w:ascii="Calibri" w:eastAsia="Calibri" w:hAnsi="Calibri"/>
            </w:rPr>
          </w:rPrChange>
        </w:rPr>
        <w:t>ation information.</w:t>
      </w:r>
    </w:p>
    <w:p w14:paraId="53E18B6B" w14:textId="77777777" w:rsidR="00DD51B1" w:rsidRPr="00D14360" w:rsidRDefault="00DD51B1" w:rsidP="00B505D2">
      <w:pPr>
        <w:spacing w:after="120"/>
        <w:rPr>
          <w:rFonts w:ascii="Times New Roman" w:eastAsia="Calibri" w:hAnsi="Times New Roman"/>
          <w:sz w:val="24"/>
          <w:szCs w:val="24"/>
          <w:rPrChange w:id="14067" w:author="Russell Ott" w:date="2022-05-16T11:47:00Z">
            <w:rPr>
              <w:rFonts w:ascii="Calibri" w:eastAsia="Calibri" w:hAnsi="Calibri"/>
            </w:rPr>
          </w:rPrChange>
        </w:rPr>
      </w:pPr>
      <w:r w:rsidRPr="00D14360">
        <w:rPr>
          <w:rPrChange w:id="14068" w:author="Russell Ott" w:date="2022-05-16T11:47:00Z">
            <w:rPr>
              <w:rFonts w:ascii="Calibri" w:eastAsia="Calibri" w:hAnsi="Calibri"/>
            </w:rPr>
          </w:rPrChange>
        </w:rPr>
        <w:t xml:space="preserve">When representing medications, consideration needs to be given to the way date/time intervals are represented. See </w:t>
      </w:r>
      <w:r w:rsidR="006034A6" w:rsidRPr="00D14360">
        <w:rPr>
          <w:rPrChange w:id="14069" w:author="Russell Ott" w:date="2022-05-16T11:47:00Z">
            <w:rPr>
              <w:rFonts w:ascii="Calibri" w:eastAsia="Calibri" w:hAnsi="Calibri"/>
            </w:rPr>
          </w:rPrChange>
        </w:rPr>
        <w:t xml:space="preserve">Chapter </w:t>
      </w:r>
      <w:r w:rsidR="003749D4" w:rsidRPr="00D14360">
        <w:rPr>
          <w:rFonts w:eastAsia="Calibri"/>
          <w:rPrChange w:id="14070" w:author="Russell Ott" w:date="2022-05-16T11:47:00Z">
            <w:rPr>
              <w:rFonts w:ascii="Calibri" w:eastAsia="Calibri" w:hAnsi="Calibri"/>
            </w:rPr>
          </w:rPrChange>
        </w:rPr>
        <w:t>5.1.1</w:t>
      </w:r>
      <w:r w:rsidR="00693FC4" w:rsidRPr="00D14360">
        <w:rPr>
          <w:rFonts w:eastAsia="Calibri"/>
          <w:rPrChange w:id="14071" w:author="Russell Ott" w:date="2022-05-16T11:47:00Z">
            <w:rPr>
              <w:rFonts w:ascii="Calibri" w:eastAsia="Calibri" w:hAnsi="Calibri"/>
            </w:rPr>
          </w:rPrChange>
        </w:rPr>
        <w:t>0</w:t>
      </w:r>
      <w:r w:rsidR="003749D4" w:rsidRPr="00D14360">
        <w:rPr>
          <w:rPrChange w:id="14072" w:author="Russell Ott" w:date="2022-05-16T11:47:00Z">
            <w:rPr>
              <w:rFonts w:ascii="Calibri" w:eastAsia="Calibri" w:hAnsi="Calibri"/>
            </w:rPr>
          </w:rPrChange>
        </w:rPr>
        <w:t>.2</w:t>
      </w:r>
      <w:r w:rsidRPr="00D14360">
        <w:rPr>
          <w:rFonts w:eastAsia="Calibri"/>
          <w:rPrChange w:id="14073" w:author="Russell Ott" w:date="2022-05-16T11:47:00Z">
            <w:rPr>
              <w:rFonts w:ascii="Calibri" w:eastAsia="Calibri" w:hAnsi="Calibri"/>
            </w:rPr>
          </w:rPrChange>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rPrChange w:id="14074" w:author="Russell Ott" w:date="2022-05-16T11:47:00Z">
            <w:rPr>
              <w:rFonts w:ascii="Calibri" w:eastAsia="Calibri" w:hAnsi="Calibri"/>
            </w:rPr>
          </w:rPrChange>
        </w:rPr>
        <w:t>.</w:t>
      </w:r>
      <w:r w:rsidRPr="00D14360">
        <w:rPr>
          <w:vertAlign w:val="superscript"/>
          <w:rPrChange w:id="14075" w:author="Russell Ott" w:date="2022-05-16T11:47:00Z">
            <w:rPr>
              <w:rFonts w:ascii="Calibri" w:eastAsia="Calibri" w:hAnsi="Calibri"/>
              <w:vertAlign w:val="superscript"/>
            </w:rPr>
          </w:rPrChange>
        </w:rPr>
        <w:footnoteReference w:id="154"/>
      </w:r>
    </w:p>
    <w:p w14:paraId="0EAE7BCA" w14:textId="569050C9" w:rsidR="00504F98" w:rsidRPr="00D14360" w:rsidRDefault="00504F98" w:rsidP="00B505D2">
      <w:pPr>
        <w:spacing w:after="120"/>
        <w:rPr>
          <w:rFonts w:ascii="Times New Roman" w:eastAsia="Calibri" w:hAnsi="Times New Roman"/>
          <w:b/>
          <w:sz w:val="24"/>
          <w:szCs w:val="24"/>
          <w:rPrChange w:id="14076" w:author="Russell Ott" w:date="2022-05-16T11:47:00Z">
            <w:rPr>
              <w:rFonts w:ascii="Calibri" w:eastAsia="Calibri" w:hAnsi="Calibri"/>
              <w:b/>
            </w:rPr>
          </w:rPrChange>
        </w:rPr>
      </w:pPr>
      <w:r w:rsidRPr="00D14360">
        <w:rPr>
          <w:b/>
          <w:rPrChange w:id="14077" w:author="Russell Ott" w:date="2022-05-16T11:47:00Z">
            <w:rPr>
              <w:rFonts w:ascii="Calibri" w:eastAsia="Calibri" w:hAnsi="Calibri"/>
              <w:b/>
            </w:rPr>
          </w:rPrChange>
        </w:rPr>
        <w:t>Reference:</w:t>
      </w:r>
      <w:r w:rsidRPr="00AD08FB">
        <w:rPr>
          <w:color w:val="000000"/>
          <w:rPrChange w:id="14078" w:author="Russell Ott" w:date="2022-05-16T11:47:00Z">
            <w:rPr>
              <w:rFonts w:ascii="Calibri" w:eastAsia="Calibri" w:hAnsi="Calibri"/>
              <w:color w:val="000000"/>
            </w:rPr>
          </w:rPrChange>
        </w:rPr>
        <w:t xml:space="preserve"> </w:t>
      </w:r>
      <w:r w:rsidR="001A0138">
        <w:fldChar w:fldCharType="begin"/>
      </w:r>
      <w:r w:rsidR="001A0138">
        <w:instrText xml:space="preserve"> HYPERLINK \l "_Date/Time_Precision" </w:instrText>
      </w:r>
      <w:r w:rsidR="001A0138">
        <w:fldChar w:fldCharType="separate"/>
      </w:r>
      <w:r w:rsidR="00693FC4" w:rsidRPr="00AD08FB">
        <w:rPr>
          <w:rStyle w:val="Hyperlink"/>
          <w:color w:val="000000"/>
          <w:u w:val="none"/>
          <w:rPrChange w:id="14079" w:author="Russell Ott" w:date="2022-05-16T11:47:00Z">
            <w:rPr>
              <w:rStyle w:val="Hyperlink"/>
              <w:rFonts w:ascii="Calibri" w:eastAsia="Calibri" w:hAnsi="Calibri"/>
              <w:color w:val="000000"/>
              <w:u w:val="none"/>
            </w:rPr>
          </w:rPrChange>
        </w:rPr>
        <w:t xml:space="preserve"> </w:t>
      </w:r>
      <w:r w:rsidR="00693FC4" w:rsidRPr="007770C6">
        <w:rPr>
          <w:rStyle w:val="Hyperlink"/>
          <w:rPrChange w:id="14080" w:author="Russell Ott" w:date="2022-05-16T11:47:00Z">
            <w:rPr>
              <w:rStyle w:val="Hyperlink"/>
              <w:rFonts w:ascii="Calibri" w:eastAsia="Calibri" w:hAnsi="Calibri"/>
              <w:color w:val="000000"/>
              <w:u w:val="none"/>
            </w:rPr>
          </w:rPrChange>
        </w:rPr>
        <w:t>5.1.10.2 Date/Time Precision</w:t>
      </w:r>
      <w:r w:rsidR="001A0138">
        <w:rPr>
          <w:rStyle w:val="Hyperlink"/>
          <w:rPrChange w:id="14081" w:author="Russell Ott" w:date="2022-05-16T11:47:00Z">
            <w:rPr>
              <w:rStyle w:val="Hyperlink"/>
              <w:rFonts w:ascii="Calibri" w:hAnsi="Calibri"/>
              <w:color w:val="000000"/>
              <w:u w:val="none"/>
            </w:rPr>
          </w:rPrChange>
        </w:rPr>
        <w:fldChar w:fldCharType="end"/>
      </w:r>
    </w:p>
    <w:p w14:paraId="56CFA7C8" w14:textId="290BB875" w:rsidR="00DD51B1" w:rsidRPr="00C64922" w:rsidRDefault="003749D4" w:rsidP="00F10C7C">
      <w:pPr>
        <w:pStyle w:val="Heading3"/>
      </w:pPr>
      <w:bookmarkStart w:id="14082" w:name="_p4ghi1nqvn4w" w:colFirst="0" w:colLast="0"/>
      <w:bookmarkStart w:id="14083" w:name="_r39o2v63m0do" w:colFirst="0" w:colLast="0"/>
      <w:bookmarkStart w:id="14084" w:name="_Toc10707524"/>
      <w:bookmarkStart w:id="14085" w:name="_Toc11043670"/>
      <w:bookmarkStart w:id="14086" w:name="_Toc11045637"/>
      <w:bookmarkStart w:id="14087" w:name="_Toc11391305"/>
      <w:bookmarkStart w:id="14088" w:name="_Toc103262710"/>
      <w:bookmarkEnd w:id="14082"/>
      <w:bookmarkEnd w:id="14083"/>
      <w:del w:id="14089" w:author="Russell Ott" w:date="2022-05-16T11:47:00Z">
        <w:r w:rsidRPr="00C64922">
          <w:delText xml:space="preserve">  </w:delText>
        </w:r>
      </w:del>
      <w:bookmarkStart w:id="14090" w:name="_Toc22823455"/>
      <w:r w:rsidR="00DD51B1" w:rsidRPr="00C64922">
        <w:t>Immunization</w:t>
      </w:r>
      <w:bookmarkEnd w:id="14084"/>
      <w:bookmarkEnd w:id="14085"/>
      <w:bookmarkEnd w:id="14086"/>
      <w:bookmarkEnd w:id="14087"/>
      <w:bookmarkEnd w:id="14088"/>
      <w:bookmarkEnd w:id="14090"/>
    </w:p>
    <w:p w14:paraId="776494B8" w14:textId="77777777" w:rsidR="00DD51B1" w:rsidRPr="00C64922" w:rsidRDefault="00DD51B1" w:rsidP="002E634A">
      <w:pPr>
        <w:pStyle w:val="Heading4"/>
      </w:pPr>
      <w:bookmarkStart w:id="14091" w:name="_Toc11043671"/>
      <w:r w:rsidRPr="00C64922">
        <w:t>Recording Immunization Date</w:t>
      </w:r>
      <w:bookmarkEnd w:id="14091"/>
    </w:p>
    <w:p w14:paraId="68AA5AB7" w14:textId="77777777" w:rsidR="00DD51B1" w:rsidRPr="00D14360" w:rsidRDefault="00DD51B1" w:rsidP="00B505D2">
      <w:pPr>
        <w:spacing w:after="120"/>
        <w:rPr>
          <w:rFonts w:ascii="Times New Roman" w:eastAsia="Calibri" w:hAnsi="Times New Roman"/>
          <w:sz w:val="24"/>
          <w:szCs w:val="24"/>
          <w:rPrChange w:id="14092" w:author="Russell Ott" w:date="2022-05-16T11:47:00Z">
            <w:rPr>
              <w:rFonts w:ascii="Calibri" w:eastAsia="Calibri" w:hAnsi="Calibri"/>
            </w:rPr>
          </w:rPrChange>
        </w:rPr>
      </w:pPr>
      <w:r w:rsidRPr="00D14360">
        <w:rPr>
          <w:rPrChange w:id="14093" w:author="Russell Ott" w:date="2022-05-16T11:47:00Z">
            <w:rPr>
              <w:rFonts w:ascii="Calibri" w:eastAsia="Calibri" w:hAnsi="Calibri"/>
            </w:rPr>
          </w:rPrChange>
        </w:rPr>
        <w:t xml:space="preserve">When recording an actual immunization (with moodCode = EVN), the effectiveTime represents when the immunization was </w:t>
      </w:r>
      <w:r w:rsidR="003749D4" w:rsidRPr="00D14360">
        <w:rPr>
          <w:rPrChange w:id="14094" w:author="Russell Ott" w:date="2022-05-16T11:47:00Z">
            <w:rPr>
              <w:rFonts w:ascii="Calibri" w:eastAsia="Calibri" w:hAnsi="Calibri"/>
            </w:rPr>
          </w:rPrChange>
        </w:rPr>
        <w:t>given,</w:t>
      </w:r>
      <w:r w:rsidRPr="00D14360">
        <w:rPr>
          <w:rFonts w:eastAsia="Calibri"/>
          <w:rPrChange w:id="14095" w:author="Russell Ott" w:date="2022-05-16T11:47:00Z">
            <w:rPr>
              <w:rFonts w:ascii="Calibri" w:eastAsia="Calibri" w:hAnsi="Calibri"/>
            </w:rPr>
          </w:rPrChange>
        </w:rPr>
        <w:t xml:space="preserve"> and this will generally just be a single dateTime value. Most of the time, when recording the </w:t>
      </w:r>
      <w:r w:rsidR="00A57126" w:rsidRPr="00D14360">
        <w:rPr>
          <w:rFonts w:eastAsia="Calibri"/>
          <w:rPrChange w:id="14096" w:author="Russell Ott" w:date="2022-05-16T11:47:00Z">
            <w:rPr>
              <w:rFonts w:ascii="Calibri" w:eastAsia="Calibri" w:hAnsi="Calibri"/>
            </w:rPr>
          </w:rPrChange>
        </w:rPr>
        <w:t>i</w:t>
      </w:r>
      <w:r w:rsidRPr="00D14360">
        <w:rPr>
          <w:rPrChange w:id="14097" w:author="Russell Ott" w:date="2022-05-16T11:47:00Z">
            <w:rPr>
              <w:rFonts w:ascii="Calibri" w:eastAsia="Calibri" w:hAnsi="Calibri"/>
            </w:rPr>
          </w:rPrChange>
        </w:rPr>
        <w:t>mmunizatio</w:t>
      </w:r>
      <w:r w:rsidRPr="00D14360">
        <w:rPr>
          <w:rFonts w:eastAsia="Calibri"/>
          <w:rPrChange w:id="14098" w:author="Russell Ott" w:date="2022-05-16T11:47:00Z">
            <w:rPr>
              <w:rFonts w:ascii="Calibri" w:eastAsia="Calibri" w:hAnsi="Calibri"/>
            </w:rPr>
          </w:rPrChange>
        </w:rPr>
        <w:t>n date, the effectiveTime element should contain just a single @value. However, there is a use case for using an interval when requesting an immunization, i.e. have this immunization done between date 1 and date 2.</w:t>
      </w:r>
    </w:p>
    <w:p w14:paraId="6A6712B1" w14:textId="41B02583" w:rsidR="003749D4" w:rsidRPr="00C64922" w:rsidRDefault="000816FD" w:rsidP="00E42FA6">
      <w:pPr>
        <w:pStyle w:val="Caption"/>
        <w:keepNext/>
        <w:spacing w:after="0"/>
      </w:pPr>
      <w:bookmarkStart w:id="14099" w:name="_1baon6m" w:colFirst="0" w:colLast="0"/>
      <w:bookmarkStart w:id="14100" w:name="_Toc21927515"/>
      <w:bookmarkEnd w:id="14099"/>
      <w:r>
        <w:t xml:space="preserve">  </w:t>
      </w:r>
      <w:bookmarkStart w:id="14101" w:name="_Toc101449315"/>
      <w:r w:rsidR="003749D4" w:rsidRPr="00C64922">
        <w:t xml:space="preserve">Example </w:t>
      </w:r>
      <w:r w:rsidR="00132A94">
        <w:fldChar w:fldCharType="begin"/>
      </w:r>
      <w:r w:rsidR="00132A94">
        <w:instrText xml:space="preserve"> SEQ Example \* ARABIC </w:instrText>
      </w:r>
      <w:r w:rsidR="00132A94">
        <w:fldChar w:fldCharType="separate"/>
      </w:r>
      <w:del w:id="14102" w:author="Russell Ott" w:date="2022-05-16T11:47:00Z">
        <w:r w:rsidR="00DE0DA7">
          <w:rPr>
            <w:noProof/>
          </w:rPr>
          <w:delText>63</w:delText>
        </w:r>
      </w:del>
      <w:ins w:id="14103" w:author="Russell Ott" w:date="2022-05-16T11:47:00Z">
        <w:r w:rsidR="00F10C7C">
          <w:rPr>
            <w:noProof/>
          </w:rPr>
          <w:t>62</w:t>
        </w:r>
      </w:ins>
      <w:r w:rsidR="00132A94">
        <w:rPr>
          <w:noProof/>
        </w:rPr>
        <w:fldChar w:fldCharType="end"/>
      </w:r>
      <w:r w:rsidR="003749D4" w:rsidRPr="00C64922">
        <w:t>: Influenza Vaccination</w:t>
      </w:r>
      <w:r w:rsidR="003749D4" w:rsidRPr="00D14360">
        <w:rPr>
          <w:b/>
          <w:vertAlign w:val="superscript"/>
          <w:rPrChange w:id="14104" w:author="Russell Ott" w:date="2022-05-16T11:47:00Z">
            <w:rPr>
              <w:b/>
              <w:vertAlign w:val="superscript"/>
            </w:rPr>
          </w:rPrChange>
        </w:rPr>
        <w:footnoteReference w:id="155"/>
      </w:r>
      <w:bookmarkEnd w:id="14101"/>
      <w:bookmarkEnd w:id="141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2E634A">
      <w:pPr>
        <w:pStyle w:val="Heading4"/>
      </w:pPr>
      <w:bookmarkStart w:id="14105" w:name="_ir73of7umvu5" w:colFirst="0" w:colLast="0"/>
      <w:bookmarkStart w:id="14106" w:name="_Toc11043672"/>
      <w:bookmarkEnd w:id="14105"/>
      <w:r w:rsidRPr="00C64922">
        <w:t>Immunization Status Code</w:t>
      </w:r>
      <w:bookmarkEnd w:id="14106"/>
    </w:p>
    <w:p w14:paraId="3A05C43D" w14:textId="77777777" w:rsidR="00DD51B1" w:rsidRPr="00D14360" w:rsidRDefault="00DD51B1" w:rsidP="00B505D2">
      <w:pPr>
        <w:spacing w:after="120"/>
        <w:rPr>
          <w:rFonts w:ascii="Times New Roman" w:eastAsia="Calibri" w:hAnsi="Times New Roman"/>
          <w:sz w:val="24"/>
          <w:szCs w:val="24"/>
          <w:rPrChange w:id="14107" w:author="Russell Ott" w:date="2022-05-16T11:47:00Z">
            <w:rPr>
              <w:rFonts w:ascii="Calibri" w:eastAsia="Calibri" w:hAnsi="Calibri"/>
            </w:rPr>
          </w:rPrChange>
        </w:rPr>
      </w:pPr>
      <w:r w:rsidRPr="00D14360">
        <w:rPr>
          <w:rPrChange w:id="14108" w:author="Russell Ott" w:date="2022-05-16T11:47:00Z">
            <w:rPr>
              <w:rFonts w:ascii="Calibri" w:eastAsia="Calibri" w:hAnsi="Calibri"/>
            </w:rPr>
          </w:rPrChange>
        </w:rPr>
        <w:t xml:space="preserve">When recording the immunization status code, the normal value would be </w:t>
      </w:r>
      <w:r w:rsidR="00A57126" w:rsidRPr="00D14360">
        <w:rPr>
          <w:rPrChange w:id="14109" w:author="Russell Ott" w:date="2022-05-16T11:47:00Z">
            <w:rPr>
              <w:rFonts w:ascii="Calibri" w:eastAsia="Calibri" w:hAnsi="Calibri"/>
            </w:rPr>
          </w:rPrChange>
        </w:rPr>
        <w:t>“</w:t>
      </w:r>
      <w:r w:rsidRPr="00D14360">
        <w:rPr>
          <w:rPrChange w:id="14110" w:author="Russell Ott" w:date="2022-05-16T11:47:00Z">
            <w:rPr>
              <w:rFonts w:ascii="Calibri" w:eastAsia="Calibri" w:hAnsi="Calibri"/>
            </w:rPr>
          </w:rPrChange>
        </w:rPr>
        <w:t>completed</w:t>
      </w:r>
      <w:r w:rsidR="00A57126" w:rsidRPr="00D14360">
        <w:rPr>
          <w:rFonts w:eastAsia="Calibri"/>
          <w:rPrChange w:id="14111" w:author="Russell Ott" w:date="2022-05-16T11:47:00Z">
            <w:rPr>
              <w:rFonts w:ascii="Calibri" w:eastAsia="Calibri" w:hAnsi="Calibri"/>
            </w:rPr>
          </w:rPrChange>
        </w:rPr>
        <w:t>”</w:t>
      </w:r>
      <w:r w:rsidRPr="00D14360">
        <w:rPr>
          <w:rPrChange w:id="14112" w:author="Russell Ott" w:date="2022-05-16T11:47:00Z">
            <w:rPr>
              <w:rFonts w:ascii="Calibri" w:eastAsia="Calibri" w:hAnsi="Calibri"/>
            </w:rPr>
          </w:rPrChange>
        </w:rPr>
        <w:t xml:space="preserve">, as this represents an immunization that has been completely given.  In extremely rare circumstances, a status of </w:t>
      </w:r>
      <w:r w:rsidR="00A57126" w:rsidRPr="00D14360">
        <w:rPr>
          <w:rFonts w:eastAsia="Calibri"/>
          <w:rPrChange w:id="14113" w:author="Russell Ott" w:date="2022-05-16T11:47:00Z">
            <w:rPr>
              <w:rFonts w:ascii="Calibri" w:eastAsia="Calibri" w:hAnsi="Calibri"/>
            </w:rPr>
          </w:rPrChange>
        </w:rPr>
        <w:t>“</w:t>
      </w:r>
      <w:r w:rsidRPr="00D14360">
        <w:rPr>
          <w:rPrChange w:id="14114" w:author="Russell Ott" w:date="2022-05-16T11:47:00Z">
            <w:rPr>
              <w:rFonts w:ascii="Calibri" w:eastAsia="Calibri" w:hAnsi="Calibri"/>
            </w:rPr>
          </w:rPrChange>
        </w:rPr>
        <w:t>active</w:t>
      </w:r>
      <w:r w:rsidR="00A57126" w:rsidRPr="00D14360">
        <w:rPr>
          <w:rFonts w:eastAsia="Calibri"/>
          <w:rPrChange w:id="14115" w:author="Russell Ott" w:date="2022-05-16T11:47:00Z">
            <w:rPr>
              <w:rFonts w:ascii="Calibri" w:eastAsia="Calibri" w:hAnsi="Calibri"/>
            </w:rPr>
          </w:rPrChange>
        </w:rPr>
        <w:t>”</w:t>
      </w:r>
      <w:r w:rsidRPr="00D14360">
        <w:rPr>
          <w:rPrChange w:id="14116" w:author="Russell Ott" w:date="2022-05-16T11:47:00Z">
            <w:rPr>
              <w:rFonts w:ascii="Calibri" w:eastAsia="Calibri" w:hAnsi="Calibri"/>
            </w:rPr>
          </w:rPrChange>
        </w:rPr>
        <w:t xml:space="preserve"> could be used.  The use of </w:t>
      </w:r>
      <w:r w:rsidR="00A57126" w:rsidRPr="00D14360">
        <w:rPr>
          <w:rFonts w:eastAsia="Calibri"/>
          <w:rPrChange w:id="14117" w:author="Russell Ott" w:date="2022-05-16T11:47:00Z">
            <w:rPr>
              <w:rFonts w:ascii="Calibri" w:eastAsia="Calibri" w:hAnsi="Calibri"/>
            </w:rPr>
          </w:rPrChange>
        </w:rPr>
        <w:t>”</w:t>
      </w:r>
      <w:r w:rsidRPr="00D14360">
        <w:rPr>
          <w:rPrChange w:id="14118" w:author="Russell Ott" w:date="2022-05-16T11:47:00Z">
            <w:rPr>
              <w:rFonts w:ascii="Calibri" w:eastAsia="Calibri" w:hAnsi="Calibri"/>
            </w:rPr>
          </w:rPrChange>
        </w:rPr>
        <w:t>active</w:t>
      </w:r>
      <w:r w:rsidR="00A57126" w:rsidRPr="00D14360">
        <w:rPr>
          <w:rFonts w:eastAsia="Calibri"/>
          <w:rPrChange w:id="14119" w:author="Russell Ott" w:date="2022-05-16T11:47:00Z">
            <w:rPr>
              <w:rFonts w:ascii="Calibri" w:eastAsia="Calibri" w:hAnsi="Calibri"/>
            </w:rPr>
          </w:rPrChange>
        </w:rPr>
        <w:t>”</w:t>
      </w:r>
      <w:r w:rsidRPr="00D14360">
        <w:rPr>
          <w:rPrChange w:id="14120" w:author="Russell Ott" w:date="2022-05-16T11:47:00Z">
            <w:rPr>
              <w:rFonts w:ascii="Calibri" w:eastAsia="Calibri" w:hAnsi="Calibri"/>
            </w:rPr>
          </w:rPrChange>
        </w:rPr>
        <w:t xml:space="preserve"> implies that a</w:t>
      </w:r>
      <w:r w:rsidRPr="00D14360">
        <w:rPr>
          <w:rFonts w:eastAsia="Calibri"/>
          <w:rPrChange w:id="14121" w:author="Russell Ott" w:date="2022-05-16T11:47:00Z">
            <w:rPr>
              <w:rFonts w:ascii="Calibri" w:eastAsia="Calibri" w:hAnsi="Calibri"/>
            </w:rPr>
          </w:rPrChange>
        </w:rPr>
        <w:t xml:space="preserve">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rPrChange w:id="14122" w:author="Russell Ott" w:date="2022-05-16T11:47:00Z">
            <w:rPr>
              <w:rFonts w:ascii="Calibri" w:eastAsia="Calibri" w:hAnsi="Calibri"/>
            </w:rPr>
          </w:rPrChange>
        </w:rPr>
        <w:t>“</w:t>
      </w:r>
      <w:r w:rsidRPr="00D14360">
        <w:rPr>
          <w:rPrChange w:id="14123" w:author="Russell Ott" w:date="2022-05-16T11:47:00Z">
            <w:rPr>
              <w:rFonts w:ascii="Calibri" w:eastAsia="Calibri" w:hAnsi="Calibri"/>
            </w:rPr>
          </w:rPrChange>
        </w:rPr>
        <w:t>completed</w:t>
      </w:r>
      <w:r w:rsidR="00A57126" w:rsidRPr="00D14360">
        <w:rPr>
          <w:rFonts w:eastAsia="Calibri"/>
          <w:rPrChange w:id="14124" w:author="Russell Ott" w:date="2022-05-16T11:47:00Z">
            <w:rPr>
              <w:rFonts w:ascii="Calibri" w:eastAsia="Calibri" w:hAnsi="Calibri"/>
            </w:rPr>
          </w:rPrChange>
        </w:rPr>
        <w:t>.”</w:t>
      </w:r>
      <w:r w:rsidRPr="00D14360">
        <w:rPr>
          <w:rFonts w:eastAsia="Calibri"/>
          <w:rPrChange w:id="14125" w:author="Russell Ott" w:date="2022-05-16T11:47:00Z">
            <w:rPr>
              <w:rFonts w:ascii="Calibri" w:eastAsia="Calibri" w:hAnsi="Calibri"/>
            </w:rPr>
          </w:rPrChange>
        </w:rPr>
        <w:t xml:space="preserve"> </w:t>
      </w:r>
    </w:p>
    <w:p w14:paraId="0A4625B7" w14:textId="1D9BF798" w:rsidR="00DD51B1" w:rsidRPr="00C64922" w:rsidRDefault="0011751C" w:rsidP="00F10C7C">
      <w:pPr>
        <w:pStyle w:val="Heading3"/>
      </w:pPr>
      <w:bookmarkStart w:id="14126" w:name="_rdql11qorczb" w:colFirst="0" w:colLast="0"/>
      <w:bookmarkStart w:id="14127" w:name="_uyajiiw16owl" w:colFirst="0" w:colLast="0"/>
      <w:bookmarkStart w:id="14128" w:name="_Procedure"/>
      <w:bookmarkStart w:id="14129" w:name="_Toc10707525"/>
      <w:bookmarkStart w:id="14130" w:name="_Toc11043675"/>
      <w:bookmarkStart w:id="14131" w:name="_Toc11045638"/>
      <w:bookmarkStart w:id="14132" w:name="_Toc11391306"/>
      <w:bookmarkStart w:id="14133" w:name="_Ref98770828"/>
      <w:bookmarkStart w:id="14134" w:name="_Ref98770832"/>
      <w:bookmarkStart w:id="14135" w:name="_Toc103262711"/>
      <w:bookmarkEnd w:id="14126"/>
      <w:bookmarkEnd w:id="14127"/>
      <w:bookmarkEnd w:id="14128"/>
      <w:del w:id="14136" w:author="Russell Ott" w:date="2022-05-16T11:47:00Z">
        <w:r w:rsidRPr="00C64922">
          <w:delText xml:space="preserve">  </w:delText>
        </w:r>
      </w:del>
      <w:bookmarkStart w:id="14137" w:name="_Toc22823456"/>
      <w:r w:rsidR="00DD51B1" w:rsidRPr="00C64922">
        <w:t>Procedure</w:t>
      </w:r>
      <w:bookmarkEnd w:id="14129"/>
      <w:bookmarkEnd w:id="14130"/>
      <w:bookmarkEnd w:id="14131"/>
      <w:bookmarkEnd w:id="14132"/>
      <w:bookmarkEnd w:id="14133"/>
      <w:bookmarkEnd w:id="14134"/>
      <w:bookmarkEnd w:id="14135"/>
      <w:bookmarkEnd w:id="14137"/>
    </w:p>
    <w:p w14:paraId="1F6A2DFA" w14:textId="0CA26FC6" w:rsidR="0007159E" w:rsidRDefault="00521E33" w:rsidP="0007159E">
      <w:pPr>
        <w:spacing w:after="120"/>
        <w:rPr>
          <w:rPrChange w:id="14138" w:author="Russell Ott" w:date="2022-05-16T11:47:00Z">
            <w:rPr>
              <w:rFonts w:ascii="Calibri" w:hAnsi="Calibri"/>
            </w:rPr>
          </w:rPrChange>
        </w:rPr>
      </w:pPr>
      <w:del w:id="14139" w:author="Russell Ott" w:date="2022-05-16T11:47:00Z">
        <w:r w:rsidRPr="00D14360">
          <w:rPr>
            <w:rFonts w:cs="Calibri"/>
          </w:rPr>
          <w:delText>There are three</w:delText>
        </w:r>
      </w:del>
      <w:ins w:id="14140" w:author="Russell Ott" w:date="2022-05-16T11:47:00Z">
        <w:r w:rsidR="0007159E">
          <w:rPr>
            <w:rFonts w:cs="Calibri"/>
          </w:rPr>
          <w:t>Historically, and in C-CDA R2.1, to align with the HL7 RIM definition of what constitutes a procedure; “</w:t>
        </w:r>
        <w:r w:rsidR="0007159E" w:rsidRPr="00C16EE8">
          <w:rPr>
            <w:rFonts w:cs="Calibri"/>
          </w:rPr>
          <w:t>An Act whose immediate and primary outcome (post-condition) is the alteration of the physical condition of the subject.</w:t>
        </w:r>
        <w:r w:rsidR="0007159E">
          <w:rPr>
            <w:rFonts w:cs="Calibri"/>
          </w:rPr>
          <w:t>”, T</w:t>
        </w:r>
        <w:r w:rsidR="0007159E" w:rsidRPr="00D14360">
          <w:rPr>
            <w:rFonts w:cs="Calibri"/>
          </w:rPr>
          <w:t>hree</w:t>
        </w:r>
      </w:ins>
      <w:r w:rsidR="0007159E" w:rsidRPr="00D14360">
        <w:rPr>
          <w:rPrChange w:id="14141" w:author="Russell Ott" w:date="2022-05-16T11:47:00Z">
            <w:rPr>
              <w:rFonts w:ascii="Calibri" w:hAnsi="Calibri"/>
            </w:rPr>
          </w:rPrChange>
        </w:rPr>
        <w:t xml:space="preserve"> templates for representi</w:t>
      </w:r>
      <w:r w:rsidR="0007159E" w:rsidRPr="00D14360">
        <w:rPr>
          <w:rPrChange w:id="14142" w:author="Russell Ott" w:date="2022-05-16T11:47:00Z">
            <w:rPr>
              <w:rFonts w:ascii="Calibri" w:hAnsi="Calibri"/>
            </w:rPr>
          </w:rPrChange>
        </w:rPr>
        <w:t xml:space="preserve">ng completed procedures </w:t>
      </w:r>
      <w:del w:id="14143" w:author="Russell Ott" w:date="2022-05-16T11:47:00Z">
        <w:r w:rsidR="00A61B88" w:rsidRPr="00D14360">
          <w:rPr>
            <w:rFonts w:ascii="Calibri" w:hAnsi="Calibri" w:cs="Calibri"/>
          </w:rPr>
          <w:delText xml:space="preserve">that have been performed on or for the patient, each based on a different RIM Act class. </w:delText>
        </w:r>
      </w:del>
      <w:ins w:id="14144" w:author="Russell Ott" w:date="2022-05-16T11:47:00Z">
        <w:r w:rsidR="0007159E">
          <w:rPr>
            <w:rFonts w:cs="Calibri"/>
          </w:rPr>
          <w:t>were defined.</w:t>
        </w:r>
      </w:ins>
      <w:r w:rsidR="0007159E">
        <w:rPr>
          <w:rPrChange w:id="14145" w:author="Russell Ott" w:date="2022-05-16T11:47:00Z">
            <w:rPr>
              <w:rFonts w:ascii="Calibri" w:hAnsi="Calibri"/>
            </w:rPr>
          </w:rPrChange>
        </w:rPr>
        <w:t xml:space="preserve"> </w:t>
      </w:r>
      <w:r w:rsidR="0007159E" w:rsidRPr="00D14360">
        <w:rPr>
          <w:rPrChange w:id="14146" w:author="Russell Ott" w:date="2022-05-16T11:47:00Z">
            <w:rPr>
              <w:rFonts w:ascii="Calibri" w:hAnsi="Calibri"/>
            </w:rPr>
          </w:rPrChange>
        </w:rPr>
        <w:t xml:space="preserve">The Procedure template based on the Procedure Act </w:t>
      </w:r>
      <w:del w:id="14147" w:author="Russell Ott" w:date="2022-05-16T11:47:00Z">
        <w:r w:rsidR="00A61B88" w:rsidRPr="00D14360">
          <w:rPr>
            <w:rFonts w:ascii="Calibri" w:hAnsi="Calibri" w:cs="Calibri"/>
          </w:rPr>
          <w:delText>is used</w:delText>
        </w:r>
      </w:del>
      <w:ins w:id="14148" w:author="Russell Ott" w:date="2022-05-16T11:47:00Z">
        <w:r w:rsidR="0007159E">
          <w:rPr>
            <w:rFonts w:cs="Calibri"/>
          </w:rPr>
          <w:t>was defined</w:t>
        </w:r>
      </w:ins>
      <w:r w:rsidR="0007159E" w:rsidRPr="00D14360">
        <w:rPr>
          <w:rPrChange w:id="14149" w:author="Russell Ott" w:date="2022-05-16T11:47:00Z">
            <w:rPr>
              <w:rFonts w:ascii="Calibri" w:hAnsi="Calibri"/>
            </w:rPr>
          </w:rPrChange>
        </w:rPr>
        <w:t xml:space="preserve"> to represent procedures that alter the physical condition of a patient (</w:t>
      </w:r>
      <w:r w:rsidR="0007159E" w:rsidRPr="003A3D50">
        <w:rPr>
          <w:i/>
          <w:rPrChange w:id="14150" w:author="Russell Ott" w:date="2022-05-16T11:47:00Z">
            <w:rPr>
              <w:rFonts w:ascii="Calibri" w:hAnsi="Calibri"/>
              <w:i/>
            </w:rPr>
          </w:rPrChange>
        </w:rPr>
        <w:t>e.g</w:t>
      </w:r>
      <w:r w:rsidR="0007159E" w:rsidRPr="00D14360">
        <w:rPr>
          <w:rPrChange w:id="14151" w:author="Russell Ott" w:date="2022-05-16T11:47:00Z">
            <w:rPr>
              <w:rFonts w:ascii="Calibri" w:hAnsi="Calibri"/>
            </w:rPr>
          </w:rPrChange>
        </w:rPr>
        <w:t xml:space="preserve">., splenectomy). The Procedure template based on the Observation Act </w:t>
      </w:r>
      <w:del w:id="14152" w:author="Russell Ott" w:date="2022-05-16T11:47:00Z">
        <w:r w:rsidR="00A61B88" w:rsidRPr="00D14360">
          <w:rPr>
            <w:rFonts w:ascii="Calibri" w:hAnsi="Calibri" w:cs="Calibri"/>
          </w:rPr>
          <w:delText>is used</w:delText>
        </w:r>
      </w:del>
      <w:ins w:id="14153" w:author="Russell Ott" w:date="2022-05-16T11:47:00Z">
        <w:r w:rsidR="0007159E">
          <w:rPr>
            <w:rFonts w:cs="Calibri"/>
          </w:rPr>
          <w:t>was defined</w:t>
        </w:r>
      </w:ins>
      <w:r w:rsidR="0007159E" w:rsidRPr="00D14360">
        <w:rPr>
          <w:rPrChange w:id="14154" w:author="Russell Ott" w:date="2022-05-16T11:47:00Z">
            <w:rPr>
              <w:rFonts w:ascii="Calibri" w:hAnsi="Calibri"/>
            </w:rPr>
          </w:rPrChange>
        </w:rPr>
        <w:t xml:space="preserve"> </w:t>
      </w:r>
      <w:r w:rsidR="0007159E" w:rsidRPr="00D14360">
        <w:rPr>
          <w:rPrChange w:id="14155" w:author="Russell Ott" w:date="2022-05-16T11:47:00Z">
            <w:rPr>
              <w:rFonts w:ascii="Calibri" w:hAnsi="Calibri"/>
            </w:rPr>
          </w:rPrChange>
        </w:rPr>
        <w:t>to represent procedures that generate information about a patient’s condition but do not cause physical alteration (</w:t>
      </w:r>
      <w:r w:rsidR="0007159E" w:rsidRPr="003A3D50">
        <w:rPr>
          <w:i/>
          <w:rPrChange w:id="14156" w:author="Russell Ott" w:date="2022-05-16T11:47:00Z">
            <w:rPr>
              <w:rFonts w:ascii="Calibri" w:hAnsi="Calibri"/>
              <w:i/>
            </w:rPr>
          </w:rPrChange>
        </w:rPr>
        <w:t>e.g.,</w:t>
      </w:r>
      <w:r w:rsidR="0007159E" w:rsidRPr="00D14360">
        <w:rPr>
          <w:rPrChange w:id="14157" w:author="Russell Ott" w:date="2022-05-16T11:47:00Z">
            <w:rPr>
              <w:rFonts w:ascii="Calibri" w:hAnsi="Calibri"/>
            </w:rPr>
          </w:rPrChange>
        </w:rPr>
        <w:t xml:space="preserve"> a test like an EEG). The Procedure template based on the Act </w:t>
      </w:r>
      <w:del w:id="14158" w:author="Russell Ott" w:date="2022-05-16T11:47:00Z">
        <w:r w:rsidR="00A61B88" w:rsidRPr="00D14360">
          <w:rPr>
            <w:rFonts w:ascii="Calibri" w:hAnsi="Calibri" w:cs="Calibri"/>
          </w:rPr>
          <w:delText>is for</w:delText>
        </w:r>
      </w:del>
      <w:ins w:id="14159" w:author="Russell Ott" w:date="2022-05-16T11:47:00Z">
        <w:r w:rsidR="0007159E">
          <w:rPr>
            <w:rFonts w:cs="Calibri"/>
          </w:rPr>
          <w:t>was defined to represent</w:t>
        </w:r>
      </w:ins>
      <w:r w:rsidR="0007159E">
        <w:rPr>
          <w:rPrChange w:id="14160" w:author="Russell Ott" w:date="2022-05-16T11:47:00Z">
            <w:rPr>
              <w:rFonts w:ascii="Calibri" w:hAnsi="Calibri"/>
            </w:rPr>
          </w:rPrChange>
        </w:rPr>
        <w:t xml:space="preserve"> </w:t>
      </w:r>
      <w:r w:rsidR="0007159E" w:rsidRPr="00D14360">
        <w:rPr>
          <w:rPrChange w:id="14161" w:author="Russell Ott" w:date="2022-05-16T11:47:00Z">
            <w:rPr>
              <w:rFonts w:ascii="Calibri" w:hAnsi="Calibri"/>
            </w:rPr>
          </w:rPrChange>
        </w:rPr>
        <w:t>all other types of procedures (</w:t>
      </w:r>
      <w:r w:rsidR="0007159E" w:rsidRPr="003A3D50">
        <w:rPr>
          <w:i/>
          <w:rPrChange w:id="14162" w:author="Russell Ott" w:date="2022-05-16T11:47:00Z">
            <w:rPr>
              <w:rFonts w:ascii="Calibri" w:hAnsi="Calibri"/>
              <w:i/>
            </w:rPr>
          </w:rPrChange>
        </w:rPr>
        <w:t>e.g.,</w:t>
      </w:r>
      <w:r w:rsidR="0007159E" w:rsidRPr="00D14360">
        <w:rPr>
          <w:rPrChange w:id="14163" w:author="Russell Ott" w:date="2022-05-16T11:47:00Z">
            <w:rPr>
              <w:rFonts w:ascii="Calibri" w:hAnsi="Calibri"/>
            </w:rPr>
          </w:rPrChange>
        </w:rPr>
        <w:t xml:space="preserve"> dressing change, patient education).</w:t>
      </w:r>
    </w:p>
    <w:p w14:paraId="47729667" w14:textId="77777777" w:rsidR="0007159E" w:rsidRPr="00D14360" w:rsidRDefault="0007159E" w:rsidP="0007159E">
      <w:pPr>
        <w:spacing w:after="120"/>
        <w:rPr>
          <w:ins w:id="14164" w:author="Russell Ott" w:date="2022-05-16T11:47:00Z"/>
          <w:rFonts w:cs="Calibri"/>
        </w:rPr>
      </w:pPr>
      <w:ins w:id="14165" w:author="Russell Ott" w:date="2022-05-16T11:47:00Z">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ins>
    </w:p>
    <w:p w14:paraId="62BFF8CE" w14:textId="5FE90A90" w:rsidR="00A61B88" w:rsidRPr="00D14360" w:rsidRDefault="00986722" w:rsidP="00B505D2">
      <w:pPr>
        <w:spacing w:after="120"/>
        <w:rPr>
          <w:rFonts w:ascii="Times New Roman" w:eastAsia="Times New Roman" w:hAnsi="Times New Roman"/>
          <w:sz w:val="24"/>
          <w:szCs w:val="24"/>
          <w:rPrChange w:id="14166" w:author="Russell Ott" w:date="2022-05-16T11:47:00Z">
            <w:rPr>
              <w:rFonts w:ascii="Calibri" w:hAnsi="Calibri"/>
            </w:rPr>
          </w:rPrChange>
        </w:rPr>
      </w:pPr>
      <w:r w:rsidRPr="00D14360">
        <w:rPr>
          <w:b/>
          <w:rPrChange w:id="14167" w:author="Russell Ott" w:date="2022-05-16T11:47:00Z">
            <w:rPr>
              <w:rFonts w:ascii="Calibri" w:hAnsi="Calibri"/>
              <w:b/>
            </w:rPr>
          </w:rPrChange>
        </w:rPr>
        <w:t>Reference:</w:t>
      </w:r>
      <w:r w:rsidRPr="00AD08FB">
        <w:rPr>
          <w:color w:val="000000"/>
          <w:rPrChange w:id="14168" w:author="Russell Ott" w:date="2022-05-16T11:47:00Z">
            <w:rPr>
              <w:rFonts w:ascii="Calibri" w:hAnsi="Calibri"/>
              <w:color w:val="000000"/>
            </w:rPr>
          </w:rPrChange>
        </w:rPr>
        <w:t xml:space="preserve"> </w:t>
      </w:r>
      <w:r w:rsidR="001A0138">
        <w:fldChar w:fldCharType="begin"/>
      </w:r>
      <w:r w:rsidR="001A0138">
        <w:instrText xml:space="preserve"> HYPERLINK \l "_Plan/Planning_Information" </w:instrText>
      </w:r>
      <w:r w:rsidR="001A0138">
        <w:fldChar w:fldCharType="separate"/>
      </w:r>
      <w:r w:rsidR="00225CAE" w:rsidRPr="007770C6">
        <w:rPr>
          <w:rStyle w:val="Hyperlink"/>
          <w:rPrChange w:id="14169" w:author="Russell Ott" w:date="2022-05-16T11:47:00Z">
            <w:rPr>
              <w:rStyle w:val="Hyperlink"/>
              <w:rFonts w:ascii="Calibri" w:hAnsi="Calibri"/>
              <w:color w:val="000000"/>
              <w:u w:val="none"/>
            </w:rPr>
          </w:rPrChange>
        </w:rPr>
        <w:t>4.3.4 Plan/Planning</w:t>
      </w:r>
      <w:r w:rsidR="00264CAA" w:rsidRPr="007770C6">
        <w:rPr>
          <w:rStyle w:val="Hyperlink"/>
          <w:rPrChange w:id="14170" w:author="Russell Ott" w:date="2022-05-16T11:47:00Z">
            <w:rPr>
              <w:rStyle w:val="Hyperlink"/>
              <w:rFonts w:ascii="Calibri" w:hAnsi="Calibri"/>
              <w:color w:val="000000"/>
              <w:u w:val="none"/>
            </w:rPr>
          </w:rPrChange>
        </w:rPr>
        <w:t xml:space="preserve"> Information</w:t>
      </w:r>
      <w:r w:rsidR="001A0138">
        <w:rPr>
          <w:rStyle w:val="Hyperlink"/>
          <w:rPrChange w:id="14171" w:author="Russell Ott" w:date="2022-05-16T11:47:00Z">
            <w:rPr>
              <w:rStyle w:val="Hyperlink"/>
              <w:rFonts w:ascii="Calibri" w:hAnsi="Calibri"/>
              <w:color w:val="000000"/>
              <w:u w:val="none"/>
            </w:rPr>
          </w:rPrChange>
        </w:rPr>
        <w:fldChar w:fldCharType="end"/>
      </w:r>
    </w:p>
    <w:p w14:paraId="79B8D458" w14:textId="77777777" w:rsidR="00DD51B1" w:rsidRPr="00C64922" w:rsidRDefault="00DD51B1" w:rsidP="002E634A">
      <w:pPr>
        <w:pStyle w:val="Heading4"/>
      </w:pPr>
      <w:bookmarkStart w:id="14172" w:name="_ck33qz115w0n" w:colFirst="0" w:colLast="0"/>
      <w:bookmarkStart w:id="14173" w:name="_Toc11043676"/>
      <w:bookmarkEnd w:id="14172"/>
      <w:r w:rsidRPr="00C64922">
        <w:t>Procedure</w:t>
      </w:r>
      <w:bookmarkEnd w:id="14173"/>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3A3D50">
        <w:trPr>
          <w:trHeight w:val="576"/>
        </w:trPr>
        <w:tc>
          <w:tcPr>
            <w:tcW w:w="683" w:type="dxa"/>
            <w:tcBorders>
              <w:right w:val="nil"/>
            </w:tcBorders>
            <w:shd w:val="clear" w:color="auto" w:fill="C6D9F1"/>
          </w:tcPr>
          <w:p w14:paraId="42B7282F" w14:textId="4EA6BFE4" w:rsidR="00CD3D7C" w:rsidRPr="00C64922" w:rsidRDefault="00634398" w:rsidP="001104A1">
            <w:pPr>
              <w:pStyle w:val="BodyText"/>
              <w:rPr>
                <w:noProof/>
              </w:rPr>
            </w:pPr>
            <w:del w:id="14174" w:author="Russell Ott" w:date="2022-05-16T11:47:00Z">
              <w:r>
                <w:rPr>
                  <w:noProof/>
                </w:rPr>
                <w:drawing>
                  <wp:anchor distT="0" distB="0" distL="114300" distR="114300" simplePos="0" relativeHeight="251951104" behindDoc="0" locked="0" layoutInCell="1" allowOverlap="1" wp14:anchorId="6E1C7A2C" wp14:editId="5587DCD9">
                    <wp:simplePos x="0" y="0"/>
                    <wp:positionH relativeFrom="column">
                      <wp:posOffset>-6350</wp:posOffset>
                    </wp:positionH>
                    <wp:positionV relativeFrom="paragraph">
                      <wp:posOffset>116205</wp:posOffset>
                    </wp:positionV>
                    <wp:extent cx="323215" cy="323215"/>
                    <wp:effectExtent l="0" t="0" r="0" b="0"/>
                    <wp:wrapNone/>
                    <wp:docPr id="3117"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175" w:author="Russell Ott" w:date="2022-05-16T11:47:00Z">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78D626D" w14:textId="77777777" w:rsidR="00CD3D7C" w:rsidRPr="007770C6" w:rsidRDefault="00CD3D7C" w:rsidP="001104A1">
            <w:pPr>
              <w:pStyle w:val="Default"/>
              <w:rPr>
                <w:sz w:val="20"/>
                <w:rPrChange w:id="14176" w:author="Russell Ott" w:date="2022-05-16T11:47:00Z">
                  <w:rPr/>
                </w:rPrChange>
              </w:rPr>
            </w:pPr>
            <w:r w:rsidRPr="007770C6">
              <w:rPr>
                <w:sz w:val="20"/>
                <w:rPrChange w:id="14177" w:author="Russell Ott" w:date="2022-05-16T11:47:00Z">
                  <w:rPr/>
                </w:rPrChange>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b/>
                <w:sz w:val="20"/>
                <w:rPrChange w:id="14178" w:author="Russell Ott" w:date="2022-05-16T11:47:00Z">
                  <w:rPr>
                    <w:b/>
                  </w:rPr>
                </w:rPrChange>
              </w:rPr>
              <w:t>. [</w:t>
            </w:r>
            <w:r w:rsidR="00E83F3B" w:rsidRPr="007770C6">
              <w:rPr>
                <w:b/>
                <w:sz w:val="20"/>
                <w:rPrChange w:id="14179" w:author="Russell Ott" w:date="2022-05-16T11:47:00Z">
                  <w:rPr>
                    <w:b/>
                  </w:rPr>
                </w:rPrChange>
              </w:rPr>
              <w:t>BP-095</w:t>
            </w:r>
            <w:r w:rsidRPr="007770C6">
              <w:rPr>
                <w:b/>
                <w:sz w:val="20"/>
                <w:rPrChange w:id="14180" w:author="Russell Ott" w:date="2022-05-16T11:47:00Z">
                  <w:rPr>
                    <w:b/>
                  </w:rPr>
                </w:rPrChange>
              </w:rPr>
              <w:t>]</w:t>
            </w:r>
          </w:p>
        </w:tc>
      </w:tr>
    </w:tbl>
    <w:p w14:paraId="15E42738" w14:textId="531BE359" w:rsidR="00A61B88" w:rsidRPr="00D14360" w:rsidRDefault="00A61B88" w:rsidP="000447CF">
      <w:pPr>
        <w:pStyle w:val="Caption"/>
        <w:rPr>
          <w:sz w:val="28"/>
          <w:rPrChange w:id="14181" w:author="Russell Ott" w:date="2022-05-16T11:47:00Z">
            <w:rPr>
              <w:rFonts w:ascii="Calibri" w:hAnsi="Calibri"/>
            </w:rPr>
          </w:rPrChange>
        </w:rPr>
        <w:pPrChange w:id="14182" w:author="Russell Ott" w:date="2022-05-16T11:47:00Z">
          <w:pPr/>
        </w:pPrChange>
      </w:pPr>
    </w:p>
    <w:p w14:paraId="58305C34" w14:textId="77777777" w:rsidR="00F9202A" w:rsidRDefault="00264CAA" w:rsidP="00F9202A">
      <w:pPr>
        <w:rPr>
          <w:del w:id="14183" w:author="Russell Ott" w:date="2022-05-16T11:47:00Z"/>
          <w:rFonts w:cs="Calibri"/>
          <w:szCs w:val="28"/>
        </w:rPr>
      </w:pPr>
      <w:del w:id="14184" w:author="Russell Ott" w:date="2022-05-16T11:47:00Z">
        <w:r w:rsidRPr="00D14360">
          <w:rPr>
            <w:rFonts w:cs="Calibri"/>
            <w:szCs w:val="28"/>
          </w:rPr>
          <w:delText>The table</w:delText>
        </w:r>
        <w:r w:rsidR="006034A6" w:rsidRPr="00D14360">
          <w:rPr>
            <w:rFonts w:cs="Calibri"/>
            <w:szCs w:val="28"/>
          </w:rPr>
          <w:delText xml:space="preserve"> below shows a s</w:delText>
        </w:r>
        <w:r w:rsidR="00F9202A" w:rsidRPr="00D14360">
          <w:rPr>
            <w:rFonts w:cs="Calibri"/>
            <w:szCs w:val="28"/>
          </w:rPr>
          <w:delText>ummary of similarities and differences for available Procedure templates</w:delText>
        </w:r>
        <w:r w:rsidR="006034A6" w:rsidRPr="00D14360">
          <w:rPr>
            <w:rFonts w:cs="Calibri"/>
            <w:szCs w:val="28"/>
          </w:rPr>
          <w:delText>.</w:delText>
        </w:r>
      </w:del>
    </w:p>
    <w:p w14:paraId="524E1BE5" w14:textId="77777777" w:rsidR="006034A6" w:rsidRPr="00D14360" w:rsidRDefault="006034A6" w:rsidP="00F9202A">
      <w:pPr>
        <w:rPr>
          <w:del w:id="14185" w:author="Russell Ott" w:date="2022-05-16T11:47:00Z"/>
          <w:rFonts w:cs="Calibri"/>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4186" w:author="Russell Ott" w:date="2022-05-16T11:47:00Z">
          <w:tblPr>
            <w:tblW w:w="927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PrChange>
      </w:tblPr>
      <w:tblGrid>
        <w:gridCol w:w="1840"/>
        <w:gridCol w:w="4595"/>
        <w:gridCol w:w="1460"/>
        <w:gridCol w:w="1460"/>
        <w:tblGridChange w:id="14187">
          <w:tblGrid>
            <w:gridCol w:w="1840"/>
            <w:gridCol w:w="477"/>
            <w:gridCol w:w="2317"/>
            <w:gridCol w:w="1801"/>
            <w:gridCol w:w="517"/>
            <w:gridCol w:w="943"/>
            <w:gridCol w:w="1375"/>
            <w:gridCol w:w="85"/>
          </w:tblGrid>
        </w:tblGridChange>
      </w:tblGrid>
      <w:tr w:rsidR="004F6FF6" w:rsidRPr="00C64922" w14:paraId="3A965B13" w14:textId="3220E74A" w:rsidTr="003A3D50">
        <w:trPr>
          <w:cantSplit/>
          <w:tblHeader/>
          <w:trPrChange w:id="14188" w:author="Russell Ott" w:date="2022-05-16T11:47:00Z">
            <w:trPr>
              <w:gridAfter w:val="0"/>
              <w:cantSplit/>
              <w:tblHeader/>
            </w:trPr>
          </w:trPrChange>
        </w:trPr>
        <w:tc>
          <w:tcPr>
            <w:tcW w:w="1457" w:type="dxa"/>
            <w:tcBorders>
              <w:bottom w:val="nil"/>
              <w:right w:val="nil"/>
            </w:tcBorders>
            <w:shd w:val="clear" w:color="auto" w:fill="4F81BD"/>
            <w:tcPrChange w:id="14189" w:author="Russell Ott" w:date="2022-05-16T11:47:00Z">
              <w:tcPr>
                <w:tcW w:w="2317" w:type="dxa"/>
                <w:gridSpan w:val="2"/>
                <w:tcBorders>
                  <w:bottom w:val="nil"/>
                  <w:right w:val="nil"/>
                </w:tcBorders>
                <w:shd w:val="clear" w:color="auto" w:fill="4F81BD"/>
              </w:tcPr>
            </w:tcPrChange>
          </w:tcPr>
          <w:p w14:paraId="6CC15806" w14:textId="77777777" w:rsidR="00E42FA6" w:rsidRPr="00D14360" w:rsidRDefault="00E42FA6" w:rsidP="00E42FA6">
            <w:pPr>
              <w:rPr>
                <w:b/>
                <w:color w:val="FFFFFF"/>
                <w:rPrChange w:id="14190" w:author="Russell Ott" w:date="2022-05-16T11:47:00Z">
                  <w:rPr>
                    <w:rFonts w:ascii="Calibri" w:hAnsi="Calibri"/>
                    <w:b/>
                    <w:color w:val="FFFFFF"/>
                  </w:rPr>
                </w:rPrChange>
              </w:rPr>
              <w:pPrChange w:id="14191" w:author="Russell Ott" w:date="2022-05-16T11:47:00Z">
                <w:pPr>
                  <w:ind w:right="-554"/>
                </w:pPr>
              </w:pPrChange>
            </w:pPr>
            <w:ins w:id="14192" w:author="Russell Ott" w:date="2022-05-16T11:47:00Z">
              <w:r w:rsidRPr="00D14360">
                <w:rPr>
                  <w:rFonts w:cs="Calibri"/>
                  <w:b/>
                  <w:bCs/>
                  <w:color w:val="FFFFFF"/>
                </w:rPr>
                <w:t xml:space="preserve">Entry </w:t>
              </w:r>
            </w:ins>
            <w:r w:rsidRPr="00D14360">
              <w:rPr>
                <w:b/>
                <w:color w:val="FFFFFF"/>
                <w:rPrChange w:id="14193" w:author="Russell Ott" w:date="2022-05-16T11:47:00Z">
                  <w:rPr>
                    <w:rFonts w:ascii="Calibri" w:hAnsi="Calibri"/>
                    <w:b/>
                    <w:color w:val="FFFFFF"/>
                  </w:rPr>
                </w:rPrChange>
              </w:rPr>
              <w:t>Template</w:t>
            </w:r>
          </w:p>
        </w:tc>
        <w:tc>
          <w:tcPr>
            <w:tcW w:w="7898" w:type="dxa"/>
            <w:shd w:val="clear" w:color="auto" w:fill="4F81BD"/>
            <w:tcPrChange w:id="14194" w:author="Russell Ott" w:date="2022-05-16T11:47:00Z">
              <w:tcPr>
                <w:tcW w:w="2317" w:type="dxa"/>
                <w:shd w:val="clear" w:color="auto" w:fill="4F81BD"/>
              </w:tcPr>
            </w:tcPrChange>
          </w:tcPr>
          <w:p w14:paraId="505ABF5C" w14:textId="1737B2C7" w:rsidR="00E42FA6" w:rsidRPr="00D14360" w:rsidRDefault="00E42FA6" w:rsidP="00E42FA6">
            <w:pPr>
              <w:rPr>
                <w:ins w:id="14195" w:author="Russell Ott" w:date="2022-05-16T11:47:00Z"/>
                <w:rFonts w:ascii="Times New Roman" w:eastAsia="Times New Roman" w:hAnsi="Times New Roman" w:cs="Calibri"/>
                <w:b/>
                <w:iCs/>
                <w:color w:val="FFFFFF"/>
                <w:sz w:val="24"/>
                <w:szCs w:val="24"/>
              </w:rPr>
            </w:pPr>
            <w:r w:rsidRPr="00D14360">
              <w:rPr>
                <w:b/>
                <w:color w:val="FFFFFF"/>
                <w:rPrChange w:id="14196" w:author="Russell Ott" w:date="2022-05-16T11:47:00Z">
                  <w:rPr>
                    <w:rFonts w:ascii="Calibri" w:hAnsi="Calibri"/>
                    <w:b/>
                    <w:color w:val="FFFFFF"/>
                  </w:rPr>
                </w:rPrChange>
              </w:rPr>
              <w:t>Procedure Activity Procedure</w:t>
            </w:r>
            <w:ins w:id="14197" w:author="Russell Ott" w:date="2022-05-16T11:47:00Z">
              <w:r w:rsidRPr="00D14360">
                <w:rPr>
                  <w:rFonts w:cs="Calibri"/>
                  <w:b/>
                  <w:iCs/>
                  <w:color w:val="FFFFFF"/>
                </w:rPr>
                <w:t xml:space="preserve"> (V</w:t>
              </w:r>
              <w:r w:rsidR="004F44B5">
                <w:rPr>
                  <w:rFonts w:cs="Calibri"/>
                  <w:b/>
                  <w:iCs/>
                  <w:color w:val="FFFFFF"/>
                </w:rPr>
                <w:t>3</w:t>
              </w:r>
              <w:r w:rsidRPr="00D14360">
                <w:rPr>
                  <w:rFonts w:cs="Calibri"/>
                  <w:b/>
                  <w:iCs/>
                  <w:color w:val="FFFFFF"/>
                </w:rPr>
                <w:t xml:space="preserve">) </w:t>
              </w:r>
            </w:ins>
          </w:p>
          <w:p w14:paraId="76A888D5" w14:textId="256AD274" w:rsidR="00E42FA6" w:rsidRPr="00D14360" w:rsidRDefault="00E42FA6" w:rsidP="00E42FA6">
            <w:pPr>
              <w:rPr>
                <w:color w:val="FFFFFF"/>
                <w:rPrChange w:id="14198" w:author="Russell Ott" w:date="2022-05-16T11:47:00Z">
                  <w:rPr>
                    <w:rFonts w:ascii="Calibri" w:hAnsi="Calibri"/>
                    <w:b/>
                    <w:color w:val="FFFFFF"/>
                  </w:rPr>
                </w:rPrChange>
              </w:rPr>
            </w:pPr>
            <w:ins w:id="14199" w:author="Russell Ott" w:date="2022-05-16T11:47:00Z">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ins>
          </w:p>
        </w:tc>
        <w:tc>
          <w:tcPr>
            <w:tcW w:w="2318" w:type="dxa"/>
            <w:shd w:val="clear" w:color="auto" w:fill="4F81BD"/>
            <w:cellDel w:id="14200" w:author="Russell Ott" w:date="2022-05-16T11:47:00Z"/>
            <w:tcPrChange w:id="14201" w:author="Russell Ott" w:date="2022-05-16T11:47:00Z">
              <w:tcPr>
                <w:tcW w:w="2318" w:type="dxa"/>
                <w:gridSpan w:val="2"/>
                <w:shd w:val="clear" w:color="auto" w:fill="4F81BD"/>
                <w:cellDel w:id="14202" w:author="Russell Ott" w:date="2022-05-16T11:47:00Z"/>
              </w:tcPr>
            </w:tcPrChange>
          </w:tcPr>
          <w:p w14:paraId="7F93C15D" w14:textId="77777777" w:rsidR="00E42FA6" w:rsidRPr="00D14360" w:rsidRDefault="00E42FA6" w:rsidP="00E42FA6">
            <w:pPr>
              <w:rPr>
                <w:rFonts w:eastAsia="Times New Roman" w:cs="Calibri"/>
                <w:b/>
                <w:bCs/>
                <w:color w:val="FFFFFF"/>
                <w:sz w:val="24"/>
                <w:szCs w:val="24"/>
              </w:rPr>
            </w:pPr>
            <w:del w:id="14203" w:author="Russell Ott" w:date="2022-05-16T11:47:00Z">
              <w:r w:rsidRPr="00D14360">
                <w:rPr>
                  <w:rFonts w:cs="Calibri"/>
                  <w:b/>
                  <w:bCs/>
                  <w:color w:val="FFFFFF"/>
                </w:rPr>
                <w:delText>Procedure Activity Observation</w:delText>
              </w:r>
            </w:del>
          </w:p>
        </w:tc>
        <w:tc>
          <w:tcPr>
            <w:tcW w:w="2318" w:type="dxa"/>
            <w:shd w:val="clear" w:color="auto" w:fill="4F81BD"/>
            <w:cellDel w:id="14204" w:author="Russell Ott" w:date="2022-05-16T11:47:00Z"/>
            <w:tcPrChange w:id="14205" w:author="Russell Ott" w:date="2022-05-16T11:47:00Z">
              <w:tcPr>
                <w:tcW w:w="2318" w:type="dxa"/>
                <w:gridSpan w:val="2"/>
                <w:shd w:val="clear" w:color="auto" w:fill="4F81BD"/>
                <w:cellDel w:id="14206" w:author="Russell Ott" w:date="2022-05-16T11:47:00Z"/>
              </w:tcPr>
            </w:tcPrChange>
          </w:tcPr>
          <w:p w14:paraId="626E07E4" w14:textId="77777777" w:rsidR="00E42FA6" w:rsidRPr="00D14360" w:rsidRDefault="00E42FA6" w:rsidP="00E42FA6">
            <w:pPr>
              <w:rPr>
                <w:rFonts w:eastAsia="Times New Roman" w:cs="Calibri"/>
                <w:b/>
                <w:bCs/>
                <w:color w:val="FFFFFF"/>
                <w:sz w:val="24"/>
                <w:szCs w:val="24"/>
              </w:rPr>
            </w:pPr>
            <w:del w:id="14207" w:author="Russell Ott" w:date="2022-05-16T11:47:00Z">
              <w:r w:rsidRPr="00D14360">
                <w:rPr>
                  <w:rFonts w:cs="Calibri"/>
                  <w:b/>
                  <w:bCs/>
                  <w:color w:val="FFFFFF"/>
                </w:rPr>
                <w:delText>Procedure Activity Act</w:delText>
              </w:r>
            </w:del>
          </w:p>
        </w:tc>
      </w:tr>
      <w:tr w:rsidR="004F6FF6" w:rsidRPr="00C64922" w14:paraId="044E03AE" w14:textId="4E74F8A6" w:rsidTr="003A3D50">
        <w:trPr>
          <w:cantSplit/>
          <w:trHeight w:val="305"/>
          <w:trPrChange w:id="14208" w:author="Russell Ott" w:date="2022-05-16T11:47:00Z">
            <w:trPr>
              <w:gridAfter w:val="0"/>
              <w:cantSplit/>
            </w:trPr>
          </w:trPrChange>
        </w:trPr>
        <w:tc>
          <w:tcPr>
            <w:tcW w:w="1457" w:type="dxa"/>
            <w:tcBorders>
              <w:top w:val="single" w:sz="4" w:space="0" w:color="4F81BD"/>
              <w:bottom w:val="single" w:sz="4" w:space="0" w:color="4F81BD"/>
              <w:right w:val="nil"/>
            </w:tcBorders>
            <w:shd w:val="clear" w:color="auto" w:fill="FFFFFF"/>
            <w:tcPrChange w:id="14209" w:author="Russell Ott" w:date="2022-05-16T11:47:00Z">
              <w:tcPr>
                <w:tcW w:w="2317" w:type="dxa"/>
                <w:gridSpan w:val="2"/>
                <w:tcBorders>
                  <w:top w:val="single" w:sz="4" w:space="0" w:color="4F81BD"/>
                  <w:bottom w:val="single" w:sz="4" w:space="0" w:color="4F81BD"/>
                  <w:right w:val="nil"/>
                </w:tcBorders>
                <w:shd w:val="clear" w:color="auto" w:fill="FFFFFF"/>
              </w:tcPr>
            </w:tcPrChange>
          </w:tcPr>
          <w:p w14:paraId="3530BFF2" w14:textId="7E656AB0" w:rsidR="00E42FA6" w:rsidRPr="00D14360" w:rsidRDefault="00E42FA6" w:rsidP="00E42FA6">
            <w:pPr>
              <w:rPr>
                <w:b/>
                <w:rPrChange w:id="14210" w:author="Russell Ott" w:date="2022-05-16T11:47:00Z">
                  <w:rPr>
                    <w:rFonts w:ascii="Calibri" w:hAnsi="Calibri"/>
                    <w:b/>
                    <w:sz w:val="20"/>
                  </w:rPr>
                </w:rPrChange>
              </w:rPr>
            </w:pPr>
            <w:del w:id="14211" w:author="Russell Ott" w:date="2022-05-16T11:47:00Z">
              <w:r w:rsidRPr="00D14360">
                <w:rPr>
                  <w:rFonts w:cs="Calibri"/>
                  <w:b/>
                  <w:bCs/>
                </w:rPr>
                <w:delText>Act type</w:delText>
              </w:r>
            </w:del>
            <w:ins w:id="14212" w:author="Russell Ott" w:date="2022-05-16T11:47:00Z">
              <w:r w:rsidRPr="00D14360">
                <w:rPr>
                  <w:rFonts w:cs="Calibri"/>
                  <w:b/>
                  <w:bCs/>
                </w:rPr>
                <w:t>Reference Source</w:t>
              </w:r>
            </w:ins>
          </w:p>
        </w:tc>
        <w:tc>
          <w:tcPr>
            <w:tcW w:w="7898" w:type="dxa"/>
            <w:tcBorders>
              <w:top w:val="single" w:sz="4" w:space="0" w:color="4F81BD"/>
              <w:bottom w:val="single" w:sz="4" w:space="0" w:color="4F81BD"/>
            </w:tcBorders>
            <w:shd w:val="clear" w:color="auto" w:fill="auto"/>
            <w:tcPrChange w:id="14213" w:author="Russell Ott" w:date="2022-05-16T11:47:00Z">
              <w:tcPr>
                <w:tcW w:w="2317" w:type="dxa"/>
                <w:tcBorders>
                  <w:top w:val="single" w:sz="4" w:space="0" w:color="4F81BD"/>
                  <w:bottom w:val="single" w:sz="4" w:space="0" w:color="4F81BD"/>
                </w:tcBorders>
                <w:shd w:val="clear" w:color="auto" w:fill="auto"/>
              </w:tcPr>
            </w:tcPrChange>
          </w:tcPr>
          <w:p w14:paraId="2A406ACD" w14:textId="13BAE058" w:rsidR="00E42FA6" w:rsidRPr="00D14360" w:rsidRDefault="00E42FA6" w:rsidP="00E42FA6">
            <w:pPr>
              <w:rPr>
                <w:rFonts w:ascii="Calibri Light" w:hAnsi="Calibri Light"/>
                <w:color w:val="000000"/>
                <w:rPrChange w:id="14214" w:author="Russell Ott" w:date="2022-05-16T11:47:00Z">
                  <w:rPr>
                    <w:rFonts w:ascii="Calibri Light" w:hAnsi="Calibri Light"/>
                    <w:sz w:val="20"/>
                  </w:rPr>
                </w:rPrChange>
              </w:rPr>
            </w:pPr>
            <w:del w:id="14215" w:author="Russell Ott" w:date="2022-05-16T11:47:00Z">
              <w:r w:rsidRPr="00D14360">
                <w:rPr>
                  <w:rFonts w:ascii="Calibri Light" w:hAnsi="Calibri Light" w:cs="Calibri Light"/>
                  <w:szCs w:val="18"/>
                </w:rPr>
                <w:delText>Procedure</w:delText>
              </w:r>
            </w:del>
            <w:ins w:id="14216" w:author="Russell Ott" w:date="2022-05-16T11:47:00Z">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ins>
          </w:p>
        </w:tc>
        <w:tc>
          <w:tcPr>
            <w:tcW w:w="2318" w:type="dxa"/>
            <w:tcBorders>
              <w:top w:val="single" w:sz="4" w:space="0" w:color="4F81BD"/>
              <w:bottom w:val="single" w:sz="4" w:space="0" w:color="4F81BD"/>
            </w:tcBorders>
            <w:cellDel w:id="14217" w:author="Russell Ott" w:date="2022-05-16T11:47:00Z"/>
            <w:tcPrChange w:id="14218" w:author="Russell Ott" w:date="2022-05-16T11:47:00Z">
              <w:tcPr>
                <w:tcW w:w="2318" w:type="dxa"/>
                <w:gridSpan w:val="2"/>
                <w:tcBorders>
                  <w:top w:val="single" w:sz="4" w:space="0" w:color="4F81BD"/>
                  <w:bottom w:val="single" w:sz="4" w:space="0" w:color="4F81BD"/>
                </w:tcBorders>
                <w:shd w:val="clear" w:color="auto" w:fill="auto"/>
                <w:cellDel w:id="14219" w:author="Russell Ott" w:date="2022-05-16T11:47:00Z"/>
              </w:tcPr>
            </w:tcPrChange>
          </w:tcPr>
          <w:p w14:paraId="5A19CF5C" w14:textId="77777777" w:rsidR="00E42FA6" w:rsidRPr="00D14360" w:rsidRDefault="00E42FA6" w:rsidP="00D14360">
            <w:pPr>
              <w:spacing w:after="60"/>
              <w:rPr>
                <w:rFonts w:ascii="Calibri Light" w:eastAsia="Times New Roman" w:hAnsi="Calibri Light" w:cs="Calibri Light"/>
                <w:szCs w:val="18"/>
              </w:rPr>
            </w:pPr>
            <w:del w:id="14220" w:author="Russell Ott" w:date="2022-05-16T11:47:00Z">
              <w:r w:rsidRPr="00D14360">
                <w:rPr>
                  <w:rFonts w:ascii="Calibri Light" w:hAnsi="Calibri Light" w:cs="Calibri Light"/>
                  <w:szCs w:val="18"/>
                </w:rPr>
                <w:delText>Observation</w:delText>
              </w:r>
            </w:del>
          </w:p>
        </w:tc>
        <w:tc>
          <w:tcPr>
            <w:tcW w:w="2318" w:type="dxa"/>
            <w:tcBorders>
              <w:top w:val="single" w:sz="4" w:space="0" w:color="4F81BD"/>
              <w:bottom w:val="single" w:sz="4" w:space="0" w:color="4F81BD"/>
            </w:tcBorders>
            <w:cellDel w:id="14221" w:author="Russell Ott" w:date="2022-05-16T11:47:00Z"/>
            <w:tcPrChange w:id="14222" w:author="Russell Ott" w:date="2022-05-16T11:47:00Z">
              <w:tcPr>
                <w:tcW w:w="2318" w:type="dxa"/>
                <w:gridSpan w:val="2"/>
                <w:tcBorders>
                  <w:top w:val="single" w:sz="4" w:space="0" w:color="4F81BD"/>
                  <w:bottom w:val="single" w:sz="4" w:space="0" w:color="4F81BD"/>
                </w:tcBorders>
                <w:shd w:val="clear" w:color="auto" w:fill="auto"/>
                <w:cellDel w:id="14223" w:author="Russell Ott" w:date="2022-05-16T11:47:00Z"/>
              </w:tcPr>
            </w:tcPrChange>
          </w:tcPr>
          <w:p w14:paraId="2B34D8F6" w14:textId="77777777" w:rsidR="00E42FA6" w:rsidRPr="00D14360" w:rsidRDefault="00E42FA6" w:rsidP="00D14360">
            <w:pPr>
              <w:spacing w:after="60"/>
              <w:rPr>
                <w:rFonts w:ascii="Calibri Light" w:eastAsia="Times New Roman" w:hAnsi="Calibri Light" w:cs="Calibri Light"/>
                <w:szCs w:val="18"/>
              </w:rPr>
            </w:pPr>
            <w:del w:id="14224" w:author="Russell Ott" w:date="2022-05-16T11:47:00Z">
              <w:r w:rsidRPr="00D14360">
                <w:rPr>
                  <w:rFonts w:ascii="Calibri Light" w:hAnsi="Calibri Light" w:cs="Calibri Light"/>
                  <w:szCs w:val="18"/>
                </w:rPr>
                <w:delText>Act</w:delText>
              </w:r>
            </w:del>
          </w:p>
        </w:tc>
      </w:tr>
      <w:tr w:rsidR="004F6FF6" w:rsidRPr="00C64922" w14:paraId="0D549427" w14:textId="2349E7F7" w:rsidTr="003A3D50">
        <w:trPr>
          <w:cantSplit/>
          <w:trHeight w:val="890"/>
          <w:trPrChange w:id="14225" w:author="Russell Ott" w:date="2022-05-16T11:47:00Z">
            <w:trPr>
              <w:gridAfter w:val="0"/>
              <w:cantSplit/>
            </w:trPr>
          </w:trPrChange>
        </w:trPr>
        <w:tc>
          <w:tcPr>
            <w:tcW w:w="1457" w:type="dxa"/>
            <w:tcBorders>
              <w:right w:val="nil"/>
            </w:tcBorders>
            <w:shd w:val="clear" w:color="auto" w:fill="FFFFFF"/>
            <w:tcPrChange w:id="14226" w:author="Russell Ott" w:date="2022-05-16T11:47:00Z">
              <w:tcPr>
                <w:tcW w:w="2317" w:type="dxa"/>
                <w:gridSpan w:val="2"/>
                <w:tcBorders>
                  <w:right w:val="nil"/>
                </w:tcBorders>
                <w:shd w:val="clear" w:color="auto" w:fill="FFFFFF"/>
              </w:tcPr>
            </w:tcPrChange>
          </w:tcPr>
          <w:p w14:paraId="3FEFEF72" w14:textId="77777777" w:rsidR="00E42FA6" w:rsidRPr="00D14360" w:rsidRDefault="00E42FA6" w:rsidP="00E42FA6">
            <w:pPr>
              <w:rPr>
                <w:b/>
                <w:rPrChange w:id="14227" w:author="Russell Ott" w:date="2022-05-16T11:47:00Z">
                  <w:rPr>
                    <w:rFonts w:ascii="Calibri" w:hAnsi="Calibri"/>
                    <w:b/>
                    <w:sz w:val="20"/>
                  </w:rPr>
                </w:rPrChange>
              </w:rPr>
            </w:pPr>
            <w:r w:rsidRPr="00D14360">
              <w:rPr>
                <w:b/>
                <w:rPrChange w:id="14228" w:author="Russell Ott" w:date="2022-05-16T11:47:00Z">
                  <w:rPr>
                    <w:rFonts w:ascii="Calibri" w:hAnsi="Calibri"/>
                    <w:b/>
                    <w:sz w:val="20"/>
                  </w:rPr>
                </w:rPrChange>
              </w:rPr>
              <w:t>Purpose</w:t>
            </w:r>
          </w:p>
        </w:tc>
        <w:tc>
          <w:tcPr>
            <w:tcW w:w="7898" w:type="dxa"/>
            <w:shd w:val="clear" w:color="auto" w:fill="auto"/>
            <w:tcPrChange w:id="14229" w:author="Russell Ott" w:date="2022-05-16T11:47:00Z">
              <w:tcPr>
                <w:tcW w:w="2317" w:type="dxa"/>
                <w:shd w:val="clear" w:color="auto" w:fill="auto"/>
              </w:tcPr>
            </w:tcPrChange>
          </w:tcPr>
          <w:p w14:paraId="72C1BBF5" w14:textId="0EC1C213" w:rsidR="00E42FA6" w:rsidRPr="00D14360" w:rsidRDefault="00E42FA6" w:rsidP="00D14360">
            <w:pPr>
              <w:pStyle w:val="ListBullet"/>
              <w:numPr>
                <w:ilvl w:val="0"/>
                <w:numId w:val="0"/>
              </w:numPr>
              <w:spacing w:line="240" w:lineRule="auto"/>
              <w:rPr>
                <w:rFonts w:ascii="Calibri Light" w:hAnsi="Calibri Light"/>
                <w:color w:val="000000"/>
                <w:sz w:val="20"/>
                <w:rPrChange w:id="14230" w:author="Russell Ott" w:date="2022-05-16T11:47:00Z">
                  <w:rPr>
                    <w:rFonts w:ascii="Calibri Light" w:hAnsi="Calibri Light"/>
                    <w:sz w:val="20"/>
                  </w:rPr>
                </w:rPrChange>
              </w:rPr>
              <w:pPrChange w:id="14231" w:author="Russell Ott" w:date="2022-05-16T11:47:00Z">
                <w:pPr/>
              </w:pPrChange>
            </w:pPr>
            <w:del w:id="14232" w:author="Russell Ott" w:date="2022-05-16T11:47:00Z">
              <w:r w:rsidRPr="00D14360">
                <w:rPr>
                  <w:rFonts w:ascii="Calibri Light" w:hAnsi="Calibri Light" w:cs="Calibri Light"/>
                  <w:sz w:val="20"/>
                  <w:szCs w:val="18"/>
                </w:rPr>
                <w:delText>procedures that alter the physical condition</w:delText>
              </w:r>
            </w:del>
            <w:ins w:id="14233" w:author="Russell Ott" w:date="2022-05-16T11:47:00Z">
              <w:r w:rsidR="0007159E">
                <w:rPr>
                  <w:rFonts w:ascii="Calibri Light" w:hAnsi="Calibri Light" w:cs="Calibri Light"/>
                  <w:color w:val="000000"/>
                  <w:sz w:val="20"/>
                  <w:szCs w:val="20"/>
                </w:rPr>
                <w:t>This</w:t>
              </w:r>
              <w:r w:rsidR="0007159E" w:rsidRPr="00D14360">
                <w:rPr>
                  <w:rFonts w:ascii="Calibri Light" w:hAnsi="Calibri Light" w:cs="Calibri Light"/>
                  <w:color w:val="000000"/>
                  <w:sz w:val="20"/>
                  <w:szCs w:val="20"/>
                </w:rPr>
                <w:t xml:space="preserve"> </w:t>
              </w:r>
              <w:r w:rsidRPr="00D14360">
                <w:rPr>
                  <w:rFonts w:ascii="Calibri Light" w:hAnsi="Calibri Light" w:cs="Calibri Light"/>
                  <w:color w:val="000000"/>
                  <w:sz w:val="20"/>
                  <w:szCs w:val="20"/>
                </w:rPr>
                <w:t xml:space="preserve">template </w:t>
              </w:r>
              <w:r w:rsidR="0007159E">
                <w:rPr>
                  <w:rFonts w:ascii="Calibri Light" w:hAnsi="Calibri Light" w:cs="Calibri Light"/>
                  <w:color w:val="000000"/>
                  <w:sz w:val="20"/>
                  <w:szCs w:val="20"/>
                </w:rPr>
                <w:t>is</w:t>
              </w:r>
              <w:r w:rsidR="0007159E" w:rsidRPr="00D14360">
                <w:rPr>
                  <w:rFonts w:ascii="Calibri Light" w:hAnsi="Calibri Light" w:cs="Calibri Light"/>
                  <w:color w:val="000000"/>
                  <w:sz w:val="20"/>
                  <w:szCs w:val="20"/>
                </w:rPr>
                <w:t xml:space="preserve"> </w:t>
              </w:r>
              <w:r w:rsidRPr="00D14360">
                <w:rPr>
                  <w:rFonts w:ascii="Calibri Light" w:hAnsi="Calibri Light" w:cs="Calibri Light"/>
                  <w:color w:val="000000"/>
                  <w:sz w:val="20"/>
                  <w:szCs w:val="20"/>
                </w:rPr>
                <w:t>used to describe all interventional,</w:t>
              </w:r>
              <w:r w:rsidR="0007159E">
                <w:rPr>
                  <w:rFonts w:ascii="Calibri Light" w:hAnsi="Calibri Light" w:cs="Calibri Light"/>
                  <w:color w:val="000000"/>
                  <w:sz w:val="20"/>
                  <w:szCs w:val="20"/>
                </w:rPr>
                <w:t xml:space="preserve"> non-interventional,</w:t>
              </w:r>
              <w:r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ins>
          </w:p>
        </w:tc>
        <w:tc>
          <w:tcPr>
            <w:tcW w:w="2318" w:type="dxa"/>
            <w:cellDel w:id="14234" w:author="Russell Ott" w:date="2022-05-16T11:47:00Z"/>
            <w:tcPrChange w:id="14235" w:author="Russell Ott" w:date="2022-05-16T11:47:00Z">
              <w:tcPr>
                <w:tcW w:w="2318" w:type="dxa"/>
                <w:gridSpan w:val="2"/>
                <w:shd w:val="clear" w:color="auto" w:fill="auto"/>
                <w:cellDel w:id="14236" w:author="Russell Ott" w:date="2022-05-16T11:47:00Z"/>
              </w:tcPr>
            </w:tcPrChange>
          </w:tcPr>
          <w:p w14:paraId="492A79AE" w14:textId="77777777" w:rsidR="00E42FA6" w:rsidRPr="00D14360" w:rsidRDefault="00E42FA6" w:rsidP="00D14360">
            <w:pPr>
              <w:spacing w:after="60"/>
              <w:rPr>
                <w:rFonts w:ascii="Calibri Light" w:eastAsia="Times New Roman" w:hAnsi="Calibri Light" w:cs="Calibri Light"/>
                <w:szCs w:val="18"/>
              </w:rPr>
            </w:pPr>
            <w:del w:id="14237" w:author="Russell Ott" w:date="2022-05-16T11:47:00Z">
              <w:r w:rsidRPr="00D14360">
                <w:rPr>
                  <w:rFonts w:ascii="Calibri Light" w:hAnsi="Calibri Light" w:cs="Calibri Light"/>
                  <w:szCs w:val="18"/>
                </w:rPr>
                <w:delText>procedures that generate information (tests)</w:delText>
              </w:r>
            </w:del>
          </w:p>
        </w:tc>
        <w:tc>
          <w:tcPr>
            <w:tcW w:w="2318" w:type="dxa"/>
            <w:cellDel w:id="14238" w:author="Russell Ott" w:date="2022-05-16T11:47:00Z"/>
            <w:tcPrChange w:id="14239" w:author="Russell Ott" w:date="2022-05-16T11:47:00Z">
              <w:tcPr>
                <w:tcW w:w="2318" w:type="dxa"/>
                <w:gridSpan w:val="2"/>
                <w:shd w:val="clear" w:color="auto" w:fill="auto"/>
                <w:cellDel w:id="14240" w:author="Russell Ott" w:date="2022-05-16T11:47:00Z"/>
              </w:tcPr>
            </w:tcPrChange>
          </w:tcPr>
          <w:p w14:paraId="7D8AEDA9" w14:textId="77777777" w:rsidR="00E42FA6" w:rsidRPr="00D14360" w:rsidRDefault="00E42FA6" w:rsidP="00D14360">
            <w:pPr>
              <w:spacing w:after="60"/>
              <w:rPr>
                <w:rFonts w:ascii="Calibri Light" w:eastAsia="Times New Roman" w:hAnsi="Calibri Light" w:cs="Calibri Light"/>
                <w:szCs w:val="18"/>
              </w:rPr>
            </w:pPr>
            <w:del w:id="14241" w:author="Russell Ott" w:date="2022-05-16T11:47:00Z">
              <w:r w:rsidRPr="00D14360">
                <w:rPr>
                  <w:rFonts w:ascii="Calibri Light" w:hAnsi="Calibri Light" w:cs="Calibri Light"/>
                  <w:szCs w:val="18"/>
                </w:rPr>
                <w:delText>Other procedures</w:delText>
              </w:r>
            </w:del>
          </w:p>
        </w:tc>
      </w:tr>
      <w:tr w:rsidR="004F6FF6" w:rsidRPr="00C64922" w14:paraId="339D3EF1" w14:textId="70B62985" w:rsidTr="00BA68FF">
        <w:trPr>
          <w:cantSplit/>
          <w:trHeight w:val="2069"/>
          <w:trPrChange w:id="14242" w:author="Russell Ott" w:date="2022-05-16T11:47:00Z">
            <w:trPr>
              <w:gridAfter w:val="0"/>
              <w:cantSplit/>
            </w:trPr>
          </w:trPrChange>
        </w:trPr>
        <w:tc>
          <w:tcPr>
            <w:tcW w:w="1457" w:type="dxa"/>
            <w:tcBorders>
              <w:top w:val="single" w:sz="4" w:space="0" w:color="4F81BD"/>
              <w:bottom w:val="single" w:sz="4" w:space="0" w:color="4F81BD"/>
              <w:right w:val="nil"/>
            </w:tcBorders>
            <w:shd w:val="clear" w:color="auto" w:fill="FFFFFF"/>
            <w:tcPrChange w:id="14243" w:author="Russell Ott" w:date="2022-05-16T11:47:00Z">
              <w:tcPr>
                <w:tcW w:w="2317" w:type="dxa"/>
                <w:gridSpan w:val="2"/>
                <w:tcBorders>
                  <w:top w:val="single" w:sz="4" w:space="0" w:color="4F81BD"/>
                  <w:bottom w:val="single" w:sz="4" w:space="0" w:color="4F81BD"/>
                  <w:right w:val="nil"/>
                </w:tcBorders>
                <w:shd w:val="clear" w:color="auto" w:fill="FFFFFF"/>
              </w:tcPr>
            </w:tcPrChange>
          </w:tcPr>
          <w:p w14:paraId="00C4503F" w14:textId="7EC5100C" w:rsidR="00E42FA6" w:rsidRPr="00D14360" w:rsidRDefault="00E42FA6" w:rsidP="00E42FA6">
            <w:pPr>
              <w:rPr>
                <w:b/>
                <w:rPrChange w:id="14244" w:author="Russell Ott" w:date="2022-05-16T11:47:00Z">
                  <w:rPr>
                    <w:rFonts w:ascii="Calibri" w:hAnsi="Calibri"/>
                    <w:b/>
                    <w:sz w:val="20"/>
                  </w:rPr>
                </w:rPrChange>
              </w:rPr>
            </w:pPr>
            <w:del w:id="14245" w:author="Russell Ott" w:date="2022-05-16T11:47:00Z">
              <w:r w:rsidRPr="00D14360">
                <w:rPr>
                  <w:rFonts w:cs="Calibri"/>
                  <w:b/>
                  <w:bCs/>
                </w:rPr>
                <w:delText>Service Delivery Location</w:delText>
              </w:r>
            </w:del>
            <w:ins w:id="14246" w:author="Russell Ott" w:date="2022-05-16T11:47:00Z">
              <w:r w:rsidRPr="00D14360">
                <w:rPr>
                  <w:rFonts w:cs="Calibri"/>
                  <w:b/>
                  <w:bCs/>
                </w:rPr>
                <w:t>ActStatus</w:t>
              </w:r>
            </w:ins>
          </w:p>
        </w:tc>
        <w:tc>
          <w:tcPr>
            <w:tcW w:w="7898" w:type="dxa"/>
            <w:tcBorders>
              <w:top w:val="single" w:sz="4" w:space="0" w:color="4F81BD"/>
              <w:bottom w:val="single" w:sz="4" w:space="0" w:color="4F81BD"/>
            </w:tcBorders>
            <w:shd w:val="clear" w:color="auto" w:fill="auto"/>
            <w:tcPrChange w:id="14247" w:author="Russell Ott" w:date="2022-05-16T11:47:00Z">
              <w:tcPr>
                <w:tcW w:w="2317" w:type="dxa"/>
                <w:tcBorders>
                  <w:top w:val="single" w:sz="4" w:space="0" w:color="4F81BD"/>
                  <w:bottom w:val="single" w:sz="4" w:space="0" w:color="4F81BD"/>
                </w:tcBorders>
                <w:shd w:val="clear" w:color="auto" w:fill="auto"/>
              </w:tcPr>
            </w:tcPrChange>
          </w:tcPr>
          <w:p w14:paraId="06473D95" w14:textId="6905918C" w:rsidR="00E42FA6" w:rsidRPr="00D14360" w:rsidRDefault="00E42FA6" w:rsidP="00E42FA6">
            <w:pPr>
              <w:rPr>
                <w:ins w:id="14248" w:author="Russell Ott" w:date="2022-05-16T11:47:00Z"/>
                <w:rFonts w:ascii="Calibri Light" w:hAnsi="Calibri Light" w:cs="Calibri Light"/>
                <w:color w:val="000000"/>
              </w:rPr>
            </w:pPr>
            <w:del w:id="14249" w:author="Russell Ott" w:date="2022-05-16T11:47:00Z">
              <w:r w:rsidRPr="00D14360">
                <w:rPr>
                  <w:rFonts w:ascii="Calibri Light" w:hAnsi="Calibri Light" w:cs="Calibri Light"/>
                  <w:szCs w:val="18"/>
                </w:rPr>
                <w:delText>Location where the procedure was performed</w:delText>
              </w:r>
            </w:del>
            <w:ins w:id="14250" w:author="Russell Ott" w:date="2022-05-16T11:47:00Z">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ins>
          </w:p>
          <w:p w14:paraId="7612358C" w14:textId="52B3AADA" w:rsidR="00E42FA6" w:rsidRPr="00D14360" w:rsidRDefault="00E42FA6" w:rsidP="00E42FA6">
            <w:pPr>
              <w:rPr>
                <w:rFonts w:ascii="Calibri Light" w:hAnsi="Calibri Light"/>
                <w:color w:val="000000"/>
                <w:rPrChange w:id="14251" w:author="Russell Ott" w:date="2022-05-16T11:47:00Z">
                  <w:rPr>
                    <w:rFonts w:ascii="Calibri Light" w:hAnsi="Calibri Light"/>
                    <w:sz w:val="20"/>
                  </w:rPr>
                </w:rPrChange>
              </w:rPr>
            </w:pPr>
            <w:ins w:id="14252" w:author="Russell Ott" w:date="2022-05-16T11:47:00Z">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ins>
          </w:p>
        </w:tc>
        <w:tc>
          <w:tcPr>
            <w:tcW w:w="2318" w:type="dxa"/>
            <w:tcBorders>
              <w:top w:val="single" w:sz="4" w:space="0" w:color="4F81BD"/>
              <w:bottom w:val="single" w:sz="4" w:space="0" w:color="4F81BD"/>
            </w:tcBorders>
            <w:cellDel w:id="14253" w:author="Russell Ott" w:date="2022-05-16T11:47:00Z"/>
            <w:tcPrChange w:id="14254" w:author="Russell Ott" w:date="2022-05-16T11:47:00Z">
              <w:tcPr>
                <w:tcW w:w="2318" w:type="dxa"/>
                <w:gridSpan w:val="2"/>
                <w:tcBorders>
                  <w:top w:val="single" w:sz="4" w:space="0" w:color="4F81BD"/>
                  <w:bottom w:val="single" w:sz="4" w:space="0" w:color="4F81BD"/>
                </w:tcBorders>
                <w:shd w:val="clear" w:color="auto" w:fill="auto"/>
                <w:cellDel w:id="14255" w:author="Russell Ott" w:date="2022-05-16T11:47:00Z"/>
              </w:tcPr>
            </w:tcPrChange>
          </w:tcPr>
          <w:p w14:paraId="7172E665" w14:textId="77777777" w:rsidR="00E42FA6" w:rsidRPr="00D14360" w:rsidRDefault="00E42FA6" w:rsidP="00D14360">
            <w:pPr>
              <w:spacing w:after="60"/>
              <w:rPr>
                <w:rFonts w:ascii="Calibri Light" w:eastAsia="Times New Roman" w:hAnsi="Calibri Light" w:cs="Calibri Light"/>
                <w:szCs w:val="18"/>
              </w:rPr>
            </w:pPr>
            <w:del w:id="14256" w:author="Russell Ott" w:date="2022-05-16T11:47:00Z">
              <w:r w:rsidRPr="00D14360">
                <w:rPr>
                  <w:rFonts w:ascii="Calibri Light" w:hAnsi="Calibri Light" w:cs="Calibri Light"/>
                  <w:szCs w:val="18"/>
                </w:rPr>
                <w:delText>Location where the procedure was performed</w:delText>
              </w:r>
            </w:del>
          </w:p>
        </w:tc>
        <w:tc>
          <w:tcPr>
            <w:tcW w:w="2318" w:type="dxa"/>
            <w:tcBorders>
              <w:top w:val="single" w:sz="4" w:space="0" w:color="4F81BD"/>
              <w:bottom w:val="single" w:sz="4" w:space="0" w:color="4F81BD"/>
            </w:tcBorders>
            <w:cellDel w:id="14257" w:author="Russell Ott" w:date="2022-05-16T11:47:00Z"/>
            <w:tcPrChange w:id="14258" w:author="Russell Ott" w:date="2022-05-16T11:47:00Z">
              <w:tcPr>
                <w:tcW w:w="2318" w:type="dxa"/>
                <w:gridSpan w:val="2"/>
                <w:tcBorders>
                  <w:top w:val="single" w:sz="4" w:space="0" w:color="4F81BD"/>
                  <w:bottom w:val="single" w:sz="4" w:space="0" w:color="4F81BD"/>
                </w:tcBorders>
                <w:shd w:val="clear" w:color="auto" w:fill="auto"/>
                <w:cellDel w:id="14259" w:author="Russell Ott" w:date="2022-05-16T11:47:00Z"/>
              </w:tcPr>
            </w:tcPrChange>
          </w:tcPr>
          <w:p w14:paraId="5FFD99BD" w14:textId="77777777" w:rsidR="00E42FA6" w:rsidRPr="00D14360" w:rsidRDefault="00E42FA6" w:rsidP="00D14360">
            <w:pPr>
              <w:spacing w:after="60"/>
              <w:rPr>
                <w:rFonts w:ascii="Calibri Light" w:eastAsia="Times New Roman" w:hAnsi="Calibri Light" w:cs="Calibri Light"/>
                <w:szCs w:val="18"/>
              </w:rPr>
            </w:pPr>
            <w:del w:id="14260" w:author="Russell Ott" w:date="2022-05-16T11:47:00Z">
              <w:r w:rsidRPr="00D14360">
                <w:rPr>
                  <w:rFonts w:ascii="Calibri Light" w:hAnsi="Calibri Light" w:cs="Calibri Light"/>
                  <w:szCs w:val="18"/>
                </w:rPr>
                <w:delText>Location where the procedure was performed</w:delText>
              </w:r>
            </w:del>
          </w:p>
        </w:tc>
      </w:tr>
      <w:tr w:rsidR="0026762C" w:rsidRPr="00C64922" w14:paraId="0133C223" w14:textId="77777777" w:rsidTr="003A3D50">
        <w:trPr>
          <w:cantSplit/>
          <w:del w:id="14261" w:author="Russell Ott" w:date="2022-05-16T11:47:00Z"/>
        </w:trPr>
        <w:tc>
          <w:tcPr>
            <w:tcW w:w="2317" w:type="dxa"/>
            <w:tcBorders>
              <w:right w:val="nil"/>
            </w:tcBorders>
            <w:shd w:val="clear" w:color="auto" w:fill="FFFFFF"/>
          </w:tcPr>
          <w:p w14:paraId="69CADD1A" w14:textId="77777777" w:rsidR="00E42FA6" w:rsidRPr="00D14360" w:rsidRDefault="00E42FA6" w:rsidP="00E42FA6">
            <w:pPr>
              <w:rPr>
                <w:del w:id="14262" w:author="Russell Ott" w:date="2022-05-16T11:47:00Z"/>
                <w:rFonts w:cs="Calibri"/>
                <w:b/>
                <w:bCs/>
              </w:rPr>
            </w:pPr>
            <w:del w:id="14263" w:author="Russell Ott" w:date="2022-05-16T11:47:00Z">
              <w:r w:rsidRPr="00D14360">
                <w:rPr>
                  <w:rFonts w:cs="Calibri"/>
                  <w:b/>
                  <w:bCs/>
                </w:rPr>
                <w:delText>Medication Activity</w:delText>
              </w:r>
            </w:del>
          </w:p>
        </w:tc>
        <w:tc>
          <w:tcPr>
            <w:tcW w:w="2317" w:type="dxa"/>
            <w:shd w:val="clear" w:color="auto" w:fill="auto"/>
          </w:tcPr>
          <w:p w14:paraId="26911600" w14:textId="77777777" w:rsidR="00E42FA6" w:rsidRPr="00D14360" w:rsidRDefault="00E42FA6" w:rsidP="00E42FA6">
            <w:pPr>
              <w:rPr>
                <w:del w:id="14264" w:author="Russell Ott" w:date="2022-05-16T11:47:00Z"/>
                <w:rFonts w:ascii="Calibri Light" w:hAnsi="Calibri Light" w:cs="Calibri Light"/>
                <w:szCs w:val="18"/>
              </w:rPr>
            </w:pPr>
            <w:del w:id="14265" w:author="Russell Ott" w:date="2022-05-16T11:47:00Z">
              <w:r w:rsidRPr="00D14360">
                <w:rPr>
                  <w:rFonts w:ascii="Calibri Light" w:hAnsi="Calibri Light" w:cs="Calibri Light"/>
                  <w:szCs w:val="18"/>
                </w:rPr>
                <w:delText>Medication that was given</w:delText>
              </w:r>
            </w:del>
          </w:p>
        </w:tc>
        <w:tc>
          <w:tcPr>
            <w:tcW w:w="2318" w:type="dxa"/>
            <w:shd w:val="clear" w:color="auto" w:fill="auto"/>
          </w:tcPr>
          <w:p w14:paraId="2705B287" w14:textId="77777777" w:rsidR="00E42FA6" w:rsidRPr="00D14360" w:rsidRDefault="00E42FA6" w:rsidP="00D14360">
            <w:pPr>
              <w:spacing w:after="60"/>
              <w:rPr>
                <w:del w:id="14266" w:author="Russell Ott" w:date="2022-05-16T11:47:00Z"/>
                <w:rFonts w:ascii="Calibri Light" w:hAnsi="Calibri Light" w:cs="Calibri Light"/>
                <w:szCs w:val="18"/>
              </w:rPr>
            </w:pPr>
            <w:del w:id="14267" w:author="Russell Ott" w:date="2022-05-16T11:47:00Z">
              <w:r w:rsidRPr="00D14360">
                <w:rPr>
                  <w:rFonts w:ascii="Calibri Light" w:hAnsi="Calibri Light" w:cs="Calibri Light"/>
                  <w:szCs w:val="18"/>
                </w:rPr>
                <w:delText>Medication that was given</w:delText>
              </w:r>
            </w:del>
          </w:p>
        </w:tc>
        <w:tc>
          <w:tcPr>
            <w:tcW w:w="2318" w:type="dxa"/>
            <w:shd w:val="clear" w:color="auto" w:fill="auto"/>
          </w:tcPr>
          <w:p w14:paraId="209EA52F" w14:textId="77777777" w:rsidR="00E42FA6" w:rsidRPr="00D14360" w:rsidRDefault="00E42FA6" w:rsidP="00D14360">
            <w:pPr>
              <w:spacing w:after="60"/>
              <w:rPr>
                <w:del w:id="14268" w:author="Russell Ott" w:date="2022-05-16T11:47:00Z"/>
                <w:rFonts w:ascii="Calibri Light" w:hAnsi="Calibri Light" w:cs="Calibri Light"/>
                <w:szCs w:val="18"/>
              </w:rPr>
            </w:pPr>
            <w:del w:id="14269" w:author="Russell Ott" w:date="2022-05-16T11:47:00Z">
              <w:r w:rsidRPr="00D14360">
                <w:rPr>
                  <w:rFonts w:ascii="Calibri Light" w:hAnsi="Calibri Light" w:cs="Calibri Light"/>
                  <w:szCs w:val="18"/>
                </w:rPr>
                <w:delText>Medication that was given</w:delText>
              </w:r>
            </w:del>
          </w:p>
        </w:tc>
      </w:tr>
      <w:tr w:rsidR="0026762C" w:rsidRPr="00C64922" w14:paraId="1920007B" w14:textId="77777777" w:rsidTr="003A3D50">
        <w:trPr>
          <w:cantSplit/>
          <w:del w:id="14270" w:author="Russell Ott" w:date="2022-05-16T11:47:00Z"/>
        </w:trPr>
        <w:tc>
          <w:tcPr>
            <w:tcW w:w="2317" w:type="dxa"/>
            <w:tcBorders>
              <w:top w:val="single" w:sz="4" w:space="0" w:color="4F81BD"/>
              <w:bottom w:val="single" w:sz="4" w:space="0" w:color="4F81BD"/>
              <w:right w:val="nil"/>
            </w:tcBorders>
            <w:shd w:val="clear" w:color="auto" w:fill="FFFFFF"/>
          </w:tcPr>
          <w:p w14:paraId="39AB65D3" w14:textId="77777777" w:rsidR="00E42FA6" w:rsidRPr="00D14360" w:rsidRDefault="00E42FA6" w:rsidP="00E42FA6">
            <w:pPr>
              <w:rPr>
                <w:del w:id="14271" w:author="Russell Ott" w:date="2022-05-16T11:47:00Z"/>
                <w:rFonts w:cs="Calibri"/>
                <w:b/>
                <w:bCs/>
              </w:rPr>
            </w:pPr>
            <w:del w:id="14272" w:author="Russell Ott" w:date="2022-05-16T11:47:00Z">
              <w:r w:rsidRPr="00D14360">
                <w:rPr>
                  <w:rFonts w:cs="Calibri"/>
                  <w:b/>
                  <w:bCs/>
                </w:rPr>
                <w:delText>Reaction</w:delText>
              </w:r>
            </w:del>
          </w:p>
        </w:tc>
        <w:tc>
          <w:tcPr>
            <w:tcW w:w="2317" w:type="dxa"/>
            <w:tcBorders>
              <w:top w:val="single" w:sz="4" w:space="0" w:color="4F81BD"/>
              <w:bottom w:val="single" w:sz="4" w:space="0" w:color="4F81BD"/>
            </w:tcBorders>
            <w:shd w:val="clear" w:color="auto" w:fill="auto"/>
          </w:tcPr>
          <w:p w14:paraId="7F6E1077" w14:textId="77777777" w:rsidR="00E42FA6" w:rsidRPr="00D14360" w:rsidRDefault="00E42FA6" w:rsidP="00E42FA6">
            <w:pPr>
              <w:rPr>
                <w:del w:id="14273" w:author="Russell Ott" w:date="2022-05-16T11:47:00Z"/>
                <w:rFonts w:ascii="Calibri Light" w:hAnsi="Calibri Light" w:cs="Calibri Light"/>
                <w:szCs w:val="18"/>
              </w:rPr>
            </w:pPr>
            <w:del w:id="14274" w:author="Russell Ott" w:date="2022-05-16T11:47:00Z">
              <w:r w:rsidRPr="00D14360">
                <w:rPr>
                  <w:rFonts w:ascii="Calibri Light" w:hAnsi="Calibri Light" w:cs="Calibri Light"/>
                  <w:szCs w:val="18"/>
                </w:rPr>
                <w:delText>Reaction that occurred</w:delText>
              </w:r>
            </w:del>
          </w:p>
        </w:tc>
        <w:tc>
          <w:tcPr>
            <w:tcW w:w="2318" w:type="dxa"/>
            <w:tcBorders>
              <w:top w:val="single" w:sz="4" w:space="0" w:color="4F81BD"/>
              <w:bottom w:val="single" w:sz="4" w:space="0" w:color="4F81BD"/>
            </w:tcBorders>
            <w:shd w:val="clear" w:color="auto" w:fill="auto"/>
          </w:tcPr>
          <w:p w14:paraId="3C7A8F1B" w14:textId="77777777" w:rsidR="00E42FA6" w:rsidRPr="00D14360" w:rsidRDefault="00E42FA6" w:rsidP="00D14360">
            <w:pPr>
              <w:spacing w:after="60"/>
              <w:rPr>
                <w:del w:id="14275" w:author="Russell Ott" w:date="2022-05-16T11:47:00Z"/>
                <w:rFonts w:ascii="Calibri Light" w:hAnsi="Calibri Light" w:cs="Calibri Light"/>
                <w:szCs w:val="18"/>
              </w:rPr>
            </w:pPr>
            <w:del w:id="14276" w:author="Russell Ott" w:date="2022-05-16T11:47:00Z">
              <w:r w:rsidRPr="00D14360">
                <w:rPr>
                  <w:rFonts w:ascii="Calibri Light" w:hAnsi="Calibri Light" w:cs="Calibri Light"/>
                  <w:szCs w:val="18"/>
                </w:rPr>
                <w:delText>Reaction that occurred</w:delText>
              </w:r>
            </w:del>
          </w:p>
        </w:tc>
        <w:tc>
          <w:tcPr>
            <w:tcW w:w="2318" w:type="dxa"/>
            <w:tcBorders>
              <w:top w:val="single" w:sz="4" w:space="0" w:color="4F81BD"/>
              <w:bottom w:val="single" w:sz="4" w:space="0" w:color="4F81BD"/>
            </w:tcBorders>
            <w:shd w:val="clear" w:color="auto" w:fill="auto"/>
          </w:tcPr>
          <w:p w14:paraId="44D0CB9C" w14:textId="77777777" w:rsidR="00E42FA6" w:rsidRPr="00D14360" w:rsidRDefault="00E42FA6" w:rsidP="00D14360">
            <w:pPr>
              <w:spacing w:after="60"/>
              <w:rPr>
                <w:del w:id="14277" w:author="Russell Ott" w:date="2022-05-16T11:47:00Z"/>
                <w:rFonts w:ascii="Calibri Light" w:hAnsi="Calibri Light" w:cs="Calibri Light"/>
                <w:szCs w:val="18"/>
              </w:rPr>
            </w:pPr>
            <w:del w:id="14278" w:author="Russell Ott" w:date="2022-05-16T11:47:00Z">
              <w:r w:rsidRPr="00D14360">
                <w:rPr>
                  <w:rFonts w:ascii="Calibri Light" w:hAnsi="Calibri Light" w:cs="Calibri Light"/>
                  <w:szCs w:val="18"/>
                </w:rPr>
                <w:delText>Not specified</w:delText>
              </w:r>
            </w:del>
          </w:p>
        </w:tc>
      </w:tr>
      <w:tr w:rsidR="0026762C" w:rsidRPr="00C64922" w14:paraId="1EF2293C" w14:textId="77777777" w:rsidTr="003A3D50">
        <w:trPr>
          <w:cantSplit/>
          <w:del w:id="14279" w:author="Russell Ott" w:date="2022-05-16T11:47:00Z"/>
        </w:trPr>
        <w:tc>
          <w:tcPr>
            <w:tcW w:w="2317" w:type="dxa"/>
            <w:tcBorders>
              <w:right w:val="nil"/>
            </w:tcBorders>
            <w:shd w:val="clear" w:color="auto" w:fill="FFFFFF"/>
          </w:tcPr>
          <w:p w14:paraId="7BBF3C3B" w14:textId="77777777" w:rsidR="00E42FA6" w:rsidRPr="00D14360" w:rsidRDefault="00E42FA6" w:rsidP="00E42FA6">
            <w:pPr>
              <w:rPr>
                <w:del w:id="14280" w:author="Russell Ott" w:date="2022-05-16T11:47:00Z"/>
                <w:rFonts w:cs="Calibri"/>
                <w:b/>
                <w:bCs/>
              </w:rPr>
            </w:pPr>
            <w:del w:id="14281" w:author="Russell Ott" w:date="2022-05-16T11:47:00Z">
              <w:r w:rsidRPr="00D14360">
                <w:rPr>
                  <w:rFonts w:cs="Calibri"/>
                  <w:b/>
                  <w:bCs/>
                </w:rPr>
                <w:delText xml:space="preserve">Indication </w:delText>
              </w:r>
            </w:del>
          </w:p>
        </w:tc>
        <w:tc>
          <w:tcPr>
            <w:tcW w:w="2317" w:type="dxa"/>
            <w:shd w:val="clear" w:color="auto" w:fill="auto"/>
          </w:tcPr>
          <w:p w14:paraId="7276A38F" w14:textId="77777777" w:rsidR="00E42FA6" w:rsidRPr="00D14360" w:rsidRDefault="00E42FA6" w:rsidP="00E42FA6">
            <w:pPr>
              <w:rPr>
                <w:del w:id="14282" w:author="Russell Ott" w:date="2022-05-16T11:47:00Z"/>
                <w:rFonts w:ascii="Calibri Light" w:hAnsi="Calibri Light" w:cs="Calibri Light"/>
                <w:szCs w:val="18"/>
              </w:rPr>
            </w:pPr>
            <w:del w:id="14283" w:author="Russell Ott" w:date="2022-05-16T11:47:00Z">
              <w:r w:rsidRPr="00D14360">
                <w:rPr>
                  <w:rFonts w:ascii="Calibri Light" w:hAnsi="Calibri Light" w:cs="Calibri Light"/>
                  <w:szCs w:val="18"/>
                </w:rPr>
                <w:delText>Indication for doing the procedure</w:delText>
              </w:r>
            </w:del>
          </w:p>
        </w:tc>
        <w:tc>
          <w:tcPr>
            <w:tcW w:w="2318" w:type="dxa"/>
            <w:shd w:val="clear" w:color="auto" w:fill="auto"/>
          </w:tcPr>
          <w:p w14:paraId="4C6D962A" w14:textId="77777777" w:rsidR="00E42FA6" w:rsidRPr="00D14360" w:rsidRDefault="00E42FA6" w:rsidP="00D14360">
            <w:pPr>
              <w:spacing w:after="60"/>
              <w:rPr>
                <w:del w:id="14284" w:author="Russell Ott" w:date="2022-05-16T11:47:00Z"/>
                <w:rFonts w:ascii="Calibri Light" w:hAnsi="Calibri Light" w:cs="Calibri Light"/>
                <w:szCs w:val="18"/>
              </w:rPr>
            </w:pPr>
            <w:del w:id="14285" w:author="Russell Ott" w:date="2022-05-16T11:47:00Z">
              <w:r w:rsidRPr="00D14360">
                <w:rPr>
                  <w:rFonts w:ascii="Calibri Light" w:hAnsi="Calibri Light" w:cs="Calibri Light"/>
                  <w:szCs w:val="18"/>
                </w:rPr>
                <w:delText>Indication for doing the procedure</w:delText>
              </w:r>
            </w:del>
          </w:p>
        </w:tc>
        <w:tc>
          <w:tcPr>
            <w:tcW w:w="2318" w:type="dxa"/>
            <w:shd w:val="clear" w:color="auto" w:fill="auto"/>
          </w:tcPr>
          <w:p w14:paraId="2326B4C8" w14:textId="77777777" w:rsidR="00E42FA6" w:rsidRPr="00D14360" w:rsidRDefault="00E42FA6" w:rsidP="00D14360">
            <w:pPr>
              <w:spacing w:after="60"/>
              <w:rPr>
                <w:del w:id="14286" w:author="Russell Ott" w:date="2022-05-16T11:47:00Z"/>
                <w:rFonts w:ascii="Calibri Light" w:hAnsi="Calibri Light" w:cs="Calibri Light"/>
                <w:szCs w:val="18"/>
              </w:rPr>
            </w:pPr>
            <w:del w:id="14287" w:author="Russell Ott" w:date="2022-05-16T11:47:00Z">
              <w:r w:rsidRPr="00D14360">
                <w:rPr>
                  <w:rFonts w:ascii="Calibri Light" w:hAnsi="Calibri Light" w:cs="Calibri Light"/>
                  <w:szCs w:val="18"/>
                </w:rPr>
                <w:delText>Indication for doing the procedure</w:delText>
              </w:r>
            </w:del>
          </w:p>
        </w:tc>
      </w:tr>
      <w:tr w:rsidR="0026762C" w:rsidRPr="00C64922" w14:paraId="1E3B6A24" w14:textId="77777777" w:rsidTr="003A3D50">
        <w:trPr>
          <w:cantSplit/>
          <w:del w:id="14288" w:author="Russell Ott" w:date="2022-05-16T11:47:00Z"/>
        </w:trPr>
        <w:tc>
          <w:tcPr>
            <w:tcW w:w="2317" w:type="dxa"/>
            <w:tcBorders>
              <w:top w:val="single" w:sz="4" w:space="0" w:color="4F81BD"/>
              <w:bottom w:val="single" w:sz="4" w:space="0" w:color="4F81BD"/>
              <w:right w:val="nil"/>
            </w:tcBorders>
            <w:shd w:val="clear" w:color="auto" w:fill="FFFFFF"/>
          </w:tcPr>
          <w:p w14:paraId="4B24AEB3" w14:textId="77777777" w:rsidR="00E42FA6" w:rsidRPr="00D14360" w:rsidRDefault="00E42FA6" w:rsidP="00E42FA6">
            <w:pPr>
              <w:rPr>
                <w:del w:id="14289" w:author="Russell Ott" w:date="2022-05-16T11:47:00Z"/>
                <w:rFonts w:cs="Calibri"/>
                <w:b/>
                <w:bCs/>
              </w:rPr>
            </w:pPr>
            <w:del w:id="14290" w:author="Russell Ott" w:date="2022-05-16T11:47:00Z">
              <w:r w:rsidRPr="00D14360">
                <w:rPr>
                  <w:rFonts w:cs="Calibri"/>
                  <w:b/>
                  <w:bCs/>
                </w:rPr>
                <w:delText>Instruction</w:delText>
              </w:r>
            </w:del>
          </w:p>
        </w:tc>
        <w:tc>
          <w:tcPr>
            <w:tcW w:w="2317" w:type="dxa"/>
            <w:tcBorders>
              <w:top w:val="single" w:sz="4" w:space="0" w:color="4F81BD"/>
              <w:bottom w:val="single" w:sz="4" w:space="0" w:color="4F81BD"/>
            </w:tcBorders>
            <w:shd w:val="clear" w:color="auto" w:fill="auto"/>
          </w:tcPr>
          <w:p w14:paraId="594EE2F1" w14:textId="77777777" w:rsidR="00E42FA6" w:rsidRPr="00D14360" w:rsidRDefault="00E42FA6" w:rsidP="00E42FA6">
            <w:pPr>
              <w:rPr>
                <w:del w:id="14291" w:author="Russell Ott" w:date="2022-05-16T11:47:00Z"/>
                <w:rFonts w:ascii="Calibri Light" w:hAnsi="Calibri Light" w:cs="Calibri Light"/>
                <w:szCs w:val="18"/>
              </w:rPr>
            </w:pPr>
            <w:del w:id="14292" w:author="Russell Ott" w:date="2022-05-16T11:47:00Z">
              <w:r w:rsidRPr="00D14360">
                <w:rPr>
                  <w:rFonts w:ascii="Calibri Light" w:hAnsi="Calibri Light" w:cs="Calibri Light"/>
                  <w:szCs w:val="18"/>
                </w:rPr>
                <w:delText>Instructions</w:delText>
              </w:r>
            </w:del>
          </w:p>
        </w:tc>
        <w:tc>
          <w:tcPr>
            <w:tcW w:w="2318" w:type="dxa"/>
            <w:tcBorders>
              <w:top w:val="single" w:sz="4" w:space="0" w:color="4F81BD"/>
              <w:bottom w:val="single" w:sz="4" w:space="0" w:color="4F81BD"/>
            </w:tcBorders>
            <w:shd w:val="clear" w:color="auto" w:fill="auto"/>
          </w:tcPr>
          <w:p w14:paraId="42651031" w14:textId="77777777" w:rsidR="00E42FA6" w:rsidRPr="00D14360" w:rsidRDefault="00E42FA6" w:rsidP="00D14360">
            <w:pPr>
              <w:spacing w:after="60"/>
              <w:rPr>
                <w:del w:id="14293" w:author="Russell Ott" w:date="2022-05-16T11:47:00Z"/>
                <w:rFonts w:ascii="Calibri Light" w:hAnsi="Calibri Light" w:cs="Calibri Light"/>
                <w:szCs w:val="18"/>
              </w:rPr>
            </w:pPr>
            <w:del w:id="14294" w:author="Russell Ott" w:date="2022-05-16T11:47:00Z">
              <w:r w:rsidRPr="00D14360">
                <w:rPr>
                  <w:rFonts w:ascii="Calibri Light" w:hAnsi="Calibri Light" w:cs="Calibri Light"/>
                  <w:szCs w:val="18"/>
                </w:rPr>
                <w:delText>Instructions</w:delText>
              </w:r>
            </w:del>
          </w:p>
        </w:tc>
        <w:tc>
          <w:tcPr>
            <w:tcW w:w="2318" w:type="dxa"/>
            <w:tcBorders>
              <w:top w:val="single" w:sz="4" w:space="0" w:color="4F81BD"/>
              <w:bottom w:val="single" w:sz="4" w:space="0" w:color="4F81BD"/>
            </w:tcBorders>
            <w:shd w:val="clear" w:color="auto" w:fill="auto"/>
          </w:tcPr>
          <w:p w14:paraId="3A2AFD12" w14:textId="77777777" w:rsidR="00E42FA6" w:rsidRPr="00D14360" w:rsidRDefault="00E42FA6" w:rsidP="00D14360">
            <w:pPr>
              <w:spacing w:after="60"/>
              <w:rPr>
                <w:del w:id="14295" w:author="Russell Ott" w:date="2022-05-16T11:47:00Z"/>
                <w:rFonts w:ascii="Calibri Light" w:hAnsi="Calibri Light" w:cs="Calibri Light"/>
                <w:szCs w:val="18"/>
              </w:rPr>
            </w:pPr>
            <w:del w:id="14296" w:author="Russell Ott" w:date="2022-05-16T11:47:00Z">
              <w:r w:rsidRPr="00D14360">
                <w:rPr>
                  <w:rFonts w:ascii="Calibri Light" w:hAnsi="Calibri Light" w:cs="Calibri Light"/>
                  <w:szCs w:val="18"/>
                </w:rPr>
                <w:delText>Instructions</w:delText>
              </w:r>
            </w:del>
          </w:p>
        </w:tc>
      </w:tr>
      <w:tr w:rsidR="0026762C" w:rsidRPr="00C64922" w14:paraId="019DA7D8" w14:textId="77777777" w:rsidTr="003A3D50">
        <w:trPr>
          <w:cantSplit/>
          <w:del w:id="14297" w:author="Russell Ott" w:date="2022-05-16T11:47:00Z"/>
        </w:trPr>
        <w:tc>
          <w:tcPr>
            <w:tcW w:w="2317" w:type="dxa"/>
            <w:tcBorders>
              <w:right w:val="nil"/>
            </w:tcBorders>
            <w:shd w:val="clear" w:color="auto" w:fill="FFFFFF"/>
          </w:tcPr>
          <w:p w14:paraId="6863AF4F" w14:textId="77777777" w:rsidR="00E42FA6" w:rsidRPr="00D14360" w:rsidRDefault="00E42FA6" w:rsidP="00E42FA6">
            <w:pPr>
              <w:rPr>
                <w:del w:id="14298" w:author="Russell Ott" w:date="2022-05-16T11:47:00Z"/>
                <w:rFonts w:cs="Calibri"/>
                <w:b/>
                <w:bCs/>
              </w:rPr>
            </w:pPr>
            <w:del w:id="14299" w:author="Russell Ott" w:date="2022-05-16T11:47:00Z">
              <w:r w:rsidRPr="00D14360">
                <w:rPr>
                  <w:rFonts w:cs="Calibri"/>
                  <w:b/>
                  <w:bCs/>
                </w:rPr>
                <w:delText>Author</w:delText>
              </w:r>
            </w:del>
          </w:p>
        </w:tc>
        <w:tc>
          <w:tcPr>
            <w:tcW w:w="2317" w:type="dxa"/>
            <w:shd w:val="clear" w:color="auto" w:fill="auto"/>
          </w:tcPr>
          <w:p w14:paraId="5349476F" w14:textId="77777777" w:rsidR="00E42FA6" w:rsidRPr="00D14360" w:rsidRDefault="00E42FA6" w:rsidP="00E42FA6">
            <w:pPr>
              <w:rPr>
                <w:del w:id="14300" w:author="Russell Ott" w:date="2022-05-16T11:47:00Z"/>
                <w:rFonts w:ascii="Calibri Light" w:hAnsi="Calibri Light" w:cs="Calibri Light"/>
                <w:szCs w:val="18"/>
              </w:rPr>
            </w:pPr>
            <w:del w:id="14301" w:author="Russell Ott" w:date="2022-05-16T11:47:00Z">
              <w:r w:rsidRPr="00D14360">
                <w:rPr>
                  <w:rFonts w:ascii="Calibri Light" w:hAnsi="Calibri Light" w:cs="Calibri Light"/>
                  <w:szCs w:val="18"/>
                </w:rPr>
                <w:delText xml:space="preserve">The person who documented the procedure </w:delText>
              </w:r>
            </w:del>
          </w:p>
        </w:tc>
        <w:tc>
          <w:tcPr>
            <w:tcW w:w="2318" w:type="dxa"/>
            <w:shd w:val="clear" w:color="auto" w:fill="auto"/>
          </w:tcPr>
          <w:p w14:paraId="3D465015" w14:textId="77777777" w:rsidR="00E42FA6" w:rsidRPr="00D14360" w:rsidRDefault="00E42FA6" w:rsidP="00D14360">
            <w:pPr>
              <w:spacing w:after="60"/>
              <w:rPr>
                <w:del w:id="14302" w:author="Russell Ott" w:date="2022-05-16T11:47:00Z"/>
                <w:rFonts w:ascii="Calibri Light" w:hAnsi="Calibri Light" w:cs="Calibri Light"/>
                <w:szCs w:val="18"/>
              </w:rPr>
            </w:pPr>
            <w:del w:id="14303" w:author="Russell Ott" w:date="2022-05-16T11:47:00Z">
              <w:r w:rsidRPr="00D14360">
                <w:rPr>
                  <w:rFonts w:ascii="Calibri Light" w:hAnsi="Calibri Light" w:cs="Calibri Light"/>
                  <w:szCs w:val="18"/>
                </w:rPr>
                <w:delText>The person who documented the procedure</w:delText>
              </w:r>
            </w:del>
          </w:p>
        </w:tc>
        <w:tc>
          <w:tcPr>
            <w:tcW w:w="2318" w:type="dxa"/>
            <w:shd w:val="clear" w:color="auto" w:fill="auto"/>
          </w:tcPr>
          <w:p w14:paraId="4D7AF88A" w14:textId="77777777" w:rsidR="00E42FA6" w:rsidRPr="00D14360" w:rsidRDefault="00E42FA6" w:rsidP="00D14360">
            <w:pPr>
              <w:keepNext/>
              <w:spacing w:after="60"/>
              <w:rPr>
                <w:del w:id="14304" w:author="Russell Ott" w:date="2022-05-16T11:47:00Z"/>
                <w:rFonts w:ascii="Calibri Light" w:hAnsi="Calibri Light" w:cs="Calibri Light"/>
                <w:szCs w:val="18"/>
              </w:rPr>
            </w:pPr>
            <w:del w:id="14305" w:author="Russell Ott" w:date="2022-05-16T11:47:00Z">
              <w:r w:rsidRPr="00D14360">
                <w:rPr>
                  <w:rFonts w:ascii="Calibri Light" w:hAnsi="Calibri Light" w:cs="Calibri Light"/>
                  <w:szCs w:val="18"/>
                </w:rPr>
                <w:delText>The person who documented the procedure</w:delText>
              </w:r>
            </w:del>
          </w:p>
        </w:tc>
      </w:tr>
    </w:tbl>
    <w:p w14:paraId="183CB78D" w14:textId="77777777" w:rsidR="00A61B88" w:rsidRPr="00D14360" w:rsidRDefault="000816FD" w:rsidP="000447CF">
      <w:pPr>
        <w:pStyle w:val="Caption"/>
        <w:rPr>
          <w:del w:id="14306" w:author="Russell Ott" w:date="2022-05-16T11:47:00Z"/>
          <w:rFonts w:cs="Calibri"/>
          <w:sz w:val="28"/>
          <w:szCs w:val="28"/>
        </w:rPr>
      </w:pPr>
      <w:bookmarkStart w:id="14307" w:name="_Toc21927048"/>
      <w:del w:id="14308" w:author="Russell Ott" w:date="2022-05-16T11:47:00Z">
        <w:r>
          <w:delText xml:space="preserve">  </w:delText>
        </w:r>
        <w:r w:rsidR="000447CF" w:rsidRPr="00C64922">
          <w:delText xml:space="preserve">Table </w:delText>
        </w:r>
        <w:r w:rsidR="00DD63DF" w:rsidRPr="00C64922">
          <w:fldChar w:fldCharType="begin"/>
        </w:r>
        <w:r w:rsidR="000447CF" w:rsidRPr="00C64922">
          <w:delInstrText xml:space="preserve"> SEQ Table \* ARABIC </w:delInstrText>
        </w:r>
        <w:r w:rsidR="00DD63DF" w:rsidRPr="00C64922">
          <w:fldChar w:fldCharType="separate"/>
        </w:r>
        <w:r w:rsidR="00DE0DA7">
          <w:rPr>
            <w:noProof/>
          </w:rPr>
          <w:delText>67</w:delText>
        </w:r>
        <w:r w:rsidR="00DD63DF" w:rsidRPr="00C64922">
          <w:fldChar w:fldCharType="end"/>
        </w:r>
        <w:r w:rsidR="000447CF" w:rsidRPr="00C64922">
          <w:delText>: Summary of Procedure templates</w:delText>
        </w:r>
        <w:bookmarkEnd w:id="14307"/>
      </w:del>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309">
          <w:tblGrid>
            <w:gridCol w:w="1457"/>
            <w:gridCol w:w="7898"/>
          </w:tblGrid>
        </w:tblGridChange>
      </w:tblGrid>
      <w:tr w:rsidR="004F6FF6" w:rsidRPr="00C64922" w14:paraId="4935C33F" w14:textId="77777777" w:rsidTr="003A3D50">
        <w:trPr>
          <w:cantSplit/>
          <w:tblHeader/>
          <w:del w:id="14310" w:author="Russell Ott" w:date="2022-05-16T11:47:00Z"/>
        </w:trPr>
        <w:tc>
          <w:tcPr>
            <w:tcW w:w="1457" w:type="dxa"/>
            <w:tcBorders>
              <w:bottom w:val="nil"/>
              <w:right w:val="nil"/>
            </w:tcBorders>
            <w:shd w:val="clear" w:color="auto" w:fill="4F81BD"/>
          </w:tcPr>
          <w:p w14:paraId="6C5A6AE5" w14:textId="77777777" w:rsidR="00E42FA6" w:rsidRPr="00D14360" w:rsidRDefault="00E42FA6" w:rsidP="00E42FA6">
            <w:pPr>
              <w:rPr>
                <w:del w:id="14311" w:author="Russell Ott" w:date="2022-05-16T11:47:00Z"/>
                <w:rFonts w:cs="Calibri"/>
                <w:b/>
                <w:bCs/>
                <w:color w:val="FFFFFF"/>
              </w:rPr>
            </w:pPr>
            <w:del w:id="14312" w:author="Russell Ott" w:date="2022-05-16T11:47:00Z">
              <w:r w:rsidRPr="00D14360">
                <w:rPr>
                  <w:rFonts w:cs="Calibri"/>
                  <w:b/>
                  <w:bCs/>
                  <w:color w:val="FFFFFF"/>
                </w:rPr>
                <w:delText>Entry Template</w:delText>
              </w:r>
            </w:del>
          </w:p>
        </w:tc>
        <w:tc>
          <w:tcPr>
            <w:tcW w:w="7898" w:type="dxa"/>
            <w:shd w:val="clear" w:color="auto" w:fill="4F81BD"/>
          </w:tcPr>
          <w:p w14:paraId="63C3D441" w14:textId="77777777" w:rsidR="00E42FA6" w:rsidRPr="00D14360" w:rsidRDefault="00E42FA6" w:rsidP="00E42FA6">
            <w:pPr>
              <w:rPr>
                <w:del w:id="14313" w:author="Russell Ott" w:date="2022-05-16T11:47:00Z"/>
                <w:rFonts w:cs="Calibri"/>
                <w:b/>
                <w:iCs/>
                <w:color w:val="FFFFFF"/>
              </w:rPr>
            </w:pPr>
            <w:del w:id="14314" w:author="Russell Ott" w:date="2022-05-16T11:47:00Z">
              <w:r w:rsidRPr="00D14360">
                <w:rPr>
                  <w:rFonts w:cs="Calibri"/>
                  <w:b/>
                  <w:iCs/>
                  <w:color w:val="FFFFFF"/>
                </w:rPr>
                <w:delText xml:space="preserve">Procedure Activity Procedure (V2) </w:delText>
              </w:r>
            </w:del>
          </w:p>
          <w:p w14:paraId="6AB2A9FC" w14:textId="77777777" w:rsidR="00E42FA6" w:rsidRPr="00D14360" w:rsidRDefault="00E42FA6" w:rsidP="00E42FA6">
            <w:pPr>
              <w:rPr>
                <w:del w:id="14315" w:author="Russell Ott" w:date="2022-05-16T11:47:00Z"/>
                <w:rFonts w:cs="Calibri"/>
                <w:bCs/>
                <w:color w:val="FFFFFF"/>
                <w:sz w:val="18"/>
                <w:szCs w:val="18"/>
              </w:rPr>
            </w:pPr>
            <w:del w:id="14316" w:author="Russell Ott" w:date="2022-05-16T11:47:00Z">
              <w:r w:rsidRPr="00D14360">
                <w:rPr>
                  <w:rFonts w:cs="Calibri"/>
                  <w:bCs/>
                  <w:color w:val="FFFFFF"/>
                  <w:sz w:val="18"/>
                  <w:szCs w:val="18"/>
                </w:rPr>
                <w:delText>[procedure: identifier urn:hl7ii:2.16.840.1.113883.10.20.22.4.14:2014-06-09 (open)]</w:delText>
              </w:r>
            </w:del>
          </w:p>
          <w:p w14:paraId="633029B9" w14:textId="77777777" w:rsidR="00E42FA6" w:rsidRPr="00D14360" w:rsidRDefault="00E42FA6" w:rsidP="00E42FA6">
            <w:pPr>
              <w:rPr>
                <w:del w:id="14317" w:author="Russell Ott" w:date="2022-05-16T11:47:00Z"/>
                <w:rFonts w:cs="Calibri"/>
                <w:b/>
                <w:bCs/>
                <w:color w:val="FFFFFF"/>
              </w:rPr>
            </w:pPr>
            <w:del w:id="14318" w:author="Russell Ott" w:date="2022-05-16T11:47:00Z">
              <w:r w:rsidRPr="00D14360">
                <w:rPr>
                  <w:rFonts w:cs="Calibri"/>
                  <w:b/>
                  <w:iCs/>
                  <w:color w:val="FFFFFF"/>
                </w:rPr>
                <w:delText>Procedure Activity Observation (V2)</w:delText>
              </w:r>
            </w:del>
          </w:p>
          <w:p w14:paraId="49BD7DBE" w14:textId="77777777" w:rsidR="00E42FA6" w:rsidRPr="00D14360" w:rsidRDefault="00E42FA6" w:rsidP="00E42FA6">
            <w:pPr>
              <w:rPr>
                <w:del w:id="14319" w:author="Russell Ott" w:date="2022-05-16T11:47:00Z"/>
                <w:rFonts w:cs="Calibri"/>
                <w:bCs/>
                <w:color w:val="FFFFFF"/>
                <w:sz w:val="18"/>
              </w:rPr>
            </w:pPr>
            <w:del w:id="14320" w:author="Russell Ott" w:date="2022-05-16T11:47:00Z">
              <w:r w:rsidRPr="00D14360">
                <w:rPr>
                  <w:rFonts w:cs="Calibri"/>
                  <w:bCs/>
                  <w:color w:val="FFFFFF"/>
                  <w:sz w:val="18"/>
                </w:rPr>
                <w:delText>[observation: identifier urn:hl7ii:2.16.840.1.113883.10.20.22.4.13:2014-06-09 (open)]</w:delText>
              </w:r>
            </w:del>
          </w:p>
          <w:p w14:paraId="058DAC35" w14:textId="77777777" w:rsidR="00E42FA6" w:rsidRPr="00D14360" w:rsidRDefault="00E42FA6" w:rsidP="00E42FA6">
            <w:pPr>
              <w:rPr>
                <w:del w:id="14321" w:author="Russell Ott" w:date="2022-05-16T11:47:00Z"/>
                <w:rFonts w:cs="Calibri"/>
                <w:b/>
                <w:iCs/>
                <w:color w:val="FFFFFF"/>
                <w:sz w:val="21"/>
              </w:rPr>
            </w:pPr>
            <w:del w:id="14322" w:author="Russell Ott" w:date="2022-05-16T11:47:00Z">
              <w:r w:rsidRPr="00D14360">
                <w:rPr>
                  <w:rFonts w:cs="Calibri"/>
                  <w:b/>
                  <w:iCs/>
                  <w:color w:val="FFFFFF"/>
                  <w:sz w:val="21"/>
                </w:rPr>
                <w:delText>Procedure Activity Act (V2)</w:delText>
              </w:r>
            </w:del>
          </w:p>
          <w:p w14:paraId="271419FD" w14:textId="77777777" w:rsidR="00E42FA6" w:rsidRPr="00D14360" w:rsidRDefault="00E42FA6" w:rsidP="00E42FA6">
            <w:pPr>
              <w:rPr>
                <w:del w:id="14323" w:author="Russell Ott" w:date="2022-05-16T11:47:00Z"/>
                <w:rFonts w:cs="Calibri"/>
                <w:bCs/>
                <w:color w:val="FFFFFF"/>
              </w:rPr>
            </w:pPr>
            <w:del w:id="14324" w:author="Russell Ott" w:date="2022-05-16T11:47:00Z">
              <w:r w:rsidRPr="00D14360">
                <w:rPr>
                  <w:rFonts w:cs="Calibri"/>
                  <w:bCs/>
                  <w:color w:val="FFFFFF"/>
                  <w:sz w:val="18"/>
                </w:rPr>
                <w:delText>[act: identifier urn:hl7ii:2.16.840.1.113883.10.20.22.4.12:2014-06-09 (open)]</w:delText>
              </w:r>
            </w:del>
          </w:p>
        </w:tc>
      </w:tr>
      <w:tr w:rsidR="004F6FF6" w:rsidRPr="00C64922" w14:paraId="49428D28" w14:textId="77777777" w:rsidTr="003A3D50">
        <w:trPr>
          <w:cantSplit/>
          <w:trHeight w:val="305"/>
          <w:del w:id="14325" w:author="Russell Ott" w:date="2022-05-16T11:47:00Z"/>
        </w:trPr>
        <w:tc>
          <w:tcPr>
            <w:tcW w:w="1457" w:type="dxa"/>
            <w:tcBorders>
              <w:top w:val="single" w:sz="4" w:space="0" w:color="4F81BD"/>
              <w:bottom w:val="single" w:sz="4" w:space="0" w:color="4F81BD"/>
              <w:right w:val="nil"/>
            </w:tcBorders>
            <w:shd w:val="clear" w:color="auto" w:fill="FFFFFF"/>
          </w:tcPr>
          <w:p w14:paraId="2E90148A" w14:textId="77777777" w:rsidR="00E42FA6" w:rsidRPr="00D14360" w:rsidRDefault="00E42FA6" w:rsidP="00E42FA6">
            <w:pPr>
              <w:rPr>
                <w:del w:id="14326" w:author="Russell Ott" w:date="2022-05-16T11:47:00Z"/>
                <w:rFonts w:cs="Calibri"/>
                <w:b/>
                <w:bCs/>
              </w:rPr>
            </w:pPr>
            <w:del w:id="14327" w:author="Russell Ott" w:date="2022-05-16T11:47:00Z">
              <w:r w:rsidRPr="00D14360">
                <w:rPr>
                  <w:rFonts w:cs="Calibri"/>
                  <w:b/>
                  <w:bCs/>
                </w:rPr>
                <w:delText>Reference Source</w:delText>
              </w:r>
            </w:del>
          </w:p>
        </w:tc>
        <w:tc>
          <w:tcPr>
            <w:tcW w:w="7898" w:type="dxa"/>
            <w:tcBorders>
              <w:top w:val="single" w:sz="4" w:space="0" w:color="4F81BD"/>
              <w:bottom w:val="single" w:sz="4" w:space="0" w:color="4F81BD"/>
            </w:tcBorders>
            <w:shd w:val="clear" w:color="auto" w:fill="auto"/>
          </w:tcPr>
          <w:p w14:paraId="6870C500" w14:textId="77777777" w:rsidR="00E42FA6" w:rsidRPr="00D14360" w:rsidRDefault="00E42FA6" w:rsidP="00E42FA6">
            <w:pPr>
              <w:rPr>
                <w:del w:id="14328" w:author="Russell Ott" w:date="2022-05-16T11:47:00Z"/>
                <w:rFonts w:ascii="Calibri Light" w:hAnsi="Calibri Light" w:cs="Calibri Light"/>
                <w:color w:val="000000"/>
              </w:rPr>
            </w:pPr>
            <w:del w:id="14329" w:author="Russell Ott" w:date="2022-05-16T11:47:00Z">
              <w:r w:rsidRPr="00D14360">
                <w:rPr>
                  <w:rFonts w:ascii="Calibri Light" w:hAnsi="Calibri Light" w:cs="Calibri Light"/>
                  <w:color w:val="000000"/>
                </w:rPr>
                <w:delText xml:space="preserve">HL7 C-CDA R2.1 </w:delText>
              </w:r>
            </w:del>
          </w:p>
        </w:tc>
      </w:tr>
      <w:tr w:rsidR="004F6FF6" w:rsidRPr="00C64922" w14:paraId="31ADC6AB" w14:textId="77777777" w:rsidTr="003A3D50">
        <w:trPr>
          <w:cantSplit/>
          <w:trHeight w:val="890"/>
          <w:del w:id="14330" w:author="Russell Ott" w:date="2022-05-16T11:47:00Z"/>
        </w:trPr>
        <w:tc>
          <w:tcPr>
            <w:tcW w:w="1457" w:type="dxa"/>
            <w:tcBorders>
              <w:right w:val="nil"/>
            </w:tcBorders>
            <w:shd w:val="clear" w:color="auto" w:fill="FFFFFF"/>
          </w:tcPr>
          <w:p w14:paraId="192E108C" w14:textId="77777777" w:rsidR="00E42FA6" w:rsidRPr="00D14360" w:rsidRDefault="00E42FA6" w:rsidP="00E42FA6">
            <w:pPr>
              <w:rPr>
                <w:del w:id="14331" w:author="Russell Ott" w:date="2022-05-16T11:47:00Z"/>
                <w:rFonts w:cs="Calibri"/>
                <w:b/>
                <w:bCs/>
              </w:rPr>
            </w:pPr>
            <w:del w:id="14332" w:author="Russell Ott" w:date="2022-05-16T11:47:00Z">
              <w:r w:rsidRPr="00D14360">
                <w:rPr>
                  <w:rFonts w:cs="Calibri"/>
                  <w:b/>
                  <w:bCs/>
                </w:rPr>
                <w:delText>Purpose</w:delText>
              </w:r>
            </w:del>
          </w:p>
        </w:tc>
        <w:tc>
          <w:tcPr>
            <w:tcW w:w="7898" w:type="dxa"/>
            <w:shd w:val="clear" w:color="auto" w:fill="auto"/>
          </w:tcPr>
          <w:p w14:paraId="173D9C9C" w14:textId="77777777" w:rsidR="00E42FA6" w:rsidRPr="00D14360" w:rsidRDefault="00E42FA6" w:rsidP="00D14360">
            <w:pPr>
              <w:pStyle w:val="ListBullet"/>
              <w:numPr>
                <w:ilvl w:val="0"/>
                <w:numId w:val="0"/>
              </w:numPr>
              <w:spacing w:line="240" w:lineRule="auto"/>
              <w:rPr>
                <w:del w:id="14333" w:author="Russell Ott" w:date="2022-05-16T11:47:00Z"/>
                <w:rFonts w:ascii="Calibri Light" w:hAnsi="Calibri Light" w:cs="Calibri Light"/>
                <w:color w:val="000000"/>
                <w:sz w:val="20"/>
                <w:szCs w:val="20"/>
              </w:rPr>
            </w:pPr>
            <w:del w:id="14334" w:author="Russell Ott" w:date="2022-05-16T11:47:00Z">
              <w:r w:rsidRPr="00D14360">
                <w:rPr>
                  <w:rFonts w:ascii="Calibri Light" w:hAnsi="Calibri Light" w:cs="Calibri Light"/>
                  <w:color w:val="000000"/>
                  <w:sz w:val="20"/>
                  <w:szCs w:val="20"/>
                </w:rPr>
                <w:delText>These templates are used to describe all interventional, surgical, diagnostic, or therapeutic procedures or treatments pertinent to the patient historically at the time the document is generated.</w:delText>
              </w:r>
            </w:del>
          </w:p>
        </w:tc>
      </w:tr>
      <w:tr w:rsidR="004F6FF6" w:rsidRPr="00C64922" w14:paraId="7FE6A8D2" w14:textId="77777777" w:rsidTr="003A3D50">
        <w:trPr>
          <w:cantSplit/>
          <w:trHeight w:val="2069"/>
          <w:del w:id="14335" w:author="Russell Ott" w:date="2022-05-16T11:47:00Z"/>
        </w:trPr>
        <w:tc>
          <w:tcPr>
            <w:tcW w:w="1457" w:type="dxa"/>
            <w:tcBorders>
              <w:top w:val="single" w:sz="4" w:space="0" w:color="4F81BD"/>
              <w:bottom w:val="single" w:sz="4" w:space="0" w:color="4F81BD"/>
              <w:right w:val="nil"/>
            </w:tcBorders>
            <w:shd w:val="clear" w:color="auto" w:fill="FFFFFF"/>
          </w:tcPr>
          <w:p w14:paraId="72AB5839" w14:textId="77777777" w:rsidR="00E42FA6" w:rsidRPr="00D14360" w:rsidRDefault="00E42FA6" w:rsidP="00E42FA6">
            <w:pPr>
              <w:rPr>
                <w:del w:id="14336" w:author="Russell Ott" w:date="2022-05-16T11:47:00Z"/>
                <w:rFonts w:cs="Calibri"/>
                <w:b/>
                <w:bCs/>
              </w:rPr>
            </w:pPr>
            <w:del w:id="14337" w:author="Russell Ott" w:date="2022-05-16T11:47:00Z">
              <w:r w:rsidRPr="00D14360">
                <w:rPr>
                  <w:rFonts w:cs="Calibri"/>
                  <w:b/>
                  <w:bCs/>
                </w:rPr>
                <w:delText>ActStatus</w:delText>
              </w:r>
            </w:del>
          </w:p>
        </w:tc>
        <w:tc>
          <w:tcPr>
            <w:tcW w:w="7898" w:type="dxa"/>
            <w:tcBorders>
              <w:top w:val="single" w:sz="4" w:space="0" w:color="4F81BD"/>
              <w:bottom w:val="single" w:sz="4" w:space="0" w:color="4F81BD"/>
            </w:tcBorders>
            <w:shd w:val="clear" w:color="auto" w:fill="auto"/>
          </w:tcPr>
          <w:p w14:paraId="32647533" w14:textId="77777777" w:rsidR="00E42FA6" w:rsidRPr="00D14360" w:rsidRDefault="00E42FA6" w:rsidP="00E42FA6">
            <w:pPr>
              <w:rPr>
                <w:del w:id="14338" w:author="Russell Ott" w:date="2022-05-16T11:47:00Z"/>
                <w:rFonts w:ascii="Calibri Light" w:hAnsi="Calibri Light" w:cs="Calibri Light"/>
                <w:color w:val="000000"/>
              </w:rPr>
            </w:pPr>
            <w:del w:id="14339" w:author="Russell Ott" w:date="2022-05-16T11:47:00Z">
              <w:r w:rsidRPr="00D14360">
                <w:rPr>
                  <w:rFonts w:ascii="Calibri Light" w:hAnsi="Calibri Light" w:cs="Calibri Light"/>
                  <w:color w:val="000000"/>
                </w:rPr>
                <w:delText xml:space="preserve">These templates include a state model that includes active, completed, aborted, and cancelled. </w:delText>
              </w:r>
            </w:del>
          </w:p>
          <w:p w14:paraId="52F0EDFB" w14:textId="77777777" w:rsidR="00E42FA6" w:rsidRPr="00D14360" w:rsidRDefault="00E42FA6" w:rsidP="00E42FA6">
            <w:pPr>
              <w:rPr>
                <w:del w:id="14340" w:author="Russell Ott" w:date="2022-05-16T11:47:00Z"/>
                <w:rFonts w:ascii="Calibri Light" w:hAnsi="Calibri Light" w:cs="Calibri Light"/>
                <w:color w:val="000000"/>
              </w:rPr>
            </w:pPr>
            <w:del w:id="14341" w:author="Russell Ott" w:date="2022-05-16T11:47:00Z">
              <w:r w:rsidRPr="00D14360">
                <w:rPr>
                  <w:rFonts w:ascii="Calibri Light" w:hAnsi="Calibri Light" w:cs="Calibri Light"/>
                  <w:color w:val="000000"/>
                </w:rPr>
                <w:delText xml:space="preserve">The effectiveTime, also referred to as the “biologically 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delText>
              </w:r>
            </w:del>
          </w:p>
        </w:tc>
      </w:tr>
      <w:tr w:rsidR="004F6FF6" w:rsidRPr="00C64922" w14:paraId="699733CC"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342"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530"/>
          <w:trPrChange w:id="14343" w:author="Russell Ott" w:date="2022-05-16T11:47:00Z">
            <w:trPr>
              <w:cantSplit/>
              <w:trHeight w:val="530"/>
            </w:trPr>
          </w:trPrChange>
        </w:trPr>
        <w:tc>
          <w:tcPr>
            <w:tcW w:w="1457" w:type="dxa"/>
            <w:tcBorders>
              <w:top w:val="single" w:sz="4" w:space="0" w:color="4F81BD"/>
              <w:bottom w:val="single" w:sz="4" w:space="0" w:color="4472C4" w:themeColor="accent1"/>
              <w:right w:val="nil"/>
            </w:tcBorders>
            <w:shd w:val="clear" w:color="auto" w:fill="FFFFFF"/>
            <w:tcPrChange w:id="14344" w:author="Russell Ott" w:date="2022-05-16T11:47:00Z">
              <w:tcPr>
                <w:tcW w:w="1457" w:type="dxa"/>
                <w:tcBorders>
                  <w:right w:val="nil"/>
                </w:tcBorders>
                <w:shd w:val="clear" w:color="auto" w:fill="FFFFFF"/>
              </w:tcPr>
            </w:tcPrChange>
          </w:tcPr>
          <w:p w14:paraId="3284808A" w14:textId="77777777" w:rsidR="00E42FA6" w:rsidRPr="00D14360" w:rsidRDefault="00E42FA6" w:rsidP="00E42FA6">
            <w:pPr>
              <w:rPr>
                <w:b/>
                <w:rPrChange w:id="14345" w:author="Russell Ott" w:date="2022-05-16T11:47:00Z">
                  <w:rPr>
                    <w:rFonts w:ascii="Calibri" w:hAnsi="Calibri"/>
                    <w:b/>
                    <w:sz w:val="20"/>
                  </w:rPr>
                </w:rPrChange>
              </w:rPr>
            </w:pPr>
            <w:r w:rsidRPr="00D14360">
              <w:rPr>
                <w:b/>
                <w:rPrChange w:id="14346" w:author="Russell Ott" w:date="2022-05-16T11:47: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4347" w:author="Russell Ott" w:date="2022-05-16T11:47:00Z">
              <w:tcPr>
                <w:tcW w:w="7898" w:type="dxa"/>
                <w:shd w:val="clear" w:color="auto" w:fill="auto"/>
              </w:tcPr>
            </w:tcPrChange>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348" w:author="Russell Ott" w:date="2022-05-16T11:47:00Z">
                  <w:rPr>
                    <w:rFonts w:ascii="Calibri Light" w:hAnsi="Calibri Light"/>
                    <w:color w:val="000000"/>
                    <w:sz w:val="20"/>
                  </w:rPr>
                </w:rPrChange>
              </w:rPr>
            </w:pPr>
            <w:r w:rsidRPr="00D14360">
              <w:rPr>
                <w:rFonts w:ascii="Calibri Light" w:hAnsi="Calibri Light"/>
                <w:color w:val="000000"/>
                <w:rPrChange w:id="14349" w:author="Russell Ott" w:date="2022-05-16T11:47:00Z">
                  <w:rPr>
                    <w:rFonts w:ascii="Calibri Light" w:hAnsi="Calibri Light"/>
                    <w:color w:val="000000"/>
                    <w:sz w:val="20"/>
                  </w:rPr>
                </w:rPrChange>
              </w:rPr>
              <w:t xml:space="preserve">In this template, the negationInd attribute is used to indicate the procedure was not performed. </w:t>
            </w:r>
          </w:p>
        </w:tc>
      </w:tr>
      <w:tr w:rsidR="004F6FF6" w:rsidRPr="00C64922" w14:paraId="36D34EB4" w14:textId="77777777" w:rsidTr="003A3D50">
        <w:trPr>
          <w:cantSplit/>
          <w:trHeight w:val="359"/>
          <w:del w:id="14350" w:author="Russell Ott" w:date="2022-05-16T11:47:00Z"/>
        </w:trPr>
        <w:tc>
          <w:tcPr>
            <w:tcW w:w="1457" w:type="dxa"/>
            <w:tcBorders>
              <w:top w:val="single" w:sz="4" w:space="0" w:color="4F81BD"/>
              <w:bottom w:val="single" w:sz="4" w:space="0" w:color="4F81BD"/>
              <w:right w:val="nil"/>
            </w:tcBorders>
            <w:shd w:val="clear" w:color="auto" w:fill="FFFFFF"/>
          </w:tcPr>
          <w:p w14:paraId="4EE77D0B" w14:textId="77777777" w:rsidR="00E42FA6" w:rsidRPr="00D14360" w:rsidRDefault="00E42FA6" w:rsidP="00E42FA6">
            <w:pPr>
              <w:rPr>
                <w:del w:id="14351" w:author="Russell Ott" w:date="2022-05-16T11:47:00Z"/>
                <w:rFonts w:cs="Calibri"/>
                <w:b/>
                <w:bCs/>
              </w:rPr>
            </w:pPr>
            <w:del w:id="14352"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1B4F979" w14:textId="77777777" w:rsidR="00E42FA6" w:rsidRPr="00D14360" w:rsidRDefault="00E42FA6" w:rsidP="00D14360">
            <w:pPr>
              <w:pStyle w:val="HTMLPreformatted"/>
              <w:shd w:val="clear" w:color="auto" w:fill="FFFFFF"/>
              <w:spacing w:line="225" w:lineRule="atLeast"/>
              <w:rPr>
                <w:del w:id="14353" w:author="Russell Ott" w:date="2022-05-16T11:47:00Z"/>
                <w:rFonts w:ascii="Calibri Light" w:hAnsi="Calibri Light" w:cs="Calibri Light"/>
                <w:color w:val="000000"/>
              </w:rPr>
            </w:pPr>
            <w:del w:id="14354" w:author="Russell Ott" w:date="2022-05-16T11:47:00Z">
              <w:r w:rsidRPr="00D14360">
                <w:rPr>
                  <w:rFonts w:ascii="Calibri Light" w:hAnsi="Calibri Light" w:cs="Calibri Light"/>
                  <w:color w:val="000000"/>
                </w:rPr>
                <w:delText>None specified.</w:delText>
              </w:r>
            </w:del>
          </w:p>
        </w:tc>
      </w:tr>
      <w:tr w:rsidR="004F6FF6" w:rsidRPr="00C64922" w14:paraId="560F76E7"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355"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356" w:author="Russell Ott" w:date="2022-05-16T11:47:00Z">
            <w:trPr>
              <w:cantSplit/>
            </w:trPr>
          </w:trPrChange>
        </w:trPr>
        <w:tc>
          <w:tcPr>
            <w:tcW w:w="1457" w:type="dxa"/>
            <w:tcBorders>
              <w:top w:val="single" w:sz="4" w:space="0" w:color="4472C4" w:themeColor="accent1"/>
              <w:right w:val="nil"/>
            </w:tcBorders>
            <w:shd w:val="clear" w:color="auto" w:fill="FFFFFF"/>
            <w:tcPrChange w:id="14357" w:author="Russell Ott" w:date="2022-05-16T11:47:00Z">
              <w:tcPr>
                <w:tcW w:w="1457" w:type="dxa"/>
                <w:tcBorders>
                  <w:right w:val="nil"/>
                </w:tcBorders>
                <w:shd w:val="clear" w:color="auto" w:fill="FFFFFF"/>
              </w:tcPr>
            </w:tcPrChange>
          </w:tcPr>
          <w:p w14:paraId="47000D80" w14:textId="77777777" w:rsidR="00E42FA6" w:rsidRPr="00D14360" w:rsidRDefault="00E42FA6" w:rsidP="00E42FA6">
            <w:pPr>
              <w:rPr>
                <w:b/>
                <w:rPrChange w:id="14358" w:author="Russell Ott" w:date="2022-05-16T11:47:00Z">
                  <w:rPr>
                    <w:rFonts w:ascii="Calibri" w:hAnsi="Calibri"/>
                    <w:b/>
                    <w:sz w:val="20"/>
                  </w:rPr>
                </w:rPrChange>
              </w:rPr>
            </w:pPr>
            <w:r w:rsidRPr="00D14360">
              <w:rPr>
                <w:b/>
                <w:rPrChange w:id="14359" w:author="Russell Ott" w:date="2022-05-16T11:47: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4360" w:author="Russell Ott" w:date="2022-05-16T11:47:00Z">
              <w:tcPr>
                <w:tcW w:w="7898" w:type="dxa"/>
                <w:shd w:val="clear" w:color="auto" w:fill="auto"/>
              </w:tcPr>
            </w:tcPrChange>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b/>
                <w:rPrChange w:id="14361" w:author="Russell Ott" w:date="2022-05-16T11:47:00Z">
                  <w:rPr>
                    <w:rFonts w:ascii="Calibri" w:hAnsi="Calibri"/>
                    <w:b/>
                    <w:sz w:val="20"/>
                  </w:rPr>
                </w:rPrChange>
              </w:rPr>
            </w:pPr>
            <w:r w:rsidRPr="00D14360">
              <w:rPr>
                <w:b/>
                <w:rPrChange w:id="14362" w:author="Russell Ott" w:date="2022-05-16T11:47: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33" w:history="1">
              <w:r w:rsidRPr="00D14360">
                <w:rPr>
                  <w:rStyle w:val="Hyperlink"/>
                  <w:rFonts w:ascii="Calibri Light" w:hAnsi="Calibri Light" w:cs="Calibri Light"/>
                  <w:sz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b/>
                <w:rPrChange w:id="14363" w:author="Russell Ott" w:date="2022-05-16T11:47:00Z">
                  <w:rPr>
                    <w:rFonts w:ascii="Calibri" w:hAnsi="Calibri"/>
                    <w:b/>
                    <w:sz w:val="20"/>
                  </w:rPr>
                </w:rPrChange>
              </w:rPr>
            </w:pPr>
            <w:r w:rsidRPr="00D14360">
              <w:rPr>
                <w:b/>
                <w:rPrChange w:id="14364" w:author="Russell Ott" w:date="2022-05-16T11:47:00Z">
                  <w:rPr>
                    <w:rFonts w:ascii="Calibri" w:hAnsi="Calibri"/>
                    <w:b/>
                    <w:sz w:val="20"/>
                  </w:rPr>
                </w:rPrChange>
              </w:rPr>
              <w:t>Example</w:t>
            </w:r>
          </w:p>
        </w:tc>
        <w:tc>
          <w:tcPr>
            <w:tcW w:w="7898" w:type="dxa"/>
            <w:shd w:val="clear" w:color="auto" w:fill="auto"/>
          </w:tcPr>
          <w:p w14:paraId="57656150" w14:textId="212C84CC" w:rsidR="00BD7D6F" w:rsidRPr="000E7E95" w:rsidRDefault="000E7E95" w:rsidP="00BD7D6F">
            <w:pPr>
              <w:pStyle w:val="Default"/>
              <w:rPr>
                <w:rFonts w:ascii="Calibri Light" w:hAnsi="Calibri Light" w:cs="Calibri Light"/>
                <w:sz w:val="20"/>
              </w:rPr>
            </w:pPr>
            <w:ins w:id="14365" w:author="Russell Ott" w:date="2022-05-16T11:47:00Z">
              <w:r w:rsidRPr="007770C6">
                <w:t>How to represent “</w:t>
              </w:r>
            </w:ins>
            <w:r w:rsidR="001A0138">
              <w:fldChar w:fldCharType="begin"/>
            </w:r>
            <w:r w:rsidR="001A0138">
              <w:instrText xml:space="preserve"> HYPERLINK "http://hl7-c-cda-examples.herokuapp.com/sections/Procedures" </w:instrText>
            </w:r>
            <w:r w:rsidR="001A0138">
              <w:fldChar w:fldCharType="separate"/>
            </w:r>
            <w:del w:id="14366" w:author="Russell Ott" w:date="2022-05-16T11:47:00Z">
              <w:r w:rsidR="00BD7D6F" w:rsidRPr="00AD08FB">
                <w:rPr>
                  <w:rStyle w:val="Hyperlink"/>
                  <w:rFonts w:ascii="Calibri Light" w:hAnsi="Calibri Light" w:cs="Calibri Light"/>
                  <w:color w:val="000000"/>
                  <w:sz w:val="20"/>
                  <w:u w:val="none"/>
                </w:rPr>
                <w:delText xml:space="preserve">How to represent </w:delText>
              </w:r>
              <w:r w:rsidR="000A1C87" w:rsidRPr="00AD08FB">
                <w:rPr>
                  <w:rStyle w:val="Hyperlink"/>
                  <w:rFonts w:ascii="Calibri Light" w:hAnsi="Calibri Light" w:cs="Calibri Light"/>
                  <w:sz w:val="20"/>
                </w:rPr>
                <w:delText>“</w:delText>
              </w:r>
            </w:del>
            <w:r w:rsidRPr="000E7E95">
              <w:rPr>
                <w:rStyle w:val="Hyperlink"/>
                <w:rFonts w:ascii="Calibri Light" w:hAnsi="Calibri Light" w:cs="Calibri Light"/>
                <w:sz w:val="20"/>
              </w:rPr>
              <w:t xml:space="preserve">Procedure </w:t>
            </w:r>
            <w:del w:id="14367" w:author="Russell Ott" w:date="2022-05-16T11:47:00Z">
              <w:r w:rsidR="00BD7D6F" w:rsidRPr="00AD08FB">
                <w:rPr>
                  <w:rStyle w:val="Hyperlink"/>
                  <w:rFonts w:ascii="Calibri Light" w:hAnsi="Calibri Light" w:cs="Calibri Light"/>
                  <w:sz w:val="20"/>
                </w:rPr>
                <w:delText>Observation Entry</w:delText>
              </w:r>
            </w:del>
            <w:ins w:id="14368" w:author="Russell Ott" w:date="2022-05-16T11:47:00Z">
              <w:r w:rsidRPr="000E7E95">
                <w:rPr>
                  <w:rStyle w:val="Hyperlink"/>
                  <w:rFonts w:ascii="Calibri Light" w:hAnsi="Calibri Light" w:cs="Calibri Light"/>
                  <w:sz w:val="20"/>
                </w:rPr>
                <w:t>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ins>
            <w:r w:rsidR="001A0138">
              <w:rPr>
                <w:rStyle w:val="Hyperlink"/>
                <w:rFonts w:ascii="Calibri Light" w:hAnsi="Calibri Light" w:cs="Calibri Light"/>
                <w:sz w:val="20"/>
              </w:rPr>
              <w:fldChar w:fldCharType="end"/>
            </w:r>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43EF4353" w:rsidR="00F9202A" w:rsidRDefault="000816FD" w:rsidP="000447CF">
      <w:pPr>
        <w:pStyle w:val="Caption"/>
      </w:pPr>
      <w:bookmarkStart w:id="14369" w:name="_Toc21927049"/>
      <w:r>
        <w:t xml:space="preserve">  </w:t>
      </w:r>
      <w:bookmarkStart w:id="14370" w:name="_Toc103262931"/>
      <w:r w:rsidR="000447CF" w:rsidRPr="00C64922">
        <w:t xml:space="preserve">Table </w:t>
      </w:r>
      <w:r w:rsidR="00132A94">
        <w:fldChar w:fldCharType="begin"/>
      </w:r>
      <w:r w:rsidR="00132A94">
        <w:instrText xml:space="preserve"> SEQ Table \* ARABIC </w:instrText>
      </w:r>
      <w:r w:rsidR="00132A94">
        <w:fldChar w:fldCharType="separate"/>
      </w:r>
      <w:del w:id="14371" w:author="Russell Ott" w:date="2022-05-16T11:47:00Z">
        <w:r w:rsidR="00DE0DA7">
          <w:rPr>
            <w:noProof/>
          </w:rPr>
          <w:delText>68</w:delText>
        </w:r>
      </w:del>
      <w:ins w:id="14372" w:author="Russell Ott" w:date="2022-05-16T11:47:00Z">
        <w:r w:rsidR="00F10C7C">
          <w:rPr>
            <w:noProof/>
          </w:rPr>
          <w:t>64</w:t>
        </w:r>
      </w:ins>
      <w:r w:rsidR="00132A94">
        <w:rPr>
          <w:noProof/>
        </w:rPr>
        <w:fldChar w:fldCharType="end"/>
      </w:r>
      <w:r w:rsidR="000447CF" w:rsidRPr="00C64922">
        <w:t>: Procedure, Observation, Act</w:t>
      </w:r>
      <w:r w:rsidR="00852DED">
        <w:t xml:space="preserve"> Template</w:t>
      </w:r>
      <w:bookmarkEnd w:id="14370"/>
      <w:bookmarkEnd w:id="14369"/>
    </w:p>
    <w:p w14:paraId="3B5CDB19" w14:textId="77777777" w:rsidR="003B4A08" w:rsidRPr="00C64922" w:rsidRDefault="00BD7D6F" w:rsidP="00F10C7C">
      <w:pPr>
        <w:pStyle w:val="Heading3"/>
      </w:pPr>
      <w:bookmarkStart w:id="14373" w:name="_Toc20481022"/>
      <w:bookmarkStart w:id="14374" w:name="_Toc21529553"/>
      <w:bookmarkStart w:id="14375" w:name="_Toc21691606"/>
      <w:bookmarkStart w:id="14376" w:name="_Toc21845790"/>
      <w:bookmarkStart w:id="14377" w:name="_Toc21852031"/>
      <w:bookmarkStart w:id="14378" w:name="_Toc21871998"/>
      <w:bookmarkStart w:id="14379" w:name="_Toc21872454"/>
      <w:bookmarkStart w:id="14380" w:name="_Toc21880226"/>
      <w:bookmarkStart w:id="14381" w:name="_Toc21890056"/>
      <w:bookmarkStart w:id="14382" w:name="_Toc21894200"/>
      <w:bookmarkStart w:id="14383" w:name="_Toc21898126"/>
      <w:bookmarkStart w:id="14384" w:name="_Toc21926874"/>
      <w:bookmarkStart w:id="14385" w:name="_Toc20481023"/>
      <w:bookmarkStart w:id="14386" w:name="_Toc21529554"/>
      <w:bookmarkStart w:id="14387" w:name="_Toc21691607"/>
      <w:bookmarkStart w:id="14388" w:name="_Toc21845791"/>
      <w:bookmarkStart w:id="14389" w:name="_Toc21852032"/>
      <w:bookmarkStart w:id="14390" w:name="_Toc21871999"/>
      <w:bookmarkStart w:id="14391" w:name="_Toc21872455"/>
      <w:bookmarkStart w:id="14392" w:name="_Toc21880227"/>
      <w:bookmarkStart w:id="14393" w:name="_Toc21890057"/>
      <w:bookmarkStart w:id="14394" w:name="_Toc21894201"/>
      <w:bookmarkStart w:id="14395" w:name="_Toc21898127"/>
      <w:bookmarkStart w:id="14396" w:name="_Toc21926875"/>
      <w:bookmarkStart w:id="14397" w:name="_Toc103262712"/>
      <w:bookmarkStart w:id="14398" w:name="_Toc22823457"/>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r>
        <w:t>A</w:t>
      </w:r>
      <w:r w:rsidR="003B4A08" w:rsidRPr="00C64922">
        <w:t>ssessment</w:t>
      </w:r>
      <w:r w:rsidR="003B4A08">
        <w:t xml:space="preserve"> </w:t>
      </w:r>
      <w:r w:rsidR="003B4A08" w:rsidRPr="00C64922">
        <w:t>(the noun)</w:t>
      </w:r>
      <w:bookmarkEnd w:id="14397"/>
      <w:bookmarkEnd w:id="14398"/>
    </w:p>
    <w:p w14:paraId="744E25D2" w14:textId="77777777" w:rsidR="003B4A08" w:rsidRPr="00D14360" w:rsidRDefault="003B4A08" w:rsidP="003B4A08">
      <w:pPr>
        <w:spacing w:after="120"/>
        <w:rPr>
          <w:rFonts w:ascii="Times New Roman" w:eastAsia="Times New Roman" w:hAnsi="Times New Roman"/>
          <w:sz w:val="24"/>
          <w:szCs w:val="24"/>
          <w:rPrChange w:id="14399" w:author="Russell Ott" w:date="2022-05-16T11:47:00Z">
            <w:rPr>
              <w:rFonts w:ascii="Calibri" w:hAnsi="Calibri"/>
            </w:rPr>
          </w:rPrChange>
        </w:rPr>
      </w:pPr>
      <w:r w:rsidRPr="00D14360">
        <w:rPr>
          <w:rPrChange w:id="14400" w:author="Russell Ott" w:date="2022-05-16T11:47:00Z">
            <w:rPr>
              <w:rFonts w:ascii="Calibri" w:hAnsi="Calibri"/>
            </w:rPr>
          </w:rPrChange>
        </w:rPr>
        <w:t xml:space="preserve">An assessment is a collection of </w:t>
      </w:r>
      <w:r w:rsidRPr="00D14360">
        <w:rPr>
          <w:rPrChange w:id="14401" w:author="Russell Ott" w:date="2022-05-16T11:47:00Z">
            <w:rPr>
              <w:rFonts w:ascii="Calibri" w:hAnsi="Calibri"/>
            </w:rPr>
          </w:rPrChange>
        </w:rPr>
        <w:t>observations that together yield a summary evaluation of a particular condition. Examples include the Braden Scale (assesses pressure ulcer risk), APACHE Score (estimates mortality in critically ill patients), Mini-Mental Status Exam (assesses cognitive fu</w:t>
      </w:r>
      <w:r w:rsidRPr="00D14360">
        <w:rPr>
          <w:rPrChange w:id="14402" w:author="Russell Ott" w:date="2022-05-16T11:47:00Z">
            <w:rPr>
              <w:rFonts w:ascii="Calibri" w:hAnsi="Calibri"/>
            </w:rPr>
          </w:rPrChange>
        </w:rPr>
        <w:t>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14403">
          <w:tblGrid>
            <w:gridCol w:w="725"/>
            <w:gridCol w:w="8640"/>
          </w:tblGrid>
        </w:tblGridChange>
      </w:tblGrid>
      <w:tr w:rsidR="001A0138" w:rsidRPr="00BD7D6F" w14:paraId="46155D59" w14:textId="77777777" w:rsidTr="007770C6">
        <w:trPr>
          <w:trHeight w:val="458"/>
        </w:trPr>
        <w:tc>
          <w:tcPr>
            <w:tcW w:w="683" w:type="dxa"/>
            <w:tcBorders>
              <w:right w:val="nil"/>
            </w:tcBorders>
            <w:shd w:val="clear" w:color="auto" w:fill="C6D9F1"/>
          </w:tcPr>
          <w:p w14:paraId="750DDE06" w14:textId="4CF6B05A" w:rsidR="002E7E6E" w:rsidRPr="00BD7D6F" w:rsidRDefault="00634398" w:rsidP="00900EAD">
            <w:pPr>
              <w:pStyle w:val="BodyText"/>
              <w:rPr>
                <w:noProof/>
              </w:rPr>
            </w:pPr>
            <w:del w:id="14404" w:author="Russell Ott" w:date="2022-05-16T11:47:00Z">
              <w:r>
                <w:rPr>
                  <w:noProof/>
                </w:rPr>
                <w:drawing>
                  <wp:anchor distT="0" distB="0" distL="114300" distR="114300" simplePos="0" relativeHeight="251953152" behindDoc="0" locked="0" layoutInCell="1" allowOverlap="1" wp14:anchorId="2ED8476F" wp14:editId="3A3945E4">
                    <wp:simplePos x="0" y="0"/>
                    <wp:positionH relativeFrom="column">
                      <wp:posOffset>-26035</wp:posOffset>
                    </wp:positionH>
                    <wp:positionV relativeFrom="paragraph">
                      <wp:posOffset>48895</wp:posOffset>
                    </wp:positionV>
                    <wp:extent cx="323215" cy="323215"/>
                    <wp:effectExtent l="0" t="0" r="0" b="0"/>
                    <wp:wrapNone/>
                    <wp:docPr id="3118"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405" w:author="Russell Ott" w:date="2022-05-16T11:47:00Z">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00B8C62" w14:textId="423B0A21" w:rsidR="002E7E6E" w:rsidRPr="007770C6" w:rsidRDefault="002E7E6E" w:rsidP="00900EAD">
            <w:pPr>
              <w:pStyle w:val="Default"/>
              <w:rPr>
                <w:sz w:val="20"/>
                <w:rPrChange w:id="14406" w:author="Russell Ott" w:date="2022-05-16T11:47:00Z">
                  <w:rPr/>
                </w:rPrChange>
              </w:rPr>
            </w:pPr>
            <w:del w:id="14407" w:author="Russell Ott" w:date="2022-05-16T11:47:00Z">
              <w:r w:rsidRPr="00AE350D">
                <w:rPr>
                  <w:rFonts w:ascii="Calibri Light" w:hAnsi="Calibri Light" w:cs="Calibri Light"/>
                  <w:b/>
                  <w:bCs/>
                </w:rPr>
                <w:delText xml:space="preserve"> </w:delText>
              </w:r>
            </w:del>
            <w:r w:rsidRPr="007770C6">
              <w:rPr>
                <w:sz w:val="20"/>
                <w:rPrChange w:id="14408" w:author="Russell Ott" w:date="2022-05-16T11:47:00Z">
                  <w:rPr/>
                </w:rPrChange>
              </w:rPr>
              <w:t xml:space="preserve">The Assessment Scale Observation Template SHOULD be used to represent the content of the Assessment.  </w:t>
            </w:r>
            <w:r w:rsidRPr="007770C6">
              <w:rPr>
                <w:b/>
                <w:sz w:val="20"/>
                <w:rPrChange w:id="14409" w:author="Russell Ott" w:date="2022-05-16T11:47:00Z">
                  <w:rPr>
                    <w:b/>
                  </w:rPr>
                </w:rPrChange>
              </w:rPr>
              <w:t>[</w:t>
            </w:r>
            <w:r w:rsidR="00E83F3B" w:rsidRPr="007770C6">
              <w:rPr>
                <w:b/>
                <w:sz w:val="20"/>
                <w:rPrChange w:id="14410" w:author="Russell Ott" w:date="2022-05-16T11:47:00Z">
                  <w:rPr>
                    <w:b/>
                  </w:rPr>
                </w:rPrChange>
              </w:rPr>
              <w:t>BP-096</w:t>
            </w:r>
            <w:r w:rsidRPr="007770C6">
              <w:rPr>
                <w:b/>
                <w:sz w:val="20"/>
                <w:rPrChange w:id="14411" w:author="Russell Ott" w:date="2022-05-16T11:47:00Z">
                  <w:rPr>
                    <w:b/>
                  </w:rPr>
                </w:rPrChange>
              </w:rPr>
              <w:t>]</w:t>
            </w:r>
          </w:p>
        </w:tc>
      </w:tr>
    </w:tbl>
    <w:p w14:paraId="3CAAFFB1" w14:textId="4CA7678A" w:rsidR="002E7E6E" w:rsidRDefault="002E7E6E" w:rsidP="003B4A08">
      <w:pPr>
        <w:spacing w:after="120"/>
        <w:rPr>
          <w:rPrChange w:id="14412" w:author="Russell Ott" w:date="2022-05-16T11:47:00Z">
            <w:rPr>
              <w:rFonts w:ascii="Calibri" w:hAnsi="Calibri"/>
            </w:rPr>
          </w:rPrChange>
        </w:rPr>
      </w:pPr>
    </w:p>
    <w:p w14:paraId="4D3C0328" w14:textId="77777777" w:rsidR="005C79A1" w:rsidRPr="00D14360" w:rsidRDefault="005C79A1" w:rsidP="003B4A08">
      <w:pPr>
        <w:spacing w:after="120"/>
        <w:rPr>
          <w:rPrChange w:id="14413" w:author="Russell Ott" w:date="2022-05-16T11:47:00Z">
            <w:rPr>
              <w:rFonts w:ascii="Calibri" w:hAnsi="Calibri"/>
            </w:rPr>
          </w:rPrChange>
        </w:rPr>
      </w:pPr>
    </w:p>
    <w:p w14:paraId="071FF369" w14:textId="77777777" w:rsidR="003B4A08" w:rsidRPr="00C64922" w:rsidRDefault="003B4A08" w:rsidP="002E634A">
      <w:pPr>
        <w:pStyle w:val="Heading4"/>
      </w:pPr>
      <w:bookmarkStart w:id="14414" w:name="_gtqsb6qk34m" w:colFirst="0" w:colLast="0"/>
      <w:bookmarkStart w:id="14415" w:name="_Toc11043700"/>
      <w:bookmarkEnd w:id="14414"/>
      <w:r w:rsidRPr="00C64922">
        <w:t>Assessment</w:t>
      </w:r>
      <w:bookmarkEnd w:id="14415"/>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Change w:id="14416">
          <w:tblGrid>
            <w:gridCol w:w="1457"/>
            <w:gridCol w:w="7988"/>
          </w:tblGrid>
        </w:tblGridChange>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b/>
                <w:color w:val="FFFFFF"/>
                <w:rPrChange w:id="14417" w:author="Russell Ott" w:date="2022-05-16T11:47:00Z">
                  <w:rPr>
                    <w:rFonts w:ascii="Calibri" w:hAnsi="Calibri"/>
                    <w:b/>
                    <w:color w:val="FFFFFF"/>
                  </w:rPr>
                </w:rPrChange>
              </w:rPr>
            </w:pPr>
            <w:r w:rsidRPr="00D14360">
              <w:rPr>
                <w:b/>
                <w:color w:val="FFFFFF"/>
                <w:rPrChange w:id="14418" w:author="Russell Ott" w:date="2022-05-16T11:47:00Z">
                  <w:rPr>
                    <w:rFonts w:ascii="Calibri" w:hAnsi="Calibri"/>
                    <w:b/>
                    <w:color w:val="FFFFFF"/>
                  </w:rPr>
                </w:rPrChange>
              </w:rPr>
              <w:t>Entry Template</w:t>
            </w:r>
          </w:p>
        </w:tc>
        <w:tc>
          <w:tcPr>
            <w:tcW w:w="7988" w:type="dxa"/>
            <w:shd w:val="clear" w:color="auto" w:fill="4F81BD"/>
          </w:tcPr>
          <w:p w14:paraId="2661BB1A" w14:textId="7CADA17C" w:rsidR="00E42FA6" w:rsidRPr="00D14360" w:rsidRDefault="00E42FA6" w:rsidP="00E42FA6">
            <w:pPr>
              <w:rPr>
                <w:rFonts w:ascii="Times New Roman" w:eastAsia="Times New Roman" w:hAnsi="Times New Roman"/>
                <w:b/>
                <w:color w:val="FFFFFF"/>
                <w:sz w:val="24"/>
                <w:szCs w:val="24"/>
                <w:rPrChange w:id="14419" w:author="Russell Ott" w:date="2022-05-16T11:47:00Z">
                  <w:rPr>
                    <w:rFonts w:ascii="Calibri" w:hAnsi="Calibri"/>
                    <w:b/>
                    <w:color w:val="FFFFFF"/>
                  </w:rPr>
                </w:rPrChange>
              </w:rPr>
            </w:pPr>
            <w:r w:rsidRPr="00D14360">
              <w:rPr>
                <w:b/>
                <w:color w:val="FFFFFF"/>
                <w:rPrChange w:id="14420" w:author="Russell Ott" w:date="2022-05-16T11:47:00Z">
                  <w:rPr>
                    <w:rFonts w:ascii="Calibri" w:hAnsi="Calibri"/>
                    <w:b/>
                    <w:color w:val="FFFFFF"/>
                  </w:rPr>
                </w:rPrChange>
              </w:rPr>
              <w:t>Assessment Scale Observation</w:t>
            </w:r>
            <w:ins w:id="14421" w:author="Russell Ott" w:date="2022-05-16T11:47:00Z">
              <w:r w:rsidR="004F44B5">
                <w:rPr>
                  <w:rFonts w:cs="Calibri"/>
                  <w:b/>
                  <w:iCs/>
                  <w:color w:val="FFFFFF"/>
                </w:rPr>
                <w:t xml:space="preserve"> (V2)</w:t>
              </w:r>
            </w:ins>
          </w:p>
          <w:p w14:paraId="0E53A0CD" w14:textId="12AF335E" w:rsidR="00E42FA6" w:rsidRPr="00D14360" w:rsidRDefault="00E42FA6" w:rsidP="00E42FA6">
            <w:pPr>
              <w:rPr>
                <w:rFonts w:ascii="Times New Roman" w:eastAsia="Times New Roman" w:hAnsi="Times New Roman"/>
                <w:b/>
                <w:color w:val="FFFFFF"/>
                <w:sz w:val="24"/>
                <w:szCs w:val="24"/>
                <w:rPrChange w:id="14422" w:author="Russell Ott" w:date="2022-05-16T11:47:00Z">
                  <w:rPr>
                    <w:rFonts w:ascii="Calibri" w:hAnsi="Calibri"/>
                    <w:b/>
                    <w:color w:val="FFFFFF"/>
                  </w:rPr>
                </w:rPrChange>
              </w:rPr>
            </w:pPr>
            <w:r w:rsidRPr="00D14360">
              <w:rPr>
                <w:color w:val="FFFFFF"/>
                <w:sz w:val="18"/>
                <w:rPrChange w:id="14423" w:author="Russell Ott" w:date="2022-05-16T11:47:00Z">
                  <w:rPr>
                    <w:rFonts w:ascii="Calibri" w:hAnsi="Calibri"/>
                    <w:color w:val="FFFFFF"/>
                    <w:sz w:val="18"/>
                  </w:rPr>
                </w:rPrChange>
              </w:rPr>
              <w:t xml:space="preserve">[observation: identifier </w:t>
            </w:r>
            <w:r w:rsidRPr="00D14360">
              <w:rPr>
                <w:color w:val="FFFFFF"/>
                <w:sz w:val="18"/>
                <w:rPrChange w:id="14424" w:author="Russell Ott" w:date="2022-05-16T11:47:00Z">
                  <w:rPr>
                    <w:rFonts w:ascii="Calibri" w:hAnsi="Calibri"/>
                    <w:color w:val="FFFFFF"/>
                    <w:sz w:val="18"/>
                  </w:rPr>
                </w:rPrChange>
              </w:rPr>
              <w:t>urn:oid:2.16.840.1.113883.10.20.22.4.69</w:t>
            </w:r>
            <w:ins w:id="14425" w:author="Russell Ott" w:date="2022-05-16T11:47:00Z">
              <w:r w:rsidR="004F44B5">
                <w:rPr>
                  <w:rFonts w:cs="Calibri"/>
                  <w:bCs/>
                  <w:color w:val="FFFFFF"/>
                  <w:sz w:val="18"/>
                </w:rPr>
                <w:t>:2022-06-01</w:t>
              </w:r>
            </w:ins>
            <w:r w:rsidRPr="00D14360">
              <w:rPr>
                <w:color w:val="FFFFFF"/>
                <w:sz w:val="18"/>
                <w:rPrChange w:id="14426" w:author="Russell Ott" w:date="2022-05-16T11:47:00Z">
                  <w:rPr>
                    <w:rFonts w:ascii="Calibri" w:hAnsi="Calibri"/>
                    <w:color w:val="FFFFFF"/>
                    <w:sz w:val="18"/>
                  </w:rPr>
                </w:rPrChange>
              </w:rPr>
              <w:t xml:space="preserve">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b/>
                <w:rPrChange w:id="14427" w:author="Russell Ott" w:date="2022-05-16T11:47:00Z">
                  <w:rPr>
                    <w:rFonts w:ascii="Calibri" w:hAnsi="Calibri"/>
                    <w:b/>
                    <w:sz w:val="20"/>
                  </w:rPr>
                </w:rPrChange>
              </w:rPr>
            </w:pPr>
            <w:r w:rsidRPr="00D14360">
              <w:rPr>
                <w:b/>
                <w:rPrChange w:id="14428" w:author="Russell Ott" w:date="2022-05-16T11:47:00Z">
                  <w:rPr>
                    <w:rFonts w:ascii="Calibri" w:hAnsi="Calibri"/>
                    <w:b/>
                    <w:sz w:val="20"/>
                  </w:rPr>
                </w:rPrChange>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eastAsia="Times New Roman" w:hAnsi="Calibri Light"/>
                <w:sz w:val="24"/>
                <w:szCs w:val="24"/>
                <w:rPrChange w:id="14429" w:author="Russell Ott" w:date="2022-05-16T11:47:00Z">
                  <w:rPr>
                    <w:rFonts w:ascii="Calibri Light" w:hAnsi="Calibri Light"/>
                    <w:sz w:val="20"/>
                  </w:rPr>
                </w:rPrChange>
              </w:rPr>
            </w:pPr>
            <w:r w:rsidRPr="00D14360">
              <w:rPr>
                <w:rFonts w:ascii="Calibri Light" w:hAnsi="Calibri Light"/>
                <w:rPrChange w:id="14430" w:author="Russell Ott" w:date="2022-05-16T11:47:00Z">
                  <w:rPr>
                    <w:rFonts w:ascii="Calibri Light" w:hAnsi="Calibri Light"/>
                    <w:sz w:val="20"/>
                  </w:rPr>
                </w:rPrChange>
              </w:rPr>
              <w:t xml:space="preserve">HL7 C-CDA R2.1 </w:t>
            </w:r>
            <w:ins w:id="14431" w:author="Russell Ott" w:date="2022-05-16T11:47:00Z">
              <w:r w:rsidRPr="00D14360">
                <w:rPr>
                  <w:rFonts w:ascii="Calibri Light" w:hAnsi="Calibri Light" w:cs="Calibri Light"/>
                  <w:szCs w:val="18"/>
                </w:rPr>
                <w:t>Companion Guide</w:t>
              </w:r>
            </w:ins>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b/>
                <w:rPrChange w:id="14432" w:author="Russell Ott" w:date="2022-05-16T11:47:00Z">
                  <w:rPr>
                    <w:rFonts w:ascii="Calibri" w:hAnsi="Calibri"/>
                    <w:b/>
                    <w:sz w:val="20"/>
                  </w:rPr>
                </w:rPrChange>
              </w:rPr>
            </w:pPr>
            <w:r w:rsidRPr="00D14360">
              <w:rPr>
                <w:b/>
                <w:rPrChange w:id="14433" w:author="Russell Ott" w:date="2022-05-16T11:47:00Z">
                  <w:rPr>
                    <w:rFonts w:ascii="Calibri" w:hAnsi="Calibri"/>
                    <w:b/>
                    <w:sz w:val="20"/>
                  </w:rPr>
                </w:rPrChange>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BA68FF">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b/>
                <w:rPrChange w:id="14434" w:author="Russell Ott" w:date="2022-05-16T11:47:00Z">
                  <w:rPr>
                    <w:rFonts w:ascii="Calibri" w:hAnsi="Calibri"/>
                    <w:b/>
                    <w:sz w:val="20"/>
                  </w:rPr>
                </w:rPrChange>
              </w:rPr>
            </w:pPr>
            <w:r w:rsidRPr="00D14360">
              <w:rPr>
                <w:b/>
                <w:rPrChange w:id="14435" w:author="Russell Ott" w:date="2022-05-16T11:47:00Z">
                  <w:rPr>
                    <w:rFonts w:ascii="Calibri" w:hAnsi="Calibri"/>
                    <w:b/>
                    <w:sz w:val="20"/>
                  </w:rPr>
                </w:rPrChange>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eastAsia="Times New Roman" w:hAnsi="Calibri Light"/>
                <w:sz w:val="24"/>
                <w:szCs w:val="24"/>
                <w:rPrChange w:id="14436" w:author="Russell Ott" w:date="2022-05-16T11:47:00Z">
                  <w:rPr>
                    <w:rFonts w:ascii="Calibri Light" w:hAnsi="Calibri Light"/>
                    <w:sz w:val="20"/>
                  </w:rPr>
                </w:rPrChange>
              </w:rPr>
            </w:pPr>
            <w:r w:rsidRPr="00D14360">
              <w:rPr>
                <w:rFonts w:ascii="Calibri Light" w:hAnsi="Calibri Light"/>
                <w:rPrChange w:id="14437" w:author="Russell Ott" w:date="2022-05-16T11:47:00Z">
                  <w:rPr>
                    <w:rFonts w:ascii="Calibri Light" w:hAnsi="Calibri Light"/>
                    <w:sz w:val="20"/>
                  </w:rPr>
                </w:rPrChange>
              </w:rPr>
              <w:t xml:space="preserve">This </w:t>
            </w:r>
            <w:r w:rsidRPr="00D14360">
              <w:rPr>
                <w:rFonts w:ascii="Calibri Light" w:hAnsi="Calibri Light"/>
                <w:rPrChange w:id="14438" w:author="Russell Ott" w:date="2022-05-16T11:47:00Z">
                  <w:rPr>
                    <w:rFonts w:ascii="Calibri Light" w:hAnsi="Calibri Light"/>
                    <w:sz w:val="20"/>
                  </w:rPr>
                </w:rPrChange>
              </w:rPr>
              <w:t>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eastAsia="Times New Roman" w:hAnsi="Calibri Light"/>
                <w:sz w:val="24"/>
                <w:szCs w:val="24"/>
                <w:rPrChange w:id="14439" w:author="Russell Ott" w:date="2022-05-16T11:47:00Z">
                  <w:rPr>
                    <w:rFonts w:ascii="Calibri Light" w:hAnsi="Calibri Light"/>
                    <w:sz w:val="20"/>
                  </w:rPr>
                </w:rPrChange>
              </w:rPr>
            </w:pPr>
            <w:r w:rsidRPr="00D14360">
              <w:rPr>
                <w:rFonts w:ascii="Calibri Light" w:hAnsi="Calibri Light"/>
                <w:rPrChange w:id="14440" w:author="Russell Ott" w:date="2022-05-16T11:47:00Z">
                  <w:rPr>
                    <w:rFonts w:ascii="Calibri Light" w:hAnsi="Calibri Light"/>
                    <w:sz w:val="20"/>
                  </w:rPr>
                </w:rPrChange>
              </w:rPr>
              <w:t>The effectiveTime represents the clinically relevant time of the measurement, which may be when the assessment was performe</w:t>
            </w:r>
            <w:r w:rsidRPr="00D14360">
              <w:rPr>
                <w:rFonts w:ascii="Calibri Light" w:hAnsi="Calibri Light"/>
                <w:rPrChange w:id="14441" w:author="Russell Ott" w:date="2022-05-16T11:47:00Z">
                  <w:rPr>
                    <w:rFonts w:ascii="Calibri Light" w:hAnsi="Calibri Light"/>
                    <w:sz w:val="20"/>
                  </w:rPr>
                </w:rPrChange>
              </w:rPr>
              <w:t>d.</w:t>
            </w:r>
          </w:p>
        </w:tc>
      </w:tr>
      <w:tr w:rsidR="002954CE" w:rsidRPr="00C64922" w14:paraId="3DE65006" w14:textId="77777777" w:rsidTr="00BA68FF">
        <w:tblPrEx>
          <w:tblW w:w="9445" w:type="dxa"/>
          <w:tblInd w:w="108" w:type="dxa"/>
          <w:tblBorders>
            <w:top w:val="single" w:sz="4" w:space="0" w:color="4F81BD"/>
            <w:left w:val="single" w:sz="4" w:space="0" w:color="4F81BD"/>
            <w:bottom w:val="single" w:sz="4" w:space="0" w:color="4F81BD"/>
            <w:right w:val="single" w:sz="4" w:space="0" w:color="4F81BD"/>
          </w:tblBorders>
          <w:tblPrExChange w:id="14442" w:author="Russell Ott" w:date="2022-05-16T11:47:00Z">
            <w:tblPrEx>
              <w:tblW w:w="944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4443" w:author="Russell Ott" w:date="2022-05-16T11:47: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4444" w:author="Russell Ott" w:date="2022-05-16T11:47:00Z">
              <w:tcPr>
                <w:tcW w:w="1457" w:type="dxa"/>
                <w:tcBorders>
                  <w:right w:val="nil"/>
                </w:tcBorders>
                <w:shd w:val="clear" w:color="auto" w:fill="FFFFFF"/>
              </w:tcPr>
            </w:tcPrChange>
          </w:tcPr>
          <w:p w14:paraId="5AD29462" w14:textId="77777777" w:rsidR="00E42FA6" w:rsidRPr="00D14360" w:rsidRDefault="00E42FA6" w:rsidP="00E42FA6">
            <w:pPr>
              <w:rPr>
                <w:b/>
                <w:color w:val="000000"/>
                <w:rPrChange w:id="14445" w:author="Russell Ott" w:date="2022-05-16T11:47:00Z">
                  <w:rPr>
                    <w:rFonts w:ascii="Calibri" w:hAnsi="Calibri"/>
                    <w:b/>
                    <w:color w:val="000000"/>
                    <w:sz w:val="20"/>
                  </w:rPr>
                </w:rPrChange>
              </w:rPr>
            </w:pPr>
            <w:r w:rsidRPr="00D14360">
              <w:rPr>
                <w:b/>
                <w:color w:val="000000"/>
                <w:rPrChange w:id="14446" w:author="Russell Ott" w:date="2022-05-16T11:47:00Z">
                  <w:rPr>
                    <w:rFonts w:ascii="Calibri" w:hAnsi="Calibri"/>
                    <w:b/>
                    <w:color w:val="000000"/>
                    <w:sz w:val="20"/>
                  </w:rPr>
                </w:rPrChange>
              </w:rPr>
              <w:t>Negation</w:t>
            </w:r>
          </w:p>
        </w:tc>
        <w:tc>
          <w:tcPr>
            <w:tcW w:w="7988" w:type="dxa"/>
            <w:tcBorders>
              <w:top w:val="single" w:sz="4" w:space="0" w:color="4F81BD"/>
              <w:bottom w:val="single" w:sz="4" w:space="0" w:color="4472C4" w:themeColor="accent1"/>
            </w:tcBorders>
            <w:shd w:val="clear" w:color="auto" w:fill="auto"/>
            <w:tcPrChange w:id="14447" w:author="Russell Ott" w:date="2022-05-16T11:47:00Z">
              <w:tcPr>
                <w:tcW w:w="7988" w:type="dxa"/>
                <w:shd w:val="clear" w:color="auto" w:fill="auto"/>
              </w:tcPr>
            </w:tcPrChange>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448" w:author="Russell Ott" w:date="2022-05-16T11:47:00Z">
                  <w:rPr>
                    <w:rFonts w:ascii="Calibri Light" w:hAnsi="Calibri Light"/>
                    <w:color w:val="000000"/>
                    <w:sz w:val="20"/>
                  </w:rPr>
                </w:rPrChange>
              </w:rPr>
            </w:pPr>
            <w:r w:rsidRPr="00D14360">
              <w:rPr>
                <w:rFonts w:ascii="Calibri Light" w:hAnsi="Calibri Light"/>
                <w:color w:val="000000"/>
                <w:rPrChange w:id="14449" w:author="Russell Ott" w:date="2022-05-16T11:47:00Z">
                  <w:rPr>
                    <w:rFonts w:ascii="Calibri Light" w:hAnsi="Calibri Light"/>
                    <w:color w:val="000000"/>
                    <w:sz w:val="20"/>
                  </w:rPr>
                </w:rPrChange>
              </w:rPr>
              <w:t xml:space="preserve">Not specified. </w:t>
            </w:r>
          </w:p>
        </w:tc>
      </w:tr>
      <w:tr w:rsidR="002954CE" w:rsidRPr="00C64922" w14:paraId="2E4B00CA" w14:textId="77777777" w:rsidTr="003A3D50">
        <w:trPr>
          <w:cantSplit/>
          <w:trHeight w:val="332"/>
          <w:del w:id="14450" w:author="Russell Ott" w:date="2022-05-16T11:47:00Z"/>
        </w:trPr>
        <w:tc>
          <w:tcPr>
            <w:tcW w:w="1457" w:type="dxa"/>
            <w:tcBorders>
              <w:top w:val="single" w:sz="4" w:space="0" w:color="4F81BD"/>
              <w:bottom w:val="single" w:sz="4" w:space="0" w:color="4F81BD"/>
              <w:right w:val="nil"/>
            </w:tcBorders>
            <w:shd w:val="clear" w:color="auto" w:fill="FFFFFF"/>
          </w:tcPr>
          <w:p w14:paraId="6E0066B5" w14:textId="77777777" w:rsidR="00E42FA6" w:rsidRPr="00D14360" w:rsidRDefault="00E42FA6" w:rsidP="00E42FA6">
            <w:pPr>
              <w:rPr>
                <w:del w:id="14451" w:author="Russell Ott" w:date="2022-05-16T11:47:00Z"/>
                <w:rFonts w:cs="Calibri"/>
                <w:b/>
                <w:bCs/>
              </w:rPr>
            </w:pPr>
            <w:del w:id="14452" w:author="Russell Ott" w:date="2022-05-16T11:47:00Z">
              <w:r w:rsidRPr="00D14360">
                <w:rPr>
                  <w:rFonts w:cs="Calibri"/>
                  <w:b/>
                  <w:bCs/>
                </w:rPr>
                <w:delText>Idioms Supported</w:delText>
              </w:r>
            </w:del>
          </w:p>
        </w:tc>
        <w:tc>
          <w:tcPr>
            <w:tcW w:w="7988" w:type="dxa"/>
            <w:tcBorders>
              <w:top w:val="single" w:sz="4" w:space="0" w:color="4F81BD"/>
              <w:bottom w:val="single" w:sz="4" w:space="0" w:color="4F81BD"/>
            </w:tcBorders>
            <w:shd w:val="clear" w:color="auto" w:fill="auto"/>
          </w:tcPr>
          <w:p w14:paraId="20711BFA" w14:textId="77777777" w:rsidR="00E42FA6" w:rsidRPr="00D14360" w:rsidRDefault="00E42FA6" w:rsidP="00D14360">
            <w:pPr>
              <w:pStyle w:val="HTMLPreformatted"/>
              <w:shd w:val="clear" w:color="auto" w:fill="FFFFFF"/>
              <w:spacing w:line="225" w:lineRule="atLeast"/>
              <w:rPr>
                <w:del w:id="14453" w:author="Russell Ott" w:date="2022-05-16T11:47:00Z"/>
                <w:rFonts w:ascii="Calibri Light" w:hAnsi="Calibri Light" w:cs="Calibri Light"/>
                <w:szCs w:val="18"/>
              </w:rPr>
            </w:pPr>
            <w:del w:id="14454" w:author="Russell Ott" w:date="2022-05-16T11:47:00Z">
              <w:r w:rsidRPr="00D14360">
                <w:rPr>
                  <w:rFonts w:ascii="Calibri Light" w:hAnsi="Calibri Light" w:cs="Calibri Light"/>
                  <w:szCs w:val="18"/>
                </w:rPr>
                <w:delText>None specified.</w:delText>
              </w:r>
            </w:del>
          </w:p>
        </w:tc>
      </w:tr>
      <w:tr w:rsidR="002954CE" w:rsidRPr="00C64922" w14:paraId="21030FE9" w14:textId="77777777" w:rsidTr="007770C6">
        <w:tblPrEx>
          <w:tblW w:w="9445" w:type="dxa"/>
          <w:tblInd w:w="108" w:type="dxa"/>
          <w:tblBorders>
            <w:top w:val="single" w:sz="4" w:space="0" w:color="4F81BD"/>
            <w:left w:val="single" w:sz="4" w:space="0" w:color="4F81BD"/>
            <w:bottom w:val="single" w:sz="4" w:space="0" w:color="4F81BD"/>
            <w:right w:val="single" w:sz="4" w:space="0" w:color="4F81BD"/>
          </w:tblBorders>
          <w:tblPrExChange w:id="14455" w:author="Russell Ott" w:date="2022-05-16T11:47:00Z">
            <w:tblPrEx>
              <w:tblW w:w="944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456" w:author="Russell Ott" w:date="2022-05-16T11:47:00Z">
            <w:trPr>
              <w:cantSplit/>
            </w:trPr>
          </w:trPrChange>
        </w:trPr>
        <w:tc>
          <w:tcPr>
            <w:tcW w:w="1457" w:type="dxa"/>
            <w:tcBorders>
              <w:top w:val="single" w:sz="4" w:space="0" w:color="4472C4" w:themeColor="accent1"/>
              <w:bottom w:val="single" w:sz="4" w:space="0" w:color="4472C4" w:themeColor="accent1"/>
              <w:right w:val="nil"/>
            </w:tcBorders>
            <w:shd w:val="clear" w:color="auto" w:fill="FFFFFF"/>
            <w:tcPrChange w:id="14457" w:author="Russell Ott" w:date="2022-05-16T11:47:00Z">
              <w:tcPr>
                <w:tcW w:w="1457" w:type="dxa"/>
                <w:tcBorders>
                  <w:right w:val="nil"/>
                </w:tcBorders>
                <w:shd w:val="clear" w:color="auto" w:fill="FFFFFF"/>
              </w:tcPr>
            </w:tcPrChange>
          </w:tcPr>
          <w:p w14:paraId="5B5D3C9A" w14:textId="77777777" w:rsidR="00E42FA6" w:rsidRPr="00D14360" w:rsidRDefault="00E42FA6" w:rsidP="00E42FA6">
            <w:pPr>
              <w:rPr>
                <w:b/>
                <w:rPrChange w:id="14458" w:author="Russell Ott" w:date="2022-05-16T11:47:00Z">
                  <w:rPr>
                    <w:rFonts w:ascii="Calibri" w:hAnsi="Calibri"/>
                    <w:b/>
                    <w:sz w:val="20"/>
                  </w:rPr>
                </w:rPrChange>
              </w:rPr>
            </w:pPr>
            <w:r w:rsidRPr="00D14360">
              <w:rPr>
                <w:b/>
                <w:rPrChange w:id="14459" w:author="Russell Ott" w:date="2022-05-16T11:47:00Z">
                  <w:rPr>
                    <w:rFonts w:ascii="Calibri" w:hAnsi="Calibri"/>
                    <w:b/>
                    <w:sz w:val="20"/>
                  </w:rPr>
                </w:rPrChange>
              </w:rPr>
              <w:t>Other Considerations</w:t>
            </w:r>
          </w:p>
        </w:tc>
        <w:tc>
          <w:tcPr>
            <w:tcW w:w="7988" w:type="dxa"/>
            <w:tcBorders>
              <w:top w:val="single" w:sz="4" w:space="0" w:color="4472C4" w:themeColor="accent1"/>
              <w:bottom w:val="single" w:sz="4" w:space="0" w:color="4472C4" w:themeColor="accent1"/>
            </w:tcBorders>
            <w:shd w:val="clear" w:color="auto" w:fill="auto"/>
            <w:tcPrChange w:id="14460" w:author="Russell Ott" w:date="2022-05-16T11:47:00Z">
              <w:tcPr>
                <w:tcW w:w="7988" w:type="dxa"/>
                <w:shd w:val="clear" w:color="auto" w:fill="auto"/>
              </w:tcPr>
            </w:tcPrChange>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7770C6">
        <w:trPr>
          <w:cantSplit/>
          <w:ins w:id="14461" w:author="Russell Ott" w:date="2022-05-16T11:47:00Z"/>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ins w:id="14462" w:author="Russell Ott" w:date="2022-05-16T11:47:00Z"/>
                <w:rFonts w:cs="Calibri"/>
                <w:b/>
                <w:bCs/>
              </w:rPr>
            </w:pPr>
            <w:ins w:id="14463" w:author="Russell Ott" w:date="2022-05-16T11:47:00Z">
              <w:r w:rsidRPr="00D14360">
                <w:rPr>
                  <w:rFonts w:cs="Calibri"/>
                  <w:b/>
                  <w:bCs/>
                </w:rPr>
                <w:t>Example</w:t>
              </w:r>
            </w:ins>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1A0138" w:rsidP="00AF424B">
            <w:pPr>
              <w:pStyle w:val="Default"/>
              <w:keepNext/>
              <w:rPr>
                <w:ins w:id="14464" w:author="Russell Ott" w:date="2022-05-16T11:47:00Z"/>
                <w:rFonts w:ascii="Calibri Light" w:hAnsi="Calibri Light" w:cs="Calibri Light"/>
                <w:sz w:val="20"/>
                <w:szCs w:val="18"/>
              </w:rPr>
            </w:pPr>
            <w:ins w:id="14465" w:author="Russell Ott" w:date="2022-05-16T11:47:00Z">
              <w:r>
                <w:fldChar w:fldCharType="begin"/>
              </w:r>
              <w:r>
                <w:instrText xml:space="preserve"> HYPERLINK "https://cdasearch.hl7.org/examples/view/Mental%20Status/Patient%20Health%20Questionnaire%20PHQ-9" </w:instrText>
              </w:r>
              <w:r>
                <w:fldChar w:fldCharType="separate"/>
              </w:r>
              <w:r w:rsidR="00AF424B" w:rsidRPr="00AF424B">
                <w:rPr>
                  <w:rStyle w:val="Hyperlink"/>
                  <w:sz w:val="20"/>
                </w:rPr>
                <w:t>PHQ-9</w:t>
              </w:r>
              <w:r>
                <w:rPr>
                  <w:rStyle w:val="Hyperlink"/>
                  <w:sz w:val="20"/>
                </w:rPr>
                <w:fldChar w:fldCharType="end"/>
              </w:r>
            </w:ins>
          </w:p>
        </w:tc>
      </w:tr>
      <w:tr w:rsidR="00AF424B" w:rsidRPr="00C64922" w14:paraId="6D33B48F" w14:textId="77777777" w:rsidTr="007770C6">
        <w:trPr>
          <w:cantSplit/>
          <w:ins w:id="14466" w:author="Russell Ott" w:date="2022-05-16T11:47:00Z"/>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ins w:id="14467" w:author="Russell Ott" w:date="2022-05-16T11:47:00Z"/>
                <w:rFonts w:cs="Calibri"/>
                <w:b/>
                <w:bCs/>
              </w:rPr>
            </w:pPr>
            <w:ins w:id="14468" w:author="Russell Ott" w:date="2022-05-16T11:47:00Z">
              <w:r w:rsidRPr="00D14360">
                <w:rPr>
                  <w:rFonts w:cs="Calibri"/>
                  <w:b/>
                  <w:bCs/>
                </w:rPr>
                <w:t>Example</w:t>
              </w:r>
            </w:ins>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ins w:id="14469" w:author="Russell Ott" w:date="2022-05-16T11:47:00Z"/>
                <w:sz w:val="20"/>
              </w:rPr>
            </w:pPr>
            <w:ins w:id="14470" w:author="Russell Ott" w:date="2022-05-16T11:47:00Z">
              <w:r>
                <w:rPr>
                  <w:sz w:val="20"/>
                </w:rPr>
                <w:t>WE CARE</w:t>
              </w:r>
            </w:ins>
          </w:p>
        </w:tc>
      </w:tr>
      <w:tr w:rsidR="00AF424B" w:rsidRPr="00C64922" w14:paraId="5C45A294" w14:textId="77777777" w:rsidTr="00BA68FF">
        <w:trPr>
          <w:cantSplit/>
          <w:ins w:id="14471" w:author="Russell Ott" w:date="2022-05-16T11:47:00Z"/>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ins w:id="14472" w:author="Russell Ott" w:date="2022-05-16T11:47:00Z"/>
                <w:rFonts w:cs="Calibri"/>
                <w:b/>
                <w:bCs/>
              </w:rPr>
            </w:pPr>
            <w:ins w:id="14473" w:author="Russell Ott" w:date="2022-05-16T11:47:00Z">
              <w:r w:rsidRPr="00D14360">
                <w:rPr>
                  <w:rFonts w:cs="Calibri"/>
                  <w:b/>
                  <w:bCs/>
                </w:rPr>
                <w:t>Example</w:t>
              </w:r>
            </w:ins>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ins w:id="14474" w:author="Russell Ott" w:date="2022-05-16T11:47:00Z"/>
                <w:sz w:val="20"/>
              </w:rPr>
            </w:pPr>
            <w:ins w:id="14475" w:author="Russell Ott" w:date="2022-05-16T11:47:00Z">
              <w:r>
                <w:rPr>
                  <w:sz w:val="20"/>
                </w:rPr>
                <w:t>Glasgow Coma</w:t>
              </w:r>
            </w:ins>
          </w:p>
        </w:tc>
      </w:tr>
    </w:tbl>
    <w:p w14:paraId="0D862355" w14:textId="0E6A1D5A" w:rsidR="003B4A08" w:rsidRPr="00D14360" w:rsidRDefault="000816FD" w:rsidP="00295A8B">
      <w:pPr>
        <w:pStyle w:val="Caption"/>
        <w:rPr>
          <w:sz w:val="24"/>
          <w:rPrChange w:id="14476" w:author="Russell Ott" w:date="2022-05-16T11:47:00Z">
            <w:rPr>
              <w:sz w:val="24"/>
            </w:rPr>
          </w:rPrChange>
        </w:rPr>
      </w:pPr>
      <w:bookmarkStart w:id="14477" w:name="_Toc21927050"/>
      <w:r>
        <w:t xml:space="preserve">  </w:t>
      </w:r>
      <w:bookmarkStart w:id="14478" w:name="_Toc103262932"/>
      <w:r w:rsidR="00295A8B">
        <w:t xml:space="preserve">Table </w:t>
      </w:r>
      <w:r w:rsidR="00132A94">
        <w:fldChar w:fldCharType="begin"/>
      </w:r>
      <w:r w:rsidR="00132A94">
        <w:instrText xml:space="preserve"> SEQ Table \* ARABIC </w:instrText>
      </w:r>
      <w:r w:rsidR="00132A94">
        <w:fldChar w:fldCharType="separate"/>
      </w:r>
      <w:del w:id="14479" w:author="Russell Ott" w:date="2022-05-16T11:47:00Z">
        <w:r w:rsidR="00DE0DA7">
          <w:rPr>
            <w:noProof/>
          </w:rPr>
          <w:delText>69</w:delText>
        </w:r>
      </w:del>
      <w:ins w:id="14480" w:author="Russell Ott" w:date="2022-05-16T11:47:00Z">
        <w:r w:rsidR="00F10C7C">
          <w:rPr>
            <w:noProof/>
          </w:rPr>
          <w:t>65</w:t>
        </w:r>
      </w:ins>
      <w:r w:rsidR="00132A94">
        <w:rPr>
          <w:noProof/>
        </w:rPr>
        <w:fldChar w:fldCharType="end"/>
      </w:r>
      <w:r w:rsidR="00295A8B">
        <w:t>: Assessment Scale Observation</w:t>
      </w:r>
      <w:r w:rsidR="00852DED">
        <w:t xml:space="preserve"> Template</w:t>
      </w:r>
      <w:bookmarkEnd w:id="14478"/>
      <w:bookmarkEnd w:id="14477"/>
    </w:p>
    <w:p w14:paraId="6E062481" w14:textId="17F4C29D" w:rsidR="009A427D" w:rsidRPr="00C64922" w:rsidRDefault="00533097" w:rsidP="00F10C7C">
      <w:pPr>
        <w:pStyle w:val="Heading3"/>
      </w:pPr>
      <w:del w:id="14481" w:author="Russell Ott" w:date="2022-05-16T11:47:00Z">
        <w:r w:rsidRPr="00C64922">
          <w:rPr>
            <w:rFonts w:eastAsia="Calibri"/>
          </w:rPr>
          <w:delText xml:space="preserve"> </w:delText>
        </w:r>
      </w:del>
      <w:bookmarkStart w:id="14482" w:name="_Plan_of_Treatment"/>
      <w:bookmarkStart w:id="14483" w:name="_Toc10707529"/>
      <w:bookmarkStart w:id="14484" w:name="_Toc11043703"/>
      <w:bookmarkStart w:id="14485" w:name="_Toc11045642"/>
      <w:bookmarkStart w:id="14486" w:name="_Toc11219055"/>
      <w:bookmarkStart w:id="14487" w:name="_Toc11391310"/>
      <w:bookmarkStart w:id="14488" w:name="_Toc103262713"/>
      <w:bookmarkStart w:id="14489" w:name="_Toc22823458"/>
      <w:bookmarkEnd w:id="14482"/>
      <w:r w:rsidR="009A427D" w:rsidRPr="00C64922">
        <w:t>Plan of Treatment</w:t>
      </w:r>
      <w:bookmarkEnd w:id="14483"/>
      <w:bookmarkEnd w:id="14484"/>
      <w:bookmarkEnd w:id="14485"/>
      <w:bookmarkEnd w:id="14486"/>
      <w:bookmarkEnd w:id="14487"/>
      <w:bookmarkEnd w:id="14488"/>
      <w:bookmarkEnd w:id="14489"/>
    </w:p>
    <w:p w14:paraId="7CB364A4" w14:textId="77777777" w:rsidR="009A427D" w:rsidRPr="00D14360" w:rsidRDefault="009A427D" w:rsidP="009A427D">
      <w:pPr>
        <w:spacing w:after="120"/>
        <w:rPr>
          <w:rFonts w:ascii="Times New Roman" w:eastAsia="Times New Roman" w:hAnsi="Times New Roman"/>
          <w:sz w:val="24"/>
          <w:szCs w:val="24"/>
          <w:rPrChange w:id="14490" w:author="Russell Ott" w:date="2022-05-16T11:47:00Z">
            <w:rPr>
              <w:rFonts w:ascii="Calibri" w:hAnsi="Calibri"/>
            </w:rPr>
          </w:rPrChange>
        </w:rPr>
      </w:pPr>
      <w:r w:rsidRPr="00D14360">
        <w:rPr>
          <w:rPrChange w:id="14491" w:author="Russell Ott" w:date="2022-05-16T11:47:00Z">
            <w:rPr>
              <w:rFonts w:ascii="Calibri" w:hAnsi="Calibri"/>
            </w:rPr>
          </w:rPrChange>
        </w:rPr>
        <w:t>Plan of treatment information encompasses data that define pending orders, interventions, encounters, services, and procedures for the patient. It is limited to prospective, unfulfilled, or incomplete orders and requests only. These are indicated</w:t>
      </w:r>
      <w:r w:rsidRPr="00D14360">
        <w:rPr>
          <w:rPrChange w:id="14492" w:author="Russell Ott" w:date="2022-05-16T11:47:00Z">
            <w:rPr>
              <w:rFonts w:ascii="Calibri" w:hAnsi="Calibri"/>
            </w:rPr>
          </w:rPrChange>
        </w:rPr>
        <w:t xml:space="preserve"> by the @moodCode of the entries within this section. All active, incomplete, or pending orders, appointments, referrals, procedures, services, or any other pending event of clinical significance to the current care of the patient should be listed. The pla</w:t>
      </w:r>
      <w:r w:rsidRPr="00D14360">
        <w:rPr>
          <w:rPrChange w:id="14493" w:author="Russell Ott" w:date="2022-05-16T11:47:00Z">
            <w:rPr>
              <w:rFonts w:ascii="Calibri" w:hAnsi="Calibri"/>
            </w:rPr>
          </w:rPrChange>
        </w:rPr>
        <w:t>n of treatment is typically developed to address a set of goals set by the patient, provider or jointly set together.</w:t>
      </w:r>
    </w:p>
    <w:p w14:paraId="0928EA7B" w14:textId="7CB12C52" w:rsidR="009A427D" w:rsidRPr="00D14360" w:rsidRDefault="00E42FA6" w:rsidP="009A427D">
      <w:pPr>
        <w:spacing w:after="120"/>
        <w:rPr>
          <w:rFonts w:ascii="Times New Roman" w:eastAsia="Times New Roman" w:hAnsi="Times New Roman"/>
          <w:sz w:val="24"/>
          <w:szCs w:val="24"/>
          <w:rPrChange w:id="14494" w:author="Russell Ott" w:date="2022-05-16T11:47:00Z">
            <w:rPr>
              <w:rFonts w:ascii="Calibri" w:hAnsi="Calibri"/>
            </w:rPr>
          </w:rPrChange>
        </w:rPr>
      </w:pPr>
      <w:r w:rsidRPr="00D14360">
        <w:rPr>
          <w:b/>
          <w:rPrChange w:id="14495" w:author="Russell Ott" w:date="2022-05-16T11:47:00Z">
            <w:rPr>
              <w:rFonts w:ascii="Calibri" w:hAnsi="Calibri"/>
              <w:b/>
            </w:rPr>
          </w:rPrChange>
        </w:rPr>
        <w:t>Reference:</w:t>
      </w:r>
      <w:r w:rsidRPr="00D14360">
        <w:rPr>
          <w:rPrChange w:id="14496" w:author="Russell Ott" w:date="2022-05-16T11:47:00Z">
            <w:rPr>
              <w:rFonts w:ascii="Calibri" w:hAnsi="Calibri"/>
            </w:rPr>
          </w:rPrChange>
        </w:rPr>
        <w:t xml:space="preserve"> </w:t>
      </w:r>
      <w:r w:rsidR="001A0138">
        <w:fldChar w:fldCharType="begin"/>
      </w:r>
      <w:r w:rsidR="001A0138">
        <w:instrText xml:space="preserve"> HYPERLINK \l "_C-CDA_R2.1_Document" </w:instrText>
      </w:r>
      <w:r w:rsidR="001A0138">
        <w:fldChar w:fldCharType="separate"/>
      </w:r>
      <w:r w:rsidR="00986722" w:rsidRPr="007770C6">
        <w:rPr>
          <w:rStyle w:val="Hyperlink"/>
          <w:rPrChange w:id="14497" w:author="Russell Ott" w:date="2022-05-16T11:47:00Z">
            <w:rPr>
              <w:rStyle w:val="Hyperlink"/>
              <w:rFonts w:ascii="Calibri" w:hAnsi="Calibri"/>
              <w:color w:val="000000"/>
              <w:u w:val="none"/>
            </w:rPr>
          </w:rPrChange>
        </w:rPr>
        <w:t>3.2.8 C-CDA R2.1 Document Templates</w:t>
      </w:r>
      <w:r w:rsidR="001A0138">
        <w:rPr>
          <w:rStyle w:val="Hyperlink"/>
          <w:rPrChange w:id="14498" w:author="Russell Ott" w:date="2022-05-16T11:47:00Z">
            <w:rPr>
              <w:rStyle w:val="Hyperlink"/>
              <w:rFonts w:ascii="Calibri" w:hAnsi="Calibri"/>
              <w:color w:val="000000"/>
              <w:u w:val="none"/>
            </w:rPr>
          </w:rPrChange>
        </w:rPr>
        <w:fldChar w:fldCharType="end"/>
      </w:r>
      <w:r w:rsidR="00295A8B" w:rsidRPr="00AD08FB">
        <w:rPr>
          <w:color w:val="000000"/>
          <w:rPrChange w:id="14499" w:author="Russell Ott" w:date="2022-05-16T11:47:00Z">
            <w:rPr>
              <w:rFonts w:ascii="Calibri" w:hAnsi="Calibri"/>
              <w:color w:val="000000"/>
            </w:rPr>
          </w:rPrChange>
        </w:rPr>
        <w:t>;</w:t>
      </w:r>
      <w:r w:rsidR="009A427D" w:rsidRPr="00AD08FB">
        <w:rPr>
          <w:color w:val="000000"/>
          <w:rPrChange w:id="14500" w:author="Russell Ott" w:date="2022-05-16T11:47:00Z">
            <w:rPr>
              <w:rFonts w:ascii="Calibri" w:hAnsi="Calibri"/>
              <w:color w:val="000000"/>
            </w:rPr>
          </w:rPrChange>
        </w:rPr>
        <w:t xml:space="preserve"> </w:t>
      </w:r>
      <w:r w:rsidR="001A0138">
        <w:fldChar w:fldCharType="begin"/>
      </w:r>
      <w:r w:rsidR="001A0138">
        <w:instrText xml:space="preserve"> HYPERLINK \l "_Goal" </w:instrText>
      </w:r>
      <w:r w:rsidR="001A0138">
        <w:fldChar w:fldCharType="separate"/>
      </w:r>
      <w:r w:rsidR="00295A8B" w:rsidRPr="007770C6">
        <w:rPr>
          <w:rStyle w:val="Hyperlink"/>
          <w:rPrChange w:id="14501" w:author="Russell Ott" w:date="2022-05-16T11:47:00Z">
            <w:rPr>
              <w:rStyle w:val="Hyperlink"/>
              <w:rFonts w:ascii="Calibri" w:hAnsi="Calibri"/>
              <w:color w:val="000000"/>
              <w:u w:val="none"/>
            </w:rPr>
          </w:rPrChange>
        </w:rPr>
        <w:t>5.2.9 Goal</w:t>
      </w:r>
      <w:r w:rsidR="001A0138">
        <w:rPr>
          <w:rStyle w:val="Hyperlink"/>
          <w:rPrChange w:id="14502" w:author="Russell Ott" w:date="2022-05-16T11:47:00Z">
            <w:rPr>
              <w:rStyle w:val="Hyperlink"/>
              <w:rFonts w:ascii="Calibri" w:hAnsi="Calibri"/>
              <w:color w:val="000000"/>
              <w:u w:val="none"/>
            </w:rPr>
          </w:rPrChange>
        </w:rPr>
        <w:fldChar w:fldCharType="end"/>
      </w:r>
      <w:r w:rsidR="009A427D" w:rsidRPr="00D14360">
        <w:rPr>
          <w:rPrChange w:id="14503" w:author="Russell Ott" w:date="2022-05-16T11:47:00Z">
            <w:rPr>
              <w:rFonts w:ascii="Calibri" w:hAnsi="Calibri"/>
            </w:rPr>
          </w:rPrChange>
        </w:rPr>
        <w:t xml:space="preserve"> </w:t>
      </w:r>
    </w:p>
    <w:p w14:paraId="01B830C0" w14:textId="23DACE5D" w:rsidR="009A427D" w:rsidRPr="00C64922" w:rsidRDefault="009A427D" w:rsidP="00F10C7C">
      <w:pPr>
        <w:pStyle w:val="Heading3"/>
      </w:pPr>
      <w:bookmarkStart w:id="14504" w:name="_Toc11043709"/>
      <w:del w:id="14505" w:author="Russell Ott" w:date="2022-05-16T11:47:00Z">
        <w:r w:rsidRPr="00C64922">
          <w:delText xml:space="preserve"> </w:delText>
        </w:r>
      </w:del>
      <w:bookmarkStart w:id="14506" w:name="_dh29ks4qqo5r" w:colFirst="0" w:colLast="0"/>
      <w:bookmarkStart w:id="14507" w:name="_vdjse3a1lbw5" w:colFirst="0" w:colLast="0"/>
      <w:bookmarkStart w:id="14508" w:name="_Clinical_Note"/>
      <w:bookmarkStart w:id="14509" w:name="_Toc11391311"/>
      <w:bookmarkStart w:id="14510" w:name="_Ref21851354"/>
      <w:bookmarkStart w:id="14511" w:name="_Ref21851361"/>
      <w:bookmarkStart w:id="14512" w:name="_Toc103262714"/>
      <w:bookmarkStart w:id="14513" w:name="_Toc22823459"/>
      <w:bookmarkEnd w:id="14506"/>
      <w:bookmarkEnd w:id="14507"/>
      <w:bookmarkEnd w:id="14508"/>
      <w:bookmarkEnd w:id="14504"/>
      <w:r w:rsidRPr="00C64922">
        <w:t>Clinical Note</w:t>
      </w:r>
      <w:bookmarkEnd w:id="14509"/>
      <w:bookmarkEnd w:id="14510"/>
      <w:bookmarkEnd w:id="14511"/>
      <w:bookmarkEnd w:id="14512"/>
      <w:bookmarkEnd w:id="14513"/>
    </w:p>
    <w:p w14:paraId="1232F4D8" w14:textId="77777777" w:rsidR="009A427D" w:rsidRPr="00D14360" w:rsidRDefault="009A427D" w:rsidP="009A427D">
      <w:pPr>
        <w:rPr>
          <w:rFonts w:ascii="Times New Roman" w:eastAsia="Times New Roman" w:hAnsi="Times New Roman"/>
          <w:sz w:val="24"/>
          <w:szCs w:val="24"/>
          <w:rPrChange w:id="14514" w:author="Russell Ott" w:date="2022-05-16T11:47:00Z">
            <w:rPr>
              <w:rFonts w:ascii="Calibri" w:hAnsi="Calibri"/>
            </w:rPr>
          </w:rPrChange>
        </w:rPr>
      </w:pPr>
      <w:r w:rsidRPr="00D14360">
        <w:rPr>
          <w:rPrChange w:id="14515" w:author="Russell Ott" w:date="2022-05-16T11:47:00Z">
            <w:rPr>
              <w:rFonts w:ascii="Calibri" w:hAnsi="Calibri"/>
            </w:rPr>
          </w:rPrChange>
        </w:rPr>
        <w:t>Note Activity entries contain structured information about the note information contained in a Notes Section or in one of the sections defined for exchanging structured clinical note documents. A Note Activity entry allows the corresponding h</w:t>
      </w:r>
      <w:r w:rsidRPr="00D14360">
        <w:rPr>
          <w:rPrChange w:id="14516" w:author="Russell Ott" w:date="2022-05-16T11:47:00Z">
            <w:rPr>
              <w:rFonts w:ascii="Calibri" w:hAnsi="Calibri"/>
            </w:rPr>
          </w:rPrChange>
        </w:rPr>
        <w:t>uman readable narrative note information to be more machine processable.</w:t>
      </w:r>
    </w:p>
    <w:p w14:paraId="47E7B3B3" w14:textId="77777777" w:rsidR="009A427D" w:rsidRDefault="009A427D" w:rsidP="002E634A">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3A3D50">
        <w:trPr>
          <w:trHeight w:val="576"/>
        </w:trPr>
        <w:tc>
          <w:tcPr>
            <w:tcW w:w="683" w:type="dxa"/>
            <w:tcBorders>
              <w:right w:val="nil"/>
            </w:tcBorders>
            <w:shd w:val="clear" w:color="auto" w:fill="C6D9F1"/>
          </w:tcPr>
          <w:p w14:paraId="6CD62175" w14:textId="1C2B8AA6" w:rsidR="00CD3D7C" w:rsidRPr="00804CC8" w:rsidRDefault="00634398" w:rsidP="001104A1">
            <w:pPr>
              <w:pStyle w:val="BodyText"/>
              <w:rPr>
                <w:noProof/>
              </w:rPr>
            </w:pPr>
            <w:del w:id="14517" w:author="Russell Ott" w:date="2022-05-16T11:47:00Z">
              <w:r>
                <w:rPr>
                  <w:noProof/>
                </w:rPr>
                <w:drawing>
                  <wp:anchor distT="0" distB="0" distL="114300" distR="114300" simplePos="0" relativeHeight="251955200" behindDoc="0" locked="0" layoutInCell="1" allowOverlap="1" wp14:anchorId="4D72B302" wp14:editId="444A301D">
                    <wp:simplePos x="0" y="0"/>
                    <wp:positionH relativeFrom="column">
                      <wp:posOffset>-64770</wp:posOffset>
                    </wp:positionH>
                    <wp:positionV relativeFrom="paragraph">
                      <wp:posOffset>0</wp:posOffset>
                    </wp:positionV>
                    <wp:extent cx="323215" cy="323215"/>
                    <wp:effectExtent l="0" t="0" r="0" b="0"/>
                    <wp:wrapNone/>
                    <wp:docPr id="311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518" w:author="Russell Ott" w:date="2022-05-16T11:47:00Z">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DCE6FAD" w14:textId="77777777" w:rsidR="00CD3D7C" w:rsidRPr="007770C6" w:rsidRDefault="00CD3D7C" w:rsidP="001104A1">
            <w:pPr>
              <w:pStyle w:val="Default"/>
              <w:rPr>
                <w:sz w:val="20"/>
                <w:rPrChange w:id="14519" w:author="Russell Ott" w:date="2022-05-16T11:47:00Z">
                  <w:rPr/>
                </w:rPrChange>
              </w:rPr>
            </w:pPr>
            <w:r w:rsidRPr="007770C6">
              <w:rPr>
                <w:sz w:val="20"/>
                <w:rPrChange w:id="14520" w:author="Russell Ott" w:date="2022-05-16T11:47:00Z">
                  <w:rPr/>
                </w:rPrChange>
              </w:rPr>
              <w:t xml:space="preserve">C-CDA Content Creators SHOULD NOT use the Note Activity template in place of a more specific C-CDA entry template. </w:t>
            </w:r>
            <w:r w:rsidRPr="007770C6">
              <w:rPr>
                <w:b/>
                <w:sz w:val="20"/>
                <w:rPrChange w:id="14521" w:author="Russell Ott" w:date="2022-05-16T11:47:00Z">
                  <w:rPr>
                    <w:b/>
                  </w:rPr>
                </w:rPrChange>
              </w:rPr>
              <w:t>[</w:t>
            </w:r>
            <w:r w:rsidR="00B42460" w:rsidRPr="007770C6">
              <w:rPr>
                <w:b/>
                <w:sz w:val="20"/>
                <w:rPrChange w:id="14522" w:author="Russell Ott" w:date="2022-05-16T11:47:00Z">
                  <w:rPr>
                    <w:b/>
                  </w:rPr>
                </w:rPrChange>
              </w:rPr>
              <w:t>BP</w:t>
            </w:r>
            <w:r w:rsidRPr="007770C6">
              <w:rPr>
                <w:b/>
                <w:sz w:val="20"/>
                <w:rPrChange w:id="14523" w:author="Russell Ott" w:date="2022-05-16T11:47:00Z">
                  <w:rPr>
                    <w:b/>
                  </w:rPr>
                </w:rPrChange>
              </w:rPr>
              <w:t>-</w:t>
            </w:r>
            <w:r w:rsidR="00E83F3B" w:rsidRPr="007770C6">
              <w:rPr>
                <w:b/>
                <w:sz w:val="20"/>
                <w:rPrChange w:id="14524" w:author="Russell Ott" w:date="2022-05-16T11:47:00Z">
                  <w:rPr>
                    <w:b/>
                  </w:rPr>
                </w:rPrChange>
              </w:rPr>
              <w:t>097</w:t>
            </w:r>
            <w:r w:rsidRPr="007770C6">
              <w:rPr>
                <w:b/>
                <w:sz w:val="20"/>
                <w:rPrChange w:id="14525" w:author="Russell Ott" w:date="2022-05-16T11:47:00Z">
                  <w:rPr>
                    <w:b/>
                  </w:rPr>
                </w:rPrChange>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526">
          <w:tblGrid>
            <w:gridCol w:w="1457"/>
            <w:gridCol w:w="7898"/>
          </w:tblGrid>
        </w:tblGridChange>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b/>
                <w:color w:val="FFFFFF"/>
                <w:rPrChange w:id="14527" w:author="Russell Ott" w:date="2022-05-16T11:47:00Z">
                  <w:rPr>
                    <w:rFonts w:ascii="Calibri" w:hAnsi="Calibri"/>
                    <w:b/>
                    <w:color w:val="FFFFFF"/>
                  </w:rPr>
                </w:rPrChange>
              </w:rPr>
            </w:pPr>
            <w:r w:rsidRPr="00D14360">
              <w:rPr>
                <w:b/>
                <w:color w:val="FFFFFF"/>
                <w:rPrChange w:id="14528" w:author="Russell Ott" w:date="2022-05-16T11:47:00Z">
                  <w:rPr>
                    <w:rFonts w:ascii="Calibri" w:hAnsi="Calibri"/>
                    <w:b/>
                    <w:color w:val="FFFFFF"/>
                  </w:rPr>
                </w:rPrChange>
              </w:rPr>
              <w:t>Entry Template</w:t>
            </w:r>
          </w:p>
        </w:tc>
        <w:tc>
          <w:tcPr>
            <w:tcW w:w="7898" w:type="dxa"/>
            <w:shd w:val="clear" w:color="auto" w:fill="4F81BD"/>
          </w:tcPr>
          <w:p w14:paraId="3BB6AE14" w14:textId="77777777" w:rsidR="00295A8B" w:rsidRPr="00D14360" w:rsidRDefault="00295A8B" w:rsidP="000B6222">
            <w:pPr>
              <w:rPr>
                <w:rFonts w:ascii="Times New Roman" w:eastAsia="Times New Roman" w:hAnsi="Times New Roman"/>
                <w:b/>
                <w:color w:val="FFFFFF"/>
                <w:sz w:val="24"/>
                <w:szCs w:val="24"/>
                <w:rPrChange w:id="14529" w:author="Russell Ott" w:date="2022-05-16T11:47:00Z">
                  <w:rPr>
                    <w:rFonts w:ascii="Calibri" w:hAnsi="Calibri"/>
                    <w:b/>
                    <w:color w:val="FFFFFF"/>
                  </w:rPr>
                </w:rPrChange>
              </w:rPr>
            </w:pPr>
            <w:r w:rsidRPr="00D14360">
              <w:rPr>
                <w:b/>
                <w:color w:val="FFFFFF"/>
                <w:rPrChange w:id="14530" w:author="Russell Ott" w:date="2022-05-16T11:47:00Z">
                  <w:rPr>
                    <w:rFonts w:ascii="Calibri" w:hAnsi="Calibri"/>
                    <w:b/>
                    <w:color w:val="FFFFFF"/>
                  </w:rPr>
                </w:rPrChange>
              </w:rPr>
              <w:t>Note Activity</w:t>
            </w:r>
          </w:p>
          <w:p w14:paraId="6A40FAA6" w14:textId="77777777" w:rsidR="00295A8B" w:rsidRPr="00D14360" w:rsidRDefault="00295A8B" w:rsidP="000B6222">
            <w:pPr>
              <w:rPr>
                <w:rFonts w:ascii="Times New Roman" w:eastAsia="Times New Roman" w:hAnsi="Times New Roman"/>
                <w:color w:val="FFFFFF"/>
                <w:sz w:val="24"/>
                <w:szCs w:val="24"/>
                <w:rPrChange w:id="14531" w:author="Russell Ott" w:date="2022-05-16T11:47:00Z">
                  <w:rPr>
                    <w:rFonts w:ascii="Calibri" w:hAnsi="Calibri"/>
                    <w:color w:val="FFFFFF"/>
                  </w:rPr>
                </w:rPrChange>
              </w:rPr>
            </w:pPr>
            <w:r w:rsidRPr="00D14360">
              <w:rPr>
                <w:color w:val="FFFFFF"/>
                <w:sz w:val="18"/>
                <w:rPrChange w:id="14532" w:author="Russell Ott" w:date="2022-05-16T11:47:00Z">
                  <w:rPr>
                    <w:rFonts w:ascii="Calibri" w:hAnsi="Calibri"/>
                    <w:color w:val="FFFFFF"/>
                    <w:sz w:val="18"/>
                  </w:rPr>
                </w:rPrChange>
              </w:rPr>
              <w:t xml:space="preserve">[act: </w:t>
            </w:r>
            <w:r w:rsidRPr="00D14360">
              <w:rPr>
                <w:color w:val="FFFFFF"/>
                <w:sz w:val="18"/>
                <w:rPrChange w:id="14533" w:author="Russell Ott" w:date="2022-05-16T11:47:00Z">
                  <w:rPr>
                    <w:rFonts w:ascii="Calibri" w:hAnsi="Calibri"/>
                    <w:color w:val="FFFFFF"/>
                    <w:sz w:val="18"/>
                  </w:rPr>
                </w:rPrChange>
              </w:rPr>
              <w:t>identifier urn:hl7ii:2.16.840.1.113883.10.20.22.4.202:2016-11-01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b/>
                <w:rPrChange w:id="14534" w:author="Russell Ott" w:date="2022-05-16T11:47:00Z">
                  <w:rPr>
                    <w:rFonts w:ascii="Calibri" w:hAnsi="Calibri"/>
                    <w:b/>
                    <w:sz w:val="20"/>
                  </w:rPr>
                </w:rPrChange>
              </w:rPr>
            </w:pPr>
            <w:r w:rsidRPr="00D14360">
              <w:rPr>
                <w:b/>
                <w:rPrChange w:id="14535"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eastAsia="Times New Roman" w:hAnsi="Calibri Light"/>
                <w:sz w:val="24"/>
                <w:szCs w:val="24"/>
                <w:rPrChange w:id="14536" w:author="Russell Ott" w:date="2022-05-16T11:47:00Z">
                  <w:rPr>
                    <w:rFonts w:ascii="Calibri Light" w:hAnsi="Calibri Light"/>
                    <w:sz w:val="20"/>
                  </w:rPr>
                </w:rPrChange>
              </w:rPr>
            </w:pPr>
            <w:r w:rsidRPr="00D14360">
              <w:rPr>
                <w:rFonts w:ascii="Calibri Light" w:hAnsi="Calibri Light"/>
                <w:rPrChange w:id="14537" w:author="Russell Ott" w:date="2022-05-16T11:47:00Z">
                  <w:rPr>
                    <w:rFonts w:ascii="Calibri Light" w:hAnsi="Calibri Light"/>
                    <w:sz w:val="20"/>
                  </w:rPr>
                </w:rPrChange>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b/>
                <w:rPrChange w:id="14538" w:author="Russell Ott" w:date="2022-05-16T11:47:00Z">
                  <w:rPr>
                    <w:rFonts w:ascii="Calibri" w:hAnsi="Calibri"/>
                    <w:b/>
                    <w:sz w:val="20"/>
                  </w:rPr>
                </w:rPrChange>
              </w:rPr>
            </w:pPr>
            <w:r w:rsidRPr="00D14360">
              <w:rPr>
                <w:b/>
                <w:rPrChange w:id="14539" w:author="Russell Ott" w:date="2022-05-16T11:47:00Z">
                  <w:rPr>
                    <w:rFonts w:ascii="Calibri" w:hAnsi="Calibri"/>
                    <w:b/>
                    <w:sz w:val="20"/>
                  </w:rPr>
                </w:rPrChange>
              </w:rPr>
              <w:t>Purpose</w:t>
            </w:r>
          </w:p>
        </w:tc>
        <w:tc>
          <w:tcPr>
            <w:tcW w:w="7898" w:type="dxa"/>
            <w:shd w:val="clear" w:color="auto" w:fill="auto"/>
          </w:tcPr>
          <w:p w14:paraId="72A2D18D" w14:textId="77777777" w:rsidR="00295A8B" w:rsidRPr="00D14360" w:rsidRDefault="00295A8B" w:rsidP="000B6222">
            <w:pPr>
              <w:rPr>
                <w:rFonts w:ascii="Calibri Light" w:eastAsia="Times New Roman" w:hAnsi="Calibri Light"/>
                <w:sz w:val="24"/>
                <w:szCs w:val="24"/>
                <w:rPrChange w:id="14540" w:author="Russell Ott" w:date="2022-05-16T11:47:00Z">
                  <w:rPr>
                    <w:rFonts w:ascii="Calibri Light" w:hAnsi="Calibri Light"/>
                    <w:sz w:val="20"/>
                  </w:rPr>
                </w:rPrChange>
              </w:rPr>
            </w:pPr>
            <w:r w:rsidRPr="00D14360">
              <w:rPr>
                <w:rFonts w:ascii="Calibri Light" w:hAnsi="Calibri Light"/>
                <w:rPrChange w:id="14541" w:author="Russell Ott" w:date="2022-05-16T11:47:00Z">
                  <w:rPr>
                    <w:rFonts w:ascii="Calibri Light" w:hAnsi="Calibri Light"/>
                    <w:sz w:val="20"/>
                  </w:rPr>
                </w:rPrChange>
              </w:rPr>
              <w:t>The Note Activity represents a clinical note.</w:t>
            </w:r>
          </w:p>
        </w:tc>
      </w:tr>
      <w:tr w:rsidR="002954CE" w:rsidRPr="00C64922" w14:paraId="72D62769" w14:textId="77777777" w:rsidTr="00BA68FF">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b/>
                <w:rPrChange w:id="14542" w:author="Russell Ott" w:date="2022-05-16T11:47:00Z">
                  <w:rPr>
                    <w:rFonts w:ascii="Calibri" w:hAnsi="Calibri"/>
                    <w:b/>
                    <w:sz w:val="20"/>
                  </w:rPr>
                </w:rPrChange>
              </w:rPr>
            </w:pPr>
            <w:r w:rsidRPr="00D14360">
              <w:rPr>
                <w:b/>
                <w:rPrChange w:id="14543"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eastAsia="Times New Roman" w:hAnsi="Calibri Light"/>
                <w:sz w:val="24"/>
                <w:szCs w:val="24"/>
                <w:rPrChange w:id="14544" w:author="Russell Ott" w:date="2022-05-16T11:47:00Z">
                  <w:rPr>
                    <w:rFonts w:ascii="Calibri Light" w:hAnsi="Calibri Light"/>
                    <w:sz w:val="20"/>
                  </w:rPr>
                </w:rPrChange>
              </w:rPr>
            </w:pPr>
            <w:r w:rsidRPr="00D14360">
              <w:rPr>
                <w:rFonts w:ascii="Calibri Light" w:hAnsi="Calibri Light"/>
                <w:rPrChange w:id="14545" w:author="Russell Ott" w:date="2022-05-16T11:47:00Z">
                  <w:rPr>
                    <w:rFonts w:ascii="Calibri Light" w:hAnsi="Calibri Light"/>
                    <w:sz w:val="20"/>
                  </w:rPr>
                </w:rPrChange>
              </w:rPr>
              <w:t xml:space="preserve">This is a discrete observation that has been made in order for it </w:t>
            </w:r>
            <w:r w:rsidRPr="00D14360">
              <w:rPr>
                <w:rFonts w:ascii="Calibri Light" w:hAnsi="Calibri Light"/>
                <w:rPrChange w:id="14546" w:author="Russell Ott" w:date="2022-05-16T11:47:00Z">
                  <w:rPr>
                    <w:rFonts w:ascii="Calibri Light" w:hAnsi="Calibri Light"/>
                    <w:sz w:val="20"/>
                  </w:rPr>
                </w:rPrChange>
              </w:rPr>
              <w:t>to be documented. Therefore, it always has a statusCode of “completed</w:t>
            </w:r>
            <w:r w:rsidR="00B41DE9" w:rsidRPr="00D14360">
              <w:rPr>
                <w:rFonts w:ascii="Calibri Light" w:hAnsi="Calibri Light"/>
                <w:rPrChange w:id="14547" w:author="Russell Ott" w:date="2022-05-16T11:47:00Z">
                  <w:rPr>
                    <w:rFonts w:ascii="Calibri Light" w:hAnsi="Calibri Light"/>
                    <w:sz w:val="20"/>
                  </w:rPr>
                </w:rPrChange>
              </w:rPr>
              <w:t>.</w:t>
            </w:r>
            <w:r w:rsidRPr="00D14360">
              <w:rPr>
                <w:rFonts w:ascii="Calibri Light" w:hAnsi="Calibri Light"/>
                <w:rPrChange w:id="14548" w:author="Russell Ott" w:date="2022-05-16T11:47:00Z">
                  <w:rPr>
                    <w:rFonts w:ascii="Calibri Light" w:hAnsi="Calibri Light"/>
                    <w:sz w:val="20"/>
                  </w:rPr>
                </w:rPrChange>
              </w:rPr>
              <w:t>”</w:t>
            </w:r>
          </w:p>
          <w:p w14:paraId="65A0A7A0" w14:textId="77777777" w:rsidR="00852DED" w:rsidRDefault="00852DED" w:rsidP="00D14360">
            <w:pPr>
              <w:autoSpaceDE w:val="0"/>
              <w:autoSpaceDN w:val="0"/>
              <w:adjustRightInd w:val="0"/>
              <w:rPr>
                <w:rFonts w:ascii="Calibri Light" w:hAnsi="Calibri Light"/>
                <w:rPrChange w:id="14549" w:author="Russell Ott" w:date="2022-05-16T11:47:00Z">
                  <w:rPr>
                    <w:rFonts w:ascii="Calibri Light" w:hAnsi="Calibri Light"/>
                    <w:sz w:val="20"/>
                  </w:rPr>
                </w:rPrChange>
              </w:rPr>
            </w:pPr>
          </w:p>
          <w:p w14:paraId="5F4B9D15" w14:textId="77777777" w:rsidR="00295A8B" w:rsidRPr="00D14360" w:rsidRDefault="00295A8B" w:rsidP="00D14360">
            <w:pPr>
              <w:autoSpaceDE w:val="0"/>
              <w:autoSpaceDN w:val="0"/>
              <w:adjustRightInd w:val="0"/>
              <w:rPr>
                <w:rFonts w:ascii="Calibri Light" w:eastAsia="Times New Roman" w:hAnsi="Calibri Light"/>
                <w:sz w:val="24"/>
                <w:szCs w:val="24"/>
                <w:rPrChange w:id="14550" w:author="Russell Ott" w:date="2022-05-16T11:47:00Z">
                  <w:rPr>
                    <w:rFonts w:ascii="Calibri Light" w:hAnsi="Calibri Light"/>
                    <w:sz w:val="20"/>
                  </w:rPr>
                </w:rPrChange>
              </w:rPr>
            </w:pPr>
            <w:r w:rsidRPr="00D14360">
              <w:rPr>
                <w:rFonts w:ascii="Calibri Light" w:hAnsi="Calibri Light"/>
                <w:rPrChange w:id="14551" w:author="Russell Ott" w:date="2022-05-16T11:47:00Z">
                  <w:rPr>
                    <w:rFonts w:ascii="Calibri Light" w:hAnsi="Calibri Light"/>
                    <w:sz w:val="20"/>
                  </w:rPr>
                </w:rPrChange>
              </w:rPr>
              <w:t>The effectiveTime represents the clinically relevant time of note, which may be when the note was written.</w:t>
            </w:r>
          </w:p>
        </w:tc>
      </w:tr>
      <w:tr w:rsidR="002954CE" w:rsidRPr="00C64922" w14:paraId="3801698F"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552"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553" w:author="Russell Ott" w:date="2022-05-16T11:47:00Z">
            <w:trPr>
              <w:cantSplit/>
            </w:trPr>
          </w:trPrChange>
        </w:trPr>
        <w:tc>
          <w:tcPr>
            <w:tcW w:w="1457" w:type="dxa"/>
            <w:tcBorders>
              <w:top w:val="single" w:sz="4" w:space="0" w:color="4F81BD"/>
              <w:bottom w:val="single" w:sz="4" w:space="0" w:color="4472C4" w:themeColor="accent1"/>
              <w:right w:val="nil"/>
            </w:tcBorders>
            <w:shd w:val="clear" w:color="auto" w:fill="FFFFFF"/>
            <w:tcPrChange w:id="14554" w:author="Russell Ott" w:date="2022-05-16T11:47:00Z">
              <w:tcPr>
                <w:tcW w:w="1457" w:type="dxa"/>
                <w:tcBorders>
                  <w:right w:val="nil"/>
                </w:tcBorders>
                <w:shd w:val="clear" w:color="auto" w:fill="FFFFFF"/>
              </w:tcPr>
            </w:tcPrChange>
          </w:tcPr>
          <w:p w14:paraId="1CB2DFDB" w14:textId="77777777" w:rsidR="00295A8B" w:rsidRPr="00D14360" w:rsidRDefault="00295A8B" w:rsidP="000B6222">
            <w:pPr>
              <w:rPr>
                <w:b/>
                <w:color w:val="000000"/>
                <w:rPrChange w:id="14555" w:author="Russell Ott" w:date="2022-05-16T11:47:00Z">
                  <w:rPr>
                    <w:rFonts w:ascii="Calibri" w:hAnsi="Calibri"/>
                    <w:b/>
                    <w:color w:val="000000"/>
                    <w:sz w:val="20"/>
                  </w:rPr>
                </w:rPrChange>
              </w:rPr>
            </w:pPr>
            <w:r w:rsidRPr="00D14360">
              <w:rPr>
                <w:b/>
                <w:color w:val="000000"/>
                <w:rPrChange w:id="14556" w:author="Russell Ott" w:date="2022-05-16T11:47: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4557" w:author="Russell Ott" w:date="2022-05-16T11:47:00Z">
              <w:tcPr>
                <w:tcW w:w="7898" w:type="dxa"/>
                <w:shd w:val="clear" w:color="auto" w:fill="auto"/>
              </w:tcPr>
            </w:tcPrChange>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558" w:author="Russell Ott" w:date="2022-05-16T11:47:00Z">
                  <w:rPr>
                    <w:rFonts w:ascii="Calibri Light" w:hAnsi="Calibri Light"/>
                    <w:color w:val="000000"/>
                    <w:sz w:val="20"/>
                  </w:rPr>
                </w:rPrChange>
              </w:rPr>
            </w:pPr>
            <w:r w:rsidRPr="00D14360">
              <w:rPr>
                <w:rFonts w:ascii="Calibri Light" w:hAnsi="Calibri Light"/>
                <w:color w:val="000000"/>
                <w:rPrChange w:id="14559" w:author="Russell Ott" w:date="2022-05-16T11:47:00Z">
                  <w:rPr>
                    <w:rFonts w:ascii="Calibri Light" w:hAnsi="Calibri Light"/>
                    <w:color w:val="000000"/>
                    <w:sz w:val="20"/>
                  </w:rPr>
                </w:rPrChange>
              </w:rPr>
              <w:t xml:space="preserve">Not specified. </w:t>
            </w:r>
          </w:p>
        </w:tc>
      </w:tr>
      <w:tr w:rsidR="002954CE" w:rsidRPr="00C64922" w14:paraId="69DF0E66" w14:textId="77777777" w:rsidTr="003A3D50">
        <w:trPr>
          <w:cantSplit/>
          <w:del w:id="14560" w:author="Russell Ott" w:date="2022-05-16T11:47:00Z"/>
        </w:trPr>
        <w:tc>
          <w:tcPr>
            <w:tcW w:w="1457" w:type="dxa"/>
            <w:tcBorders>
              <w:top w:val="single" w:sz="4" w:space="0" w:color="4F81BD"/>
              <w:bottom w:val="single" w:sz="4" w:space="0" w:color="4F81BD"/>
              <w:right w:val="nil"/>
            </w:tcBorders>
            <w:shd w:val="clear" w:color="auto" w:fill="FFFFFF"/>
          </w:tcPr>
          <w:p w14:paraId="6D24A0F3" w14:textId="77777777" w:rsidR="00295A8B" w:rsidRPr="00D14360" w:rsidRDefault="00295A8B" w:rsidP="000B6222">
            <w:pPr>
              <w:rPr>
                <w:del w:id="14561" w:author="Russell Ott" w:date="2022-05-16T11:47:00Z"/>
                <w:rFonts w:cs="Calibri"/>
                <w:b/>
                <w:bCs/>
              </w:rPr>
            </w:pPr>
            <w:del w:id="14562"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313F7101" w14:textId="77777777" w:rsidR="00295A8B" w:rsidRPr="00D14360" w:rsidRDefault="00295A8B" w:rsidP="00D14360">
            <w:pPr>
              <w:pStyle w:val="HTMLPreformatted"/>
              <w:shd w:val="clear" w:color="auto" w:fill="FFFFFF"/>
              <w:spacing w:line="225" w:lineRule="atLeast"/>
              <w:rPr>
                <w:del w:id="14563" w:author="Russell Ott" w:date="2022-05-16T11:47:00Z"/>
                <w:rFonts w:ascii="Calibri Light" w:hAnsi="Calibri Light" w:cs="Calibri Light"/>
                <w:szCs w:val="18"/>
              </w:rPr>
            </w:pPr>
            <w:del w:id="14564" w:author="Russell Ott" w:date="2022-05-16T11:47:00Z">
              <w:r w:rsidRPr="00D14360">
                <w:rPr>
                  <w:rFonts w:ascii="Calibri Light" w:hAnsi="Calibri Light" w:cs="Calibri Light"/>
                  <w:szCs w:val="18"/>
                </w:rPr>
                <w:delText>None specified.</w:delText>
              </w:r>
            </w:del>
          </w:p>
        </w:tc>
      </w:tr>
      <w:tr w:rsidR="002954CE" w:rsidRPr="00C64922" w14:paraId="10F72333"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565" w:author="Russell Ott" w:date="2022-05-16T11:47: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trHeight w:val="4994"/>
          <w:trPrChange w:id="14566" w:author="Russell Ott" w:date="2022-05-16T11:47:00Z">
            <w:trPr>
              <w:trHeight w:val="4994"/>
            </w:trPr>
          </w:trPrChange>
        </w:trPr>
        <w:tc>
          <w:tcPr>
            <w:tcW w:w="1457" w:type="dxa"/>
            <w:tcBorders>
              <w:top w:val="single" w:sz="4" w:space="0" w:color="4472C4" w:themeColor="accent1"/>
              <w:right w:val="nil"/>
            </w:tcBorders>
            <w:shd w:val="clear" w:color="auto" w:fill="FFFFFF"/>
            <w:tcPrChange w:id="14567" w:author="Russell Ott" w:date="2022-05-16T11:47:00Z">
              <w:tcPr>
                <w:tcW w:w="1457" w:type="dxa"/>
                <w:tcBorders>
                  <w:right w:val="nil"/>
                </w:tcBorders>
                <w:shd w:val="clear" w:color="auto" w:fill="FFFFFF"/>
              </w:tcPr>
            </w:tcPrChange>
          </w:tcPr>
          <w:p w14:paraId="26CC2366" w14:textId="77777777" w:rsidR="00295A8B" w:rsidRPr="00D14360" w:rsidRDefault="00295A8B" w:rsidP="000B6222">
            <w:pPr>
              <w:rPr>
                <w:b/>
                <w:rPrChange w:id="14568" w:author="Russell Ott" w:date="2022-05-16T11:47:00Z">
                  <w:rPr>
                    <w:rFonts w:ascii="Calibri" w:hAnsi="Calibri"/>
                    <w:b/>
                    <w:sz w:val="20"/>
                  </w:rPr>
                </w:rPrChange>
              </w:rPr>
            </w:pPr>
            <w:r w:rsidRPr="00D14360">
              <w:rPr>
                <w:b/>
                <w:rPrChange w:id="14569" w:author="Russell Ott" w:date="2022-05-16T11:47: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4570" w:author="Russell Ott" w:date="2022-05-16T11:47:00Z">
              <w:tcPr>
                <w:tcW w:w="7898" w:type="dxa"/>
                <w:shd w:val="clear" w:color="auto" w:fill="auto"/>
              </w:tcPr>
            </w:tcPrChange>
          </w:tcPr>
          <w:p w14:paraId="0076D28E" w14:textId="77777777" w:rsidR="00295A8B" w:rsidRPr="00D14360" w:rsidRDefault="00295A8B" w:rsidP="000B6222">
            <w:pPr>
              <w:rPr>
                <w:rFonts w:ascii="Calibri Light" w:eastAsia="Times New Roman" w:hAnsi="Calibri Light"/>
                <w:sz w:val="24"/>
                <w:szCs w:val="24"/>
                <w:rPrChange w:id="14571" w:author="Russell Ott" w:date="2022-05-16T11:47:00Z">
                  <w:rPr>
                    <w:rFonts w:ascii="Calibri Light" w:hAnsi="Calibri Light"/>
                    <w:sz w:val="20"/>
                  </w:rPr>
                </w:rPrChange>
              </w:rPr>
            </w:pPr>
            <w:r w:rsidRPr="00D14360">
              <w:rPr>
                <w:rFonts w:ascii="Calibri Light" w:hAnsi="Calibri Light"/>
                <w:rPrChange w:id="14572" w:author="Russell Ott" w:date="2022-05-16T11:47:00Z">
                  <w:rPr>
                    <w:rFonts w:ascii="Calibri Light" w:hAnsi="Calibri Light"/>
                    <w:sz w:val="20"/>
                  </w:rPr>
                </w:rPrChange>
              </w:rPr>
              <w:t>Similar to the Comment Activity, the Note Activity permits a more specific code to characterize the type of information available in the note. Note information included needs to be relevant and pertinent to the information being communicated in the documen</w:t>
            </w:r>
            <w:r w:rsidRPr="00D14360">
              <w:rPr>
                <w:rFonts w:ascii="Calibri Light" w:hAnsi="Calibri Light"/>
                <w:rPrChange w:id="14573" w:author="Russell Ott" w:date="2022-05-16T11:47:00Z">
                  <w:rPr>
                    <w:rFonts w:ascii="Calibri Light" w:hAnsi="Calibri Light"/>
                    <w:sz w:val="20"/>
                  </w:rPr>
                </w:rPrChange>
              </w:rPr>
              <w:t xml:space="preserve">t. </w:t>
            </w:r>
          </w:p>
          <w:p w14:paraId="025516FB" w14:textId="77777777" w:rsidR="005C79A1" w:rsidRDefault="005C79A1" w:rsidP="000B6222">
            <w:pPr>
              <w:rPr>
                <w:rFonts w:ascii="Calibri Light" w:hAnsi="Calibri Light"/>
                <w:rPrChange w:id="14574" w:author="Russell Ott" w:date="2022-05-16T11:47:00Z">
                  <w:rPr>
                    <w:rFonts w:ascii="Calibri Light" w:hAnsi="Calibri Light"/>
                    <w:sz w:val="20"/>
                  </w:rPr>
                </w:rPrChange>
              </w:rPr>
            </w:pPr>
          </w:p>
          <w:p w14:paraId="69784489" w14:textId="1C91040D" w:rsidR="00295A8B" w:rsidRPr="00D14360" w:rsidRDefault="00295A8B" w:rsidP="000B6222">
            <w:pPr>
              <w:rPr>
                <w:rFonts w:ascii="Calibri Light" w:eastAsia="Times New Roman" w:hAnsi="Calibri Light"/>
                <w:sz w:val="24"/>
                <w:szCs w:val="24"/>
                <w:rPrChange w:id="14575" w:author="Russell Ott" w:date="2022-05-16T11:47:00Z">
                  <w:rPr>
                    <w:rFonts w:ascii="Calibri Light" w:hAnsi="Calibri Light"/>
                    <w:sz w:val="20"/>
                  </w:rPr>
                </w:rPrChange>
              </w:rPr>
            </w:pPr>
            <w:r w:rsidRPr="00D14360">
              <w:rPr>
                <w:rFonts w:ascii="Calibri Light" w:hAnsi="Calibri Light"/>
                <w:rPrChange w:id="14576" w:author="Russell Ott" w:date="2022-05-16T11:47:00Z">
                  <w:rPr>
                    <w:rFonts w:ascii="Calibri Light" w:hAnsi="Calibri Light"/>
                    <w:sz w:val="20"/>
                  </w:rPr>
                </w:rPrChange>
              </w:rPr>
              <w:t>When the note information augments data represented in a more specific entry template, the Note Activity can be used in an entryRelationship to the associated standard C-CDA entry. For example, a Note Activity template can be added as an entryRelation</w:t>
            </w:r>
            <w:r w:rsidRPr="00D14360">
              <w:rPr>
                <w:rFonts w:ascii="Calibri Light" w:hAnsi="Calibri Light"/>
                <w:rPrChange w:id="14577" w:author="Russell Ott" w:date="2022-05-16T11:47:00Z">
                  <w:rPr>
                    <w:rFonts w:ascii="Calibri Light" w:hAnsi="Calibri Light"/>
                    <w:sz w:val="20"/>
                  </w:rPr>
                </w:rPrChange>
              </w:rPr>
              <w:t>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rPrChange w:id="14578" w:author="Russell Ott" w:date="2022-05-16T11:47:00Z">
                  <w:rPr>
                    <w:rFonts w:ascii="Calibri Light" w:hAnsi="Calibri Light"/>
                    <w:sz w:val="20"/>
                  </w:rPr>
                </w:rPrChange>
              </w:rPr>
            </w:pPr>
          </w:p>
          <w:p w14:paraId="4342BCAA" w14:textId="77777777" w:rsidR="00295A8B" w:rsidRPr="00D14360" w:rsidRDefault="00295A8B" w:rsidP="00D14360">
            <w:pPr>
              <w:autoSpaceDE w:val="0"/>
              <w:autoSpaceDN w:val="0"/>
              <w:adjustRightInd w:val="0"/>
              <w:rPr>
                <w:rFonts w:ascii="Calibri Light" w:eastAsia="Times New Roman" w:hAnsi="Calibri Light"/>
                <w:sz w:val="24"/>
                <w:szCs w:val="24"/>
                <w:rPrChange w:id="14579" w:author="Russell Ott" w:date="2022-05-16T11:47:00Z">
                  <w:rPr>
                    <w:rFonts w:ascii="Calibri Light" w:hAnsi="Calibri Light"/>
                    <w:sz w:val="20"/>
                  </w:rPr>
                </w:rPrChange>
              </w:rPr>
            </w:pPr>
            <w:r w:rsidRPr="00D14360">
              <w:rPr>
                <w:rFonts w:ascii="Calibri Light" w:hAnsi="Calibri Light"/>
                <w:rPrChange w:id="14580" w:author="Russell Ott" w:date="2022-05-16T11:47:00Z">
                  <w:rPr>
                    <w:rFonts w:ascii="Calibri Light" w:hAnsi="Calibri Light"/>
                    <w:sz w:val="20"/>
                  </w:rPr>
                </w:rPrChange>
              </w:rPr>
              <w:t>The Note Activity template also can be used as a standalone entry within a stan</w:t>
            </w:r>
            <w:r w:rsidRPr="00D14360">
              <w:rPr>
                <w:rFonts w:ascii="Calibri Light" w:hAnsi="Calibri Light"/>
                <w:rPrChange w:id="14581" w:author="Russell Ott" w:date="2022-05-16T11:47:00Z">
                  <w:rPr>
                    <w:rFonts w:ascii="Calibri Light" w:hAnsi="Calibri Light"/>
                    <w:sz w:val="20"/>
                  </w:rPr>
                </w:rPrChange>
              </w:rPr>
              <w:t>dard C-CDA section (e.g. a note about various procedures which have occurred during a visit as an entry in the Procedures Section) when it does not augment another standard entry. It may also be used to provide additional data about the source of a current</w:t>
            </w:r>
            <w:r w:rsidRPr="00D14360">
              <w:rPr>
                <w:rFonts w:ascii="Calibri Light" w:hAnsi="Calibri Light"/>
                <w:rPrChange w:id="14582" w:author="Russell Ott" w:date="2022-05-16T11:47:00Z">
                  <w:rPr>
                    <w:rFonts w:ascii="Calibri Light" w:hAnsi="Calibri Light"/>
                    <w:sz w:val="20"/>
                  </w:rPr>
                </w:rPrChange>
              </w:rPr>
              <w:t xml:space="preserve">ly narrative-only section, such as Hospital Course. </w:t>
            </w:r>
          </w:p>
          <w:p w14:paraId="724CAFB4" w14:textId="77777777" w:rsidR="00852DED" w:rsidRDefault="00852DED" w:rsidP="000B6222">
            <w:pPr>
              <w:rPr>
                <w:rFonts w:ascii="Calibri Light" w:hAnsi="Calibri Light"/>
                <w:rPrChange w:id="14583" w:author="Russell Ott" w:date="2022-05-16T11:47:00Z">
                  <w:rPr>
                    <w:rFonts w:ascii="Calibri Light" w:hAnsi="Calibri Light"/>
                    <w:sz w:val="20"/>
                  </w:rPr>
                </w:rPrChange>
              </w:rPr>
            </w:pPr>
          </w:p>
          <w:p w14:paraId="02FD8674" w14:textId="77777777" w:rsidR="00295A8B" w:rsidRPr="00D14360" w:rsidRDefault="00295A8B" w:rsidP="000B6222">
            <w:pPr>
              <w:rPr>
                <w:rFonts w:ascii="Calibri Light" w:eastAsia="Times New Roman" w:hAnsi="Calibri Light"/>
                <w:sz w:val="24"/>
                <w:szCs w:val="24"/>
                <w:rPrChange w:id="14584" w:author="Russell Ott" w:date="2022-05-16T11:47:00Z">
                  <w:rPr>
                    <w:rFonts w:ascii="Calibri Light" w:hAnsi="Calibri Light"/>
                    <w:sz w:val="20"/>
                  </w:rPr>
                </w:rPrChange>
              </w:rPr>
            </w:pPr>
            <w:r w:rsidRPr="00D14360">
              <w:rPr>
                <w:rFonts w:ascii="Calibri Light" w:hAnsi="Calibri Light"/>
                <w:rPrChange w:id="14585" w:author="Russell Ott" w:date="2022-05-16T11:47:00Z">
                  <w:rPr>
                    <w:rFonts w:ascii="Calibri Light" w:hAnsi="Calibri Light"/>
                    <w:sz w:val="20"/>
                  </w:rPr>
                </w:rPrChange>
              </w:rPr>
              <w:t>Finally, if the type of data in the note is not known or no single C-CDA section is appropriate enough, the Note Activity should be placed in a general Notes Section. (</w:t>
            </w:r>
            <w:r w:rsidRPr="00AE350D">
              <w:rPr>
                <w:rFonts w:ascii="Calibri Light" w:hAnsi="Calibri Light"/>
                <w:i/>
                <w:rPrChange w:id="14586" w:author="Russell Ott" w:date="2022-05-16T11:47:00Z">
                  <w:rPr>
                    <w:rFonts w:ascii="Calibri Light" w:hAnsi="Calibri Light"/>
                    <w:i/>
                    <w:sz w:val="20"/>
                  </w:rPr>
                </w:rPrChange>
              </w:rPr>
              <w:t>e.g.</w:t>
            </w:r>
            <w:r w:rsidRPr="00D14360">
              <w:rPr>
                <w:rFonts w:ascii="Calibri Light" w:hAnsi="Calibri Light"/>
                <w:rPrChange w:id="14587" w:author="Russell Ott" w:date="2022-05-16T11:47:00Z">
                  <w:rPr>
                    <w:rFonts w:ascii="Calibri Light" w:hAnsi="Calibri Light"/>
                    <w:sz w:val="20"/>
                  </w:rPr>
                </w:rPrChange>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rPrChange w:id="14588" w:author="Russell Ott" w:date="2022-05-16T11:47:00Z">
                  <w:rPr>
                    <w:rFonts w:ascii="Calibri Light" w:hAnsi="Calibri Light"/>
                    <w:sz w:val="20"/>
                  </w:rPr>
                </w:rPrChange>
              </w:rPr>
            </w:pPr>
          </w:p>
          <w:p w14:paraId="6A911D0E" w14:textId="77777777" w:rsidR="00B41DE9" w:rsidRDefault="00263D8F" w:rsidP="00D14360">
            <w:pPr>
              <w:keepNext/>
              <w:rPr>
                <w:rFonts w:ascii="Calibri Light" w:eastAsia="Times New Roman" w:hAnsi="Calibri Light"/>
                <w:sz w:val="24"/>
                <w:szCs w:val="24"/>
                <w:rPrChange w:id="14589" w:author="Russell Ott" w:date="2022-05-16T11:47:00Z">
                  <w:rPr>
                    <w:rFonts w:ascii="Calibri Light" w:hAnsi="Calibri Light"/>
                    <w:sz w:val="20"/>
                  </w:rPr>
                </w:rPrChange>
              </w:rPr>
            </w:pPr>
            <w:r w:rsidRPr="00D14360">
              <w:rPr>
                <w:rFonts w:ascii="Calibri Light" w:hAnsi="Calibri Light"/>
                <w:rPrChange w:id="14590" w:author="Russell Ott" w:date="2022-05-16T11:47:00Z">
                  <w:rPr>
                    <w:rFonts w:ascii="Calibri Light" w:hAnsi="Calibri Light"/>
                    <w:sz w:val="20"/>
                  </w:rPr>
                </w:rPrChange>
              </w:rPr>
              <w:t xml:space="preserve">The </w:t>
            </w:r>
            <w:r w:rsidR="00455D1A">
              <w:rPr>
                <w:rFonts w:ascii="Calibri Light" w:hAnsi="Calibri Light"/>
                <w:rPrChange w:id="14591" w:author="Russell Ott" w:date="2022-05-16T11:47:00Z">
                  <w:rPr>
                    <w:rFonts w:ascii="Calibri Light" w:hAnsi="Calibri Light"/>
                    <w:sz w:val="20"/>
                  </w:rPr>
                </w:rPrChange>
              </w:rPr>
              <w:t>e</w:t>
            </w:r>
            <w:r w:rsidR="00295A8B" w:rsidRPr="00D14360">
              <w:rPr>
                <w:rFonts w:ascii="Calibri Light" w:hAnsi="Calibri Light"/>
                <w:rPrChange w:id="14592" w:author="Russell Ott" w:date="2022-05-16T11:47:00Z">
                  <w:rPr>
                    <w:rFonts w:ascii="Calibri Light" w:hAnsi="Calibri Light"/>
                    <w:sz w:val="20"/>
                  </w:rPr>
                </w:rPrChange>
              </w:rPr>
              <w:t>xample</w:t>
            </w:r>
            <w:r w:rsidR="00BF62C7">
              <w:rPr>
                <w:rFonts w:ascii="Calibri Light" w:hAnsi="Calibri Light"/>
                <w:rPrChange w:id="14593" w:author="Russell Ott" w:date="2022-05-16T11:47:00Z">
                  <w:rPr>
                    <w:rFonts w:ascii="Calibri Light" w:hAnsi="Calibri Light"/>
                    <w:sz w:val="20"/>
                  </w:rPr>
                </w:rPrChange>
              </w:rPr>
              <w:t>s</w:t>
            </w:r>
            <w:r w:rsidR="00295A8B" w:rsidRPr="00D14360">
              <w:rPr>
                <w:rFonts w:ascii="Calibri Light" w:hAnsi="Calibri Light"/>
                <w:rPrChange w:id="14594" w:author="Russell Ott" w:date="2022-05-16T11:47:00Z">
                  <w:rPr>
                    <w:rFonts w:ascii="Calibri Light" w:hAnsi="Calibri Light"/>
                    <w:sz w:val="20"/>
                  </w:rPr>
                </w:rPrChange>
              </w:rPr>
              <w:t xml:space="preserve"> </w:t>
            </w:r>
            <w:r w:rsidR="006F7B7D" w:rsidRPr="00D14360">
              <w:rPr>
                <w:rFonts w:ascii="Calibri Light" w:hAnsi="Calibri Light"/>
                <w:rPrChange w:id="14595" w:author="Russell Ott" w:date="2022-05-16T11:47:00Z">
                  <w:rPr>
                    <w:rFonts w:ascii="Calibri Light" w:hAnsi="Calibri Light"/>
                    <w:sz w:val="20"/>
                  </w:rPr>
                </w:rPrChange>
              </w:rPr>
              <w:t>below</w:t>
            </w:r>
            <w:r w:rsidR="00295A8B" w:rsidRPr="00D14360">
              <w:rPr>
                <w:rFonts w:ascii="Calibri Light" w:hAnsi="Calibri Light"/>
                <w:rPrChange w:id="14596" w:author="Russell Ott" w:date="2022-05-16T11:47:00Z">
                  <w:rPr>
                    <w:rFonts w:ascii="Calibri Light" w:hAnsi="Calibri Light"/>
                    <w:sz w:val="20"/>
                  </w:rPr>
                </w:rPrChange>
              </w:rPr>
              <w:t xml:space="preserve"> show </w:t>
            </w:r>
            <w:r w:rsidR="00BF62C7">
              <w:rPr>
                <w:rFonts w:ascii="Calibri Light" w:hAnsi="Calibri Light"/>
                <w:rPrChange w:id="14597" w:author="Russell Ott" w:date="2022-05-16T11:47:00Z">
                  <w:rPr>
                    <w:rFonts w:ascii="Calibri Light" w:hAnsi="Calibri Light"/>
                    <w:sz w:val="20"/>
                  </w:rPr>
                </w:rPrChange>
              </w:rPr>
              <w:t xml:space="preserve">a variety of clinical note representations that can be used with the </w:t>
            </w:r>
            <w:r w:rsidR="00295A8B" w:rsidRPr="00D14360">
              <w:rPr>
                <w:rFonts w:ascii="Calibri Light" w:hAnsi="Calibri Light"/>
                <w:rPrChange w:id="14598" w:author="Russell Ott" w:date="2022-05-16T11:47:00Z">
                  <w:rPr>
                    <w:rFonts w:ascii="Calibri Light" w:hAnsi="Calibri Light"/>
                    <w:sz w:val="20"/>
                  </w:rPr>
                </w:rPrChange>
              </w:rPr>
              <w:t xml:space="preserve">Note Activity entry template. </w:t>
            </w:r>
          </w:p>
          <w:p w14:paraId="5C148AD6" w14:textId="77777777" w:rsidR="00E83F3B" w:rsidRPr="00D14360" w:rsidRDefault="00E83F3B" w:rsidP="00D14360">
            <w:pPr>
              <w:keepNext/>
              <w:rPr>
                <w:rFonts w:ascii="Calibri Light" w:hAnsi="Calibri Light"/>
                <w:rPrChange w:id="14599" w:author="Russell Ott" w:date="2022-05-16T11:47:00Z">
                  <w:rPr>
                    <w:rFonts w:ascii="Calibri Light" w:hAnsi="Calibri Light"/>
                    <w:sz w:val="20"/>
                  </w:rPr>
                </w:rPrChange>
              </w:rPr>
            </w:pPr>
          </w:p>
          <w:p w14:paraId="1B1F0B09" w14:textId="54C168B3" w:rsidR="00295A8B" w:rsidRPr="00D14360" w:rsidRDefault="00295A8B" w:rsidP="00D14360">
            <w:pPr>
              <w:keepNext/>
              <w:rPr>
                <w:rFonts w:ascii="Calibri Light" w:eastAsia="Times New Roman" w:hAnsi="Calibri Light"/>
                <w:sz w:val="24"/>
                <w:szCs w:val="24"/>
                <w:rPrChange w:id="14600" w:author="Russell Ott" w:date="2022-05-16T11:47:00Z">
                  <w:rPr>
                    <w:rFonts w:ascii="Calibri Light" w:hAnsi="Calibri Light"/>
                    <w:sz w:val="20"/>
                  </w:rPr>
                </w:rPrChange>
              </w:rPr>
            </w:pPr>
            <w:r w:rsidRPr="00D14360">
              <w:rPr>
                <w:rFonts w:ascii="Calibri Light" w:hAnsi="Calibri Light"/>
                <w:b/>
                <w:rPrChange w:id="14601" w:author="Russell Ott" w:date="2022-05-16T11:47:00Z">
                  <w:rPr>
                    <w:rFonts w:ascii="Calibri Light" w:hAnsi="Calibri Light"/>
                    <w:b/>
                    <w:sz w:val="20"/>
                  </w:rPr>
                </w:rPrChange>
              </w:rPr>
              <w:t>Reference:</w:t>
            </w:r>
            <w:r w:rsidRPr="00D14360">
              <w:rPr>
                <w:rFonts w:ascii="Calibri Light" w:hAnsi="Calibri Light"/>
                <w:rPrChange w:id="14602" w:author="Russell Ott" w:date="2022-05-16T11:47:00Z">
                  <w:rPr>
                    <w:rFonts w:ascii="Calibri Light" w:hAnsi="Calibri Light"/>
                    <w:sz w:val="20"/>
                  </w:rPr>
                </w:rPrChange>
              </w:rPr>
              <w:t xml:space="preserve"> </w:t>
            </w:r>
            <w:r w:rsidR="001A0138">
              <w:fldChar w:fldCharType="begin"/>
            </w:r>
            <w:r w:rsidR="001A0138">
              <w:instrText xml:space="preserve"> HYPERLINK \l "_Sections_Defined_in" </w:instrText>
            </w:r>
            <w:r w:rsidR="001A0138">
              <w:fldChar w:fldCharType="separate"/>
            </w:r>
            <w:r w:rsidRPr="007770C6">
              <w:rPr>
                <w:rStyle w:val="Hyperlink"/>
                <w:rFonts w:ascii="Calibri Light" w:hAnsi="Calibri Light"/>
                <w:rPrChange w:id="14603" w:author="Russell Ott" w:date="2022-05-16T11:47:00Z">
                  <w:rPr>
                    <w:rStyle w:val="Hyperlink"/>
                    <w:rFonts w:ascii="Calibri Light" w:hAnsi="Calibri Light"/>
                    <w:color w:val="000000"/>
                    <w:sz w:val="20"/>
                    <w:u w:val="none"/>
                  </w:rPr>
                </w:rPrChange>
              </w:rPr>
              <w:t>4.3 Sections Defined in C-CDA</w:t>
            </w:r>
            <w:r w:rsidR="001A0138">
              <w:rPr>
                <w:rStyle w:val="Hyperlink"/>
                <w:rFonts w:ascii="Calibri Light" w:hAnsi="Calibri Light"/>
                <w:rPrChange w:id="14604" w:author="Russell Ott" w:date="2022-05-16T11:47:00Z">
                  <w:rPr>
                    <w:rStyle w:val="Hyperlink"/>
                    <w:rFonts w:ascii="Calibri Light" w:hAnsi="Calibri Light"/>
                    <w:color w:val="000000"/>
                    <w:sz w:val="20"/>
                    <w:u w:val="none"/>
                  </w:rPr>
                </w:rPrChange>
              </w:rPr>
              <w:fldChar w:fldCharType="end"/>
            </w:r>
            <w:r w:rsidR="00BF62C7" w:rsidRPr="00AD08FB">
              <w:rPr>
                <w:rStyle w:val="Hyperlink"/>
                <w:rFonts w:ascii="Calibri Light" w:hAnsi="Calibri Light"/>
                <w:color w:val="000000"/>
                <w:u w:val="none"/>
                <w:rPrChange w:id="14605" w:author="Russell Ott" w:date="2022-05-16T11:47:00Z">
                  <w:rPr>
                    <w:rStyle w:val="Hyperlink"/>
                    <w:rFonts w:ascii="Calibri Light" w:hAnsi="Calibri Light"/>
                    <w:color w:val="000000"/>
                    <w:sz w:val="20"/>
                    <w:u w:val="none"/>
                  </w:rPr>
                </w:rPrChange>
              </w:rPr>
              <w:t xml:space="preserve">, </w:t>
            </w:r>
            <w:r w:rsidR="00852DED" w:rsidRPr="00AD08FB">
              <w:rPr>
                <w:rStyle w:val="Hyperlink"/>
                <w:rFonts w:ascii="Calibri Light" w:hAnsi="Calibri Light"/>
                <w:rPrChange w:id="14606" w:author="Russell Ott" w:date="2022-05-16T11:47:00Z">
                  <w:rPr>
                    <w:rStyle w:val="Hyperlink"/>
                    <w:rFonts w:ascii="Calibri Light" w:hAnsi="Calibri Light"/>
                    <w:sz w:val="20"/>
                  </w:rPr>
                </w:rPrChange>
              </w:rPr>
              <w:fldChar w:fldCharType="begin"/>
            </w:r>
            <w:r w:rsidR="00852DED" w:rsidRPr="00AD08FB">
              <w:rPr>
                <w:rStyle w:val="Hyperlink"/>
                <w:rFonts w:ascii="Calibri Light" w:hAnsi="Calibri Light"/>
                <w:rPrChange w:id="14607" w:author="Russell Ott" w:date="2022-05-16T11:47:00Z">
                  <w:rPr>
                    <w:rStyle w:val="Hyperlink"/>
                    <w:rFonts w:ascii="Calibri Light" w:hAnsi="Calibri Light"/>
                    <w:sz w:val="20"/>
                  </w:rPr>
                </w:rPrChange>
              </w:rPr>
              <w:instrText xml:space="preserve"> REF _Ref21889308 \h  \* MERGEFORMAT </w:instrText>
            </w:r>
            <w:r w:rsidR="00852DED" w:rsidRPr="00AD08FB">
              <w:rPr>
                <w:rStyle w:val="Hyperlink"/>
                <w:rFonts w:ascii="Calibri Light" w:hAnsi="Calibri Light"/>
                <w:rPrChange w:id="14608" w:author="Russell Ott" w:date="2022-05-16T11:47:00Z">
                  <w:rPr>
                    <w:rStyle w:val="Hyperlink"/>
                    <w:rFonts w:ascii="Calibri Light" w:hAnsi="Calibri Light"/>
                    <w:sz w:val="20"/>
                  </w:rPr>
                </w:rPrChange>
              </w:rPr>
            </w:r>
            <w:r w:rsidR="00852DED" w:rsidRPr="00AD08FB">
              <w:rPr>
                <w:rStyle w:val="Hyperlink"/>
                <w:rFonts w:ascii="Calibri Light" w:hAnsi="Calibri Light"/>
                <w:rPrChange w:id="14609" w:author="Russell Ott" w:date="2022-05-16T11:47:00Z">
                  <w:rPr>
                    <w:rStyle w:val="Hyperlink"/>
                    <w:rFonts w:ascii="Calibri Light" w:hAnsi="Calibri Light"/>
                    <w:sz w:val="20"/>
                  </w:rPr>
                </w:rPrChange>
              </w:rPr>
              <w:fldChar w:fldCharType="separate"/>
            </w:r>
            <w:r w:rsidR="00F10C7C" w:rsidRPr="00F10C7C">
              <w:rPr>
                <w:rFonts w:ascii="Calibri Light" w:hAnsi="Calibri Light"/>
                <w:rPrChange w:id="14610" w:author="Russell Ott" w:date="2022-05-16T11:47:00Z">
                  <w:rPr>
                    <w:rFonts w:ascii="Calibri Light" w:hAnsi="Calibri Light"/>
                    <w:sz w:val="20"/>
                  </w:rPr>
                </w:rPrChange>
              </w:rPr>
              <w:t xml:space="preserve">  </w:t>
            </w:r>
            <w:r w:rsidR="00F10C7C" w:rsidRPr="00F10C7C">
              <w:rPr>
                <w:rFonts w:ascii="Calibri Light" w:hAnsi="Calibri Light"/>
                <w:color w:val="0000FF"/>
                <w:u w:val="single"/>
                <w:rPrChange w:id="14611" w:author="Russell Ott" w:date="2022-05-16T11:47:00Z">
                  <w:rPr>
                    <w:rFonts w:ascii="Calibri Light" w:hAnsi="Calibri Light"/>
                    <w:sz w:val="20"/>
                  </w:rPr>
                </w:rPrChange>
              </w:rPr>
              <w:t>Table 9: LOINC Codes for section- and entry- level cli</w:t>
            </w:r>
            <w:r w:rsidR="00F10C7C" w:rsidRPr="00F10C7C">
              <w:rPr>
                <w:rFonts w:ascii="Calibri Light" w:eastAsia="Times New Roman" w:hAnsi="Calibri Light"/>
                <w:color w:val="0000FF"/>
                <w:sz w:val="24"/>
                <w:szCs w:val="24"/>
                <w:u w:val="single"/>
                <w:rPrChange w:id="14612" w:author="Russell Ott" w:date="2022-05-16T11:47:00Z">
                  <w:rPr>
                    <w:rFonts w:asciiTheme="majorHAnsi" w:hAnsiTheme="majorHAnsi"/>
                    <w:sz w:val="20"/>
                  </w:rPr>
                </w:rPrChange>
              </w:rPr>
              <w:t>nical</w:t>
            </w:r>
            <w:r w:rsidR="00F10C7C" w:rsidRPr="00F10C7C">
              <w:rPr>
                <w:rFonts w:asciiTheme="majorHAnsi" w:hAnsiTheme="majorHAnsi"/>
                <w:color w:val="0000FF"/>
                <w:u w:val="single"/>
                <w:rPrChange w:id="14613" w:author="Russell Ott" w:date="2022-05-16T11:47:00Z">
                  <w:rPr>
                    <w:rFonts w:asciiTheme="majorHAnsi" w:hAnsiTheme="majorHAnsi"/>
                    <w:sz w:val="20"/>
                  </w:rPr>
                </w:rPrChange>
              </w:rPr>
              <w:t xml:space="preserve"> notes</w:t>
            </w:r>
            <w:r w:rsidR="00852DED" w:rsidRPr="00AD08FB">
              <w:rPr>
                <w:rStyle w:val="Hyperlink"/>
                <w:rFonts w:ascii="Calibri Light" w:hAnsi="Calibri Light"/>
                <w:rPrChange w:id="14614" w:author="Russell Ott" w:date="2022-05-16T11:47:00Z">
                  <w:rPr>
                    <w:rStyle w:val="Hyperlink"/>
                    <w:rFonts w:ascii="Calibri Light" w:hAnsi="Calibri Light"/>
                    <w:sz w:val="20"/>
                  </w:rPr>
                </w:rPrChange>
              </w:rPr>
              <w:fldChar w:fldCharType="end"/>
            </w:r>
          </w:p>
        </w:tc>
      </w:tr>
    </w:tbl>
    <w:p w14:paraId="740E2794" w14:textId="2D38537F" w:rsidR="009A427D" w:rsidRPr="00D14360" w:rsidRDefault="000816FD" w:rsidP="00295A8B">
      <w:pPr>
        <w:pStyle w:val="Caption"/>
        <w:rPr>
          <w:rPrChange w:id="14615" w:author="Russell Ott" w:date="2022-05-16T11:47:00Z">
            <w:rPr/>
          </w:rPrChange>
        </w:rPr>
      </w:pPr>
      <w:bookmarkStart w:id="14616" w:name="_Toc21927051"/>
      <w:r>
        <w:t xml:space="preserve">  </w:t>
      </w:r>
      <w:bookmarkStart w:id="14617" w:name="_Toc103262933"/>
      <w:r w:rsidR="00295A8B">
        <w:t xml:space="preserve">Table </w:t>
      </w:r>
      <w:r w:rsidR="00132A94">
        <w:fldChar w:fldCharType="begin"/>
      </w:r>
      <w:r w:rsidR="00132A94">
        <w:instrText xml:space="preserve"> SEQ Table \* ARABIC </w:instrText>
      </w:r>
      <w:r w:rsidR="00132A94">
        <w:fldChar w:fldCharType="separate"/>
      </w:r>
      <w:del w:id="14618" w:author="Russell Ott" w:date="2022-05-16T11:47:00Z">
        <w:r w:rsidR="00DE0DA7">
          <w:rPr>
            <w:noProof/>
          </w:rPr>
          <w:delText>70</w:delText>
        </w:r>
      </w:del>
      <w:ins w:id="14619" w:author="Russell Ott" w:date="2022-05-16T11:47:00Z">
        <w:r w:rsidR="00F10C7C">
          <w:rPr>
            <w:noProof/>
          </w:rPr>
          <w:t>66</w:t>
        </w:r>
      </w:ins>
      <w:r w:rsidR="00132A94">
        <w:rPr>
          <w:noProof/>
        </w:rPr>
        <w:fldChar w:fldCharType="end"/>
      </w:r>
      <w:r w:rsidR="00295A8B">
        <w:t>: Note Activity</w:t>
      </w:r>
      <w:r w:rsidR="00852DED">
        <w:t xml:space="preserve"> Template</w:t>
      </w:r>
      <w:bookmarkEnd w:id="14617"/>
      <w:bookmarkEnd w:id="14616"/>
    </w:p>
    <w:p w14:paraId="5E11409D" w14:textId="77777777" w:rsidR="00F96CD3" w:rsidRPr="00C64922" w:rsidRDefault="00F96CD3" w:rsidP="00F96CD3">
      <w:pPr>
        <w:pStyle w:val="NormalWeb"/>
        <w:spacing w:before="0" w:beforeAutospacing="0" w:after="120" w:afterAutospacing="0"/>
        <w:ind w:hanging="475"/>
        <w:rPr>
          <w:rPrChange w:id="14620" w:author="Russell Ott" w:date="2022-05-16T11:47:00Z">
            <w:rPr/>
          </w:rPrChange>
        </w:rPr>
      </w:pPr>
      <w:r w:rsidRPr="00D14360">
        <w:rPr>
          <w:b/>
          <w:color w:val="000000"/>
          <w:sz w:val="22"/>
          <w:rPrChange w:id="14621" w:author="Russell Ott" w:date="2022-05-16T11:47:00Z">
            <w:rPr>
              <w:b/>
              <w:color w:val="000000"/>
              <w:sz w:val="22"/>
            </w:rPr>
          </w:rPrChange>
        </w:rPr>
        <w:t xml:space="preserve"> </w:t>
      </w:r>
    </w:p>
    <w:p w14:paraId="56E8BDF2" w14:textId="64E7ECF3" w:rsidR="00F96CD3" w:rsidRPr="00D14360" w:rsidRDefault="000816FD" w:rsidP="00295A8B">
      <w:pPr>
        <w:pStyle w:val="Caption"/>
        <w:spacing w:after="0"/>
        <w:rPr>
          <w:rPrChange w:id="14622" w:author="Russell Ott" w:date="2022-05-16T11:47:00Z">
            <w:rPr/>
          </w:rPrChange>
        </w:rPr>
      </w:pPr>
      <w:bookmarkStart w:id="14623" w:name="_Toc21927516"/>
      <w:r>
        <w:t xml:space="preserve">  </w:t>
      </w:r>
      <w:bookmarkStart w:id="14624" w:name="_Toc101449316"/>
      <w:r w:rsidR="00F96CD3" w:rsidRPr="00C64922">
        <w:t xml:space="preserve">Example </w:t>
      </w:r>
      <w:r w:rsidR="00132A94">
        <w:fldChar w:fldCharType="begin"/>
      </w:r>
      <w:r w:rsidR="00132A94">
        <w:instrText xml:space="preserve"> SEQ Example \* ARABIC </w:instrText>
      </w:r>
      <w:r w:rsidR="00132A94">
        <w:fldChar w:fldCharType="separate"/>
      </w:r>
      <w:del w:id="14625" w:author="Russell Ott" w:date="2022-05-16T11:47:00Z">
        <w:r w:rsidR="00DE0DA7">
          <w:rPr>
            <w:noProof/>
          </w:rPr>
          <w:delText>64</w:delText>
        </w:r>
      </w:del>
      <w:ins w:id="14626" w:author="Russell Ott" w:date="2022-05-16T11:47:00Z">
        <w:r w:rsidR="00F10C7C">
          <w:rPr>
            <w:noProof/>
          </w:rPr>
          <w:t>63</w:t>
        </w:r>
      </w:ins>
      <w:r w:rsidR="00132A94">
        <w:rPr>
          <w:noProof/>
        </w:rPr>
        <w:fldChar w:fldCharType="end"/>
      </w:r>
      <w:r w:rsidR="00F96CD3" w:rsidRPr="00C64922">
        <w:t>: Note Activity as entryRelationship to C-CDA Entry.</w:t>
      </w:r>
      <w:bookmarkEnd w:id="14624"/>
      <w:bookmarkEnd w:id="146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584B780E"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del w:id="14627" w:author="Russell Ott" w:date="2022-05-16T11:47:00Z">
              <w:r w:rsidRPr="00D14360">
                <w:rPr>
                  <w:rFonts w:ascii="Courier New" w:hAnsi="Courier New" w:cs="Courier New"/>
                  <w:color w:val="000000"/>
                  <w:sz w:val="16"/>
                  <w:szCs w:val="16"/>
                </w:rPr>
                <w:delText>=”</w:delText>
              </w:r>
            </w:del>
            <w:ins w:id="14628" w:author="Russell Ott" w:date="2022-05-16T11:47:00Z">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ins>
            <w:r w:rsidRPr="00D14360">
              <w:rPr>
                <w:rFonts w:ascii="Courier New" w:hAnsi="Courier New" w:cs="Courier New"/>
                <w:color w:val="000000"/>
                <w:sz w:val="16"/>
                <w:szCs w:val="16"/>
              </w:rPr>
              <w:t>Note</w:t>
            </w:r>
            <w:del w:id="14629" w:author="Russell Ott" w:date="2022-05-16T11:47:00Z">
              <w:r w:rsidRPr="00D14360">
                <w:rPr>
                  <w:rFonts w:ascii="Courier New" w:hAnsi="Courier New" w:cs="Courier New"/>
                  <w:color w:val="000000"/>
                  <w:sz w:val="16"/>
                  <w:szCs w:val="16"/>
                </w:rPr>
                <w:delText>”&gt;</w:delText>
              </w:r>
            </w:del>
            <w:ins w:id="14630" w:author="Russell Ott" w:date="2022-05-16T11:47:00Z">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&gt;</w:t>
              </w:r>
            </w:ins>
            <w:r w:rsidR="00626814" w:rsidRPr="00D14360">
              <w:rPr>
                <w:rFonts w:ascii="Courier New" w:hAnsi="Courier New" w:cs="Courier New"/>
                <w:color w:val="000000"/>
                <w:sz w:val="16"/>
                <w:szCs w:val="16"/>
              </w:rPr>
              <w:t xml:space="preserve">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PrChange w:id="14631" w:author="Russell Ott" w:date="2022-05-16T11:47:00Z">
                  <w:rPr>
                    <w:rFonts w:ascii="Calibri" w:hAnsi="Calibri"/>
                  </w:rPr>
                </w:rPrChange>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62498CA6" w:rsidR="00F96CD3" w:rsidRPr="00C64922" w:rsidRDefault="000816FD" w:rsidP="00295A8B">
      <w:pPr>
        <w:pStyle w:val="Caption"/>
        <w:keepNext/>
        <w:spacing w:after="0"/>
      </w:pPr>
      <w:bookmarkStart w:id="14632" w:name="_Toc21927517"/>
      <w:r>
        <w:t xml:space="preserve">  </w:t>
      </w:r>
      <w:bookmarkStart w:id="14633" w:name="_Toc101449317"/>
      <w:r w:rsidR="00F96CD3" w:rsidRPr="00C64922">
        <w:t xml:space="preserve">Example </w:t>
      </w:r>
      <w:r w:rsidR="00132A94">
        <w:fldChar w:fldCharType="begin"/>
      </w:r>
      <w:r w:rsidR="00132A94">
        <w:instrText xml:space="preserve"> SEQ Example \* ARABIC </w:instrText>
      </w:r>
      <w:r w:rsidR="00132A94">
        <w:fldChar w:fldCharType="separate"/>
      </w:r>
      <w:del w:id="14634" w:author="Russell Ott" w:date="2022-05-16T11:47:00Z">
        <w:r w:rsidR="00DE0DA7">
          <w:rPr>
            <w:noProof/>
          </w:rPr>
          <w:delText>65</w:delText>
        </w:r>
      </w:del>
      <w:ins w:id="14635" w:author="Russell Ott" w:date="2022-05-16T11:47:00Z">
        <w:r w:rsidR="00F10C7C">
          <w:rPr>
            <w:noProof/>
          </w:rPr>
          <w:t>64</w:t>
        </w:r>
      </w:ins>
      <w:r w:rsidR="00132A94">
        <w:rPr>
          <w:noProof/>
        </w:rPr>
        <w:fldChar w:fldCharType="end"/>
      </w:r>
      <w:r w:rsidR="00F96CD3" w:rsidRPr="00C64922">
        <w:t>: Note Activity as Standalone Entry</w:t>
      </w:r>
      <w:bookmarkEnd w:id="14633"/>
      <w:bookmarkEnd w:id="14632"/>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7D4A1D70"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del w:id="14636" w:author="Russell Ott" w:date="2022-05-16T11:47:00Z">
              <w:r w:rsidRPr="00D14360">
                <w:rPr>
                  <w:rFonts w:ascii="Courier New" w:hAnsi="Courier New" w:cs="Courier New"/>
                  <w:color w:val="000000"/>
                  <w:sz w:val="16"/>
                  <w:szCs w:val="16"/>
                </w:rPr>
                <w:delText>=”</w:delText>
              </w:r>
            </w:del>
            <w:ins w:id="14637" w:author="Russell Ott" w:date="2022-05-16T11:47:00Z">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ins>
            <w:r w:rsidRPr="00D14360">
              <w:rPr>
                <w:rFonts w:ascii="Courier New" w:hAnsi="Courier New" w:cs="Courier New"/>
                <w:color w:val="000000"/>
                <w:sz w:val="16"/>
                <w:szCs w:val="16"/>
              </w:rPr>
              <w:t>Note</w:t>
            </w:r>
            <w:del w:id="14638" w:author="Russell Ott" w:date="2022-05-16T11:47:00Z">
              <w:r w:rsidRPr="00D14360">
                <w:rPr>
                  <w:rFonts w:ascii="Courier New" w:hAnsi="Courier New" w:cs="Courier New"/>
                  <w:color w:val="000000"/>
                  <w:sz w:val="16"/>
                  <w:szCs w:val="16"/>
                </w:rPr>
                <w:delText>”&gt;</w:delText>
              </w:r>
            </w:del>
            <w:ins w:id="14639" w:author="Russell Ott" w:date="2022-05-16T11:47:00Z">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&gt;</w:t>
              </w:r>
            </w:ins>
            <w:r w:rsidR="007829D5" w:rsidRPr="00D14360">
              <w:rPr>
                <w:rFonts w:ascii="Courier New" w:hAnsi="Courier New" w:cs="Courier New"/>
                <w:color w:val="000000"/>
                <w:sz w:val="16"/>
                <w:szCs w:val="16"/>
              </w:rPr>
              <w:t xml:space="preserve">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PrChange w:id="14640" w:author="Russell Ott" w:date="2022-05-16T11:47:00Z">
            <w:rPr>
              <w:rFonts w:ascii="Calibri" w:hAnsi="Calibri"/>
            </w:rPr>
          </w:rPrChange>
        </w:rPr>
      </w:pPr>
    </w:p>
    <w:p w14:paraId="69F22FD4" w14:textId="77777777" w:rsidR="000816FD" w:rsidRPr="00D14360" w:rsidRDefault="000816FD" w:rsidP="009A427D">
      <w:pPr>
        <w:spacing w:after="120"/>
        <w:rPr>
          <w:rPrChange w:id="14641" w:author="Russell Ott" w:date="2022-05-16T11:47:00Z">
            <w:rPr>
              <w:rFonts w:ascii="Calibri" w:hAnsi="Calibri"/>
            </w:rPr>
          </w:rPrChange>
        </w:rPr>
      </w:pPr>
    </w:p>
    <w:p w14:paraId="0B21CF74" w14:textId="1F584EE5" w:rsidR="00F96CD3" w:rsidRPr="00C64922" w:rsidRDefault="000816FD" w:rsidP="00295A8B">
      <w:pPr>
        <w:pStyle w:val="Caption"/>
        <w:keepNext/>
        <w:spacing w:after="0"/>
      </w:pPr>
      <w:bookmarkStart w:id="14642" w:name="_Toc21927518"/>
      <w:r>
        <w:t xml:space="preserve">  </w:t>
      </w:r>
      <w:bookmarkStart w:id="14643" w:name="_Toc101449318"/>
      <w:r w:rsidR="00F96CD3" w:rsidRPr="00C64922">
        <w:t xml:space="preserve">Example </w:t>
      </w:r>
      <w:r w:rsidR="00132A94">
        <w:fldChar w:fldCharType="begin"/>
      </w:r>
      <w:r w:rsidR="00132A94">
        <w:instrText xml:space="preserve"> SEQ Example \* ARABIC </w:instrText>
      </w:r>
      <w:r w:rsidR="00132A94">
        <w:fldChar w:fldCharType="separate"/>
      </w:r>
      <w:del w:id="14644" w:author="Russell Ott" w:date="2022-05-16T11:47:00Z">
        <w:r w:rsidR="00DE0DA7">
          <w:rPr>
            <w:noProof/>
          </w:rPr>
          <w:delText>66</w:delText>
        </w:r>
      </w:del>
      <w:ins w:id="14645" w:author="Russell Ott" w:date="2022-05-16T11:47:00Z">
        <w:r w:rsidR="00F10C7C">
          <w:rPr>
            <w:noProof/>
          </w:rPr>
          <w:t>65</w:t>
        </w:r>
      </w:ins>
      <w:r w:rsidR="00132A94">
        <w:rPr>
          <w:noProof/>
        </w:rPr>
        <w:fldChar w:fldCharType="end"/>
      </w:r>
      <w:r w:rsidR="00F96CD3" w:rsidRPr="00C64922">
        <w:t>: Rich Text Format (RT</w:t>
      </w:r>
      <w:r w:rsidR="00665C2A">
        <w:t>F</w:t>
      </w:r>
      <w:r w:rsidR="00F96CD3" w:rsidRPr="00C64922">
        <w:t>) Example</w:t>
      </w:r>
      <w:bookmarkEnd w:id="14643"/>
      <w:bookmarkEnd w:id="14642"/>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PrChange w:id="14646" w:author="Russell Ott" w:date="2022-05-16T11:47:00Z">
                  <w:rPr>
                    <w:rFonts w:ascii="Calibri" w:hAnsi="Calibri"/>
                  </w:rPr>
                </w:rPrChange>
              </w:rPr>
            </w:pPr>
            <w:r>
              <w:rPr>
                <w:rPrChange w:id="14647" w:author="Russell Ott" w:date="2022-05-16T11:47:00Z">
                  <w:rPr>
                    <w:rFonts w:ascii="Calibri" w:hAnsi="Calibri"/>
                  </w:rPr>
                </w:rPrChange>
              </w:rPr>
              <w:t>…</w:t>
            </w:r>
          </w:p>
          <w:p w14:paraId="6A47AE14" w14:textId="77777777" w:rsidR="009A427D" w:rsidRPr="00D14360" w:rsidRDefault="00455D1A" w:rsidP="00D14360">
            <w:pPr>
              <w:spacing w:after="120"/>
              <w:rPr>
                <w:rPrChange w:id="14648" w:author="Russell Ott" w:date="2022-05-16T11:47:00Z">
                  <w:rPr>
                    <w:rFonts w:ascii="Calibri" w:hAnsi="Calibri"/>
                  </w:rPr>
                </w:rPrChange>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PrChange w:id="14649" w:author="Russell Ott" w:date="2022-05-16T11:47:00Z">
            <w:rPr>
              <w:rFonts w:ascii="Calibri" w:hAnsi="Calibri"/>
            </w:rPr>
          </w:rPrChange>
        </w:rPr>
      </w:pPr>
    </w:p>
    <w:p w14:paraId="47AD00C1" w14:textId="19D76EC0" w:rsidR="009A427D" w:rsidRPr="00C64922" w:rsidRDefault="007D3708" w:rsidP="00F10C7C">
      <w:pPr>
        <w:pStyle w:val="Heading3"/>
      </w:pPr>
      <w:bookmarkStart w:id="14650" w:name="_ax4pb1g7pwpf" w:colFirst="0" w:colLast="0"/>
      <w:bookmarkStart w:id="14651" w:name="_825ma334lmp3" w:colFirst="0" w:colLast="0"/>
      <w:bookmarkStart w:id="14652" w:name="_8ft1ys70lpfx" w:colFirst="0" w:colLast="0"/>
      <w:bookmarkStart w:id="14653" w:name="_Toc11043718"/>
      <w:bookmarkStart w:id="14654" w:name="_Toc11219058"/>
      <w:bookmarkStart w:id="14655" w:name="_Toc11391313"/>
      <w:bookmarkStart w:id="14656" w:name="_Toc103262715"/>
      <w:bookmarkEnd w:id="14650"/>
      <w:bookmarkEnd w:id="14651"/>
      <w:bookmarkEnd w:id="14652"/>
      <w:del w:id="14657" w:author="Russell Ott" w:date="2022-05-16T11:47:00Z">
        <w:r>
          <w:delText xml:space="preserve"> </w:delText>
        </w:r>
      </w:del>
      <w:bookmarkStart w:id="14658" w:name="_Toc22823460"/>
      <w:r w:rsidR="009A427D" w:rsidRPr="00C64922">
        <w:t>Advance Directive</w:t>
      </w:r>
      <w:bookmarkEnd w:id="14653"/>
      <w:bookmarkEnd w:id="14654"/>
      <w:bookmarkEnd w:id="14655"/>
      <w:bookmarkEnd w:id="14656"/>
      <w:bookmarkEnd w:id="14658"/>
    </w:p>
    <w:p w14:paraId="5302B6AB" w14:textId="77777777" w:rsidR="009A427D" w:rsidRPr="00C64922" w:rsidRDefault="009A427D" w:rsidP="009A427D">
      <w:pPr>
        <w:rPr>
          <w:rFonts w:ascii="Times New Roman" w:eastAsia="Times New Roman" w:hAnsi="Times New Roman"/>
          <w:sz w:val="24"/>
          <w:szCs w:val="24"/>
          <w:rPrChange w:id="14659" w:author="Russell Ott" w:date="2022-05-16T11:47:00Z">
            <w:rPr>
              <w:rFonts w:ascii="Calibri" w:hAnsi="Calibri"/>
            </w:rPr>
          </w:rPrChange>
        </w:rPr>
      </w:pPr>
      <w:r w:rsidRPr="00C64922">
        <w:rPr>
          <w:rPrChange w:id="14660" w:author="Russell Ott" w:date="2022-05-16T11:47:00Z">
            <w:rPr>
              <w:rFonts w:ascii="Calibri" w:hAnsi="Calibri"/>
            </w:rPr>
          </w:rPrChange>
        </w:rPr>
        <w:t xml:space="preserve">New versions of previously defined entry templates for </w:t>
      </w:r>
      <w:r w:rsidRPr="00C64922">
        <w:rPr>
          <w:rPrChange w:id="14661" w:author="Russell Ott" w:date="2022-05-16T11:47:00Z">
            <w:rPr>
              <w:rFonts w:ascii="Calibri" w:hAnsi="Calibri"/>
            </w:rPr>
          </w:rPrChange>
        </w:rPr>
        <w:t>representing advance care planning interventions and for documenting information about a person’s Advance Directives are now available for use. The templates are backward compatible with current version.</w:t>
      </w:r>
      <w:r w:rsidR="00424FFA">
        <w:rPr>
          <w:rPrChange w:id="14662" w:author="Russell Ott" w:date="2022-05-16T11:47:00Z">
            <w:rPr>
              <w:rFonts w:ascii="Calibri" w:hAnsi="Calibri"/>
            </w:rPr>
          </w:rPrChange>
        </w:rPr>
        <w:t xml:space="preserve"> </w:t>
      </w:r>
    </w:p>
    <w:p w14:paraId="2A268DB2" w14:textId="77777777" w:rsidR="009A427D" w:rsidRPr="00C64922" w:rsidRDefault="009A427D" w:rsidP="009A427D">
      <w:pPr>
        <w:rPr>
          <w:rPrChange w:id="14663" w:author="Russell Ott" w:date="2022-05-16T11:47:00Z">
            <w:rPr>
              <w:rFonts w:ascii="Calibri" w:hAnsi="Calibri"/>
            </w:rPr>
          </w:rPrChange>
        </w:rPr>
      </w:pPr>
    </w:p>
    <w:p w14:paraId="2416BBC2" w14:textId="77777777" w:rsidR="009A427D" w:rsidRDefault="009A427D" w:rsidP="00424FFA">
      <w:pPr>
        <w:rPr>
          <w:rFonts w:ascii="Times New Roman" w:eastAsia="Times New Roman" w:hAnsi="Times New Roman"/>
          <w:sz w:val="24"/>
          <w:szCs w:val="24"/>
          <w:rPrChange w:id="14664" w:author="Russell Ott" w:date="2022-05-16T11:47:00Z">
            <w:rPr>
              <w:rFonts w:ascii="Calibri" w:hAnsi="Calibri"/>
            </w:rPr>
          </w:rPrChange>
        </w:rPr>
      </w:pPr>
      <w:r w:rsidRPr="00C64922">
        <w:rPr>
          <w:rPrChange w:id="14665" w:author="Russell Ott" w:date="2022-05-16T11:47:00Z">
            <w:rPr>
              <w:rFonts w:ascii="Calibri" w:hAnsi="Calibri"/>
            </w:rPr>
          </w:rPrChange>
        </w:rPr>
        <w:t>Two new entry templates have been added to represe</w:t>
      </w:r>
      <w:r w:rsidRPr="00C64922">
        <w:rPr>
          <w:rPrChange w:id="14666" w:author="Russell Ott" w:date="2022-05-16T11:47:00Z">
            <w:rPr>
              <w:rFonts w:ascii="Calibri" w:hAnsi="Calibri"/>
            </w:rPr>
          </w:rPrChange>
        </w:rPr>
        <w:t xml:space="preserve">nt obligation instructions and prohibition instructions a patient makes about the care her or she wants or does not want to be performed. </w:t>
      </w:r>
      <w:r w:rsidR="00424FFA">
        <w:rPr>
          <w:rPrChange w:id="14667" w:author="Russell Ott" w:date="2022-05-16T11:47:00Z">
            <w:rPr>
              <w:rFonts w:ascii="Calibri" w:hAnsi="Calibri"/>
            </w:rPr>
          </w:rPrChange>
        </w:rPr>
        <w:t>The table</w:t>
      </w:r>
      <w:r w:rsidR="00424FFA" w:rsidRPr="00C64922">
        <w:rPr>
          <w:rPrChange w:id="14668" w:author="Russell Ott" w:date="2022-05-16T11:47:00Z">
            <w:rPr>
              <w:rFonts w:ascii="Calibri" w:hAnsi="Calibri"/>
            </w:rPr>
          </w:rPrChange>
        </w:rPr>
        <w:t xml:space="preserve"> below summarizes the improvements in the new version</w:t>
      </w:r>
      <w:r w:rsidR="00424FFA">
        <w:rPr>
          <w:rPrChange w:id="14669" w:author="Russell Ott" w:date="2022-05-16T11:47:00Z">
            <w:rPr>
              <w:rFonts w:ascii="Calibri" w:hAnsi="Calibri"/>
            </w:rPr>
          </w:rPrChange>
        </w:rPr>
        <w:t xml:space="preserve"> and</w:t>
      </w:r>
      <w:r w:rsidRPr="00C64922">
        <w:rPr>
          <w:rPrChange w:id="14670" w:author="Russell Ott" w:date="2022-05-16T11:47:00Z">
            <w:rPr>
              <w:rFonts w:ascii="Calibri" w:hAnsi="Calibri"/>
            </w:rPr>
          </w:rPrChange>
        </w:rPr>
        <w:t xml:space="preserve"> describes the information that can be represented in these supplemental templates.</w:t>
      </w:r>
    </w:p>
    <w:p w14:paraId="172DD001" w14:textId="77777777" w:rsidR="00CD3D7C" w:rsidRDefault="00CD3D7C" w:rsidP="00424FFA">
      <w:pPr>
        <w:rPr>
          <w:rPrChange w:id="14671" w:author="Russell Ott" w:date="2022-05-16T11:47:00Z">
            <w:rPr>
              <w:rFonts w:ascii="Calibri" w:hAnsi="Calibri"/>
            </w:rPr>
          </w:rPrChange>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D14360">
        <w:trPr>
          <w:trHeight w:val="576"/>
        </w:trPr>
        <w:tc>
          <w:tcPr>
            <w:tcW w:w="683" w:type="dxa"/>
            <w:tcBorders>
              <w:right w:val="nil"/>
            </w:tcBorders>
            <w:shd w:val="clear" w:color="auto" w:fill="C6D9F1"/>
          </w:tcPr>
          <w:p w14:paraId="539177A0" w14:textId="78C08121" w:rsidR="00CD3D7C" w:rsidRPr="00C64922" w:rsidRDefault="00634398" w:rsidP="001104A1">
            <w:pPr>
              <w:pStyle w:val="BodyText"/>
              <w:rPr>
                <w:noProof/>
              </w:rPr>
            </w:pPr>
            <w:del w:id="14672" w:author="Russell Ott" w:date="2022-05-16T11:47:00Z">
              <w:r>
                <w:rPr>
                  <w:noProof/>
                </w:rPr>
                <w:drawing>
                  <wp:anchor distT="0" distB="0" distL="114300" distR="114300" simplePos="0" relativeHeight="251957248" behindDoc="0" locked="0" layoutInCell="1" allowOverlap="1" wp14:anchorId="0C26D6D6" wp14:editId="490C8F5B">
                    <wp:simplePos x="0" y="0"/>
                    <wp:positionH relativeFrom="column">
                      <wp:posOffset>-64770</wp:posOffset>
                    </wp:positionH>
                    <wp:positionV relativeFrom="paragraph">
                      <wp:posOffset>0</wp:posOffset>
                    </wp:positionV>
                    <wp:extent cx="323215" cy="323215"/>
                    <wp:effectExtent l="0" t="0" r="0" b="0"/>
                    <wp:wrapNone/>
                    <wp:docPr id="3120"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673" w:author="Russell Ott" w:date="2022-05-16T11:47:00Z">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EA716FC" w14:textId="77777777" w:rsidR="00CD3D7C" w:rsidRPr="007770C6" w:rsidRDefault="00CD3D7C" w:rsidP="001104A1">
            <w:pPr>
              <w:pStyle w:val="Default"/>
              <w:rPr>
                <w:sz w:val="20"/>
                <w:rPrChange w:id="14674" w:author="Russell Ott" w:date="2022-05-16T11:47:00Z">
                  <w:rPr/>
                </w:rPrChange>
              </w:rPr>
            </w:pPr>
            <w:r w:rsidRPr="007770C6">
              <w:rPr>
                <w:sz w:val="20"/>
                <w:rPrChange w:id="14675" w:author="Russell Ott" w:date="2022-05-16T11:47:00Z">
                  <w:rPr/>
                </w:rPrChange>
              </w:rPr>
              <w:t>C-CDA Content Creators MAY use the new templates and template versions for representing Advance Directive information.</w:t>
            </w:r>
            <w:r w:rsidRPr="007770C6">
              <w:rPr>
                <w:b/>
                <w:sz w:val="20"/>
                <w:rPrChange w:id="14676" w:author="Russell Ott" w:date="2022-05-16T11:47:00Z">
                  <w:rPr>
                    <w:b/>
                  </w:rPr>
                </w:rPrChange>
              </w:rPr>
              <w:t xml:space="preserve"> [</w:t>
            </w:r>
            <w:r w:rsidR="00E83F3B" w:rsidRPr="007770C6">
              <w:rPr>
                <w:b/>
                <w:sz w:val="20"/>
                <w:rPrChange w:id="14677" w:author="Russell Ott" w:date="2022-05-16T11:47:00Z">
                  <w:rPr>
                    <w:b/>
                  </w:rPr>
                </w:rPrChange>
              </w:rPr>
              <w:t>BP-098</w:t>
            </w:r>
            <w:r w:rsidRPr="007770C6">
              <w:rPr>
                <w:b/>
                <w:sz w:val="20"/>
                <w:rPrChange w:id="14678" w:author="Russell Ott" w:date="2022-05-16T11:47:00Z">
                  <w:rPr>
                    <w:b/>
                  </w:rPr>
                </w:rPrChange>
              </w:rPr>
              <w:t>]</w:t>
            </w:r>
          </w:p>
        </w:tc>
      </w:tr>
    </w:tbl>
    <w:p w14:paraId="41C2EA1C" w14:textId="77777777" w:rsidR="00424FFA" w:rsidRDefault="00424FFA" w:rsidP="00424FFA">
      <w:pPr>
        <w:rPr>
          <w:rPrChange w:id="14679" w:author="Russell Ott" w:date="2022-05-16T11:47:00Z">
            <w:rPr>
              <w:rFonts w:ascii="Calibri" w:hAnsi="Calibri"/>
            </w:rPr>
          </w:rPrChange>
        </w:rPr>
      </w:pPr>
    </w:p>
    <w:p w14:paraId="6D9C041E" w14:textId="77777777" w:rsidR="000816FD" w:rsidRPr="00C64922" w:rsidRDefault="000816FD" w:rsidP="00424FFA">
      <w:pPr>
        <w:rPr>
          <w:rPrChange w:id="14680" w:author="Russell Ott" w:date="2022-05-16T11:47:00Z">
            <w:rPr>
              <w:rFonts w:ascii="Calibri" w:hAnsi="Calibri"/>
            </w:rPr>
          </w:rPrChange>
        </w:rPr>
      </w:pPr>
    </w:p>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b/>
                <w:color w:val="FFFFFF"/>
                <w:rPrChange w:id="14681" w:author="Russell Ott" w:date="2022-05-16T11:47:00Z">
                  <w:rPr>
                    <w:rFonts w:ascii="Calibri Light" w:hAnsi="Calibri Light"/>
                    <w:b/>
                    <w:color w:val="FFFFFF"/>
                    <w:sz w:val="20"/>
                  </w:rPr>
                </w:rPrChange>
              </w:rPr>
            </w:pPr>
            <w:r w:rsidRPr="00D14360">
              <w:rPr>
                <w:b/>
                <w:color w:val="FFFFFF"/>
                <w:rPrChange w:id="14682" w:author="Russell Ott" w:date="2022-05-16T11:47:00Z">
                  <w:rPr>
                    <w:rFonts w:ascii="Calibri" w:hAnsi="Calibri"/>
                    <w:b/>
                    <w:color w:val="FFFFFF"/>
                  </w:rPr>
                </w:rPrChange>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b/>
                <w:rPrChange w:id="14683" w:author="Russell Ott" w:date="2022-05-16T11:47:00Z">
                  <w:rPr>
                    <w:rFonts w:ascii="Calibri" w:hAnsi="Calibri"/>
                    <w:b/>
                    <w:sz w:val="20"/>
                  </w:rPr>
                </w:rPrChange>
              </w:rPr>
            </w:pPr>
            <w:r w:rsidRPr="00D14360">
              <w:rPr>
                <w:b/>
                <w:rPrChange w:id="14684" w:author="Russell Ott" w:date="2022-05-16T11:47:00Z">
                  <w:rPr>
                    <w:rFonts w:ascii="Calibri" w:hAnsi="Calibri"/>
                    <w:b/>
                    <w:sz w:val="20"/>
                  </w:rPr>
                </w:rPrChange>
              </w:rPr>
              <w:t xml:space="preserve">Advance Care </w:t>
            </w:r>
            <w:r w:rsidRPr="00D14360">
              <w:rPr>
                <w:b/>
                <w:rPrChange w:id="14685" w:author="Russell Ott" w:date="2022-05-16T11:47:00Z">
                  <w:rPr>
                    <w:rFonts w:ascii="Calibri" w:hAnsi="Calibri"/>
                    <w:b/>
                    <w:sz w:val="20"/>
                  </w:rPr>
                </w:rPrChange>
              </w:rPr>
              <w:t>Planning Intervention (V1)</w:t>
            </w:r>
          </w:p>
          <w:p w14:paraId="61DCBB38" w14:textId="77777777" w:rsidR="00295A8B" w:rsidRPr="00D14360" w:rsidRDefault="00295A8B" w:rsidP="000B6222">
            <w:pPr>
              <w:rPr>
                <w:rFonts w:ascii="Calibri Light" w:eastAsia="Times New Roman" w:hAnsi="Calibri Light"/>
                <w:b/>
                <w:sz w:val="24"/>
                <w:szCs w:val="24"/>
                <w:rPrChange w:id="14686" w:author="Russell Ott" w:date="2022-05-16T11:47:00Z">
                  <w:rPr>
                    <w:rFonts w:ascii="Calibri Light" w:hAnsi="Calibri Light"/>
                    <w:b/>
                    <w:sz w:val="20"/>
                  </w:rPr>
                </w:rPrChange>
              </w:rPr>
            </w:pPr>
            <w:r w:rsidRPr="00D14360">
              <w:rPr>
                <w:rFonts w:ascii="Calibri Light" w:hAnsi="Calibri Light"/>
                <w:rPrChange w:id="14687" w:author="Russell Ott" w:date="2022-05-16T11:47:00Z">
                  <w:rPr>
                    <w:rFonts w:ascii="Calibri Light" w:hAnsi="Calibri Light"/>
                    <w:sz w:val="20"/>
                  </w:rPr>
                </w:rPrChange>
              </w:rPr>
              <w:t>New Version:</w:t>
            </w:r>
          </w:p>
          <w:p w14:paraId="6C074289" w14:textId="77777777" w:rsidR="00295A8B" w:rsidRPr="00D14360" w:rsidRDefault="00295A8B" w:rsidP="00D14360">
            <w:pPr>
              <w:ind w:right="-107"/>
              <w:rPr>
                <w:rFonts w:ascii="Calibri Light" w:eastAsia="Times New Roman" w:hAnsi="Calibri Light"/>
                <w:b/>
                <w:sz w:val="24"/>
                <w:szCs w:val="24"/>
                <w:rPrChange w:id="14688" w:author="Russell Ott" w:date="2022-05-16T11:47:00Z">
                  <w:rPr>
                    <w:rFonts w:ascii="Calibri Light" w:hAnsi="Calibri Light"/>
                    <w:b/>
                    <w:sz w:val="20"/>
                  </w:rPr>
                </w:rPrChange>
              </w:rPr>
            </w:pPr>
            <w:r w:rsidRPr="00D14360">
              <w:rPr>
                <w:rFonts w:ascii="Calibri Light" w:hAnsi="Calibri Light"/>
                <w:rPrChange w:id="14689" w:author="Russell Ott" w:date="2022-05-16T11:47:00Z">
                  <w:rPr>
                    <w:rFonts w:ascii="Calibri Light" w:hAnsi="Calibri Light"/>
                    <w:sz w:val="20"/>
                  </w:rPr>
                </w:rPrChange>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eastAsia="Times New Roman" w:hAnsi="Calibri Light"/>
                <w:sz w:val="24"/>
                <w:szCs w:val="24"/>
                <w:rPrChange w:id="14690" w:author="Russell Ott" w:date="2022-05-16T11:47:00Z">
                  <w:rPr>
                    <w:rFonts w:ascii="Calibri Light" w:hAnsi="Calibri Light"/>
                    <w:sz w:val="20"/>
                  </w:rPr>
                </w:rPrChange>
              </w:rPr>
            </w:pPr>
            <w:r w:rsidRPr="00D14360">
              <w:rPr>
                <w:rFonts w:ascii="Calibri Light" w:hAnsi="Calibri Light"/>
                <w:rPrChange w:id="14691" w:author="Russell Ott" w:date="2022-05-16T11:47:00Z">
                  <w:rPr>
                    <w:rFonts w:ascii="Calibri Light" w:hAnsi="Calibri Light"/>
                    <w:sz w:val="20"/>
                  </w:rPr>
                </w:rPrChange>
              </w:rPr>
              <w:t xml:space="preserve">The Advance Care Planning Intervention template is used to record a planned intervention that will involve reviewing and verifying </w:t>
            </w:r>
            <w:r w:rsidRPr="00D14360">
              <w:rPr>
                <w:rFonts w:ascii="Calibri Light" w:hAnsi="Calibri Light"/>
                <w:rPrChange w:id="14692" w:author="Russell Ott" w:date="2022-05-16T11:47:00Z">
                  <w:rPr>
                    <w:rFonts w:ascii="Calibri Light" w:hAnsi="Calibri Light"/>
                    <w:sz w:val="20"/>
                  </w:rPr>
                </w:rPrChange>
              </w:rPr>
              <w:t xml:space="preserve">a person’s directives or will involve educating and supporting a person on establishing or modifying his or her advance directives. It also can be used to record when the activity of reviewing and verifying a person’s directives has been completed or when </w:t>
            </w:r>
            <w:r w:rsidRPr="00D14360">
              <w:rPr>
                <w:rFonts w:ascii="Calibri Light" w:hAnsi="Calibri Light"/>
                <w:rPrChange w:id="14693" w:author="Russell Ott" w:date="2022-05-16T11:47:00Z">
                  <w:rPr>
                    <w:rFonts w:ascii="Calibri Light" w:hAnsi="Calibri Light"/>
                    <w:sz w:val="20"/>
                  </w:rPr>
                </w:rPrChange>
              </w:rPr>
              <w:t>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b/>
                <w:rPrChange w:id="14694" w:author="Russell Ott" w:date="2022-05-16T11:47:00Z">
                  <w:rPr>
                    <w:rFonts w:ascii="Calibri" w:hAnsi="Calibri"/>
                    <w:b/>
                    <w:sz w:val="20"/>
                  </w:rPr>
                </w:rPrChange>
              </w:rPr>
            </w:pPr>
            <w:r w:rsidRPr="00D14360">
              <w:rPr>
                <w:b/>
                <w:rPrChange w:id="14695" w:author="Russell Ott" w:date="2022-05-16T11:47:00Z">
                  <w:rPr>
                    <w:rFonts w:ascii="Calibri" w:hAnsi="Calibri"/>
                    <w:b/>
                    <w:sz w:val="20"/>
                  </w:rPr>
                </w:rPrChange>
              </w:rPr>
              <w:t>Advance Directive Observation (V4)</w:t>
            </w:r>
          </w:p>
          <w:p w14:paraId="2A1728FF" w14:textId="77777777" w:rsidR="00295A8B" w:rsidRPr="00D14360" w:rsidRDefault="00295A8B" w:rsidP="000B6222">
            <w:pPr>
              <w:rPr>
                <w:rFonts w:ascii="Calibri Light" w:eastAsia="Times New Roman" w:hAnsi="Calibri Light"/>
                <w:b/>
                <w:sz w:val="24"/>
                <w:szCs w:val="24"/>
                <w:rPrChange w:id="14696" w:author="Russell Ott" w:date="2022-05-16T11:47:00Z">
                  <w:rPr>
                    <w:rFonts w:ascii="Calibri Light" w:hAnsi="Calibri Light"/>
                    <w:b/>
                    <w:sz w:val="20"/>
                  </w:rPr>
                </w:rPrChange>
              </w:rPr>
            </w:pPr>
            <w:r w:rsidRPr="00D14360">
              <w:rPr>
                <w:rFonts w:ascii="Calibri Light" w:hAnsi="Calibri Light"/>
                <w:rPrChange w:id="14697" w:author="Russell Ott" w:date="2022-05-16T11:47:00Z">
                  <w:rPr>
                    <w:rFonts w:ascii="Calibri Light" w:hAnsi="Calibri Light"/>
                    <w:sz w:val="20"/>
                  </w:rPr>
                </w:rPrChange>
              </w:rPr>
              <w:t>New Version:</w:t>
            </w:r>
          </w:p>
          <w:p w14:paraId="558C83F2" w14:textId="77777777" w:rsidR="00295A8B" w:rsidRPr="00D14360" w:rsidRDefault="00295A8B" w:rsidP="000B6222">
            <w:pPr>
              <w:rPr>
                <w:rFonts w:ascii="Calibri Light" w:eastAsia="Times New Roman" w:hAnsi="Calibri Light"/>
                <w:b/>
                <w:sz w:val="24"/>
                <w:szCs w:val="24"/>
                <w:rPrChange w:id="14698" w:author="Russell Ott" w:date="2022-05-16T11:47:00Z">
                  <w:rPr>
                    <w:rFonts w:ascii="Calibri Light" w:hAnsi="Calibri Light"/>
                    <w:b/>
                    <w:sz w:val="20"/>
                  </w:rPr>
                </w:rPrChange>
              </w:rPr>
            </w:pPr>
            <w:r w:rsidRPr="00D14360">
              <w:rPr>
                <w:rFonts w:ascii="Calibri Light" w:hAnsi="Calibri Light"/>
                <w:rPrChange w:id="14699" w:author="Russell Ott" w:date="2022-05-16T11:47:00Z">
                  <w:rPr>
                    <w:rFonts w:ascii="Calibri Light" w:hAnsi="Calibri Light"/>
                    <w:sz w:val="20"/>
                  </w:rPr>
                </w:rPrChange>
              </w:rPr>
              <w:t xml:space="preserve">[observation: identifier </w:t>
            </w:r>
            <w:r w:rsidRPr="00D14360">
              <w:rPr>
                <w:rFonts w:ascii="Calibri Light" w:hAnsi="Calibri Light"/>
                <w:rPrChange w:id="14700" w:author="Russell Ott" w:date="2022-05-16T11:47:00Z">
                  <w:rPr>
                    <w:rFonts w:ascii="Calibri Light" w:hAnsi="Calibri Light"/>
                    <w:sz w:val="20"/>
                  </w:rPr>
                </w:rPrChange>
              </w:rPr>
              <w:t>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eastAsia="Times New Roman" w:hAnsi="Calibri Light"/>
                <w:sz w:val="24"/>
                <w:szCs w:val="24"/>
                <w:rPrChange w:id="14701" w:author="Russell Ott" w:date="2022-05-16T11:47:00Z">
                  <w:rPr>
                    <w:rFonts w:ascii="Calibri Light" w:hAnsi="Calibri Light"/>
                    <w:sz w:val="20"/>
                  </w:rPr>
                </w:rPrChange>
              </w:rPr>
            </w:pPr>
            <w:r w:rsidRPr="00D14360">
              <w:rPr>
                <w:rFonts w:ascii="Calibri Light" w:hAnsi="Calibri Light"/>
                <w:rPrChange w:id="14702" w:author="Russell Ott" w:date="2022-05-16T11:47:00Z">
                  <w:rPr>
                    <w:rFonts w:ascii="Calibri Light" w:hAnsi="Calibri Light"/>
                    <w:sz w:val="20"/>
                  </w:rPr>
                </w:rPrChange>
              </w:rPr>
              <w:t>An Advance Directive Observation template is used to record information about a document authored by the person and containing goals, preferences, and priorities for care. The observation records</w:t>
            </w:r>
            <w:r w:rsidRPr="00D14360">
              <w:rPr>
                <w:rFonts w:ascii="Calibri Light" w:hAnsi="Calibri Light"/>
                <w:rPrChange w:id="14703" w:author="Russell Ott" w:date="2022-05-16T11:47:00Z">
                  <w:rPr>
                    <w:rFonts w:ascii="Calibri Light" w:hAnsi="Calibri Light"/>
                    <w:sz w:val="20"/>
                  </w:rPr>
                </w:rPrChange>
              </w:rPr>
              <w:t xml:space="preserve"> that the document was available and may have been reviewed (verified). It records the kind (category) of advance directive document, where the document can be accessed, who verified it, and the type of content that was determined to be present. When a per</w:t>
            </w:r>
            <w:r w:rsidRPr="00D14360">
              <w:rPr>
                <w:rFonts w:ascii="Calibri Light" w:hAnsi="Calibri Light"/>
                <w:rPrChange w:id="14704" w:author="Russell Ott" w:date="2022-05-16T11:47:00Z">
                  <w:rPr>
                    <w:rFonts w:ascii="Calibri Light" w:hAnsi="Calibri Light"/>
                    <w:sz w:val="20"/>
                  </w:rPr>
                </w:rPrChange>
              </w:rPr>
              <w:t>son has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b/>
                <w:rPrChange w:id="14705" w:author="Russell Ott" w:date="2022-05-16T11:47:00Z">
                  <w:rPr>
                    <w:rFonts w:ascii="Calibri" w:hAnsi="Calibri"/>
                    <w:b/>
                    <w:sz w:val="20"/>
                  </w:rPr>
                </w:rPrChange>
              </w:rPr>
            </w:pPr>
            <w:r w:rsidRPr="00D14360">
              <w:rPr>
                <w:b/>
                <w:rPrChange w:id="14706" w:author="Russell Ott" w:date="2022-05-16T11:47:00Z">
                  <w:rPr>
                    <w:rFonts w:ascii="Calibri" w:hAnsi="Calibri"/>
                    <w:b/>
                    <w:sz w:val="20"/>
                  </w:rPr>
                </w:rPrChange>
              </w:rPr>
              <w:t>Advance Directive Organizer (V3</w:t>
            </w:r>
            <w:r w:rsidRPr="00D14360">
              <w:rPr>
                <w:b/>
                <w:rPrChange w:id="14707" w:author="Russell Ott" w:date="2022-05-16T11:47:00Z">
                  <w:rPr>
                    <w:rFonts w:ascii="Calibri" w:hAnsi="Calibri"/>
                    <w:b/>
                    <w:sz w:val="20"/>
                  </w:rPr>
                </w:rPrChange>
              </w:rPr>
              <w:t>)</w:t>
            </w:r>
          </w:p>
          <w:p w14:paraId="2D8F5D59" w14:textId="77777777" w:rsidR="00295A8B" w:rsidRPr="00D14360" w:rsidRDefault="00295A8B" w:rsidP="000B6222">
            <w:pPr>
              <w:rPr>
                <w:rFonts w:ascii="Calibri Light" w:eastAsia="Times New Roman" w:hAnsi="Calibri Light"/>
                <w:b/>
                <w:sz w:val="24"/>
                <w:szCs w:val="24"/>
                <w:rPrChange w:id="14708" w:author="Russell Ott" w:date="2022-05-16T11:47:00Z">
                  <w:rPr>
                    <w:rFonts w:ascii="Calibri Light" w:hAnsi="Calibri Light"/>
                    <w:b/>
                    <w:sz w:val="20"/>
                  </w:rPr>
                </w:rPrChange>
              </w:rPr>
            </w:pPr>
            <w:r w:rsidRPr="00D14360">
              <w:rPr>
                <w:rFonts w:ascii="Calibri Light" w:hAnsi="Calibri Light"/>
                <w:rPrChange w:id="14709" w:author="Russell Ott" w:date="2022-05-16T11:47:00Z">
                  <w:rPr>
                    <w:rFonts w:ascii="Calibri Light" w:hAnsi="Calibri Light"/>
                    <w:sz w:val="20"/>
                  </w:rPr>
                </w:rPrChange>
              </w:rPr>
              <w:t>New Version:</w:t>
            </w:r>
          </w:p>
          <w:p w14:paraId="6FFCD953" w14:textId="77777777" w:rsidR="00295A8B" w:rsidRPr="00D14360" w:rsidRDefault="00295A8B" w:rsidP="000B6222">
            <w:pPr>
              <w:rPr>
                <w:rFonts w:ascii="Calibri Light" w:eastAsia="Times New Roman" w:hAnsi="Calibri Light"/>
                <w:b/>
                <w:sz w:val="24"/>
                <w:szCs w:val="24"/>
                <w:rPrChange w:id="14710" w:author="Russell Ott" w:date="2022-05-16T11:47:00Z">
                  <w:rPr>
                    <w:rFonts w:ascii="Calibri Light" w:hAnsi="Calibri Light"/>
                    <w:b/>
                    <w:sz w:val="20"/>
                  </w:rPr>
                </w:rPrChange>
              </w:rPr>
            </w:pPr>
            <w:r w:rsidRPr="00D14360">
              <w:rPr>
                <w:rFonts w:ascii="Calibri Light" w:hAnsi="Calibri Light"/>
                <w:rPrChange w:id="14711" w:author="Russell Ott" w:date="2022-05-16T11:47:00Z">
                  <w:rPr>
                    <w:rFonts w:ascii="Calibri Light" w:hAnsi="Calibri Light"/>
                    <w:sz w:val="20"/>
                  </w:rPr>
                </w:rPrChange>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eastAsia="Times New Roman" w:hAnsi="Calibri Light"/>
                <w:sz w:val="24"/>
                <w:szCs w:val="24"/>
                <w:rPrChange w:id="14712" w:author="Russell Ott" w:date="2022-05-16T11:47:00Z">
                  <w:rPr>
                    <w:rFonts w:ascii="Calibri Light" w:hAnsi="Calibri Light"/>
                    <w:sz w:val="20"/>
                  </w:rPr>
                </w:rPrChange>
              </w:rPr>
            </w:pPr>
            <w:r w:rsidRPr="00D14360">
              <w:rPr>
                <w:rFonts w:ascii="Calibri Light" w:hAnsi="Calibri Light"/>
                <w:rPrChange w:id="14713" w:author="Russell Ott" w:date="2022-05-16T11:47:00Z">
                  <w:rPr>
                    <w:rFonts w:ascii="Calibri Light" w:hAnsi="Calibri Light"/>
                    <w:sz w:val="20"/>
                  </w:rPr>
                </w:rPrChange>
              </w:rPr>
              <w:t>This clinical statement groups a set of advance directive observations documented together at a single point in time, and relevant during the episode of car</w:t>
            </w:r>
            <w:r w:rsidRPr="00D14360">
              <w:rPr>
                <w:rFonts w:ascii="Calibri Light" w:hAnsi="Calibri Light"/>
                <w:rPrChange w:id="14714" w:author="Russell Ott" w:date="2022-05-16T11:47:00Z">
                  <w:rPr>
                    <w:rFonts w:ascii="Calibri Light" w:hAnsi="Calibri Light"/>
                    <w:sz w:val="20"/>
                  </w:rPr>
                </w:rPrChange>
              </w:rPr>
              <w:t>e being documented.</w:t>
            </w:r>
          </w:p>
          <w:p w14:paraId="3857E0F7" w14:textId="77777777" w:rsidR="00295A8B" w:rsidRPr="00D14360" w:rsidRDefault="00295A8B" w:rsidP="000B6222">
            <w:pPr>
              <w:rPr>
                <w:rFonts w:ascii="Calibri Light" w:hAnsi="Calibri Light"/>
                <w:rPrChange w:id="14715" w:author="Russell Ott" w:date="2022-05-16T11:47:00Z">
                  <w:rPr>
                    <w:rFonts w:ascii="Calibri Light" w:hAnsi="Calibri Light"/>
                    <w:sz w:val="20"/>
                  </w:rPr>
                </w:rPrChange>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b/>
                <w:rPrChange w:id="14716" w:author="Russell Ott" w:date="2022-05-16T11:47:00Z">
                  <w:rPr>
                    <w:rFonts w:ascii="Calibri" w:hAnsi="Calibri"/>
                    <w:b/>
                    <w:sz w:val="20"/>
                  </w:rPr>
                </w:rPrChange>
              </w:rPr>
            </w:pPr>
            <w:r w:rsidRPr="00D14360">
              <w:rPr>
                <w:b/>
                <w:rPrChange w:id="14717" w:author="Russell Ott" w:date="2022-05-16T11:47:00Z">
                  <w:rPr>
                    <w:rFonts w:ascii="Calibri" w:hAnsi="Calibri"/>
                    <w:b/>
                    <w:sz w:val="20"/>
                  </w:rPr>
                </w:rPrChange>
              </w:rPr>
              <w:t>Obligation Instruction</w:t>
            </w:r>
          </w:p>
          <w:p w14:paraId="2AFA2FB5" w14:textId="77777777" w:rsidR="00295A8B" w:rsidRPr="00D14360" w:rsidRDefault="00295A8B" w:rsidP="000B6222">
            <w:pPr>
              <w:rPr>
                <w:rFonts w:ascii="Calibri Light" w:eastAsia="Times New Roman" w:hAnsi="Calibri Light"/>
                <w:b/>
                <w:sz w:val="24"/>
                <w:szCs w:val="24"/>
                <w:rPrChange w:id="14718" w:author="Russell Ott" w:date="2022-05-16T11:47:00Z">
                  <w:rPr>
                    <w:rFonts w:ascii="Calibri Light" w:hAnsi="Calibri Light"/>
                    <w:b/>
                    <w:sz w:val="20"/>
                  </w:rPr>
                </w:rPrChange>
              </w:rPr>
            </w:pPr>
            <w:r w:rsidRPr="00D14360">
              <w:rPr>
                <w:rFonts w:ascii="Calibri Light" w:hAnsi="Calibri Light"/>
                <w:rPrChange w:id="14719" w:author="Russell Ott" w:date="2022-05-16T11:47:00Z">
                  <w:rPr>
                    <w:rFonts w:ascii="Calibri Light" w:hAnsi="Calibri Light"/>
                    <w:sz w:val="20"/>
                  </w:rPr>
                </w:rPrChange>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eastAsia="Times New Roman" w:hAnsi="Calibri Light"/>
                <w:sz w:val="24"/>
                <w:szCs w:val="24"/>
                <w:rPrChange w:id="14720" w:author="Russell Ott" w:date="2022-05-16T11:47:00Z">
                  <w:rPr>
                    <w:rFonts w:ascii="Calibri Light" w:hAnsi="Calibri Light"/>
                    <w:sz w:val="20"/>
                  </w:rPr>
                </w:rPrChange>
              </w:rPr>
            </w:pPr>
            <w:r w:rsidRPr="00D14360">
              <w:rPr>
                <w:rFonts w:ascii="Calibri Light" w:hAnsi="Calibri Light"/>
                <w:rPrChange w:id="14721" w:author="Russell Ott" w:date="2022-05-16T11:47:00Z">
                  <w:rPr>
                    <w:rFonts w:ascii="Calibri Light" w:hAnsi="Calibri Light"/>
                    <w:sz w:val="20"/>
                  </w:rPr>
                </w:rPrChange>
              </w:rPr>
              <w:t xml:space="preserve">The Obligation Instruction template represents a statement made by a patient regarding care services he or she wants to be </w:t>
            </w:r>
            <w:r w:rsidRPr="00D14360">
              <w:rPr>
                <w:rFonts w:ascii="Calibri Light" w:hAnsi="Calibri Light"/>
                <w:rPrChange w:id="14722" w:author="Russell Ott" w:date="2022-05-16T11:47:00Z">
                  <w:rPr>
                    <w:rFonts w:ascii="Calibri Light" w:hAnsi="Calibri Light"/>
                    <w:sz w:val="20"/>
                  </w:rPr>
                </w:rPrChange>
              </w:rPr>
              <w:t>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b/>
                <w:rPrChange w:id="14723" w:author="Russell Ott" w:date="2022-05-16T11:47:00Z">
                  <w:rPr>
                    <w:rFonts w:ascii="Calibri" w:hAnsi="Calibri"/>
                    <w:b/>
                    <w:sz w:val="20"/>
                  </w:rPr>
                </w:rPrChange>
              </w:rPr>
            </w:pPr>
            <w:r w:rsidRPr="00D14360">
              <w:rPr>
                <w:b/>
                <w:rPrChange w:id="14724" w:author="Russell Ott" w:date="2022-05-16T11:47:00Z">
                  <w:rPr>
                    <w:rFonts w:ascii="Calibri" w:hAnsi="Calibri"/>
                    <w:b/>
                    <w:sz w:val="20"/>
                  </w:rPr>
                </w:rPrChange>
              </w:rPr>
              <w:t>Prohibition Instruction</w:t>
            </w:r>
          </w:p>
          <w:p w14:paraId="35A35609" w14:textId="77777777" w:rsidR="00295A8B" w:rsidRPr="00D14360" w:rsidRDefault="00295A8B" w:rsidP="000B6222">
            <w:pPr>
              <w:rPr>
                <w:rFonts w:ascii="Calibri Light" w:eastAsia="Times New Roman" w:hAnsi="Calibri Light"/>
                <w:b/>
                <w:sz w:val="24"/>
                <w:szCs w:val="24"/>
                <w:rPrChange w:id="14725" w:author="Russell Ott" w:date="2022-05-16T11:47:00Z">
                  <w:rPr>
                    <w:rFonts w:ascii="Calibri Light" w:hAnsi="Calibri Light"/>
                    <w:b/>
                    <w:sz w:val="20"/>
                  </w:rPr>
                </w:rPrChange>
              </w:rPr>
            </w:pPr>
            <w:r w:rsidRPr="00D14360">
              <w:rPr>
                <w:rFonts w:ascii="Calibri Light" w:hAnsi="Calibri Light"/>
                <w:rPrChange w:id="14726" w:author="Russell Ott" w:date="2022-05-16T11:47:00Z">
                  <w:rPr>
                    <w:rFonts w:ascii="Calibri Light" w:hAnsi="Calibri Light"/>
                    <w:sz w:val="20"/>
                  </w:rPr>
                </w:rPrChange>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eastAsia="Times New Roman" w:hAnsi="Calibri Light"/>
                <w:sz w:val="24"/>
                <w:szCs w:val="24"/>
                <w:rPrChange w:id="14727" w:author="Russell Ott" w:date="2022-05-16T11:47:00Z">
                  <w:rPr>
                    <w:rFonts w:ascii="Calibri Light" w:hAnsi="Calibri Light"/>
                    <w:sz w:val="20"/>
                  </w:rPr>
                </w:rPrChange>
              </w:rPr>
            </w:pPr>
            <w:r w:rsidRPr="00D14360">
              <w:rPr>
                <w:rFonts w:ascii="Calibri Light" w:hAnsi="Calibri Light"/>
                <w:rPrChange w:id="14728" w:author="Russell Ott" w:date="2022-05-16T11:47:00Z">
                  <w:rPr>
                    <w:rFonts w:ascii="Calibri Light" w:hAnsi="Calibri Light"/>
                    <w:sz w:val="20"/>
                  </w:rPr>
                </w:rPrChange>
              </w:rPr>
              <w:t xml:space="preserve">The Prohibition Instruction template represents a statement made by a patient regarding care services he or she does not want to be </w:t>
            </w:r>
            <w:r w:rsidRPr="00D14360">
              <w:rPr>
                <w:rFonts w:ascii="Calibri Light" w:hAnsi="Calibri Light"/>
                <w:rPrChange w:id="14729" w:author="Russell Ott" w:date="2022-05-16T11:47:00Z">
                  <w:rPr>
                    <w:rFonts w:ascii="Calibri Light" w:hAnsi="Calibri Light"/>
                    <w:sz w:val="20"/>
                  </w:rPr>
                </w:rPrChange>
              </w:rPr>
              <w:t>performed.</w:t>
            </w:r>
          </w:p>
        </w:tc>
      </w:tr>
    </w:tbl>
    <w:p w14:paraId="531F0EE2" w14:textId="01E47812" w:rsidR="009A427D" w:rsidRPr="00C64922" w:rsidRDefault="001B2929" w:rsidP="001B2929">
      <w:pPr>
        <w:pStyle w:val="Caption"/>
      </w:pPr>
      <w:bookmarkStart w:id="14730" w:name="_Toc103262934"/>
      <w:bookmarkStart w:id="14731" w:name="_Toc21927052"/>
      <w:r w:rsidRPr="00C64922">
        <w:t xml:space="preserve">Table </w:t>
      </w:r>
      <w:r w:rsidR="00132A94">
        <w:fldChar w:fldCharType="begin"/>
      </w:r>
      <w:r w:rsidR="00132A94">
        <w:instrText xml:space="preserve"> SEQ Table \* ARABIC </w:instrText>
      </w:r>
      <w:r w:rsidR="00132A94">
        <w:fldChar w:fldCharType="separate"/>
      </w:r>
      <w:del w:id="14732" w:author="Russell Ott" w:date="2022-05-16T11:47:00Z">
        <w:r w:rsidR="00DE0DA7">
          <w:rPr>
            <w:noProof/>
          </w:rPr>
          <w:delText>71</w:delText>
        </w:r>
      </w:del>
      <w:ins w:id="14733" w:author="Russell Ott" w:date="2022-05-16T11:47:00Z">
        <w:r w:rsidR="00F10C7C">
          <w:rPr>
            <w:noProof/>
          </w:rPr>
          <w:t>67</w:t>
        </w:r>
      </w:ins>
      <w:r w:rsidR="00132A94">
        <w:rPr>
          <w:noProof/>
        </w:rPr>
        <w:fldChar w:fldCharType="end"/>
      </w:r>
      <w:r w:rsidRPr="00C64922">
        <w:t>: Summary of C-CDA Supplemental Templates for Advance Directives</w:t>
      </w:r>
      <w:r w:rsidRPr="00C64922">
        <w:rPr>
          <w:rStyle w:val="FootnoteReference"/>
        </w:rPr>
        <w:footnoteReference w:id="156"/>
      </w:r>
      <w:bookmarkEnd w:id="14730"/>
      <w:bookmarkEnd w:id="14731"/>
    </w:p>
    <w:p w14:paraId="698ACDDD" w14:textId="67624C8B" w:rsidR="009A427D" w:rsidRPr="00D14360" w:rsidRDefault="001B2929" w:rsidP="007770C6">
      <w:pPr>
        <w:pStyle w:val="NormalWeb"/>
        <w:spacing w:before="0" w:beforeAutospacing="0" w:after="120" w:afterAutospacing="0"/>
        <w:rPr>
          <w:rPrChange w:id="14734" w:author="Russell Ott" w:date="2022-05-16T11:47:00Z">
            <w:rPr/>
          </w:rPrChange>
        </w:rPr>
        <w:pPrChange w:id="14735" w:author="Russell Ott" w:date="2022-05-16T11:47:00Z">
          <w:pPr>
            <w:pStyle w:val="NormalWeb"/>
            <w:spacing w:before="0" w:beforeAutospacing="0" w:after="120" w:afterAutospacing="0"/>
            <w:ind w:hanging="475"/>
          </w:pPr>
        </w:pPrChange>
      </w:pPr>
      <w:del w:id="14736" w:author="Russell Ott" w:date="2022-05-16T11:47:00Z">
        <w:r w:rsidRPr="00D14360">
          <w:rPr>
            <w:rFonts w:cs="Calibri"/>
            <w:b/>
            <w:bCs/>
            <w:color w:val="000000"/>
            <w:sz w:val="22"/>
            <w:szCs w:val="22"/>
          </w:rPr>
          <w:delText xml:space="preserve"> </w:delText>
        </w:r>
        <w:r w:rsidR="000B7A2C" w:rsidRPr="00D14360">
          <w:rPr>
            <w:rFonts w:cs="Calibri"/>
          </w:rPr>
          <w:delText xml:space="preserve">        </w:delText>
        </w:r>
      </w:del>
      <w:r w:rsidR="009A427D" w:rsidRPr="00D14360">
        <w:rPr>
          <w:rPrChange w:id="14737" w:author="Russell Ott" w:date="2022-05-16T11:47:00Z">
            <w:rPr/>
          </w:rPrChange>
        </w:rPr>
        <w:t>Refer to the C-CDA</w:t>
      </w:r>
      <w:del w:id="14738" w:author="Russell Ott" w:date="2022-05-16T11:47:00Z">
        <w:r w:rsidR="009A427D" w:rsidRPr="00D14360">
          <w:rPr>
            <w:rFonts w:cs="Calibri"/>
          </w:rPr>
          <w:delText xml:space="preserve"> R2.1</w:delText>
        </w:r>
      </w:del>
      <w:r w:rsidR="009A427D" w:rsidRPr="00D14360">
        <w:rPr>
          <w:rPrChange w:id="14739" w:author="Russell Ott" w:date="2022-05-16T11:47:00Z">
            <w:rPr/>
          </w:rPrChange>
        </w:rPr>
        <w:t xml:space="preserve"> Supplemental Implementation Guide titled 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57"/>
      </w:r>
    </w:p>
    <w:p w14:paraId="0D08885B" w14:textId="411F5832" w:rsidR="009A427D" w:rsidRDefault="009A427D" w:rsidP="00F10C7C">
      <w:pPr>
        <w:pStyle w:val="Heading3"/>
      </w:pPr>
      <w:bookmarkStart w:id="14740" w:name="_1b18vdo1j32p" w:colFirst="0" w:colLast="0"/>
      <w:bookmarkStart w:id="14741" w:name="_Toc10707530"/>
      <w:bookmarkStart w:id="14742" w:name="_Toc11043719"/>
      <w:bookmarkStart w:id="14743" w:name="_Toc11045643"/>
      <w:bookmarkStart w:id="14744" w:name="_Toc11219059"/>
      <w:bookmarkStart w:id="14745" w:name="_Toc11391314"/>
      <w:bookmarkStart w:id="14746" w:name="_Toc103262716"/>
      <w:bookmarkEnd w:id="14740"/>
      <w:del w:id="14747" w:author="Russell Ott" w:date="2022-05-16T11:47:00Z">
        <w:r w:rsidRPr="00C64922">
          <w:delText xml:space="preserve"> </w:delText>
        </w:r>
      </w:del>
      <w:bookmarkStart w:id="14748" w:name="_Toc22823461"/>
      <w:r w:rsidRPr="00C64922">
        <w:t xml:space="preserve">Quality </w:t>
      </w:r>
      <w:r w:rsidR="00F96C65">
        <w:t>Measure</w:t>
      </w:r>
      <w:bookmarkEnd w:id="14741"/>
      <w:bookmarkEnd w:id="14742"/>
      <w:bookmarkEnd w:id="14743"/>
      <w:bookmarkEnd w:id="14744"/>
      <w:bookmarkEnd w:id="14745"/>
      <w:bookmarkEnd w:id="14746"/>
      <w:bookmarkEnd w:id="14748"/>
    </w:p>
    <w:p w14:paraId="1B63C235" w14:textId="77777777" w:rsidR="006C03C8" w:rsidRPr="00D14360" w:rsidRDefault="006C03C8" w:rsidP="006C03C8">
      <w:pPr>
        <w:rPr>
          <w:rFonts w:ascii="Times New Roman" w:eastAsia="Times New Roman" w:hAnsi="Times New Roman"/>
          <w:color w:val="000000"/>
          <w:sz w:val="24"/>
          <w:szCs w:val="24"/>
          <w:rPrChange w:id="14749" w:author="Russell Ott" w:date="2022-05-16T11:47:00Z">
            <w:rPr>
              <w:rFonts w:ascii="Calibri" w:hAnsi="Calibri"/>
              <w:color w:val="000000"/>
            </w:rPr>
          </w:rPrChange>
        </w:rPr>
      </w:pPr>
      <w:r w:rsidRPr="00D14360">
        <w:rPr>
          <w:color w:val="000000"/>
          <w:rPrChange w:id="14750" w:author="Russell Ott" w:date="2022-05-16T11:47:00Z">
            <w:rPr>
              <w:rFonts w:ascii="Calibri" w:hAnsi="Calibri"/>
              <w:color w:val="000000"/>
            </w:rPr>
          </w:rPrChange>
        </w:rPr>
        <w:t xml:space="preserve">As the focus on exchange of quality measure information increases, new possibilities have emerged for sharing quality care gap information in C-CDA documents.  </w:t>
      </w:r>
      <w:r w:rsidRPr="00D14360">
        <w:rPr>
          <w:color w:val="000000"/>
          <w:rPrChange w:id="14751" w:author="Russell Ott" w:date="2022-05-16T11:47:00Z">
            <w:rPr>
              <w:rFonts w:ascii="Calibri" w:hAnsi="Calibri"/>
              <w:color w:val="000000"/>
            </w:rPr>
          </w:rPrChange>
        </w:rPr>
        <w:t>Quality reporting CDA templates, compatible with C-CDA R2.1, are defined by the Clinical Quality Information Workgroup in the HL7 Quality Reporting Document Architecture standard.</w:t>
      </w:r>
      <w:r w:rsidRPr="00D14360">
        <w:rPr>
          <w:rStyle w:val="FootnoteReference"/>
          <w:color w:val="000000"/>
          <w:rPrChange w:id="14752" w:author="Russell Ott" w:date="2022-05-16T11:47:00Z">
            <w:rPr>
              <w:rStyle w:val="FootnoteReference"/>
              <w:rFonts w:ascii="Calibri" w:hAnsi="Calibri"/>
              <w:color w:val="000000"/>
            </w:rPr>
          </w:rPrChange>
        </w:rPr>
        <w:footnoteReference w:id="158"/>
      </w:r>
      <w:r w:rsidRPr="00D14360">
        <w:rPr>
          <w:color w:val="000000"/>
          <w:rPrChange w:id="14753" w:author="Russell Ott" w:date="2022-05-16T11:47:00Z">
            <w:rPr>
              <w:rFonts w:ascii="Calibri" w:hAnsi="Calibri"/>
              <w:color w:val="000000"/>
            </w:rPr>
          </w:rPrChange>
        </w:rPr>
        <w:t xml:space="preserve"> </w:t>
      </w:r>
      <w:r w:rsidRPr="00D14360">
        <w:rPr>
          <w:color w:val="000000"/>
          <w:shd w:val="clear" w:color="auto" w:fill="FFFFFF"/>
          <w:rPrChange w:id="14754" w:author="Russell Ott" w:date="2022-05-16T11:47:00Z">
            <w:rPr>
              <w:rFonts w:ascii="Calibri" w:hAnsi="Calibri"/>
              <w:color w:val="000000"/>
              <w:shd w:val="clear" w:color="auto" w:fill="FFFFFF"/>
            </w:rPr>
          </w:rPrChange>
        </w:rPr>
        <w:t>QRDA is a document format that provides a standard structure with which to</w:t>
      </w:r>
      <w:r w:rsidRPr="00D14360">
        <w:rPr>
          <w:color w:val="000000"/>
          <w:shd w:val="clear" w:color="auto" w:fill="FFFFFF"/>
          <w:rPrChange w:id="14755" w:author="Russell Ott" w:date="2022-05-16T11:47:00Z">
            <w:rPr>
              <w:rFonts w:ascii="Calibri" w:hAnsi="Calibri"/>
              <w:color w:val="000000"/>
              <w:shd w:val="clear" w:color="auto" w:fill="FFFFFF"/>
            </w:rPr>
          </w:rPrChange>
        </w:rPr>
        <w:t xml:space="preserve">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color w:val="000000"/>
          <w:rPrChange w:id="14756" w:author="Russell Ott" w:date="2022-05-16T11:47:00Z">
            <w:rPr>
              <w:rFonts w:ascii="Calibri" w:hAnsi="Calibri"/>
              <w:color w:val="000000"/>
            </w:rPr>
          </w:rPrChange>
        </w:rPr>
        <w:t xml:space="preserve">2.16.840.1.113883.10.20.24.2.2) </w:t>
      </w:r>
      <w:r w:rsidRPr="00D14360">
        <w:rPr>
          <w:color w:val="000000"/>
          <w:shd w:val="clear" w:color="auto" w:fill="FFFFFF"/>
          <w:rPrChange w:id="14757" w:author="Russell Ott" w:date="2022-05-16T11:47:00Z">
            <w:rPr>
              <w:rFonts w:ascii="Calibri" w:hAnsi="Calibri"/>
              <w:color w:val="000000"/>
              <w:shd w:val="clear" w:color="auto" w:fill="FFFFFF"/>
            </w:rPr>
          </w:rPrChange>
        </w:rPr>
        <w:t xml:space="preserve">template </w:t>
      </w:r>
      <w:r w:rsidRPr="00D14360">
        <w:rPr>
          <w:color w:val="000000"/>
          <w:rPrChange w:id="14758" w:author="Russell Ott" w:date="2022-05-16T11:47:00Z">
            <w:rPr>
              <w:rFonts w:ascii="Calibri" w:hAnsi="Calibri"/>
              <w:color w:val="000000"/>
            </w:rPr>
          </w:rPrChange>
        </w:rPr>
        <w:t>contains information about the measure or measures being reported.</w:t>
      </w:r>
    </w:p>
    <w:p w14:paraId="5D1E391A" w14:textId="77777777" w:rsidR="006C03C8" w:rsidRDefault="006C03C8" w:rsidP="002E634A">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759">
          <w:tblGrid>
            <w:gridCol w:w="1457"/>
            <w:gridCol w:w="7898"/>
          </w:tblGrid>
        </w:tblGridChange>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b/>
                <w:color w:val="FFFFFF"/>
                <w:rPrChange w:id="14760" w:author="Russell Ott" w:date="2022-05-16T11:47:00Z">
                  <w:rPr>
                    <w:rFonts w:ascii="Calibri" w:hAnsi="Calibri"/>
                    <w:b/>
                    <w:color w:val="FFFFFF"/>
                  </w:rPr>
                </w:rPrChange>
              </w:rPr>
            </w:pPr>
            <w:r w:rsidRPr="00D14360">
              <w:rPr>
                <w:b/>
                <w:color w:val="FFFFFF"/>
                <w:rPrChange w:id="14761" w:author="Russell Ott" w:date="2022-05-16T11:47:00Z">
                  <w:rPr>
                    <w:rFonts w:ascii="Calibri" w:hAnsi="Calibri"/>
                    <w:b/>
                    <w:color w:val="FFFFFF"/>
                  </w:rPr>
                </w:rPrChange>
              </w:rPr>
              <w:t>Entry Template</w:t>
            </w:r>
          </w:p>
        </w:tc>
        <w:tc>
          <w:tcPr>
            <w:tcW w:w="7898" w:type="dxa"/>
            <w:shd w:val="clear" w:color="auto" w:fill="4F81BD"/>
          </w:tcPr>
          <w:p w14:paraId="64815636" w14:textId="77777777" w:rsidR="00295A8B" w:rsidRPr="00D14360" w:rsidRDefault="00295A8B" w:rsidP="000B6222">
            <w:pPr>
              <w:rPr>
                <w:rFonts w:ascii="Times New Roman" w:eastAsia="Times New Roman" w:hAnsi="Times New Roman"/>
                <w:b/>
                <w:color w:val="FFFFFF"/>
                <w:sz w:val="24"/>
                <w:szCs w:val="24"/>
                <w:rPrChange w:id="14762" w:author="Russell Ott" w:date="2022-05-16T11:47:00Z">
                  <w:rPr>
                    <w:rFonts w:ascii="Calibri" w:hAnsi="Calibri"/>
                    <w:b/>
                    <w:color w:val="FFFFFF"/>
                  </w:rPr>
                </w:rPrChange>
              </w:rPr>
            </w:pPr>
            <w:r w:rsidRPr="00D14360">
              <w:rPr>
                <w:b/>
                <w:color w:val="FFFFFF"/>
                <w:rPrChange w:id="14763" w:author="Russell Ott" w:date="2022-05-16T11:47:00Z">
                  <w:rPr>
                    <w:rFonts w:ascii="Calibri" w:hAnsi="Calibri"/>
                    <w:b/>
                    <w:color w:val="FFFFFF"/>
                  </w:rPr>
                </w:rPrChange>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b/>
                <w:rPrChange w:id="14764" w:author="Russell Ott" w:date="2022-05-16T11:47:00Z">
                  <w:rPr>
                    <w:rFonts w:ascii="Calibri" w:hAnsi="Calibri"/>
                    <w:b/>
                    <w:sz w:val="20"/>
                  </w:rPr>
                </w:rPrChange>
              </w:rPr>
            </w:pPr>
            <w:r w:rsidRPr="00D14360">
              <w:rPr>
                <w:b/>
                <w:rPrChange w:id="14765" w:author="Russell Ott" w:date="2022-05-16T11:47: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eastAsia="Times New Roman" w:hAnsi="Calibri Light"/>
                <w:color w:val="000000"/>
                <w:sz w:val="24"/>
                <w:szCs w:val="24"/>
                <w:rPrChange w:id="14766" w:author="Russell Ott" w:date="2022-05-16T11:47:00Z">
                  <w:rPr>
                    <w:rFonts w:ascii="Calibri Light" w:hAnsi="Calibri Light"/>
                    <w:color w:val="000000"/>
                    <w:sz w:val="20"/>
                  </w:rPr>
                </w:rPrChange>
              </w:rPr>
            </w:pPr>
            <w:r w:rsidRPr="00D14360">
              <w:rPr>
                <w:rFonts w:ascii="Calibri Light" w:hAnsi="Calibri Light"/>
                <w:color w:val="000000"/>
                <w:rPrChange w:id="14767" w:author="Russell Ott" w:date="2022-05-16T11:47:00Z">
                  <w:rPr>
                    <w:rFonts w:ascii="Calibri Light" w:hAnsi="Calibri Light"/>
                    <w:color w:val="000000"/>
                    <w:sz w:val="20"/>
                  </w:rPr>
                </w:rPrChange>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b/>
                <w:rPrChange w:id="14768" w:author="Russell Ott" w:date="2022-05-16T11:47:00Z">
                  <w:rPr>
                    <w:rFonts w:ascii="Calibri" w:hAnsi="Calibri"/>
                    <w:b/>
                    <w:sz w:val="20"/>
                  </w:rPr>
                </w:rPrChange>
              </w:rPr>
            </w:pPr>
            <w:r w:rsidRPr="00D14360">
              <w:rPr>
                <w:b/>
                <w:rPrChange w:id="14769" w:author="Russell Ott" w:date="2022-05-16T11:47:00Z">
                  <w:rPr>
                    <w:rFonts w:ascii="Calibri" w:hAnsi="Calibri"/>
                    <w:b/>
                    <w:sz w:val="20"/>
                  </w:rPr>
                </w:rPrChange>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770" w:author="Russell Ott" w:date="2022-05-16T11:47:00Z">
                  <w:rPr>
                    <w:rFonts w:ascii="Calibri Light" w:hAnsi="Calibri Light"/>
                    <w:color w:val="000000"/>
                    <w:sz w:val="20"/>
                  </w:rPr>
                </w:rPrChange>
              </w:rPr>
            </w:pPr>
            <w:r w:rsidRPr="00D14360">
              <w:rPr>
                <w:rFonts w:ascii="Calibri Light" w:hAnsi="Calibri Light"/>
                <w:color w:val="000000"/>
                <w:rPrChange w:id="14771" w:author="Russell Ott" w:date="2022-05-16T11:47:00Z">
                  <w:rPr>
                    <w:rFonts w:ascii="Calibri Light" w:hAnsi="Calibri Light"/>
                    <w:color w:val="000000"/>
                    <w:sz w:val="20"/>
                  </w:rPr>
                </w:rPrChange>
              </w:rPr>
              <w:t xml:space="preserve">The template represents measure logic (i.e. denominators, numerators) by using negationInd in conjunction with the measure </w:t>
            </w:r>
            <w:r w:rsidRPr="00D14360">
              <w:rPr>
                <w:rFonts w:ascii="Calibri Light" w:hAnsi="Calibri Light"/>
                <w:color w:val="000000"/>
                <w:rPrChange w:id="14772" w:author="Russell Ott" w:date="2022-05-16T11:47:00Z">
                  <w:rPr>
                    <w:rFonts w:ascii="Calibri Light" w:hAnsi="Calibri Light"/>
                    <w:color w:val="000000"/>
                    <w:sz w:val="20"/>
                  </w:rPr>
                </w:rPrChange>
              </w:rPr>
              <w:t>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773" w:author="Russell Ott" w:date="2022-05-16T11:47:00Z">
                  <w:rPr>
                    <w:rFonts w:ascii="Calibri Light" w:hAnsi="Calibri Light"/>
                    <w:color w:val="000000"/>
                    <w:sz w:val="20"/>
                  </w:rPr>
                </w:rPrChange>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774" w:author="Russell Ott" w:date="2022-05-16T11:47:00Z">
                  <w:rPr>
                    <w:rFonts w:ascii="Calibri Light" w:hAnsi="Calibri Light"/>
                    <w:color w:val="000000"/>
                    <w:sz w:val="20"/>
                  </w:rPr>
                </w:rPrChange>
              </w:rPr>
            </w:pPr>
            <w:r w:rsidRPr="00D14360">
              <w:rPr>
                <w:rFonts w:ascii="Calibri Light" w:hAnsi="Calibri Light"/>
                <w:color w:val="000000"/>
                <w:rPrChange w:id="14775" w:author="Russell Ott" w:date="2022-05-16T11:47:00Z">
                  <w:rPr>
                    <w:rFonts w:ascii="Calibri Light" w:hAnsi="Calibri Light"/>
                    <w:color w:val="000000"/>
                    <w:sz w:val="20"/>
                  </w:rPr>
                </w:rPrChange>
              </w:rPr>
              <w:t>This example complies with QRDA1 measure section but may not suitable for formal quality reporting. Refer to QRDA1 and QRDA3 implementation guidance for mor</w:t>
            </w:r>
            <w:r w:rsidRPr="00D14360">
              <w:rPr>
                <w:rFonts w:ascii="Calibri Light" w:hAnsi="Calibri Light"/>
                <w:color w:val="000000"/>
                <w:rPrChange w:id="14776" w:author="Russell Ott" w:date="2022-05-16T11:47:00Z">
                  <w:rPr>
                    <w:rFonts w:ascii="Calibri Light" w:hAnsi="Calibri Light"/>
                    <w:color w:val="000000"/>
                    <w:sz w:val="20"/>
                  </w:rPr>
                </w:rPrChange>
              </w:rPr>
              <w:t xml:space="preserve">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777" w:author="Russell Ott" w:date="2022-05-16T11:47:00Z">
                  <w:rPr>
                    <w:rFonts w:ascii="Calibri Light" w:hAnsi="Calibri Light"/>
                    <w:color w:val="000000"/>
                    <w:sz w:val="20"/>
                  </w:rPr>
                </w:rPrChange>
              </w:rPr>
            </w:pPr>
            <w:r w:rsidRPr="00D14360">
              <w:rPr>
                <w:rFonts w:ascii="Calibri Light" w:hAnsi="Calibri Light"/>
                <w:color w:val="000000"/>
                <w:rPrChange w:id="14778" w:author="Russell Ott" w:date="2022-05-16T11:47:00Z">
                  <w:rPr>
                    <w:rFonts w:ascii="Calibri Light" w:hAnsi="Calibri Light"/>
                    <w:color w:val="000000"/>
                    <w:sz w:val="20"/>
                  </w:rPr>
                </w:rPrChange>
              </w:rPr>
              <w:t>Per discussions with clinical quality improvement CQI workgroup, this template aligns with how the Joint Commission encourage patient level reporting in QRDA1 documents.</w:t>
            </w:r>
          </w:p>
        </w:tc>
      </w:tr>
      <w:tr w:rsidR="00295A8B" w:rsidRPr="000447CF" w14:paraId="5E01D18E" w14:textId="77777777" w:rsidTr="00BA68FF">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b/>
                <w:rPrChange w:id="14779" w:author="Russell Ott" w:date="2022-05-16T11:47:00Z">
                  <w:rPr>
                    <w:rFonts w:ascii="Calibri" w:hAnsi="Calibri"/>
                    <w:b/>
                    <w:sz w:val="20"/>
                  </w:rPr>
                </w:rPrChange>
              </w:rPr>
            </w:pPr>
            <w:r w:rsidRPr="00D14360">
              <w:rPr>
                <w:b/>
                <w:rPrChange w:id="14780" w:author="Russell Ott" w:date="2022-05-16T11:47: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eastAsia="Times New Roman" w:hAnsi="Calibri Light"/>
                <w:color w:val="000000"/>
                <w:sz w:val="24"/>
                <w:szCs w:val="24"/>
                <w:rPrChange w:id="14781" w:author="Russell Ott" w:date="2022-05-16T11:47:00Z">
                  <w:rPr>
                    <w:rFonts w:ascii="Calibri Light" w:hAnsi="Calibri Light"/>
                    <w:color w:val="000000"/>
                    <w:sz w:val="20"/>
                  </w:rPr>
                </w:rPrChange>
              </w:rPr>
            </w:pPr>
            <w:r w:rsidRPr="00D14360">
              <w:rPr>
                <w:rFonts w:ascii="Calibri Light" w:hAnsi="Calibri Light"/>
                <w:color w:val="000000"/>
                <w:rPrChange w:id="14782" w:author="Russell Ott" w:date="2022-05-16T11:47:00Z">
                  <w:rPr>
                    <w:rFonts w:ascii="Calibri Light" w:hAnsi="Calibri Light"/>
                    <w:color w:val="000000"/>
                    <w:sz w:val="20"/>
                  </w:rPr>
                </w:rPrChange>
              </w:rPr>
              <w:t xml:space="preserve">This is a discrete observation that has been made in order for </w:t>
            </w:r>
            <w:r w:rsidRPr="00D14360">
              <w:rPr>
                <w:rFonts w:ascii="Calibri Light" w:hAnsi="Calibri Light"/>
                <w:color w:val="000000"/>
                <w:rPrChange w:id="14783" w:author="Russell Ott" w:date="2022-05-16T11:47:00Z">
                  <w:rPr>
                    <w:rFonts w:ascii="Calibri Light" w:hAnsi="Calibri Light"/>
                    <w:color w:val="000000"/>
                    <w:sz w:val="20"/>
                  </w:rPr>
                </w:rPrChange>
              </w:rPr>
              <w:t>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eastAsia="Times New Roman" w:hAnsi="Calibri Light"/>
                <w:color w:val="000000"/>
                <w:sz w:val="24"/>
                <w:szCs w:val="24"/>
                <w:rPrChange w:id="14784" w:author="Russell Ott" w:date="2022-05-16T11:47:00Z">
                  <w:rPr>
                    <w:rFonts w:ascii="Calibri Light" w:hAnsi="Calibri Light"/>
                    <w:color w:val="000000"/>
                    <w:sz w:val="20"/>
                  </w:rPr>
                </w:rPrChange>
              </w:rPr>
            </w:pPr>
            <w:r w:rsidRPr="00D14360">
              <w:rPr>
                <w:rFonts w:ascii="Calibri Light" w:hAnsi="Calibri Light"/>
                <w:color w:val="000000"/>
                <w:rPrChange w:id="14785" w:author="Russell Ott" w:date="2022-05-16T11:47:00Z">
                  <w:rPr>
                    <w:rFonts w:ascii="Calibri Light" w:hAnsi="Calibri Light"/>
                    <w:color w:val="000000"/>
                    <w:sz w:val="20"/>
                  </w:rPr>
                </w:rPrChange>
              </w:rPr>
              <w:t>This template does not include an effectiveTime element. See other considerations below.</w:t>
            </w:r>
          </w:p>
        </w:tc>
      </w:tr>
      <w:tr w:rsidR="00295A8B" w:rsidRPr="000447CF" w14:paraId="4E14BC52" w14:textId="77777777" w:rsidTr="00BA68FF">
        <w:tblPrEx>
          <w:tblW w:w="9355" w:type="dxa"/>
          <w:tblBorders>
            <w:top w:val="single" w:sz="4" w:space="0" w:color="4F81BD"/>
            <w:left w:val="single" w:sz="4" w:space="0" w:color="4F81BD"/>
            <w:bottom w:val="single" w:sz="4" w:space="0" w:color="4F81BD"/>
            <w:right w:val="single" w:sz="4" w:space="0" w:color="4F81BD"/>
          </w:tblBorders>
          <w:tblPrExChange w:id="14786" w:author="Russell Ott" w:date="2022-05-16T11:47:00Z">
            <w:tblPrEx>
              <w:tblW w:w="9355" w:type="dxa"/>
              <w:tblBorders>
                <w:top w:val="single" w:sz="4" w:space="0" w:color="4F81BD"/>
                <w:left w:val="single" w:sz="4" w:space="0" w:color="4F81BD"/>
                <w:bottom w:val="single" w:sz="4" w:space="0" w:color="4F81BD"/>
                <w:right w:val="single" w:sz="4" w:space="0" w:color="4F81BD"/>
              </w:tblBorders>
            </w:tblPrEx>
          </w:tblPrExChange>
        </w:tblPrEx>
        <w:trPr>
          <w:cantSplit/>
          <w:trHeight w:val="359"/>
          <w:trPrChange w:id="14787" w:author="Russell Ott" w:date="2022-05-16T11:47:00Z">
            <w:trPr>
              <w:cantSplit/>
              <w:trHeight w:val="359"/>
            </w:trPr>
          </w:trPrChange>
        </w:trPr>
        <w:tc>
          <w:tcPr>
            <w:tcW w:w="1457" w:type="dxa"/>
            <w:tcBorders>
              <w:top w:val="single" w:sz="4" w:space="0" w:color="4F81BD"/>
              <w:bottom w:val="single" w:sz="4" w:space="0" w:color="4472C4" w:themeColor="accent1"/>
              <w:right w:val="nil"/>
            </w:tcBorders>
            <w:shd w:val="clear" w:color="auto" w:fill="FFFFFF"/>
            <w:tcPrChange w:id="14788" w:author="Russell Ott" w:date="2022-05-16T11:47:00Z">
              <w:tcPr>
                <w:tcW w:w="1457" w:type="dxa"/>
                <w:tcBorders>
                  <w:right w:val="nil"/>
                </w:tcBorders>
                <w:shd w:val="clear" w:color="auto" w:fill="FFFFFF"/>
              </w:tcPr>
            </w:tcPrChange>
          </w:tcPr>
          <w:p w14:paraId="06D11B8B" w14:textId="77777777" w:rsidR="00295A8B" w:rsidRPr="00D14360" w:rsidRDefault="00295A8B" w:rsidP="000B6222">
            <w:pPr>
              <w:rPr>
                <w:b/>
                <w:color w:val="000000"/>
                <w:rPrChange w:id="14789" w:author="Russell Ott" w:date="2022-05-16T11:47:00Z">
                  <w:rPr>
                    <w:rFonts w:ascii="Calibri" w:hAnsi="Calibri"/>
                    <w:b/>
                    <w:color w:val="000000"/>
                    <w:sz w:val="20"/>
                  </w:rPr>
                </w:rPrChange>
              </w:rPr>
            </w:pPr>
            <w:r w:rsidRPr="00D14360">
              <w:rPr>
                <w:b/>
                <w:color w:val="000000"/>
                <w:rPrChange w:id="14790" w:author="Russell Ott" w:date="2022-05-16T11:47: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4791" w:author="Russell Ott" w:date="2022-05-16T11:47:00Z">
              <w:tcPr>
                <w:tcW w:w="7898" w:type="dxa"/>
                <w:shd w:val="clear" w:color="auto" w:fill="auto"/>
              </w:tcPr>
            </w:tcPrChange>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792" w:author="Russell Ott" w:date="2022-05-16T11:47:00Z">
                  <w:rPr>
                    <w:rFonts w:ascii="Calibri Light" w:hAnsi="Calibri Light"/>
                    <w:color w:val="000000"/>
                    <w:sz w:val="20"/>
                  </w:rPr>
                </w:rPrChange>
              </w:rPr>
            </w:pPr>
            <w:r w:rsidRPr="00D14360">
              <w:rPr>
                <w:rFonts w:ascii="Calibri Light" w:hAnsi="Calibri Light"/>
                <w:color w:val="000000"/>
                <w:rPrChange w:id="14793" w:author="Russell Ott" w:date="2022-05-16T11:47:00Z">
                  <w:rPr>
                    <w:rFonts w:ascii="Calibri Light" w:hAnsi="Calibri Light"/>
                    <w:color w:val="000000"/>
                    <w:sz w:val="20"/>
                  </w:rPr>
                </w:rPrChange>
              </w:rPr>
              <w:t xml:space="preserve">Not specified. </w:t>
            </w:r>
          </w:p>
        </w:tc>
      </w:tr>
      <w:tr w:rsidR="00295A8B" w:rsidRPr="000447CF" w14:paraId="3CE4D4CB" w14:textId="77777777" w:rsidTr="00D14360">
        <w:trPr>
          <w:cantSplit/>
          <w:trHeight w:val="341"/>
          <w:del w:id="14794" w:author="Russell Ott" w:date="2022-05-16T11:47:00Z"/>
        </w:trPr>
        <w:tc>
          <w:tcPr>
            <w:tcW w:w="1457" w:type="dxa"/>
            <w:tcBorders>
              <w:top w:val="single" w:sz="4" w:space="0" w:color="4F81BD"/>
              <w:bottom w:val="single" w:sz="4" w:space="0" w:color="4F81BD"/>
              <w:right w:val="nil"/>
            </w:tcBorders>
            <w:shd w:val="clear" w:color="auto" w:fill="FFFFFF"/>
          </w:tcPr>
          <w:p w14:paraId="6A875EFD" w14:textId="77777777" w:rsidR="00295A8B" w:rsidRPr="00D14360" w:rsidRDefault="00295A8B" w:rsidP="000B6222">
            <w:pPr>
              <w:rPr>
                <w:del w:id="14795" w:author="Russell Ott" w:date="2022-05-16T11:47:00Z"/>
                <w:rFonts w:cs="Calibri"/>
                <w:b/>
                <w:bCs/>
              </w:rPr>
            </w:pPr>
            <w:del w:id="14796" w:author="Russell Ott" w:date="2022-05-16T11:47: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6653EE2B" w14:textId="77777777" w:rsidR="00295A8B" w:rsidRPr="00D14360" w:rsidRDefault="00295A8B" w:rsidP="00D14360">
            <w:pPr>
              <w:pStyle w:val="HTMLPreformatted"/>
              <w:shd w:val="clear" w:color="auto" w:fill="FFFFFF"/>
              <w:spacing w:line="225" w:lineRule="atLeast"/>
              <w:rPr>
                <w:del w:id="14797" w:author="Russell Ott" w:date="2022-05-16T11:47:00Z"/>
                <w:rFonts w:ascii="Calibri Light" w:hAnsi="Calibri Light" w:cs="Calibri Light"/>
                <w:color w:val="000000"/>
              </w:rPr>
            </w:pPr>
            <w:del w:id="14798" w:author="Russell Ott" w:date="2022-05-16T11:47:00Z">
              <w:r w:rsidRPr="00D14360">
                <w:rPr>
                  <w:rFonts w:ascii="Calibri Light" w:hAnsi="Calibri Light" w:cs="Calibri Light"/>
                  <w:color w:val="000000"/>
                </w:rPr>
                <w:delText>None specified.</w:delText>
              </w:r>
            </w:del>
          </w:p>
        </w:tc>
      </w:tr>
      <w:tr w:rsidR="00295A8B" w:rsidRPr="000447CF" w14:paraId="6020667F" w14:textId="77777777" w:rsidTr="00BA68FF">
        <w:tblPrEx>
          <w:tblW w:w="9355" w:type="dxa"/>
          <w:tblBorders>
            <w:top w:val="single" w:sz="4" w:space="0" w:color="4F81BD"/>
            <w:left w:val="single" w:sz="4" w:space="0" w:color="4F81BD"/>
            <w:bottom w:val="single" w:sz="4" w:space="0" w:color="4F81BD"/>
            <w:right w:val="single" w:sz="4" w:space="0" w:color="4F81BD"/>
          </w:tblBorders>
          <w:tblPrExChange w:id="14799" w:author="Russell Ott" w:date="2022-05-16T11:47:00Z">
            <w:tblPrEx>
              <w:tblW w:w="9355" w:type="dxa"/>
              <w:tblBorders>
                <w:top w:val="single" w:sz="4" w:space="0" w:color="4F81BD"/>
                <w:left w:val="single" w:sz="4" w:space="0" w:color="4F81BD"/>
                <w:bottom w:val="single" w:sz="4" w:space="0" w:color="4F81BD"/>
                <w:right w:val="single" w:sz="4" w:space="0" w:color="4F81BD"/>
              </w:tblBorders>
            </w:tblPrEx>
          </w:tblPrExChange>
        </w:tblPrEx>
        <w:trPr>
          <w:cantSplit/>
          <w:trPrChange w:id="14800" w:author="Russell Ott" w:date="2022-05-16T11:47:00Z">
            <w:trPr>
              <w:cantSplit/>
            </w:trPr>
          </w:trPrChange>
        </w:trPr>
        <w:tc>
          <w:tcPr>
            <w:tcW w:w="1457" w:type="dxa"/>
            <w:tcBorders>
              <w:top w:val="single" w:sz="4" w:space="0" w:color="4472C4" w:themeColor="accent1"/>
              <w:bottom w:val="single" w:sz="4" w:space="0" w:color="4472C4"/>
              <w:right w:val="nil"/>
            </w:tcBorders>
            <w:shd w:val="clear" w:color="auto" w:fill="FFFFFF"/>
            <w:tcPrChange w:id="14801" w:author="Russell Ott" w:date="2022-05-16T11:47:00Z">
              <w:tcPr>
                <w:tcW w:w="1457" w:type="dxa"/>
                <w:tcBorders>
                  <w:bottom w:val="single" w:sz="4" w:space="0" w:color="4472C4"/>
                  <w:right w:val="nil"/>
                </w:tcBorders>
                <w:shd w:val="clear" w:color="auto" w:fill="FFFFFF"/>
              </w:tcPr>
            </w:tcPrChange>
          </w:tcPr>
          <w:p w14:paraId="2FC65BEC" w14:textId="77777777" w:rsidR="00295A8B" w:rsidRPr="00D14360" w:rsidRDefault="00295A8B" w:rsidP="000B6222">
            <w:pPr>
              <w:rPr>
                <w:b/>
                <w:rPrChange w:id="14802" w:author="Russell Ott" w:date="2022-05-16T11:47:00Z">
                  <w:rPr>
                    <w:rFonts w:ascii="Calibri" w:hAnsi="Calibri"/>
                    <w:b/>
                    <w:sz w:val="20"/>
                  </w:rPr>
                </w:rPrChange>
              </w:rPr>
            </w:pPr>
            <w:r w:rsidRPr="00D14360">
              <w:rPr>
                <w:b/>
                <w:rPrChange w:id="14803" w:author="Russell Ott" w:date="2022-05-16T11:47: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4804" w:author="Russell Ott" w:date="2022-05-16T11:47:00Z">
              <w:tcPr>
                <w:tcW w:w="7898" w:type="dxa"/>
                <w:tcBorders>
                  <w:bottom w:val="single" w:sz="4" w:space="0" w:color="4472C4"/>
                </w:tcBorders>
                <w:shd w:val="clear" w:color="auto" w:fill="auto"/>
              </w:tcPr>
            </w:tcPrChange>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05" w:author="Russell Ott" w:date="2022-05-16T11:47:00Z">
                  <w:rPr>
                    <w:rFonts w:ascii="Calibri Light" w:hAnsi="Calibri Light"/>
                    <w:color w:val="000000"/>
                    <w:sz w:val="20"/>
                  </w:rPr>
                </w:rPrChange>
              </w:rPr>
            </w:pPr>
            <w:r w:rsidRPr="00D14360">
              <w:rPr>
                <w:rFonts w:ascii="Calibri Light" w:hAnsi="Calibri Light"/>
                <w:color w:val="000000"/>
                <w:rPrChange w:id="14806" w:author="Russell Ott" w:date="2022-05-16T11:47:00Z">
                  <w:rPr>
                    <w:rFonts w:ascii="Calibri Light" w:hAnsi="Calibri Light"/>
                    <w:color w:val="000000"/>
                    <w:sz w:val="20"/>
                  </w:rPr>
                </w:rPrChange>
              </w:rPr>
              <w:t xml:space="preserve">The template enables </w:t>
            </w:r>
            <w:r w:rsidRPr="00D14360">
              <w:rPr>
                <w:rFonts w:ascii="Calibri Light" w:hAnsi="Calibri Light"/>
                <w:color w:val="000000"/>
                <w:rPrChange w:id="14807" w:author="Russell Ott" w:date="2022-05-16T11:47:00Z">
                  <w:rPr>
                    <w:rFonts w:ascii="Calibri Light" w:hAnsi="Calibri Light"/>
                    <w:color w:val="000000"/>
                    <w:sz w:val="20"/>
                  </w:rPr>
                </w:rPrChange>
              </w:rPr>
              <w:t>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808" w:author="Russell Ott" w:date="2022-05-16T11:47:00Z">
                  <w:rPr>
                    <w:rFonts w:ascii="Calibri Light" w:hAnsi="Calibri Light"/>
                    <w:color w:val="000000"/>
                    <w:sz w:val="20"/>
                  </w:rPr>
                </w:rPrChange>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09" w:author="Russell Ott" w:date="2022-05-16T11:47:00Z">
                  <w:rPr>
                    <w:rFonts w:ascii="Calibri Light" w:hAnsi="Calibri Light"/>
                    <w:color w:val="000000"/>
                    <w:sz w:val="20"/>
                  </w:rPr>
                </w:rPrChange>
              </w:rPr>
            </w:pPr>
            <w:r w:rsidRPr="00D14360">
              <w:rPr>
                <w:rFonts w:ascii="Calibri Light" w:hAnsi="Calibri Light"/>
                <w:color w:val="000000"/>
                <w:rPrChange w:id="14810" w:author="Russell Ott" w:date="2022-05-16T11:47:00Z">
                  <w:rPr>
                    <w:rFonts w:ascii="Calibri Light" w:hAnsi="Calibri Light"/>
                    <w:color w:val="000000"/>
                    <w:sz w:val="20"/>
                  </w:rPr>
                </w:rPrChange>
              </w:rPr>
              <w:t>Measures are referenced through externalAct reference to an externalDocument. The externalDocument/ids and version numbers are used to reference the meas</w:t>
            </w:r>
            <w:r w:rsidRPr="00D14360">
              <w:rPr>
                <w:rFonts w:ascii="Calibri Light" w:hAnsi="Calibri Light"/>
                <w:color w:val="000000"/>
                <w:rPrChange w:id="14811" w:author="Russell Ott" w:date="2022-05-16T11:47:00Z">
                  <w:rPr>
                    <w:rFonts w:ascii="Calibri Light" w:hAnsi="Calibri Light"/>
                    <w:color w:val="000000"/>
                    <w:sz w:val="20"/>
                  </w:rPr>
                </w:rPrChange>
              </w:rPr>
              <w:t>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b/>
                <w:rPrChange w:id="14812" w:author="Russell Ott" w:date="2022-05-16T11:47:00Z">
                  <w:rPr>
                    <w:rFonts w:ascii="Calibri" w:hAnsi="Calibri"/>
                    <w:b/>
                    <w:sz w:val="20"/>
                  </w:rPr>
                </w:rPrChange>
              </w:rPr>
            </w:pPr>
            <w:r>
              <w:rPr>
                <w:b/>
                <w:rPrChange w:id="14813" w:author="Russell Ott" w:date="2022-05-16T11:47:00Z">
                  <w:rPr>
                    <w:rFonts w:ascii="Calibri" w:hAnsi="Calibri"/>
                    <w:b/>
                    <w:sz w:val="20"/>
                  </w:rPr>
                </w:rPrChange>
              </w:rPr>
              <w:t>Example</w:t>
            </w:r>
          </w:p>
        </w:tc>
        <w:tc>
          <w:tcPr>
            <w:tcW w:w="7898" w:type="dxa"/>
            <w:tcBorders>
              <w:top w:val="single" w:sz="4" w:space="0" w:color="4472C4"/>
              <w:bottom w:val="single" w:sz="4" w:space="0" w:color="4472C4"/>
            </w:tcBorders>
            <w:shd w:val="clear" w:color="auto" w:fill="auto"/>
          </w:tcPr>
          <w:p w14:paraId="3194885A" w14:textId="31C43C2D"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rPrChange w:id="14814" w:author="Russell Ott" w:date="2022-05-16T11:47:00Z">
                  <w:rPr>
                    <w:rFonts w:ascii="Calibri Light" w:hAnsi="Calibri Light"/>
                    <w:sz w:val="20"/>
                  </w:rPr>
                </w:rPrChange>
              </w:rPr>
            </w:pPr>
            <w:r w:rsidRPr="00AD08FB">
              <w:rPr>
                <w:rFonts w:ascii="Calibri Light" w:hAnsi="Calibri Light"/>
                <w:rPrChange w:id="14815" w:author="Russell Ott" w:date="2022-05-16T11:47:00Z">
                  <w:rPr>
                    <w:rFonts w:ascii="Calibri Light" w:hAnsi="Calibri Light"/>
                    <w:sz w:val="20"/>
                  </w:rPr>
                </w:rPrChange>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rPrChange w:id="14816" w:author="Russell Ott" w:date="2022-05-16T11:47:00Z">
                  <w:rPr>
                    <w:rFonts w:ascii="Calibri Light" w:hAnsi="Calibri Light"/>
                    <w:sz w:val="20"/>
                  </w:rPr>
                </w:rPrChange>
              </w:rPr>
              <w:fldChar w:fldCharType="separate"/>
            </w:r>
            <w:r w:rsidR="00F10C7C" w:rsidRPr="00F10C7C">
              <w:rPr>
                <w:rFonts w:ascii="Calibri Light" w:hAnsi="Calibri Light"/>
                <w:rPrChange w:id="14817" w:author="Russell Ott" w:date="2022-05-16T11:47:00Z">
                  <w:rPr>
                    <w:rFonts w:ascii="Calibri Light" w:hAnsi="Calibri Light"/>
                    <w:sz w:val="20"/>
                  </w:rPr>
                </w:rPrChange>
              </w:rPr>
              <w:t xml:space="preserve">Example </w:t>
            </w:r>
            <w:del w:id="14818" w:author="Russell Ott" w:date="2022-05-16T11:47:00Z">
              <w:r w:rsidR="00DE0DA7" w:rsidRPr="00DE0DA7">
                <w:rPr>
                  <w:rFonts w:ascii="Calibri Light" w:hAnsi="Calibri Light" w:cs="Calibri Light"/>
                  <w:noProof/>
                  <w:sz w:val="20"/>
                  <w:szCs w:val="20"/>
                </w:rPr>
                <w:delText>67</w:delText>
              </w:r>
            </w:del>
            <w:ins w:id="14819" w:author="Russell Ott" w:date="2022-05-16T11:47:00Z">
              <w:r w:rsidR="00F10C7C" w:rsidRPr="00F10C7C">
                <w:rPr>
                  <w:rFonts w:ascii="Calibri Light" w:hAnsi="Calibri Light" w:cs="Calibri Light"/>
                  <w:noProof/>
                </w:rPr>
                <w:t>66</w:t>
              </w:r>
            </w:ins>
            <w:r w:rsidR="00F10C7C" w:rsidRPr="00F10C7C">
              <w:rPr>
                <w:rFonts w:ascii="Calibri Light" w:hAnsi="Calibri Light"/>
                <w:rPrChange w:id="14820" w:author="Russell Ott" w:date="2022-05-16T11:47:00Z">
                  <w:rPr>
                    <w:rFonts w:ascii="Calibri Light" w:hAnsi="Calibri Light"/>
                    <w:sz w:val="20"/>
                  </w:rPr>
                </w:rPrChange>
              </w:rPr>
              <w:t>: QRDA1 measure section</w:t>
            </w:r>
            <w:r w:rsidRPr="00AD08FB">
              <w:rPr>
                <w:rFonts w:ascii="Calibri Light" w:hAnsi="Calibri Light"/>
                <w:rPrChange w:id="14821" w:author="Russell Ott" w:date="2022-05-16T11:47:00Z">
                  <w:rPr>
                    <w:rFonts w:ascii="Calibri Light" w:hAnsi="Calibri Light"/>
                    <w:sz w:val="20"/>
                  </w:rPr>
                </w:rPrChange>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b/>
                <w:rPrChange w:id="14822" w:author="Russell Ott" w:date="2022-05-16T11:47:00Z">
                  <w:rPr>
                    <w:rFonts w:ascii="Calibri" w:hAnsi="Calibri"/>
                    <w:b/>
                    <w:sz w:val="20"/>
                  </w:rPr>
                </w:rPrChange>
              </w:rPr>
            </w:pPr>
            <w:r>
              <w:rPr>
                <w:b/>
                <w:rPrChange w:id="14823" w:author="Russell Ott" w:date="2022-05-16T11:47:00Z">
                  <w:rPr>
                    <w:rFonts w:ascii="Calibri" w:hAnsi="Calibri"/>
                    <w:b/>
                    <w:sz w:val="20"/>
                  </w:rPr>
                </w:rPrChange>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24" w:author="Russell Ott" w:date="2022-05-16T11:47:00Z">
                  <w:rPr>
                    <w:rFonts w:ascii="Calibri Light" w:hAnsi="Calibri Light"/>
                    <w:color w:val="000000"/>
                    <w:sz w:val="20"/>
                  </w:rPr>
                </w:rPrChange>
              </w:rPr>
            </w:pPr>
            <w:r w:rsidRPr="00D14360">
              <w:rPr>
                <w:rFonts w:ascii="Calibri Light" w:hAnsi="Calibri Light"/>
                <w:rPrChange w:id="14825" w:author="Russell Ott" w:date="2022-05-16T11:47:00Z">
                  <w:rPr>
                    <w:rFonts w:ascii="Calibri Light" w:hAnsi="Calibri Light"/>
                    <w:sz w:val="20"/>
                  </w:rPr>
                </w:rPrChange>
              </w:rPr>
              <w:t xml:space="preserve">Visit </w:t>
            </w:r>
            <w:r w:rsidR="001A0138">
              <w:fldChar w:fldCharType="begin"/>
            </w:r>
            <w:r w:rsidR="001A0138">
              <w:instrText xml:space="preserve"> HYPERLINK "http://hl7-c-cda-examples.herokuapp.com/sections/Problems" </w:instrText>
            </w:r>
            <w:r w:rsidR="001A0138">
              <w:fldChar w:fldCharType="separate"/>
            </w:r>
            <w:r w:rsidRPr="00D14360">
              <w:rPr>
                <w:rStyle w:val="Hyperlink"/>
                <w:rFonts w:ascii="Calibri Light" w:hAnsi="Calibri Light"/>
                <w:rPrChange w:id="14826" w:author="Russell Ott" w:date="2022-05-16T11:47:00Z">
                  <w:rPr>
                    <w:rStyle w:val="Hyperlink"/>
                    <w:rFonts w:ascii="Calibri Light" w:hAnsi="Calibri Light"/>
                    <w:sz w:val="20"/>
                  </w:rPr>
                </w:rPrChange>
              </w:rPr>
              <w:t>HL7 CDA Example Search</w:t>
            </w:r>
            <w:r w:rsidR="001A0138">
              <w:rPr>
                <w:rStyle w:val="Hyperlink"/>
                <w:rFonts w:ascii="Calibri Light" w:hAnsi="Calibri Light"/>
                <w:rPrChange w:id="14827" w:author="Russell Ott" w:date="2022-05-16T11:47:00Z">
                  <w:rPr>
                    <w:rStyle w:val="Hyperlink"/>
                    <w:rFonts w:ascii="Calibri Light" w:hAnsi="Calibri Light"/>
                    <w:sz w:val="20"/>
                  </w:rPr>
                </w:rPrChange>
              </w:rPr>
              <w:fldChar w:fldCharType="end"/>
            </w:r>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b/>
                <w:rPrChange w:id="14828" w:author="Russell Ott" w:date="2022-05-16T11:47:00Z">
                  <w:rPr>
                    <w:rFonts w:ascii="Calibri" w:hAnsi="Calibri"/>
                    <w:b/>
                    <w:sz w:val="20"/>
                  </w:rPr>
                </w:rPrChange>
              </w:rPr>
            </w:pPr>
            <w:r>
              <w:rPr>
                <w:b/>
                <w:rPrChange w:id="14829" w:author="Russell Ott" w:date="2022-05-16T11:47:00Z">
                  <w:rPr>
                    <w:rFonts w:ascii="Calibri" w:hAnsi="Calibri"/>
                    <w:b/>
                    <w:sz w:val="20"/>
                  </w:rPr>
                </w:rPrChange>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1A0138"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830" w:author="Russell Ott" w:date="2022-05-16T11:47:00Z">
                  <w:rPr>
                    <w:rFonts w:ascii="Calibri Light" w:hAnsi="Calibri Light"/>
                    <w:color w:val="000000"/>
                    <w:sz w:val="20"/>
                  </w:rPr>
                </w:rPrChange>
              </w:rPr>
            </w:pPr>
            <w:r>
              <w:fldChar w:fldCharType="begin"/>
            </w:r>
            <w:r>
              <w:instrText xml:space="preserve"> HYPERLINK "http://hl7-c-cda-examples.herokuapp.com/examples/view/Quality/Quality%20Care%20Compliance%20in%20C-CDA" </w:instrText>
            </w:r>
            <w:r>
              <w:fldChar w:fldCharType="separate"/>
            </w:r>
            <w:r w:rsidR="002517F2" w:rsidRPr="00AD08FB">
              <w:rPr>
                <w:rStyle w:val="Hyperlink"/>
                <w:rFonts w:ascii="Calibri Light" w:hAnsi="Calibri Light"/>
                <w:color w:val="000000"/>
                <w:u w:val="none"/>
                <w:rPrChange w:id="14831" w:author="Russell Ott" w:date="2022-05-16T11:47:00Z">
                  <w:rPr>
                    <w:rStyle w:val="Hyperlink"/>
                    <w:rFonts w:ascii="Calibri Light" w:hAnsi="Calibri Light"/>
                    <w:color w:val="000000"/>
                    <w:sz w:val="20"/>
                    <w:u w:val="none"/>
                  </w:rPr>
                </w:rPrChange>
              </w:rPr>
              <w:t xml:space="preserve">How to represent </w:t>
            </w:r>
            <w:r w:rsidR="002517F2" w:rsidRPr="002517F2">
              <w:rPr>
                <w:rStyle w:val="Hyperlink"/>
                <w:rFonts w:ascii="Calibri Light" w:hAnsi="Calibri Light"/>
                <w:rPrChange w:id="14832" w:author="Russell Ott" w:date="2022-05-16T11:47:00Z">
                  <w:rPr>
                    <w:rStyle w:val="Hyperlink"/>
                    <w:rFonts w:ascii="Calibri Light" w:hAnsi="Calibri Light"/>
                    <w:sz w:val="20"/>
                  </w:rPr>
                </w:rPrChange>
              </w:rPr>
              <w:t>“Quality Section”</w:t>
            </w:r>
            <w:r>
              <w:rPr>
                <w:rStyle w:val="Hyperlink"/>
                <w:rFonts w:ascii="Calibri Light" w:hAnsi="Calibri Light"/>
                <w:rPrChange w:id="14833" w:author="Russell Ott" w:date="2022-05-16T11:47:00Z">
                  <w:rPr>
                    <w:rStyle w:val="Hyperlink"/>
                    <w:rFonts w:ascii="Calibri Light" w:hAnsi="Calibri Light"/>
                    <w:sz w:val="20"/>
                  </w:rPr>
                </w:rPrChange>
              </w:rPr>
              <w:fldChar w:fldCharType="end"/>
            </w:r>
          </w:p>
        </w:tc>
      </w:tr>
    </w:tbl>
    <w:p w14:paraId="35E8FF7A" w14:textId="50454850" w:rsidR="00295A8B" w:rsidRDefault="00295A8B">
      <w:pPr>
        <w:pStyle w:val="Caption"/>
      </w:pPr>
      <w:bookmarkStart w:id="14834" w:name="_Toc103262935"/>
      <w:bookmarkStart w:id="14835" w:name="_Toc21927053"/>
      <w:r>
        <w:t xml:space="preserve">Table </w:t>
      </w:r>
      <w:r w:rsidR="00132A94">
        <w:fldChar w:fldCharType="begin"/>
      </w:r>
      <w:r w:rsidR="00132A94">
        <w:instrText xml:space="preserve"> SEQ Table \* ARABIC </w:instrText>
      </w:r>
      <w:r w:rsidR="00132A94">
        <w:fldChar w:fldCharType="separate"/>
      </w:r>
      <w:del w:id="14836" w:author="Russell Ott" w:date="2022-05-16T11:47:00Z">
        <w:r w:rsidR="00DE0DA7">
          <w:rPr>
            <w:noProof/>
          </w:rPr>
          <w:delText>72</w:delText>
        </w:r>
      </w:del>
      <w:ins w:id="14837" w:author="Russell Ott" w:date="2022-05-16T11:47:00Z">
        <w:r w:rsidR="00F10C7C">
          <w:rPr>
            <w:noProof/>
          </w:rPr>
          <w:t>68</w:t>
        </w:r>
      </w:ins>
      <w:r w:rsidR="00132A94">
        <w:rPr>
          <w:noProof/>
        </w:rPr>
        <w:fldChar w:fldCharType="end"/>
      </w:r>
      <w:r>
        <w:t>: Measure Reference</w:t>
      </w:r>
      <w:r w:rsidR="00852DED">
        <w:t xml:space="preserve"> Template</w:t>
      </w:r>
      <w:bookmarkEnd w:id="14834"/>
      <w:bookmarkEnd w:id="14835"/>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olor w:val="000000"/>
          <w:sz w:val="24"/>
          <w:szCs w:val="24"/>
          <w:rPrChange w:id="14838" w:author="Russell Ott" w:date="2022-05-16T11:47:00Z">
            <w:rPr>
              <w:rFonts w:ascii="Calibri" w:hAnsi="Calibri"/>
              <w:color w:val="000000"/>
            </w:rPr>
          </w:rPrChange>
        </w:rPr>
      </w:pPr>
      <w:r w:rsidRPr="00D14360">
        <w:rPr>
          <w:color w:val="000000"/>
          <w:rPrChange w:id="14839" w:author="Russell Ott" w:date="2022-05-16T11:47:00Z">
            <w:rPr>
              <w:rFonts w:ascii="Calibri" w:hAnsi="Calibri"/>
              <w:color w:val="000000"/>
            </w:rPr>
          </w:rPrChange>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olor w:val="000000"/>
          <w:sz w:val="24"/>
          <w:szCs w:val="24"/>
          <w:rPrChange w:id="14840" w:author="Russell Ott" w:date="2022-05-16T11:47:00Z">
            <w:rPr>
              <w:rFonts w:ascii="Calibri" w:hAnsi="Calibri"/>
              <w:color w:val="000000"/>
            </w:rPr>
          </w:rPrChange>
        </w:rPr>
      </w:pPr>
      <w:r w:rsidRPr="00D14360">
        <w:rPr>
          <w:color w:val="000000"/>
          <w:rPrChange w:id="14841" w:author="Russell Ott" w:date="2022-05-16T11:47:00Z">
            <w:rPr>
              <w:rFonts w:ascii="Calibri" w:hAnsi="Calibri"/>
              <w:color w:val="000000"/>
            </w:rPr>
          </w:rPrChange>
        </w:rPr>
        <w:t>Per discussions with clinical quality improvement CQI workgroup, this template aligns wi</w:t>
      </w:r>
      <w:r w:rsidRPr="00D14360">
        <w:rPr>
          <w:color w:val="000000"/>
          <w:rPrChange w:id="14842" w:author="Russell Ott" w:date="2022-05-16T11:47:00Z">
            <w:rPr>
              <w:rFonts w:ascii="Calibri" w:hAnsi="Calibri"/>
              <w:color w:val="000000"/>
            </w:rPr>
          </w:rPrChange>
        </w:rPr>
        <w:t>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0CF40739" w:rsidR="00B157E2" w:rsidRDefault="00B157E2" w:rsidP="00295A8B">
      <w:pPr>
        <w:pStyle w:val="Caption"/>
        <w:keepNext/>
        <w:spacing w:after="0"/>
      </w:pPr>
      <w:bookmarkStart w:id="14843" w:name="_Ref21925533"/>
      <w:bookmarkStart w:id="14844" w:name="_Toc101449319"/>
      <w:bookmarkStart w:id="14845" w:name="_Toc21927519"/>
      <w:r>
        <w:t xml:space="preserve">Example </w:t>
      </w:r>
      <w:r w:rsidR="00132A94">
        <w:fldChar w:fldCharType="begin"/>
      </w:r>
      <w:r w:rsidR="00132A94">
        <w:instrText xml:space="preserve"> SEQ Example \* ARABIC </w:instrText>
      </w:r>
      <w:r w:rsidR="00132A94">
        <w:fldChar w:fldCharType="separate"/>
      </w:r>
      <w:del w:id="14846" w:author="Russell Ott" w:date="2022-05-16T11:47:00Z">
        <w:r w:rsidR="00DE0DA7">
          <w:rPr>
            <w:noProof/>
          </w:rPr>
          <w:delText>67</w:delText>
        </w:r>
      </w:del>
      <w:ins w:id="14847" w:author="Russell Ott" w:date="2022-05-16T11:47:00Z">
        <w:r w:rsidR="00F10C7C">
          <w:rPr>
            <w:noProof/>
          </w:rPr>
          <w:t>66</w:t>
        </w:r>
      </w:ins>
      <w:r w:rsidR="00132A94">
        <w:rPr>
          <w:noProof/>
        </w:rPr>
        <w:fldChar w:fldCharType="end"/>
      </w:r>
      <w:r>
        <w:t xml:space="preserve">: </w:t>
      </w:r>
      <w:r w:rsidRPr="009C04C6">
        <w:t>QRDA1 measure section</w:t>
      </w:r>
      <w:bookmarkEnd w:id="14843"/>
      <w:bookmarkEnd w:id="14844"/>
      <w:bookmarkEnd w:id="148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14848"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2679251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84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50" w:author="Russell Ott" w:date="2022-05-16T11:47: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2.16.840.1.113883.10.20.24.2.2</w:t>
            </w:r>
            <w:del w:id="14851" w:author="Russell Ott" w:date="2022-05-16T11:47:00Z">
              <w:r w:rsidR="00900EAD" w:rsidRPr="00D14360">
                <w:rPr>
                  <w:rFonts w:ascii="Courier New" w:hAnsi="Courier New" w:cs="Courier New"/>
                  <w:color w:val="000000"/>
                  <w:sz w:val="16"/>
                  <w:szCs w:val="16"/>
                </w:rPr>
                <w:delText>”/&gt;</w:delText>
              </w:r>
            </w:del>
            <w:ins w:id="14852" w:author="Russell Ott" w:date="2022-05-16T11:47:00Z">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ins>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3733BC3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85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54" w:author="Russell Ott" w:date="2022-05-16T11:47: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2.16.840.1.113883.10.20.24.2.3</w:t>
            </w:r>
            <w:del w:id="14855"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56" w:author="Russell Ott" w:date="2022-05-16T11:47:00Z">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ins>
          </w:p>
          <w:p w14:paraId="372FBE15" w14:textId="4117B44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485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58" w:author="Russell Ott" w:date="2022-05-16T11:47: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55186-1</w:t>
            </w:r>
            <w:del w:id="14859" w:author="Russell Ott" w:date="2022-05-16T11:47:00Z">
              <w:r w:rsidR="00900EAD" w:rsidRPr="00D14360">
                <w:rPr>
                  <w:rFonts w:ascii="Courier New" w:hAnsi="Courier New" w:cs="Courier New"/>
                  <w:color w:val="000000"/>
                  <w:sz w:val="16"/>
                  <w:szCs w:val="16"/>
                </w:rPr>
                <w:delText>”</w:delText>
              </w:r>
            </w:del>
            <w:ins w:id="14860" w:author="Russell Ott" w:date="2022-05-16T11:47:00Z">
              <w:r w:rsidR="00F7391D">
                <w:rPr>
                  <w:rFonts w:ascii="Courier New" w:hAnsi="Courier New" w:cs="Courier New"/>
                  <w:color w:val="000000"/>
                  <w:sz w:val="16"/>
                  <w:szCs w:val="16"/>
                </w:rPr>
                <w:t>"</w:t>
              </w:r>
            </w:ins>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486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62" w:author="Russell Ott" w:date="2022-05-16T11:47: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2.16.840.1.113883.6.1</w:t>
            </w:r>
            <w:del w:id="14863" w:author="Russell Ott" w:date="2022-05-16T11:47:00Z">
              <w:r w:rsidR="00900EAD" w:rsidRPr="00D14360">
                <w:rPr>
                  <w:rFonts w:ascii="Courier New" w:hAnsi="Courier New" w:cs="Courier New"/>
                  <w:color w:val="000000"/>
                  <w:sz w:val="16"/>
                  <w:szCs w:val="16"/>
                </w:rPr>
                <w:delText>”</w:delText>
              </w:r>
            </w:del>
            <w:ins w:id="14864" w:author="Russell Ott" w:date="2022-05-16T11:47:00Z">
              <w:r w:rsidR="00F7391D">
                <w:rPr>
                  <w:rFonts w:ascii="Courier New" w:hAnsi="Courier New" w:cs="Courier New"/>
                  <w:color w:val="000000"/>
                  <w:sz w:val="16"/>
                  <w:szCs w:val="16"/>
                </w:rPr>
                <w:t>"</w:t>
              </w:r>
            </w:ins>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486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 xml:space="preserve"> “</w:delText>
              </w:r>
            </w:del>
            <w:ins w:id="14866" w:author="Russell Ott" w:date="2022-05-16T11:47:00Z">
              <w:r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LOINC</w:t>
            </w:r>
            <w:del w:id="14867" w:author="Russell Ott" w:date="2022-05-16T11:47:00Z">
              <w:r w:rsidR="00900EAD" w:rsidRPr="00D14360">
                <w:rPr>
                  <w:rFonts w:ascii="Courier New" w:hAnsi="Courier New" w:cs="Courier New"/>
                  <w:color w:val="000000"/>
                  <w:sz w:val="16"/>
                  <w:szCs w:val="16"/>
                </w:rPr>
                <w:delText>”</w:delText>
              </w:r>
            </w:del>
            <w:ins w:id="14868" w:author="Russell Ott" w:date="2022-05-16T11:47:00Z">
              <w:r w:rsidR="00F7391D">
                <w:rPr>
                  <w:rFonts w:ascii="Courier New" w:hAnsi="Courier New" w:cs="Courier New"/>
                  <w:color w:val="000000"/>
                  <w:sz w:val="16"/>
                  <w:szCs w:val="16"/>
                </w:rPr>
                <w:t>"</w:t>
              </w:r>
            </w:ins>
          </w:p>
          <w:p w14:paraId="3D9C02C5" w14:textId="4399B1E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486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70"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Measure Document</w:t>
            </w:r>
            <w:del w:id="14871"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72"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715D776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del w:id="1487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74"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1</w:t>
            </w:r>
            <w:del w:id="14875" w:author="Russell Ott" w:date="2022-05-16T11:47:00Z">
              <w:r w:rsidR="00900EAD" w:rsidRPr="00D14360">
                <w:rPr>
                  <w:rFonts w:ascii="Courier New" w:hAnsi="Courier New" w:cs="Courier New"/>
                  <w:color w:val="000000"/>
                  <w:sz w:val="16"/>
                  <w:szCs w:val="16"/>
                </w:rPr>
                <w:delText>”</w:delText>
              </w:r>
            </w:del>
            <w:ins w:id="14876" w:author="Russell Ott" w:date="2022-05-16T11:47: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del w:id="1487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78"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100</w:t>
            </w:r>
            <w:del w:id="14879"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80"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5E7710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del w:id="1488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82"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CLUSTER</w:t>
            </w:r>
            <w:del w:id="14883" w:author="Russell Ott" w:date="2022-05-16T11:47:00Z">
              <w:r w:rsidR="00900EAD" w:rsidRPr="00D14360">
                <w:rPr>
                  <w:rFonts w:ascii="Courier New" w:hAnsi="Courier New" w:cs="Courier New"/>
                  <w:color w:val="000000"/>
                  <w:sz w:val="16"/>
                  <w:szCs w:val="16"/>
                </w:rPr>
                <w:delText>”</w:delText>
              </w:r>
            </w:del>
            <w:ins w:id="14884" w:author="Russell Ott" w:date="2022-05-16T11:47: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488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86"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4887"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88"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624626BA" w14:textId="1E2CFF8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88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90"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2.16.840.1.113883.10.20.24.3.98</w:t>
            </w:r>
            <w:del w:id="14891"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92"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38489605" w14:textId="725038C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89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94"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2.16.840.1.11.3883.10.20.24.3.97</w:t>
            </w:r>
            <w:del w:id="14895"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896"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53B01F99" w14:textId="3B503B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489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898"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d7345481-b3b5-41e0-a8ae-03dabcd4a0cc</w:t>
            </w:r>
            <w:del w:id="14899"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00"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42B7DE7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del w:id="1490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02"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completed</w:t>
            </w:r>
            <w:del w:id="14903"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04"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535370E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490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06"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REFR</w:t>
            </w:r>
            <w:del w:id="14907"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08"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5F48EF9E" w14:textId="3213B48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del w:id="1490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10"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DOC</w:t>
            </w:r>
            <w:del w:id="14911" w:author="Russell Ott" w:date="2022-05-16T11:47:00Z">
              <w:r w:rsidR="00900EAD" w:rsidRPr="00D14360">
                <w:rPr>
                  <w:rFonts w:ascii="Courier New" w:hAnsi="Courier New" w:cs="Courier New"/>
                  <w:color w:val="000000"/>
                  <w:sz w:val="16"/>
                  <w:szCs w:val="16"/>
                </w:rPr>
                <w:delText>”</w:delText>
              </w:r>
            </w:del>
            <w:ins w:id="14912" w:author="Russell Ott" w:date="2022-05-16T11:47:00Z">
              <w:r w:rsidR="009A0DD6">
                <w:rPr>
                  <w:rFonts w:ascii="Courier New" w:hAnsi="Courier New" w:cs="Courier New"/>
                  <w:color w:val="000000"/>
                  <w:sz w:val="16"/>
                  <w:szCs w:val="16"/>
                </w:rPr>
                <w:t>"</w:t>
              </w:r>
            </w:ins>
            <w:r w:rsidRPr="00D14360">
              <w:rPr>
                <w:rFonts w:ascii="Courier New" w:hAnsi="Courier New" w:cs="Courier New"/>
                <w:color w:val="000000"/>
                <w:sz w:val="16"/>
                <w:szCs w:val="16"/>
              </w:rPr>
              <w:t xml:space="preserve"> moodCode</w:t>
            </w:r>
            <w:del w:id="1491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14"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4915"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16"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69365076"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491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18"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2.16.840.1.113883.4.738</w:t>
            </w:r>
            <w:del w:id="14919" w:author="Russell Ott" w:date="2022-05-16T11:47:00Z">
              <w:r w:rsidR="00900EAD" w:rsidRPr="00D14360">
                <w:rPr>
                  <w:rFonts w:ascii="Courier New" w:hAnsi="Courier New" w:cs="Courier New"/>
                  <w:color w:val="000000"/>
                  <w:sz w:val="16"/>
                  <w:szCs w:val="16"/>
                </w:rPr>
                <w:delText>”</w:delText>
              </w:r>
            </w:del>
            <w:ins w:id="14920" w:author="Russell Ott" w:date="2022-05-16T11:47:00Z">
              <w:r w:rsidR="009A0DD6">
                <w:rPr>
                  <w:rFonts w:ascii="Courier New" w:hAnsi="Courier New" w:cs="Courier New"/>
                  <w:color w:val="000000"/>
                  <w:sz w:val="16"/>
                  <w:szCs w:val="16"/>
                </w:rPr>
                <w:t>"</w:t>
              </w:r>
            </w:ins>
          </w:p>
          <w:p w14:paraId="35545165" w14:textId="658562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del w:id="1492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22"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40280381-51f0-825b-0152-229afff616ee</w:t>
            </w:r>
            <w:del w:id="14923"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24"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7EC36242" w14:textId="6AAA596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492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26"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57024-2</w:t>
            </w:r>
            <w:del w:id="14927" w:author="Russell Ott" w:date="2022-05-16T11:47:00Z">
              <w:r w:rsidR="00900EAD" w:rsidRPr="00D14360">
                <w:rPr>
                  <w:rFonts w:ascii="Courier New" w:hAnsi="Courier New" w:cs="Courier New"/>
                  <w:color w:val="000000"/>
                  <w:sz w:val="16"/>
                  <w:szCs w:val="16"/>
                </w:rPr>
                <w:delText>”</w:delText>
              </w:r>
            </w:del>
            <w:ins w:id="14928" w:author="Russell Ott" w:date="2022-05-16T11:47: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492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30"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2.16.840.1.113883.6.1</w:t>
            </w:r>
            <w:del w:id="14931" w:author="Russell Ott" w:date="2022-05-16T11:47:00Z">
              <w:r w:rsidR="00900EAD" w:rsidRPr="00D14360">
                <w:rPr>
                  <w:rFonts w:ascii="Courier New" w:hAnsi="Courier New" w:cs="Courier New"/>
                  <w:color w:val="000000"/>
                  <w:sz w:val="16"/>
                  <w:szCs w:val="16"/>
                </w:rPr>
                <w:delText>”</w:delText>
              </w:r>
            </w:del>
            <w:ins w:id="14932" w:author="Russell Ott" w:date="2022-05-16T11:47: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493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34"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LOINC</w:t>
            </w:r>
            <w:del w:id="14935" w:author="Russell Ott" w:date="2022-05-16T11:47:00Z">
              <w:r w:rsidR="00900EAD" w:rsidRPr="00D14360">
                <w:rPr>
                  <w:rFonts w:ascii="Courier New" w:hAnsi="Courier New" w:cs="Courier New"/>
                  <w:color w:val="000000"/>
                  <w:sz w:val="16"/>
                  <w:szCs w:val="16"/>
                </w:rPr>
                <w:delText>”</w:delText>
              </w:r>
            </w:del>
            <w:ins w:id="14936" w:author="Russell Ott" w:date="2022-05-16T11:47:00Z">
              <w:r w:rsidR="009A0DD6">
                <w:rPr>
                  <w:rFonts w:ascii="Courier New" w:hAnsi="Courier New" w:cs="Courier New"/>
                  <w:color w:val="000000"/>
                  <w:sz w:val="16"/>
                  <w:szCs w:val="16"/>
                </w:rPr>
                <w:t>"</w:t>
              </w:r>
            </w:ins>
          </w:p>
          <w:p w14:paraId="289D84A0" w14:textId="14E3F668"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493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38" w:author="Russell Ott" w:date="2022-05-16T11:47: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Health Quality Measure Document</w:t>
            </w:r>
            <w:del w:id="14939"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40" w:author="Russell Ott" w:date="2022-05-16T11:47: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65181D4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del w:id="1494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4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5</w:t>
            </w:r>
            <w:del w:id="14943"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44"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33BA10A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del w:id="1494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4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ACT</w:t>
            </w:r>
            <w:del w:id="14947" w:author="Russell Ott" w:date="2022-05-16T11:47:00Z">
              <w:r w:rsidR="00900EAD" w:rsidRPr="00D14360">
                <w:rPr>
                  <w:rFonts w:ascii="Courier New" w:hAnsi="Courier New" w:cs="Courier New"/>
                  <w:color w:val="000000"/>
                  <w:sz w:val="16"/>
                  <w:szCs w:val="16"/>
                </w:rPr>
                <w:delText>”</w:delText>
              </w:r>
            </w:del>
            <w:ins w:id="1494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494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50" w:author="Russell Ott" w:date="2022-05-16T11:47: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4951"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5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45D0CEF7" w14:textId="2162D3D3"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95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5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2.16.840.1.113883.10.20.17.3.8</w:t>
            </w:r>
            <w:del w:id="14955"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56"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6A0B7C3" w14:textId="2817F444"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4957"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5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55a43e20-6463-46eb-81c3-9a3a1ad41225</w:t>
            </w:r>
            <w:del w:id="14959"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60"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0EB6B279" w14:textId="0FCDB76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4961"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6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252116004</w:t>
            </w:r>
            <w:del w:id="14963" w:author="Russell Ott" w:date="2022-05-16T11:47:00Z">
              <w:r w:rsidR="00900EAD" w:rsidRPr="00D14360">
                <w:rPr>
                  <w:rFonts w:ascii="Courier New" w:hAnsi="Courier New" w:cs="Courier New"/>
                  <w:color w:val="000000"/>
                  <w:sz w:val="16"/>
                  <w:szCs w:val="16"/>
                </w:rPr>
                <w:delText>”</w:delText>
              </w:r>
            </w:del>
            <w:ins w:id="1496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4965"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6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2.16.840.1.113883.6.96</w:t>
            </w:r>
            <w:del w:id="14967" w:author="Russell Ott" w:date="2022-05-16T11:47:00Z">
              <w:r w:rsidR="00900EAD" w:rsidRPr="00D14360">
                <w:rPr>
                  <w:rFonts w:ascii="Courier New" w:hAnsi="Courier New" w:cs="Courier New"/>
                  <w:color w:val="000000"/>
                  <w:sz w:val="16"/>
                  <w:szCs w:val="16"/>
                </w:rPr>
                <w:delText>”</w:delText>
              </w:r>
            </w:del>
            <w:ins w:id="14968" w:author="Russell Ott" w:date="2022-05-16T11:47:00Z">
              <w:r w:rsidR="00947B4B">
                <w:rPr>
                  <w:rFonts w:ascii="Courier New" w:hAnsi="Courier New" w:cs="Courier New"/>
                  <w:color w:val="000000"/>
                  <w:sz w:val="16"/>
                  <w:szCs w:val="16"/>
                </w:rPr>
                <w:t>"</w:t>
              </w:r>
            </w:ins>
          </w:p>
          <w:p w14:paraId="11E97E89" w14:textId="4FAEC37F"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4969"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7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Observation Parameters</w:t>
            </w:r>
            <w:del w:id="14971" w:author="Russell Ott" w:date="2022-05-16T11:47: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7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7B3B9F4"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del w:id="14973" w:author="Russell Ott" w:date="2022-05-16T11:47: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7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del w:id="14975"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76"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545D84E8"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del w:id="1497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7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20171231235959-0500</w:t>
            </w:r>
            <w:del w:id="14979"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80"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4DBD1C6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del w:id="1498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8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4983" w:author="Russell Ott" w:date="2022-05-16T11:47:00Z">
              <w:r w:rsidR="001F7B83" w:rsidRPr="00D14360">
                <w:rPr>
                  <w:rFonts w:ascii="Courier New" w:hAnsi="Courier New" w:cs="Courier New"/>
                  <w:color w:val="000000"/>
                  <w:sz w:val="16"/>
                  <w:szCs w:val="16"/>
                </w:rPr>
                <w:delText>”</w:delText>
              </w:r>
            </w:del>
            <w:ins w:id="1498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498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8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4987" w:author="Russell Ott" w:date="2022-05-16T11:47:00Z">
              <w:r w:rsidR="001F7B83" w:rsidRPr="00D14360">
                <w:rPr>
                  <w:rFonts w:ascii="Courier New" w:hAnsi="Courier New" w:cs="Courier New"/>
                  <w:color w:val="000000"/>
                  <w:sz w:val="16"/>
                  <w:szCs w:val="16"/>
                </w:rPr>
                <w:delText>”</w:delText>
              </w:r>
            </w:del>
            <w:ins w:id="1498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del w:id="1498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9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false</w:t>
            </w:r>
            <w:del w:id="14991"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9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F3E7036" w14:textId="266E411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499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94" w:author="Russell Ott" w:date="2022-05-16T11:47: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4995" w:author="Russell Ott" w:date="2022-05-16T11:47:00Z">
              <w:r w:rsidR="001F7B83" w:rsidRPr="00D14360">
                <w:rPr>
                  <w:rFonts w:ascii="Courier New" w:hAnsi="Courier New" w:cs="Courier New"/>
                  <w:color w:val="000000"/>
                  <w:sz w:val="16"/>
                  <w:szCs w:val="16"/>
                </w:rPr>
                <w:delText>”</w:delText>
              </w:r>
            </w:del>
            <w:ins w:id="14996"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499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499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4999" w:author="Russell Ott" w:date="2022-05-16T11:47:00Z">
              <w:r w:rsidR="001F7B83" w:rsidRPr="00D14360">
                <w:rPr>
                  <w:rFonts w:ascii="Courier New" w:hAnsi="Courier New" w:cs="Courier New"/>
                  <w:color w:val="000000"/>
                  <w:sz w:val="16"/>
                  <w:szCs w:val="16"/>
                  <w:shd w:val="clear" w:color="auto" w:fill="FFF0F0"/>
                </w:rPr>
                <w:delText>”</w:delText>
              </w:r>
            </w:del>
            <w:ins w:id="15000" w:author="Russell Ott" w:date="2022-05-16T11:47:00Z">
              <w:r w:rsidR="00947B4B">
                <w:rPr>
                  <w:rFonts w:ascii="Courier New" w:hAnsi="Courier New" w:cs="Courier New"/>
                  <w:color w:val="000000"/>
                  <w:sz w:val="16"/>
                  <w:szCs w:val="16"/>
                  <w:shd w:val="clear" w:color="auto" w:fill="FFF0F0"/>
                </w:rPr>
                <w:t>"</w:t>
              </w:r>
            </w:ins>
          </w:p>
          <w:p w14:paraId="39639A44" w14:textId="564C99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00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0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ActCode</w:t>
            </w:r>
            <w:del w:id="15003" w:author="Russell Ott" w:date="2022-05-16T11:47:00Z">
              <w:r w:rsidR="001F7B83" w:rsidRPr="00D14360">
                <w:rPr>
                  <w:rFonts w:ascii="Courier New" w:hAnsi="Courier New" w:cs="Courier New"/>
                  <w:color w:val="000000"/>
                  <w:sz w:val="16"/>
                  <w:szCs w:val="16"/>
                </w:rPr>
                <w:delText>”</w:delText>
              </w:r>
            </w:del>
            <w:ins w:id="1500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00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0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007"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08"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3D21E397" w14:textId="2C357C5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del w:id="1500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1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CD</w:t>
            </w:r>
            <w:del w:id="15011" w:author="Russell Ott" w:date="2022-05-16T11:47:00Z">
              <w:r w:rsidR="001F7B83" w:rsidRPr="00D14360">
                <w:rPr>
                  <w:rFonts w:ascii="Courier New" w:hAnsi="Courier New" w:cs="Courier New"/>
                  <w:color w:val="000000"/>
                  <w:sz w:val="16"/>
                  <w:szCs w:val="16"/>
                </w:rPr>
                <w:delText>”</w:delText>
              </w:r>
            </w:del>
            <w:ins w:id="15012"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del w:id="1501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1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DENOM</w:t>
            </w:r>
            <w:del w:id="15015" w:author="Russell Ott" w:date="2022-05-16T11:47:00Z">
              <w:r w:rsidR="001F7B83" w:rsidRPr="00D14360">
                <w:rPr>
                  <w:rFonts w:ascii="Courier New" w:hAnsi="Courier New" w:cs="Courier New"/>
                  <w:color w:val="000000"/>
                  <w:sz w:val="16"/>
                  <w:szCs w:val="16"/>
                </w:rPr>
                <w:delText>”</w:delText>
              </w:r>
            </w:del>
            <w:ins w:id="15016"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1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1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019" w:author="Russell Ott" w:date="2022-05-16T11:47:00Z">
              <w:r w:rsidR="001F7B83" w:rsidRPr="00D14360">
                <w:rPr>
                  <w:rFonts w:ascii="Courier New" w:hAnsi="Courier New" w:cs="Courier New"/>
                  <w:color w:val="000000"/>
                  <w:sz w:val="16"/>
                  <w:szCs w:val="16"/>
                </w:rPr>
                <w:delText>”</w:delText>
              </w:r>
            </w:del>
            <w:ins w:id="15020" w:author="Russell Ott" w:date="2022-05-16T11:47:00Z">
              <w:r w:rsidR="00947B4B">
                <w:rPr>
                  <w:rFonts w:ascii="Courier New" w:hAnsi="Courier New" w:cs="Courier New"/>
                  <w:color w:val="000000"/>
                  <w:sz w:val="16"/>
                  <w:szCs w:val="16"/>
                </w:rPr>
                <w:t>"</w:t>
              </w:r>
            </w:ins>
          </w:p>
          <w:p w14:paraId="5824FD3B" w14:textId="773043A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02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2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ObservationValue</w:t>
            </w:r>
            <w:del w:id="15023" w:author="Russell Ott" w:date="2022-05-16T11:47:00Z">
              <w:r w:rsidR="001F7B83" w:rsidRPr="00D14360">
                <w:rPr>
                  <w:rFonts w:ascii="Courier New" w:hAnsi="Courier New" w:cs="Courier New"/>
                  <w:color w:val="000000"/>
                  <w:sz w:val="16"/>
                  <w:szCs w:val="16"/>
                </w:rPr>
                <w:delText>”</w:delText>
              </w:r>
            </w:del>
            <w:ins w:id="1502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02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2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denominator</w:t>
            </w:r>
            <w:del w:id="15027"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28"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E13B76C" w14:textId="60804A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502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3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REFER</w:t>
            </w:r>
            <w:del w:id="15031"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3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706ECA" w14:textId="695FE85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del w:id="1503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3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035" w:author="Russell Ott" w:date="2022-05-16T11:47:00Z">
              <w:r w:rsidR="001F7B83" w:rsidRPr="00D14360">
                <w:rPr>
                  <w:rFonts w:ascii="Courier New" w:hAnsi="Courier New" w:cs="Courier New"/>
                  <w:color w:val="000000"/>
                  <w:sz w:val="16"/>
                  <w:szCs w:val="16"/>
                </w:rPr>
                <w:delText>”</w:delText>
              </w:r>
            </w:del>
            <w:ins w:id="15036"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03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3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5039"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40"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7B4E8A8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504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42" w:author="Russell Ott" w:date="2022-05-16T11:47: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D346DA74-F16E-4159-DEDF-331BA28837FB</w:t>
            </w:r>
            <w:del w:id="15043"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44" w:author="Russell Ott" w:date="2022-05-16T11:47:00Z">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ins>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1EFA864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del w:id="1504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4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047" w:author="Russell Ott" w:date="2022-05-16T11:47:00Z">
              <w:r w:rsidR="001F7B83" w:rsidRPr="00D14360">
                <w:rPr>
                  <w:rFonts w:ascii="Courier New" w:hAnsi="Courier New" w:cs="Courier New"/>
                  <w:color w:val="000000"/>
                  <w:sz w:val="16"/>
                  <w:szCs w:val="16"/>
                </w:rPr>
                <w:delText>”</w:delText>
              </w:r>
            </w:del>
            <w:ins w:id="1504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04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5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5051" w:author="Russell Ott" w:date="2022-05-16T11:47:00Z">
              <w:r w:rsidR="001F7B83" w:rsidRPr="00D14360">
                <w:rPr>
                  <w:rFonts w:ascii="Courier New" w:hAnsi="Courier New" w:cs="Courier New"/>
                  <w:color w:val="000000"/>
                  <w:sz w:val="16"/>
                  <w:szCs w:val="16"/>
                </w:rPr>
                <w:delText>”</w:delText>
              </w:r>
            </w:del>
            <w:ins w:id="15052"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del w:id="1505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5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true</w:t>
            </w:r>
            <w:del w:id="15055"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56"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C7D2831" w14:textId="35CAA1B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505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5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059" w:author="Russell Ott" w:date="2022-05-16T11:47:00Z">
              <w:r w:rsidR="001F7B83" w:rsidRPr="00D14360">
                <w:rPr>
                  <w:rFonts w:ascii="Courier New" w:hAnsi="Courier New" w:cs="Courier New"/>
                  <w:color w:val="000000"/>
                  <w:sz w:val="16"/>
                  <w:szCs w:val="16"/>
                </w:rPr>
                <w:delText>”</w:delText>
              </w:r>
            </w:del>
            <w:ins w:id="15060"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6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6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063" w:author="Russell Ott" w:date="2022-05-16T11:47:00Z">
              <w:r w:rsidR="001F7B83" w:rsidRPr="00D14360">
                <w:rPr>
                  <w:rFonts w:ascii="Courier New" w:hAnsi="Courier New" w:cs="Courier New"/>
                  <w:color w:val="000000"/>
                  <w:sz w:val="16"/>
                  <w:szCs w:val="16"/>
                </w:rPr>
                <w:delText>”</w:delText>
              </w:r>
            </w:del>
            <w:ins w:id="15064" w:author="Russell Ott" w:date="2022-05-16T11:47:00Z">
              <w:r w:rsidR="00947B4B">
                <w:rPr>
                  <w:rFonts w:ascii="Courier New" w:hAnsi="Courier New" w:cs="Courier New"/>
                  <w:color w:val="000000"/>
                  <w:sz w:val="16"/>
                  <w:szCs w:val="16"/>
                </w:rPr>
                <w:t>"</w:t>
              </w:r>
            </w:ins>
          </w:p>
          <w:p w14:paraId="687BEDA3" w14:textId="266DF838"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06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6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ActCode</w:t>
            </w:r>
            <w:del w:id="15067" w:author="Russell Ott" w:date="2022-05-16T11:47:00Z">
              <w:r w:rsidR="001F7B83" w:rsidRPr="00D14360">
                <w:rPr>
                  <w:rFonts w:ascii="Courier New" w:hAnsi="Courier New" w:cs="Courier New"/>
                  <w:color w:val="000000"/>
                  <w:sz w:val="16"/>
                  <w:szCs w:val="16"/>
                </w:rPr>
                <w:delText>”</w:delText>
              </w:r>
            </w:del>
            <w:ins w:id="1506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06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7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071"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7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588092" w14:textId="4848960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del w:id="1507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7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CD</w:t>
            </w:r>
            <w:del w:id="15075" w:author="Russell Ott" w:date="2022-05-16T11:47:00Z">
              <w:r w:rsidR="001F7B83" w:rsidRPr="00D14360">
                <w:rPr>
                  <w:rFonts w:ascii="Courier New" w:hAnsi="Courier New" w:cs="Courier New"/>
                  <w:color w:val="000000"/>
                  <w:sz w:val="16"/>
                  <w:szCs w:val="16"/>
                </w:rPr>
                <w:delText>”</w:delText>
              </w:r>
            </w:del>
            <w:ins w:id="15076"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del w:id="1507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7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NUMER</w:t>
            </w:r>
            <w:del w:id="15079" w:author="Russell Ott" w:date="2022-05-16T11:47:00Z">
              <w:r w:rsidR="001F7B83" w:rsidRPr="00D14360">
                <w:rPr>
                  <w:rFonts w:ascii="Courier New" w:hAnsi="Courier New" w:cs="Courier New"/>
                  <w:color w:val="000000"/>
                  <w:sz w:val="16"/>
                  <w:szCs w:val="16"/>
                </w:rPr>
                <w:delText>”</w:delText>
              </w:r>
            </w:del>
            <w:ins w:id="15080"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81"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8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083" w:author="Russell Ott" w:date="2022-05-16T11:47:00Z">
              <w:r w:rsidR="001F7B83" w:rsidRPr="00D14360">
                <w:rPr>
                  <w:rFonts w:ascii="Courier New" w:hAnsi="Courier New" w:cs="Courier New"/>
                  <w:color w:val="000000"/>
                  <w:sz w:val="16"/>
                  <w:szCs w:val="16"/>
                </w:rPr>
                <w:delText>”</w:delText>
              </w:r>
            </w:del>
            <w:ins w:id="15084"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5085"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8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ObservationValue</w:t>
            </w:r>
            <w:del w:id="15087" w:author="Russell Ott" w:date="2022-05-16T11:47:00Z">
              <w:r w:rsidR="001F7B83" w:rsidRPr="00D14360">
                <w:rPr>
                  <w:rFonts w:ascii="Courier New" w:hAnsi="Courier New" w:cs="Courier New"/>
                  <w:color w:val="000000"/>
                  <w:sz w:val="16"/>
                  <w:szCs w:val="16"/>
                </w:rPr>
                <w:delText>”</w:delText>
              </w:r>
            </w:del>
            <w:ins w:id="15088"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089"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90"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numerator</w:t>
            </w:r>
            <w:del w:id="15091"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92"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5F4952A1" w14:textId="562F619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5093"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94"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REFR</w:t>
            </w:r>
            <w:del w:id="15095" w:author="Russell Ott" w:date="2022-05-16T11:47: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96"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AF3D26B" w14:textId="5E913F8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del w:id="15097" w:author="Russell Ott" w:date="2022-05-16T11:47: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98"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099" w:author="Russell Ott" w:date="2022-05-16T11:47:00Z">
              <w:r w:rsidR="001F7B83" w:rsidRPr="00D14360">
                <w:rPr>
                  <w:rFonts w:ascii="Courier New" w:hAnsi="Courier New" w:cs="Courier New"/>
                  <w:color w:val="000000"/>
                  <w:sz w:val="16"/>
                  <w:szCs w:val="16"/>
                </w:rPr>
                <w:delText>”</w:delText>
              </w:r>
            </w:del>
            <w:ins w:id="15100" w:author="Russell Ott" w:date="2022-05-16T11:47: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101" w:author="Russell Ott" w:date="2022-05-16T11:47:00Z">
              <w:r w:rsidRPr="00D14360">
                <w:rPr>
                  <w:rFonts w:ascii="Courier New" w:hAnsi="Courier New" w:cs="Courier New"/>
                  <w:color w:val="000000"/>
                  <w:sz w:val="16"/>
                  <w:szCs w:val="16"/>
                </w:rPr>
                <w:delText>=</w:delText>
              </w:r>
              <w:r w:rsidR="002A6DFE" w:rsidRPr="00D14360">
                <w:rPr>
                  <w:rFonts w:ascii="Courier New" w:hAnsi="Courier New" w:cs="Courier New"/>
                  <w:color w:val="000000"/>
                  <w:sz w:val="16"/>
                  <w:szCs w:val="16"/>
                </w:rPr>
                <w:delText>”</w:delText>
              </w:r>
            </w:del>
            <w:ins w:id="15102"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2A6DFE" w:rsidRPr="00D14360">
              <w:rPr>
                <w:rFonts w:ascii="Courier New" w:hAnsi="Courier New" w:cs="Courier New"/>
                <w:color w:val="000000"/>
                <w:sz w:val="16"/>
                <w:szCs w:val="16"/>
              </w:rPr>
              <w:t>EVN</w:t>
            </w:r>
            <w:del w:id="15103" w:author="Russell Ott" w:date="2022-05-16T11:47:00Z">
              <w:r w:rsidR="002A6DFE"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04" w:author="Russell Ott" w:date="2022-05-16T11:47: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6DC03E1" w14:textId="6F088C5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5105" w:author="Russell Ott" w:date="2022-05-16T11:47:00Z">
              <w:r w:rsidRPr="00D14360">
                <w:rPr>
                  <w:rFonts w:ascii="Courier New" w:hAnsi="Courier New" w:cs="Courier New"/>
                  <w:color w:val="000000"/>
                  <w:sz w:val="16"/>
                  <w:szCs w:val="16"/>
                </w:rPr>
                <w:delText>=</w:delText>
              </w:r>
              <w:r w:rsidR="002A6DFE" w:rsidRPr="00D14360">
                <w:rPr>
                  <w:rFonts w:ascii="Courier New" w:hAnsi="Courier New" w:cs="Courier New"/>
                  <w:color w:val="000000"/>
                  <w:sz w:val="16"/>
                  <w:szCs w:val="16"/>
                </w:rPr>
                <w:delText>”</w:delText>
              </w:r>
            </w:del>
            <w:ins w:id="15106" w:author="Russell Ott" w:date="2022-05-16T11:47: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2A6DFE" w:rsidRPr="00D14360">
              <w:rPr>
                <w:rFonts w:ascii="Courier New" w:hAnsi="Courier New" w:cs="Courier New"/>
                <w:color w:val="000000"/>
                <w:sz w:val="16"/>
                <w:szCs w:val="16"/>
              </w:rPr>
              <w:t>6D01A564-58CC-4CF5-929-F-B83583701BFE</w:t>
            </w:r>
            <w:del w:id="15107" w:author="Russell Ott" w:date="2022-05-16T11:47:00Z">
              <w:r w:rsidRPr="00D14360">
                <w:rPr>
                  <w:rFonts w:ascii="Courier New" w:hAnsi="Courier New" w:cs="Courier New"/>
                  <w:color w:val="000000"/>
                  <w:sz w:val="16"/>
                  <w:szCs w:val="16"/>
                </w:rPr>
                <w:delText>/&gt;</w:delText>
              </w:r>
            </w:del>
            <w:ins w:id="15108" w:author="Russell Ott" w:date="2022-05-16T11:47:00Z">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ins>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PrChange w:id="15109" w:author="Russell Ott" w:date="2022-05-16T11:47:00Z">
            <w:rPr>
              <w:rFonts w:ascii="Calibri" w:hAnsi="Calibri"/>
            </w:rPr>
          </w:rPrChange>
        </w:rPr>
      </w:pPr>
      <w:bookmarkStart w:id="15110" w:name="_qp8tez6rxgxy" w:colFirst="0" w:colLast="0"/>
      <w:bookmarkEnd w:id="14848"/>
      <w:bookmarkEnd w:id="15110"/>
    </w:p>
    <w:p w14:paraId="4A54E456" w14:textId="77777777" w:rsidR="00894F9B" w:rsidRPr="00D14360" w:rsidRDefault="00894F9B">
      <w:pPr>
        <w:spacing w:line="276" w:lineRule="auto"/>
        <w:rPr>
          <w:rPrChange w:id="15111" w:author="Russell Ott" w:date="2022-05-16T11:47:00Z">
            <w:rPr>
              <w:rFonts w:ascii="Calibri" w:hAnsi="Calibri"/>
            </w:rPr>
          </w:rPrChange>
        </w:rPr>
      </w:pPr>
      <w:r w:rsidRPr="00D14360">
        <w:rPr>
          <w:rPrChange w:id="15112" w:author="Russell Ott" w:date="2022-05-16T11:47:00Z">
            <w:rPr>
              <w:rFonts w:ascii="Calibri" w:hAnsi="Calibri"/>
            </w:rPr>
          </w:rPrChange>
        </w:rPr>
        <w:br w:type="page"/>
      </w:r>
    </w:p>
    <w:p w14:paraId="727C1B55" w14:textId="5CB749C7" w:rsidR="001E7AE2" w:rsidRPr="00A61A3F" w:rsidRDefault="001E7AE2" w:rsidP="001E7AE2">
      <w:pPr>
        <w:pStyle w:val="Heading1"/>
        <w:rPr>
          <w:ins w:id="15113" w:author="Russell Ott" w:date="2022-05-16T11:47:00Z"/>
        </w:rPr>
      </w:pPr>
      <w:bookmarkStart w:id="15114" w:name="_Toc15469475"/>
      <w:bookmarkStart w:id="15115" w:name="_Toc15479923"/>
      <w:bookmarkStart w:id="15116" w:name="_Toc18495106"/>
      <w:bookmarkStart w:id="15117" w:name="_Toc19870337"/>
      <w:bookmarkStart w:id="15118" w:name="_Toc20481029"/>
      <w:bookmarkStart w:id="15119" w:name="_Toc21529560"/>
      <w:bookmarkStart w:id="15120" w:name="_Toc21691613"/>
      <w:bookmarkStart w:id="15121" w:name="_Toc21845797"/>
      <w:bookmarkStart w:id="15122" w:name="_Toc21852038"/>
      <w:bookmarkStart w:id="15123" w:name="_Toc21872005"/>
      <w:bookmarkStart w:id="15124" w:name="_Toc21872461"/>
      <w:bookmarkStart w:id="15125" w:name="_Toc21880233"/>
      <w:bookmarkStart w:id="15126" w:name="_Toc21890063"/>
      <w:bookmarkStart w:id="15127" w:name="_Toc21894207"/>
      <w:bookmarkStart w:id="15128" w:name="_Toc21898133"/>
      <w:bookmarkStart w:id="15129" w:name="_Toc21926881"/>
      <w:bookmarkStart w:id="15130" w:name="_r1vdx1jpblbb" w:colFirst="0" w:colLast="0"/>
      <w:bookmarkStart w:id="15131" w:name="_yazntvt0rv2h" w:colFirst="0" w:colLast="0"/>
      <w:bookmarkStart w:id="15132" w:name="_rjefff" w:colFirst="0" w:colLast="0"/>
      <w:bookmarkStart w:id="15133" w:name="_Resources"/>
      <w:bookmarkStart w:id="15134" w:name="_Toc103262717"/>
      <w:bookmarkStart w:id="15135" w:name="_Toc11043723"/>
      <w:bookmarkStart w:id="15136" w:name="_Toc11045646"/>
      <w:bookmarkStart w:id="15137" w:name="_Toc11219062"/>
      <w:bookmarkStart w:id="15138" w:name="_Toc11391316"/>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ins w:id="15139" w:author="Russell Ott" w:date="2022-05-16T11:47:00Z">
        <w:r w:rsidRPr="00A61A3F">
          <w:t>USCDI Guidance</w:t>
        </w:r>
        <w:bookmarkEnd w:id="15134"/>
      </w:ins>
    </w:p>
    <w:p w14:paraId="7E963B05" w14:textId="75A8CF25" w:rsidR="0061472A" w:rsidRDefault="0061472A" w:rsidP="0061472A">
      <w:pPr>
        <w:rPr>
          <w:ins w:id="15140" w:author="Russell Ott" w:date="2022-05-16T11:47:00Z"/>
          <w:rFonts w:asciiTheme="minorHAnsi" w:hAnsiTheme="minorHAnsi" w:cstheme="minorHAnsi"/>
        </w:rPr>
      </w:pPr>
      <w:ins w:id="15141" w:author="Russell Ott" w:date="2022-05-16T11:47:00Z">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5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ins>
    </w:p>
    <w:p w14:paraId="35F4870A" w14:textId="57FDBADA" w:rsidR="0061472A" w:rsidRPr="00907779" w:rsidRDefault="0061472A" w:rsidP="0061472A">
      <w:pPr>
        <w:rPr>
          <w:ins w:id="15143" w:author="Russell Ott" w:date="2022-05-16T11:47:00Z"/>
          <w:rFonts w:asciiTheme="minorHAnsi" w:hAnsiTheme="minorHAnsi" w:cstheme="minorHAnsi"/>
        </w:rPr>
      </w:pPr>
      <w:ins w:id="15144" w:author="Russell Ott" w:date="2022-05-16T11:47:00Z">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ins>
    </w:p>
    <w:p w14:paraId="4C0D1D0D" w14:textId="3BF61589" w:rsidR="004227C3" w:rsidRPr="00A61A3F" w:rsidRDefault="00BE344B" w:rsidP="00943AA0">
      <w:pPr>
        <w:pStyle w:val="Heading2"/>
        <w:rPr>
          <w:ins w:id="15145" w:author="Russell Ott" w:date="2022-05-16T11:47:00Z"/>
        </w:rPr>
      </w:pPr>
      <w:ins w:id="15146" w:author="Russell Ott" w:date="2022-05-16T11:47:00Z">
        <w:r>
          <w:t xml:space="preserve"> </w:t>
        </w:r>
        <w:bookmarkStart w:id="15147" w:name="_Toc103262718"/>
        <w:r w:rsidRPr="00A61A3F">
          <w:t>General USCDI Guidance</w:t>
        </w:r>
        <w:bookmarkEnd w:id="15147"/>
      </w:ins>
    </w:p>
    <w:p w14:paraId="6AA50887" w14:textId="3E0003A7" w:rsidR="0061472A" w:rsidRPr="00907779" w:rsidRDefault="0061472A" w:rsidP="00907779">
      <w:pPr>
        <w:rPr>
          <w:ins w:id="15148" w:author="Russell Ott" w:date="2022-05-16T11:47:00Z"/>
        </w:rPr>
      </w:pPr>
      <w:ins w:id="15149" w:author="Russell Ott" w:date="2022-05-16T11:47:00Z">
        <w:r w:rsidRPr="00907779">
          <w:t>This section contains high level guidance that applies across USCDI Data Classes and Data Elements.</w:t>
        </w:r>
      </w:ins>
    </w:p>
    <w:p w14:paraId="6FB66FCC" w14:textId="06018DC7" w:rsidR="006D37FA" w:rsidRPr="00A61A3F" w:rsidRDefault="006D37FA" w:rsidP="00F10C7C">
      <w:pPr>
        <w:pStyle w:val="Heading3"/>
        <w:rPr>
          <w:ins w:id="15150" w:author="Russell Ott" w:date="2022-05-16T11:47:00Z"/>
        </w:rPr>
      </w:pPr>
      <w:bookmarkStart w:id="15151" w:name="_Toc103262719"/>
      <w:ins w:id="15152" w:author="Russell Ott" w:date="2022-05-16T11:47:00Z">
        <w:r w:rsidRPr="00A61A3F">
          <w:t>Best Practices for Implementing Templates revised to support USCDI v2</w:t>
        </w:r>
        <w:bookmarkEnd w:id="15151"/>
      </w:ins>
    </w:p>
    <w:p w14:paraId="64D62CFB" w14:textId="5B15C85E" w:rsidR="006D37FA" w:rsidRPr="00E34357" w:rsidRDefault="00FE0A60" w:rsidP="006D37FA">
      <w:pPr>
        <w:rPr>
          <w:ins w:id="15153" w:author="Russell Ott" w:date="2022-05-16T11:47:00Z"/>
          <w:rFonts w:asciiTheme="minorHAnsi" w:hAnsiTheme="minorHAnsi" w:cstheme="minorHAnsi"/>
        </w:rPr>
      </w:pPr>
      <w:ins w:id="15154" w:author="Russell Ott" w:date="2022-05-16T11:47:00Z">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Pr>
            <w:rFonts w:asciiTheme="minorHAnsi" w:hAnsiTheme="minorHAnsi" w:cstheme="minorHAnsi"/>
          </w:rPr>
          <w:t>4.2.2</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sidRPr="00F10C7C">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ins>
    </w:p>
    <w:p w14:paraId="62E31AC3" w14:textId="3CF720E9" w:rsidR="0046756C" w:rsidRPr="00A61A3F" w:rsidRDefault="00E35DE6" w:rsidP="00F10C7C">
      <w:pPr>
        <w:pStyle w:val="Heading3"/>
        <w:rPr>
          <w:ins w:id="15155" w:author="Russell Ott" w:date="2022-05-16T11:47:00Z"/>
        </w:rPr>
      </w:pPr>
      <w:bookmarkStart w:id="15156" w:name="_Ref88487492"/>
      <w:bookmarkStart w:id="15157" w:name="_Ref88487494"/>
      <w:bookmarkStart w:id="15158" w:name="_Toc103262720"/>
      <w:ins w:id="15159" w:author="Russell Ott" w:date="2022-05-16T11:47:00Z">
        <w:r w:rsidRPr="00A61A3F">
          <w:t>Social Determinant of Health Vocabulary</w:t>
        </w:r>
        <w:r w:rsidR="00F21F93" w:rsidRPr="00A61A3F">
          <w:t xml:space="preserve"> Design Notes</w:t>
        </w:r>
        <w:bookmarkEnd w:id="15156"/>
        <w:bookmarkEnd w:id="15157"/>
        <w:bookmarkEnd w:id="15158"/>
      </w:ins>
    </w:p>
    <w:p w14:paraId="6CF26175" w14:textId="76319CF6" w:rsidR="00E14386" w:rsidRPr="00A61A1E" w:rsidRDefault="00E14386" w:rsidP="00E14386">
      <w:pPr>
        <w:pStyle w:val="NormalWeb"/>
        <w:spacing w:before="240" w:beforeAutospacing="0" w:after="240" w:afterAutospacing="0"/>
        <w:rPr>
          <w:ins w:id="15160" w:author="Russell Ott" w:date="2022-05-16T11:47:00Z"/>
          <w:rFonts w:asciiTheme="minorHAnsi" w:hAnsiTheme="minorHAnsi" w:cstheme="minorHAnsi"/>
        </w:rPr>
      </w:pPr>
      <w:ins w:id="15161" w:author="Russell Ott" w:date="2022-05-16T11:47:00Z">
        <w:r w:rsidRPr="00A61A1E">
          <w:rPr>
            <w:rFonts w:asciiTheme="minorHAnsi" w:hAnsiTheme="minorHAnsi" w:cstheme="minorHAnsi"/>
            <w:color w:val="000000"/>
          </w:rPr>
          <w:t xml:space="preserve">The </w:t>
        </w:r>
        <w:r w:rsidR="001A0138">
          <w:fldChar w:fldCharType="begin"/>
        </w:r>
        <w:r w:rsidR="001A0138">
          <w:instrText xml:space="preserve"> HYPERLINK "https://www.healthit.gov/isa/united-states-core-data-interoperability-uscdi" \l "uscdi-v2" </w:instrText>
        </w:r>
        <w:r w:rsidR="001A0138">
          <w:fldChar w:fldCharType="separate"/>
        </w:r>
        <w:r w:rsidRPr="000D13D7">
          <w:rPr>
            <w:rStyle w:val="Hyperlink"/>
            <w:rFonts w:asciiTheme="minorHAnsi" w:hAnsiTheme="minorHAnsi" w:cstheme="minorHAnsi"/>
          </w:rPr>
          <w:t>ONC US Core Data for Interoperability (USCDI) v2</w:t>
        </w:r>
        <w:r w:rsidR="001A0138">
          <w:rPr>
            <w:rStyle w:val="Hyperlink"/>
            <w:rFonts w:asciiTheme="minorHAnsi" w:hAnsiTheme="minorHAnsi" w:cstheme="minorHAnsi"/>
          </w:rPr>
          <w:fldChar w:fldCharType="end"/>
        </w:r>
        <w:r w:rsidRPr="00A61A1E">
          <w:rPr>
            <w:rFonts w:asciiTheme="minorHAnsi" w:hAnsiTheme="minorHAnsi" w:cstheme="minorHAnsi"/>
            <w:color w:val="000000"/>
          </w:rPr>
          <w:t xml:space="preserve"> update in July 2021 includes several social determinants of health concepts, including problems, goals, procedures, and service requests. The </w:t>
        </w:r>
        <w:r w:rsidR="001A0138">
          <w:fldChar w:fldCharType="begin"/>
        </w:r>
        <w:r w:rsidR="001A0138">
          <w:instrText xml:space="preserve"> HYPERLINK "https://www.hl7.org/gravity/" </w:instrText>
        </w:r>
        <w:r w:rsidR="001A0138">
          <w:fldChar w:fldCharType="separate"/>
        </w:r>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r w:rsidR="001A0138">
          <w:rPr>
            <w:rStyle w:val="Hyperlink"/>
            <w:rFonts w:asciiTheme="minorHAnsi" w:hAnsiTheme="minorHAnsi" w:cstheme="minorHAnsi"/>
            <w:color w:val="1155CC"/>
          </w:rPr>
          <w:fldChar w:fldCharType="end"/>
        </w:r>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improve how we use and share information on social determinants of health</w:t>
        </w:r>
        <w:r w:rsidR="0060039F">
          <w:rPr>
            <w:rFonts w:asciiTheme="minorHAnsi" w:hAnsiTheme="minorHAnsi" w:cstheme="minorHAnsi"/>
            <w:color w:val="000000"/>
          </w:rPr>
          <w:t xml:space="preserve">, and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ins>
    </w:p>
    <w:p w14:paraId="63B8011C" w14:textId="067E9987" w:rsidR="00AE51D5" w:rsidRDefault="0060039F" w:rsidP="00AE51D5">
      <w:pPr>
        <w:pStyle w:val="NormalWeb"/>
        <w:spacing w:before="240" w:beforeAutospacing="0" w:after="0" w:afterAutospacing="0"/>
        <w:textAlignment w:val="baseline"/>
        <w:rPr>
          <w:ins w:id="15162" w:author="Russell Ott" w:date="2022-05-16T11:47:00Z"/>
          <w:rFonts w:asciiTheme="minorHAnsi" w:hAnsiTheme="minorHAnsi" w:cstheme="minorHAnsi"/>
          <w:color w:val="000000"/>
        </w:rPr>
      </w:pPr>
      <w:ins w:id="15163" w:author="Russell Ott" w:date="2022-05-16T11:47:00Z">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ins>
    </w:p>
    <w:p w14:paraId="536F7B25" w14:textId="685F8825" w:rsidR="00E14386" w:rsidRPr="00A61A1E" w:rsidRDefault="001A0138" w:rsidP="00AE51D5">
      <w:pPr>
        <w:pStyle w:val="NormalWeb"/>
        <w:numPr>
          <w:ilvl w:val="0"/>
          <w:numId w:val="44"/>
        </w:numPr>
        <w:spacing w:before="240" w:beforeAutospacing="0" w:after="0" w:afterAutospacing="0"/>
        <w:textAlignment w:val="baseline"/>
        <w:rPr>
          <w:ins w:id="15164" w:author="Russell Ott" w:date="2022-05-16T11:47:00Z"/>
          <w:rFonts w:asciiTheme="minorHAnsi" w:hAnsiTheme="minorHAnsi" w:cstheme="minorHAnsi"/>
          <w:color w:val="000000"/>
        </w:rPr>
      </w:pPr>
      <w:ins w:id="15165" w:author="Russell Ott" w:date="2022-05-16T11:47:00Z">
        <w:r>
          <w:fldChar w:fldCharType="begin"/>
        </w:r>
        <w:r>
          <w:instrText xml:space="preserve"> HYPERLINK "https://vsac.nlm.nih.gov/valueset/2.16.840.1.113</w:instrText>
        </w:r>
        <w:r>
          <w:instrText xml:space="preserve">762.1.4.1196.788/expansion" </w:instrText>
        </w:r>
        <w:r>
          <w:fldChar w:fldCharType="separate"/>
        </w:r>
        <w:r w:rsidR="00E14386" w:rsidRPr="00A61A1E">
          <w:rPr>
            <w:rStyle w:val="Hyperlink"/>
            <w:rFonts w:asciiTheme="minorHAnsi" w:hAnsiTheme="minorHAnsi" w:cstheme="minorHAnsi"/>
            <w:color w:val="1155CC"/>
          </w:rPr>
          <w:t>Social Determinants of Health Conditions Value Set</w:t>
        </w:r>
        <w:r>
          <w:rPr>
            <w:rStyle w:val="Hyperlink"/>
            <w:rFonts w:asciiTheme="minorHAnsi" w:hAnsiTheme="minorHAnsi" w:cstheme="minorHAnsi"/>
            <w:color w:val="1155CC"/>
          </w:rPr>
          <w:fldChar w:fldCharType="end"/>
        </w:r>
      </w:ins>
    </w:p>
    <w:p w14:paraId="76D41CBF" w14:textId="33F6DA2B" w:rsidR="00E14386" w:rsidRPr="00A61A1E" w:rsidRDefault="001A0138" w:rsidP="00E14386">
      <w:pPr>
        <w:pStyle w:val="NormalWeb"/>
        <w:numPr>
          <w:ilvl w:val="0"/>
          <w:numId w:val="43"/>
        </w:numPr>
        <w:spacing w:before="0" w:beforeAutospacing="0" w:after="0" w:afterAutospacing="0"/>
        <w:textAlignment w:val="baseline"/>
        <w:rPr>
          <w:ins w:id="15166" w:author="Russell Ott" w:date="2022-05-16T11:47:00Z"/>
          <w:rFonts w:asciiTheme="minorHAnsi" w:hAnsiTheme="minorHAnsi" w:cstheme="minorHAnsi"/>
          <w:color w:val="000000"/>
        </w:rPr>
      </w:pPr>
      <w:ins w:id="15167" w:author="Russell Ott" w:date="2022-05-16T11:47:00Z">
        <w:r>
          <w:fldChar w:fldCharType="begin"/>
        </w:r>
        <w:r>
          <w:instrText xml:space="preserve"> HYPERLINK "https://vsac.nlm.nih.gov/valueset/2.16.840.1.113762.1.4.1196.789/expansion" </w:instrText>
        </w:r>
        <w:r>
          <w:fldChar w:fldCharType="separate"/>
        </w:r>
        <w:r w:rsidR="00E14386" w:rsidRPr="00A61A1E">
          <w:rPr>
            <w:rStyle w:val="Hyperlink"/>
            <w:rFonts w:asciiTheme="minorHAnsi" w:hAnsiTheme="minorHAnsi" w:cstheme="minorHAnsi"/>
            <w:color w:val="1155CC"/>
          </w:rPr>
          <w:t>Social Determinants of Health Procedures Value Set</w:t>
        </w:r>
        <w:r>
          <w:rPr>
            <w:rStyle w:val="Hyperlink"/>
            <w:rFonts w:asciiTheme="minorHAnsi" w:hAnsiTheme="minorHAnsi" w:cstheme="minorHAnsi"/>
            <w:color w:val="1155CC"/>
          </w:rPr>
          <w:fldChar w:fldCharType="end"/>
        </w:r>
      </w:ins>
    </w:p>
    <w:p w14:paraId="425FB137" w14:textId="201C7E96" w:rsidR="00E14386" w:rsidRPr="00A61A1E" w:rsidRDefault="001A0138" w:rsidP="00E14386">
      <w:pPr>
        <w:pStyle w:val="NormalWeb"/>
        <w:numPr>
          <w:ilvl w:val="0"/>
          <w:numId w:val="43"/>
        </w:numPr>
        <w:spacing w:before="0" w:beforeAutospacing="0" w:after="0" w:afterAutospacing="0"/>
        <w:textAlignment w:val="baseline"/>
        <w:rPr>
          <w:ins w:id="15168" w:author="Russell Ott" w:date="2022-05-16T11:47:00Z"/>
          <w:rFonts w:asciiTheme="minorHAnsi" w:hAnsiTheme="minorHAnsi" w:cstheme="minorHAnsi"/>
          <w:color w:val="000000"/>
        </w:rPr>
      </w:pPr>
      <w:ins w:id="15169" w:author="Russell Ott" w:date="2022-05-16T11:47:00Z">
        <w:r>
          <w:fldChar w:fldCharType="begin"/>
        </w:r>
        <w:r>
          <w:instrText xml:space="preserve"> HYPERLINK "https://vsac.nlm.nih.gov/valueset/2.16.840.1.113762.1.4.1247.71/expansion" </w:instrText>
        </w:r>
        <w:r>
          <w:fldChar w:fldCharType="separate"/>
        </w:r>
        <w:r w:rsidR="00E14386" w:rsidRPr="00A61A1E">
          <w:rPr>
            <w:rStyle w:val="Hyperlink"/>
            <w:rFonts w:asciiTheme="minorHAnsi" w:hAnsiTheme="minorHAnsi" w:cstheme="minorHAnsi"/>
            <w:color w:val="1155CC"/>
          </w:rPr>
          <w:t>Social Determinants of Health Goals Value Set</w:t>
        </w:r>
        <w:r>
          <w:rPr>
            <w:rStyle w:val="Hyperlink"/>
            <w:rFonts w:asciiTheme="minorHAnsi" w:hAnsiTheme="minorHAnsi" w:cstheme="minorHAnsi"/>
            <w:color w:val="1155CC"/>
          </w:rPr>
          <w:fldChar w:fldCharType="end"/>
        </w:r>
      </w:ins>
    </w:p>
    <w:p w14:paraId="6C1E5F1F" w14:textId="0031079A" w:rsidR="00E14386" w:rsidRPr="00A61A1E" w:rsidRDefault="001A0138" w:rsidP="00E14386">
      <w:pPr>
        <w:pStyle w:val="NormalWeb"/>
        <w:numPr>
          <w:ilvl w:val="0"/>
          <w:numId w:val="43"/>
        </w:numPr>
        <w:spacing w:before="0" w:beforeAutospacing="0" w:after="240" w:afterAutospacing="0"/>
        <w:textAlignment w:val="baseline"/>
        <w:rPr>
          <w:ins w:id="15170" w:author="Russell Ott" w:date="2022-05-16T11:47:00Z"/>
          <w:rFonts w:asciiTheme="minorHAnsi" w:hAnsiTheme="minorHAnsi" w:cstheme="minorHAnsi"/>
          <w:color w:val="000000"/>
        </w:rPr>
      </w:pPr>
      <w:ins w:id="15171" w:author="Russell Ott" w:date="2022-05-16T11:47:00Z">
        <w:r>
          <w:fldChar w:fldCharType="begin"/>
        </w:r>
        <w:r>
          <w:instrText xml:space="preserve"> HYPERLINK "https://vsac.nlm.nih.gov/valueset/2.16.840.1.113762.1.4.1196.790/expansion" </w:instrText>
        </w:r>
        <w:r>
          <w:fldChar w:fldCharType="separate"/>
        </w:r>
        <w:r w:rsidR="00E14386" w:rsidRPr="00A61A1E">
          <w:rPr>
            <w:rStyle w:val="Hyperlink"/>
            <w:rFonts w:asciiTheme="minorHAnsi" w:hAnsiTheme="minorHAnsi" w:cstheme="minorHAnsi"/>
            <w:color w:val="1155CC"/>
          </w:rPr>
          <w:t>Social Determinants of Health Service Requests Value Set</w:t>
        </w:r>
        <w:r>
          <w:rPr>
            <w:rStyle w:val="Hyperlink"/>
            <w:rFonts w:asciiTheme="minorHAnsi" w:hAnsiTheme="minorHAnsi" w:cstheme="minorHAnsi"/>
            <w:color w:val="1155CC"/>
          </w:rPr>
          <w:fldChar w:fldCharType="end"/>
        </w:r>
        <w:r w:rsidR="00E14386" w:rsidRPr="00A61A1E">
          <w:rPr>
            <w:rFonts w:asciiTheme="minorHAnsi" w:hAnsiTheme="minorHAnsi" w:cstheme="minorHAnsi"/>
            <w:color w:val="000000"/>
          </w:rPr>
          <w:t xml:space="preserve"> (Used in the Planned Procedure Template)</w:t>
        </w:r>
      </w:ins>
    </w:p>
    <w:p w14:paraId="79698B71" w14:textId="12CE9F95" w:rsidR="00C51F26" w:rsidRPr="00A61A1E" w:rsidRDefault="00983878" w:rsidP="00C51F26">
      <w:pPr>
        <w:pStyle w:val="NormalWeb"/>
        <w:spacing w:before="0" w:beforeAutospacing="0" w:after="240" w:afterAutospacing="0"/>
        <w:ind w:left="360"/>
        <w:textAlignment w:val="baseline"/>
        <w:rPr>
          <w:ins w:id="15172" w:author="Russell Ott" w:date="2022-05-16T11:47:00Z"/>
          <w:rFonts w:asciiTheme="minorHAnsi" w:hAnsiTheme="minorHAnsi" w:cstheme="minorHAnsi"/>
          <w:color w:val="000000"/>
        </w:rPr>
      </w:pPr>
      <w:ins w:id="15173" w:author="Russell Ott" w:date="2022-05-16T11:47:00Z">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ins>
    </w:p>
    <w:p w14:paraId="6142BD66" w14:textId="3370BAA8" w:rsidR="00E14386" w:rsidRDefault="00E14386" w:rsidP="00E14386">
      <w:pPr>
        <w:pStyle w:val="Caption"/>
        <w:keepNext/>
        <w:rPr>
          <w:ins w:id="15174" w:author="Russell Ott" w:date="2022-05-16T11:47:00Z"/>
        </w:rPr>
      </w:pPr>
      <w:bookmarkStart w:id="15175" w:name="_Toc103262843"/>
      <w:ins w:id="15176" w:author="Russell Ott" w:date="2022-05-16T11:47:00Z">
        <w:r>
          <w:t xml:space="preserve">Figure </w:t>
        </w:r>
        <w:r w:rsidR="00132A94">
          <w:fldChar w:fldCharType="begin"/>
        </w:r>
        <w:r w:rsidR="00132A94">
          <w:instrText xml:space="preserve"> SEQ Figure \* ARABIC </w:instrText>
        </w:r>
        <w:r w:rsidR="00132A94">
          <w:fldChar w:fldCharType="separate"/>
        </w:r>
        <w:r w:rsidR="00F10C7C">
          <w:rPr>
            <w:noProof/>
          </w:rPr>
          <w:t>8</w:t>
        </w:r>
        <w:r w:rsidR="00132A94">
          <w:rPr>
            <w:noProof/>
          </w:rPr>
          <w:fldChar w:fldCharType="end"/>
        </w:r>
        <w:r>
          <w:t>: Example of SDOH Grouping Value set in VSAC (Conditions)</w:t>
        </w:r>
        <w:bookmarkEnd w:id="15175"/>
      </w:ins>
    </w:p>
    <w:p w14:paraId="76EC9F2D" w14:textId="76B30058" w:rsidR="00E14386" w:rsidRDefault="00E14386" w:rsidP="00E14386">
      <w:pPr>
        <w:pStyle w:val="NormalWeb"/>
        <w:spacing w:before="0" w:beforeAutospacing="0" w:after="240" w:afterAutospacing="0"/>
        <w:textAlignment w:val="baseline"/>
        <w:rPr>
          <w:ins w:id="15177" w:author="Russell Ott" w:date="2022-05-16T11:47:00Z"/>
          <w:rFonts w:ascii="Arial" w:hAnsi="Arial" w:cs="Arial"/>
          <w:color w:val="000000"/>
          <w:sz w:val="22"/>
          <w:szCs w:val="22"/>
        </w:rPr>
      </w:pPr>
      <w:ins w:id="15178" w:author="Russell Ott" w:date="2022-05-16T11:47:00Z">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ins>
    </w:p>
    <w:p w14:paraId="6DDE0FA9" w14:textId="244C6519" w:rsidR="00085AB9" w:rsidRDefault="007C663A" w:rsidP="006B2604">
      <w:pPr>
        <w:keepNext/>
        <w:widowControl w:val="0"/>
        <w:rPr>
          <w:ins w:id="15179" w:author="Russell Ott" w:date="2022-05-16T11:47:00Z"/>
        </w:rPr>
      </w:pPr>
      <w:ins w:id="15180" w:author="Russell Ott" w:date="2022-05-16T11:47:00Z">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ins>
    </w:p>
    <w:p w14:paraId="1221C733" w14:textId="77777777" w:rsidR="000B21DE" w:rsidRPr="000B21DE" w:rsidRDefault="000B21DE" w:rsidP="00F21F93">
      <w:pPr>
        <w:rPr>
          <w:ins w:id="15181" w:author="Russell Ott" w:date="2022-05-16T11:47:00Z"/>
        </w:rPr>
      </w:pPr>
    </w:p>
    <w:p w14:paraId="6CC29846" w14:textId="6CF09C8D" w:rsidR="004E13CD" w:rsidRPr="00A61A3F" w:rsidRDefault="004E13CD" w:rsidP="00943AA0">
      <w:pPr>
        <w:pStyle w:val="Heading2"/>
        <w:rPr>
          <w:ins w:id="15182" w:author="Russell Ott" w:date="2022-05-16T11:47:00Z"/>
        </w:rPr>
      </w:pPr>
      <w:bookmarkStart w:id="15183" w:name="_Toc103262721"/>
      <w:ins w:id="15184" w:author="Russell Ott" w:date="2022-05-16T11:47:00Z">
        <w:r w:rsidRPr="00A61A3F">
          <w:t>USCDI Data Class and Data Element Guidance</w:t>
        </w:r>
        <w:bookmarkEnd w:id="15183"/>
      </w:ins>
    </w:p>
    <w:p w14:paraId="65B2CE06" w14:textId="5D9FF91A" w:rsidR="004E13CD" w:rsidRPr="00A61A1E" w:rsidRDefault="004E13CD" w:rsidP="004E13CD">
      <w:pPr>
        <w:rPr>
          <w:ins w:id="15185" w:author="Russell Ott" w:date="2022-05-16T11:47:00Z"/>
          <w:rFonts w:asciiTheme="minorHAnsi" w:hAnsiTheme="minorHAnsi" w:cstheme="minorHAnsi"/>
        </w:rPr>
      </w:pPr>
      <w:ins w:id="15186" w:author="Russell Ott" w:date="2022-05-16T11:47:00Z">
        <w:r w:rsidRPr="00A61A1E">
          <w:rPr>
            <w:rFonts w:asciiTheme="minorHAnsi" w:hAnsiTheme="minorHAnsi" w:cstheme="minorHAnsi"/>
          </w:rPr>
          <w:t>In the sections below, specific guidance is included related to each of the USCDI v2 Data Classes and Data Elements.</w:t>
        </w:r>
      </w:ins>
    </w:p>
    <w:p w14:paraId="1E3181E5" w14:textId="663DD288" w:rsidR="001E7AE2" w:rsidRPr="00A61A3F" w:rsidRDefault="001E7AE2" w:rsidP="00F10C7C">
      <w:pPr>
        <w:pStyle w:val="Heading3"/>
        <w:rPr>
          <w:ins w:id="15187" w:author="Russell Ott" w:date="2022-05-16T11:47:00Z"/>
        </w:rPr>
      </w:pPr>
      <w:bookmarkStart w:id="15188" w:name="_Toc103262722"/>
      <w:ins w:id="15189" w:author="Russell Ott" w:date="2022-05-16T11:47:00Z">
        <w:r w:rsidRPr="00A61A3F">
          <w:t>Assessment and Plan of Treatment</w:t>
        </w:r>
        <w:bookmarkEnd w:id="15188"/>
      </w:ins>
    </w:p>
    <w:p w14:paraId="0E3A409C" w14:textId="0C4E42DE" w:rsidR="00BD12D9" w:rsidRPr="00E54131" w:rsidRDefault="00BD12D9" w:rsidP="00BD12D9">
      <w:pPr>
        <w:shd w:val="clear" w:color="auto" w:fill="FFFFFF"/>
        <w:rPr>
          <w:ins w:id="15190" w:author="Russell Ott" w:date="2022-05-16T11:47:00Z"/>
          <w:rFonts w:asciiTheme="minorHAnsi" w:hAnsiTheme="minorHAnsi" w:cstheme="minorHAnsi"/>
          <w:sz w:val="21"/>
          <w:szCs w:val="21"/>
        </w:rPr>
      </w:pPr>
      <w:ins w:id="15191" w:author="Russell Ott" w:date="2022-05-16T11:47:00Z">
        <w:r w:rsidRPr="00E54131">
          <w:rPr>
            <w:rFonts w:asciiTheme="minorHAnsi" w:hAnsiTheme="minorHAnsi" w:cstheme="minorHAnsi"/>
            <w:sz w:val="21"/>
            <w:szCs w:val="21"/>
          </w:rPr>
          <w:t>Represents a health professional’s conclusions and working assumptions that will guide treatment of the patient.</w:t>
        </w:r>
      </w:ins>
    </w:p>
    <w:p w14:paraId="3167E83C" w14:textId="77777777" w:rsidR="00E518B4" w:rsidRPr="00BD12D9" w:rsidRDefault="00E518B4" w:rsidP="00BD12D9">
      <w:pPr>
        <w:shd w:val="clear" w:color="auto" w:fill="FFFFFF"/>
        <w:rPr>
          <w:ins w:id="15192" w:author="Russell Ott" w:date="2022-05-16T11:47:00Z"/>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5A69B8">
        <w:trPr>
          <w:ins w:id="15193" w:author="Russell Ott" w:date="2022-05-16T11:47:00Z"/>
        </w:trPr>
        <w:tc>
          <w:tcPr>
            <w:tcW w:w="2731" w:type="dxa"/>
            <w:shd w:val="clear" w:color="auto" w:fill="2E74B5" w:themeFill="accent5" w:themeFillShade="BF"/>
          </w:tcPr>
          <w:p w14:paraId="6C50E4F6" w14:textId="77777777" w:rsidR="001E7AE2" w:rsidRPr="00E54131" w:rsidRDefault="001E7AE2" w:rsidP="00E518B4">
            <w:pPr>
              <w:rPr>
                <w:ins w:id="15194" w:author="Russell Ott" w:date="2022-05-16T11:47:00Z"/>
                <w:rFonts w:asciiTheme="minorHAnsi" w:hAnsiTheme="minorHAnsi" w:cstheme="minorHAnsi"/>
                <w:color w:val="FFFFFF" w:themeColor="background1"/>
              </w:rPr>
            </w:pPr>
            <w:ins w:id="15195" w:author="Russell Ott" w:date="2022-05-16T11:47:00Z">
              <w:r w:rsidRPr="00E54131">
                <w:rPr>
                  <w:rStyle w:val="Strong"/>
                  <w:rFonts w:asciiTheme="minorHAnsi" w:hAnsiTheme="minorHAnsi" w:cstheme="minorHAnsi"/>
                  <w:color w:val="FFFFFF" w:themeColor="background1"/>
                </w:rPr>
                <w:t>USCDI v2 DATA ELEMENT </w:t>
              </w:r>
            </w:ins>
          </w:p>
        </w:tc>
        <w:tc>
          <w:tcPr>
            <w:tcW w:w="1494" w:type="dxa"/>
            <w:shd w:val="clear" w:color="auto" w:fill="2E74B5" w:themeFill="accent5" w:themeFillShade="BF"/>
          </w:tcPr>
          <w:p w14:paraId="766CA91A" w14:textId="77777777" w:rsidR="001E7AE2" w:rsidRPr="00E54131" w:rsidRDefault="001E7AE2" w:rsidP="00E518B4">
            <w:pPr>
              <w:rPr>
                <w:ins w:id="15196" w:author="Russell Ott" w:date="2022-05-16T11:47:00Z"/>
                <w:rFonts w:asciiTheme="minorHAnsi" w:hAnsiTheme="minorHAnsi" w:cstheme="minorHAnsi"/>
                <w:color w:val="FFFFFF" w:themeColor="background1"/>
              </w:rPr>
            </w:pPr>
            <w:ins w:id="15197" w:author="Russell Ott" w:date="2022-05-16T11:47:00Z">
              <w:r w:rsidRPr="00E54131">
                <w:rPr>
                  <w:rStyle w:val="Strong"/>
                  <w:rFonts w:asciiTheme="minorHAnsi" w:hAnsiTheme="minorHAnsi" w:cstheme="minorHAnsi"/>
                  <w:color w:val="FFFFFF" w:themeColor="background1"/>
                </w:rPr>
                <w:t>USCDI Vocabulary Requirement</w:t>
              </w:r>
            </w:ins>
          </w:p>
        </w:tc>
        <w:tc>
          <w:tcPr>
            <w:tcW w:w="1315" w:type="dxa"/>
            <w:shd w:val="clear" w:color="auto" w:fill="2E74B5" w:themeFill="accent5" w:themeFillShade="BF"/>
          </w:tcPr>
          <w:p w14:paraId="41A02E7A" w14:textId="77777777" w:rsidR="001E7AE2" w:rsidRPr="00E54131" w:rsidRDefault="001E7AE2" w:rsidP="00E518B4">
            <w:pPr>
              <w:rPr>
                <w:ins w:id="15198" w:author="Russell Ott" w:date="2022-05-16T11:47:00Z"/>
                <w:rFonts w:asciiTheme="minorHAnsi" w:hAnsiTheme="minorHAnsi" w:cstheme="minorHAnsi"/>
                <w:color w:val="FFFFFF" w:themeColor="background1"/>
              </w:rPr>
            </w:pPr>
            <w:ins w:id="15199" w:author="Russell Ott" w:date="2022-05-16T11:47:00Z">
              <w:r w:rsidRPr="00E54131">
                <w:rPr>
                  <w:rFonts w:asciiTheme="minorHAnsi" w:hAnsiTheme="minorHAnsi" w:cstheme="minorHAnsi"/>
                  <w:color w:val="FFFFFF" w:themeColor="background1"/>
                </w:rPr>
                <w:t>Template</w:t>
              </w:r>
            </w:ins>
          </w:p>
        </w:tc>
        <w:tc>
          <w:tcPr>
            <w:tcW w:w="4002" w:type="dxa"/>
            <w:shd w:val="clear" w:color="auto" w:fill="2E74B5" w:themeFill="accent5" w:themeFillShade="BF"/>
          </w:tcPr>
          <w:p w14:paraId="3923C4AE" w14:textId="77777777" w:rsidR="001E7AE2" w:rsidRPr="00E54131" w:rsidRDefault="001E7AE2" w:rsidP="00E518B4">
            <w:pPr>
              <w:rPr>
                <w:ins w:id="15200" w:author="Russell Ott" w:date="2022-05-16T11:47:00Z"/>
                <w:rFonts w:asciiTheme="minorHAnsi" w:hAnsiTheme="minorHAnsi" w:cstheme="minorHAnsi"/>
                <w:color w:val="FFFFFF" w:themeColor="background1"/>
              </w:rPr>
            </w:pPr>
            <w:ins w:id="15201" w:author="Russell Ott" w:date="2022-05-16T11:47:00Z">
              <w:r w:rsidRPr="00E54131">
                <w:rPr>
                  <w:rFonts w:asciiTheme="minorHAnsi" w:hAnsiTheme="minorHAnsi" w:cstheme="minorHAnsi"/>
                  <w:color w:val="FFFFFF" w:themeColor="background1"/>
                </w:rPr>
                <w:t>XPath</w:t>
              </w:r>
            </w:ins>
          </w:p>
        </w:tc>
      </w:tr>
      <w:tr w:rsidR="001E7AE2" w14:paraId="7ADFEAC5" w14:textId="77777777" w:rsidTr="00E518B4">
        <w:trPr>
          <w:ins w:id="15202" w:author="Russell Ott" w:date="2022-05-16T11:47:00Z"/>
        </w:trPr>
        <w:tc>
          <w:tcPr>
            <w:tcW w:w="2731" w:type="dxa"/>
          </w:tcPr>
          <w:p w14:paraId="3DA2FE7E" w14:textId="04263FFD" w:rsidR="001E7AE2" w:rsidRPr="00C5774C" w:rsidRDefault="001A0138" w:rsidP="00E518B4">
            <w:pPr>
              <w:pStyle w:val="NormalWeb"/>
              <w:spacing w:before="0" w:beforeAutospacing="0" w:after="0" w:afterAutospacing="0"/>
              <w:rPr>
                <w:ins w:id="15203" w:author="Russell Ott" w:date="2022-05-16T11:47:00Z"/>
                <w:rFonts w:asciiTheme="minorHAnsi" w:hAnsiTheme="minorHAnsi" w:cstheme="minorHAnsi"/>
                <w:color w:val="172B4D"/>
              </w:rPr>
            </w:pPr>
            <w:ins w:id="15204" w:author="Russell Ott" w:date="2022-05-16T11:47:00Z">
              <w:r>
                <w:fldChar w:fldCharType="begin"/>
              </w:r>
              <w:r>
                <w:instrText xml:space="preserve"> HYPERLINK "https://www.healthit.gov/isa/taxonomy/term/1801/uscdi-v2" </w:instrText>
              </w:r>
              <w:r>
                <w:fldChar w:fldCharType="separate"/>
              </w:r>
              <w:r w:rsidR="001E7AE2" w:rsidRPr="00C5774C">
                <w:rPr>
                  <w:rStyle w:val="Hyperlink"/>
                  <w:rFonts w:asciiTheme="minorHAnsi" w:hAnsiTheme="minorHAnsi" w:cstheme="minorHAnsi"/>
                </w:rPr>
                <w:t>SDOH Assessment</w:t>
              </w:r>
              <w:r>
                <w:rPr>
                  <w:rStyle w:val="Hyperlink"/>
                  <w:rFonts w:asciiTheme="minorHAnsi" w:hAnsiTheme="minorHAnsi" w:cstheme="minorHAnsi"/>
                </w:rPr>
                <w:fldChar w:fldCharType="end"/>
              </w:r>
              <w:r w:rsidR="001E7AE2" w:rsidRPr="00C5774C">
                <w:rPr>
                  <w:rStyle w:val="Strong"/>
                  <w:rFonts w:asciiTheme="minorHAnsi" w:hAnsiTheme="minorHAnsi" w:cstheme="minorHAnsi"/>
                  <w:color w:val="172B4D"/>
                </w:rPr>
                <w:t> </w:t>
              </w:r>
            </w:ins>
          </w:p>
          <w:p w14:paraId="310A07AF" w14:textId="3690CB51" w:rsidR="001E7AE2" w:rsidRPr="00C5774C" w:rsidRDefault="001E7AE2" w:rsidP="00E518B4">
            <w:pPr>
              <w:rPr>
                <w:ins w:id="15205" w:author="Russell Ott" w:date="2022-05-16T11:47:00Z"/>
                <w:rFonts w:asciiTheme="minorHAnsi" w:hAnsiTheme="minorHAnsi" w:cstheme="minorHAnsi"/>
              </w:rPr>
            </w:pPr>
            <w:ins w:id="15206" w:author="Russell Ott" w:date="2022-05-16T11:47:00Z">
              <w:r w:rsidRPr="00C5774C">
                <w:rPr>
                  <w:rFonts w:asciiTheme="minorHAnsi" w:hAnsiTheme="minorHAnsi" w:cstheme="minorHAnsi"/>
                  <w:color w:val="172B4D"/>
                </w:rPr>
                <w:t>Structured evaluation of risk (e.g., PRAPARE, Hunger Vital Sign, AHC-HRSN screening tool) for any Social Determinants of Health domain such as food, housing, or transportation security. SDOH data relate to conditions in which people live, learn, work, and play and their effects on health risks and outcomes</w:t>
              </w:r>
              <w:r w:rsidR="00545B1E" w:rsidRPr="00C5774C">
                <w:rPr>
                  <w:rFonts w:asciiTheme="minorHAnsi" w:hAnsiTheme="minorHAnsi" w:cstheme="minorHAnsi"/>
                  <w:color w:val="172B4D"/>
                </w:rPr>
                <w:t xml:space="preserve">. </w:t>
              </w:r>
            </w:ins>
          </w:p>
        </w:tc>
        <w:tc>
          <w:tcPr>
            <w:tcW w:w="1494" w:type="dxa"/>
          </w:tcPr>
          <w:p w14:paraId="68D58B3B" w14:textId="77777777" w:rsidR="001E7AE2" w:rsidRPr="00C5774C" w:rsidRDefault="001E7AE2" w:rsidP="00E518B4">
            <w:pPr>
              <w:pStyle w:val="NormalWeb"/>
              <w:spacing w:before="0" w:beforeAutospacing="0" w:after="0" w:afterAutospacing="0"/>
              <w:rPr>
                <w:ins w:id="15207" w:author="Russell Ott" w:date="2022-05-16T11:47:00Z"/>
                <w:rFonts w:asciiTheme="minorHAnsi" w:hAnsiTheme="minorHAnsi" w:cstheme="minorHAnsi"/>
                <w:color w:val="172B4D"/>
              </w:rPr>
            </w:pPr>
            <w:ins w:id="15208" w:author="Russell Ott" w:date="2022-05-16T11:47:00Z">
              <w:r w:rsidRPr="00C5774C">
                <w:rPr>
                  <w:rFonts w:asciiTheme="minorHAnsi" w:hAnsiTheme="minorHAnsi" w:cstheme="minorHAnsi"/>
                  <w:color w:val="172B4D"/>
                </w:rPr>
                <w:t>• Logical Observation Identifiers Names and Codes (LOINC®) version 2.70 </w:t>
              </w:r>
            </w:ins>
          </w:p>
          <w:p w14:paraId="634B3B49" w14:textId="77777777" w:rsidR="001E7AE2" w:rsidRPr="00C5774C" w:rsidRDefault="001E7AE2" w:rsidP="00E518B4">
            <w:pPr>
              <w:rPr>
                <w:ins w:id="15209" w:author="Russell Ott" w:date="2022-05-16T11:47:00Z"/>
                <w:rFonts w:asciiTheme="minorHAnsi" w:hAnsiTheme="minorHAnsi" w:cstheme="minorHAnsi"/>
              </w:rPr>
            </w:pPr>
            <w:ins w:id="15210" w:author="Russell Ott" w:date="2022-05-16T11:47:00Z">
              <w:r w:rsidRPr="00C5774C">
                <w:rPr>
                  <w:rFonts w:asciiTheme="minorHAnsi" w:hAnsiTheme="minorHAnsi" w:cstheme="minorHAnsi"/>
                  <w:color w:val="172B4D"/>
                </w:rPr>
                <w:t>• SNOMED International, Systematized Nomenclature of Medicine Clinical Terms (SNOMED CT®) U.S. Edition, March 2021 Release </w:t>
              </w:r>
            </w:ins>
          </w:p>
        </w:tc>
        <w:tc>
          <w:tcPr>
            <w:tcW w:w="1315" w:type="dxa"/>
          </w:tcPr>
          <w:p w14:paraId="582E4C17" w14:textId="4A717B11" w:rsidR="001E7AE2" w:rsidRPr="00907779" w:rsidRDefault="001A0138" w:rsidP="00E518B4">
            <w:pPr>
              <w:rPr>
                <w:ins w:id="15211" w:author="Russell Ott" w:date="2022-05-16T11:47:00Z"/>
                <w:rFonts w:asciiTheme="minorHAnsi" w:hAnsiTheme="minorHAnsi" w:cstheme="minorHAnsi"/>
              </w:rPr>
            </w:pPr>
            <w:ins w:id="15212" w:author="Russell Ott" w:date="2022-05-16T11:47:00Z">
              <w:r>
                <w:fldChar w:fldCharType="begin"/>
              </w:r>
              <w:r>
                <w:instrText xml:space="preserve"> HY</w:instrText>
              </w:r>
              <w:r>
                <w:instrText xml:space="preserve">PERLINK "http://www.hl7.org/ccdasearch/templates/2.16.840.1.113883.10.20.22.4.69.html" </w:instrText>
              </w:r>
              <w:r>
                <w:fldChar w:fldCharType="separate"/>
              </w:r>
              <w:r w:rsidR="001E7AE2" w:rsidRPr="00907779">
                <w:rPr>
                  <w:rFonts w:asciiTheme="minorHAnsi" w:hAnsiTheme="minorHAnsi" w:cstheme="minorHAnsi"/>
                  <w:color w:val="172B4D"/>
                </w:rPr>
                <w:t>Assessment Scale Observation</w:t>
              </w:r>
              <w:r>
                <w:rPr>
                  <w:rFonts w:asciiTheme="minorHAnsi" w:hAnsiTheme="minorHAnsi" w:cstheme="minorHAnsi"/>
                  <w:color w:val="172B4D"/>
                </w:rPr>
                <w:fldChar w:fldCharType="end"/>
              </w:r>
            </w:ins>
          </w:p>
        </w:tc>
        <w:tc>
          <w:tcPr>
            <w:tcW w:w="4002" w:type="dxa"/>
          </w:tcPr>
          <w:p w14:paraId="0329EFC4" w14:textId="2F247167" w:rsidR="001E7AE2" w:rsidRPr="00907779" w:rsidRDefault="001E7AE2" w:rsidP="00B73E92">
            <w:pPr>
              <w:keepNext/>
              <w:rPr>
                <w:ins w:id="15213" w:author="Russell Ott" w:date="2022-05-16T11:47:00Z"/>
                <w:rFonts w:asciiTheme="minorHAnsi" w:hAnsiTheme="minorHAnsi" w:cstheme="minorHAnsi"/>
              </w:rPr>
            </w:pPr>
            <w:ins w:id="15214" w:author="Russell Ott" w:date="2022-05-16T11:47:00Z">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ins>
          </w:p>
        </w:tc>
      </w:tr>
    </w:tbl>
    <w:p w14:paraId="7B3E8D16" w14:textId="70435A95" w:rsidR="001E7AE2" w:rsidRDefault="00B73E92" w:rsidP="00B73E92">
      <w:pPr>
        <w:pStyle w:val="Caption"/>
        <w:rPr>
          <w:ins w:id="15215" w:author="Russell Ott" w:date="2022-05-16T11:47:00Z"/>
        </w:rPr>
      </w:pPr>
      <w:bookmarkStart w:id="15216" w:name="_Toc103262936"/>
      <w:ins w:id="15217"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69</w:t>
        </w:r>
        <w:r w:rsidR="00132A94">
          <w:rPr>
            <w:noProof/>
          </w:rPr>
          <w:fldChar w:fldCharType="end"/>
        </w:r>
        <w:r>
          <w:t xml:space="preserve">: </w:t>
        </w:r>
        <w:r w:rsidRPr="001138F2">
          <w:t>USCDI v2 Data Elements - Assessment and Plan of Treatment</w:t>
        </w:r>
        <w:bookmarkEnd w:id="15216"/>
      </w:ins>
    </w:p>
    <w:p w14:paraId="170C0C15" w14:textId="643E13CC" w:rsidR="000B3F91" w:rsidRDefault="000B3F91" w:rsidP="002E634A">
      <w:pPr>
        <w:pStyle w:val="Heading4"/>
        <w:rPr>
          <w:ins w:id="15218" w:author="Russell Ott" w:date="2022-05-16T11:47:00Z"/>
        </w:rPr>
      </w:pPr>
      <w:ins w:id="15219" w:author="Russell Ott" w:date="2022-05-16T11:47:00Z">
        <w:r>
          <w:t>SDOH Assessment</w:t>
        </w:r>
      </w:ins>
    </w:p>
    <w:p w14:paraId="58F10C8C" w14:textId="6C2EF729" w:rsidR="009450AE" w:rsidRPr="00E54131" w:rsidRDefault="009450AE" w:rsidP="009450AE">
      <w:pPr>
        <w:pStyle w:val="NormalWeb"/>
        <w:spacing w:before="240" w:beforeAutospacing="0" w:after="240" w:afterAutospacing="0"/>
        <w:rPr>
          <w:ins w:id="15220" w:author="Russell Ott" w:date="2022-05-16T11:47:00Z"/>
          <w:rFonts w:asciiTheme="minorHAnsi" w:hAnsiTheme="minorHAnsi" w:cstheme="minorHAnsi"/>
        </w:rPr>
      </w:pPr>
      <w:ins w:id="15221" w:author="Russell Ott" w:date="2022-05-16T11:47:00Z">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ins>
    </w:p>
    <w:p w14:paraId="327B2B28" w14:textId="23C121BF" w:rsidR="009450AE" w:rsidRPr="00E54131" w:rsidRDefault="009450AE" w:rsidP="009450AE">
      <w:pPr>
        <w:pStyle w:val="NormalWeb"/>
        <w:spacing w:before="240" w:beforeAutospacing="0" w:after="240" w:afterAutospacing="0"/>
        <w:rPr>
          <w:ins w:id="15222" w:author="Russell Ott" w:date="2022-05-16T11:47:00Z"/>
          <w:rFonts w:asciiTheme="minorHAnsi" w:hAnsiTheme="minorHAnsi" w:cstheme="minorHAnsi"/>
        </w:rPr>
      </w:pPr>
      <w:ins w:id="15223" w:author="Russell Ott" w:date="2022-05-16T11:47:00Z">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r w:rsidR="001A0138">
          <w:fldChar w:fldCharType="begin"/>
        </w:r>
        <w:r w:rsidR="001A0138">
          <w:instrText xml:space="preserve"> HYPERLINK "https://loinc.org/panels/" </w:instrText>
        </w:r>
        <w:r w:rsidR="001A0138">
          <w:fldChar w:fldCharType="separate"/>
        </w:r>
        <w:r w:rsidRPr="00E54131">
          <w:rPr>
            <w:rStyle w:val="Hyperlink"/>
            <w:rFonts w:asciiTheme="minorHAnsi" w:hAnsiTheme="minorHAnsi" w:cstheme="minorHAnsi"/>
            <w:color w:val="1155CC"/>
          </w:rPr>
          <w:t>LOINC Panels</w:t>
        </w:r>
        <w:r w:rsidR="001A0138">
          <w:rPr>
            <w:rStyle w:val="Hyperlink"/>
            <w:rFonts w:asciiTheme="minorHAnsi" w:hAnsiTheme="minorHAnsi" w:cstheme="minorHAnsi"/>
            <w:color w:val="1155CC"/>
          </w:rPr>
          <w:fldChar w:fldCharType="end"/>
        </w:r>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ins>
    </w:p>
    <w:p w14:paraId="3A335E45" w14:textId="3BD801B4" w:rsidR="009450AE" w:rsidRDefault="009450AE" w:rsidP="009450AE">
      <w:pPr>
        <w:pStyle w:val="NormalWeb"/>
        <w:spacing w:before="240" w:beforeAutospacing="0" w:after="240" w:afterAutospacing="0"/>
        <w:rPr>
          <w:ins w:id="15224" w:author="Russell Ott" w:date="2022-05-16T11:47:00Z"/>
          <w:rFonts w:asciiTheme="minorHAnsi" w:hAnsiTheme="minorHAnsi" w:cstheme="minorHAnsi"/>
          <w:color w:val="000000"/>
        </w:rPr>
      </w:pPr>
      <w:ins w:id="15225" w:author="Russell Ott" w:date="2022-05-16T11:47:00Z">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ins>
    </w:p>
    <w:p w14:paraId="68C6394B" w14:textId="433866DE" w:rsidR="00F87448" w:rsidRPr="00E54131" w:rsidRDefault="00F87448" w:rsidP="009450AE">
      <w:pPr>
        <w:pStyle w:val="NormalWeb"/>
        <w:spacing w:before="240" w:beforeAutospacing="0" w:after="240" w:afterAutospacing="0"/>
        <w:rPr>
          <w:ins w:id="15226" w:author="Russell Ott" w:date="2022-05-16T11:47:00Z"/>
          <w:rFonts w:asciiTheme="minorHAnsi" w:hAnsiTheme="minorHAnsi" w:cstheme="minorHAnsi"/>
        </w:rPr>
      </w:pPr>
      <w:ins w:id="15227" w:author="Russell Ott" w:date="2022-05-16T11:47:00Z">
        <w:r>
          <w:t xml:space="preserve">For communicating detailed observations related to an individual’s work information, implementers can consider utilizing the templates in the </w:t>
        </w:r>
        <w:r w:rsidR="001A0138">
          <w:fldChar w:fldCharType="begin"/>
        </w:r>
        <w:r w:rsidR="001A0138">
          <w:instrText xml:space="preserve"> HYPERLINK "https://www.hl7.org/implement/standards/product_brief.cfm?product_id=522" </w:instrText>
        </w:r>
        <w:r w:rsidR="001A0138">
          <w:fldChar w:fldCharType="separate"/>
        </w:r>
        <w:r w:rsidRPr="00F87448">
          <w:rPr>
            <w:rStyle w:val="Hyperlink"/>
          </w:rPr>
          <w:t>C-CDA 2.1 Supplemental Templates for Occupational Data for Health</w:t>
        </w:r>
        <w:r w:rsidR="001A0138">
          <w:rPr>
            <w:rStyle w:val="Hyperlink"/>
          </w:rPr>
          <w:fldChar w:fldCharType="end"/>
        </w:r>
        <w:r>
          <w:t xml:space="preserve"> implementation guide.</w:t>
        </w:r>
      </w:ins>
    </w:p>
    <w:p w14:paraId="5FB45482" w14:textId="7286C36E" w:rsidR="009450AE" w:rsidRPr="00E54131" w:rsidRDefault="009450AE" w:rsidP="009450AE">
      <w:pPr>
        <w:pStyle w:val="NormalWeb"/>
        <w:spacing w:before="240" w:beforeAutospacing="0" w:after="240" w:afterAutospacing="0"/>
        <w:rPr>
          <w:ins w:id="15228" w:author="Russell Ott" w:date="2022-05-16T11:47:00Z"/>
          <w:rFonts w:asciiTheme="minorHAnsi" w:hAnsiTheme="minorHAnsi" w:cstheme="minorHAnsi"/>
          <w:color w:val="000000"/>
        </w:rPr>
      </w:pPr>
      <w:ins w:id="15229" w:author="Russell Ott" w:date="2022-05-16T11:47:00Z">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ins>
    </w:p>
    <w:p w14:paraId="57571D71" w14:textId="1E9099A7" w:rsidR="009450AE" w:rsidRDefault="009450AE" w:rsidP="009450AE">
      <w:pPr>
        <w:pStyle w:val="Caption"/>
        <w:keepNext/>
        <w:rPr>
          <w:ins w:id="15230" w:author="Russell Ott" w:date="2022-05-16T11:47:00Z"/>
        </w:rPr>
      </w:pPr>
      <w:bookmarkStart w:id="15231" w:name="_Toc103262844"/>
      <w:ins w:id="15232" w:author="Russell Ott" w:date="2022-05-16T11:47:00Z">
        <w:r>
          <w:t xml:space="preserve">Figure </w:t>
        </w:r>
        <w:r w:rsidR="00132A94">
          <w:fldChar w:fldCharType="begin"/>
        </w:r>
        <w:r w:rsidR="00132A94">
          <w:instrText xml:space="preserve"> SEQ Figure \* ARABIC </w:instrText>
        </w:r>
        <w:r w:rsidR="00132A94">
          <w:fldChar w:fldCharType="separate"/>
        </w:r>
        <w:r w:rsidR="00F10C7C">
          <w:rPr>
            <w:noProof/>
          </w:rPr>
          <w:t>9</w:t>
        </w:r>
        <w:r w:rsidR="00132A94">
          <w:rPr>
            <w:noProof/>
          </w:rPr>
          <w:fldChar w:fldCharType="end"/>
        </w:r>
        <w:r>
          <w:t>: SDOH Assessment and Planning Process</w:t>
        </w:r>
        <w:bookmarkEnd w:id="15231"/>
      </w:ins>
    </w:p>
    <w:p w14:paraId="73375C19" w14:textId="6E1008EB" w:rsidR="009450AE" w:rsidRPr="009450AE" w:rsidRDefault="009450AE" w:rsidP="009450AE">
      <w:pPr>
        <w:pStyle w:val="NormalWeb"/>
        <w:spacing w:before="240" w:beforeAutospacing="0" w:after="240" w:afterAutospacing="0"/>
        <w:rPr>
          <w:ins w:id="15233" w:author="Russell Ott" w:date="2022-05-16T11:47:00Z"/>
        </w:rPr>
      </w:pPr>
      <w:ins w:id="15234" w:author="Russell Ott" w:date="2022-05-16T11:47:00Z">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ins>
    </w:p>
    <w:p w14:paraId="76D40D12" w14:textId="3979F72B" w:rsidR="001E7AE2" w:rsidRPr="00A61A3F" w:rsidRDefault="001E7AE2" w:rsidP="00F10C7C">
      <w:pPr>
        <w:pStyle w:val="Heading3"/>
        <w:rPr>
          <w:ins w:id="15235" w:author="Russell Ott" w:date="2022-05-16T11:47:00Z"/>
        </w:rPr>
      </w:pPr>
      <w:bookmarkStart w:id="15236" w:name="_Toc103262723"/>
      <w:ins w:id="15237" w:author="Russell Ott" w:date="2022-05-16T11:47:00Z">
        <w:r w:rsidRPr="00A61A3F">
          <w:t>Care Team Member(s)</w:t>
        </w:r>
        <w:bookmarkEnd w:id="15236"/>
      </w:ins>
    </w:p>
    <w:p w14:paraId="72512D8C" w14:textId="2F05CD86" w:rsidR="00BD12D9" w:rsidRPr="007770C6" w:rsidRDefault="00BD12D9" w:rsidP="00BD12D9">
      <w:pPr>
        <w:shd w:val="clear" w:color="auto" w:fill="FFFFFF"/>
        <w:rPr>
          <w:ins w:id="15238" w:author="Russell Ott" w:date="2022-05-16T11:47:00Z"/>
          <w:rFonts w:asciiTheme="minorHAnsi" w:hAnsiTheme="minorHAnsi" w:cstheme="minorHAnsi"/>
        </w:rPr>
      </w:pPr>
      <w:ins w:id="15239" w:author="Russell Ott" w:date="2022-05-16T11:47:00Z">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ins>
    </w:p>
    <w:p w14:paraId="31AFADFD" w14:textId="77777777" w:rsidR="00E518B4" w:rsidRPr="00BD12D9" w:rsidRDefault="00E518B4" w:rsidP="00BD12D9">
      <w:pPr>
        <w:shd w:val="clear" w:color="auto" w:fill="FFFFFF"/>
        <w:rPr>
          <w:ins w:id="15240" w:author="Russell Ott" w:date="2022-05-16T11:47:00Z"/>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F10C7C">
        <w:trPr>
          <w:ins w:id="15241" w:author="Russell Ott" w:date="2022-05-16T11:47:00Z"/>
        </w:trPr>
        <w:tc>
          <w:tcPr>
            <w:tcW w:w="1244" w:type="dxa"/>
            <w:shd w:val="clear" w:color="auto" w:fill="2E74B5" w:themeFill="accent5" w:themeFillShade="BF"/>
          </w:tcPr>
          <w:p w14:paraId="40066599" w14:textId="77777777" w:rsidR="001E7AE2" w:rsidRPr="000258E5" w:rsidRDefault="001E7AE2" w:rsidP="00E518B4">
            <w:pPr>
              <w:rPr>
                <w:ins w:id="15242" w:author="Russell Ott" w:date="2022-05-16T11:47:00Z"/>
                <w:rStyle w:val="Strong"/>
                <w:rFonts w:asciiTheme="minorHAnsi" w:hAnsiTheme="minorHAnsi" w:cstheme="minorHAnsi"/>
                <w:color w:val="FFFFFF" w:themeColor="background1"/>
              </w:rPr>
            </w:pPr>
            <w:ins w:id="15243" w:author="Russell Ott" w:date="2022-05-16T11:47:00Z">
              <w:r w:rsidRPr="000258E5">
                <w:rPr>
                  <w:rStyle w:val="Strong"/>
                  <w:rFonts w:asciiTheme="minorHAnsi" w:hAnsiTheme="minorHAnsi" w:cstheme="minorHAnsi"/>
                  <w:color w:val="FFFFFF" w:themeColor="background1"/>
                </w:rPr>
                <w:t>USCDI v2 DATA ELEMENT </w:t>
              </w:r>
            </w:ins>
          </w:p>
        </w:tc>
        <w:tc>
          <w:tcPr>
            <w:tcW w:w="2736" w:type="dxa"/>
            <w:shd w:val="clear" w:color="auto" w:fill="2E74B5" w:themeFill="accent5" w:themeFillShade="BF"/>
          </w:tcPr>
          <w:p w14:paraId="50747460" w14:textId="77777777" w:rsidR="001E7AE2" w:rsidRPr="000258E5" w:rsidRDefault="001E7AE2" w:rsidP="00E518B4">
            <w:pPr>
              <w:rPr>
                <w:ins w:id="15244" w:author="Russell Ott" w:date="2022-05-16T11:47:00Z"/>
                <w:rStyle w:val="Strong"/>
                <w:rFonts w:asciiTheme="minorHAnsi" w:hAnsiTheme="minorHAnsi" w:cstheme="minorHAnsi"/>
                <w:color w:val="FFFFFF" w:themeColor="background1"/>
              </w:rPr>
            </w:pPr>
            <w:ins w:id="15245" w:author="Russell Ott" w:date="2022-05-16T11:47:00Z">
              <w:r w:rsidRPr="000258E5">
                <w:rPr>
                  <w:rStyle w:val="Strong"/>
                  <w:rFonts w:asciiTheme="minorHAnsi" w:hAnsiTheme="minorHAnsi" w:cstheme="minorHAnsi"/>
                  <w:color w:val="FFFFFF" w:themeColor="background1"/>
                </w:rPr>
                <w:t>USCDI Vocabulary Requirement</w:t>
              </w:r>
            </w:ins>
          </w:p>
        </w:tc>
        <w:tc>
          <w:tcPr>
            <w:tcW w:w="1043" w:type="dxa"/>
            <w:shd w:val="clear" w:color="auto" w:fill="2E74B5" w:themeFill="accent5" w:themeFillShade="BF"/>
          </w:tcPr>
          <w:p w14:paraId="1EA15FE4" w14:textId="77777777" w:rsidR="001E7AE2" w:rsidRPr="000258E5" w:rsidRDefault="001E7AE2" w:rsidP="00E518B4">
            <w:pPr>
              <w:rPr>
                <w:ins w:id="15246" w:author="Russell Ott" w:date="2022-05-16T11:47:00Z"/>
                <w:rStyle w:val="Strong"/>
                <w:rFonts w:asciiTheme="minorHAnsi" w:hAnsiTheme="minorHAnsi" w:cstheme="minorHAnsi"/>
                <w:color w:val="FFFFFF" w:themeColor="background1"/>
              </w:rPr>
            </w:pPr>
            <w:ins w:id="15247" w:author="Russell Ott" w:date="2022-05-16T11:47:00Z">
              <w:r w:rsidRPr="000258E5">
                <w:rPr>
                  <w:rStyle w:val="Strong"/>
                  <w:rFonts w:asciiTheme="minorHAnsi" w:hAnsiTheme="minorHAnsi" w:cstheme="minorHAnsi"/>
                  <w:color w:val="FFFFFF" w:themeColor="background1"/>
                </w:rPr>
                <w:t>Template</w:t>
              </w:r>
            </w:ins>
          </w:p>
        </w:tc>
        <w:tc>
          <w:tcPr>
            <w:tcW w:w="5229" w:type="dxa"/>
            <w:shd w:val="clear" w:color="auto" w:fill="2E74B5" w:themeFill="accent5" w:themeFillShade="BF"/>
          </w:tcPr>
          <w:p w14:paraId="2FE87F94" w14:textId="77777777" w:rsidR="001E7AE2" w:rsidRPr="000258E5" w:rsidRDefault="001E7AE2" w:rsidP="00E518B4">
            <w:pPr>
              <w:rPr>
                <w:ins w:id="15248" w:author="Russell Ott" w:date="2022-05-16T11:47:00Z"/>
                <w:rStyle w:val="Strong"/>
                <w:rFonts w:asciiTheme="minorHAnsi" w:hAnsiTheme="minorHAnsi" w:cstheme="minorHAnsi"/>
                <w:color w:val="FFFFFF" w:themeColor="background1"/>
              </w:rPr>
            </w:pPr>
            <w:ins w:id="15249" w:author="Russell Ott" w:date="2022-05-16T11:47:00Z">
              <w:r w:rsidRPr="000258E5">
                <w:rPr>
                  <w:rStyle w:val="Strong"/>
                  <w:rFonts w:asciiTheme="minorHAnsi" w:hAnsiTheme="minorHAnsi" w:cstheme="minorHAnsi"/>
                  <w:color w:val="FFFFFF" w:themeColor="background1"/>
                </w:rPr>
                <w:t>XPath</w:t>
              </w:r>
            </w:ins>
          </w:p>
        </w:tc>
      </w:tr>
      <w:tr w:rsidR="001E7AE2" w:rsidRPr="00E54131" w14:paraId="17C41FBE" w14:textId="77777777" w:rsidTr="00F10C7C">
        <w:trPr>
          <w:ins w:id="15250" w:author="Russell Ott" w:date="2022-05-16T11:47:00Z"/>
        </w:trPr>
        <w:tc>
          <w:tcPr>
            <w:tcW w:w="1244" w:type="dxa"/>
          </w:tcPr>
          <w:p w14:paraId="2970A4F2" w14:textId="2AFC6CE2" w:rsidR="001E7AE2" w:rsidRPr="00E54131" w:rsidRDefault="001A0138" w:rsidP="00E518B4">
            <w:pPr>
              <w:rPr>
                <w:ins w:id="15251" w:author="Russell Ott" w:date="2022-05-16T11:47:00Z"/>
                <w:rStyle w:val="Strong"/>
                <w:rFonts w:asciiTheme="minorHAnsi" w:hAnsiTheme="minorHAnsi" w:cstheme="minorHAnsi"/>
                <w:color w:val="172B4D"/>
              </w:rPr>
            </w:pPr>
            <w:ins w:id="15252" w:author="Russell Ott" w:date="2022-05-16T11:47:00Z">
              <w:r>
                <w:fldChar w:fldCharType="begin"/>
              </w:r>
              <w:r>
                <w:instrText xml:space="preserve"> HYPERLINK "https://www.healthit.gov/isa/taxonomy/term/1286/uscdi-v2" </w:instrText>
              </w:r>
              <w:r>
                <w:fldChar w:fldCharType="separate"/>
              </w:r>
              <w:r w:rsidR="001E7AE2" w:rsidRPr="00E54131">
                <w:rPr>
                  <w:rStyle w:val="Hyperlink"/>
                  <w:rFonts w:asciiTheme="minorHAnsi" w:hAnsiTheme="minorHAnsi" w:cstheme="minorHAnsi"/>
                </w:rPr>
                <w:t>Care Team Member Name</w:t>
              </w:r>
              <w:r>
                <w:rPr>
                  <w:rStyle w:val="Hyperlink"/>
                  <w:rFonts w:asciiTheme="minorHAnsi" w:hAnsiTheme="minorHAnsi" w:cstheme="minorHAnsi"/>
                </w:rPr>
                <w:fldChar w:fldCharType="end"/>
              </w:r>
              <w:r w:rsidR="001E7AE2" w:rsidRPr="00E54131">
                <w:rPr>
                  <w:rStyle w:val="Strong"/>
                  <w:rFonts w:asciiTheme="minorHAnsi" w:hAnsiTheme="minorHAnsi" w:cstheme="minorHAnsi"/>
                  <w:color w:val="172B4D"/>
                </w:rPr>
                <w:t>  </w:t>
              </w:r>
            </w:ins>
          </w:p>
        </w:tc>
        <w:tc>
          <w:tcPr>
            <w:tcW w:w="2736" w:type="dxa"/>
          </w:tcPr>
          <w:p w14:paraId="6174A40A" w14:textId="77777777" w:rsidR="001E7AE2" w:rsidRPr="00E54131" w:rsidRDefault="001E7AE2" w:rsidP="00E518B4">
            <w:pPr>
              <w:rPr>
                <w:ins w:id="15253" w:author="Russell Ott" w:date="2022-05-16T11:47:00Z"/>
                <w:rFonts w:asciiTheme="minorHAnsi" w:hAnsiTheme="minorHAnsi" w:cstheme="minorHAnsi"/>
              </w:rPr>
            </w:pPr>
          </w:p>
        </w:tc>
        <w:tc>
          <w:tcPr>
            <w:tcW w:w="1043" w:type="dxa"/>
          </w:tcPr>
          <w:p w14:paraId="52C60273" w14:textId="023F0D2B" w:rsidR="001E7AE2" w:rsidRPr="00E54131" w:rsidRDefault="001E7AE2" w:rsidP="00E518B4">
            <w:pPr>
              <w:rPr>
                <w:ins w:id="15254" w:author="Russell Ott" w:date="2022-05-16T11:47:00Z"/>
                <w:rStyle w:val="Hyperlink"/>
                <w:rFonts w:asciiTheme="minorHAnsi" w:hAnsiTheme="minorHAnsi" w:cstheme="minorHAnsi"/>
                <w:color w:val="0052CC"/>
              </w:rPr>
            </w:pPr>
            <w:ins w:id="15255" w:author="Russell Ott" w:date="2022-05-16T11:47:00Z">
              <w:r w:rsidRPr="00E54131">
                <w:rPr>
                  <w:rFonts w:asciiTheme="minorHAnsi" w:hAnsiTheme="minorHAnsi" w:cstheme="minorHAnsi"/>
                </w:rPr>
                <w:t>CareTeam Member Act</w:t>
              </w:r>
            </w:ins>
          </w:p>
        </w:tc>
        <w:tc>
          <w:tcPr>
            <w:tcW w:w="5229" w:type="dxa"/>
          </w:tcPr>
          <w:p w14:paraId="1158E86C" w14:textId="77777777" w:rsidR="001E7AE2" w:rsidRPr="00AE51D5" w:rsidRDefault="001E7AE2" w:rsidP="00E518B4">
            <w:pPr>
              <w:pStyle w:val="NormalWeb"/>
              <w:spacing w:before="0" w:beforeAutospacing="0" w:after="0" w:afterAutospacing="0"/>
              <w:rPr>
                <w:ins w:id="15256" w:author="Russell Ott" w:date="2022-05-16T11:47:00Z"/>
                <w:rFonts w:ascii="Courier New" w:hAnsi="Courier New" w:cs="Courier New"/>
                <w:color w:val="172B4D"/>
                <w:sz w:val="18"/>
                <w:szCs w:val="18"/>
              </w:rPr>
            </w:pPr>
            <w:ins w:id="15257" w:author="Russell Ott" w:date="2022-05-16T11:47:00Z">
              <w:r w:rsidRPr="00AE51D5">
                <w:rPr>
                  <w:rFonts w:ascii="Courier New" w:hAnsi="Courier New" w:cs="Courier New"/>
                  <w:color w:val="172B4D"/>
                  <w:sz w:val="18"/>
                  <w:szCs w:val="18"/>
                </w:rPr>
                <w:t>performer/assignedEntity/assignedPerson</w:t>
              </w:r>
            </w:ins>
          </w:p>
          <w:p w14:paraId="1AD92744" w14:textId="77777777" w:rsidR="001E7AE2" w:rsidRPr="00AE51D5" w:rsidRDefault="001E7AE2" w:rsidP="00E518B4">
            <w:pPr>
              <w:rPr>
                <w:ins w:id="15258" w:author="Russell Ott" w:date="2022-05-16T11:47:00Z"/>
                <w:rFonts w:ascii="Courier New" w:hAnsi="Courier New" w:cs="Courier New"/>
                <w:color w:val="172B4D"/>
                <w:sz w:val="18"/>
                <w:szCs w:val="18"/>
              </w:rPr>
            </w:pPr>
          </w:p>
        </w:tc>
      </w:tr>
      <w:tr w:rsidR="001E7AE2" w:rsidRPr="00E54131" w14:paraId="588F8CEA" w14:textId="77777777" w:rsidTr="00F10C7C">
        <w:trPr>
          <w:ins w:id="15259" w:author="Russell Ott" w:date="2022-05-16T11:47:00Z"/>
        </w:trPr>
        <w:tc>
          <w:tcPr>
            <w:tcW w:w="1244" w:type="dxa"/>
          </w:tcPr>
          <w:p w14:paraId="5A026CCD" w14:textId="30E9D43F" w:rsidR="001E7AE2" w:rsidRPr="00E54131" w:rsidRDefault="001A0138" w:rsidP="00E518B4">
            <w:pPr>
              <w:rPr>
                <w:ins w:id="15260" w:author="Russell Ott" w:date="2022-05-16T11:47:00Z"/>
                <w:rStyle w:val="Strong"/>
                <w:rFonts w:asciiTheme="minorHAnsi" w:hAnsiTheme="minorHAnsi" w:cstheme="minorHAnsi"/>
                <w:color w:val="172B4D"/>
              </w:rPr>
            </w:pPr>
            <w:ins w:id="15261" w:author="Russell Ott" w:date="2022-05-16T11:47:00Z">
              <w:r>
                <w:fldChar w:fldCharType="begin"/>
              </w:r>
              <w:r>
                <w:instrText xml:space="preserve"> HYPERLINK "https://www.healthit.gov/isa/taxonomy/term/1291/uscdi-v2" </w:instrText>
              </w:r>
              <w:r>
                <w:fldChar w:fldCharType="separate"/>
              </w:r>
              <w:r w:rsidR="001E7AE2" w:rsidRPr="00E54131">
                <w:rPr>
                  <w:rStyle w:val="Hyperlink"/>
                  <w:rFonts w:asciiTheme="minorHAnsi" w:hAnsiTheme="minorHAnsi" w:cstheme="minorHAnsi"/>
                </w:rPr>
                <w:t>Care Team Member Identifier</w:t>
              </w:r>
              <w:r>
                <w:rPr>
                  <w:rStyle w:val="Hyperlink"/>
                  <w:rFonts w:asciiTheme="minorHAnsi" w:hAnsiTheme="minorHAnsi" w:cstheme="minorHAnsi"/>
                </w:rPr>
                <w:fldChar w:fldCharType="end"/>
              </w:r>
            </w:ins>
          </w:p>
        </w:tc>
        <w:tc>
          <w:tcPr>
            <w:tcW w:w="2736" w:type="dxa"/>
          </w:tcPr>
          <w:p w14:paraId="2A14D7D4" w14:textId="77777777" w:rsidR="001E7AE2" w:rsidRPr="00E54131" w:rsidRDefault="001E7AE2" w:rsidP="00E518B4">
            <w:pPr>
              <w:pStyle w:val="NormalWeb"/>
              <w:spacing w:before="0" w:beforeAutospacing="0" w:after="0" w:afterAutospacing="0"/>
              <w:rPr>
                <w:ins w:id="15262" w:author="Russell Ott" w:date="2022-05-16T11:47:00Z"/>
                <w:rFonts w:asciiTheme="minorHAnsi" w:hAnsiTheme="minorHAnsi" w:cstheme="minorHAnsi"/>
                <w:color w:val="172B4D"/>
              </w:rPr>
            </w:pPr>
          </w:p>
        </w:tc>
        <w:tc>
          <w:tcPr>
            <w:tcW w:w="1043" w:type="dxa"/>
          </w:tcPr>
          <w:p w14:paraId="7CA8B44E" w14:textId="4D01A6B8" w:rsidR="001E7AE2" w:rsidRPr="00E54131" w:rsidRDefault="001E7AE2" w:rsidP="00E518B4">
            <w:pPr>
              <w:rPr>
                <w:ins w:id="15263" w:author="Russell Ott" w:date="2022-05-16T11:47:00Z"/>
                <w:rStyle w:val="Hyperlink"/>
                <w:rFonts w:asciiTheme="minorHAnsi" w:hAnsiTheme="minorHAnsi" w:cstheme="minorHAnsi"/>
                <w:color w:val="0052CC"/>
              </w:rPr>
            </w:pPr>
            <w:ins w:id="15264" w:author="Russell Ott" w:date="2022-05-16T11:47:00Z">
              <w:r w:rsidRPr="00E54131">
                <w:rPr>
                  <w:rFonts w:asciiTheme="minorHAnsi" w:hAnsiTheme="minorHAnsi" w:cstheme="minorHAnsi"/>
                </w:rPr>
                <w:t>CareTeam Member Act</w:t>
              </w:r>
            </w:ins>
          </w:p>
        </w:tc>
        <w:tc>
          <w:tcPr>
            <w:tcW w:w="5229" w:type="dxa"/>
          </w:tcPr>
          <w:p w14:paraId="6F1A21CC" w14:textId="77777777" w:rsidR="001E7AE2" w:rsidRPr="00AE51D5" w:rsidRDefault="001E7AE2" w:rsidP="00E518B4">
            <w:pPr>
              <w:rPr>
                <w:ins w:id="15265" w:author="Russell Ott" w:date="2022-05-16T11:47:00Z"/>
                <w:rFonts w:ascii="Courier New" w:hAnsi="Courier New" w:cs="Courier New"/>
                <w:color w:val="172B4D"/>
                <w:sz w:val="18"/>
                <w:szCs w:val="18"/>
              </w:rPr>
            </w:pPr>
            <w:ins w:id="15266" w:author="Russell Ott" w:date="2022-05-16T11:47:00Z">
              <w:r w:rsidRPr="00AE51D5">
                <w:rPr>
                  <w:rFonts w:ascii="Courier New" w:hAnsi="Courier New" w:cs="Courier New"/>
                  <w:color w:val="172B4D"/>
                  <w:sz w:val="18"/>
                  <w:szCs w:val="18"/>
                </w:rPr>
                <w:t>performer/assignedEntity/id </w:t>
              </w:r>
            </w:ins>
          </w:p>
        </w:tc>
      </w:tr>
      <w:tr w:rsidR="001E7AE2" w:rsidRPr="00E54131" w14:paraId="7C12A187" w14:textId="77777777" w:rsidTr="00F10C7C">
        <w:trPr>
          <w:ins w:id="15267" w:author="Russell Ott" w:date="2022-05-16T11:47:00Z"/>
        </w:trPr>
        <w:tc>
          <w:tcPr>
            <w:tcW w:w="1244" w:type="dxa"/>
          </w:tcPr>
          <w:p w14:paraId="161DC5F3" w14:textId="15804CEE" w:rsidR="001E7AE2" w:rsidRPr="00E54131" w:rsidRDefault="001A0138" w:rsidP="00E518B4">
            <w:pPr>
              <w:pStyle w:val="NormalWeb"/>
              <w:spacing w:before="0" w:beforeAutospacing="0" w:after="0" w:afterAutospacing="0"/>
              <w:rPr>
                <w:ins w:id="15268" w:author="Russell Ott" w:date="2022-05-16T11:47:00Z"/>
                <w:rFonts w:asciiTheme="minorHAnsi" w:hAnsiTheme="minorHAnsi" w:cstheme="minorHAnsi"/>
              </w:rPr>
            </w:pPr>
            <w:ins w:id="15269" w:author="Russell Ott" w:date="2022-05-16T11:47:00Z">
              <w:r>
                <w:fldChar w:fldCharType="begin"/>
              </w:r>
              <w:r>
                <w:instrText xml:space="preserve"> HYPERLINK "https://www.healthit.gov/isa/taxonomy/term/1301/uscdi-v2" </w:instrText>
              </w:r>
              <w:r>
                <w:fldChar w:fldCharType="separate"/>
              </w:r>
              <w:r w:rsidR="001E7AE2" w:rsidRPr="00E54131">
                <w:rPr>
                  <w:rStyle w:val="Hyperlink"/>
                  <w:rFonts w:asciiTheme="minorHAnsi" w:hAnsiTheme="minorHAnsi" w:cstheme="minorHAnsi"/>
                </w:rPr>
                <w:t>Care Team Member Role</w:t>
              </w:r>
              <w:r>
                <w:rPr>
                  <w:rStyle w:val="Hyperlink"/>
                  <w:rFonts w:asciiTheme="minorHAnsi" w:hAnsiTheme="minorHAnsi" w:cstheme="minorHAnsi"/>
                </w:rPr>
                <w:fldChar w:fldCharType="end"/>
              </w:r>
            </w:ins>
          </w:p>
          <w:p w14:paraId="0F3FC60F" w14:textId="77777777" w:rsidR="001E7AE2" w:rsidRPr="00E54131" w:rsidRDefault="001E7AE2" w:rsidP="00E518B4">
            <w:pPr>
              <w:pStyle w:val="NormalWeb"/>
              <w:spacing w:before="0" w:beforeAutospacing="0" w:after="0" w:afterAutospacing="0"/>
              <w:rPr>
                <w:ins w:id="15270" w:author="Russell Ott" w:date="2022-05-16T11:47:00Z"/>
                <w:rStyle w:val="Strong"/>
                <w:rFonts w:asciiTheme="minorHAnsi" w:hAnsiTheme="minorHAnsi" w:cstheme="minorHAnsi"/>
                <w:color w:val="172B4D"/>
              </w:rPr>
            </w:pPr>
            <w:ins w:id="15271" w:author="Russell Ott" w:date="2022-05-16T11:47:00Z">
              <w:r w:rsidRPr="00E54131">
                <w:rPr>
                  <w:rFonts w:asciiTheme="minorHAnsi" w:hAnsiTheme="minorHAnsi" w:cstheme="minorHAnsi"/>
                  <w:color w:val="172B4D"/>
                </w:rPr>
                <w:t>Function or functions that a person may perform while participating in the care for a patient</w:t>
              </w:r>
            </w:ins>
          </w:p>
        </w:tc>
        <w:tc>
          <w:tcPr>
            <w:tcW w:w="2736" w:type="dxa"/>
          </w:tcPr>
          <w:p w14:paraId="1C9DEB91" w14:textId="77777777" w:rsidR="001E7AE2" w:rsidRPr="00E54131" w:rsidRDefault="001E7AE2" w:rsidP="00E518B4">
            <w:pPr>
              <w:pStyle w:val="NormalWeb"/>
              <w:spacing w:before="0" w:beforeAutospacing="0" w:after="0" w:afterAutospacing="0"/>
              <w:rPr>
                <w:ins w:id="15272" w:author="Russell Ott" w:date="2022-05-16T11:47:00Z"/>
                <w:rFonts w:asciiTheme="minorHAnsi" w:hAnsiTheme="minorHAnsi" w:cstheme="minorHAnsi"/>
                <w:color w:val="172B4D"/>
              </w:rPr>
            </w:pPr>
          </w:p>
        </w:tc>
        <w:tc>
          <w:tcPr>
            <w:tcW w:w="1043" w:type="dxa"/>
          </w:tcPr>
          <w:p w14:paraId="7162E367" w14:textId="02416B88" w:rsidR="001E7AE2" w:rsidRPr="00E54131" w:rsidRDefault="001E7AE2" w:rsidP="00E518B4">
            <w:pPr>
              <w:rPr>
                <w:ins w:id="15273" w:author="Russell Ott" w:date="2022-05-16T11:47:00Z"/>
                <w:rStyle w:val="Hyperlink"/>
                <w:rFonts w:asciiTheme="minorHAnsi" w:hAnsiTheme="minorHAnsi" w:cstheme="minorHAnsi"/>
                <w:color w:val="0052CC"/>
              </w:rPr>
            </w:pPr>
            <w:ins w:id="15274" w:author="Russell Ott" w:date="2022-05-16T11:47:00Z">
              <w:r w:rsidRPr="00E54131">
                <w:rPr>
                  <w:rFonts w:asciiTheme="minorHAnsi" w:hAnsiTheme="minorHAnsi" w:cstheme="minorHAnsi"/>
                </w:rPr>
                <w:t>CareTeam Member Act</w:t>
              </w:r>
            </w:ins>
          </w:p>
        </w:tc>
        <w:tc>
          <w:tcPr>
            <w:tcW w:w="5229" w:type="dxa"/>
          </w:tcPr>
          <w:p w14:paraId="425EEE46" w14:textId="77777777" w:rsidR="00992641" w:rsidRPr="00AE51D5" w:rsidRDefault="00992641" w:rsidP="00E518B4">
            <w:pPr>
              <w:shd w:val="clear" w:color="auto" w:fill="FFFFFF"/>
              <w:rPr>
                <w:ins w:id="15275" w:author="Russell Ott" w:date="2022-05-16T11:47:00Z"/>
                <w:rFonts w:ascii="Courier New" w:hAnsi="Courier New" w:cs="Courier New"/>
                <w:color w:val="172B4D"/>
                <w:sz w:val="18"/>
                <w:szCs w:val="18"/>
              </w:rPr>
            </w:pPr>
            <w:ins w:id="15276" w:author="Russell Ott" w:date="2022-05-16T11:47:00Z">
              <w:r w:rsidRPr="00AE51D5">
                <w:rPr>
                  <w:rFonts w:ascii="Courier New" w:hAnsi="Courier New" w:cs="Courier New"/>
                  <w:color w:val="172B4D"/>
                  <w:sz w:val="18"/>
                  <w:szCs w:val="18"/>
                </w:rPr>
                <w:t>performer/sdtc:functionCode</w:t>
              </w:r>
            </w:ins>
          </w:p>
          <w:p w14:paraId="10A7451A" w14:textId="03707D2F" w:rsidR="001E7AE2" w:rsidRPr="00AE51D5" w:rsidRDefault="00992641" w:rsidP="00E518B4">
            <w:pPr>
              <w:shd w:val="clear" w:color="auto" w:fill="FFFFFF"/>
              <w:spacing w:before="150"/>
              <w:rPr>
                <w:ins w:id="15277" w:author="Russell Ott" w:date="2022-05-16T11:47:00Z"/>
                <w:rFonts w:ascii="Courier New" w:hAnsi="Courier New" w:cs="Courier New"/>
                <w:color w:val="172B4D"/>
                <w:sz w:val="18"/>
                <w:szCs w:val="18"/>
              </w:rPr>
            </w:pPr>
            <w:ins w:id="15278" w:author="Russell Ott" w:date="2022-05-16T11:47:00Z">
              <w:r w:rsidRPr="00AE51D5">
                <w:rPr>
                  <w:rFonts w:ascii="Courier New" w:hAnsi="Courier New" w:cs="Courier New"/>
                  <w:color w:val="172B4D"/>
                  <w:sz w:val="18"/>
                  <w:szCs w:val="18"/>
                </w:rPr>
                <w:t>Additional roles: participant/sdtc:functionCode</w:t>
              </w:r>
            </w:ins>
          </w:p>
        </w:tc>
      </w:tr>
      <w:tr w:rsidR="001E7AE2" w:rsidRPr="00E54131" w14:paraId="02CB4DF0" w14:textId="77777777" w:rsidTr="00F10C7C">
        <w:trPr>
          <w:ins w:id="15279" w:author="Russell Ott" w:date="2022-05-16T11:47:00Z"/>
        </w:trPr>
        <w:tc>
          <w:tcPr>
            <w:tcW w:w="1244" w:type="dxa"/>
          </w:tcPr>
          <w:p w14:paraId="71CBA2E3" w14:textId="76140A58" w:rsidR="001E7AE2" w:rsidRPr="00E54131" w:rsidRDefault="001A0138" w:rsidP="00E518B4">
            <w:pPr>
              <w:pStyle w:val="NormalWeb"/>
              <w:spacing w:before="0" w:beforeAutospacing="0" w:after="0" w:afterAutospacing="0"/>
              <w:rPr>
                <w:ins w:id="15280" w:author="Russell Ott" w:date="2022-05-16T11:47:00Z"/>
                <w:rStyle w:val="Strong"/>
                <w:rFonts w:asciiTheme="minorHAnsi" w:hAnsiTheme="minorHAnsi" w:cstheme="minorHAnsi"/>
                <w:color w:val="172B4D"/>
              </w:rPr>
            </w:pPr>
            <w:ins w:id="15281" w:author="Russell Ott" w:date="2022-05-16T11:47:00Z">
              <w:r>
                <w:fldChar w:fldCharType="begin"/>
              </w:r>
              <w:r>
                <w:instrText xml:space="preserve"> HYPERLINK "https://www.healthit.gov/isa/taxonomy/term/1296/uscdi-v2" </w:instrText>
              </w:r>
              <w:r>
                <w:fldChar w:fldCharType="separate"/>
              </w:r>
              <w:r w:rsidR="001E7AE2" w:rsidRPr="00E54131">
                <w:rPr>
                  <w:rStyle w:val="Hyperlink"/>
                  <w:rFonts w:asciiTheme="minorHAnsi" w:hAnsiTheme="minorHAnsi" w:cstheme="minorHAnsi"/>
                </w:rPr>
                <w:t>Care Team Member Location</w:t>
              </w:r>
              <w:r>
                <w:rPr>
                  <w:rStyle w:val="Hyperlink"/>
                  <w:rFonts w:asciiTheme="minorHAnsi" w:hAnsiTheme="minorHAnsi" w:cstheme="minorHAnsi"/>
                </w:rPr>
                <w:fldChar w:fldCharType="end"/>
              </w:r>
            </w:ins>
          </w:p>
          <w:p w14:paraId="2C34DF91" w14:textId="77777777" w:rsidR="001E7AE2" w:rsidRPr="00E54131" w:rsidRDefault="001E7AE2" w:rsidP="00E518B4">
            <w:pPr>
              <w:pStyle w:val="NormalWeb"/>
              <w:spacing w:before="0" w:beforeAutospacing="0" w:after="0" w:afterAutospacing="0"/>
              <w:rPr>
                <w:ins w:id="15282" w:author="Russell Ott" w:date="2022-05-16T11:47:00Z"/>
                <w:rStyle w:val="Strong"/>
                <w:rFonts w:asciiTheme="minorHAnsi" w:hAnsiTheme="minorHAnsi" w:cstheme="minorHAnsi"/>
                <w:color w:val="172B4D"/>
              </w:rPr>
            </w:pPr>
            <w:ins w:id="15283" w:author="Russell Ott" w:date="2022-05-16T11:47:00Z">
              <w:r w:rsidRPr="00E54131">
                <w:rPr>
                  <w:rFonts w:asciiTheme="minorHAnsi" w:hAnsiTheme="minorHAnsi" w:cstheme="minorHAnsi"/>
                  <w:color w:val="172B4D"/>
                </w:rPr>
                <w:t>Physical location of provider or other care team member</w:t>
              </w:r>
            </w:ins>
          </w:p>
        </w:tc>
        <w:tc>
          <w:tcPr>
            <w:tcW w:w="2736" w:type="dxa"/>
          </w:tcPr>
          <w:p w14:paraId="03719652" w14:textId="77777777" w:rsidR="001E7AE2" w:rsidRPr="00E54131" w:rsidRDefault="001E7AE2" w:rsidP="00E518B4">
            <w:pPr>
              <w:pStyle w:val="NormalWeb"/>
              <w:spacing w:before="0" w:beforeAutospacing="0" w:after="0" w:afterAutospacing="0"/>
              <w:rPr>
                <w:ins w:id="15284" w:author="Russell Ott" w:date="2022-05-16T11:47:00Z"/>
                <w:rFonts w:asciiTheme="minorHAnsi" w:hAnsiTheme="minorHAnsi" w:cstheme="minorHAnsi"/>
                <w:color w:val="172B4D"/>
              </w:rPr>
            </w:pPr>
          </w:p>
        </w:tc>
        <w:tc>
          <w:tcPr>
            <w:tcW w:w="1043" w:type="dxa"/>
          </w:tcPr>
          <w:p w14:paraId="37A076B2" w14:textId="471684CD" w:rsidR="001E7AE2" w:rsidRPr="00E54131" w:rsidRDefault="00992641" w:rsidP="00E518B4">
            <w:pPr>
              <w:rPr>
                <w:ins w:id="15285" w:author="Russell Ott" w:date="2022-05-16T11:47:00Z"/>
                <w:rFonts w:asciiTheme="minorHAnsi" w:hAnsiTheme="minorHAnsi" w:cstheme="minorHAnsi"/>
                <w:color w:val="172B4D"/>
              </w:rPr>
            </w:pPr>
            <w:ins w:id="15286" w:author="Russell Ott" w:date="2022-05-16T11:47:00Z">
              <w:r w:rsidRPr="00E54131">
                <w:rPr>
                  <w:rFonts w:asciiTheme="minorHAnsi" w:hAnsiTheme="minorHAnsi" w:cstheme="minorHAnsi"/>
                  <w:shd w:val="clear" w:color="auto" w:fill="FFFFFF"/>
                </w:rPr>
                <w:t>CareTeam Member Act</w:t>
              </w:r>
            </w:ins>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ins w:id="15287" w:author="Russell Ott" w:date="2022-05-16T11:47:00Z"/>
                <w:rFonts w:ascii="Courier New" w:hAnsi="Courier New" w:cs="Courier New"/>
                <w:color w:val="172B4D"/>
                <w:sz w:val="18"/>
                <w:szCs w:val="18"/>
              </w:rPr>
            </w:pPr>
            <w:ins w:id="15288" w:author="Russell Ott" w:date="2022-05-16T11:47:00Z">
              <w:r w:rsidRPr="00AE51D5">
                <w:rPr>
                  <w:rFonts w:ascii="Courier New" w:hAnsi="Courier New" w:cs="Courier New"/>
                  <w:color w:val="333333"/>
                  <w:sz w:val="18"/>
                  <w:szCs w:val="18"/>
                </w:rPr>
                <w:t>performer/assignedEntity/addr</w:t>
              </w:r>
            </w:ins>
          </w:p>
          <w:p w14:paraId="26EAF7A7" w14:textId="77777777" w:rsidR="00F10C7C" w:rsidRDefault="00992641" w:rsidP="00F10C7C">
            <w:pPr>
              <w:pStyle w:val="NormalWeb"/>
              <w:shd w:val="clear" w:color="auto" w:fill="FFFFFF"/>
              <w:spacing w:before="150" w:beforeAutospacing="0" w:after="0" w:afterAutospacing="0"/>
              <w:rPr>
                <w:ins w:id="15289" w:author="Russell Ott" w:date="2022-05-16T11:47:00Z"/>
                <w:rFonts w:ascii="Courier New" w:hAnsi="Courier New" w:cs="Courier New"/>
                <w:color w:val="333333"/>
                <w:sz w:val="18"/>
                <w:szCs w:val="18"/>
              </w:rPr>
            </w:pPr>
            <w:ins w:id="15290" w:author="Russell Ott" w:date="2022-05-16T11:47:00Z">
              <w:r w:rsidRPr="00AE51D5">
                <w:rPr>
                  <w:rFonts w:ascii="Courier New" w:hAnsi="Courier New" w:cs="Courier New"/>
                  <w:color w:val="333333"/>
                  <w:sz w:val="18"/>
                  <w:szCs w:val="18"/>
                </w:rPr>
                <w:t>performer/assignedEntity/</w:t>
              </w:r>
            </w:ins>
          </w:p>
          <w:p w14:paraId="7D1D6561" w14:textId="1105CF36" w:rsidR="00992641" w:rsidRPr="00F10C7C" w:rsidRDefault="00992641" w:rsidP="00F10C7C">
            <w:pPr>
              <w:pStyle w:val="NormalWeb"/>
              <w:shd w:val="clear" w:color="auto" w:fill="FFFFFF"/>
              <w:spacing w:before="0" w:beforeAutospacing="0" w:after="0" w:afterAutospacing="0"/>
              <w:ind w:left="360"/>
              <w:rPr>
                <w:ins w:id="15291" w:author="Russell Ott" w:date="2022-05-16T11:47:00Z"/>
                <w:rFonts w:ascii="Courier New" w:hAnsi="Courier New" w:cs="Courier New"/>
                <w:color w:val="333333"/>
                <w:sz w:val="18"/>
                <w:szCs w:val="18"/>
              </w:rPr>
            </w:pPr>
            <w:ins w:id="15292" w:author="Russell Ott" w:date="2022-05-16T11:47:00Z">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ins>
          </w:p>
          <w:p w14:paraId="21F65944" w14:textId="4B563F1C" w:rsidR="001E7AE2" w:rsidRPr="00E54131" w:rsidRDefault="00992641" w:rsidP="00E518B4">
            <w:pPr>
              <w:numPr>
                <w:ilvl w:val="0"/>
                <w:numId w:val="37"/>
              </w:numPr>
              <w:shd w:val="clear" w:color="auto" w:fill="FFFFFF"/>
              <w:spacing w:before="100" w:beforeAutospacing="1" w:after="100" w:afterAutospacing="1"/>
              <w:rPr>
                <w:ins w:id="15293" w:author="Russell Ott" w:date="2022-05-16T11:47:00Z"/>
                <w:rFonts w:asciiTheme="minorHAnsi" w:hAnsiTheme="minorHAnsi" w:cstheme="minorHAnsi"/>
                <w:color w:val="172B4D"/>
              </w:rPr>
            </w:pPr>
            <w:ins w:id="15294" w:author="Russell Ott" w:date="2022-05-16T11:47:00Z">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ins>
          </w:p>
        </w:tc>
      </w:tr>
      <w:tr w:rsidR="001E7AE2" w:rsidRPr="00E54131" w14:paraId="08AE6911" w14:textId="77777777" w:rsidTr="00F10C7C">
        <w:trPr>
          <w:ins w:id="15295" w:author="Russell Ott" w:date="2022-05-16T11:47:00Z"/>
        </w:trPr>
        <w:tc>
          <w:tcPr>
            <w:tcW w:w="1244" w:type="dxa"/>
          </w:tcPr>
          <w:p w14:paraId="4C79A78F" w14:textId="79DDC189" w:rsidR="001E7AE2" w:rsidRPr="00E54131" w:rsidRDefault="001A0138" w:rsidP="00E518B4">
            <w:pPr>
              <w:pStyle w:val="NormalWeb"/>
              <w:spacing w:before="0" w:beforeAutospacing="0" w:after="0" w:afterAutospacing="0"/>
              <w:rPr>
                <w:ins w:id="15296" w:author="Russell Ott" w:date="2022-05-16T11:47:00Z"/>
                <w:rStyle w:val="Strong"/>
                <w:rFonts w:asciiTheme="minorHAnsi" w:hAnsiTheme="minorHAnsi" w:cstheme="minorHAnsi"/>
                <w:color w:val="172B4D"/>
              </w:rPr>
            </w:pPr>
            <w:ins w:id="15297" w:author="Russell Ott" w:date="2022-05-16T11:47:00Z">
              <w:r>
                <w:fldChar w:fldCharType="begin"/>
              </w:r>
              <w:r>
                <w:instrText xml:space="preserve"> HYPERLINK "https://www.healthit.gov/isa/taxonomy/term/1316/uscdi-v2" </w:instrText>
              </w:r>
              <w:r>
                <w:fldChar w:fldCharType="separate"/>
              </w:r>
              <w:r w:rsidR="001E7AE2" w:rsidRPr="00E54131">
                <w:rPr>
                  <w:rStyle w:val="Hyperlink"/>
                  <w:rFonts w:asciiTheme="minorHAnsi" w:hAnsiTheme="minorHAnsi" w:cstheme="minorHAnsi"/>
                </w:rPr>
                <w:t>Care Team Member Telecom</w:t>
              </w:r>
              <w:r>
                <w:rPr>
                  <w:rStyle w:val="Hyperlink"/>
                  <w:rFonts w:asciiTheme="minorHAnsi" w:hAnsiTheme="minorHAnsi" w:cstheme="minorHAnsi"/>
                </w:rPr>
                <w:fldChar w:fldCharType="end"/>
              </w:r>
            </w:ins>
          </w:p>
          <w:p w14:paraId="721DFBB4" w14:textId="77777777" w:rsidR="001E7AE2" w:rsidRPr="00E54131" w:rsidRDefault="001E7AE2" w:rsidP="00E518B4">
            <w:pPr>
              <w:pStyle w:val="NormalWeb"/>
              <w:spacing w:before="0" w:beforeAutospacing="0" w:after="0" w:afterAutospacing="0"/>
              <w:rPr>
                <w:ins w:id="15298" w:author="Russell Ott" w:date="2022-05-16T11:47:00Z"/>
                <w:rStyle w:val="Strong"/>
                <w:rFonts w:asciiTheme="minorHAnsi" w:hAnsiTheme="minorHAnsi" w:cstheme="minorHAnsi"/>
                <w:color w:val="172B4D"/>
              </w:rPr>
            </w:pPr>
            <w:ins w:id="15299" w:author="Russell Ott" w:date="2022-05-16T11:47:00Z">
              <w:r w:rsidRPr="00E54131">
                <w:rPr>
                  <w:rFonts w:asciiTheme="minorHAnsi" w:hAnsiTheme="minorHAnsi" w:cstheme="minorHAnsi"/>
                  <w:color w:val="172B4D"/>
                </w:rPr>
                <w:t>Electronic contact information of a provider or other care team member</w:t>
              </w:r>
            </w:ins>
          </w:p>
        </w:tc>
        <w:tc>
          <w:tcPr>
            <w:tcW w:w="2736" w:type="dxa"/>
          </w:tcPr>
          <w:p w14:paraId="034E28AC" w14:textId="77777777" w:rsidR="001E7AE2" w:rsidRPr="00E54131" w:rsidRDefault="001E7AE2" w:rsidP="00E518B4">
            <w:pPr>
              <w:pStyle w:val="NormalWeb"/>
              <w:spacing w:before="0" w:beforeAutospacing="0" w:after="0" w:afterAutospacing="0"/>
              <w:rPr>
                <w:ins w:id="15300" w:author="Russell Ott" w:date="2022-05-16T11:47:00Z"/>
                <w:rFonts w:asciiTheme="minorHAnsi" w:hAnsiTheme="minorHAnsi" w:cstheme="minorHAnsi"/>
                <w:b/>
                <w:bCs/>
                <w:color w:val="172B4D"/>
              </w:rPr>
            </w:pPr>
            <w:ins w:id="15301" w:author="Russell Ott" w:date="2022-05-16T11:47:00Z">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ins>
          </w:p>
          <w:p w14:paraId="687B00C2" w14:textId="77777777" w:rsidR="001E7AE2" w:rsidRPr="00E54131" w:rsidRDefault="001E7AE2" w:rsidP="00E518B4">
            <w:pPr>
              <w:pStyle w:val="NormalWeb"/>
              <w:spacing w:before="0" w:beforeAutospacing="0" w:after="0" w:afterAutospacing="0"/>
              <w:rPr>
                <w:ins w:id="15302" w:author="Russell Ott" w:date="2022-05-16T11:47:00Z"/>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ins w:id="15303" w:author="Russell Ott" w:date="2022-05-16T11:47:00Z"/>
                <w:rFonts w:asciiTheme="minorHAnsi" w:hAnsiTheme="minorHAnsi" w:cstheme="minorHAnsi"/>
                <w:color w:val="172B4D"/>
              </w:rPr>
            </w:pPr>
            <w:ins w:id="15304" w:author="Russell Ott" w:date="2022-05-16T11:47:00Z">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ins>
          </w:p>
        </w:tc>
        <w:tc>
          <w:tcPr>
            <w:tcW w:w="1043" w:type="dxa"/>
          </w:tcPr>
          <w:p w14:paraId="0EFF2DC7" w14:textId="5BC0937F" w:rsidR="001E7AE2" w:rsidRPr="00E54131" w:rsidRDefault="00992641" w:rsidP="00E518B4">
            <w:pPr>
              <w:rPr>
                <w:ins w:id="15305" w:author="Russell Ott" w:date="2022-05-16T11:47:00Z"/>
                <w:rFonts w:asciiTheme="minorHAnsi" w:hAnsiTheme="minorHAnsi" w:cstheme="minorHAnsi"/>
                <w:color w:val="172B4D"/>
              </w:rPr>
            </w:pPr>
            <w:ins w:id="15306" w:author="Russell Ott" w:date="2022-05-16T11:47:00Z">
              <w:r w:rsidRPr="00E54131">
                <w:rPr>
                  <w:rFonts w:asciiTheme="minorHAnsi" w:hAnsiTheme="minorHAnsi" w:cstheme="minorHAnsi"/>
                  <w:shd w:val="clear" w:color="auto" w:fill="FFFFFF"/>
                </w:rPr>
                <w:t>CareTeam Member Act</w:t>
              </w:r>
            </w:ins>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ins w:id="15307" w:author="Russell Ott" w:date="2022-05-16T11:47:00Z"/>
                <w:rFonts w:ascii="Courier New" w:hAnsi="Courier New" w:cs="Courier New"/>
                <w:color w:val="172B4D"/>
                <w:sz w:val="18"/>
                <w:szCs w:val="18"/>
              </w:rPr>
            </w:pPr>
            <w:ins w:id="15308" w:author="Russell Ott" w:date="2022-05-16T11:47:00Z">
              <w:r w:rsidRPr="00AE51D5">
                <w:rPr>
                  <w:rFonts w:ascii="Courier New" w:hAnsi="Courier New" w:cs="Courier New"/>
                  <w:color w:val="333333"/>
                  <w:sz w:val="18"/>
                  <w:szCs w:val="18"/>
                </w:rPr>
                <w:t>performer/assignedEntity/telecom</w:t>
              </w:r>
            </w:ins>
          </w:p>
          <w:p w14:paraId="30B8CB4F" w14:textId="77777777" w:rsidR="00F10C7C" w:rsidRDefault="00992641" w:rsidP="00E518B4">
            <w:pPr>
              <w:pStyle w:val="NormalWeb"/>
              <w:shd w:val="clear" w:color="auto" w:fill="FFFFFF"/>
              <w:spacing w:before="150" w:beforeAutospacing="0" w:after="0" w:afterAutospacing="0"/>
              <w:rPr>
                <w:ins w:id="15309" w:author="Russell Ott" w:date="2022-05-16T11:47:00Z"/>
                <w:rFonts w:ascii="Courier New" w:hAnsi="Courier New" w:cs="Courier New"/>
                <w:color w:val="333333"/>
                <w:sz w:val="18"/>
                <w:szCs w:val="18"/>
              </w:rPr>
            </w:pPr>
            <w:ins w:id="15310" w:author="Russell Ott" w:date="2022-05-16T11:47:00Z">
              <w:r w:rsidRPr="00AE51D5">
                <w:rPr>
                  <w:rFonts w:ascii="Courier New" w:hAnsi="Courier New" w:cs="Courier New"/>
                  <w:color w:val="333333"/>
                  <w:sz w:val="18"/>
                  <w:szCs w:val="18"/>
                </w:rPr>
                <w:t>performer/assignedEntity/</w:t>
              </w:r>
            </w:ins>
          </w:p>
          <w:p w14:paraId="0B0FBA4D" w14:textId="71785744" w:rsidR="00992641" w:rsidRPr="00AE51D5" w:rsidRDefault="00992641" w:rsidP="00F10C7C">
            <w:pPr>
              <w:pStyle w:val="NormalWeb"/>
              <w:shd w:val="clear" w:color="auto" w:fill="FFFFFF"/>
              <w:spacing w:before="0" w:beforeAutospacing="0" w:after="0" w:afterAutospacing="0"/>
              <w:ind w:left="360"/>
              <w:rPr>
                <w:ins w:id="15311" w:author="Russell Ott" w:date="2022-05-16T11:47:00Z"/>
                <w:rFonts w:ascii="Courier New" w:hAnsi="Courier New" w:cs="Courier New"/>
                <w:color w:val="172B4D"/>
                <w:sz w:val="18"/>
                <w:szCs w:val="18"/>
              </w:rPr>
            </w:pPr>
            <w:ins w:id="15312" w:author="Russell Ott" w:date="2022-05-16T11:47:00Z">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ins>
          </w:p>
          <w:p w14:paraId="756AC7F4" w14:textId="77777777" w:rsidR="00992641" w:rsidRPr="00E54131" w:rsidRDefault="00992641" w:rsidP="00E518B4">
            <w:pPr>
              <w:numPr>
                <w:ilvl w:val="0"/>
                <w:numId w:val="36"/>
              </w:numPr>
              <w:shd w:val="clear" w:color="auto" w:fill="FFFFFF"/>
              <w:spacing w:before="100" w:beforeAutospacing="1" w:after="100" w:afterAutospacing="1"/>
              <w:rPr>
                <w:ins w:id="15313" w:author="Russell Ott" w:date="2022-05-16T11:47:00Z"/>
                <w:rFonts w:asciiTheme="minorHAnsi" w:hAnsiTheme="minorHAnsi" w:cstheme="minorHAnsi"/>
                <w:color w:val="172B4D"/>
              </w:rPr>
            </w:pPr>
            <w:ins w:id="15314" w:author="Russell Ott" w:date="2022-05-16T11:47:00Z">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ins>
          </w:p>
          <w:p w14:paraId="6E8BEA74" w14:textId="77777777" w:rsidR="001E7AE2" w:rsidRPr="00E54131" w:rsidRDefault="001E7AE2" w:rsidP="00E518B4">
            <w:pPr>
              <w:keepNext/>
              <w:rPr>
                <w:ins w:id="15315" w:author="Russell Ott" w:date="2022-05-16T11:47:00Z"/>
                <w:rFonts w:asciiTheme="minorHAnsi" w:hAnsiTheme="minorHAnsi" w:cstheme="minorHAnsi"/>
                <w:color w:val="172B4D"/>
              </w:rPr>
            </w:pPr>
          </w:p>
        </w:tc>
      </w:tr>
    </w:tbl>
    <w:p w14:paraId="26016DA5" w14:textId="7C2F1B10" w:rsidR="001E7AE2" w:rsidRDefault="00E518B4" w:rsidP="00E518B4">
      <w:pPr>
        <w:pStyle w:val="Caption"/>
        <w:rPr>
          <w:ins w:id="15316" w:author="Russell Ott" w:date="2022-05-16T11:47:00Z"/>
        </w:rPr>
      </w:pPr>
      <w:bookmarkStart w:id="15317" w:name="_Toc103262937"/>
      <w:ins w:id="15318"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70</w:t>
        </w:r>
        <w:r w:rsidR="00132A94">
          <w:rPr>
            <w:noProof/>
          </w:rPr>
          <w:fldChar w:fldCharType="end"/>
        </w:r>
        <w:r>
          <w:t xml:space="preserve">: </w:t>
        </w:r>
        <w:r w:rsidRPr="00B24AEC">
          <w:t xml:space="preserve">USCDI v2 Data Elements - </w:t>
        </w:r>
        <w:r>
          <w:t>Care Team Member(s)</w:t>
        </w:r>
        <w:bookmarkEnd w:id="15317"/>
      </w:ins>
    </w:p>
    <w:p w14:paraId="18F89A4C" w14:textId="2C78B7F7" w:rsidR="000B3F91" w:rsidRDefault="000B3F91" w:rsidP="002E634A">
      <w:pPr>
        <w:pStyle w:val="Heading4"/>
        <w:rPr>
          <w:ins w:id="15319" w:author="Russell Ott" w:date="2022-05-16T11:47:00Z"/>
        </w:rPr>
      </w:pPr>
      <w:ins w:id="15320" w:author="Russell Ott" w:date="2022-05-16T11:47:00Z">
        <w:r>
          <w:t>Care Team Member Name</w:t>
        </w:r>
      </w:ins>
    </w:p>
    <w:p w14:paraId="2E365ABE" w14:textId="27BEB164" w:rsidR="000B3F91" w:rsidRPr="000258E5" w:rsidRDefault="000B3F91" w:rsidP="000B3F91">
      <w:pPr>
        <w:rPr>
          <w:ins w:id="15321" w:author="Russell Ott" w:date="2022-05-16T11:47:00Z"/>
          <w:rFonts w:asciiTheme="minorHAnsi" w:hAnsiTheme="minorHAnsi" w:cstheme="minorHAnsi"/>
        </w:rPr>
      </w:pPr>
      <w:ins w:id="15322" w:author="Russell Ott" w:date="2022-05-16T11:47:00Z">
        <w:r w:rsidRPr="000258E5">
          <w:rPr>
            <w:rFonts w:asciiTheme="minorHAnsi" w:hAnsiTheme="minorHAnsi" w:cstheme="minorHAnsi"/>
          </w:rPr>
          <w:t>No additional guidance</w:t>
        </w:r>
      </w:ins>
    </w:p>
    <w:p w14:paraId="31869ABC" w14:textId="5AF229C5" w:rsidR="000B3F91" w:rsidRDefault="000B3F91" w:rsidP="002E634A">
      <w:pPr>
        <w:pStyle w:val="Heading4"/>
        <w:rPr>
          <w:ins w:id="15323" w:author="Russell Ott" w:date="2022-05-16T11:47:00Z"/>
        </w:rPr>
      </w:pPr>
      <w:ins w:id="15324" w:author="Russell Ott" w:date="2022-05-16T11:47:00Z">
        <w:r>
          <w:t>Care Team Member Identifier</w:t>
        </w:r>
      </w:ins>
    </w:p>
    <w:p w14:paraId="17394CCD" w14:textId="08F4D62F" w:rsidR="000B3F91" w:rsidRPr="000258E5" w:rsidRDefault="000B3F91" w:rsidP="000B3F91">
      <w:pPr>
        <w:rPr>
          <w:ins w:id="15325" w:author="Russell Ott" w:date="2022-05-16T11:47:00Z"/>
          <w:rFonts w:asciiTheme="minorHAnsi" w:hAnsiTheme="minorHAnsi" w:cstheme="minorHAnsi"/>
        </w:rPr>
      </w:pPr>
      <w:ins w:id="15326" w:author="Russell Ott" w:date="2022-05-16T11:47:00Z">
        <w:r w:rsidRPr="000258E5">
          <w:rPr>
            <w:rFonts w:asciiTheme="minorHAnsi" w:hAnsiTheme="minorHAnsi" w:cstheme="minorHAnsi"/>
          </w:rPr>
          <w:t>No additional guidance</w:t>
        </w:r>
      </w:ins>
    </w:p>
    <w:p w14:paraId="7C36BFEF" w14:textId="7CDAA961" w:rsidR="004724A8" w:rsidRDefault="004724A8" w:rsidP="002E634A">
      <w:pPr>
        <w:pStyle w:val="Heading4"/>
        <w:rPr>
          <w:ins w:id="15327" w:author="Russell Ott" w:date="2022-05-16T11:47:00Z"/>
        </w:rPr>
      </w:pPr>
      <w:ins w:id="15328" w:author="Russell Ott" w:date="2022-05-16T11:47:00Z">
        <w:r>
          <w:t>Care Team Member Role</w:t>
        </w:r>
      </w:ins>
    </w:p>
    <w:p w14:paraId="19A002F0" w14:textId="77777777" w:rsidR="004724A8" w:rsidRPr="000258E5" w:rsidRDefault="004724A8" w:rsidP="004724A8">
      <w:pPr>
        <w:rPr>
          <w:ins w:id="15329" w:author="Russell Ott" w:date="2022-05-16T11:47:00Z"/>
          <w:rFonts w:asciiTheme="minorHAnsi" w:hAnsiTheme="minorHAnsi" w:cstheme="minorHAnsi"/>
        </w:rPr>
      </w:pPr>
      <w:ins w:id="15330" w:author="Russell Ott" w:date="2022-05-16T11:47:00Z">
        <w:r w:rsidRPr="000258E5">
          <w:rPr>
            <w:rFonts w:asciiTheme="minorHAnsi" w:hAnsiTheme="minorHAnsi" w:cstheme="minorHAnsi"/>
          </w:rPr>
          <w:t>No additional guidance</w:t>
        </w:r>
      </w:ins>
    </w:p>
    <w:p w14:paraId="2311065A" w14:textId="45F172C1" w:rsidR="004724A8" w:rsidRDefault="004724A8" w:rsidP="002E634A">
      <w:pPr>
        <w:pStyle w:val="Heading4"/>
        <w:rPr>
          <w:ins w:id="15331" w:author="Russell Ott" w:date="2022-05-16T11:47:00Z"/>
        </w:rPr>
      </w:pPr>
      <w:ins w:id="15332" w:author="Russell Ott" w:date="2022-05-16T11:47:00Z">
        <w:r>
          <w:t>Care Team Member Location</w:t>
        </w:r>
      </w:ins>
    </w:p>
    <w:p w14:paraId="6A220954" w14:textId="77777777" w:rsidR="004724A8" w:rsidRPr="000258E5" w:rsidRDefault="004724A8" w:rsidP="004724A8">
      <w:pPr>
        <w:rPr>
          <w:ins w:id="15333" w:author="Russell Ott" w:date="2022-05-16T11:47:00Z"/>
          <w:rFonts w:asciiTheme="minorHAnsi" w:hAnsiTheme="minorHAnsi" w:cstheme="minorHAnsi"/>
        </w:rPr>
      </w:pPr>
      <w:ins w:id="15334" w:author="Russell Ott" w:date="2022-05-16T11:47:00Z">
        <w:r w:rsidRPr="000258E5">
          <w:rPr>
            <w:rFonts w:asciiTheme="minorHAnsi" w:hAnsiTheme="minorHAnsi" w:cstheme="minorHAnsi"/>
          </w:rPr>
          <w:t>No additional guidance</w:t>
        </w:r>
      </w:ins>
    </w:p>
    <w:p w14:paraId="6FEEF130" w14:textId="73F048EF" w:rsidR="004724A8" w:rsidRDefault="004724A8" w:rsidP="002E634A">
      <w:pPr>
        <w:pStyle w:val="Heading4"/>
        <w:rPr>
          <w:ins w:id="15335" w:author="Russell Ott" w:date="2022-05-16T11:47:00Z"/>
        </w:rPr>
      </w:pPr>
      <w:ins w:id="15336" w:author="Russell Ott" w:date="2022-05-16T11:47:00Z">
        <w:r>
          <w:t>Care Team Member Telecom</w:t>
        </w:r>
      </w:ins>
    </w:p>
    <w:p w14:paraId="5C0B5C78" w14:textId="77777777" w:rsidR="004724A8" w:rsidRPr="000258E5" w:rsidRDefault="004724A8" w:rsidP="004724A8">
      <w:pPr>
        <w:rPr>
          <w:ins w:id="15337" w:author="Russell Ott" w:date="2022-05-16T11:47:00Z"/>
          <w:rFonts w:asciiTheme="minorHAnsi" w:hAnsiTheme="minorHAnsi" w:cstheme="minorHAnsi"/>
        </w:rPr>
      </w:pPr>
      <w:ins w:id="15338" w:author="Russell Ott" w:date="2022-05-16T11:47:00Z">
        <w:r w:rsidRPr="000258E5">
          <w:rPr>
            <w:rFonts w:asciiTheme="minorHAnsi" w:hAnsiTheme="minorHAnsi" w:cstheme="minorHAnsi"/>
          </w:rPr>
          <w:t>No additional guidance</w:t>
        </w:r>
      </w:ins>
    </w:p>
    <w:p w14:paraId="54DDC49C" w14:textId="0D0F2484" w:rsidR="001E7AE2" w:rsidRPr="00A61A3F" w:rsidRDefault="001E7AE2" w:rsidP="00F10C7C">
      <w:pPr>
        <w:pStyle w:val="Heading3"/>
        <w:rPr>
          <w:ins w:id="15339" w:author="Russell Ott" w:date="2022-05-16T11:47:00Z"/>
        </w:rPr>
      </w:pPr>
      <w:bookmarkStart w:id="15340" w:name="_Toc103262724"/>
      <w:ins w:id="15341" w:author="Russell Ott" w:date="2022-05-16T11:47:00Z">
        <w:r w:rsidRPr="00A61A3F">
          <w:t>Clinical Tests</w:t>
        </w:r>
        <w:bookmarkEnd w:id="15340"/>
      </w:ins>
    </w:p>
    <w:p w14:paraId="7B218055" w14:textId="40C5166D" w:rsidR="00BD12D9" w:rsidRDefault="00BD12D9" w:rsidP="00BD12D9">
      <w:pPr>
        <w:rPr>
          <w:ins w:id="15342" w:author="Russell Ott" w:date="2022-05-16T11:47:00Z"/>
          <w:rFonts w:asciiTheme="minorHAnsi" w:hAnsiTheme="minorHAnsi" w:cstheme="minorHAnsi"/>
        </w:rPr>
      </w:pPr>
      <w:ins w:id="15343" w:author="Russell Ott" w:date="2022-05-16T11:47:00Z">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ins>
    </w:p>
    <w:p w14:paraId="63FA3873" w14:textId="1154805A" w:rsidR="00974044" w:rsidRDefault="00974044" w:rsidP="00BD12D9">
      <w:pPr>
        <w:rPr>
          <w:ins w:id="15344" w:author="Russell Ott" w:date="2022-05-16T11:47:00Z"/>
          <w:rFonts w:asciiTheme="minorHAnsi" w:hAnsiTheme="minorHAnsi" w:cstheme="minorHAnsi"/>
        </w:rPr>
      </w:pPr>
    </w:p>
    <w:p w14:paraId="55B1AC98" w14:textId="77777777" w:rsidR="00974044" w:rsidRDefault="00974044" w:rsidP="00974044">
      <w:pPr>
        <w:rPr>
          <w:ins w:id="15345" w:author="Russell Ott" w:date="2022-05-16T11:47:00Z"/>
          <w:rFonts w:asciiTheme="minorHAnsi" w:hAnsiTheme="minorHAnsi" w:cstheme="minorHAnsi"/>
        </w:rPr>
      </w:pPr>
      <w:ins w:id="15346" w:author="Russell Ott" w:date="2022-05-16T11:47:00Z">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ins>
    </w:p>
    <w:p w14:paraId="1C372275" w14:textId="77777777" w:rsidR="00974044" w:rsidRDefault="00974044" w:rsidP="00974044">
      <w:pPr>
        <w:rPr>
          <w:ins w:id="15347" w:author="Russell Ott" w:date="2022-05-16T11:47:00Z"/>
          <w:rFonts w:asciiTheme="minorHAnsi" w:hAnsiTheme="minorHAnsi" w:cstheme="minorHAnsi"/>
        </w:rPr>
      </w:pPr>
    </w:p>
    <w:p w14:paraId="71CCB7BC" w14:textId="5D36FA14" w:rsidR="00974044" w:rsidRPr="00181FEF" w:rsidRDefault="00974044" w:rsidP="00BD12D9">
      <w:pPr>
        <w:rPr>
          <w:ins w:id="15348" w:author="Russell Ott" w:date="2022-05-16T11:47:00Z"/>
          <w:rFonts w:asciiTheme="minorHAnsi" w:hAnsiTheme="minorHAnsi" w:cstheme="minorHAnsi"/>
        </w:rPr>
      </w:pPr>
      <w:ins w:id="15349" w:author="Russell Ott" w:date="2022-05-16T11:47:00Z">
        <w:r w:rsidRPr="003B4A95">
          <w:rPr>
            <w:rFonts w:asciiTheme="minorHAnsi" w:hAnsiTheme="minorHAnsi" w:cstheme="minorHAnsi"/>
          </w:rPr>
          <w:t xml:space="preserve">Appendix B in U.S. Core Data for Interoperability (USCDI) Task Force 2021 </w:t>
        </w:r>
        <w:r w:rsidR="001A0138">
          <w:fldChar w:fldCharType="begin"/>
        </w:r>
        <w:r w:rsidR="001A0138">
          <w:instrText xml:space="preserve"> HYPERLINK "https://www.healthit.gov/sites/default/files/page/2021-10/2021-09-09_USCDI_TF_2021_HITAC_Phase%203_%20Recommendations%20Report_Signed_508.pdf" </w:instrText>
        </w:r>
        <w:r w:rsidR="001A0138">
          <w:fldChar w:fldCharType="separate"/>
        </w:r>
        <w:r w:rsidRPr="003B4A95">
          <w:rPr>
            <w:rStyle w:val="Hyperlink"/>
            <w:rFonts w:asciiTheme="minorHAnsi" w:hAnsiTheme="minorHAnsi" w:cstheme="minorHAnsi"/>
          </w:rPr>
          <w:t>HITAC Phase 3 Recommendations Report Letter</w:t>
        </w:r>
        <w:r w:rsidR="001A0138">
          <w:rPr>
            <w:rStyle w:val="Hyperlink"/>
            <w:rFonts w:asciiTheme="minorHAnsi" w:hAnsiTheme="minorHAnsi" w:cstheme="minorHAnsi"/>
          </w:rPr>
          <w:fldChar w:fldCharType="end"/>
        </w:r>
        <w:r w:rsidRPr="003B4A95">
          <w:rPr>
            <w:rFonts w:asciiTheme="minorHAnsi" w:hAnsiTheme="minorHAnsi" w:cstheme="minorHAnsi"/>
          </w:rPr>
          <w:t xml:space="preserve"> identifies a starter set of example LOINC codes for “clinical tests''.</w:t>
        </w:r>
      </w:ins>
    </w:p>
    <w:p w14:paraId="30A28866" w14:textId="77777777" w:rsidR="00E518B4" w:rsidRPr="00BD12D9" w:rsidRDefault="00E518B4" w:rsidP="00BD12D9">
      <w:pPr>
        <w:rPr>
          <w:ins w:id="15350" w:author="Russell Ott" w:date="2022-05-16T11:47:00Z"/>
        </w:rPr>
      </w:pPr>
    </w:p>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181FEF">
        <w:trPr>
          <w:ins w:id="15351" w:author="Russell Ott" w:date="2022-05-16T11:47:00Z"/>
        </w:trPr>
        <w:tc>
          <w:tcPr>
            <w:tcW w:w="3865" w:type="dxa"/>
            <w:shd w:val="clear" w:color="auto" w:fill="2E74B5" w:themeFill="accent5" w:themeFillShade="BF"/>
          </w:tcPr>
          <w:p w14:paraId="133A9CC3" w14:textId="77777777" w:rsidR="00992641" w:rsidRPr="00181FEF" w:rsidRDefault="00992641" w:rsidP="00E518B4">
            <w:pPr>
              <w:rPr>
                <w:ins w:id="15352" w:author="Russell Ott" w:date="2022-05-16T11:47:00Z"/>
                <w:rStyle w:val="Strong"/>
                <w:rFonts w:asciiTheme="minorHAnsi" w:hAnsiTheme="minorHAnsi" w:cstheme="minorHAnsi"/>
                <w:color w:val="FFFFFF" w:themeColor="background1"/>
              </w:rPr>
            </w:pPr>
            <w:ins w:id="15353" w:author="Russell Ott" w:date="2022-05-16T11:47:00Z">
              <w:r w:rsidRPr="00181FEF">
                <w:rPr>
                  <w:rStyle w:val="Strong"/>
                  <w:rFonts w:asciiTheme="minorHAnsi" w:hAnsiTheme="minorHAnsi" w:cstheme="minorHAnsi"/>
                  <w:color w:val="FFFFFF" w:themeColor="background1"/>
                </w:rPr>
                <w:t>USCDI v2 DATA ELEMENT </w:t>
              </w:r>
            </w:ins>
          </w:p>
        </w:tc>
        <w:tc>
          <w:tcPr>
            <w:tcW w:w="1890" w:type="dxa"/>
            <w:shd w:val="clear" w:color="auto" w:fill="2E74B5" w:themeFill="accent5" w:themeFillShade="BF"/>
          </w:tcPr>
          <w:p w14:paraId="4A9C9937" w14:textId="77777777" w:rsidR="00992641" w:rsidRPr="00181FEF" w:rsidRDefault="00992641" w:rsidP="00E518B4">
            <w:pPr>
              <w:rPr>
                <w:ins w:id="15354" w:author="Russell Ott" w:date="2022-05-16T11:47:00Z"/>
                <w:rStyle w:val="Strong"/>
                <w:rFonts w:asciiTheme="minorHAnsi" w:hAnsiTheme="minorHAnsi" w:cstheme="minorHAnsi"/>
                <w:color w:val="FFFFFF" w:themeColor="background1"/>
              </w:rPr>
            </w:pPr>
            <w:ins w:id="15355" w:author="Russell Ott" w:date="2022-05-16T11:47:00Z">
              <w:r w:rsidRPr="00181FEF">
                <w:rPr>
                  <w:rStyle w:val="Strong"/>
                  <w:rFonts w:asciiTheme="minorHAnsi" w:hAnsiTheme="minorHAnsi" w:cstheme="minorHAnsi"/>
                  <w:color w:val="FFFFFF" w:themeColor="background1"/>
                </w:rPr>
                <w:t>USCDI Vocabulary Requirement</w:t>
              </w:r>
            </w:ins>
          </w:p>
        </w:tc>
        <w:tc>
          <w:tcPr>
            <w:tcW w:w="1980" w:type="dxa"/>
            <w:shd w:val="clear" w:color="auto" w:fill="2E74B5" w:themeFill="accent5" w:themeFillShade="BF"/>
          </w:tcPr>
          <w:p w14:paraId="74AEAB8B" w14:textId="77777777" w:rsidR="00992641" w:rsidRPr="00181FEF" w:rsidRDefault="00992641" w:rsidP="00E518B4">
            <w:pPr>
              <w:rPr>
                <w:ins w:id="15356" w:author="Russell Ott" w:date="2022-05-16T11:47:00Z"/>
                <w:rStyle w:val="Strong"/>
                <w:rFonts w:asciiTheme="minorHAnsi" w:hAnsiTheme="minorHAnsi" w:cstheme="minorHAnsi"/>
                <w:color w:val="FFFFFF" w:themeColor="background1"/>
              </w:rPr>
            </w:pPr>
            <w:ins w:id="15357" w:author="Russell Ott" w:date="2022-05-16T11:47:00Z">
              <w:r w:rsidRPr="00181FEF">
                <w:rPr>
                  <w:rStyle w:val="Strong"/>
                  <w:rFonts w:asciiTheme="minorHAnsi" w:hAnsiTheme="minorHAnsi" w:cstheme="minorHAnsi"/>
                  <w:color w:val="FFFFFF" w:themeColor="background1"/>
                </w:rPr>
                <w:t>Template</w:t>
              </w:r>
            </w:ins>
          </w:p>
        </w:tc>
        <w:tc>
          <w:tcPr>
            <w:tcW w:w="2713" w:type="dxa"/>
            <w:shd w:val="clear" w:color="auto" w:fill="2E74B5" w:themeFill="accent5" w:themeFillShade="BF"/>
          </w:tcPr>
          <w:p w14:paraId="6BF7E828" w14:textId="77777777" w:rsidR="00992641" w:rsidRPr="00181FEF" w:rsidRDefault="00992641" w:rsidP="00E518B4">
            <w:pPr>
              <w:rPr>
                <w:ins w:id="15358" w:author="Russell Ott" w:date="2022-05-16T11:47:00Z"/>
                <w:rStyle w:val="Strong"/>
                <w:rFonts w:asciiTheme="minorHAnsi" w:hAnsiTheme="minorHAnsi" w:cstheme="minorHAnsi"/>
                <w:color w:val="FFFFFF" w:themeColor="background1"/>
              </w:rPr>
            </w:pPr>
            <w:ins w:id="15359" w:author="Russell Ott" w:date="2022-05-16T11:47:00Z">
              <w:r w:rsidRPr="00181FEF">
                <w:rPr>
                  <w:rStyle w:val="Strong"/>
                  <w:rFonts w:asciiTheme="minorHAnsi" w:hAnsiTheme="minorHAnsi" w:cstheme="minorHAnsi"/>
                  <w:color w:val="FFFFFF" w:themeColor="background1"/>
                </w:rPr>
                <w:t>XPath</w:t>
              </w:r>
            </w:ins>
          </w:p>
        </w:tc>
      </w:tr>
      <w:tr w:rsidR="00645EAE" w:rsidRPr="00181FEF" w14:paraId="586F405A" w14:textId="77777777" w:rsidTr="00E518B4">
        <w:trPr>
          <w:ins w:id="15360" w:author="Russell Ott" w:date="2022-05-16T11:47:00Z"/>
        </w:trPr>
        <w:tc>
          <w:tcPr>
            <w:tcW w:w="3865" w:type="dxa"/>
          </w:tcPr>
          <w:p w14:paraId="1C5B85FA" w14:textId="2124C688" w:rsidR="00645EAE" w:rsidRPr="00181FEF" w:rsidRDefault="001A0138" w:rsidP="00E518B4">
            <w:pPr>
              <w:pStyle w:val="NormalWeb"/>
              <w:spacing w:before="0" w:beforeAutospacing="0" w:after="0" w:afterAutospacing="0"/>
              <w:rPr>
                <w:ins w:id="15361" w:author="Russell Ott" w:date="2022-05-16T11:47:00Z"/>
                <w:rFonts w:asciiTheme="minorHAnsi" w:hAnsiTheme="minorHAnsi" w:cstheme="minorHAnsi"/>
                <w:color w:val="172B4D"/>
              </w:rPr>
            </w:pPr>
            <w:ins w:id="15362" w:author="Russell Ott" w:date="2022-05-16T11:47:00Z">
              <w:r>
                <w:fldChar w:fldCharType="begin"/>
              </w:r>
              <w:r>
                <w:instrText xml:space="preserve"> HYPERLINK "https://www.healthit.gov/isa/taxonomy/term/2456/uscdi-v2" </w:instrText>
              </w:r>
              <w:r>
                <w:fldChar w:fldCharType="separate"/>
              </w:r>
              <w:r w:rsidR="00645EAE" w:rsidRPr="00181FEF">
                <w:rPr>
                  <w:rStyle w:val="Hyperlink"/>
                  <w:rFonts w:asciiTheme="minorHAnsi" w:hAnsiTheme="minorHAnsi" w:cstheme="minorHAnsi"/>
                </w:rPr>
                <w:t>Clinical Test </w:t>
              </w:r>
              <w:r>
                <w:rPr>
                  <w:rStyle w:val="Hyperlink"/>
                  <w:rFonts w:asciiTheme="minorHAnsi" w:hAnsiTheme="minorHAnsi" w:cstheme="minorHAnsi"/>
                </w:rPr>
                <w:fldChar w:fldCharType="end"/>
              </w:r>
            </w:ins>
          </w:p>
          <w:p w14:paraId="0F1A2016" w14:textId="0CAA4CC6" w:rsidR="00645EAE" w:rsidRPr="00181FEF" w:rsidRDefault="00645EAE" w:rsidP="00E518B4">
            <w:pPr>
              <w:rPr>
                <w:ins w:id="15363" w:author="Russell Ott" w:date="2022-05-16T11:47:00Z"/>
                <w:rStyle w:val="Strong"/>
                <w:rFonts w:asciiTheme="minorHAnsi" w:hAnsiTheme="minorHAnsi" w:cstheme="minorHAnsi"/>
                <w:color w:val="172B4D"/>
              </w:rPr>
            </w:pPr>
            <w:ins w:id="15364" w:author="Russell Ott" w:date="2022-05-16T11:47:00Z">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ins>
          </w:p>
        </w:tc>
        <w:tc>
          <w:tcPr>
            <w:tcW w:w="1890" w:type="dxa"/>
          </w:tcPr>
          <w:p w14:paraId="784D9679" w14:textId="0883F424" w:rsidR="00645EAE" w:rsidRPr="00181FEF" w:rsidRDefault="00645EAE" w:rsidP="00E518B4">
            <w:pPr>
              <w:pStyle w:val="NormalWeb"/>
              <w:spacing w:before="0" w:beforeAutospacing="0" w:after="0" w:afterAutospacing="0"/>
              <w:rPr>
                <w:ins w:id="15365" w:author="Russell Ott" w:date="2022-05-16T11:47:00Z"/>
                <w:rFonts w:asciiTheme="minorHAnsi" w:hAnsiTheme="minorHAnsi" w:cstheme="minorHAnsi"/>
                <w:color w:val="172B4D"/>
              </w:rPr>
            </w:pPr>
            <w:ins w:id="15366" w:author="Russell Ott" w:date="2022-05-16T11:47:00Z">
              <w:r w:rsidRPr="00181FEF">
                <w:rPr>
                  <w:rFonts w:asciiTheme="minorHAnsi" w:hAnsiTheme="minorHAnsi" w:cstheme="minorHAnsi"/>
                  <w:color w:val="172B4D"/>
                </w:rPr>
                <w:t>• Logical Observation Identifiers Names and Codes (LOINC®) version 2.70 </w:t>
              </w:r>
            </w:ins>
          </w:p>
        </w:tc>
        <w:tc>
          <w:tcPr>
            <w:tcW w:w="1980" w:type="dxa"/>
          </w:tcPr>
          <w:p w14:paraId="59A7A879" w14:textId="77777777" w:rsidR="00974044" w:rsidRDefault="00645EAE" w:rsidP="00E518B4">
            <w:pPr>
              <w:rPr>
                <w:ins w:id="15367" w:author="Russell Ott" w:date="2022-05-16T11:47:00Z"/>
                <w:rFonts w:asciiTheme="minorHAnsi" w:hAnsiTheme="minorHAnsi" w:cstheme="minorHAnsi"/>
              </w:rPr>
            </w:pPr>
            <w:ins w:id="15368" w:author="Russell Ott" w:date="2022-05-16T11:47:00Z">
              <w:r w:rsidRPr="00181FEF">
                <w:rPr>
                  <w:rFonts w:asciiTheme="minorHAnsi" w:hAnsiTheme="minorHAnsi" w:cstheme="minorHAnsi"/>
                </w:rPr>
                <w:t>Result Organizer</w:t>
              </w:r>
            </w:ins>
          </w:p>
          <w:p w14:paraId="0FF71662" w14:textId="77777777" w:rsidR="00974044" w:rsidRDefault="00974044" w:rsidP="00974044">
            <w:pPr>
              <w:rPr>
                <w:ins w:id="15369" w:author="Russell Ott" w:date="2022-05-16T11:47:00Z"/>
                <w:rStyle w:val="Hyperlink"/>
                <w:color w:val="172B4D"/>
              </w:rPr>
            </w:pPr>
            <w:ins w:id="15370" w:author="Russell Ott" w:date="2022-05-16T11:47:00Z">
              <w:r>
                <w:rPr>
                  <w:rStyle w:val="Hyperlink"/>
                  <w:rFonts w:asciiTheme="minorHAnsi" w:hAnsiTheme="minorHAnsi" w:cstheme="minorHAnsi"/>
                  <w:color w:val="172B4D"/>
                </w:rPr>
                <w:t>O</w:t>
              </w:r>
              <w:r>
                <w:rPr>
                  <w:rStyle w:val="Hyperlink"/>
                  <w:color w:val="172B4D"/>
                </w:rPr>
                <w:t>r</w:t>
              </w:r>
            </w:ins>
          </w:p>
          <w:p w14:paraId="53929FC9" w14:textId="15225AB6" w:rsidR="00645EAE" w:rsidRPr="00181FEF" w:rsidRDefault="00974044" w:rsidP="00974044">
            <w:pPr>
              <w:rPr>
                <w:ins w:id="15371" w:author="Russell Ott" w:date="2022-05-16T11:47:00Z"/>
                <w:rStyle w:val="Hyperlink"/>
                <w:rFonts w:asciiTheme="minorHAnsi" w:hAnsiTheme="minorHAnsi" w:cstheme="minorHAnsi"/>
                <w:color w:val="0052CC"/>
              </w:rPr>
            </w:pPr>
            <w:ins w:id="15372" w:author="Russell Ott" w:date="2022-05-16T11:47:00Z">
              <w:r>
                <w:rPr>
                  <w:rStyle w:val="Hyperlink"/>
                  <w:color w:val="172B4D"/>
                </w:rPr>
                <w:t>Result Observation</w:t>
              </w:r>
              <w:r w:rsidR="00645EAE" w:rsidRPr="00181FEF">
                <w:rPr>
                  <w:rFonts w:asciiTheme="minorHAnsi" w:hAnsiTheme="minorHAnsi" w:cstheme="minorHAnsi"/>
                  <w:color w:val="172B4D"/>
                </w:rPr>
                <w:t> </w:t>
              </w:r>
            </w:ins>
          </w:p>
        </w:tc>
        <w:tc>
          <w:tcPr>
            <w:tcW w:w="2713" w:type="dxa"/>
          </w:tcPr>
          <w:p w14:paraId="600FB95D" w14:textId="3DE25771" w:rsidR="00645EAE" w:rsidRDefault="001E7E2A" w:rsidP="00E518B4">
            <w:pPr>
              <w:rPr>
                <w:ins w:id="15373" w:author="Russell Ott" w:date="2022-05-16T11:47:00Z"/>
                <w:rFonts w:ascii="Courier New" w:hAnsi="Courier New" w:cs="Courier New"/>
                <w:color w:val="172B4D"/>
                <w:sz w:val="18"/>
                <w:szCs w:val="18"/>
              </w:rPr>
            </w:pPr>
            <w:ins w:id="15374" w:author="Russell Ott" w:date="2022-05-16T11:47:00Z">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ins>
          </w:p>
          <w:p w14:paraId="56470597" w14:textId="77777777" w:rsidR="00974044" w:rsidRDefault="00974044" w:rsidP="00974044">
            <w:pPr>
              <w:rPr>
                <w:ins w:id="15375" w:author="Russell Ott" w:date="2022-05-16T11:47:00Z"/>
                <w:rFonts w:ascii="Courier New" w:hAnsi="Courier New" w:cs="Courier New"/>
                <w:color w:val="172B4D"/>
                <w:sz w:val="18"/>
                <w:szCs w:val="18"/>
              </w:rPr>
            </w:pPr>
            <w:ins w:id="15376" w:author="Russell Ott" w:date="2022-05-16T11:47:00Z">
              <w:r>
                <w:rPr>
                  <w:rFonts w:ascii="Courier New" w:hAnsi="Courier New" w:cs="Courier New"/>
                  <w:color w:val="172B4D"/>
                  <w:sz w:val="18"/>
                  <w:szCs w:val="18"/>
                </w:rPr>
                <w:t>Or</w:t>
              </w:r>
            </w:ins>
          </w:p>
          <w:p w14:paraId="3B08B75D" w14:textId="65E05C21" w:rsidR="00974044" w:rsidRPr="00AE51D5" w:rsidRDefault="001E7E2A" w:rsidP="00974044">
            <w:pPr>
              <w:rPr>
                <w:ins w:id="15377" w:author="Russell Ott" w:date="2022-05-16T11:47:00Z"/>
                <w:rFonts w:ascii="Courier New" w:hAnsi="Courier New" w:cs="Courier New"/>
                <w:color w:val="172B4D"/>
                <w:sz w:val="18"/>
                <w:szCs w:val="18"/>
              </w:rPr>
            </w:pPr>
            <w:ins w:id="15378" w:author="Russell Ott" w:date="2022-05-16T11:47:00Z">
              <w:r>
                <w:rPr>
                  <w:rFonts w:ascii="Courier New" w:hAnsi="Courier New" w:cs="Courier New"/>
                  <w:color w:val="172B4D"/>
                  <w:sz w:val="18"/>
                  <w:szCs w:val="18"/>
                </w:rPr>
                <w:t>o</w:t>
              </w:r>
              <w:r w:rsidR="00974044">
                <w:rPr>
                  <w:rFonts w:ascii="Courier New" w:hAnsi="Courier New" w:cs="Courier New"/>
                  <w:color w:val="172B4D"/>
                  <w:sz w:val="18"/>
                  <w:szCs w:val="18"/>
                </w:rPr>
                <w:t>bservation/code</w:t>
              </w:r>
            </w:ins>
          </w:p>
        </w:tc>
      </w:tr>
      <w:tr w:rsidR="00645EAE" w:rsidRPr="00181FEF" w14:paraId="4B548417" w14:textId="77777777" w:rsidTr="00E518B4">
        <w:trPr>
          <w:ins w:id="15379" w:author="Russell Ott" w:date="2022-05-16T11:47:00Z"/>
        </w:trPr>
        <w:tc>
          <w:tcPr>
            <w:tcW w:w="3865" w:type="dxa"/>
          </w:tcPr>
          <w:p w14:paraId="3D804FAF" w14:textId="1AE10D26" w:rsidR="00645EAE" w:rsidRPr="00181FEF" w:rsidRDefault="001A0138" w:rsidP="00E518B4">
            <w:pPr>
              <w:pStyle w:val="NormalWeb"/>
              <w:spacing w:before="0" w:beforeAutospacing="0" w:after="0" w:afterAutospacing="0"/>
              <w:rPr>
                <w:ins w:id="15380" w:author="Russell Ott" w:date="2022-05-16T11:47:00Z"/>
                <w:rFonts w:asciiTheme="minorHAnsi" w:hAnsiTheme="minorHAnsi" w:cstheme="minorHAnsi"/>
                <w:color w:val="172B4D"/>
              </w:rPr>
            </w:pPr>
            <w:ins w:id="15381" w:author="Russell Ott" w:date="2022-05-16T11:47:00Z">
              <w:r>
                <w:fldChar w:fldCharType="begin"/>
              </w:r>
              <w:r>
                <w:instrText xml:space="preserve"> HYPERLINK "https://www.healthit.gov/isa/taxonomy/term/3166/uscdi-v2" </w:instrText>
              </w:r>
              <w:r>
                <w:fldChar w:fldCharType="separate"/>
              </w:r>
              <w:r w:rsidR="00645EAE" w:rsidRPr="00181FEF">
                <w:rPr>
                  <w:rStyle w:val="Hyperlink"/>
                  <w:rFonts w:asciiTheme="minorHAnsi" w:hAnsiTheme="minorHAnsi" w:cstheme="minorHAnsi"/>
                </w:rPr>
                <w:t>Clinical Test Result/Report</w:t>
              </w:r>
              <w:r>
                <w:rPr>
                  <w:rStyle w:val="Hyperlink"/>
                  <w:rFonts w:asciiTheme="minorHAnsi" w:hAnsiTheme="minorHAnsi" w:cstheme="minorHAnsi"/>
                </w:rPr>
                <w:fldChar w:fldCharType="end"/>
              </w:r>
            </w:ins>
          </w:p>
          <w:p w14:paraId="43FB98EE" w14:textId="7E7DCCEE" w:rsidR="00645EAE" w:rsidRPr="00181FEF" w:rsidRDefault="00645EAE" w:rsidP="00E518B4">
            <w:pPr>
              <w:pStyle w:val="NormalWeb"/>
              <w:spacing w:before="0" w:beforeAutospacing="0" w:after="0" w:afterAutospacing="0"/>
              <w:rPr>
                <w:ins w:id="15382" w:author="Russell Ott" w:date="2022-05-16T11:47:00Z"/>
                <w:rStyle w:val="Strong"/>
                <w:rFonts w:asciiTheme="minorHAnsi" w:hAnsiTheme="minorHAnsi" w:cstheme="minorHAnsi"/>
                <w:color w:val="172B4D"/>
              </w:rPr>
            </w:pPr>
            <w:ins w:id="15383" w:author="Russell Ott" w:date="2022-05-16T11:47:00Z">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ins>
          </w:p>
        </w:tc>
        <w:tc>
          <w:tcPr>
            <w:tcW w:w="1890" w:type="dxa"/>
          </w:tcPr>
          <w:p w14:paraId="2626ABAB" w14:textId="77777777" w:rsidR="00645EAE" w:rsidRPr="00181FEF" w:rsidRDefault="00645EAE" w:rsidP="00E518B4">
            <w:pPr>
              <w:pStyle w:val="NormalWeb"/>
              <w:spacing w:before="0" w:beforeAutospacing="0" w:after="0" w:afterAutospacing="0"/>
              <w:rPr>
                <w:ins w:id="15384" w:author="Russell Ott" w:date="2022-05-16T11:47:00Z"/>
                <w:rFonts w:asciiTheme="minorHAnsi" w:hAnsiTheme="minorHAnsi" w:cstheme="minorHAnsi"/>
                <w:color w:val="172B4D"/>
              </w:rPr>
            </w:pPr>
          </w:p>
        </w:tc>
        <w:tc>
          <w:tcPr>
            <w:tcW w:w="1980" w:type="dxa"/>
          </w:tcPr>
          <w:p w14:paraId="3B2BB6EE" w14:textId="7C6BFF80" w:rsidR="00645EAE" w:rsidRPr="00181FEF" w:rsidRDefault="00645EAE" w:rsidP="00E518B4">
            <w:pPr>
              <w:rPr>
                <w:ins w:id="15385" w:author="Russell Ott" w:date="2022-05-16T11:47:00Z"/>
                <w:rFonts w:asciiTheme="minorHAnsi" w:hAnsiTheme="minorHAnsi" w:cstheme="minorHAnsi"/>
                <w:color w:val="172B4D"/>
              </w:rPr>
            </w:pPr>
            <w:ins w:id="15386" w:author="Russell Ott" w:date="2022-05-16T11:47:00Z">
              <w:r w:rsidRPr="00181FEF">
                <w:rPr>
                  <w:rFonts w:asciiTheme="minorHAnsi" w:hAnsiTheme="minorHAnsi" w:cstheme="minorHAnsi"/>
                </w:rPr>
                <w:t>Result Observation</w:t>
              </w:r>
            </w:ins>
          </w:p>
          <w:p w14:paraId="3494845B" w14:textId="77777777" w:rsidR="00645EAE" w:rsidRPr="00181FEF" w:rsidRDefault="00645EAE" w:rsidP="00E518B4">
            <w:pPr>
              <w:rPr>
                <w:ins w:id="15387" w:author="Russell Ott" w:date="2022-05-16T11:47:00Z"/>
                <w:rFonts w:asciiTheme="minorHAnsi" w:hAnsiTheme="minorHAnsi" w:cstheme="minorHAnsi"/>
              </w:rPr>
            </w:pPr>
          </w:p>
        </w:tc>
        <w:tc>
          <w:tcPr>
            <w:tcW w:w="2713" w:type="dxa"/>
          </w:tcPr>
          <w:p w14:paraId="40A66A9B" w14:textId="2F415D4C" w:rsidR="00645EAE" w:rsidRPr="00AE51D5" w:rsidRDefault="001E7E2A" w:rsidP="00E518B4">
            <w:pPr>
              <w:keepNext/>
              <w:rPr>
                <w:ins w:id="15388" w:author="Russell Ott" w:date="2022-05-16T11:47:00Z"/>
                <w:rFonts w:ascii="Courier New" w:hAnsi="Courier New" w:cs="Courier New"/>
                <w:color w:val="172B4D"/>
                <w:sz w:val="18"/>
                <w:szCs w:val="18"/>
              </w:rPr>
            </w:pPr>
            <w:ins w:id="15389" w:author="Russell Ott" w:date="2022-05-16T11:47:00Z">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ins>
          </w:p>
        </w:tc>
      </w:tr>
    </w:tbl>
    <w:p w14:paraId="256E4ADC" w14:textId="5745BAD6" w:rsidR="00992641" w:rsidRPr="00992641" w:rsidRDefault="00E518B4" w:rsidP="00E518B4">
      <w:pPr>
        <w:pStyle w:val="Caption"/>
        <w:rPr>
          <w:ins w:id="15390" w:author="Russell Ott" w:date="2022-05-16T11:47:00Z"/>
        </w:rPr>
      </w:pPr>
      <w:bookmarkStart w:id="15391" w:name="_Toc103262938"/>
      <w:ins w:id="15392"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71</w:t>
        </w:r>
        <w:r w:rsidR="00132A94">
          <w:rPr>
            <w:noProof/>
          </w:rPr>
          <w:fldChar w:fldCharType="end"/>
        </w:r>
        <w:r>
          <w:t xml:space="preserve">: </w:t>
        </w:r>
        <w:r w:rsidRPr="005647DF">
          <w:t>USCDI v2 Data Elements - C</w:t>
        </w:r>
        <w:r>
          <w:t>linical Tests</w:t>
        </w:r>
        <w:bookmarkEnd w:id="15391"/>
      </w:ins>
    </w:p>
    <w:p w14:paraId="5ACC6FDC" w14:textId="77777777" w:rsidR="001E7AE2" w:rsidRDefault="001E7AE2" w:rsidP="002E634A">
      <w:pPr>
        <w:pStyle w:val="Heading4"/>
        <w:rPr>
          <w:ins w:id="15393" w:author="Russell Ott" w:date="2022-05-16T11:47:00Z"/>
        </w:rPr>
      </w:pPr>
      <w:ins w:id="15394" w:author="Russell Ott" w:date="2022-05-16T11:47:00Z">
        <w:r>
          <w:t>Clinical Test</w:t>
        </w:r>
      </w:ins>
    </w:p>
    <w:p w14:paraId="55C24C7D" w14:textId="77777777" w:rsidR="00974044" w:rsidRPr="003B4A95" w:rsidRDefault="00974044" w:rsidP="00974044">
      <w:pPr>
        <w:spacing w:before="150"/>
        <w:rPr>
          <w:ins w:id="15395" w:author="Russell Ott" w:date="2022-05-16T11:47:00Z"/>
          <w:rFonts w:asciiTheme="minorHAnsi" w:hAnsiTheme="minorHAnsi" w:cstheme="minorHAnsi"/>
        </w:rPr>
      </w:pPr>
      <w:ins w:id="15396" w:author="Russell Ott" w:date="2022-05-16T11:47:00Z">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ins>
    </w:p>
    <w:p w14:paraId="19FD4987" w14:textId="1CBA05A3" w:rsidR="00974044" w:rsidRPr="003B4A95" w:rsidRDefault="00974044" w:rsidP="00974044">
      <w:pPr>
        <w:spacing w:before="150"/>
        <w:rPr>
          <w:ins w:id="15397" w:author="Russell Ott" w:date="2022-05-16T11:47:00Z"/>
          <w:rFonts w:asciiTheme="minorHAnsi" w:hAnsiTheme="minorHAnsi" w:cstheme="minorHAnsi"/>
        </w:rPr>
      </w:pPr>
      <w:ins w:id="15398" w:author="Russell Ott" w:date="2022-05-16T11:47:00Z">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ins>
    </w:p>
    <w:p w14:paraId="6FEC26EE" w14:textId="175E2166" w:rsidR="001E7AE2" w:rsidRPr="0045428D" w:rsidRDefault="00974044" w:rsidP="001E7AE2">
      <w:pPr>
        <w:rPr>
          <w:ins w:id="15399" w:author="Russell Ott" w:date="2022-05-16T11:47:00Z"/>
        </w:rPr>
      </w:pPr>
      <w:ins w:id="15400" w:author="Russell Ott" w:date="2022-05-16T11:47:00Z">
        <w:r w:rsidRPr="003B4A95">
          <w:rPr>
            <w:rFonts w:asciiTheme="minorHAnsi" w:hAnsiTheme="minorHAnsi" w:cstheme="minorHAnsi"/>
          </w:rPr>
          <w:t>If a system needs to record a planned test, the Planned Procedure template in the Plan of Treatment section is used</w:t>
        </w:r>
      </w:ins>
    </w:p>
    <w:p w14:paraId="519E7AC3" w14:textId="77777777" w:rsidR="001E7AE2" w:rsidRDefault="001E7AE2" w:rsidP="002E634A">
      <w:pPr>
        <w:pStyle w:val="Heading4"/>
        <w:rPr>
          <w:ins w:id="15401" w:author="Russell Ott" w:date="2022-05-16T11:47:00Z"/>
        </w:rPr>
      </w:pPr>
      <w:ins w:id="15402" w:author="Russell Ott" w:date="2022-05-16T11:47:00Z">
        <w:r>
          <w:t>Clinical Test Result/Report</w:t>
        </w:r>
      </w:ins>
    </w:p>
    <w:p w14:paraId="7AA75C8C" w14:textId="77777777" w:rsidR="00974044" w:rsidRPr="003B4A95" w:rsidRDefault="00974044" w:rsidP="00974044">
      <w:pPr>
        <w:spacing w:before="150"/>
        <w:rPr>
          <w:ins w:id="15403" w:author="Russell Ott" w:date="2022-05-16T11:47:00Z"/>
          <w:rFonts w:asciiTheme="minorHAnsi" w:hAnsiTheme="minorHAnsi" w:cstheme="minorHAnsi"/>
        </w:rPr>
      </w:pPr>
      <w:ins w:id="15404" w:author="Russell Ott" w:date="2022-05-16T11:47:00Z">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ins>
    </w:p>
    <w:p w14:paraId="47D85FE2" w14:textId="123AC51B" w:rsidR="001E7AE2" w:rsidRPr="0045428D" w:rsidRDefault="00974044" w:rsidP="001E7AE2">
      <w:pPr>
        <w:rPr>
          <w:ins w:id="15405" w:author="Russell Ott" w:date="2022-05-16T11:47:00Z"/>
        </w:rPr>
      </w:pPr>
      <w:ins w:id="15406" w:author="Russell Ott" w:date="2022-05-16T11:47:00Z">
        <w:r w:rsidRPr="003B4A95">
          <w:rPr>
            <w:rFonts w:asciiTheme="minorHAnsi" w:hAnsiTheme="minorHAnsi" w:cstheme="minorHAnsi"/>
          </w:rPr>
          <w:t>Observation/Value in the Result Observation Template (2.16.840.1.113883.10.20.22.4.2) contains the result (finding) of the test. Observation/value may be an encoded value</w:t>
        </w:r>
        <w:r>
          <w:rPr>
            <w:rFonts w:asciiTheme="minorHAnsi" w:hAnsiTheme="minorHAnsi" w:cstheme="minorHAnsi"/>
          </w:rPr>
          <w:t xml:space="preserve"> or text. For example an encoded value of;</w:t>
        </w:r>
        <w:r w:rsidRPr="003B4A95">
          <w:rPr>
            <w:rFonts w:asciiTheme="minorHAnsi" w:hAnsiTheme="minorHAnsi" w:cstheme="minorHAnsi"/>
          </w:rPr>
          <w:t xml:space="preserve"> </w:t>
        </w:r>
        <w:r>
          <w:rPr>
            <w:rFonts w:asciiTheme="minorHAnsi" w:hAnsiTheme="minorHAnsi" w:cstheme="minorHAnsi"/>
          </w:rPr>
          <w:t xml:space="preserve">SNOMED CT </w:t>
        </w:r>
        <w:r w:rsidRPr="003B4A95">
          <w:rPr>
            <w:rFonts w:asciiTheme="minorHAnsi" w:hAnsiTheme="minorHAnsi" w:cstheme="minorHAnsi"/>
          </w:rPr>
          <w:t xml:space="preserve">700407003 | Plantar reflex normal (finding), </w:t>
        </w:r>
        <w:r>
          <w:rPr>
            <w:rFonts w:asciiTheme="minorHAnsi" w:hAnsiTheme="minorHAnsi" w:cstheme="minorHAnsi"/>
          </w:rPr>
          <w:t xml:space="preserve">with a </w:t>
        </w:r>
        <w:r w:rsidRPr="003B4A95">
          <w:rPr>
            <w:rFonts w:asciiTheme="minorHAnsi" w:hAnsiTheme="minorHAnsi" w:cstheme="minorHAnsi"/>
          </w:rPr>
          <w:t>physical measurement value (Physical Quantity)</w:t>
        </w:r>
        <w:r>
          <w:rPr>
            <w:rFonts w:asciiTheme="minorHAnsi" w:hAnsiTheme="minorHAnsi" w:cstheme="minorHAnsi"/>
          </w:rPr>
          <w:t xml:space="preserve"> of</w:t>
        </w:r>
        <w:r w:rsidRPr="003B4A95">
          <w:rPr>
            <w:rFonts w:asciiTheme="minorHAnsi" w:hAnsiTheme="minorHAnsi" w:cstheme="minorHAnsi"/>
          </w:rPr>
          <w:t xml:space="preserve"> 30 decibels, </w:t>
        </w:r>
        <w:r>
          <w:rPr>
            <w:rFonts w:asciiTheme="minorHAnsi" w:hAnsiTheme="minorHAnsi" w:cstheme="minorHAnsi"/>
          </w:rPr>
          <w:t xml:space="preserve">UCUM </w:t>
        </w:r>
        <w:r w:rsidRPr="003B4A95">
          <w:rPr>
            <w:rFonts w:asciiTheme="minorHAnsi" w:hAnsiTheme="minorHAnsi" w:cstheme="minorHAnsi"/>
          </w:rPr>
          <w:t>unit = dB | decibel)</w:t>
        </w:r>
        <w:r>
          <w:rPr>
            <w:rFonts w:asciiTheme="minorHAnsi" w:hAnsiTheme="minorHAnsi" w:cstheme="minorHAnsi"/>
          </w:rPr>
          <w:t xml:space="preserve">. Or </w:t>
        </w:r>
        <w:r w:rsidRPr="003B4A95">
          <w:rPr>
            <w:rFonts w:asciiTheme="minorHAnsi" w:hAnsiTheme="minorHAnsi" w:cstheme="minorHAnsi"/>
          </w:rPr>
          <w:t>text</w:t>
        </w:r>
        <w:r>
          <w:rPr>
            <w:rFonts w:asciiTheme="minorHAnsi" w:hAnsiTheme="minorHAnsi" w:cstheme="minorHAnsi"/>
          </w:rPr>
          <w:t>,</w:t>
        </w:r>
        <w:r w:rsidRPr="003B4A95">
          <w:rPr>
            <w:rFonts w:asciiTheme="minorHAnsi" w:hAnsiTheme="minorHAnsi" w:cstheme="minorHAnsi"/>
          </w:rPr>
          <w:t xml:space="preserve"> where observation/value xsi:type="ST" (e.g. “Patient feels pain and hears a knee click when squatting greater than 90 degrees”).</w:t>
        </w:r>
      </w:ins>
    </w:p>
    <w:p w14:paraId="52E34129" w14:textId="1025A09A" w:rsidR="001E7AE2" w:rsidRPr="00A61A3F" w:rsidRDefault="001E7AE2" w:rsidP="00F10C7C">
      <w:pPr>
        <w:pStyle w:val="Heading3"/>
        <w:rPr>
          <w:ins w:id="15407" w:author="Russell Ott" w:date="2022-05-16T11:47:00Z"/>
        </w:rPr>
      </w:pPr>
      <w:bookmarkStart w:id="15408" w:name="_Toc103262725"/>
      <w:ins w:id="15409" w:author="Russell Ott" w:date="2022-05-16T11:47:00Z">
        <w:r w:rsidRPr="00A61A3F">
          <w:t>Diagnostic Imaging</w:t>
        </w:r>
        <w:bookmarkEnd w:id="15408"/>
      </w:ins>
    </w:p>
    <w:p w14:paraId="0E8EF68F" w14:textId="3F4282B4" w:rsidR="00BD12D9" w:rsidRPr="00181FEF" w:rsidRDefault="00BD12D9" w:rsidP="00BD12D9">
      <w:pPr>
        <w:rPr>
          <w:ins w:id="15410" w:author="Russell Ott" w:date="2022-05-16T11:47:00Z"/>
          <w:rFonts w:asciiTheme="minorHAnsi" w:hAnsiTheme="minorHAnsi" w:cstheme="minorHAnsi"/>
        </w:rPr>
      </w:pPr>
      <w:ins w:id="15411" w:author="Russell Ott" w:date="2022-05-16T11:47:00Z">
        <w:r w:rsidRPr="00181FEF">
          <w:rPr>
            <w:rFonts w:asciiTheme="minorHAnsi" w:hAnsiTheme="minorHAnsi" w:cstheme="minorHAnsi"/>
          </w:rPr>
          <w:t>Tests that result in visual images requiring interpretation by a credentialed professional.</w:t>
        </w:r>
      </w:ins>
    </w:p>
    <w:p w14:paraId="759D007D" w14:textId="77777777" w:rsidR="00E518B4" w:rsidRPr="00BD12D9" w:rsidRDefault="00E518B4" w:rsidP="00BD12D9">
      <w:pPr>
        <w:rPr>
          <w:ins w:id="15412" w:author="Russell Ott" w:date="2022-05-16T11:47:00Z"/>
        </w:rPr>
      </w:pPr>
    </w:p>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181FEF">
        <w:trPr>
          <w:ins w:id="15413" w:author="Russell Ott" w:date="2022-05-16T11:47:00Z"/>
        </w:trPr>
        <w:tc>
          <w:tcPr>
            <w:tcW w:w="2605" w:type="dxa"/>
            <w:shd w:val="clear" w:color="auto" w:fill="2E74B5" w:themeFill="accent5" w:themeFillShade="BF"/>
          </w:tcPr>
          <w:p w14:paraId="7955B86A" w14:textId="77777777" w:rsidR="00992641" w:rsidRPr="00181FEF" w:rsidRDefault="00992641" w:rsidP="00E518B4">
            <w:pPr>
              <w:rPr>
                <w:ins w:id="15414" w:author="Russell Ott" w:date="2022-05-16T11:47:00Z"/>
                <w:rStyle w:val="Strong"/>
                <w:rFonts w:asciiTheme="minorHAnsi" w:hAnsiTheme="minorHAnsi" w:cstheme="minorHAnsi"/>
                <w:color w:val="FFFFFF" w:themeColor="background1"/>
              </w:rPr>
            </w:pPr>
            <w:ins w:id="15415" w:author="Russell Ott" w:date="2022-05-16T11:47:00Z">
              <w:r w:rsidRPr="00181FEF">
                <w:rPr>
                  <w:rStyle w:val="Strong"/>
                  <w:rFonts w:asciiTheme="minorHAnsi" w:hAnsiTheme="minorHAnsi" w:cstheme="minorHAnsi"/>
                  <w:color w:val="FFFFFF" w:themeColor="background1"/>
                </w:rPr>
                <w:t>USCDI v2 DATA ELEMENT </w:t>
              </w:r>
            </w:ins>
          </w:p>
        </w:tc>
        <w:tc>
          <w:tcPr>
            <w:tcW w:w="1985" w:type="dxa"/>
            <w:shd w:val="clear" w:color="auto" w:fill="2E74B5" w:themeFill="accent5" w:themeFillShade="BF"/>
          </w:tcPr>
          <w:p w14:paraId="6890B6D0" w14:textId="77777777" w:rsidR="00992641" w:rsidRPr="00181FEF" w:rsidRDefault="00992641" w:rsidP="00E518B4">
            <w:pPr>
              <w:rPr>
                <w:ins w:id="15416" w:author="Russell Ott" w:date="2022-05-16T11:47:00Z"/>
                <w:rStyle w:val="Strong"/>
                <w:rFonts w:asciiTheme="minorHAnsi" w:hAnsiTheme="minorHAnsi" w:cstheme="minorHAnsi"/>
                <w:color w:val="FFFFFF" w:themeColor="background1"/>
              </w:rPr>
            </w:pPr>
            <w:ins w:id="15417" w:author="Russell Ott" w:date="2022-05-16T11:47:00Z">
              <w:r w:rsidRPr="00181FEF">
                <w:rPr>
                  <w:rStyle w:val="Strong"/>
                  <w:rFonts w:asciiTheme="minorHAnsi" w:hAnsiTheme="minorHAnsi" w:cstheme="minorHAnsi"/>
                  <w:color w:val="FFFFFF" w:themeColor="background1"/>
                </w:rPr>
                <w:t>USCDI Vocabulary Requirement</w:t>
              </w:r>
            </w:ins>
          </w:p>
        </w:tc>
        <w:tc>
          <w:tcPr>
            <w:tcW w:w="1404" w:type="dxa"/>
            <w:shd w:val="clear" w:color="auto" w:fill="2E74B5" w:themeFill="accent5" w:themeFillShade="BF"/>
          </w:tcPr>
          <w:p w14:paraId="12C23098" w14:textId="77777777" w:rsidR="00992641" w:rsidRPr="00181FEF" w:rsidRDefault="00992641" w:rsidP="00E518B4">
            <w:pPr>
              <w:rPr>
                <w:ins w:id="15418" w:author="Russell Ott" w:date="2022-05-16T11:47:00Z"/>
                <w:rStyle w:val="Strong"/>
                <w:rFonts w:asciiTheme="minorHAnsi" w:hAnsiTheme="minorHAnsi" w:cstheme="minorHAnsi"/>
                <w:color w:val="FFFFFF" w:themeColor="background1"/>
              </w:rPr>
            </w:pPr>
            <w:ins w:id="15419" w:author="Russell Ott" w:date="2022-05-16T11:47:00Z">
              <w:r w:rsidRPr="00181FEF">
                <w:rPr>
                  <w:rStyle w:val="Strong"/>
                  <w:rFonts w:asciiTheme="minorHAnsi" w:hAnsiTheme="minorHAnsi" w:cstheme="minorHAnsi"/>
                  <w:color w:val="FFFFFF" w:themeColor="background1"/>
                </w:rPr>
                <w:t>Template</w:t>
              </w:r>
            </w:ins>
          </w:p>
        </w:tc>
        <w:tc>
          <w:tcPr>
            <w:tcW w:w="4351" w:type="dxa"/>
            <w:shd w:val="clear" w:color="auto" w:fill="2E74B5" w:themeFill="accent5" w:themeFillShade="BF"/>
          </w:tcPr>
          <w:p w14:paraId="3ECEE154" w14:textId="77777777" w:rsidR="00992641" w:rsidRPr="00181FEF" w:rsidRDefault="00992641" w:rsidP="00E518B4">
            <w:pPr>
              <w:rPr>
                <w:ins w:id="15420" w:author="Russell Ott" w:date="2022-05-16T11:47:00Z"/>
                <w:rStyle w:val="Strong"/>
                <w:rFonts w:asciiTheme="minorHAnsi" w:hAnsiTheme="minorHAnsi" w:cstheme="minorHAnsi"/>
                <w:color w:val="FFFFFF" w:themeColor="background1"/>
              </w:rPr>
            </w:pPr>
            <w:ins w:id="15421" w:author="Russell Ott" w:date="2022-05-16T11:47:00Z">
              <w:r w:rsidRPr="00181FEF">
                <w:rPr>
                  <w:rStyle w:val="Strong"/>
                  <w:rFonts w:asciiTheme="minorHAnsi" w:hAnsiTheme="minorHAnsi" w:cstheme="minorHAnsi"/>
                  <w:color w:val="FFFFFF" w:themeColor="background1"/>
                </w:rPr>
                <w:t>XPath</w:t>
              </w:r>
            </w:ins>
          </w:p>
        </w:tc>
      </w:tr>
      <w:tr w:rsidR="00BD12D9" w:rsidRPr="00181FEF" w14:paraId="0FAEEC9F" w14:textId="77777777" w:rsidTr="00E518B4">
        <w:trPr>
          <w:ins w:id="15422" w:author="Russell Ott" w:date="2022-05-16T11:47:00Z"/>
        </w:trPr>
        <w:tc>
          <w:tcPr>
            <w:tcW w:w="2605" w:type="dxa"/>
          </w:tcPr>
          <w:p w14:paraId="59FCCDF6" w14:textId="141F666B" w:rsidR="00BD12D9" w:rsidRPr="00181FEF" w:rsidRDefault="001A0138" w:rsidP="00E518B4">
            <w:pPr>
              <w:pStyle w:val="NormalWeb"/>
              <w:spacing w:before="0" w:beforeAutospacing="0" w:after="0" w:afterAutospacing="0"/>
              <w:rPr>
                <w:ins w:id="15423" w:author="Russell Ott" w:date="2022-05-16T11:47:00Z"/>
                <w:rFonts w:asciiTheme="minorHAnsi" w:hAnsiTheme="minorHAnsi" w:cstheme="minorHAnsi"/>
                <w:b/>
                <w:bCs/>
                <w:color w:val="172B4D"/>
              </w:rPr>
            </w:pPr>
            <w:ins w:id="15424" w:author="Russell Ott" w:date="2022-05-16T11:47:00Z">
              <w:r>
                <w:fldChar w:fldCharType="begin"/>
              </w:r>
              <w:r>
                <w:instrText xml:space="preserve"> HYPERLINK "https://www.healthit.gov/isa/taxonomy/term/2466/uscdi-v2" </w:instrText>
              </w:r>
              <w:r>
                <w:fldChar w:fldCharType="separate"/>
              </w:r>
              <w:r w:rsidR="00BD12D9" w:rsidRPr="00181FEF">
                <w:rPr>
                  <w:rStyle w:val="Hyperlink"/>
                  <w:rFonts w:asciiTheme="minorHAnsi" w:hAnsiTheme="minorHAnsi" w:cstheme="minorHAnsi"/>
                  <w:b/>
                  <w:bCs/>
                </w:rPr>
                <w:t>Diagnostic Imaging Test</w:t>
              </w:r>
              <w:r>
                <w:rPr>
                  <w:rStyle w:val="Hyperlink"/>
                  <w:rFonts w:asciiTheme="minorHAnsi" w:hAnsiTheme="minorHAnsi" w:cstheme="minorHAnsi"/>
                  <w:b/>
                  <w:bCs/>
                </w:rPr>
                <w:fldChar w:fldCharType="end"/>
              </w:r>
            </w:ins>
          </w:p>
          <w:p w14:paraId="25FC884D" w14:textId="52762F28" w:rsidR="00BD12D9" w:rsidRPr="00181FEF" w:rsidRDefault="00BD12D9" w:rsidP="00E518B4">
            <w:pPr>
              <w:rPr>
                <w:ins w:id="15425" w:author="Russell Ott" w:date="2022-05-16T11:47:00Z"/>
                <w:rStyle w:val="Strong"/>
                <w:rFonts w:asciiTheme="minorHAnsi" w:hAnsiTheme="minorHAnsi" w:cstheme="minorHAnsi"/>
                <w:color w:val="172B4D"/>
              </w:rPr>
            </w:pPr>
            <w:ins w:id="15426" w:author="Russell Ott" w:date="2022-05-16T11:47:00Z">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ins>
          </w:p>
        </w:tc>
        <w:tc>
          <w:tcPr>
            <w:tcW w:w="1985" w:type="dxa"/>
          </w:tcPr>
          <w:p w14:paraId="6405B7BB" w14:textId="4EE8BD04" w:rsidR="00BD12D9" w:rsidRPr="00181FEF" w:rsidRDefault="00BD12D9" w:rsidP="00E518B4">
            <w:pPr>
              <w:rPr>
                <w:ins w:id="15427" w:author="Russell Ott" w:date="2022-05-16T11:47:00Z"/>
                <w:rFonts w:asciiTheme="minorHAnsi" w:hAnsiTheme="minorHAnsi" w:cstheme="minorHAnsi"/>
              </w:rPr>
            </w:pPr>
            <w:ins w:id="15428" w:author="Russell Ott" w:date="2022-05-16T11:47:00Z">
              <w:r w:rsidRPr="00181FEF">
                <w:rPr>
                  <w:rFonts w:asciiTheme="minorHAnsi" w:hAnsiTheme="minorHAnsi" w:cstheme="minorHAnsi"/>
                  <w:color w:val="172B4D"/>
                </w:rPr>
                <w:t>• Logical Observation Identifiers Names and Codes (LOINC®) version 2.70 </w:t>
              </w:r>
            </w:ins>
          </w:p>
        </w:tc>
        <w:tc>
          <w:tcPr>
            <w:tcW w:w="1404" w:type="dxa"/>
          </w:tcPr>
          <w:p w14:paraId="4A665EE5" w14:textId="671FD624" w:rsidR="00BD12D9" w:rsidRPr="00181FEF" w:rsidRDefault="00BD12D9" w:rsidP="00E518B4">
            <w:pPr>
              <w:rPr>
                <w:ins w:id="15429" w:author="Russell Ott" w:date="2022-05-16T11:47:00Z"/>
                <w:rStyle w:val="Hyperlink"/>
                <w:rFonts w:asciiTheme="minorHAnsi" w:hAnsiTheme="minorHAnsi" w:cstheme="minorHAnsi"/>
                <w:color w:val="0052CC"/>
              </w:rPr>
            </w:pPr>
            <w:ins w:id="15430" w:author="Russell Ott" w:date="2022-05-16T11:47:00Z">
              <w:r w:rsidRPr="00181FEF">
                <w:rPr>
                  <w:rFonts w:asciiTheme="minorHAnsi" w:hAnsiTheme="minorHAnsi" w:cstheme="minorHAnsi"/>
                </w:rPr>
                <w:t>Result Organizer</w:t>
              </w:r>
              <w:r w:rsidRPr="00181FEF">
                <w:rPr>
                  <w:rFonts w:asciiTheme="minorHAnsi" w:hAnsiTheme="minorHAnsi" w:cstheme="minorHAnsi"/>
                  <w:color w:val="172B4D"/>
                </w:rPr>
                <w:t> </w:t>
              </w:r>
            </w:ins>
          </w:p>
        </w:tc>
        <w:tc>
          <w:tcPr>
            <w:tcW w:w="4351" w:type="dxa"/>
          </w:tcPr>
          <w:p w14:paraId="1A10C053" w14:textId="73A86423" w:rsidR="00BD12D9" w:rsidRPr="00AE51D5" w:rsidRDefault="001E7E2A" w:rsidP="00E518B4">
            <w:pPr>
              <w:shd w:val="clear" w:color="auto" w:fill="FFFFFF"/>
              <w:rPr>
                <w:ins w:id="15431" w:author="Russell Ott" w:date="2022-05-16T11:47:00Z"/>
                <w:rFonts w:ascii="Courier New" w:hAnsi="Courier New" w:cs="Courier New"/>
                <w:color w:val="172B4D"/>
                <w:sz w:val="18"/>
                <w:szCs w:val="18"/>
              </w:rPr>
            </w:pPr>
            <w:ins w:id="15432" w:author="Russell Ott" w:date="2022-05-16T11:47:00Z">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ins>
          </w:p>
        </w:tc>
      </w:tr>
      <w:tr w:rsidR="00BD12D9" w:rsidRPr="00181FEF" w14:paraId="59CC49E7" w14:textId="77777777" w:rsidTr="00E518B4">
        <w:trPr>
          <w:ins w:id="15433" w:author="Russell Ott" w:date="2022-05-16T11:47:00Z"/>
        </w:trPr>
        <w:tc>
          <w:tcPr>
            <w:tcW w:w="2605" w:type="dxa"/>
          </w:tcPr>
          <w:p w14:paraId="5B643C96" w14:textId="13A8C57B" w:rsidR="00BD12D9" w:rsidRPr="00181FEF" w:rsidRDefault="001A0138" w:rsidP="00E518B4">
            <w:pPr>
              <w:pStyle w:val="NormalWeb"/>
              <w:spacing w:before="0" w:beforeAutospacing="0" w:after="0" w:afterAutospacing="0"/>
              <w:rPr>
                <w:ins w:id="15434" w:author="Russell Ott" w:date="2022-05-16T11:47:00Z"/>
                <w:rFonts w:asciiTheme="minorHAnsi" w:hAnsiTheme="minorHAnsi" w:cstheme="minorHAnsi"/>
                <w:color w:val="172B4D"/>
              </w:rPr>
            </w:pPr>
            <w:ins w:id="15435" w:author="Russell Ott" w:date="2022-05-16T11:47:00Z">
              <w:r>
                <w:fldChar w:fldCharType="begin"/>
              </w:r>
              <w:r>
                <w:instrText xml:space="preserve"> HYPERLINK "https://www.healthit.gov/isa/taxonomy/term/2471/uscdi-v2"</w:instrText>
              </w:r>
              <w:r>
                <w:instrText xml:space="preserve"> </w:instrText>
              </w:r>
              <w:r>
                <w:fldChar w:fldCharType="separate"/>
              </w:r>
              <w:r w:rsidR="00BD12D9" w:rsidRPr="00181FEF">
                <w:rPr>
                  <w:rStyle w:val="Hyperlink"/>
                  <w:rFonts w:asciiTheme="minorHAnsi" w:hAnsiTheme="minorHAnsi" w:cstheme="minorHAnsi"/>
                </w:rPr>
                <w:t>Diagnostic Imaging Report</w:t>
              </w:r>
              <w:r>
                <w:rPr>
                  <w:rStyle w:val="Hyperlink"/>
                  <w:rFonts w:asciiTheme="minorHAnsi" w:hAnsiTheme="minorHAnsi" w:cstheme="minorHAnsi"/>
                </w:rPr>
                <w:fldChar w:fldCharType="end"/>
              </w:r>
            </w:ins>
          </w:p>
          <w:p w14:paraId="44B859A4" w14:textId="2F7527E6" w:rsidR="00BD12D9" w:rsidRPr="00181FEF" w:rsidRDefault="00BD12D9" w:rsidP="00E518B4">
            <w:pPr>
              <w:rPr>
                <w:ins w:id="15436" w:author="Russell Ott" w:date="2022-05-16T11:47:00Z"/>
                <w:rStyle w:val="Strong"/>
                <w:rFonts w:asciiTheme="minorHAnsi" w:hAnsiTheme="minorHAnsi" w:cstheme="minorHAnsi"/>
                <w:color w:val="172B4D"/>
              </w:rPr>
            </w:pPr>
            <w:ins w:id="15437" w:author="Russell Ott" w:date="2022-05-16T11:47:00Z">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ins>
          </w:p>
        </w:tc>
        <w:tc>
          <w:tcPr>
            <w:tcW w:w="1985" w:type="dxa"/>
          </w:tcPr>
          <w:p w14:paraId="6F53C629" w14:textId="77777777" w:rsidR="00BD12D9" w:rsidRPr="00181FEF" w:rsidRDefault="00BD12D9" w:rsidP="00E518B4">
            <w:pPr>
              <w:pStyle w:val="NormalWeb"/>
              <w:spacing w:before="0" w:beforeAutospacing="0" w:after="0" w:afterAutospacing="0"/>
              <w:rPr>
                <w:ins w:id="15438" w:author="Russell Ott" w:date="2022-05-16T11:47:00Z"/>
                <w:rFonts w:asciiTheme="minorHAnsi" w:hAnsiTheme="minorHAnsi" w:cstheme="minorHAnsi"/>
                <w:color w:val="172B4D"/>
              </w:rPr>
            </w:pPr>
          </w:p>
        </w:tc>
        <w:tc>
          <w:tcPr>
            <w:tcW w:w="1404" w:type="dxa"/>
          </w:tcPr>
          <w:p w14:paraId="3C88817D" w14:textId="4988AEF7" w:rsidR="00BD12D9" w:rsidRPr="00181FEF" w:rsidRDefault="00BD12D9" w:rsidP="00E518B4">
            <w:pPr>
              <w:rPr>
                <w:ins w:id="15439" w:author="Russell Ott" w:date="2022-05-16T11:47:00Z"/>
                <w:rFonts w:asciiTheme="minorHAnsi" w:hAnsiTheme="minorHAnsi" w:cstheme="minorHAnsi"/>
                <w:color w:val="172B4D"/>
              </w:rPr>
            </w:pPr>
            <w:ins w:id="15440" w:author="Russell Ott" w:date="2022-05-16T11:47:00Z">
              <w:r w:rsidRPr="00181FEF">
                <w:rPr>
                  <w:rFonts w:asciiTheme="minorHAnsi" w:hAnsiTheme="minorHAnsi" w:cstheme="minorHAnsi"/>
                </w:rPr>
                <w:t>Result Observation</w:t>
              </w:r>
            </w:ins>
          </w:p>
          <w:p w14:paraId="7BE60E13" w14:textId="18BC2857" w:rsidR="00BD12D9" w:rsidRPr="00181FEF" w:rsidRDefault="00BD12D9" w:rsidP="00E518B4">
            <w:pPr>
              <w:rPr>
                <w:ins w:id="15441" w:author="Russell Ott" w:date="2022-05-16T11:47:00Z"/>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ins w:id="15442" w:author="Russell Ott" w:date="2022-05-16T11:47:00Z"/>
                <w:rFonts w:ascii="Courier New" w:hAnsi="Courier New" w:cs="Courier New"/>
                <w:color w:val="172B4D"/>
                <w:sz w:val="18"/>
                <w:szCs w:val="18"/>
              </w:rPr>
            </w:pPr>
            <w:ins w:id="15443" w:author="Russell Ott" w:date="2022-05-16T11:47:00Z">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ins>
          </w:p>
        </w:tc>
      </w:tr>
    </w:tbl>
    <w:p w14:paraId="5179727E" w14:textId="3179477F" w:rsidR="00992641" w:rsidRDefault="00E518B4" w:rsidP="00E518B4">
      <w:pPr>
        <w:pStyle w:val="Caption"/>
        <w:rPr>
          <w:ins w:id="15444" w:author="Russell Ott" w:date="2022-05-16T11:47:00Z"/>
        </w:rPr>
      </w:pPr>
      <w:bookmarkStart w:id="15445" w:name="_Toc103262939"/>
      <w:ins w:id="15446"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72</w:t>
        </w:r>
        <w:r w:rsidR="00132A94">
          <w:rPr>
            <w:noProof/>
          </w:rPr>
          <w:fldChar w:fldCharType="end"/>
        </w:r>
        <w:r>
          <w:t xml:space="preserve">: </w:t>
        </w:r>
        <w:r w:rsidRPr="00286C2A">
          <w:t xml:space="preserve">USCDI v2 Data Elements - </w:t>
        </w:r>
        <w:r>
          <w:t>Diagnostic Imaging</w:t>
        </w:r>
        <w:bookmarkEnd w:id="15445"/>
      </w:ins>
    </w:p>
    <w:p w14:paraId="1C651606" w14:textId="77777777" w:rsidR="001E7AE2" w:rsidRDefault="001E7AE2" w:rsidP="002E634A">
      <w:pPr>
        <w:pStyle w:val="Heading4"/>
        <w:rPr>
          <w:ins w:id="15447" w:author="Russell Ott" w:date="2022-05-16T11:47:00Z"/>
        </w:rPr>
      </w:pPr>
      <w:ins w:id="15448" w:author="Russell Ott" w:date="2022-05-16T11:47:00Z">
        <w:r>
          <w:t>Diagnostic Imaging Test</w:t>
        </w:r>
      </w:ins>
    </w:p>
    <w:p w14:paraId="1641AC27" w14:textId="629C184A" w:rsidR="00BD12D9" w:rsidRPr="00AB2D86" w:rsidRDefault="00BD12D9" w:rsidP="00BD12D9">
      <w:pPr>
        <w:spacing w:before="150"/>
        <w:rPr>
          <w:ins w:id="15449" w:author="Russell Ott" w:date="2022-05-16T11:47:00Z"/>
          <w:rFonts w:asciiTheme="minorHAnsi" w:hAnsiTheme="minorHAnsi" w:cstheme="minorHAnsi"/>
        </w:rPr>
      </w:pPr>
      <w:ins w:id="15450" w:author="Russell Ott" w:date="2022-05-16T11:47:00Z">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ins>
    </w:p>
    <w:p w14:paraId="4D543814" w14:textId="77777777" w:rsidR="001E7AE2" w:rsidRDefault="001E7AE2" w:rsidP="002E634A">
      <w:pPr>
        <w:pStyle w:val="Heading4"/>
        <w:rPr>
          <w:ins w:id="15451" w:author="Russell Ott" w:date="2022-05-16T11:47:00Z"/>
        </w:rPr>
      </w:pPr>
      <w:ins w:id="15452" w:author="Russell Ott" w:date="2022-05-16T11:47:00Z">
        <w:r>
          <w:t>Diagnostic Imaging Report</w:t>
        </w:r>
      </w:ins>
    </w:p>
    <w:p w14:paraId="32F83381" w14:textId="44BFA87B" w:rsidR="001E7AE2" w:rsidRPr="00AB2D86" w:rsidRDefault="00BD12D9" w:rsidP="001E7AE2">
      <w:pPr>
        <w:rPr>
          <w:ins w:id="15453" w:author="Russell Ott" w:date="2022-05-16T11:47:00Z"/>
          <w:rFonts w:asciiTheme="minorHAnsi" w:hAnsiTheme="minorHAnsi" w:cstheme="minorHAnsi"/>
        </w:rPr>
      </w:pPr>
      <w:ins w:id="15454" w:author="Russell Ott" w:date="2022-05-16T11:47:00Z">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r w:rsidR="001A0138">
          <w:fldChar w:fldCharType="begin"/>
        </w:r>
        <w:r w:rsidR="001A0138">
          <w:instrText xml:space="preserve"> HYPERLINK "https://cdasearch.hl7.org/examples/view/Results/Results%20Radiology%20with%20Image%20Narrative" </w:instrText>
        </w:r>
        <w:r w:rsidR="001A0138">
          <w:fldChar w:fldCharType="separate"/>
        </w:r>
        <w:r w:rsidRPr="00AB2D86">
          <w:rPr>
            <w:rStyle w:val="Hyperlink"/>
            <w:rFonts w:asciiTheme="minorHAnsi" w:hAnsiTheme="minorHAnsi" w:cstheme="minorHAnsi"/>
            <w:color w:val="0052CC"/>
            <w:sz w:val="21"/>
            <w:szCs w:val="21"/>
            <w:shd w:val="clear" w:color="auto" w:fill="FFFFFF"/>
          </w:rPr>
          <w:t>example.</w:t>
        </w:r>
        <w:r w:rsidR="001A0138">
          <w:rPr>
            <w:rStyle w:val="Hyperlink"/>
            <w:rFonts w:asciiTheme="minorHAnsi" w:hAnsiTheme="minorHAnsi" w:cstheme="minorHAnsi"/>
            <w:color w:val="0052CC"/>
            <w:sz w:val="21"/>
            <w:szCs w:val="21"/>
            <w:shd w:val="clear" w:color="auto" w:fill="FFFFFF"/>
          </w:rPr>
          <w:fldChar w:fldCharType="end"/>
        </w:r>
      </w:ins>
    </w:p>
    <w:p w14:paraId="76DCA657" w14:textId="17E9832A" w:rsidR="001E7AE2" w:rsidRPr="00A61A3F" w:rsidRDefault="001E7AE2" w:rsidP="00F10C7C">
      <w:pPr>
        <w:pStyle w:val="Heading3"/>
        <w:rPr>
          <w:ins w:id="15455" w:author="Russell Ott" w:date="2022-05-16T11:47:00Z"/>
        </w:rPr>
      </w:pPr>
      <w:bookmarkStart w:id="15456" w:name="_Toc103262726"/>
      <w:ins w:id="15457" w:author="Russell Ott" w:date="2022-05-16T11:47:00Z">
        <w:r w:rsidRPr="00A61A3F">
          <w:t>Encounter Information</w:t>
        </w:r>
        <w:bookmarkEnd w:id="15456"/>
      </w:ins>
    </w:p>
    <w:p w14:paraId="7459B367" w14:textId="24D5A0C9" w:rsidR="00BD12D9" w:rsidRPr="00AB2D86" w:rsidRDefault="00BD12D9" w:rsidP="00BD12D9">
      <w:pPr>
        <w:rPr>
          <w:ins w:id="15458" w:author="Russell Ott" w:date="2022-05-16T11:47:00Z"/>
          <w:rFonts w:asciiTheme="minorHAnsi" w:hAnsiTheme="minorHAnsi" w:cstheme="minorHAnsi"/>
        </w:rPr>
      </w:pPr>
      <w:ins w:id="15459" w:author="Russell Ott" w:date="2022-05-16T11:47:00Z">
        <w:r w:rsidRPr="00AB2D86">
          <w:rPr>
            <w:rFonts w:asciiTheme="minorHAnsi" w:hAnsiTheme="minorHAnsi" w:cstheme="minorHAnsi"/>
          </w:rPr>
          <w:t xml:space="preserve">Information related to interactions between healthcare providers and the subject of care in which healthcare-related activities take place. </w:t>
        </w:r>
      </w:ins>
    </w:p>
    <w:p w14:paraId="328611E4" w14:textId="77777777" w:rsidR="00E518B4" w:rsidRPr="00BD12D9" w:rsidRDefault="00E518B4" w:rsidP="00BD12D9">
      <w:pPr>
        <w:rPr>
          <w:ins w:id="15460" w:author="Russell Ott" w:date="2022-05-16T11:47:00Z"/>
        </w:rPr>
      </w:pPr>
    </w:p>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7770C6">
        <w:trPr>
          <w:ins w:id="15461" w:author="Russell Ott" w:date="2022-05-16T11:47:00Z"/>
        </w:trPr>
        <w:tc>
          <w:tcPr>
            <w:tcW w:w="2472" w:type="dxa"/>
            <w:shd w:val="clear" w:color="auto" w:fill="2E74B5" w:themeFill="accent5" w:themeFillShade="BF"/>
          </w:tcPr>
          <w:p w14:paraId="09E64694" w14:textId="77777777" w:rsidR="001E7AE2" w:rsidRPr="00342F52" w:rsidRDefault="001E7AE2" w:rsidP="00E518B4">
            <w:pPr>
              <w:rPr>
                <w:ins w:id="15462" w:author="Russell Ott" w:date="2022-05-16T11:47:00Z"/>
                <w:rFonts w:asciiTheme="minorHAnsi" w:hAnsiTheme="minorHAnsi" w:cstheme="minorHAnsi"/>
                <w:color w:val="FFFFFF" w:themeColor="background1"/>
              </w:rPr>
            </w:pPr>
            <w:ins w:id="15463" w:author="Russell Ott" w:date="2022-05-16T11:47:00Z">
              <w:r w:rsidRPr="00342F52">
                <w:rPr>
                  <w:rStyle w:val="Strong"/>
                  <w:rFonts w:asciiTheme="minorHAnsi" w:hAnsiTheme="minorHAnsi" w:cstheme="minorHAnsi"/>
                  <w:color w:val="FFFFFF" w:themeColor="background1"/>
                </w:rPr>
                <w:t>USCDI v2 DATA ELEMENT </w:t>
              </w:r>
            </w:ins>
          </w:p>
        </w:tc>
        <w:tc>
          <w:tcPr>
            <w:tcW w:w="1383" w:type="dxa"/>
            <w:shd w:val="clear" w:color="auto" w:fill="2E74B5" w:themeFill="accent5" w:themeFillShade="BF"/>
          </w:tcPr>
          <w:p w14:paraId="622E4FB0" w14:textId="77777777" w:rsidR="001E7AE2" w:rsidRPr="00342F52" w:rsidRDefault="001E7AE2" w:rsidP="00E518B4">
            <w:pPr>
              <w:rPr>
                <w:ins w:id="15464" w:author="Russell Ott" w:date="2022-05-16T11:47:00Z"/>
                <w:rFonts w:asciiTheme="minorHAnsi" w:hAnsiTheme="minorHAnsi" w:cstheme="minorHAnsi"/>
                <w:color w:val="FFFFFF" w:themeColor="background1"/>
              </w:rPr>
            </w:pPr>
            <w:ins w:id="15465" w:author="Russell Ott" w:date="2022-05-16T11:47:00Z">
              <w:r w:rsidRPr="00342F52">
                <w:rPr>
                  <w:rStyle w:val="Strong"/>
                  <w:rFonts w:asciiTheme="minorHAnsi" w:hAnsiTheme="minorHAnsi" w:cstheme="minorHAnsi"/>
                  <w:color w:val="FFFFFF" w:themeColor="background1"/>
                </w:rPr>
                <w:t>USCDI Vocabulary Requirement</w:t>
              </w:r>
            </w:ins>
          </w:p>
        </w:tc>
        <w:tc>
          <w:tcPr>
            <w:tcW w:w="1211" w:type="dxa"/>
            <w:shd w:val="clear" w:color="auto" w:fill="2E74B5" w:themeFill="accent5" w:themeFillShade="BF"/>
          </w:tcPr>
          <w:p w14:paraId="25B40E6C" w14:textId="77777777" w:rsidR="001E7AE2" w:rsidRPr="00342F52" w:rsidRDefault="001E7AE2" w:rsidP="00E518B4">
            <w:pPr>
              <w:rPr>
                <w:ins w:id="15466" w:author="Russell Ott" w:date="2022-05-16T11:47:00Z"/>
                <w:rFonts w:asciiTheme="minorHAnsi" w:hAnsiTheme="minorHAnsi" w:cstheme="minorHAnsi"/>
                <w:color w:val="FFFFFF" w:themeColor="background1"/>
              </w:rPr>
            </w:pPr>
            <w:ins w:id="15467" w:author="Russell Ott" w:date="2022-05-16T11:47:00Z">
              <w:r w:rsidRPr="00342F52">
                <w:rPr>
                  <w:rFonts w:asciiTheme="minorHAnsi" w:hAnsiTheme="minorHAnsi" w:cstheme="minorHAnsi"/>
                  <w:color w:val="FFFFFF" w:themeColor="background1"/>
                </w:rPr>
                <w:t>Template</w:t>
              </w:r>
            </w:ins>
          </w:p>
        </w:tc>
        <w:tc>
          <w:tcPr>
            <w:tcW w:w="5189" w:type="dxa"/>
            <w:shd w:val="clear" w:color="auto" w:fill="2E74B5" w:themeFill="accent5" w:themeFillShade="BF"/>
          </w:tcPr>
          <w:p w14:paraId="079A05E7" w14:textId="77777777" w:rsidR="001E7AE2" w:rsidRPr="00342F52" w:rsidRDefault="001E7AE2" w:rsidP="00E518B4">
            <w:pPr>
              <w:rPr>
                <w:ins w:id="15468" w:author="Russell Ott" w:date="2022-05-16T11:47:00Z"/>
                <w:rFonts w:asciiTheme="minorHAnsi" w:hAnsiTheme="minorHAnsi" w:cstheme="minorHAnsi"/>
                <w:color w:val="FFFFFF" w:themeColor="background1"/>
              </w:rPr>
            </w:pPr>
            <w:ins w:id="15469" w:author="Russell Ott" w:date="2022-05-16T11:47:00Z">
              <w:r w:rsidRPr="00342F52">
                <w:rPr>
                  <w:rFonts w:asciiTheme="minorHAnsi" w:hAnsiTheme="minorHAnsi" w:cstheme="minorHAnsi"/>
                  <w:color w:val="FFFFFF" w:themeColor="background1"/>
                </w:rPr>
                <w:t>XPath</w:t>
              </w:r>
            </w:ins>
          </w:p>
        </w:tc>
      </w:tr>
      <w:tr w:rsidR="00BD12D9" w:rsidRPr="00AB2D86" w14:paraId="1918A0CE" w14:textId="77777777" w:rsidTr="007770C6">
        <w:trPr>
          <w:ins w:id="15470" w:author="Russell Ott" w:date="2022-05-16T11:47:00Z"/>
        </w:trPr>
        <w:tc>
          <w:tcPr>
            <w:tcW w:w="2472" w:type="dxa"/>
          </w:tcPr>
          <w:p w14:paraId="6889FE87" w14:textId="07AF50E7" w:rsidR="00BD12D9" w:rsidRPr="00AB2D86" w:rsidRDefault="001A0138" w:rsidP="00E518B4">
            <w:pPr>
              <w:rPr>
                <w:ins w:id="15471" w:author="Russell Ott" w:date="2022-05-16T11:47:00Z"/>
                <w:rFonts w:asciiTheme="minorHAnsi" w:hAnsiTheme="minorHAnsi" w:cstheme="minorHAnsi"/>
              </w:rPr>
            </w:pPr>
            <w:ins w:id="15472" w:author="Russell Ott" w:date="2022-05-16T11:47:00Z">
              <w:r>
                <w:fldChar w:fldCharType="begin"/>
              </w:r>
              <w:r>
                <w:instrText xml:space="preserve"> HYPERLINK "https://www.healthit.gov/isa/taxonomy/term/1201/uscdi-v2" </w:instrText>
              </w:r>
              <w:r>
                <w:fldChar w:fldCharType="separate"/>
              </w:r>
              <w:r w:rsidR="00BD12D9" w:rsidRPr="00AB2D86">
                <w:rPr>
                  <w:rStyle w:val="Hyperlink"/>
                  <w:rFonts w:asciiTheme="minorHAnsi" w:hAnsiTheme="minorHAnsi" w:cstheme="minorHAnsi"/>
                </w:rPr>
                <w:t>Encounter Diagnosis </w:t>
              </w:r>
              <w:r>
                <w:rPr>
                  <w:rStyle w:val="Hyperlink"/>
                  <w:rFonts w:asciiTheme="minorHAnsi" w:hAnsiTheme="minorHAnsi" w:cstheme="minorHAnsi"/>
                </w:rPr>
                <w:fldChar w:fldCharType="end"/>
              </w:r>
            </w:ins>
          </w:p>
        </w:tc>
        <w:tc>
          <w:tcPr>
            <w:tcW w:w="1383" w:type="dxa"/>
          </w:tcPr>
          <w:p w14:paraId="26A37E8A" w14:textId="77777777" w:rsidR="00BD12D9" w:rsidRPr="00AB2D86" w:rsidRDefault="00BD12D9" w:rsidP="00E518B4">
            <w:pPr>
              <w:pStyle w:val="NormalWeb"/>
              <w:spacing w:before="0" w:beforeAutospacing="0" w:after="0" w:afterAutospacing="0"/>
              <w:rPr>
                <w:ins w:id="15473" w:author="Russell Ott" w:date="2022-05-16T11:47:00Z"/>
                <w:rFonts w:asciiTheme="minorHAnsi" w:hAnsiTheme="minorHAnsi" w:cstheme="minorHAnsi"/>
                <w:color w:val="172B4D"/>
              </w:rPr>
            </w:pPr>
            <w:ins w:id="15474" w:author="Russell Ott" w:date="2022-05-16T11:47:00Z">
              <w:r w:rsidRPr="00AB2D86">
                <w:rPr>
                  <w:rFonts w:asciiTheme="minorHAnsi" w:hAnsiTheme="minorHAnsi" w:cstheme="minorHAnsi"/>
                  <w:color w:val="172B4D"/>
                </w:rPr>
                <w:t>• SNOMED International, Systematized Nomenclature of Medicine Clinical Terms (SNOMED CT®) U.S. Edition, March 2021 Release </w:t>
              </w:r>
            </w:ins>
          </w:p>
          <w:p w14:paraId="586DA63A" w14:textId="693A419B" w:rsidR="00BD12D9" w:rsidRPr="00AB2D86" w:rsidRDefault="00BD12D9" w:rsidP="00E518B4">
            <w:pPr>
              <w:rPr>
                <w:ins w:id="15475" w:author="Russell Ott" w:date="2022-05-16T11:47:00Z"/>
                <w:rFonts w:asciiTheme="minorHAnsi" w:hAnsiTheme="minorHAnsi" w:cstheme="minorHAnsi"/>
              </w:rPr>
            </w:pPr>
            <w:ins w:id="15476" w:author="Russell Ott" w:date="2022-05-16T11:47:00Z">
              <w:r w:rsidRPr="00AB2D86">
                <w:rPr>
                  <w:rFonts w:asciiTheme="minorHAnsi" w:hAnsiTheme="minorHAnsi" w:cstheme="minorHAnsi"/>
                  <w:color w:val="172B4D"/>
                </w:rPr>
                <w:t>• International Classification of Diseases ICD10-CM 2021</w:t>
              </w:r>
            </w:ins>
          </w:p>
        </w:tc>
        <w:tc>
          <w:tcPr>
            <w:tcW w:w="1211" w:type="dxa"/>
          </w:tcPr>
          <w:p w14:paraId="456A7086" w14:textId="77777777" w:rsidR="00BD12D9" w:rsidRDefault="00BD12D9" w:rsidP="00E518B4">
            <w:pPr>
              <w:rPr>
                <w:ins w:id="15477" w:author="Russell Ott" w:date="2022-05-16T11:47:00Z"/>
                <w:rFonts w:asciiTheme="minorHAnsi" w:hAnsiTheme="minorHAnsi" w:cstheme="minorHAnsi"/>
              </w:rPr>
            </w:pPr>
            <w:ins w:id="15478" w:author="Russell Ott" w:date="2022-05-16T11:47:00Z">
              <w:r w:rsidRPr="00AB2D86">
                <w:rPr>
                  <w:rFonts w:asciiTheme="minorHAnsi" w:hAnsiTheme="minorHAnsi" w:cstheme="minorHAnsi"/>
                </w:rPr>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ins>
          </w:p>
          <w:p w14:paraId="1DDE9F9F" w14:textId="77777777" w:rsidR="001C7EA3" w:rsidRDefault="001C7EA3" w:rsidP="00E518B4">
            <w:pPr>
              <w:rPr>
                <w:ins w:id="15479" w:author="Russell Ott" w:date="2022-05-16T11:47:00Z"/>
                <w:rFonts w:asciiTheme="minorHAnsi" w:hAnsiTheme="minorHAnsi" w:cstheme="minorHAnsi"/>
              </w:rPr>
            </w:pPr>
          </w:p>
          <w:p w14:paraId="009E5B1A" w14:textId="77777777" w:rsidR="001C7EA3" w:rsidRDefault="001C7EA3" w:rsidP="001C7EA3">
            <w:pPr>
              <w:rPr>
                <w:ins w:id="15480" w:author="Russell Ott" w:date="2022-05-16T11:47:00Z"/>
                <w:rFonts w:asciiTheme="minorHAnsi" w:hAnsiTheme="minorHAnsi" w:cstheme="minorHAnsi"/>
              </w:rPr>
            </w:pPr>
            <w:ins w:id="15481" w:author="Russell Ott" w:date="2022-05-16T11:47:00Z">
              <w:r>
                <w:rPr>
                  <w:rFonts w:asciiTheme="minorHAnsi" w:hAnsiTheme="minorHAnsi" w:cstheme="minorHAnsi"/>
                </w:rPr>
                <w:t>Hospital Discharge Diagnosis</w:t>
              </w:r>
            </w:ins>
          </w:p>
          <w:p w14:paraId="018EDD09" w14:textId="56199ABC" w:rsidR="001C7EA3" w:rsidRPr="00AB2D86" w:rsidRDefault="001C7EA3" w:rsidP="001C7EA3">
            <w:pPr>
              <w:rPr>
                <w:ins w:id="15482" w:author="Russell Ott" w:date="2022-05-16T11:47:00Z"/>
                <w:rFonts w:asciiTheme="minorHAnsi" w:hAnsiTheme="minorHAnsi" w:cstheme="minorHAnsi"/>
              </w:rPr>
            </w:pPr>
            <w:ins w:id="15483" w:author="Russell Ott" w:date="2022-05-16T11:47:00Z">
              <w:r>
                <w:rPr>
                  <w:rFonts w:asciiTheme="minorHAnsi" w:hAnsiTheme="minorHAnsi" w:cstheme="minorHAnsi"/>
                </w:rPr>
                <w:t>&gt; Problem Observation</w:t>
              </w:r>
            </w:ins>
          </w:p>
        </w:tc>
        <w:tc>
          <w:tcPr>
            <w:tcW w:w="5189" w:type="dxa"/>
          </w:tcPr>
          <w:p w14:paraId="60C24D34" w14:textId="4C42562C" w:rsidR="00BD12D9" w:rsidRPr="00AE51D5" w:rsidRDefault="00BD12D9" w:rsidP="00E518B4">
            <w:pPr>
              <w:rPr>
                <w:ins w:id="15484" w:author="Russell Ott" w:date="2022-05-16T11:47:00Z"/>
                <w:rFonts w:ascii="Courier New" w:hAnsi="Courier New" w:cs="Courier New"/>
                <w:sz w:val="18"/>
                <w:szCs w:val="18"/>
              </w:rPr>
            </w:pPr>
            <w:ins w:id="15485" w:author="Russell Ott" w:date="2022-05-16T11:47:00Z">
              <w:r w:rsidRPr="00AE51D5">
                <w:rPr>
                  <w:rFonts w:ascii="Courier New" w:hAnsi="Courier New" w:cs="Courier New"/>
                  <w:color w:val="172B4D"/>
                  <w:sz w:val="18"/>
                  <w:szCs w:val="18"/>
                </w:rPr>
                <w:t>observation/value</w:t>
              </w:r>
            </w:ins>
          </w:p>
        </w:tc>
      </w:tr>
      <w:tr w:rsidR="00BD12D9" w:rsidRPr="00AB2D86" w14:paraId="10FA2287" w14:textId="77777777" w:rsidTr="007770C6">
        <w:trPr>
          <w:ins w:id="15486" w:author="Russell Ott" w:date="2022-05-16T11:47:00Z"/>
        </w:trPr>
        <w:tc>
          <w:tcPr>
            <w:tcW w:w="2472" w:type="dxa"/>
          </w:tcPr>
          <w:p w14:paraId="5A2285F7" w14:textId="6BBF55B4" w:rsidR="00BD12D9" w:rsidRPr="00AB2D86" w:rsidRDefault="001A0138" w:rsidP="00E518B4">
            <w:pPr>
              <w:pStyle w:val="NormalWeb"/>
              <w:spacing w:before="0" w:beforeAutospacing="0" w:after="0" w:afterAutospacing="0"/>
              <w:rPr>
                <w:ins w:id="15487" w:author="Russell Ott" w:date="2022-05-16T11:47:00Z"/>
                <w:rFonts w:asciiTheme="minorHAnsi" w:hAnsiTheme="minorHAnsi" w:cstheme="minorHAnsi"/>
                <w:color w:val="172B4D"/>
              </w:rPr>
            </w:pPr>
            <w:ins w:id="15488" w:author="Russell Ott" w:date="2022-05-16T11:47:00Z">
              <w:r>
                <w:fldChar w:fldCharType="begin"/>
              </w:r>
              <w:r>
                <w:instrText xml:space="preserve"> HYPERLINK "https://www.healthit.gov/isa/taxonomy/term/1196/uscdi-v2" </w:instrText>
              </w:r>
              <w:r>
                <w:fldChar w:fldCharType="separate"/>
              </w:r>
              <w:r w:rsidR="00BD12D9" w:rsidRPr="00AB2D86">
                <w:rPr>
                  <w:rStyle w:val="Hyperlink"/>
                  <w:rFonts w:asciiTheme="minorHAnsi" w:hAnsiTheme="minorHAnsi" w:cstheme="minorHAnsi"/>
                </w:rPr>
                <w:t>Encounter Disposition</w:t>
              </w:r>
              <w:r>
                <w:rPr>
                  <w:rStyle w:val="Hyperlink"/>
                  <w:rFonts w:asciiTheme="minorHAnsi" w:hAnsiTheme="minorHAnsi" w:cstheme="minorHAnsi"/>
                </w:rPr>
                <w:fldChar w:fldCharType="end"/>
              </w:r>
            </w:ins>
          </w:p>
          <w:p w14:paraId="371F356E" w14:textId="2B960CFB" w:rsidR="00BD12D9" w:rsidRPr="00AB2D86" w:rsidRDefault="00BD12D9" w:rsidP="00E518B4">
            <w:pPr>
              <w:rPr>
                <w:ins w:id="15489" w:author="Russell Ott" w:date="2022-05-16T11:47:00Z"/>
                <w:rFonts w:asciiTheme="minorHAnsi" w:hAnsiTheme="minorHAnsi" w:cstheme="minorHAnsi"/>
              </w:rPr>
            </w:pPr>
            <w:ins w:id="15490" w:author="Russell Ott" w:date="2022-05-16T11:47:00Z">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ins>
          </w:p>
        </w:tc>
        <w:tc>
          <w:tcPr>
            <w:tcW w:w="1383" w:type="dxa"/>
          </w:tcPr>
          <w:p w14:paraId="435189D6" w14:textId="1F10B7CC" w:rsidR="00BD12D9" w:rsidRPr="00AB2D86" w:rsidRDefault="00BD12D9" w:rsidP="00E518B4">
            <w:pPr>
              <w:rPr>
                <w:ins w:id="15491" w:author="Russell Ott" w:date="2022-05-16T11:47:00Z"/>
                <w:rFonts w:asciiTheme="minorHAnsi" w:hAnsiTheme="minorHAnsi" w:cstheme="minorHAnsi"/>
              </w:rPr>
            </w:pPr>
            <w:ins w:id="15492" w:author="Russell Ott" w:date="2022-05-16T11:47:00Z">
              <w:r w:rsidRPr="00AB2D86">
                <w:rPr>
                  <w:rFonts w:asciiTheme="minorHAnsi" w:hAnsiTheme="minorHAnsi" w:cstheme="minorHAnsi"/>
                  <w:color w:val="172B4D"/>
                </w:rPr>
                <w:t>None (follow C-CDA)</w:t>
              </w:r>
            </w:ins>
          </w:p>
        </w:tc>
        <w:tc>
          <w:tcPr>
            <w:tcW w:w="1211" w:type="dxa"/>
          </w:tcPr>
          <w:p w14:paraId="2A21BE85" w14:textId="31D310F1" w:rsidR="00BD12D9" w:rsidRPr="00AB2D86" w:rsidRDefault="00BD12D9" w:rsidP="00E518B4">
            <w:pPr>
              <w:rPr>
                <w:ins w:id="15493" w:author="Russell Ott" w:date="2022-05-16T11:47:00Z"/>
                <w:rFonts w:asciiTheme="minorHAnsi" w:hAnsiTheme="minorHAnsi" w:cstheme="minorHAnsi"/>
              </w:rPr>
            </w:pPr>
            <w:ins w:id="15494" w:author="Russell Ott" w:date="2022-05-16T11:47:00Z">
              <w:r w:rsidRPr="00AB2D86">
                <w:rPr>
                  <w:rFonts w:asciiTheme="minorHAnsi" w:hAnsiTheme="minorHAnsi" w:cstheme="minorHAnsi"/>
                </w:rPr>
                <w:t>Encounter Activity</w:t>
              </w:r>
            </w:ins>
          </w:p>
        </w:tc>
        <w:tc>
          <w:tcPr>
            <w:tcW w:w="5189" w:type="dxa"/>
          </w:tcPr>
          <w:p w14:paraId="6B96BDBE" w14:textId="6F1EFB99" w:rsidR="00BD12D9" w:rsidRPr="00AE51D5" w:rsidRDefault="00BD12D9" w:rsidP="00E518B4">
            <w:pPr>
              <w:rPr>
                <w:ins w:id="15495" w:author="Russell Ott" w:date="2022-05-16T11:47:00Z"/>
                <w:rFonts w:ascii="Courier New" w:hAnsi="Courier New" w:cs="Courier New"/>
                <w:sz w:val="18"/>
                <w:szCs w:val="18"/>
              </w:rPr>
            </w:pPr>
            <w:ins w:id="15496" w:author="Russell Ott" w:date="2022-05-16T11:47:00Z">
              <w:r w:rsidRPr="00AE51D5">
                <w:rPr>
                  <w:rFonts w:ascii="Courier New" w:hAnsi="Courier New" w:cs="Courier New"/>
                  <w:color w:val="172B4D"/>
                  <w:sz w:val="18"/>
                  <w:szCs w:val="18"/>
                </w:rPr>
                <w:t>encounter/sdtc:dischargeDispositionCode</w:t>
              </w:r>
            </w:ins>
          </w:p>
        </w:tc>
      </w:tr>
      <w:tr w:rsidR="00BD12D9" w:rsidRPr="00AB2D86" w14:paraId="44EAC36F" w14:textId="77777777" w:rsidTr="007770C6">
        <w:trPr>
          <w:ins w:id="15497" w:author="Russell Ott" w:date="2022-05-16T11:47:00Z"/>
        </w:trPr>
        <w:tc>
          <w:tcPr>
            <w:tcW w:w="2472" w:type="dxa"/>
          </w:tcPr>
          <w:p w14:paraId="2D255E14" w14:textId="2647C58A" w:rsidR="00BD12D9" w:rsidRPr="00AB2D86" w:rsidRDefault="001A0138" w:rsidP="00E518B4">
            <w:pPr>
              <w:pStyle w:val="NormalWeb"/>
              <w:spacing w:before="0" w:beforeAutospacing="0" w:after="0" w:afterAutospacing="0"/>
              <w:rPr>
                <w:ins w:id="15498" w:author="Russell Ott" w:date="2022-05-16T11:47:00Z"/>
                <w:rFonts w:asciiTheme="minorHAnsi" w:hAnsiTheme="minorHAnsi" w:cstheme="minorHAnsi"/>
                <w:color w:val="172B4D"/>
              </w:rPr>
            </w:pPr>
            <w:ins w:id="15499" w:author="Russell Ott" w:date="2022-05-16T11:47:00Z">
              <w:r>
                <w:fldChar w:fldCharType="begin"/>
              </w:r>
              <w:r>
                <w:instrText xml:space="preserve"> HYPERLINK "https://www.healthit.gov/isa/taxonomy/term/1336/uscdi-v2" </w:instrText>
              </w:r>
              <w:r>
                <w:fldChar w:fldCharType="separate"/>
              </w:r>
              <w:r w:rsidR="00BD12D9" w:rsidRPr="00AB2D86">
                <w:rPr>
                  <w:rStyle w:val="Hyperlink"/>
                  <w:rFonts w:asciiTheme="minorHAnsi" w:hAnsiTheme="minorHAnsi" w:cstheme="minorHAnsi"/>
                </w:rPr>
                <w:t>Encounter Location</w:t>
              </w:r>
              <w:r>
                <w:rPr>
                  <w:rStyle w:val="Hyperlink"/>
                  <w:rFonts w:asciiTheme="minorHAnsi" w:hAnsiTheme="minorHAnsi" w:cstheme="minorHAnsi"/>
                </w:rPr>
                <w:fldChar w:fldCharType="end"/>
              </w:r>
              <w:r w:rsidR="00BD12D9" w:rsidRPr="00AB2D86">
                <w:rPr>
                  <w:rStyle w:val="Strong"/>
                  <w:rFonts w:asciiTheme="minorHAnsi" w:hAnsiTheme="minorHAnsi" w:cstheme="minorHAnsi"/>
                  <w:color w:val="172B4D"/>
                </w:rPr>
                <w:t> </w:t>
              </w:r>
            </w:ins>
          </w:p>
          <w:p w14:paraId="39E0C5D9" w14:textId="0D96FD89" w:rsidR="00BD12D9" w:rsidRPr="00AB2D86" w:rsidRDefault="00BD12D9" w:rsidP="00E518B4">
            <w:pPr>
              <w:rPr>
                <w:ins w:id="15500" w:author="Russell Ott" w:date="2022-05-16T11:47:00Z"/>
                <w:rFonts w:asciiTheme="minorHAnsi" w:hAnsiTheme="minorHAnsi" w:cstheme="minorHAnsi"/>
              </w:rPr>
            </w:pPr>
            <w:ins w:id="15501" w:author="Russell Ott" w:date="2022-05-16T11:47:00Z">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ins>
          </w:p>
        </w:tc>
        <w:tc>
          <w:tcPr>
            <w:tcW w:w="1383" w:type="dxa"/>
          </w:tcPr>
          <w:p w14:paraId="7F12E16E" w14:textId="4C18185E" w:rsidR="00BD12D9" w:rsidRPr="00AB2D86" w:rsidRDefault="00BD12D9" w:rsidP="00E518B4">
            <w:pPr>
              <w:rPr>
                <w:ins w:id="15502" w:author="Russell Ott" w:date="2022-05-16T11:47:00Z"/>
                <w:rFonts w:asciiTheme="minorHAnsi" w:hAnsiTheme="minorHAnsi" w:cstheme="minorHAnsi"/>
              </w:rPr>
            </w:pPr>
            <w:ins w:id="15503" w:author="Russell Ott" w:date="2022-05-16T11:47:00Z">
              <w:r w:rsidRPr="00AB2D86">
                <w:rPr>
                  <w:rFonts w:asciiTheme="minorHAnsi" w:hAnsiTheme="minorHAnsi" w:cstheme="minorHAnsi"/>
                  <w:color w:val="172B4D"/>
                </w:rPr>
                <w:t>None (follow C-CDA)</w:t>
              </w:r>
            </w:ins>
          </w:p>
        </w:tc>
        <w:tc>
          <w:tcPr>
            <w:tcW w:w="1211" w:type="dxa"/>
          </w:tcPr>
          <w:p w14:paraId="125F43BB" w14:textId="1F9335F9" w:rsidR="00BD12D9" w:rsidRPr="00AB2D86" w:rsidRDefault="00BD12D9" w:rsidP="00E518B4">
            <w:pPr>
              <w:rPr>
                <w:ins w:id="15504" w:author="Russell Ott" w:date="2022-05-16T11:47:00Z"/>
                <w:rFonts w:asciiTheme="minorHAnsi" w:hAnsiTheme="minorHAnsi" w:cstheme="minorHAnsi"/>
              </w:rPr>
            </w:pPr>
            <w:ins w:id="15505" w:author="Russell Ott" w:date="2022-05-16T11:47:00Z">
              <w:r w:rsidRPr="00AB2D86">
                <w:rPr>
                  <w:rFonts w:asciiTheme="minorHAnsi" w:hAnsiTheme="minorHAnsi" w:cstheme="minorHAnsi"/>
                </w:rPr>
                <w:t>Encounter Activity</w:t>
              </w:r>
            </w:ins>
          </w:p>
        </w:tc>
        <w:tc>
          <w:tcPr>
            <w:tcW w:w="5189" w:type="dxa"/>
          </w:tcPr>
          <w:p w14:paraId="6BB61FB1" w14:textId="195CBAA2" w:rsidR="00BD12D9" w:rsidRPr="00AE51D5" w:rsidRDefault="00BD12D9" w:rsidP="00E518B4">
            <w:pPr>
              <w:rPr>
                <w:ins w:id="15506" w:author="Russell Ott" w:date="2022-05-16T11:47:00Z"/>
                <w:rFonts w:ascii="Courier New" w:hAnsi="Courier New" w:cs="Courier New"/>
                <w:sz w:val="18"/>
                <w:szCs w:val="18"/>
              </w:rPr>
            </w:pPr>
            <w:ins w:id="15507" w:author="Russell Ott" w:date="2022-05-16T11:47:00Z">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ins>
          </w:p>
        </w:tc>
      </w:tr>
      <w:tr w:rsidR="00BD12D9" w:rsidRPr="00AB2D86" w14:paraId="7E188096" w14:textId="77777777" w:rsidTr="007770C6">
        <w:trPr>
          <w:ins w:id="15508" w:author="Russell Ott" w:date="2022-05-16T11:47:00Z"/>
        </w:trPr>
        <w:tc>
          <w:tcPr>
            <w:tcW w:w="2472" w:type="dxa"/>
          </w:tcPr>
          <w:p w14:paraId="570422A6" w14:textId="2A720F62" w:rsidR="00BD12D9" w:rsidRPr="00AB2D86" w:rsidRDefault="001A0138" w:rsidP="00E518B4">
            <w:pPr>
              <w:pStyle w:val="NormalWeb"/>
              <w:spacing w:before="0" w:beforeAutospacing="0" w:after="0" w:afterAutospacing="0"/>
              <w:rPr>
                <w:ins w:id="15509" w:author="Russell Ott" w:date="2022-05-16T11:47:00Z"/>
                <w:rFonts w:asciiTheme="minorHAnsi" w:hAnsiTheme="minorHAnsi" w:cstheme="minorHAnsi"/>
                <w:color w:val="172B4D"/>
              </w:rPr>
            </w:pPr>
            <w:ins w:id="15510" w:author="Russell Ott" w:date="2022-05-16T11:47:00Z">
              <w:r>
                <w:fldChar w:fldCharType="begin"/>
              </w:r>
              <w:r>
                <w:instrText xml:space="preserve"> HYPERLINK "https://www.healthit.gov/isa/taxonomy/term/1191/uscdi-v2" </w:instrText>
              </w:r>
              <w:r>
                <w:fldChar w:fldCharType="separate"/>
              </w:r>
              <w:r w:rsidR="00BD12D9" w:rsidRPr="00AB2D86">
                <w:rPr>
                  <w:rStyle w:val="Hyperlink"/>
                  <w:rFonts w:asciiTheme="minorHAnsi" w:hAnsiTheme="minorHAnsi" w:cstheme="minorHAnsi"/>
                </w:rPr>
                <w:t>Encounter Time</w:t>
              </w:r>
              <w:r>
                <w:rPr>
                  <w:rStyle w:val="Hyperlink"/>
                  <w:rFonts w:asciiTheme="minorHAnsi" w:hAnsiTheme="minorHAnsi" w:cstheme="minorHAnsi"/>
                </w:rPr>
                <w:fldChar w:fldCharType="end"/>
              </w:r>
              <w:r w:rsidR="00BD12D9" w:rsidRPr="00AB2D86">
                <w:rPr>
                  <w:rStyle w:val="Strong"/>
                  <w:rFonts w:asciiTheme="minorHAnsi" w:hAnsiTheme="minorHAnsi" w:cstheme="minorHAnsi"/>
                  <w:color w:val="172B4D"/>
                </w:rPr>
                <w:t> </w:t>
              </w:r>
            </w:ins>
          </w:p>
          <w:p w14:paraId="54B226E0" w14:textId="77777777" w:rsidR="00BD12D9" w:rsidRPr="00AB2D86" w:rsidRDefault="00BD12D9" w:rsidP="00E518B4">
            <w:pPr>
              <w:pStyle w:val="NormalWeb"/>
              <w:spacing w:before="150" w:beforeAutospacing="0" w:after="0" w:afterAutospacing="0"/>
              <w:rPr>
                <w:ins w:id="15511" w:author="Russell Ott" w:date="2022-05-16T11:47:00Z"/>
                <w:rFonts w:asciiTheme="minorHAnsi" w:hAnsiTheme="minorHAnsi" w:cstheme="minorHAnsi"/>
                <w:color w:val="172B4D"/>
              </w:rPr>
            </w:pPr>
            <w:ins w:id="15512" w:author="Russell Ott" w:date="2022-05-16T11:47:00Z">
              <w:r w:rsidRPr="00AB2D86">
                <w:rPr>
                  <w:rFonts w:asciiTheme="minorHAnsi" w:hAnsiTheme="minorHAnsi" w:cstheme="minorHAnsi"/>
                  <w:color w:val="172B4D"/>
                </w:rPr>
                <w:t>Represents a date/time related to an encounter</w:t>
              </w:r>
            </w:ins>
          </w:p>
          <w:p w14:paraId="518A40C8" w14:textId="77777777" w:rsidR="00BD12D9" w:rsidRPr="00AB2D86" w:rsidRDefault="00BD12D9" w:rsidP="00E518B4">
            <w:pPr>
              <w:pStyle w:val="NormalWeb"/>
              <w:spacing w:before="150" w:beforeAutospacing="0" w:after="0" w:afterAutospacing="0"/>
              <w:rPr>
                <w:ins w:id="15513" w:author="Russell Ott" w:date="2022-05-16T11:47:00Z"/>
                <w:rFonts w:asciiTheme="minorHAnsi" w:hAnsiTheme="minorHAnsi" w:cstheme="minorHAnsi"/>
                <w:color w:val="172B4D"/>
              </w:rPr>
            </w:pPr>
            <w:ins w:id="15514" w:author="Russell Ott" w:date="2022-05-16T11:47:00Z">
              <w:r w:rsidRPr="00AB2D86">
                <w:rPr>
                  <w:rFonts w:asciiTheme="minorHAnsi" w:hAnsiTheme="minorHAnsi" w:cstheme="minorHAnsi"/>
                  <w:color w:val="172B4D"/>
                </w:rPr>
                <w:t>(e.g., scheduled appointment time, check in time,</w:t>
              </w:r>
            </w:ins>
          </w:p>
          <w:p w14:paraId="516FF346" w14:textId="3FE41797" w:rsidR="00BD12D9" w:rsidRPr="00AB2D86" w:rsidRDefault="00BD12D9" w:rsidP="00E518B4">
            <w:pPr>
              <w:rPr>
                <w:ins w:id="15515" w:author="Russell Ott" w:date="2022-05-16T11:47:00Z"/>
                <w:rFonts w:asciiTheme="minorHAnsi" w:hAnsiTheme="minorHAnsi" w:cstheme="minorHAnsi"/>
              </w:rPr>
            </w:pPr>
            <w:ins w:id="15516" w:author="Russell Ott" w:date="2022-05-16T11:47:00Z">
              <w:r w:rsidRPr="00AB2D86">
                <w:rPr>
                  <w:rFonts w:asciiTheme="minorHAnsi" w:hAnsiTheme="minorHAnsi" w:cstheme="minorHAnsi"/>
                  <w:color w:val="172B4D"/>
                </w:rPr>
                <w:t>start and stop times).</w:t>
              </w:r>
            </w:ins>
          </w:p>
        </w:tc>
        <w:tc>
          <w:tcPr>
            <w:tcW w:w="1383" w:type="dxa"/>
          </w:tcPr>
          <w:p w14:paraId="4ED49487" w14:textId="7403F627" w:rsidR="00BD12D9" w:rsidRPr="00AB2D86" w:rsidRDefault="00BD12D9" w:rsidP="00E518B4">
            <w:pPr>
              <w:rPr>
                <w:ins w:id="15517" w:author="Russell Ott" w:date="2022-05-16T11:47:00Z"/>
                <w:rFonts w:asciiTheme="minorHAnsi" w:hAnsiTheme="minorHAnsi" w:cstheme="minorHAnsi"/>
              </w:rPr>
            </w:pPr>
            <w:ins w:id="15518" w:author="Russell Ott" w:date="2022-05-16T11:47:00Z">
              <w:r w:rsidRPr="00AB2D86">
                <w:rPr>
                  <w:rFonts w:asciiTheme="minorHAnsi" w:hAnsiTheme="minorHAnsi" w:cstheme="minorHAnsi"/>
                  <w:color w:val="172B4D"/>
                </w:rPr>
                <w:t>None (follow C-CDA)</w:t>
              </w:r>
            </w:ins>
          </w:p>
        </w:tc>
        <w:tc>
          <w:tcPr>
            <w:tcW w:w="1211" w:type="dxa"/>
          </w:tcPr>
          <w:p w14:paraId="4C52DF8D" w14:textId="6CCE1322" w:rsidR="00BD12D9" w:rsidRPr="00AB2D86" w:rsidRDefault="00BD12D9" w:rsidP="00E518B4">
            <w:pPr>
              <w:rPr>
                <w:ins w:id="15519" w:author="Russell Ott" w:date="2022-05-16T11:47:00Z"/>
                <w:rFonts w:asciiTheme="minorHAnsi" w:hAnsiTheme="minorHAnsi" w:cstheme="minorHAnsi"/>
              </w:rPr>
            </w:pPr>
            <w:ins w:id="15520" w:author="Russell Ott" w:date="2022-05-16T11:47:00Z">
              <w:r w:rsidRPr="00AB2D86">
                <w:rPr>
                  <w:rFonts w:asciiTheme="minorHAnsi" w:hAnsiTheme="minorHAnsi" w:cstheme="minorHAnsi"/>
                </w:rPr>
                <w:t>Encounter Activity</w:t>
              </w:r>
            </w:ins>
          </w:p>
        </w:tc>
        <w:tc>
          <w:tcPr>
            <w:tcW w:w="5189" w:type="dxa"/>
          </w:tcPr>
          <w:p w14:paraId="2256FC44" w14:textId="399E1127" w:rsidR="00BD12D9" w:rsidRPr="00AE51D5" w:rsidRDefault="00BD12D9" w:rsidP="00E518B4">
            <w:pPr>
              <w:rPr>
                <w:ins w:id="15521" w:author="Russell Ott" w:date="2022-05-16T11:47:00Z"/>
                <w:rFonts w:ascii="Courier New" w:hAnsi="Courier New" w:cs="Courier New"/>
                <w:sz w:val="18"/>
                <w:szCs w:val="18"/>
              </w:rPr>
            </w:pPr>
            <w:ins w:id="15522" w:author="Russell Ott" w:date="2022-05-16T11:47:00Z">
              <w:r w:rsidRPr="00AE51D5">
                <w:rPr>
                  <w:rFonts w:ascii="Courier New" w:hAnsi="Courier New" w:cs="Courier New"/>
                  <w:color w:val="172B4D"/>
                  <w:sz w:val="18"/>
                  <w:szCs w:val="18"/>
                </w:rPr>
                <w:t>encounter/effectiveTime</w:t>
              </w:r>
            </w:ins>
          </w:p>
        </w:tc>
      </w:tr>
      <w:tr w:rsidR="00BD12D9" w:rsidRPr="00AB2D86" w14:paraId="6C69244D" w14:textId="77777777" w:rsidTr="007770C6">
        <w:trPr>
          <w:ins w:id="15523" w:author="Russell Ott" w:date="2022-05-16T11:47:00Z"/>
        </w:trPr>
        <w:tc>
          <w:tcPr>
            <w:tcW w:w="2472" w:type="dxa"/>
          </w:tcPr>
          <w:p w14:paraId="0D09EA10" w14:textId="74C4EAAE" w:rsidR="00BD12D9" w:rsidRPr="00AB2D86" w:rsidRDefault="001A0138" w:rsidP="00E518B4">
            <w:pPr>
              <w:rPr>
                <w:ins w:id="15524" w:author="Russell Ott" w:date="2022-05-16T11:47:00Z"/>
                <w:rFonts w:asciiTheme="minorHAnsi" w:hAnsiTheme="minorHAnsi" w:cstheme="minorHAnsi"/>
              </w:rPr>
            </w:pPr>
            <w:ins w:id="15525" w:author="Russell Ott" w:date="2022-05-16T11:47:00Z">
              <w:r>
                <w:fldChar w:fldCharType="begin"/>
              </w:r>
              <w:r>
                <w:instrText xml:space="preserve"> HYPERLINK "https://www.healthit.gov/isa/taxonomy/term/1186/uscdi-v2" </w:instrText>
              </w:r>
              <w:r>
                <w:fldChar w:fldCharType="separate"/>
              </w:r>
              <w:r w:rsidR="00BD12D9" w:rsidRPr="00AB2D86">
                <w:rPr>
                  <w:rStyle w:val="Hyperlink"/>
                  <w:rFonts w:asciiTheme="minorHAnsi" w:hAnsiTheme="minorHAnsi" w:cstheme="minorHAnsi"/>
                  <w:b/>
                  <w:bCs/>
                  <w:color w:val="0052CC"/>
                </w:rPr>
                <w:t>Encounter Type</w:t>
              </w:r>
              <w:r>
                <w:rPr>
                  <w:rStyle w:val="Hyperlink"/>
                  <w:rFonts w:asciiTheme="minorHAnsi" w:hAnsiTheme="minorHAnsi" w:cstheme="minorHAnsi"/>
                  <w:b/>
                  <w:bCs/>
                  <w:color w:val="0052CC"/>
                </w:rPr>
                <w:fldChar w:fldCharType="end"/>
              </w:r>
              <w:r w:rsidR="00BD12D9" w:rsidRPr="00AB2D86">
                <w:rPr>
                  <w:rStyle w:val="Strong"/>
                  <w:rFonts w:asciiTheme="minorHAnsi" w:hAnsiTheme="minorHAnsi" w:cstheme="minorHAnsi"/>
                  <w:color w:val="172B4D"/>
                </w:rPr>
                <w:t> </w:t>
              </w:r>
            </w:ins>
          </w:p>
        </w:tc>
        <w:tc>
          <w:tcPr>
            <w:tcW w:w="1383" w:type="dxa"/>
          </w:tcPr>
          <w:p w14:paraId="50652D1F" w14:textId="3CC92035" w:rsidR="00BD12D9" w:rsidRPr="00AB2D86" w:rsidRDefault="00BD12D9" w:rsidP="00E518B4">
            <w:pPr>
              <w:rPr>
                <w:ins w:id="15526" w:author="Russell Ott" w:date="2022-05-16T11:47:00Z"/>
                <w:rFonts w:asciiTheme="minorHAnsi" w:hAnsiTheme="minorHAnsi" w:cstheme="minorHAnsi"/>
              </w:rPr>
            </w:pPr>
            <w:ins w:id="15527" w:author="Russell Ott" w:date="2022-05-16T11:47:00Z">
              <w:r w:rsidRPr="00AB2D86">
                <w:rPr>
                  <w:rFonts w:asciiTheme="minorHAnsi" w:hAnsiTheme="minorHAnsi" w:cstheme="minorHAnsi"/>
                  <w:color w:val="172B4D"/>
                </w:rPr>
                <w:t>None (follow C-CDA)</w:t>
              </w:r>
            </w:ins>
          </w:p>
        </w:tc>
        <w:tc>
          <w:tcPr>
            <w:tcW w:w="1211" w:type="dxa"/>
          </w:tcPr>
          <w:p w14:paraId="5480D8C6" w14:textId="5A78719D" w:rsidR="00BD12D9" w:rsidRPr="00AB2D86" w:rsidRDefault="00BD12D9" w:rsidP="00E518B4">
            <w:pPr>
              <w:rPr>
                <w:ins w:id="15528" w:author="Russell Ott" w:date="2022-05-16T11:47:00Z"/>
                <w:rFonts w:asciiTheme="minorHAnsi" w:hAnsiTheme="minorHAnsi" w:cstheme="minorHAnsi"/>
              </w:rPr>
            </w:pPr>
            <w:ins w:id="15529" w:author="Russell Ott" w:date="2022-05-16T11:47:00Z">
              <w:r w:rsidRPr="00AB2D86">
                <w:rPr>
                  <w:rFonts w:asciiTheme="minorHAnsi" w:hAnsiTheme="minorHAnsi" w:cstheme="minorHAnsi"/>
                </w:rPr>
                <w:t>Encounter Activity</w:t>
              </w:r>
            </w:ins>
          </w:p>
        </w:tc>
        <w:tc>
          <w:tcPr>
            <w:tcW w:w="5189" w:type="dxa"/>
          </w:tcPr>
          <w:p w14:paraId="6E090DF3" w14:textId="7C6DD098" w:rsidR="00BD12D9" w:rsidRPr="00AE51D5" w:rsidRDefault="00BD12D9" w:rsidP="00E518B4">
            <w:pPr>
              <w:keepNext/>
              <w:rPr>
                <w:ins w:id="15530" w:author="Russell Ott" w:date="2022-05-16T11:47:00Z"/>
                <w:rFonts w:ascii="Courier New" w:hAnsi="Courier New" w:cs="Courier New"/>
                <w:sz w:val="18"/>
                <w:szCs w:val="18"/>
              </w:rPr>
            </w:pPr>
            <w:ins w:id="15531" w:author="Russell Ott" w:date="2022-05-16T11:47:00Z">
              <w:r w:rsidRPr="00AE51D5">
                <w:rPr>
                  <w:rFonts w:ascii="Courier New" w:hAnsi="Courier New" w:cs="Courier New"/>
                  <w:color w:val="172B4D"/>
                  <w:sz w:val="18"/>
                  <w:szCs w:val="18"/>
                </w:rPr>
                <w:t>encounter/code</w:t>
              </w:r>
            </w:ins>
          </w:p>
        </w:tc>
      </w:tr>
    </w:tbl>
    <w:p w14:paraId="18A29616" w14:textId="107B314C" w:rsidR="001E7AE2" w:rsidRPr="004E431F" w:rsidRDefault="00E518B4" w:rsidP="00E518B4">
      <w:pPr>
        <w:pStyle w:val="Caption"/>
        <w:rPr>
          <w:ins w:id="15532" w:author="Russell Ott" w:date="2022-05-16T11:47:00Z"/>
        </w:rPr>
      </w:pPr>
      <w:bookmarkStart w:id="15533" w:name="_Toc103262940"/>
      <w:ins w:id="15534"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73</w:t>
        </w:r>
        <w:r w:rsidR="00132A94">
          <w:rPr>
            <w:noProof/>
          </w:rPr>
          <w:fldChar w:fldCharType="end"/>
        </w:r>
        <w:r>
          <w:t>:</w:t>
        </w:r>
        <w:r w:rsidRPr="00684A07">
          <w:t xml:space="preserve"> USCDI v2 Data Elements - </w:t>
        </w:r>
        <w:r>
          <w:t>Encounter Information</w:t>
        </w:r>
        <w:bookmarkEnd w:id="15533"/>
      </w:ins>
    </w:p>
    <w:p w14:paraId="30648410" w14:textId="77777777" w:rsidR="001E7AE2" w:rsidRDefault="001E7AE2" w:rsidP="002E634A">
      <w:pPr>
        <w:pStyle w:val="Heading4"/>
        <w:rPr>
          <w:ins w:id="15535" w:author="Russell Ott" w:date="2022-05-16T11:47:00Z"/>
        </w:rPr>
      </w:pPr>
      <w:ins w:id="15536" w:author="Russell Ott" w:date="2022-05-16T11:47:00Z">
        <w:r>
          <w:t>Encounter Diagnosis</w:t>
        </w:r>
      </w:ins>
    </w:p>
    <w:p w14:paraId="1965AE7D" w14:textId="1AE97700" w:rsidR="00A872B8" w:rsidRPr="00342F52" w:rsidRDefault="00A872B8">
      <w:pPr>
        <w:rPr>
          <w:ins w:id="15537" w:author="Russell Ott" w:date="2022-05-16T11:47:00Z"/>
        </w:rPr>
      </w:pPr>
      <w:ins w:id="15538" w:author="Russell Ott" w:date="2022-05-16T11:47:00Z">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ins>
    </w:p>
    <w:p w14:paraId="62190E78" w14:textId="77777777" w:rsidR="001E7AE2" w:rsidRDefault="001E7AE2">
      <w:pPr>
        <w:pStyle w:val="Heading4"/>
        <w:rPr>
          <w:ins w:id="15539" w:author="Russell Ott" w:date="2022-05-16T11:47:00Z"/>
        </w:rPr>
      </w:pPr>
      <w:ins w:id="15540" w:author="Russell Ott" w:date="2022-05-16T11:47:00Z">
        <w:r>
          <w:t>Encounter Disposition</w:t>
        </w:r>
      </w:ins>
    </w:p>
    <w:p w14:paraId="25AF72E0" w14:textId="27EF28A4" w:rsidR="00BD12D9" w:rsidRPr="00342F52" w:rsidRDefault="000B3F91" w:rsidP="00BD12D9">
      <w:pPr>
        <w:rPr>
          <w:ins w:id="15541" w:author="Russell Ott" w:date="2022-05-16T11:47:00Z"/>
          <w:rFonts w:asciiTheme="minorHAnsi" w:hAnsiTheme="minorHAnsi" w:cstheme="minorHAnsi"/>
        </w:rPr>
      </w:pPr>
      <w:ins w:id="15542" w:author="Russell Ott" w:date="2022-05-16T11:47:00Z">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ins>
    </w:p>
    <w:p w14:paraId="62937CE6" w14:textId="77777777" w:rsidR="000B3F91" w:rsidRPr="00342F52" w:rsidRDefault="00BD12D9" w:rsidP="00BD12D9">
      <w:pPr>
        <w:pStyle w:val="ListParagraph"/>
        <w:numPr>
          <w:ilvl w:val="0"/>
          <w:numId w:val="42"/>
        </w:numPr>
        <w:rPr>
          <w:ins w:id="15543" w:author="Russell Ott" w:date="2022-05-16T11:47:00Z"/>
          <w:rFonts w:asciiTheme="minorHAnsi" w:hAnsiTheme="minorHAnsi" w:cstheme="minorHAnsi"/>
        </w:rPr>
      </w:pPr>
      <w:ins w:id="15544" w:author="Russell Ott" w:date="2022-05-16T11:47:00Z">
        <w:r w:rsidRPr="00342F52">
          <w:rPr>
            <w:rFonts w:asciiTheme="minorHAnsi" w:hAnsiTheme="minorHAnsi" w:cstheme="minorHAnsi"/>
          </w:rPr>
          <w:t>Hospital Discharge Summary documents SHOULD have a discharge disposition</w:t>
        </w:r>
      </w:ins>
    </w:p>
    <w:p w14:paraId="09FDD952" w14:textId="08A2A4A8" w:rsidR="00BD12D9" w:rsidRPr="00342F52" w:rsidRDefault="00BD12D9" w:rsidP="00BD12D9">
      <w:pPr>
        <w:pStyle w:val="ListParagraph"/>
        <w:numPr>
          <w:ilvl w:val="0"/>
          <w:numId w:val="42"/>
        </w:numPr>
        <w:rPr>
          <w:ins w:id="15545" w:author="Russell Ott" w:date="2022-05-16T11:47:00Z"/>
          <w:rFonts w:asciiTheme="minorHAnsi" w:hAnsiTheme="minorHAnsi" w:cstheme="minorHAnsi"/>
        </w:rPr>
      </w:pPr>
      <w:ins w:id="15546" w:author="Russell Ott" w:date="2022-05-16T11:47:00Z">
        <w:r w:rsidRPr="00342F52">
          <w:rPr>
            <w:rFonts w:asciiTheme="minorHAnsi" w:hAnsiTheme="minorHAnsi" w:cstheme="minorHAnsi"/>
          </w:rPr>
          <w:t>Progress Notes, or H&amp;P, typically won't have a discharge disposition.</w:t>
        </w:r>
      </w:ins>
    </w:p>
    <w:p w14:paraId="6A86D961" w14:textId="5634F428" w:rsidR="00BD12D9" w:rsidRDefault="00BD12D9" w:rsidP="00BD12D9">
      <w:pPr>
        <w:rPr>
          <w:ins w:id="15547" w:author="Russell Ott" w:date="2022-05-16T11:47:00Z"/>
        </w:rPr>
      </w:pPr>
    </w:p>
    <w:p w14:paraId="4970A875" w14:textId="18A58DED" w:rsidR="00BD12D9" w:rsidRDefault="000B3F91" w:rsidP="00BD12D9">
      <w:pPr>
        <w:rPr>
          <w:ins w:id="15548" w:author="Russell Ott" w:date="2022-05-16T11:47:00Z"/>
        </w:rPr>
      </w:pPr>
      <w:ins w:id="15549" w:author="Russell Ott" w:date="2022-05-16T11:47:00Z">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16C4B2C1" w14:textId="2EE869B6" w:rsidR="001E7AE2" w:rsidRDefault="001E7AE2" w:rsidP="002E634A">
      <w:pPr>
        <w:pStyle w:val="Heading4"/>
        <w:rPr>
          <w:ins w:id="15550" w:author="Russell Ott" w:date="2022-05-16T11:47:00Z"/>
        </w:rPr>
      </w:pPr>
      <w:ins w:id="15551" w:author="Russell Ott" w:date="2022-05-16T11:47:00Z">
        <w:r>
          <w:t>Encounter Location</w:t>
        </w:r>
      </w:ins>
    </w:p>
    <w:p w14:paraId="6C7F6FCB" w14:textId="6B72373A" w:rsidR="00BD12D9" w:rsidRDefault="000B3F91" w:rsidP="00BD12D9">
      <w:pPr>
        <w:rPr>
          <w:ins w:id="15552" w:author="Russell Ott" w:date="2022-05-16T11:47:00Z"/>
        </w:rPr>
      </w:pPr>
      <w:ins w:id="15553" w:author="Russell Ott" w:date="2022-05-16T11:47:00Z">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76DC1AAE" w14:textId="2E0C9734" w:rsidR="001E7AE2" w:rsidRDefault="001E7AE2" w:rsidP="002E634A">
      <w:pPr>
        <w:pStyle w:val="Heading4"/>
        <w:rPr>
          <w:ins w:id="15554" w:author="Russell Ott" w:date="2022-05-16T11:47:00Z"/>
        </w:rPr>
      </w:pPr>
      <w:ins w:id="15555" w:author="Russell Ott" w:date="2022-05-16T11:47:00Z">
        <w:r>
          <w:t>Encounter Time</w:t>
        </w:r>
      </w:ins>
    </w:p>
    <w:p w14:paraId="27D20DE6" w14:textId="5DB88287" w:rsidR="001E7AE2" w:rsidRPr="00A169D1" w:rsidRDefault="000B3F91" w:rsidP="00BD12D9">
      <w:pPr>
        <w:rPr>
          <w:ins w:id="15556" w:author="Russell Ott" w:date="2022-05-16T11:47:00Z"/>
        </w:rPr>
      </w:pPr>
      <w:ins w:id="15557" w:author="Russell Ott" w:date="2022-05-16T11:47:00Z">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406BFD22" w14:textId="77777777" w:rsidR="001E7AE2" w:rsidRDefault="001E7AE2" w:rsidP="002E634A">
      <w:pPr>
        <w:pStyle w:val="Heading4"/>
        <w:rPr>
          <w:ins w:id="15558" w:author="Russell Ott" w:date="2022-05-16T11:47:00Z"/>
        </w:rPr>
      </w:pPr>
      <w:ins w:id="15559" w:author="Russell Ott" w:date="2022-05-16T11:47:00Z">
        <w:r>
          <w:t>Encounter Type</w:t>
        </w:r>
      </w:ins>
    </w:p>
    <w:p w14:paraId="2CB11A82" w14:textId="7CA25C1E" w:rsidR="000B3F91" w:rsidRDefault="000B3F91" w:rsidP="000B3F91">
      <w:pPr>
        <w:rPr>
          <w:ins w:id="15560" w:author="Russell Ott" w:date="2022-05-16T11:47:00Z"/>
        </w:rPr>
      </w:pPr>
      <w:ins w:id="15561" w:author="Russell Ott" w:date="2022-05-16T11:47:00Z">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ins>
    </w:p>
    <w:p w14:paraId="7AF73F08" w14:textId="77777777" w:rsidR="000B3F91" w:rsidRDefault="000B3F91" w:rsidP="000B3F91">
      <w:pPr>
        <w:rPr>
          <w:ins w:id="15562" w:author="Russell Ott" w:date="2022-05-16T11:47:00Z"/>
        </w:rPr>
      </w:pPr>
    </w:p>
    <w:p w14:paraId="09DACD42" w14:textId="6364BBF4" w:rsidR="001E7AE2" w:rsidRDefault="000B3F91" w:rsidP="000B3F91">
      <w:pPr>
        <w:rPr>
          <w:ins w:id="15563" w:author="Russell Ott" w:date="2022-05-16T11:47:00Z"/>
        </w:rPr>
      </w:pPr>
      <w:ins w:id="15564" w:author="Russell Ott" w:date="2022-05-16T11:47:00Z">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ins>
    </w:p>
    <w:p w14:paraId="2A011087" w14:textId="77777777" w:rsidR="001E7AE2" w:rsidRDefault="001E7AE2" w:rsidP="001E7AE2">
      <w:pPr>
        <w:rPr>
          <w:ins w:id="15565" w:author="Russell Ott" w:date="2022-05-16T11:47:00Z"/>
        </w:rPr>
      </w:pPr>
    </w:p>
    <w:p w14:paraId="07F240C6" w14:textId="7A8913D3" w:rsidR="001E7AE2" w:rsidRPr="00A61A3F" w:rsidRDefault="001E7AE2" w:rsidP="00F10C7C">
      <w:pPr>
        <w:pStyle w:val="Heading3"/>
        <w:rPr>
          <w:ins w:id="15566" w:author="Russell Ott" w:date="2022-05-16T11:47:00Z"/>
        </w:rPr>
      </w:pPr>
      <w:bookmarkStart w:id="15567" w:name="_Toc103262727"/>
      <w:ins w:id="15568" w:author="Russell Ott" w:date="2022-05-16T11:47:00Z">
        <w:r w:rsidRPr="00A61A3F">
          <w:t>Goals</w:t>
        </w:r>
        <w:bookmarkEnd w:id="15567"/>
      </w:ins>
    </w:p>
    <w:p w14:paraId="77CA8CF8" w14:textId="28A4A26D" w:rsidR="00BD12D9" w:rsidRDefault="00BD12D9" w:rsidP="00BD12D9">
      <w:pPr>
        <w:rPr>
          <w:ins w:id="15569" w:author="Russell Ott" w:date="2022-05-16T11:47:00Z"/>
        </w:rPr>
      </w:pPr>
      <w:ins w:id="15570" w:author="Russell Ott" w:date="2022-05-16T11:47:00Z">
        <w:r w:rsidRPr="00BD12D9">
          <w:t>An expressed desired health state to be achieved by a subject of care (or family/group).</w:t>
        </w:r>
      </w:ins>
    </w:p>
    <w:p w14:paraId="4EF7F32F" w14:textId="77777777" w:rsidR="00E518B4" w:rsidRPr="00BD12D9" w:rsidRDefault="00E518B4" w:rsidP="00BD12D9">
      <w:pPr>
        <w:rPr>
          <w:ins w:id="15571" w:author="Russell Ott" w:date="2022-05-16T11:47:00Z"/>
        </w:rPr>
      </w:pPr>
    </w:p>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314140">
        <w:trPr>
          <w:ins w:id="15572" w:author="Russell Ott" w:date="2022-05-16T11:47:00Z"/>
        </w:trPr>
        <w:tc>
          <w:tcPr>
            <w:tcW w:w="3415" w:type="dxa"/>
            <w:shd w:val="clear" w:color="auto" w:fill="2E74B5" w:themeFill="accent5" w:themeFillShade="BF"/>
          </w:tcPr>
          <w:p w14:paraId="1CE98D08" w14:textId="77777777" w:rsidR="00992641" w:rsidRPr="00314140" w:rsidRDefault="00992641" w:rsidP="00E518B4">
            <w:pPr>
              <w:rPr>
                <w:ins w:id="15573" w:author="Russell Ott" w:date="2022-05-16T11:47:00Z"/>
                <w:rStyle w:val="Strong"/>
                <w:rFonts w:asciiTheme="minorHAnsi" w:hAnsiTheme="minorHAnsi" w:cstheme="minorHAnsi"/>
                <w:color w:val="FFFFFF" w:themeColor="background1"/>
              </w:rPr>
            </w:pPr>
            <w:ins w:id="15574" w:author="Russell Ott" w:date="2022-05-16T11:47:00Z">
              <w:r w:rsidRPr="00314140">
                <w:rPr>
                  <w:rStyle w:val="Strong"/>
                  <w:rFonts w:asciiTheme="minorHAnsi" w:hAnsiTheme="minorHAnsi" w:cstheme="minorHAnsi"/>
                  <w:color w:val="FFFFFF" w:themeColor="background1"/>
                </w:rPr>
                <w:t>USCDI v2 DATA ELEMENT </w:t>
              </w:r>
            </w:ins>
          </w:p>
        </w:tc>
        <w:tc>
          <w:tcPr>
            <w:tcW w:w="2160" w:type="dxa"/>
            <w:shd w:val="clear" w:color="auto" w:fill="2E74B5" w:themeFill="accent5" w:themeFillShade="BF"/>
          </w:tcPr>
          <w:p w14:paraId="46D43F27" w14:textId="77777777" w:rsidR="00992641" w:rsidRPr="00314140" w:rsidRDefault="00992641" w:rsidP="00E518B4">
            <w:pPr>
              <w:rPr>
                <w:ins w:id="15575" w:author="Russell Ott" w:date="2022-05-16T11:47:00Z"/>
                <w:rStyle w:val="Strong"/>
                <w:rFonts w:asciiTheme="minorHAnsi" w:hAnsiTheme="minorHAnsi" w:cstheme="minorHAnsi"/>
                <w:color w:val="FFFFFF" w:themeColor="background1"/>
              </w:rPr>
            </w:pPr>
            <w:ins w:id="15576" w:author="Russell Ott" w:date="2022-05-16T11:47:00Z">
              <w:r w:rsidRPr="00314140">
                <w:rPr>
                  <w:rStyle w:val="Strong"/>
                  <w:rFonts w:asciiTheme="minorHAnsi" w:hAnsiTheme="minorHAnsi" w:cstheme="minorHAnsi"/>
                  <w:color w:val="FFFFFF" w:themeColor="background1"/>
                </w:rPr>
                <w:t>USCDI Vocabulary Requirement</w:t>
              </w:r>
            </w:ins>
          </w:p>
        </w:tc>
        <w:tc>
          <w:tcPr>
            <w:tcW w:w="1800" w:type="dxa"/>
            <w:shd w:val="clear" w:color="auto" w:fill="2E74B5" w:themeFill="accent5" w:themeFillShade="BF"/>
          </w:tcPr>
          <w:p w14:paraId="57878D70" w14:textId="77777777" w:rsidR="00992641" w:rsidRPr="00314140" w:rsidRDefault="00992641" w:rsidP="00E518B4">
            <w:pPr>
              <w:rPr>
                <w:ins w:id="15577" w:author="Russell Ott" w:date="2022-05-16T11:47:00Z"/>
                <w:rStyle w:val="Strong"/>
                <w:rFonts w:asciiTheme="minorHAnsi" w:hAnsiTheme="minorHAnsi" w:cstheme="minorHAnsi"/>
                <w:color w:val="FFFFFF" w:themeColor="background1"/>
              </w:rPr>
            </w:pPr>
            <w:ins w:id="15578" w:author="Russell Ott" w:date="2022-05-16T11:47:00Z">
              <w:r w:rsidRPr="00314140">
                <w:rPr>
                  <w:rStyle w:val="Strong"/>
                  <w:rFonts w:asciiTheme="minorHAnsi" w:hAnsiTheme="minorHAnsi" w:cstheme="minorHAnsi"/>
                  <w:color w:val="FFFFFF" w:themeColor="background1"/>
                </w:rPr>
                <w:t>Template</w:t>
              </w:r>
            </w:ins>
          </w:p>
        </w:tc>
        <w:tc>
          <w:tcPr>
            <w:tcW w:w="2250" w:type="dxa"/>
            <w:shd w:val="clear" w:color="auto" w:fill="2E74B5" w:themeFill="accent5" w:themeFillShade="BF"/>
          </w:tcPr>
          <w:p w14:paraId="0649EC77" w14:textId="77777777" w:rsidR="00992641" w:rsidRPr="00314140" w:rsidRDefault="00992641" w:rsidP="00E518B4">
            <w:pPr>
              <w:rPr>
                <w:ins w:id="15579" w:author="Russell Ott" w:date="2022-05-16T11:47:00Z"/>
                <w:rStyle w:val="Strong"/>
                <w:rFonts w:asciiTheme="minorHAnsi" w:hAnsiTheme="minorHAnsi" w:cstheme="minorHAnsi"/>
                <w:color w:val="FFFFFF" w:themeColor="background1"/>
              </w:rPr>
            </w:pPr>
            <w:ins w:id="15580" w:author="Russell Ott" w:date="2022-05-16T11:47:00Z">
              <w:r w:rsidRPr="00314140">
                <w:rPr>
                  <w:rStyle w:val="Strong"/>
                  <w:rFonts w:asciiTheme="minorHAnsi" w:hAnsiTheme="minorHAnsi" w:cstheme="minorHAnsi"/>
                  <w:color w:val="FFFFFF" w:themeColor="background1"/>
                </w:rPr>
                <w:t>XPath</w:t>
              </w:r>
            </w:ins>
          </w:p>
        </w:tc>
      </w:tr>
      <w:tr w:rsidR="00BD12D9" w:rsidRPr="00314140" w14:paraId="4F14811A" w14:textId="77777777" w:rsidTr="00E518B4">
        <w:trPr>
          <w:ins w:id="15581" w:author="Russell Ott" w:date="2022-05-16T11:47:00Z"/>
        </w:trPr>
        <w:tc>
          <w:tcPr>
            <w:tcW w:w="3415" w:type="dxa"/>
          </w:tcPr>
          <w:p w14:paraId="3DCA2BD1" w14:textId="638B04FE" w:rsidR="00BD12D9" w:rsidRPr="00314140" w:rsidRDefault="001A0138" w:rsidP="00E518B4">
            <w:pPr>
              <w:pStyle w:val="NormalWeb"/>
              <w:spacing w:before="0" w:beforeAutospacing="0" w:after="0" w:afterAutospacing="0"/>
              <w:rPr>
                <w:ins w:id="15582" w:author="Russell Ott" w:date="2022-05-16T11:47:00Z"/>
                <w:rFonts w:asciiTheme="minorHAnsi" w:hAnsiTheme="minorHAnsi" w:cstheme="minorHAnsi"/>
                <w:color w:val="172B4D"/>
              </w:rPr>
            </w:pPr>
            <w:ins w:id="15583" w:author="Russell Ott" w:date="2022-05-16T11:47:00Z">
              <w:r>
                <w:fldChar w:fldCharType="begin"/>
              </w:r>
              <w:r>
                <w:instrText xml:space="preserve"> HYPERLINK "https://www.healthit.gov/isa/taxonomy/term/1836/uscdi-v2" </w:instrText>
              </w:r>
              <w:r>
                <w:fldChar w:fldCharType="separate"/>
              </w:r>
              <w:r w:rsidR="00BD12D9" w:rsidRPr="00314140">
                <w:rPr>
                  <w:rStyle w:val="Hyperlink"/>
                  <w:rFonts w:asciiTheme="minorHAnsi" w:hAnsiTheme="minorHAnsi" w:cstheme="minorHAnsi"/>
                </w:rPr>
                <w:t>SDOH Goals</w:t>
              </w:r>
              <w:r>
                <w:rPr>
                  <w:rStyle w:val="Hyperlink"/>
                  <w:rFonts w:asciiTheme="minorHAnsi" w:hAnsiTheme="minorHAnsi" w:cstheme="minorHAnsi"/>
                </w:rPr>
                <w:fldChar w:fldCharType="end"/>
              </w:r>
            </w:ins>
          </w:p>
          <w:p w14:paraId="13C7102A" w14:textId="0FFFBE68" w:rsidR="00BD12D9" w:rsidRPr="00314140" w:rsidRDefault="00BD12D9" w:rsidP="00E518B4">
            <w:pPr>
              <w:rPr>
                <w:ins w:id="15584" w:author="Russell Ott" w:date="2022-05-16T11:47:00Z"/>
                <w:rStyle w:val="Strong"/>
                <w:rFonts w:asciiTheme="minorHAnsi" w:hAnsiTheme="minorHAnsi" w:cstheme="minorHAnsi"/>
                <w:color w:val="172B4D"/>
              </w:rPr>
            </w:pPr>
            <w:ins w:id="15585" w:author="Russell Ott" w:date="2022-05-16T11:47:00Z">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ins>
          </w:p>
        </w:tc>
        <w:tc>
          <w:tcPr>
            <w:tcW w:w="2160" w:type="dxa"/>
          </w:tcPr>
          <w:p w14:paraId="61384836" w14:textId="77777777" w:rsidR="00BD12D9" w:rsidRPr="00314140" w:rsidRDefault="00BD12D9" w:rsidP="00E518B4">
            <w:pPr>
              <w:pStyle w:val="NormalWeb"/>
              <w:spacing w:before="0" w:beforeAutospacing="0" w:after="0" w:afterAutospacing="0"/>
              <w:rPr>
                <w:ins w:id="15586" w:author="Russell Ott" w:date="2022-05-16T11:47:00Z"/>
                <w:rFonts w:asciiTheme="minorHAnsi" w:hAnsiTheme="minorHAnsi" w:cstheme="minorHAnsi"/>
                <w:color w:val="172B4D"/>
              </w:rPr>
            </w:pPr>
            <w:ins w:id="15587" w:author="Russell Ott" w:date="2022-05-16T11:47:00Z">
              <w:r w:rsidRPr="00314140">
                <w:rPr>
                  <w:rFonts w:asciiTheme="minorHAnsi" w:hAnsiTheme="minorHAnsi" w:cstheme="minorHAnsi"/>
                  <w:color w:val="172B4D"/>
                </w:rPr>
                <w:t>• SNOMED International, Systematized Nomenclature of Medicine Clinical Terms (SNOMED CT®) U.S. Edition, March 2021 Release </w:t>
              </w:r>
            </w:ins>
          </w:p>
          <w:p w14:paraId="56C3CB10" w14:textId="473734CE" w:rsidR="00BD12D9" w:rsidRPr="00314140" w:rsidRDefault="00BD12D9" w:rsidP="00E518B4">
            <w:pPr>
              <w:rPr>
                <w:ins w:id="15588" w:author="Russell Ott" w:date="2022-05-16T11:47:00Z"/>
                <w:rFonts w:asciiTheme="minorHAnsi" w:hAnsiTheme="minorHAnsi" w:cstheme="minorHAnsi"/>
              </w:rPr>
            </w:pPr>
            <w:ins w:id="15589" w:author="Russell Ott" w:date="2022-05-16T11:47:00Z">
              <w:r w:rsidRPr="00314140">
                <w:rPr>
                  <w:rFonts w:asciiTheme="minorHAnsi" w:hAnsiTheme="minorHAnsi" w:cstheme="minorHAnsi"/>
                  <w:color w:val="172B4D"/>
                </w:rPr>
                <w:t>• Logical Observation Identifiers Names and Codes (LOINC®) version 2.70 </w:t>
              </w:r>
            </w:ins>
          </w:p>
        </w:tc>
        <w:tc>
          <w:tcPr>
            <w:tcW w:w="1800" w:type="dxa"/>
          </w:tcPr>
          <w:p w14:paraId="3051FA4F" w14:textId="23187FBA" w:rsidR="00BD12D9" w:rsidRPr="00314140" w:rsidRDefault="00BD12D9" w:rsidP="00E518B4">
            <w:pPr>
              <w:rPr>
                <w:ins w:id="15590" w:author="Russell Ott" w:date="2022-05-16T11:47:00Z"/>
                <w:rStyle w:val="Hyperlink"/>
                <w:rFonts w:asciiTheme="minorHAnsi" w:hAnsiTheme="minorHAnsi" w:cstheme="minorHAnsi"/>
                <w:color w:val="0052CC"/>
              </w:rPr>
            </w:pPr>
            <w:ins w:id="15591" w:author="Russell Ott" w:date="2022-05-16T11:47:00Z">
              <w:r w:rsidRPr="00314140">
                <w:rPr>
                  <w:rFonts w:asciiTheme="minorHAnsi" w:hAnsiTheme="minorHAnsi" w:cstheme="minorHAnsi"/>
                </w:rPr>
                <w:t>Goal Observation</w:t>
              </w:r>
            </w:ins>
          </w:p>
        </w:tc>
        <w:tc>
          <w:tcPr>
            <w:tcW w:w="2250" w:type="dxa"/>
          </w:tcPr>
          <w:p w14:paraId="71617CE4" w14:textId="77777777" w:rsidR="00BD12D9" w:rsidRPr="00907779" w:rsidRDefault="00BD12D9" w:rsidP="00E518B4">
            <w:pPr>
              <w:pStyle w:val="NormalWeb"/>
              <w:spacing w:before="0" w:beforeAutospacing="0" w:after="0" w:afterAutospacing="0"/>
              <w:rPr>
                <w:ins w:id="15592" w:author="Russell Ott" w:date="2022-05-16T11:47:00Z"/>
                <w:rFonts w:ascii="Courier New" w:hAnsi="Courier New" w:cs="Courier New"/>
                <w:color w:val="172B4D"/>
                <w:sz w:val="18"/>
                <w:szCs w:val="18"/>
              </w:rPr>
            </w:pPr>
            <w:ins w:id="15593" w:author="Russell Ott" w:date="2022-05-16T11:47:00Z">
              <w:r w:rsidRPr="00907779">
                <w:rPr>
                  <w:rFonts w:ascii="Courier New" w:hAnsi="Courier New" w:cs="Courier New"/>
                  <w:color w:val="172B4D"/>
                  <w:sz w:val="18"/>
                  <w:szCs w:val="18"/>
                </w:rPr>
                <w:t>observation/code</w:t>
              </w:r>
            </w:ins>
          </w:p>
          <w:p w14:paraId="44013BFA" w14:textId="77777777" w:rsidR="00BD12D9" w:rsidRPr="00314140" w:rsidRDefault="00BD12D9" w:rsidP="00E518B4">
            <w:pPr>
              <w:pStyle w:val="NormalWeb"/>
              <w:spacing w:before="150" w:beforeAutospacing="0" w:after="0" w:afterAutospacing="0"/>
              <w:rPr>
                <w:ins w:id="15594" w:author="Russell Ott" w:date="2022-05-16T11:47:00Z"/>
                <w:rFonts w:asciiTheme="minorHAnsi" w:hAnsiTheme="minorHAnsi" w:cstheme="minorHAnsi"/>
                <w:color w:val="172B4D"/>
              </w:rPr>
            </w:pPr>
            <w:ins w:id="15595" w:author="Russell Ott" w:date="2022-05-16T11:47:00Z">
              <w:r w:rsidRPr="00314140">
                <w:rPr>
                  <w:rFonts w:asciiTheme="minorHAnsi" w:hAnsiTheme="minorHAnsi" w:cstheme="minorHAnsi"/>
                  <w:color w:val="172B4D"/>
                </w:rPr>
                <w:t>and/or</w:t>
              </w:r>
            </w:ins>
          </w:p>
          <w:p w14:paraId="14DBCB57" w14:textId="7E66B71D" w:rsidR="00BD12D9" w:rsidRPr="00907779" w:rsidRDefault="00BD12D9" w:rsidP="00E518B4">
            <w:pPr>
              <w:keepNext/>
              <w:rPr>
                <w:ins w:id="15596" w:author="Russell Ott" w:date="2022-05-16T11:47:00Z"/>
                <w:rFonts w:ascii="Courier New" w:hAnsi="Courier New" w:cs="Courier New"/>
                <w:color w:val="172B4D"/>
                <w:sz w:val="18"/>
                <w:szCs w:val="18"/>
              </w:rPr>
            </w:pPr>
            <w:ins w:id="15597" w:author="Russell Ott" w:date="2022-05-16T11:47:00Z">
              <w:r w:rsidRPr="00907779">
                <w:rPr>
                  <w:rFonts w:ascii="Courier New" w:hAnsi="Courier New" w:cs="Courier New"/>
                  <w:color w:val="172B4D"/>
                  <w:sz w:val="18"/>
                  <w:szCs w:val="18"/>
                </w:rPr>
                <w:t>observation/value</w:t>
              </w:r>
            </w:ins>
          </w:p>
        </w:tc>
      </w:tr>
    </w:tbl>
    <w:p w14:paraId="7A04A244" w14:textId="1D6CA34C" w:rsidR="00943AA0" w:rsidRPr="00943AA0" w:rsidRDefault="00E518B4" w:rsidP="00E518B4">
      <w:pPr>
        <w:pStyle w:val="Caption"/>
        <w:rPr>
          <w:ins w:id="15598" w:author="Russell Ott" w:date="2022-05-16T11:47:00Z"/>
        </w:rPr>
      </w:pPr>
      <w:bookmarkStart w:id="15599" w:name="_Toc103262941"/>
      <w:ins w:id="15600"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74</w:t>
        </w:r>
        <w:r w:rsidR="00132A94">
          <w:rPr>
            <w:noProof/>
          </w:rPr>
          <w:fldChar w:fldCharType="end"/>
        </w:r>
        <w:r>
          <w:t>:</w:t>
        </w:r>
        <w:r w:rsidRPr="0038406A">
          <w:t xml:space="preserve"> USCDI v2 Data Elements - </w:t>
        </w:r>
        <w:r>
          <w:t>Goals</w:t>
        </w:r>
        <w:bookmarkEnd w:id="15599"/>
      </w:ins>
    </w:p>
    <w:p w14:paraId="710D7492" w14:textId="677C9063" w:rsidR="00E24F5F" w:rsidRDefault="004724A8" w:rsidP="002E634A">
      <w:pPr>
        <w:pStyle w:val="Heading4"/>
        <w:rPr>
          <w:ins w:id="15601" w:author="Russell Ott" w:date="2022-05-16T11:47:00Z"/>
        </w:rPr>
      </w:pPr>
      <w:ins w:id="15602" w:author="Russell Ott" w:date="2022-05-16T11:47:00Z">
        <w:r>
          <w:t>SDOH Goals</w:t>
        </w:r>
      </w:ins>
    </w:p>
    <w:p w14:paraId="5A01474C" w14:textId="14380C63" w:rsidR="00261355" w:rsidRDefault="00261355" w:rsidP="00E24F5F">
      <w:pPr>
        <w:rPr>
          <w:ins w:id="15603" w:author="Russell Ott" w:date="2022-05-16T11:47:00Z"/>
          <w:rFonts w:asciiTheme="minorHAnsi" w:hAnsiTheme="minorHAnsi" w:cstheme="minorHAnsi"/>
        </w:rPr>
      </w:pPr>
      <w:ins w:id="15604" w:author="Russell Ott" w:date="2022-05-16T11:47:00Z">
        <w:r>
          <w:rPr>
            <w:rFonts w:asciiTheme="minorHAnsi" w:hAnsiTheme="minorHAnsi" w:cstheme="minorHAnsi"/>
          </w:rPr>
          <w:t>The updated Goals Observation template includes a value set for conveying SDOH goals.</w:t>
        </w:r>
      </w:ins>
    </w:p>
    <w:p w14:paraId="453FF480" w14:textId="77777777" w:rsidR="000C52ED" w:rsidRDefault="000C52ED" w:rsidP="00E24F5F">
      <w:pPr>
        <w:rPr>
          <w:ins w:id="15605" w:author="Russell Ott" w:date="2022-05-16T11:47:00Z"/>
          <w:rFonts w:asciiTheme="minorHAnsi" w:hAnsiTheme="minorHAnsi" w:cstheme="minorHAnsi"/>
        </w:rPr>
      </w:pPr>
    </w:p>
    <w:p w14:paraId="25DE01FB" w14:textId="40E8F1C9" w:rsidR="00261355" w:rsidRDefault="00F51B6A" w:rsidP="00E24F5F">
      <w:pPr>
        <w:rPr>
          <w:ins w:id="15606" w:author="Russell Ott" w:date="2022-05-16T11:47:00Z"/>
          <w:rFonts w:asciiTheme="minorHAnsi" w:hAnsiTheme="minorHAnsi" w:cstheme="minorHAnsi"/>
        </w:rPr>
      </w:pPr>
      <w:ins w:id="15607" w:author="Russell Ott" w:date="2022-05-16T11:47:00Z">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ins>
    </w:p>
    <w:p w14:paraId="73ABA34D" w14:textId="3561E846" w:rsidR="001E7AE2" w:rsidRPr="00A61A3F" w:rsidRDefault="000C52ED" w:rsidP="00F10C7C">
      <w:pPr>
        <w:pStyle w:val="Heading3"/>
        <w:rPr>
          <w:ins w:id="15608" w:author="Russell Ott" w:date="2022-05-16T11:47:00Z"/>
        </w:rPr>
      </w:pPr>
      <w:bookmarkStart w:id="15609" w:name="_Toc98851892"/>
      <w:bookmarkStart w:id="15610" w:name="_Toc103262728"/>
      <w:bookmarkEnd w:id="15609"/>
      <w:ins w:id="15611" w:author="Russell Ott" w:date="2022-05-16T11:47:00Z">
        <w:r w:rsidRPr="00A61A3F">
          <w:t>Patient Demographics</w:t>
        </w:r>
        <w:bookmarkEnd w:id="15610"/>
      </w:ins>
    </w:p>
    <w:tbl>
      <w:tblPr>
        <w:tblStyle w:val="TableGrid"/>
        <w:tblW w:w="10075" w:type="dxa"/>
        <w:tblLook w:val="04A0" w:firstRow="1" w:lastRow="0" w:firstColumn="1" w:lastColumn="0" w:noHBand="0" w:noVBand="1"/>
      </w:tblPr>
      <w:tblGrid>
        <w:gridCol w:w="1415"/>
        <w:gridCol w:w="4610"/>
        <w:gridCol w:w="1800"/>
        <w:gridCol w:w="2250"/>
      </w:tblGrid>
      <w:tr w:rsidR="00992641" w:rsidRPr="00314140" w14:paraId="78DE350A" w14:textId="77777777" w:rsidTr="00314140">
        <w:trPr>
          <w:ins w:id="15612" w:author="Russell Ott" w:date="2022-05-16T11:47:00Z"/>
        </w:trPr>
        <w:tc>
          <w:tcPr>
            <w:tcW w:w="1415" w:type="dxa"/>
            <w:shd w:val="clear" w:color="auto" w:fill="2E74B5" w:themeFill="accent5" w:themeFillShade="BF"/>
          </w:tcPr>
          <w:p w14:paraId="140DF5CA" w14:textId="77777777" w:rsidR="00992641" w:rsidRPr="00314140" w:rsidRDefault="00992641" w:rsidP="00E518B4">
            <w:pPr>
              <w:rPr>
                <w:ins w:id="15613" w:author="Russell Ott" w:date="2022-05-16T11:47:00Z"/>
                <w:rStyle w:val="Strong"/>
                <w:rFonts w:asciiTheme="minorHAnsi" w:hAnsiTheme="minorHAnsi" w:cstheme="minorHAnsi"/>
                <w:color w:val="FFFFFF" w:themeColor="background1"/>
              </w:rPr>
            </w:pPr>
            <w:ins w:id="15614" w:author="Russell Ott" w:date="2022-05-16T11:47:00Z">
              <w:r w:rsidRPr="00314140">
                <w:rPr>
                  <w:rStyle w:val="Strong"/>
                  <w:rFonts w:asciiTheme="minorHAnsi" w:hAnsiTheme="minorHAnsi" w:cstheme="minorHAnsi"/>
                  <w:color w:val="FFFFFF" w:themeColor="background1"/>
                </w:rPr>
                <w:t>USCDI v2 DATA ELEMENT </w:t>
              </w:r>
            </w:ins>
          </w:p>
        </w:tc>
        <w:tc>
          <w:tcPr>
            <w:tcW w:w="4610" w:type="dxa"/>
            <w:shd w:val="clear" w:color="auto" w:fill="2E74B5" w:themeFill="accent5" w:themeFillShade="BF"/>
          </w:tcPr>
          <w:p w14:paraId="769AF117" w14:textId="77777777" w:rsidR="00992641" w:rsidRPr="00314140" w:rsidRDefault="00992641" w:rsidP="00E518B4">
            <w:pPr>
              <w:rPr>
                <w:ins w:id="15615" w:author="Russell Ott" w:date="2022-05-16T11:47:00Z"/>
                <w:rStyle w:val="Strong"/>
                <w:rFonts w:asciiTheme="minorHAnsi" w:hAnsiTheme="minorHAnsi" w:cstheme="minorHAnsi"/>
                <w:color w:val="FFFFFF" w:themeColor="background1"/>
              </w:rPr>
            </w:pPr>
            <w:ins w:id="15616" w:author="Russell Ott" w:date="2022-05-16T11:47:00Z">
              <w:r w:rsidRPr="00314140">
                <w:rPr>
                  <w:rStyle w:val="Strong"/>
                  <w:rFonts w:asciiTheme="minorHAnsi" w:hAnsiTheme="minorHAnsi" w:cstheme="minorHAnsi"/>
                  <w:color w:val="FFFFFF" w:themeColor="background1"/>
                </w:rPr>
                <w:t>USCDI Vocabulary Requirement</w:t>
              </w:r>
            </w:ins>
          </w:p>
        </w:tc>
        <w:tc>
          <w:tcPr>
            <w:tcW w:w="1800" w:type="dxa"/>
            <w:shd w:val="clear" w:color="auto" w:fill="2E74B5" w:themeFill="accent5" w:themeFillShade="BF"/>
          </w:tcPr>
          <w:p w14:paraId="311FEDBA" w14:textId="77777777" w:rsidR="00992641" w:rsidRPr="00314140" w:rsidRDefault="00992641" w:rsidP="00E518B4">
            <w:pPr>
              <w:rPr>
                <w:ins w:id="15617" w:author="Russell Ott" w:date="2022-05-16T11:47:00Z"/>
                <w:rStyle w:val="Strong"/>
                <w:rFonts w:asciiTheme="minorHAnsi" w:hAnsiTheme="minorHAnsi" w:cstheme="minorHAnsi"/>
                <w:color w:val="FFFFFF" w:themeColor="background1"/>
              </w:rPr>
            </w:pPr>
            <w:ins w:id="15618" w:author="Russell Ott" w:date="2022-05-16T11:47:00Z">
              <w:r w:rsidRPr="00314140">
                <w:rPr>
                  <w:rStyle w:val="Strong"/>
                  <w:rFonts w:asciiTheme="minorHAnsi" w:hAnsiTheme="minorHAnsi" w:cstheme="minorHAnsi"/>
                  <w:color w:val="FFFFFF" w:themeColor="background1"/>
                </w:rPr>
                <w:t>Template</w:t>
              </w:r>
            </w:ins>
          </w:p>
        </w:tc>
        <w:tc>
          <w:tcPr>
            <w:tcW w:w="2250" w:type="dxa"/>
            <w:shd w:val="clear" w:color="auto" w:fill="2E74B5" w:themeFill="accent5" w:themeFillShade="BF"/>
          </w:tcPr>
          <w:p w14:paraId="30EFC17A" w14:textId="77777777" w:rsidR="00992641" w:rsidRPr="00314140" w:rsidRDefault="00992641" w:rsidP="00E518B4">
            <w:pPr>
              <w:rPr>
                <w:ins w:id="15619" w:author="Russell Ott" w:date="2022-05-16T11:47:00Z"/>
                <w:rStyle w:val="Strong"/>
                <w:rFonts w:asciiTheme="minorHAnsi" w:hAnsiTheme="minorHAnsi" w:cstheme="minorHAnsi"/>
                <w:color w:val="FFFFFF" w:themeColor="background1"/>
              </w:rPr>
            </w:pPr>
            <w:ins w:id="15620" w:author="Russell Ott" w:date="2022-05-16T11:47:00Z">
              <w:r w:rsidRPr="00314140">
                <w:rPr>
                  <w:rStyle w:val="Strong"/>
                  <w:rFonts w:asciiTheme="minorHAnsi" w:hAnsiTheme="minorHAnsi" w:cstheme="minorHAnsi"/>
                  <w:color w:val="FFFFFF" w:themeColor="background1"/>
                </w:rPr>
                <w:t>XPath</w:t>
              </w:r>
            </w:ins>
          </w:p>
        </w:tc>
      </w:tr>
      <w:tr w:rsidR="00E24F5F" w:rsidRPr="00314140" w14:paraId="2B21560C" w14:textId="77777777" w:rsidTr="00E518B4">
        <w:trPr>
          <w:ins w:id="15621" w:author="Russell Ott" w:date="2022-05-16T11:47:00Z"/>
        </w:trPr>
        <w:tc>
          <w:tcPr>
            <w:tcW w:w="1415" w:type="dxa"/>
          </w:tcPr>
          <w:p w14:paraId="7B28838E" w14:textId="129E67AD" w:rsidR="00E24F5F" w:rsidRPr="00314140" w:rsidRDefault="001A0138" w:rsidP="00E518B4">
            <w:pPr>
              <w:pStyle w:val="NormalWeb"/>
              <w:spacing w:before="0" w:beforeAutospacing="0" w:after="0" w:afterAutospacing="0"/>
              <w:rPr>
                <w:ins w:id="15622" w:author="Russell Ott" w:date="2022-05-16T11:47:00Z"/>
                <w:rFonts w:asciiTheme="minorHAnsi" w:hAnsiTheme="minorHAnsi" w:cstheme="minorHAnsi"/>
                <w:color w:val="172B4D"/>
              </w:rPr>
            </w:pPr>
            <w:ins w:id="15623" w:author="Russell Ott" w:date="2022-05-16T11:47:00Z">
              <w:r>
                <w:fldChar w:fldCharType="begin"/>
              </w:r>
              <w:r>
                <w:instrText xml:space="preserve"> HYPERLINK "https://www.healthit.gov/isa/taxonomy/term/2741/uscdi-v2" </w:instrText>
              </w:r>
              <w:r>
                <w:fldChar w:fldCharType="separate"/>
              </w:r>
              <w:r w:rsidR="00E24F5F" w:rsidRPr="00314140">
                <w:rPr>
                  <w:rStyle w:val="Hyperlink"/>
                  <w:rFonts w:asciiTheme="minorHAnsi" w:hAnsiTheme="minorHAnsi" w:cstheme="minorHAnsi"/>
                  <w:b/>
                  <w:bCs/>
                </w:rPr>
                <w:t>Sexual Orientation</w:t>
              </w:r>
              <w:r>
                <w:rPr>
                  <w:rStyle w:val="Hyperlink"/>
                  <w:rFonts w:asciiTheme="minorHAnsi" w:hAnsiTheme="minorHAnsi" w:cstheme="minorHAnsi"/>
                  <w:b/>
                  <w:bCs/>
                </w:rPr>
                <w:fldChar w:fldCharType="end"/>
              </w:r>
            </w:ins>
          </w:p>
          <w:p w14:paraId="7FA5CB06" w14:textId="5C4BC8FC" w:rsidR="00E24F5F" w:rsidRPr="00314140" w:rsidRDefault="00E24F5F" w:rsidP="00E518B4">
            <w:pPr>
              <w:rPr>
                <w:ins w:id="15624" w:author="Russell Ott" w:date="2022-05-16T11:47:00Z"/>
                <w:rStyle w:val="Strong"/>
                <w:rFonts w:asciiTheme="minorHAnsi" w:hAnsiTheme="minorHAnsi" w:cstheme="minorHAnsi"/>
                <w:color w:val="172B4D"/>
              </w:rPr>
            </w:pPr>
            <w:ins w:id="15625" w:author="Russell Ott" w:date="2022-05-16T11:47:00Z">
              <w:r w:rsidRPr="00314140">
                <w:rPr>
                  <w:rFonts w:asciiTheme="minorHAnsi" w:hAnsiTheme="minorHAnsi" w:cstheme="minorHAnsi"/>
                  <w:color w:val="172B4D"/>
                </w:rPr>
                <w:t>A person’s identification of their emotional, romantic, sexual, or affectional attraction to another person.</w:t>
              </w:r>
            </w:ins>
          </w:p>
        </w:tc>
        <w:tc>
          <w:tcPr>
            <w:tcW w:w="4610" w:type="dxa"/>
          </w:tcPr>
          <w:p w14:paraId="626A42B0" w14:textId="77777777" w:rsidR="00E24F5F" w:rsidRPr="00314140" w:rsidRDefault="00E24F5F" w:rsidP="00E518B4">
            <w:pPr>
              <w:pStyle w:val="NormalWeb"/>
              <w:spacing w:before="0" w:beforeAutospacing="0" w:after="0" w:afterAutospacing="0"/>
              <w:rPr>
                <w:ins w:id="15626" w:author="Russell Ott" w:date="2022-05-16T11:47:00Z"/>
                <w:rFonts w:asciiTheme="minorHAnsi" w:hAnsiTheme="minorHAnsi" w:cstheme="minorHAnsi"/>
                <w:color w:val="172B4D"/>
              </w:rPr>
            </w:pPr>
            <w:ins w:id="15627" w:author="Russell Ott" w:date="2022-05-16T11:47:00Z">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ins>
          </w:p>
          <w:p w14:paraId="218D3D4B" w14:textId="77777777" w:rsidR="00E24F5F" w:rsidRPr="00314140" w:rsidRDefault="00E24F5F" w:rsidP="00E518B4">
            <w:pPr>
              <w:pStyle w:val="NormalWeb"/>
              <w:spacing w:before="150" w:beforeAutospacing="0" w:after="0" w:afterAutospacing="0"/>
              <w:rPr>
                <w:ins w:id="15628" w:author="Russell Ott" w:date="2022-05-16T11:47:00Z"/>
                <w:rFonts w:asciiTheme="minorHAnsi" w:hAnsiTheme="minorHAnsi" w:cstheme="minorHAnsi"/>
                <w:color w:val="172B4D"/>
              </w:rPr>
            </w:pPr>
            <w:ins w:id="15629" w:author="Russell Ott" w:date="2022-05-16T11:47:00Z">
              <w:r w:rsidRPr="00314140">
                <w:rPr>
                  <w:rFonts w:asciiTheme="minorHAnsi" w:hAnsiTheme="minorHAnsi" w:cstheme="minorHAnsi"/>
                  <w:color w:val="172B4D"/>
                </w:rPr>
                <w:t>• Lesbian, gay or homosexual. 38628009 </w:t>
              </w:r>
            </w:ins>
          </w:p>
          <w:p w14:paraId="42753A8A" w14:textId="77777777" w:rsidR="00E24F5F" w:rsidRPr="00314140" w:rsidRDefault="00E24F5F" w:rsidP="00E518B4">
            <w:pPr>
              <w:pStyle w:val="NormalWeb"/>
              <w:spacing w:before="150" w:beforeAutospacing="0" w:after="0" w:afterAutospacing="0"/>
              <w:rPr>
                <w:ins w:id="15630" w:author="Russell Ott" w:date="2022-05-16T11:47:00Z"/>
                <w:rFonts w:asciiTheme="minorHAnsi" w:hAnsiTheme="minorHAnsi" w:cstheme="minorHAnsi"/>
                <w:color w:val="172B4D"/>
              </w:rPr>
            </w:pPr>
            <w:ins w:id="15631" w:author="Russell Ott" w:date="2022-05-16T11:47:00Z">
              <w:r w:rsidRPr="00314140">
                <w:rPr>
                  <w:rFonts w:asciiTheme="minorHAnsi" w:hAnsiTheme="minorHAnsi" w:cstheme="minorHAnsi"/>
                  <w:color w:val="172B4D"/>
                </w:rPr>
                <w:t>• Straight or heterosexual. 20430005 </w:t>
              </w:r>
            </w:ins>
          </w:p>
          <w:p w14:paraId="2653A73C" w14:textId="77777777" w:rsidR="00E24F5F" w:rsidRPr="00314140" w:rsidRDefault="00E24F5F" w:rsidP="00E518B4">
            <w:pPr>
              <w:pStyle w:val="NormalWeb"/>
              <w:spacing w:before="150" w:beforeAutospacing="0" w:after="0" w:afterAutospacing="0"/>
              <w:rPr>
                <w:ins w:id="15632" w:author="Russell Ott" w:date="2022-05-16T11:47:00Z"/>
                <w:rFonts w:asciiTheme="minorHAnsi" w:hAnsiTheme="minorHAnsi" w:cstheme="minorHAnsi"/>
                <w:color w:val="172B4D"/>
              </w:rPr>
            </w:pPr>
            <w:ins w:id="15633" w:author="Russell Ott" w:date="2022-05-16T11:47:00Z">
              <w:r w:rsidRPr="00314140">
                <w:rPr>
                  <w:rFonts w:asciiTheme="minorHAnsi" w:hAnsiTheme="minorHAnsi" w:cstheme="minorHAnsi"/>
                  <w:color w:val="172B4D"/>
                </w:rPr>
                <w:t>• Bisexual. 42035005</w:t>
              </w:r>
            </w:ins>
          </w:p>
          <w:p w14:paraId="7243803C" w14:textId="77777777" w:rsidR="00E24F5F" w:rsidRPr="00314140" w:rsidRDefault="00E24F5F" w:rsidP="00E518B4">
            <w:pPr>
              <w:pStyle w:val="NormalWeb"/>
              <w:spacing w:before="150" w:beforeAutospacing="0" w:after="0" w:afterAutospacing="0"/>
              <w:rPr>
                <w:ins w:id="15634" w:author="Russell Ott" w:date="2022-05-16T11:47:00Z"/>
                <w:rFonts w:asciiTheme="minorHAnsi" w:hAnsiTheme="minorHAnsi" w:cstheme="minorHAnsi"/>
                <w:color w:val="172B4D"/>
              </w:rPr>
            </w:pPr>
            <w:ins w:id="15635" w:author="Russell Ott" w:date="2022-05-16T11:47:00Z">
              <w:r w:rsidRPr="00314140">
                <w:rPr>
                  <w:rFonts w:asciiTheme="minorHAnsi" w:hAnsiTheme="minorHAnsi" w:cstheme="minorHAnsi"/>
                  <w:color w:val="172B4D"/>
                </w:rPr>
                <w:t> • Something else, please describe. nullFlavor OTH </w:t>
              </w:r>
            </w:ins>
          </w:p>
          <w:p w14:paraId="229B7D07" w14:textId="77777777" w:rsidR="00E24F5F" w:rsidRPr="00314140" w:rsidRDefault="00E24F5F" w:rsidP="00E518B4">
            <w:pPr>
              <w:pStyle w:val="NormalWeb"/>
              <w:spacing w:before="150" w:beforeAutospacing="0" w:after="0" w:afterAutospacing="0"/>
              <w:rPr>
                <w:ins w:id="15636" w:author="Russell Ott" w:date="2022-05-16T11:47:00Z"/>
                <w:rFonts w:asciiTheme="minorHAnsi" w:hAnsiTheme="minorHAnsi" w:cstheme="minorHAnsi"/>
                <w:color w:val="172B4D"/>
              </w:rPr>
            </w:pPr>
            <w:ins w:id="15637" w:author="Russell Ott" w:date="2022-05-16T11:47:00Z">
              <w:r w:rsidRPr="00314140">
                <w:rPr>
                  <w:rFonts w:asciiTheme="minorHAnsi" w:hAnsiTheme="minorHAnsi" w:cstheme="minorHAnsi"/>
                  <w:color w:val="172B4D"/>
                </w:rPr>
                <w:t>• Don't know. nullFlavor UNK </w:t>
              </w:r>
            </w:ins>
          </w:p>
          <w:p w14:paraId="166A91E7" w14:textId="42183981" w:rsidR="00E24F5F" w:rsidRPr="00314140" w:rsidRDefault="00E24F5F" w:rsidP="00E518B4">
            <w:pPr>
              <w:rPr>
                <w:ins w:id="15638" w:author="Russell Ott" w:date="2022-05-16T11:47:00Z"/>
                <w:rFonts w:asciiTheme="minorHAnsi" w:hAnsiTheme="minorHAnsi" w:cstheme="minorHAnsi"/>
              </w:rPr>
            </w:pPr>
            <w:ins w:id="15639" w:author="Russell Ott" w:date="2022-05-16T11:47:00Z">
              <w:r w:rsidRPr="00314140">
                <w:rPr>
                  <w:rFonts w:asciiTheme="minorHAnsi" w:hAnsiTheme="minorHAnsi" w:cstheme="minorHAnsi"/>
                  <w:color w:val="172B4D"/>
                </w:rPr>
                <w:t>• Choose not to disclose. nullFlavor ASKU Adopted at 45 CFR 170.207(o)(1)</w:t>
              </w:r>
            </w:ins>
          </w:p>
        </w:tc>
        <w:tc>
          <w:tcPr>
            <w:tcW w:w="1800" w:type="dxa"/>
          </w:tcPr>
          <w:p w14:paraId="116C13FA" w14:textId="489B8431" w:rsidR="00E24F5F" w:rsidRPr="00314140" w:rsidRDefault="00E24F5F" w:rsidP="00E518B4">
            <w:pPr>
              <w:rPr>
                <w:ins w:id="15640" w:author="Russell Ott" w:date="2022-05-16T11:47:00Z"/>
                <w:rStyle w:val="Hyperlink"/>
                <w:rFonts w:asciiTheme="minorHAnsi" w:hAnsiTheme="minorHAnsi" w:cstheme="minorHAnsi"/>
                <w:color w:val="0052CC"/>
              </w:rPr>
            </w:pPr>
            <w:ins w:id="15641" w:author="Russell Ott" w:date="2022-05-16T11:47:00Z">
              <w:r w:rsidRPr="00314140">
                <w:rPr>
                  <w:rFonts w:asciiTheme="minorHAnsi" w:hAnsiTheme="minorHAnsi" w:cstheme="minorHAnsi"/>
                  <w:color w:val="172B4D"/>
                </w:rPr>
                <w:t>Sexual Orientation Observation</w:t>
              </w:r>
            </w:ins>
          </w:p>
        </w:tc>
        <w:tc>
          <w:tcPr>
            <w:tcW w:w="2250" w:type="dxa"/>
          </w:tcPr>
          <w:p w14:paraId="1401FBB0" w14:textId="081892FC" w:rsidR="00E24F5F" w:rsidRPr="00907779" w:rsidRDefault="001E7E2A" w:rsidP="00E518B4">
            <w:pPr>
              <w:rPr>
                <w:ins w:id="15642" w:author="Russell Ott" w:date="2022-05-16T11:47:00Z"/>
                <w:rFonts w:ascii="Courier New" w:hAnsi="Courier New" w:cs="Courier New"/>
                <w:color w:val="172B4D"/>
                <w:sz w:val="18"/>
                <w:szCs w:val="18"/>
              </w:rPr>
            </w:pPr>
            <w:ins w:id="15643" w:author="Russell Ott" w:date="2022-05-16T11:47:00Z">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ins>
          </w:p>
        </w:tc>
      </w:tr>
      <w:tr w:rsidR="00E24F5F" w:rsidRPr="00314140" w14:paraId="5EA0C2A0" w14:textId="77777777" w:rsidTr="00E518B4">
        <w:trPr>
          <w:ins w:id="15644" w:author="Russell Ott" w:date="2022-05-16T11:47:00Z"/>
        </w:trPr>
        <w:tc>
          <w:tcPr>
            <w:tcW w:w="1415" w:type="dxa"/>
          </w:tcPr>
          <w:p w14:paraId="2A211A0D" w14:textId="61FC1CC8" w:rsidR="00E24F5F" w:rsidRPr="00314140" w:rsidRDefault="001A0138" w:rsidP="00E518B4">
            <w:pPr>
              <w:pStyle w:val="NormalWeb"/>
              <w:spacing w:before="0" w:beforeAutospacing="0" w:after="0" w:afterAutospacing="0"/>
              <w:rPr>
                <w:ins w:id="15645" w:author="Russell Ott" w:date="2022-05-16T11:47:00Z"/>
                <w:rFonts w:asciiTheme="minorHAnsi" w:hAnsiTheme="minorHAnsi" w:cstheme="minorHAnsi"/>
                <w:color w:val="172B4D"/>
              </w:rPr>
            </w:pPr>
            <w:ins w:id="15646" w:author="Russell Ott" w:date="2022-05-16T11:47:00Z">
              <w:r>
                <w:fldChar w:fldCharType="begin"/>
              </w:r>
              <w:r>
                <w:instrText xml:space="preserve"> HYPERLINK "https://www.healthit.gov/isa/taxonomy/term/2736/uscdi-v2" </w:instrText>
              </w:r>
              <w:r>
                <w:fldChar w:fldCharType="separate"/>
              </w:r>
              <w:r w:rsidR="00E24F5F" w:rsidRPr="00314140">
                <w:rPr>
                  <w:rStyle w:val="Hyperlink"/>
                  <w:rFonts w:asciiTheme="minorHAnsi" w:hAnsiTheme="minorHAnsi" w:cstheme="minorHAnsi"/>
                  <w:b/>
                  <w:bCs/>
                </w:rPr>
                <w:t>Gender Identity</w:t>
              </w:r>
              <w:r>
                <w:rPr>
                  <w:rStyle w:val="Hyperlink"/>
                  <w:rFonts w:asciiTheme="minorHAnsi" w:hAnsiTheme="minorHAnsi" w:cstheme="minorHAnsi"/>
                  <w:b/>
                  <w:bCs/>
                </w:rPr>
                <w:fldChar w:fldCharType="end"/>
              </w:r>
            </w:ins>
          </w:p>
          <w:p w14:paraId="38EECC4C" w14:textId="52F13BB7" w:rsidR="00E24F5F" w:rsidRPr="00314140" w:rsidRDefault="00E24F5F" w:rsidP="00E518B4">
            <w:pPr>
              <w:rPr>
                <w:ins w:id="15647" w:author="Russell Ott" w:date="2022-05-16T11:47:00Z"/>
                <w:rStyle w:val="Strong"/>
                <w:rFonts w:asciiTheme="minorHAnsi" w:hAnsiTheme="minorHAnsi" w:cstheme="minorHAnsi"/>
                <w:color w:val="172B4D"/>
              </w:rPr>
            </w:pPr>
            <w:ins w:id="15648" w:author="Russell Ott" w:date="2022-05-16T11:47:00Z">
              <w:r w:rsidRPr="00314140">
                <w:rPr>
                  <w:rFonts w:asciiTheme="minorHAnsi" w:hAnsiTheme="minorHAnsi" w:cstheme="minorHAnsi"/>
                  <w:color w:val="172B4D"/>
                </w:rPr>
                <w:t>A person’s internal sense of being a man, woman, both, or neither.</w:t>
              </w:r>
            </w:ins>
          </w:p>
        </w:tc>
        <w:tc>
          <w:tcPr>
            <w:tcW w:w="4610" w:type="dxa"/>
          </w:tcPr>
          <w:p w14:paraId="0B8CB0E7" w14:textId="77777777" w:rsidR="00E24F5F" w:rsidRPr="00314140" w:rsidRDefault="00E24F5F" w:rsidP="00E518B4">
            <w:pPr>
              <w:pStyle w:val="NormalWeb"/>
              <w:spacing w:before="0" w:beforeAutospacing="0" w:after="0" w:afterAutospacing="0"/>
              <w:rPr>
                <w:ins w:id="15649" w:author="Russell Ott" w:date="2022-05-16T11:47:00Z"/>
                <w:rFonts w:asciiTheme="minorHAnsi" w:hAnsiTheme="minorHAnsi" w:cstheme="minorHAnsi"/>
                <w:color w:val="172B4D"/>
              </w:rPr>
            </w:pPr>
            <w:ins w:id="15650" w:author="Russell Ott" w:date="2022-05-16T11:47:00Z">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ins>
          </w:p>
          <w:p w14:paraId="2F6B4418" w14:textId="77777777" w:rsidR="00E24F5F" w:rsidRPr="00314140" w:rsidRDefault="00E24F5F" w:rsidP="00E518B4">
            <w:pPr>
              <w:pStyle w:val="NormalWeb"/>
              <w:spacing w:before="150" w:beforeAutospacing="0" w:after="0" w:afterAutospacing="0"/>
              <w:rPr>
                <w:ins w:id="15651" w:author="Russell Ott" w:date="2022-05-16T11:47:00Z"/>
                <w:rFonts w:asciiTheme="minorHAnsi" w:hAnsiTheme="minorHAnsi" w:cstheme="minorHAnsi"/>
                <w:color w:val="172B4D"/>
              </w:rPr>
            </w:pPr>
            <w:ins w:id="15652" w:author="Russell Ott" w:date="2022-05-16T11:47:00Z">
              <w:r w:rsidRPr="00314140">
                <w:rPr>
                  <w:rFonts w:asciiTheme="minorHAnsi" w:hAnsiTheme="minorHAnsi" w:cstheme="minorHAnsi"/>
                  <w:color w:val="172B4D"/>
                </w:rPr>
                <w:t>• Male. 446151000124109 </w:t>
              </w:r>
            </w:ins>
          </w:p>
          <w:p w14:paraId="41200CB5" w14:textId="77777777" w:rsidR="00E24F5F" w:rsidRPr="00314140" w:rsidRDefault="00E24F5F" w:rsidP="00E518B4">
            <w:pPr>
              <w:pStyle w:val="NormalWeb"/>
              <w:spacing w:before="150" w:beforeAutospacing="0" w:after="0" w:afterAutospacing="0"/>
              <w:rPr>
                <w:ins w:id="15653" w:author="Russell Ott" w:date="2022-05-16T11:47:00Z"/>
                <w:rFonts w:asciiTheme="minorHAnsi" w:hAnsiTheme="minorHAnsi" w:cstheme="minorHAnsi"/>
                <w:color w:val="172B4D"/>
              </w:rPr>
            </w:pPr>
            <w:ins w:id="15654" w:author="Russell Ott" w:date="2022-05-16T11:47:00Z">
              <w:r w:rsidRPr="00314140">
                <w:rPr>
                  <w:rFonts w:asciiTheme="minorHAnsi" w:hAnsiTheme="minorHAnsi" w:cstheme="minorHAnsi"/>
                  <w:color w:val="172B4D"/>
                </w:rPr>
                <w:t>• Female. 446141000124107 </w:t>
              </w:r>
            </w:ins>
          </w:p>
          <w:p w14:paraId="05945A3E" w14:textId="77777777" w:rsidR="00E24F5F" w:rsidRPr="00314140" w:rsidRDefault="00E24F5F" w:rsidP="00E518B4">
            <w:pPr>
              <w:pStyle w:val="NormalWeb"/>
              <w:spacing w:before="150" w:beforeAutospacing="0" w:after="0" w:afterAutospacing="0"/>
              <w:rPr>
                <w:ins w:id="15655" w:author="Russell Ott" w:date="2022-05-16T11:47:00Z"/>
                <w:rFonts w:asciiTheme="minorHAnsi" w:hAnsiTheme="minorHAnsi" w:cstheme="minorHAnsi"/>
                <w:color w:val="172B4D"/>
              </w:rPr>
            </w:pPr>
            <w:ins w:id="15656" w:author="Russell Ott" w:date="2022-05-16T11:47:00Z">
              <w:r w:rsidRPr="00314140">
                <w:rPr>
                  <w:rFonts w:asciiTheme="minorHAnsi" w:hAnsiTheme="minorHAnsi" w:cstheme="minorHAnsi"/>
                  <w:color w:val="172B4D"/>
                </w:rPr>
                <w:t>• Female-to-Male (FTM)/Transgender Male/Trans Man. 407377005 </w:t>
              </w:r>
            </w:ins>
          </w:p>
          <w:p w14:paraId="2756B1E0" w14:textId="77777777" w:rsidR="00E24F5F" w:rsidRPr="00314140" w:rsidRDefault="00E24F5F" w:rsidP="00E518B4">
            <w:pPr>
              <w:pStyle w:val="NormalWeb"/>
              <w:spacing w:before="150" w:beforeAutospacing="0" w:after="0" w:afterAutospacing="0"/>
              <w:rPr>
                <w:ins w:id="15657" w:author="Russell Ott" w:date="2022-05-16T11:47:00Z"/>
                <w:rFonts w:asciiTheme="minorHAnsi" w:hAnsiTheme="minorHAnsi" w:cstheme="minorHAnsi"/>
                <w:color w:val="172B4D"/>
              </w:rPr>
            </w:pPr>
            <w:ins w:id="15658" w:author="Russell Ott" w:date="2022-05-16T11:47:00Z">
              <w:r w:rsidRPr="00314140">
                <w:rPr>
                  <w:rFonts w:asciiTheme="minorHAnsi" w:hAnsiTheme="minorHAnsi" w:cstheme="minorHAnsi"/>
                  <w:color w:val="172B4D"/>
                </w:rPr>
                <w:t>• Male-to-Female (MTF)/Transgender Female/Trans Woman. 407376001 </w:t>
              </w:r>
            </w:ins>
          </w:p>
          <w:p w14:paraId="43F29E70" w14:textId="77777777" w:rsidR="00E24F5F" w:rsidRPr="00314140" w:rsidRDefault="00E24F5F" w:rsidP="00E518B4">
            <w:pPr>
              <w:pStyle w:val="NormalWeb"/>
              <w:spacing w:before="150" w:beforeAutospacing="0" w:after="0" w:afterAutospacing="0"/>
              <w:rPr>
                <w:ins w:id="15659" w:author="Russell Ott" w:date="2022-05-16T11:47:00Z"/>
                <w:rFonts w:asciiTheme="minorHAnsi" w:hAnsiTheme="minorHAnsi" w:cstheme="minorHAnsi"/>
                <w:color w:val="172B4D"/>
              </w:rPr>
            </w:pPr>
            <w:ins w:id="15660" w:author="Russell Ott" w:date="2022-05-16T11:47:00Z">
              <w:r w:rsidRPr="00314140">
                <w:rPr>
                  <w:rFonts w:asciiTheme="minorHAnsi" w:hAnsiTheme="minorHAnsi" w:cstheme="minorHAnsi"/>
                  <w:color w:val="172B4D"/>
                </w:rPr>
                <w:t>• Genderqueer, neither exclusively male nor female. 446131000124102 </w:t>
              </w:r>
            </w:ins>
          </w:p>
          <w:p w14:paraId="4DB51424" w14:textId="77777777" w:rsidR="00E24F5F" w:rsidRPr="00314140" w:rsidRDefault="00E24F5F" w:rsidP="00E518B4">
            <w:pPr>
              <w:pStyle w:val="NormalWeb"/>
              <w:spacing w:before="150" w:beforeAutospacing="0" w:after="0" w:afterAutospacing="0"/>
              <w:rPr>
                <w:ins w:id="15661" w:author="Russell Ott" w:date="2022-05-16T11:47:00Z"/>
                <w:rFonts w:asciiTheme="minorHAnsi" w:hAnsiTheme="minorHAnsi" w:cstheme="minorHAnsi"/>
                <w:color w:val="172B4D"/>
              </w:rPr>
            </w:pPr>
            <w:ins w:id="15662" w:author="Russell Ott" w:date="2022-05-16T11:47:00Z">
              <w:r w:rsidRPr="00314140">
                <w:rPr>
                  <w:rFonts w:asciiTheme="minorHAnsi" w:hAnsiTheme="minorHAnsi" w:cstheme="minorHAnsi"/>
                  <w:color w:val="172B4D"/>
                </w:rPr>
                <w:t>• Additional gender category or other, please specify. nullFlavor OTH </w:t>
              </w:r>
            </w:ins>
          </w:p>
          <w:p w14:paraId="3C205374" w14:textId="36D280AC" w:rsidR="00E24F5F" w:rsidRPr="00314140" w:rsidRDefault="00E24F5F" w:rsidP="00E518B4">
            <w:pPr>
              <w:pStyle w:val="NormalWeb"/>
              <w:spacing w:before="0" w:beforeAutospacing="0" w:after="0" w:afterAutospacing="0"/>
              <w:rPr>
                <w:ins w:id="15663" w:author="Russell Ott" w:date="2022-05-16T11:47:00Z"/>
                <w:rFonts w:asciiTheme="minorHAnsi" w:hAnsiTheme="minorHAnsi" w:cstheme="minorHAnsi"/>
                <w:color w:val="172B4D"/>
              </w:rPr>
            </w:pPr>
            <w:ins w:id="15664" w:author="Russell Ott" w:date="2022-05-16T11:47:00Z">
              <w:r w:rsidRPr="00314140">
                <w:rPr>
                  <w:rFonts w:asciiTheme="minorHAnsi" w:hAnsiTheme="minorHAnsi" w:cstheme="minorHAnsi"/>
                  <w:color w:val="172B4D"/>
                </w:rPr>
                <w:t>• Choose not to disclose. nullFlavor ASKU Adopted at 45 CFR 170.207(o)(2)</w:t>
              </w:r>
            </w:ins>
          </w:p>
        </w:tc>
        <w:tc>
          <w:tcPr>
            <w:tcW w:w="1800" w:type="dxa"/>
          </w:tcPr>
          <w:p w14:paraId="3F2E6CCC" w14:textId="3FF2B7CB" w:rsidR="00E24F5F" w:rsidRPr="00314140" w:rsidRDefault="00E24F5F" w:rsidP="00E518B4">
            <w:pPr>
              <w:rPr>
                <w:ins w:id="15665" w:author="Russell Ott" w:date="2022-05-16T11:47:00Z"/>
                <w:rStyle w:val="Hyperlink"/>
                <w:rFonts w:asciiTheme="minorHAnsi" w:hAnsiTheme="minorHAnsi" w:cstheme="minorHAnsi"/>
                <w:color w:val="0052CC"/>
              </w:rPr>
            </w:pPr>
            <w:ins w:id="15666" w:author="Russell Ott" w:date="2022-05-16T11:47:00Z">
              <w:r w:rsidRPr="00314140">
                <w:rPr>
                  <w:rFonts w:asciiTheme="minorHAnsi" w:hAnsiTheme="minorHAnsi" w:cstheme="minorHAnsi"/>
                  <w:color w:val="172B4D"/>
                </w:rPr>
                <w:t xml:space="preserve">Gender Identity Observation </w:t>
              </w:r>
            </w:ins>
          </w:p>
        </w:tc>
        <w:tc>
          <w:tcPr>
            <w:tcW w:w="2250" w:type="dxa"/>
          </w:tcPr>
          <w:p w14:paraId="731097E9" w14:textId="31CB80F3" w:rsidR="00E24F5F" w:rsidRPr="00907779" w:rsidRDefault="001E7E2A" w:rsidP="00E518B4">
            <w:pPr>
              <w:keepNext/>
              <w:rPr>
                <w:ins w:id="15667" w:author="Russell Ott" w:date="2022-05-16T11:47:00Z"/>
                <w:rFonts w:ascii="Courier New" w:hAnsi="Courier New" w:cs="Courier New"/>
                <w:color w:val="172B4D"/>
                <w:sz w:val="18"/>
                <w:szCs w:val="18"/>
              </w:rPr>
            </w:pPr>
            <w:ins w:id="15668" w:author="Russell Ott" w:date="2022-05-16T11:47:00Z">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ins>
          </w:p>
        </w:tc>
      </w:tr>
    </w:tbl>
    <w:p w14:paraId="3D2F5319" w14:textId="4E09CAB4" w:rsidR="00992641" w:rsidRDefault="00E518B4" w:rsidP="00E518B4">
      <w:pPr>
        <w:pStyle w:val="Caption"/>
        <w:rPr>
          <w:ins w:id="15669" w:author="Russell Ott" w:date="2022-05-16T11:47:00Z"/>
        </w:rPr>
      </w:pPr>
      <w:bookmarkStart w:id="15670" w:name="_Toc103262942"/>
      <w:ins w:id="15671"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75</w:t>
        </w:r>
        <w:r w:rsidR="00132A94">
          <w:rPr>
            <w:noProof/>
          </w:rPr>
          <w:fldChar w:fldCharType="end"/>
        </w:r>
        <w:r>
          <w:t xml:space="preserve">: </w:t>
        </w:r>
        <w:r w:rsidRPr="001601DB">
          <w:t xml:space="preserve">USCDI v2 Data Elements - </w:t>
        </w:r>
        <w:r>
          <w:t>Patient Demographics</w:t>
        </w:r>
        <w:bookmarkEnd w:id="15670"/>
      </w:ins>
    </w:p>
    <w:p w14:paraId="0BF2323D" w14:textId="3C2BE198" w:rsidR="000B3F91" w:rsidRDefault="004724A8" w:rsidP="002E634A">
      <w:pPr>
        <w:pStyle w:val="Heading4"/>
        <w:rPr>
          <w:ins w:id="15672" w:author="Russell Ott" w:date="2022-05-16T11:47:00Z"/>
        </w:rPr>
      </w:pPr>
      <w:moveToRangeStart w:id="15673" w:author="Russell Ott" w:date="2022-05-16T11:47:00Z" w:name="move103594075"/>
      <w:moveTo w:id="15674" w:author="Russell Ott" w:date="2022-05-16T11:47:00Z">
        <w:r>
          <w:t>Sexual Orientation</w:t>
        </w:r>
      </w:moveTo>
      <w:moveToRangeEnd w:id="15673"/>
    </w:p>
    <w:p w14:paraId="19B7C129" w14:textId="77777777" w:rsidR="000B3F91" w:rsidRPr="00ED1E82" w:rsidRDefault="000B3F91" w:rsidP="000B3F91">
      <w:pPr>
        <w:rPr>
          <w:ins w:id="15675" w:author="Russell Ott" w:date="2022-05-16T11:47:00Z"/>
          <w:rFonts w:asciiTheme="minorHAnsi" w:hAnsiTheme="minorHAnsi" w:cstheme="minorHAnsi"/>
        </w:rPr>
      </w:pPr>
      <w:ins w:id="15676" w:author="Russell Ott" w:date="2022-05-16T11:47:00Z">
        <w:r w:rsidRPr="00ED1E82">
          <w:rPr>
            <w:rFonts w:asciiTheme="minorHAnsi" w:hAnsiTheme="minorHAnsi" w:cstheme="minorHAnsi"/>
          </w:rPr>
          <w:t>No additional guidance</w:t>
        </w:r>
      </w:ins>
    </w:p>
    <w:p w14:paraId="7C6C2D09" w14:textId="6E09E063" w:rsidR="00EF36D1" w:rsidRDefault="00EF36D1" w:rsidP="002E634A">
      <w:pPr>
        <w:pStyle w:val="Heading4"/>
        <w:rPr>
          <w:ins w:id="15677" w:author="Russell Ott" w:date="2022-05-16T11:47:00Z"/>
        </w:rPr>
      </w:pPr>
      <w:ins w:id="15678" w:author="Russell Ott" w:date="2022-05-16T11:47:00Z">
        <w:r>
          <w:t>Gender Identity</w:t>
        </w:r>
      </w:ins>
    </w:p>
    <w:p w14:paraId="2E410C01" w14:textId="12A5776B" w:rsidR="00EF36D1" w:rsidRPr="00ED1E82" w:rsidRDefault="00EF36D1" w:rsidP="00EF36D1">
      <w:pPr>
        <w:rPr>
          <w:ins w:id="15679" w:author="Russell Ott" w:date="2022-05-16T11:47:00Z"/>
          <w:rFonts w:asciiTheme="minorHAnsi" w:hAnsiTheme="minorHAnsi" w:cstheme="minorHAnsi"/>
        </w:rPr>
      </w:pPr>
      <w:ins w:id="15680" w:author="Russell Ott" w:date="2022-05-16T11:47:00Z">
        <w:r w:rsidRPr="00ED1E82">
          <w:rPr>
            <w:rFonts w:asciiTheme="minorHAnsi" w:hAnsiTheme="minorHAnsi" w:cstheme="minorHAnsi"/>
          </w:rPr>
          <w:t xml:space="preserve">In </w:t>
        </w:r>
        <w:r w:rsidR="003C4967" w:rsidRPr="00ED1E82">
          <w:rPr>
            <w:rFonts w:asciiTheme="minorHAnsi" w:hAnsiTheme="minorHAnsi" w:cstheme="minorHAnsi"/>
          </w:rPr>
          <w:t>accordance with guidance from</w:t>
        </w:r>
        <w:r w:rsidRPr="00ED1E82">
          <w:rPr>
            <w:rFonts w:asciiTheme="minorHAnsi" w:hAnsiTheme="minorHAnsi" w:cstheme="minorHAnsi"/>
          </w:rPr>
          <w:t xml:space="preserve"> the </w:t>
        </w:r>
        <w:r w:rsidR="001A0138">
          <w:fldChar w:fldCharType="begin"/>
        </w:r>
        <w:r w:rsidR="001A0138">
          <w:instrText xml:space="preserve"> HYPERLINK "https://confluence.hl7.org/display/VOC/The+Gender+Harmony+Project" </w:instrText>
        </w:r>
        <w:r w:rsidR="001A0138">
          <w:fldChar w:fldCharType="separate"/>
        </w:r>
        <w:r w:rsidRPr="00ED1E82">
          <w:rPr>
            <w:rStyle w:val="Hyperlink"/>
            <w:rFonts w:asciiTheme="minorHAnsi" w:hAnsiTheme="minorHAnsi" w:cstheme="minorHAnsi"/>
          </w:rPr>
          <w:t>Gender Harmony project</w:t>
        </w:r>
        <w:r w:rsidR="001A0138">
          <w:rPr>
            <w:rStyle w:val="Hyperlink"/>
            <w:rFonts w:asciiTheme="minorHAnsi" w:hAnsiTheme="minorHAnsi" w:cstheme="minorHAnsi"/>
          </w:rPr>
          <w:fldChar w:fldCharType="end"/>
        </w:r>
        <w:r w:rsidRPr="00ED1E82">
          <w:rPr>
            <w:rFonts w:asciiTheme="minorHAnsi" w:hAnsiTheme="minorHAnsi" w:cstheme="minorHAnsi"/>
          </w:rPr>
          <w:t xml:space="preserve">, </w:t>
        </w:r>
        <w:r w:rsidR="003C4967" w:rsidRPr="00ED1E82">
          <w:rPr>
            <w:rFonts w:asciiTheme="minorHAnsi" w:hAnsiTheme="minorHAnsi" w:cstheme="minorHAnsi"/>
          </w:rPr>
          <w:t xml:space="preserve">implementers should not include </w:t>
        </w:r>
        <w:r w:rsidRPr="00ED1E82">
          <w:rPr>
            <w:rFonts w:asciiTheme="minorHAnsi" w:hAnsiTheme="minorHAnsi" w:cstheme="minorHAnsi"/>
          </w:rPr>
          <w:t xml:space="preserve"> Female-to-Male (FTM)/Transgender Male/Trans Man. (407377005) and Male-to-Female (MTF)/Transgender Female/Trans Woman. (407376001)</w:t>
        </w:r>
        <w:r w:rsidR="003C4967" w:rsidRPr="00ED1E82">
          <w:rPr>
            <w:rFonts w:asciiTheme="minorHAnsi" w:hAnsiTheme="minorHAnsi" w:cstheme="minorHAnsi"/>
          </w:rPr>
          <w:t xml:space="preserve">. The value set </w:t>
        </w:r>
        <w:r w:rsidR="001A0138">
          <w:fldChar w:fldCharType="begin"/>
        </w:r>
        <w:r w:rsidR="001A0138">
          <w:instrText xml:space="preserve"> HYPERLINK "https://vsac.nlm.nih.gov/valueset/2.16.840.1.113762.1.4.1021.101/expansion/Latest" </w:instrText>
        </w:r>
        <w:r w:rsidR="001A0138">
          <w:fldChar w:fldCharType="separate"/>
        </w:r>
        <w:r w:rsidR="003C4967" w:rsidRPr="00ED1E82">
          <w:rPr>
            <w:rStyle w:val="Hyperlink"/>
            <w:rFonts w:asciiTheme="minorHAnsi" w:hAnsiTheme="minorHAnsi" w:cstheme="minorHAnsi"/>
          </w:rPr>
          <w:t>Gender Identity</w:t>
        </w:r>
        <w:r w:rsidR="001A0138">
          <w:rPr>
            <w:rStyle w:val="Hyperlink"/>
            <w:rFonts w:asciiTheme="minorHAnsi" w:hAnsiTheme="minorHAnsi" w:cstheme="minorHAnsi"/>
          </w:rPr>
          <w:fldChar w:fldCharType="end"/>
        </w:r>
        <w:r w:rsidR="003C4967" w:rsidRPr="00ED1E82">
          <w:rPr>
            <w:rFonts w:asciiTheme="minorHAnsi" w:hAnsiTheme="minorHAnsi" w:cstheme="minorHAnsi"/>
          </w:rPr>
          <w:t xml:space="preserve"> is in VSAC.</w:t>
        </w:r>
      </w:ins>
    </w:p>
    <w:p w14:paraId="1AA4A3BB" w14:textId="47D2E35C" w:rsidR="001E7AE2" w:rsidRPr="00A61A3F" w:rsidRDefault="001E7AE2" w:rsidP="00F10C7C">
      <w:pPr>
        <w:pStyle w:val="Heading3"/>
        <w:rPr>
          <w:ins w:id="15681" w:author="Russell Ott" w:date="2022-05-16T11:47:00Z"/>
        </w:rPr>
      </w:pPr>
      <w:bookmarkStart w:id="15682" w:name="_Toc103262729"/>
      <w:ins w:id="15683" w:author="Russell Ott" w:date="2022-05-16T11:47:00Z">
        <w:r w:rsidRPr="00A61A3F">
          <w:t>Problems</w:t>
        </w:r>
        <w:bookmarkEnd w:id="15682"/>
      </w:ins>
    </w:p>
    <w:p w14:paraId="0069232E" w14:textId="27DE4850" w:rsidR="00633E04" w:rsidRPr="00ED1E82" w:rsidRDefault="00633E04" w:rsidP="00633E04">
      <w:pPr>
        <w:rPr>
          <w:ins w:id="15684" w:author="Russell Ott" w:date="2022-05-16T11:47:00Z"/>
          <w:rFonts w:asciiTheme="minorHAnsi" w:hAnsiTheme="minorHAnsi" w:cstheme="minorHAnsi"/>
        </w:rPr>
      </w:pPr>
      <w:ins w:id="15685" w:author="Russell Ott" w:date="2022-05-16T11:47:00Z">
        <w:r w:rsidRPr="00ED1E82">
          <w:rPr>
            <w:rFonts w:asciiTheme="minorHAnsi" w:hAnsiTheme="minorHAnsi" w:cstheme="minorHAnsi"/>
          </w:rPr>
          <w:t>Information about a condition, diagnosis, or other event, situation, issue, or clinical concept that is documented.</w:t>
        </w:r>
      </w:ins>
    </w:p>
    <w:p w14:paraId="1588E74D" w14:textId="77777777" w:rsidR="00E518B4" w:rsidRPr="00633E04" w:rsidRDefault="00E518B4" w:rsidP="00633E04">
      <w:pPr>
        <w:rPr>
          <w:ins w:id="15686" w:author="Russell Ott" w:date="2022-05-16T11:47:00Z"/>
        </w:rPr>
      </w:pPr>
    </w:p>
    <w:tbl>
      <w:tblPr>
        <w:tblStyle w:val="TableGrid"/>
        <w:tblW w:w="9910" w:type="dxa"/>
        <w:tblLook w:val="04A0" w:firstRow="1" w:lastRow="0" w:firstColumn="1" w:lastColumn="0" w:noHBand="0" w:noVBand="1"/>
      </w:tblPr>
      <w:tblGrid>
        <w:gridCol w:w="1801"/>
        <w:gridCol w:w="1587"/>
        <w:gridCol w:w="1985"/>
        <w:gridCol w:w="4537"/>
      </w:tblGrid>
      <w:tr w:rsidR="00533DE4" w:rsidRPr="00ED1E82" w14:paraId="5B6F386A" w14:textId="77777777" w:rsidTr="00ED1E82">
        <w:trPr>
          <w:ins w:id="15687" w:author="Russell Ott" w:date="2022-05-16T11:47:00Z"/>
        </w:trPr>
        <w:tc>
          <w:tcPr>
            <w:tcW w:w="1894" w:type="dxa"/>
            <w:shd w:val="clear" w:color="auto" w:fill="2E74B5" w:themeFill="accent5" w:themeFillShade="BF"/>
          </w:tcPr>
          <w:p w14:paraId="7D479F30" w14:textId="77777777" w:rsidR="00992641" w:rsidRPr="00ED1E82" w:rsidRDefault="00992641" w:rsidP="00E518B4">
            <w:pPr>
              <w:rPr>
                <w:ins w:id="15688" w:author="Russell Ott" w:date="2022-05-16T11:47:00Z"/>
                <w:rStyle w:val="Strong"/>
                <w:rFonts w:asciiTheme="minorHAnsi" w:hAnsiTheme="minorHAnsi" w:cstheme="minorHAnsi"/>
                <w:color w:val="FFFFFF" w:themeColor="background1"/>
              </w:rPr>
            </w:pPr>
            <w:ins w:id="15689" w:author="Russell Ott" w:date="2022-05-16T11:47:00Z">
              <w:r w:rsidRPr="00ED1E82">
                <w:rPr>
                  <w:rStyle w:val="Strong"/>
                  <w:rFonts w:asciiTheme="minorHAnsi" w:hAnsiTheme="minorHAnsi" w:cstheme="minorHAnsi"/>
                  <w:color w:val="FFFFFF" w:themeColor="background1"/>
                </w:rPr>
                <w:t>USCDI v2 DATA ELEMENT </w:t>
              </w:r>
            </w:ins>
          </w:p>
        </w:tc>
        <w:tc>
          <w:tcPr>
            <w:tcW w:w="1680" w:type="dxa"/>
            <w:shd w:val="clear" w:color="auto" w:fill="2E74B5" w:themeFill="accent5" w:themeFillShade="BF"/>
          </w:tcPr>
          <w:p w14:paraId="3FB2ED26" w14:textId="77777777" w:rsidR="00992641" w:rsidRPr="00ED1E82" w:rsidRDefault="00992641" w:rsidP="00E518B4">
            <w:pPr>
              <w:rPr>
                <w:ins w:id="15690" w:author="Russell Ott" w:date="2022-05-16T11:47:00Z"/>
                <w:rStyle w:val="Strong"/>
                <w:rFonts w:asciiTheme="minorHAnsi" w:hAnsiTheme="minorHAnsi" w:cstheme="minorHAnsi"/>
                <w:color w:val="FFFFFF" w:themeColor="background1"/>
              </w:rPr>
            </w:pPr>
            <w:ins w:id="15691" w:author="Russell Ott" w:date="2022-05-16T11:47:00Z">
              <w:r w:rsidRPr="00ED1E82">
                <w:rPr>
                  <w:rStyle w:val="Strong"/>
                  <w:rFonts w:asciiTheme="minorHAnsi" w:hAnsiTheme="minorHAnsi" w:cstheme="minorHAnsi"/>
                  <w:color w:val="FFFFFF" w:themeColor="background1"/>
                </w:rPr>
                <w:t>USCDI Vocabulary Requirement</w:t>
              </w:r>
            </w:ins>
          </w:p>
        </w:tc>
        <w:tc>
          <w:tcPr>
            <w:tcW w:w="2271" w:type="dxa"/>
            <w:shd w:val="clear" w:color="auto" w:fill="2E74B5" w:themeFill="accent5" w:themeFillShade="BF"/>
          </w:tcPr>
          <w:p w14:paraId="4E409642" w14:textId="77777777" w:rsidR="00992641" w:rsidRPr="00ED1E82" w:rsidRDefault="00992641" w:rsidP="00E518B4">
            <w:pPr>
              <w:rPr>
                <w:ins w:id="15692" w:author="Russell Ott" w:date="2022-05-16T11:47:00Z"/>
                <w:rStyle w:val="Strong"/>
                <w:rFonts w:asciiTheme="minorHAnsi" w:hAnsiTheme="minorHAnsi" w:cstheme="minorHAnsi"/>
                <w:color w:val="FFFFFF" w:themeColor="background1"/>
              </w:rPr>
            </w:pPr>
            <w:ins w:id="15693" w:author="Russell Ott" w:date="2022-05-16T11:47:00Z">
              <w:r w:rsidRPr="00ED1E82">
                <w:rPr>
                  <w:rStyle w:val="Strong"/>
                  <w:rFonts w:asciiTheme="minorHAnsi" w:hAnsiTheme="minorHAnsi" w:cstheme="minorHAnsi"/>
                  <w:color w:val="FFFFFF" w:themeColor="background1"/>
                </w:rPr>
                <w:t>Template</w:t>
              </w:r>
            </w:ins>
          </w:p>
        </w:tc>
        <w:tc>
          <w:tcPr>
            <w:tcW w:w="4065" w:type="dxa"/>
            <w:shd w:val="clear" w:color="auto" w:fill="2E74B5" w:themeFill="accent5" w:themeFillShade="BF"/>
          </w:tcPr>
          <w:p w14:paraId="1ED13872" w14:textId="77777777" w:rsidR="00992641" w:rsidRPr="00ED1E82" w:rsidRDefault="00992641" w:rsidP="00E518B4">
            <w:pPr>
              <w:rPr>
                <w:ins w:id="15694" w:author="Russell Ott" w:date="2022-05-16T11:47:00Z"/>
                <w:rStyle w:val="Strong"/>
                <w:rFonts w:asciiTheme="minorHAnsi" w:hAnsiTheme="minorHAnsi" w:cstheme="minorHAnsi"/>
                <w:color w:val="FFFFFF" w:themeColor="background1"/>
              </w:rPr>
            </w:pPr>
            <w:ins w:id="15695" w:author="Russell Ott" w:date="2022-05-16T11:47:00Z">
              <w:r w:rsidRPr="00ED1E82">
                <w:rPr>
                  <w:rStyle w:val="Strong"/>
                  <w:rFonts w:asciiTheme="minorHAnsi" w:hAnsiTheme="minorHAnsi" w:cstheme="minorHAnsi"/>
                  <w:color w:val="FFFFFF" w:themeColor="background1"/>
                </w:rPr>
                <w:t>XPath</w:t>
              </w:r>
            </w:ins>
          </w:p>
        </w:tc>
      </w:tr>
      <w:tr w:rsidR="00633E04" w:rsidRPr="00ED1E82" w14:paraId="7EDB02CA" w14:textId="77777777" w:rsidTr="00E518B4">
        <w:trPr>
          <w:trHeight w:val="950"/>
          <w:ins w:id="15696" w:author="Russell Ott" w:date="2022-05-16T11:47:00Z"/>
        </w:trPr>
        <w:tc>
          <w:tcPr>
            <w:tcW w:w="1894" w:type="dxa"/>
            <w:vMerge w:val="restart"/>
          </w:tcPr>
          <w:p w14:paraId="2056A9C5" w14:textId="70E2FB2A" w:rsidR="00633E04" w:rsidRPr="00ED1E82" w:rsidRDefault="001A0138" w:rsidP="00E518B4">
            <w:pPr>
              <w:pStyle w:val="NormalWeb"/>
              <w:spacing w:before="0" w:beforeAutospacing="0" w:after="0" w:afterAutospacing="0"/>
              <w:rPr>
                <w:ins w:id="15697" w:author="Russell Ott" w:date="2022-05-16T11:47:00Z"/>
                <w:rFonts w:asciiTheme="minorHAnsi" w:hAnsiTheme="minorHAnsi" w:cstheme="minorHAnsi"/>
                <w:color w:val="172B4D"/>
              </w:rPr>
            </w:pPr>
            <w:ins w:id="15698" w:author="Russell Ott" w:date="2022-05-16T11:47:00Z">
              <w:r>
                <w:fldChar w:fldCharType="begin"/>
              </w:r>
              <w:r>
                <w:instrText xml:space="preserve"> HYPERLINK "https://www.healthit.gov/isa/taxonomy/term/1806/uscdi-v2" </w:instrText>
              </w:r>
              <w:r>
                <w:fldChar w:fldCharType="separate"/>
              </w:r>
              <w:r w:rsidR="00633E04" w:rsidRPr="00ED1E82">
                <w:rPr>
                  <w:rStyle w:val="Hyperlink"/>
                  <w:rFonts w:asciiTheme="minorHAnsi" w:hAnsiTheme="minorHAnsi" w:cstheme="minorHAnsi"/>
                </w:rPr>
                <w:t>SDOH Problems/Health Concerns</w:t>
              </w:r>
              <w:r>
                <w:rPr>
                  <w:rStyle w:val="Hyperlink"/>
                  <w:rFonts w:asciiTheme="minorHAnsi" w:hAnsiTheme="minorHAnsi" w:cstheme="minorHAnsi"/>
                </w:rPr>
                <w:fldChar w:fldCharType="end"/>
              </w:r>
            </w:ins>
          </w:p>
          <w:p w14:paraId="54D433E4" w14:textId="37BBA0BE" w:rsidR="00633E04" w:rsidRPr="00ED1E82" w:rsidRDefault="00633E04" w:rsidP="00E518B4">
            <w:pPr>
              <w:rPr>
                <w:ins w:id="15699" w:author="Russell Ott" w:date="2022-05-16T11:47:00Z"/>
                <w:rStyle w:val="Strong"/>
                <w:rFonts w:asciiTheme="minorHAnsi" w:hAnsiTheme="minorHAnsi" w:cstheme="minorHAnsi"/>
                <w:color w:val="172B4D"/>
              </w:rPr>
            </w:pPr>
            <w:ins w:id="15700" w:author="Russell Ott" w:date="2022-05-16T11:47:00Z">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ins>
          </w:p>
        </w:tc>
        <w:tc>
          <w:tcPr>
            <w:tcW w:w="1680" w:type="dxa"/>
            <w:vMerge w:val="restart"/>
          </w:tcPr>
          <w:p w14:paraId="34125903" w14:textId="77777777" w:rsidR="00633E04" w:rsidRPr="00ED1E82" w:rsidRDefault="00633E04" w:rsidP="00E518B4">
            <w:pPr>
              <w:pStyle w:val="NormalWeb"/>
              <w:spacing w:before="0" w:beforeAutospacing="0" w:after="0" w:afterAutospacing="0"/>
              <w:rPr>
                <w:ins w:id="15701" w:author="Russell Ott" w:date="2022-05-16T11:47:00Z"/>
                <w:rFonts w:asciiTheme="minorHAnsi" w:hAnsiTheme="minorHAnsi" w:cstheme="minorHAnsi"/>
                <w:color w:val="172B4D"/>
              </w:rPr>
            </w:pPr>
            <w:ins w:id="15702" w:author="Russell Ott" w:date="2022-05-16T11:47:00Z">
              <w:r w:rsidRPr="00ED1E82">
                <w:rPr>
                  <w:rFonts w:asciiTheme="minorHAnsi" w:hAnsiTheme="minorHAnsi" w:cstheme="minorHAnsi"/>
                  <w:color w:val="172B4D"/>
                </w:rPr>
                <w:t>• SNOMED International, Systematized Nomenclature of Medicine Clinical Terms (SNOMED CT®) U.S. Edition, March 2021 Release </w:t>
              </w:r>
            </w:ins>
          </w:p>
          <w:p w14:paraId="6BD7958E" w14:textId="3EEDA693" w:rsidR="00633E04" w:rsidRPr="00ED1E82" w:rsidRDefault="00633E04" w:rsidP="00E518B4">
            <w:pPr>
              <w:rPr>
                <w:ins w:id="15703" w:author="Russell Ott" w:date="2022-05-16T11:47:00Z"/>
                <w:rFonts w:asciiTheme="minorHAnsi" w:hAnsiTheme="minorHAnsi" w:cstheme="minorHAnsi"/>
              </w:rPr>
            </w:pPr>
            <w:ins w:id="15704" w:author="Russell Ott" w:date="2022-05-16T11:47:00Z">
              <w:r w:rsidRPr="00ED1E82">
                <w:rPr>
                  <w:rFonts w:asciiTheme="minorHAnsi" w:hAnsiTheme="minorHAnsi" w:cstheme="minorHAnsi"/>
                  <w:color w:val="172B4D"/>
                </w:rPr>
                <w:t>• International Classification of Diseases ICD-10-CM 2021</w:t>
              </w:r>
            </w:ins>
          </w:p>
        </w:tc>
        <w:tc>
          <w:tcPr>
            <w:tcW w:w="2271" w:type="dxa"/>
          </w:tcPr>
          <w:p w14:paraId="333F78D5" w14:textId="4FC18ED6" w:rsidR="00633E04" w:rsidRPr="00ED1E82" w:rsidRDefault="00633E04" w:rsidP="00E518B4">
            <w:pPr>
              <w:rPr>
                <w:ins w:id="15705" w:author="Russell Ott" w:date="2022-05-16T11:47:00Z"/>
                <w:rFonts w:asciiTheme="minorHAnsi" w:hAnsiTheme="minorHAnsi" w:cstheme="minorHAnsi"/>
              </w:rPr>
            </w:pPr>
            <w:ins w:id="15706" w:author="Russell Ott" w:date="2022-05-16T11:47:00Z">
              <w:r w:rsidRPr="00ED1E82">
                <w:rPr>
                  <w:rFonts w:asciiTheme="minorHAnsi" w:hAnsiTheme="minorHAnsi" w:cstheme="minorHAnsi"/>
                  <w:color w:val="172B4D"/>
                </w:rPr>
                <w:t>For SDOH Problems</w:t>
              </w:r>
              <w:r w:rsidRPr="00ED1E82">
                <w:rPr>
                  <w:rFonts w:asciiTheme="minorHAnsi" w:hAnsiTheme="minorHAnsi" w:cstheme="minorHAnsi"/>
                </w:rPr>
                <w:t>:</w:t>
              </w:r>
            </w:ins>
          </w:p>
          <w:p w14:paraId="4F919284" w14:textId="77777777" w:rsidR="006B2604" w:rsidRPr="00ED1E82" w:rsidRDefault="006B2604" w:rsidP="00E518B4">
            <w:pPr>
              <w:rPr>
                <w:ins w:id="15707" w:author="Russell Ott" w:date="2022-05-16T11:47:00Z"/>
                <w:rFonts w:asciiTheme="minorHAnsi" w:hAnsiTheme="minorHAnsi" w:cstheme="minorHAnsi"/>
              </w:rPr>
            </w:pPr>
          </w:p>
          <w:p w14:paraId="48915FB9" w14:textId="6645FD61" w:rsidR="00633E04" w:rsidRPr="00ED1E82" w:rsidRDefault="00633E04" w:rsidP="00E518B4">
            <w:pPr>
              <w:rPr>
                <w:ins w:id="15708" w:author="Russell Ott" w:date="2022-05-16T11:47:00Z"/>
                <w:rStyle w:val="Hyperlink"/>
                <w:rFonts w:asciiTheme="minorHAnsi" w:hAnsiTheme="minorHAnsi" w:cstheme="minorHAnsi"/>
                <w:color w:val="0052CC"/>
              </w:rPr>
            </w:pPr>
            <w:ins w:id="15709" w:author="Russell Ott" w:date="2022-05-16T11:47:00Z">
              <w:r w:rsidRPr="00ED1E82">
                <w:rPr>
                  <w:rFonts w:asciiTheme="minorHAnsi" w:hAnsiTheme="minorHAnsi" w:cstheme="minorHAnsi"/>
                </w:rPr>
                <w:t>Problem Observation</w:t>
              </w:r>
            </w:ins>
          </w:p>
        </w:tc>
        <w:tc>
          <w:tcPr>
            <w:tcW w:w="4065" w:type="dxa"/>
          </w:tcPr>
          <w:p w14:paraId="22F8C1D2" w14:textId="77777777" w:rsidR="00633E04" w:rsidRPr="00907779" w:rsidRDefault="00633E04" w:rsidP="00E518B4">
            <w:pPr>
              <w:pStyle w:val="NormalWeb"/>
              <w:spacing w:before="0" w:beforeAutospacing="0" w:after="0" w:afterAutospacing="0"/>
              <w:rPr>
                <w:ins w:id="15710" w:author="Russell Ott" w:date="2022-05-16T11:47:00Z"/>
                <w:rFonts w:ascii="Courier New" w:hAnsi="Courier New" w:cs="Courier New"/>
                <w:color w:val="172B4D"/>
                <w:sz w:val="18"/>
                <w:szCs w:val="18"/>
              </w:rPr>
            </w:pPr>
            <w:ins w:id="15711" w:author="Russell Ott" w:date="2022-05-16T11:47:00Z">
              <w:r w:rsidRPr="00907779">
                <w:rPr>
                  <w:rFonts w:ascii="Courier New" w:hAnsi="Courier New" w:cs="Courier New"/>
                  <w:color w:val="172B4D"/>
                  <w:sz w:val="18"/>
                  <w:szCs w:val="18"/>
                </w:rPr>
                <w:t>/observation/value/@code</w:t>
              </w:r>
            </w:ins>
          </w:p>
          <w:p w14:paraId="2BD0A873" w14:textId="77777777" w:rsidR="00633E04" w:rsidRPr="00907779" w:rsidRDefault="00633E04" w:rsidP="00E518B4">
            <w:pPr>
              <w:rPr>
                <w:ins w:id="15712" w:author="Russell Ott" w:date="2022-05-16T11:47:00Z"/>
                <w:rFonts w:ascii="Courier New" w:hAnsi="Courier New" w:cs="Courier New"/>
                <w:color w:val="172B4D"/>
                <w:sz w:val="18"/>
                <w:szCs w:val="18"/>
              </w:rPr>
            </w:pPr>
          </w:p>
        </w:tc>
      </w:tr>
      <w:tr w:rsidR="00633E04" w:rsidRPr="00ED1E82" w14:paraId="6DE1CD11" w14:textId="77777777" w:rsidTr="00E518B4">
        <w:trPr>
          <w:trHeight w:val="1290"/>
          <w:ins w:id="15713" w:author="Russell Ott" w:date="2022-05-16T11:47:00Z"/>
        </w:trPr>
        <w:tc>
          <w:tcPr>
            <w:tcW w:w="1894" w:type="dxa"/>
            <w:vMerge/>
          </w:tcPr>
          <w:p w14:paraId="3E252B87" w14:textId="77777777" w:rsidR="00633E04" w:rsidRPr="00ED1E82" w:rsidRDefault="00633E04" w:rsidP="00E518B4">
            <w:pPr>
              <w:pStyle w:val="NormalWeb"/>
              <w:spacing w:before="0" w:beforeAutospacing="0" w:after="0" w:afterAutospacing="0"/>
              <w:rPr>
                <w:ins w:id="15714" w:author="Russell Ott" w:date="2022-05-16T11:47:00Z"/>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ins w:id="15715" w:author="Russell Ott" w:date="2022-05-16T11:47:00Z"/>
                <w:rFonts w:asciiTheme="minorHAnsi" w:hAnsiTheme="minorHAnsi" w:cstheme="minorHAnsi"/>
                <w:color w:val="172B4D"/>
              </w:rPr>
            </w:pPr>
          </w:p>
        </w:tc>
        <w:tc>
          <w:tcPr>
            <w:tcW w:w="2271" w:type="dxa"/>
          </w:tcPr>
          <w:p w14:paraId="301E5630" w14:textId="769540C7" w:rsidR="00633E04" w:rsidRPr="00ED1E82" w:rsidRDefault="00633E04" w:rsidP="00E518B4">
            <w:pPr>
              <w:rPr>
                <w:ins w:id="15716" w:author="Russell Ott" w:date="2022-05-16T11:47:00Z"/>
                <w:rFonts w:asciiTheme="minorHAnsi" w:hAnsiTheme="minorHAnsi" w:cstheme="minorHAnsi"/>
                <w:color w:val="172B4D"/>
              </w:rPr>
            </w:pPr>
            <w:ins w:id="15717" w:author="Russell Ott" w:date="2022-05-16T11:47:00Z">
              <w:r w:rsidRPr="00ED1E82">
                <w:rPr>
                  <w:rFonts w:asciiTheme="minorHAnsi" w:hAnsiTheme="minorHAnsi" w:cstheme="minorHAnsi"/>
                  <w:color w:val="172B4D"/>
                </w:rPr>
                <w:t>For SDOH Problems in Social History:</w:t>
              </w:r>
            </w:ins>
          </w:p>
          <w:p w14:paraId="56E30741" w14:textId="77777777" w:rsidR="006B2604" w:rsidRPr="00ED1E82" w:rsidRDefault="006B2604" w:rsidP="00E518B4">
            <w:pPr>
              <w:rPr>
                <w:ins w:id="15718" w:author="Russell Ott" w:date="2022-05-16T11:47:00Z"/>
                <w:rFonts w:asciiTheme="minorHAnsi" w:hAnsiTheme="minorHAnsi" w:cstheme="minorHAnsi"/>
                <w:color w:val="172B4D"/>
              </w:rPr>
            </w:pPr>
          </w:p>
          <w:p w14:paraId="302FCCBE" w14:textId="437F49C3" w:rsidR="00633E04" w:rsidRPr="00ED1E82" w:rsidRDefault="00633E04" w:rsidP="00E518B4">
            <w:pPr>
              <w:rPr>
                <w:ins w:id="15719" w:author="Russell Ott" w:date="2022-05-16T11:47:00Z"/>
                <w:rFonts w:asciiTheme="minorHAnsi" w:hAnsiTheme="minorHAnsi" w:cstheme="minorHAnsi"/>
              </w:rPr>
            </w:pPr>
            <w:ins w:id="15720" w:author="Russell Ott" w:date="2022-05-16T11:47:00Z">
              <w:r w:rsidRPr="00ED1E82">
                <w:rPr>
                  <w:rFonts w:asciiTheme="minorHAnsi" w:hAnsiTheme="minorHAnsi" w:cstheme="minorHAnsi"/>
                </w:rPr>
                <w:t>Social History Observation</w:t>
              </w:r>
            </w:ins>
          </w:p>
        </w:tc>
        <w:tc>
          <w:tcPr>
            <w:tcW w:w="4065" w:type="dxa"/>
          </w:tcPr>
          <w:p w14:paraId="34CE6ABE" w14:textId="757E69EC" w:rsidR="00633E04" w:rsidRPr="00907779" w:rsidRDefault="00633E04" w:rsidP="00E518B4">
            <w:pPr>
              <w:pStyle w:val="NormalWeb"/>
              <w:spacing w:before="0" w:beforeAutospacing="0" w:after="0" w:afterAutospacing="0"/>
              <w:rPr>
                <w:ins w:id="15721" w:author="Russell Ott" w:date="2022-05-16T11:47:00Z"/>
                <w:rFonts w:ascii="Courier New" w:hAnsi="Courier New" w:cs="Courier New"/>
                <w:color w:val="172B4D"/>
                <w:sz w:val="18"/>
                <w:szCs w:val="18"/>
              </w:rPr>
            </w:pPr>
            <w:ins w:id="15722" w:author="Russell Ott" w:date="2022-05-16T11:47:00Z">
              <w:r w:rsidRPr="00907779">
                <w:rPr>
                  <w:rFonts w:ascii="Courier New" w:hAnsi="Courier New" w:cs="Courier New"/>
                  <w:color w:val="172B4D"/>
                  <w:sz w:val="18"/>
                  <w:szCs w:val="18"/>
                </w:rPr>
                <w:t>/observation/value/@code</w:t>
              </w:r>
            </w:ins>
          </w:p>
        </w:tc>
      </w:tr>
      <w:tr w:rsidR="00633E04" w:rsidRPr="00ED1E82" w14:paraId="7DF41536" w14:textId="77777777" w:rsidTr="00E518B4">
        <w:trPr>
          <w:trHeight w:val="1290"/>
          <w:ins w:id="15723" w:author="Russell Ott" w:date="2022-05-16T11:47:00Z"/>
        </w:trPr>
        <w:tc>
          <w:tcPr>
            <w:tcW w:w="1894" w:type="dxa"/>
            <w:vMerge/>
          </w:tcPr>
          <w:p w14:paraId="3DF2ED85" w14:textId="77777777" w:rsidR="00633E04" w:rsidRPr="00ED1E82" w:rsidRDefault="00633E04" w:rsidP="00E518B4">
            <w:pPr>
              <w:pStyle w:val="NormalWeb"/>
              <w:spacing w:before="0" w:beforeAutospacing="0" w:after="0" w:afterAutospacing="0"/>
              <w:rPr>
                <w:ins w:id="15724" w:author="Russell Ott" w:date="2022-05-16T11:47:00Z"/>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ins w:id="15725" w:author="Russell Ott" w:date="2022-05-16T11:47:00Z"/>
                <w:rFonts w:asciiTheme="minorHAnsi" w:hAnsiTheme="minorHAnsi" w:cstheme="minorHAnsi"/>
                <w:color w:val="172B4D"/>
              </w:rPr>
            </w:pPr>
          </w:p>
        </w:tc>
        <w:tc>
          <w:tcPr>
            <w:tcW w:w="2271" w:type="dxa"/>
          </w:tcPr>
          <w:p w14:paraId="1BF54AD3" w14:textId="6B57B747" w:rsidR="00633E04" w:rsidRPr="00ED1E82" w:rsidRDefault="00633E04" w:rsidP="00E518B4">
            <w:pPr>
              <w:rPr>
                <w:ins w:id="15726" w:author="Russell Ott" w:date="2022-05-16T11:47:00Z"/>
                <w:rFonts w:asciiTheme="minorHAnsi" w:hAnsiTheme="minorHAnsi" w:cstheme="minorHAnsi"/>
                <w:color w:val="172B4D"/>
              </w:rPr>
            </w:pPr>
            <w:ins w:id="15727" w:author="Russell Ott" w:date="2022-05-16T11:47:00Z">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ins>
          </w:p>
          <w:p w14:paraId="1F1F181B" w14:textId="77777777" w:rsidR="006B2604" w:rsidRPr="00ED1E82" w:rsidRDefault="006B2604" w:rsidP="00E518B4">
            <w:pPr>
              <w:rPr>
                <w:ins w:id="15728" w:author="Russell Ott" w:date="2022-05-16T11:47:00Z"/>
                <w:rFonts w:asciiTheme="minorHAnsi" w:hAnsiTheme="minorHAnsi" w:cstheme="minorHAnsi"/>
                <w:color w:val="172B4D"/>
              </w:rPr>
            </w:pPr>
          </w:p>
          <w:p w14:paraId="22B414F7" w14:textId="259D8F25" w:rsidR="00633E04" w:rsidRPr="00ED1E82" w:rsidRDefault="00633E04" w:rsidP="00E518B4">
            <w:pPr>
              <w:rPr>
                <w:ins w:id="15729" w:author="Russell Ott" w:date="2022-05-16T11:47:00Z"/>
                <w:rFonts w:asciiTheme="minorHAnsi" w:hAnsiTheme="minorHAnsi" w:cstheme="minorHAnsi"/>
              </w:rPr>
            </w:pPr>
            <w:ins w:id="15730" w:author="Russell Ott" w:date="2022-05-16T11:47:00Z">
              <w:r w:rsidRPr="00ED1E82">
                <w:rPr>
                  <w:rFonts w:asciiTheme="minorHAnsi" w:hAnsiTheme="minorHAnsi" w:cstheme="minorHAnsi"/>
                </w:rPr>
                <w:t>Health Concern Act</w:t>
              </w:r>
            </w:ins>
          </w:p>
        </w:tc>
        <w:tc>
          <w:tcPr>
            <w:tcW w:w="4065" w:type="dxa"/>
          </w:tcPr>
          <w:p w14:paraId="05FF8682" w14:textId="77777777" w:rsidR="00633E04" w:rsidRPr="00907779" w:rsidRDefault="00633E04" w:rsidP="00E518B4">
            <w:pPr>
              <w:pStyle w:val="NormalWeb"/>
              <w:spacing w:before="0" w:beforeAutospacing="0" w:after="0" w:afterAutospacing="0"/>
              <w:rPr>
                <w:ins w:id="15731" w:author="Russell Ott" w:date="2022-05-16T11:47:00Z"/>
                <w:rFonts w:ascii="Courier New" w:hAnsi="Courier New" w:cs="Courier New"/>
                <w:color w:val="172B4D"/>
                <w:sz w:val="18"/>
                <w:szCs w:val="18"/>
              </w:rPr>
            </w:pPr>
            <w:ins w:id="15732" w:author="Russell Ott" w:date="2022-05-16T11:47:00Z">
              <w:r w:rsidRPr="00907779">
                <w:rPr>
                  <w:rFonts w:ascii="Courier New" w:hAnsi="Courier New" w:cs="Courier New"/>
                  <w:color w:val="172B4D"/>
                  <w:sz w:val="18"/>
                  <w:szCs w:val="18"/>
                </w:rPr>
                <w:t>/entry/act/entryRelationship</w:t>
              </w:r>
            </w:ins>
          </w:p>
          <w:p w14:paraId="36D7CA1F" w14:textId="77777777" w:rsidR="00633E04" w:rsidRPr="00ED1E82" w:rsidRDefault="00633E04" w:rsidP="00E518B4">
            <w:pPr>
              <w:pStyle w:val="NormalWeb"/>
              <w:spacing w:before="150" w:beforeAutospacing="0" w:after="0" w:afterAutospacing="0"/>
              <w:rPr>
                <w:ins w:id="15733" w:author="Russell Ott" w:date="2022-05-16T11:47:00Z"/>
                <w:rFonts w:asciiTheme="minorHAnsi" w:hAnsiTheme="minorHAnsi" w:cstheme="minorHAnsi"/>
                <w:color w:val="172B4D"/>
              </w:rPr>
            </w:pPr>
            <w:ins w:id="15734" w:author="Russell Ott" w:date="2022-05-16T11:47:00Z">
              <w:r w:rsidRPr="00ED1E82">
                <w:rPr>
                  <w:rFonts w:asciiTheme="minorHAnsi" w:hAnsiTheme="minorHAnsi" w:cstheme="minorHAnsi"/>
                  <w:color w:val="172B4D"/>
                </w:rPr>
                <w:t>Primitive conformance statement above first entryRelationship or after last (see H&amp;P Document)</w:t>
              </w:r>
            </w:ins>
          </w:p>
          <w:p w14:paraId="71950BD6" w14:textId="0F71D723" w:rsidR="00633E04" w:rsidRPr="00ED1E82" w:rsidRDefault="00633E04" w:rsidP="00E518B4">
            <w:pPr>
              <w:pStyle w:val="NormalWeb"/>
              <w:spacing w:before="0" w:beforeAutospacing="0" w:after="0" w:afterAutospacing="0"/>
              <w:rPr>
                <w:ins w:id="15735" w:author="Russell Ott" w:date="2022-05-16T11:47:00Z"/>
                <w:rFonts w:asciiTheme="minorHAnsi" w:hAnsiTheme="minorHAnsi" w:cstheme="minorHAnsi"/>
                <w:color w:val="172B4D"/>
              </w:rPr>
            </w:pPr>
            <w:ins w:id="15736" w:author="Russell Ott" w:date="2022-05-16T11:47:00Z">
              <w:r w:rsidRPr="00907779">
                <w:rPr>
                  <w:rFonts w:ascii="Courier New" w:hAnsi="Courier New" w:cs="Courier New"/>
                  <w:color w:val="172B4D"/>
                  <w:sz w:val="18"/>
                  <w:szCs w:val="18"/>
                </w:rPr>
                <w:t>/entry/act/entryRelationship/observation</w:t>
              </w:r>
            </w:ins>
          </w:p>
        </w:tc>
      </w:tr>
      <w:tr w:rsidR="00633E04" w:rsidRPr="00ED1E82" w14:paraId="02568579" w14:textId="77777777" w:rsidTr="00E518B4">
        <w:trPr>
          <w:ins w:id="15737" w:author="Russell Ott" w:date="2022-05-16T11:47:00Z"/>
        </w:trPr>
        <w:tc>
          <w:tcPr>
            <w:tcW w:w="1894" w:type="dxa"/>
          </w:tcPr>
          <w:p w14:paraId="5170512A" w14:textId="4ECA7C68" w:rsidR="00633E04" w:rsidRPr="00ED1E82" w:rsidRDefault="001A0138" w:rsidP="00E518B4">
            <w:pPr>
              <w:pStyle w:val="NormalWeb"/>
              <w:spacing w:before="0" w:beforeAutospacing="0" w:after="0" w:afterAutospacing="0"/>
              <w:rPr>
                <w:ins w:id="15738" w:author="Russell Ott" w:date="2022-05-16T11:47:00Z"/>
                <w:rFonts w:asciiTheme="minorHAnsi" w:hAnsiTheme="minorHAnsi" w:cstheme="minorHAnsi"/>
                <w:color w:val="172B4D"/>
              </w:rPr>
            </w:pPr>
            <w:ins w:id="15739" w:author="Russell Ott" w:date="2022-05-16T11:47:00Z">
              <w:r>
                <w:fldChar w:fldCharType="begin"/>
              </w:r>
              <w:r>
                <w:instrText xml:space="preserve"> HYPERLINK "https://www.healthit.gov/isa/taxonomy/term/1241/uscdi-v2" </w:instrText>
              </w:r>
              <w:r>
                <w:fldChar w:fldCharType="separate"/>
              </w:r>
              <w:r w:rsidR="00633E04" w:rsidRPr="00ED1E82">
                <w:rPr>
                  <w:rStyle w:val="Hyperlink"/>
                  <w:rFonts w:asciiTheme="minorHAnsi" w:hAnsiTheme="minorHAnsi" w:cstheme="minorHAnsi"/>
                </w:rPr>
                <w:t>Date of Diagnosis</w:t>
              </w:r>
              <w:r>
                <w:rPr>
                  <w:rStyle w:val="Hyperlink"/>
                  <w:rFonts w:asciiTheme="minorHAnsi" w:hAnsiTheme="minorHAnsi" w:cstheme="minorHAnsi"/>
                </w:rPr>
                <w:fldChar w:fldCharType="end"/>
              </w:r>
              <w:r w:rsidR="00633E04" w:rsidRPr="00ED1E82">
                <w:rPr>
                  <w:rStyle w:val="Strong"/>
                  <w:rFonts w:asciiTheme="minorHAnsi" w:hAnsiTheme="minorHAnsi" w:cstheme="minorHAnsi"/>
                  <w:color w:val="172B4D"/>
                </w:rPr>
                <w:t> </w:t>
              </w:r>
            </w:ins>
          </w:p>
          <w:p w14:paraId="0A04A70D" w14:textId="5CE68DC0" w:rsidR="00633E04" w:rsidRPr="00ED1E82" w:rsidRDefault="00633E04" w:rsidP="00E518B4">
            <w:pPr>
              <w:pStyle w:val="NormalWeb"/>
              <w:spacing w:before="0" w:beforeAutospacing="0" w:after="0" w:afterAutospacing="0"/>
              <w:rPr>
                <w:ins w:id="15740" w:author="Russell Ott" w:date="2022-05-16T11:47:00Z"/>
                <w:rStyle w:val="Strong"/>
                <w:rFonts w:asciiTheme="minorHAnsi" w:hAnsiTheme="minorHAnsi" w:cstheme="minorHAnsi"/>
                <w:color w:val="172B4D"/>
              </w:rPr>
            </w:pPr>
            <w:ins w:id="15741" w:author="Russell Ott" w:date="2022-05-16T11:47:00Z">
              <w:r w:rsidRPr="00ED1E82">
                <w:rPr>
                  <w:rFonts w:asciiTheme="minorHAnsi" w:hAnsiTheme="minorHAnsi" w:cstheme="minorHAnsi"/>
                  <w:color w:val="172B4D"/>
                </w:rPr>
                <w:t>Date of first determination by a qualified professional of the presence of a problem or condition affecting a patient</w:t>
              </w:r>
            </w:ins>
          </w:p>
        </w:tc>
        <w:tc>
          <w:tcPr>
            <w:tcW w:w="1680" w:type="dxa"/>
          </w:tcPr>
          <w:p w14:paraId="6F89649A" w14:textId="77777777" w:rsidR="00633E04" w:rsidRPr="00ED1E82" w:rsidRDefault="00633E04" w:rsidP="00E518B4">
            <w:pPr>
              <w:pStyle w:val="NormalWeb"/>
              <w:spacing w:before="0" w:beforeAutospacing="0" w:after="0" w:afterAutospacing="0"/>
              <w:rPr>
                <w:ins w:id="15742" w:author="Russell Ott" w:date="2022-05-16T11:47:00Z"/>
                <w:rFonts w:asciiTheme="minorHAnsi" w:hAnsiTheme="minorHAnsi" w:cstheme="minorHAnsi"/>
                <w:color w:val="172B4D"/>
              </w:rPr>
            </w:pPr>
          </w:p>
        </w:tc>
        <w:tc>
          <w:tcPr>
            <w:tcW w:w="2271" w:type="dxa"/>
          </w:tcPr>
          <w:p w14:paraId="04E561B5" w14:textId="668F0EA2" w:rsidR="00633E04" w:rsidRPr="00ED1E82" w:rsidRDefault="00633E04" w:rsidP="00E518B4">
            <w:pPr>
              <w:rPr>
                <w:ins w:id="15743" w:author="Russell Ott" w:date="2022-05-16T11:47:00Z"/>
                <w:rFonts w:asciiTheme="minorHAnsi" w:hAnsiTheme="minorHAnsi" w:cstheme="minorHAnsi"/>
                <w:color w:val="172B4D"/>
              </w:rPr>
            </w:pPr>
            <w:ins w:id="15744" w:author="Russell Ott" w:date="2022-05-16T11:47:00Z">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ins>
          </w:p>
        </w:tc>
        <w:tc>
          <w:tcPr>
            <w:tcW w:w="4065" w:type="dxa"/>
          </w:tcPr>
          <w:p w14:paraId="5D899644" w14:textId="68992083" w:rsidR="00633E04" w:rsidRPr="00ED1E82" w:rsidRDefault="00633E04" w:rsidP="007770C6">
            <w:pPr>
              <w:pStyle w:val="NormalWeb"/>
              <w:spacing w:before="0" w:beforeAutospacing="0" w:after="0" w:afterAutospacing="0"/>
              <w:rPr>
                <w:ins w:id="15745" w:author="Russell Ott" w:date="2022-05-16T11:47:00Z"/>
                <w:rFonts w:asciiTheme="minorHAnsi" w:hAnsiTheme="minorHAnsi" w:cstheme="minorHAnsi"/>
                <w:color w:val="172B4D"/>
              </w:rPr>
            </w:pPr>
            <w:ins w:id="15746" w:author="Russell Ott" w:date="2022-05-16T11:47:00Z">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ins>
          </w:p>
        </w:tc>
      </w:tr>
      <w:tr w:rsidR="00633E04" w:rsidRPr="00ED1E82" w14:paraId="2AE17526" w14:textId="77777777" w:rsidTr="00E518B4">
        <w:trPr>
          <w:ins w:id="15747" w:author="Russell Ott" w:date="2022-05-16T11:47:00Z"/>
        </w:trPr>
        <w:tc>
          <w:tcPr>
            <w:tcW w:w="1894" w:type="dxa"/>
          </w:tcPr>
          <w:p w14:paraId="6A53AF7F" w14:textId="49138F40" w:rsidR="00633E04" w:rsidRPr="00ED1E82" w:rsidRDefault="001A0138" w:rsidP="00E518B4">
            <w:pPr>
              <w:pStyle w:val="NormalWeb"/>
              <w:spacing w:before="0" w:beforeAutospacing="0" w:after="0" w:afterAutospacing="0"/>
              <w:rPr>
                <w:ins w:id="15748" w:author="Russell Ott" w:date="2022-05-16T11:47:00Z"/>
                <w:rFonts w:asciiTheme="minorHAnsi" w:hAnsiTheme="minorHAnsi" w:cstheme="minorHAnsi"/>
                <w:color w:val="172B4D"/>
              </w:rPr>
            </w:pPr>
            <w:ins w:id="15749" w:author="Russell Ott" w:date="2022-05-16T11:47:00Z">
              <w:r>
                <w:fldChar w:fldCharType="begin"/>
              </w:r>
              <w:r>
                <w:instrText xml:space="preserve"> HYPERLINK "https://www.healthit.gov/isa/taxonomy/term/1251/uscdi-v2" </w:instrText>
              </w:r>
              <w:r>
                <w:fldChar w:fldCharType="separate"/>
              </w:r>
              <w:r w:rsidR="00633E04" w:rsidRPr="00ED1E82">
                <w:rPr>
                  <w:rStyle w:val="Hyperlink"/>
                  <w:rFonts w:asciiTheme="minorHAnsi" w:hAnsiTheme="minorHAnsi" w:cstheme="minorHAnsi"/>
                </w:rPr>
                <w:t>Date of Resolution</w:t>
              </w:r>
              <w:r>
                <w:rPr>
                  <w:rStyle w:val="Hyperlink"/>
                  <w:rFonts w:asciiTheme="minorHAnsi" w:hAnsiTheme="minorHAnsi" w:cstheme="minorHAnsi"/>
                </w:rPr>
                <w:fldChar w:fldCharType="end"/>
              </w:r>
              <w:r w:rsidR="00633E04" w:rsidRPr="00ED1E82">
                <w:rPr>
                  <w:rStyle w:val="Strong"/>
                  <w:rFonts w:asciiTheme="minorHAnsi" w:hAnsiTheme="minorHAnsi" w:cstheme="minorHAnsi"/>
                  <w:color w:val="172B4D"/>
                </w:rPr>
                <w:t> </w:t>
              </w:r>
            </w:ins>
          </w:p>
          <w:p w14:paraId="7C026B7E" w14:textId="27809BDE" w:rsidR="00633E04" w:rsidRPr="00ED1E82" w:rsidRDefault="00633E04" w:rsidP="00E518B4">
            <w:pPr>
              <w:pStyle w:val="NormalWeb"/>
              <w:spacing w:before="0" w:beforeAutospacing="0" w:after="0" w:afterAutospacing="0"/>
              <w:rPr>
                <w:ins w:id="15750" w:author="Russell Ott" w:date="2022-05-16T11:47:00Z"/>
                <w:rStyle w:val="Strong"/>
                <w:rFonts w:asciiTheme="minorHAnsi" w:hAnsiTheme="minorHAnsi" w:cstheme="minorHAnsi"/>
                <w:color w:val="172B4D"/>
              </w:rPr>
            </w:pPr>
            <w:ins w:id="15751" w:author="Russell Ott" w:date="2022-05-16T11:47:00Z">
              <w:r w:rsidRPr="00ED1E82">
                <w:rPr>
                  <w:rFonts w:asciiTheme="minorHAnsi" w:hAnsiTheme="minorHAnsi" w:cstheme="minorHAnsi"/>
                  <w:color w:val="172B4D"/>
                </w:rPr>
                <w:t>Date of subsiding or termination of a symptom, problem, or condition.</w:t>
              </w:r>
            </w:ins>
          </w:p>
        </w:tc>
        <w:tc>
          <w:tcPr>
            <w:tcW w:w="1680" w:type="dxa"/>
          </w:tcPr>
          <w:p w14:paraId="534E76B3" w14:textId="0BE84960" w:rsidR="00633E04" w:rsidRPr="00ED1E82" w:rsidRDefault="00633E04" w:rsidP="00E518B4">
            <w:pPr>
              <w:pStyle w:val="NormalWeb"/>
              <w:spacing w:before="0" w:beforeAutospacing="0" w:after="0" w:afterAutospacing="0"/>
              <w:rPr>
                <w:ins w:id="15752" w:author="Russell Ott" w:date="2022-05-16T11:47:00Z"/>
                <w:rFonts w:asciiTheme="minorHAnsi" w:hAnsiTheme="minorHAnsi" w:cstheme="minorHAnsi"/>
                <w:color w:val="172B4D"/>
              </w:rPr>
            </w:pPr>
          </w:p>
        </w:tc>
        <w:tc>
          <w:tcPr>
            <w:tcW w:w="2271" w:type="dxa"/>
          </w:tcPr>
          <w:p w14:paraId="042C8986" w14:textId="59E65221" w:rsidR="00633E04" w:rsidRPr="00ED1E82" w:rsidRDefault="00633E04" w:rsidP="00E518B4">
            <w:pPr>
              <w:rPr>
                <w:ins w:id="15753" w:author="Russell Ott" w:date="2022-05-16T11:47:00Z"/>
                <w:rFonts w:asciiTheme="minorHAnsi" w:hAnsiTheme="minorHAnsi" w:cstheme="minorHAnsi"/>
                <w:color w:val="172B4D"/>
              </w:rPr>
            </w:pPr>
            <w:ins w:id="15754" w:author="Russell Ott" w:date="2022-05-16T11:47:00Z">
              <w:r w:rsidRPr="00ED1E82">
                <w:rPr>
                  <w:rFonts w:asciiTheme="minorHAnsi" w:hAnsiTheme="minorHAnsi" w:cstheme="minorHAnsi"/>
                </w:rPr>
                <w:t>Problem Observation</w:t>
              </w:r>
            </w:ins>
          </w:p>
        </w:tc>
        <w:tc>
          <w:tcPr>
            <w:tcW w:w="4065" w:type="dxa"/>
          </w:tcPr>
          <w:p w14:paraId="1A46D837" w14:textId="1D2D8DC9" w:rsidR="00633E04" w:rsidRPr="00ED1E82" w:rsidRDefault="00633E04" w:rsidP="00907779">
            <w:pPr>
              <w:pStyle w:val="NormalWeb"/>
              <w:spacing w:before="0" w:beforeAutospacing="0" w:after="0" w:afterAutospacing="0"/>
              <w:rPr>
                <w:ins w:id="15755" w:author="Russell Ott" w:date="2022-05-16T11:47:00Z"/>
                <w:rFonts w:asciiTheme="minorHAnsi" w:hAnsiTheme="minorHAnsi" w:cstheme="minorHAnsi"/>
                <w:color w:val="172B4D"/>
              </w:rPr>
            </w:pPr>
            <w:ins w:id="15756" w:author="Russell Ott" w:date="2022-05-16T11:47:00Z">
              <w:r w:rsidRPr="00907779">
                <w:rPr>
                  <w:rFonts w:ascii="Courier New" w:hAnsi="Courier New" w:cs="Courier New"/>
                  <w:color w:val="172B4D"/>
                  <w:sz w:val="18"/>
                  <w:szCs w:val="18"/>
                </w:rPr>
                <w:t>/observation/effectiveTime/high</w:t>
              </w:r>
            </w:ins>
          </w:p>
        </w:tc>
      </w:tr>
    </w:tbl>
    <w:p w14:paraId="2657EB01" w14:textId="21D0C3D6" w:rsidR="00992641" w:rsidRDefault="00E518B4" w:rsidP="00E518B4">
      <w:pPr>
        <w:pStyle w:val="Caption"/>
        <w:rPr>
          <w:ins w:id="15757" w:author="Russell Ott" w:date="2022-05-16T11:47:00Z"/>
        </w:rPr>
      </w:pPr>
      <w:bookmarkStart w:id="15758" w:name="_Toc103262943"/>
      <w:ins w:id="15759"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76</w:t>
        </w:r>
        <w:r w:rsidR="00132A94">
          <w:rPr>
            <w:noProof/>
          </w:rPr>
          <w:fldChar w:fldCharType="end"/>
        </w:r>
        <w:r>
          <w:t xml:space="preserve">: </w:t>
        </w:r>
        <w:r w:rsidRPr="001D6349">
          <w:t xml:space="preserve">USCDI v2 Data Elements - </w:t>
        </w:r>
        <w:r>
          <w:t>Problems</w:t>
        </w:r>
        <w:bookmarkEnd w:id="15758"/>
      </w:ins>
    </w:p>
    <w:p w14:paraId="154B0C23" w14:textId="38B0697C" w:rsidR="006B2604" w:rsidRDefault="00633E04" w:rsidP="002E634A">
      <w:pPr>
        <w:pStyle w:val="Heading4"/>
        <w:rPr>
          <w:ins w:id="15760" w:author="Russell Ott" w:date="2022-05-16T11:47:00Z"/>
        </w:rPr>
      </w:pPr>
      <w:ins w:id="15761" w:author="Russell Ott" w:date="2022-05-16T11:47:00Z">
        <w:r>
          <w:t xml:space="preserve">SDOH </w:t>
        </w:r>
        <w:r w:rsidR="006B2604">
          <w:t>Problems/Health Concerns</w:t>
        </w:r>
      </w:ins>
    </w:p>
    <w:p w14:paraId="2F392A43" w14:textId="6301121C" w:rsidR="00261355" w:rsidRDefault="00261355" w:rsidP="00261355">
      <w:pPr>
        <w:rPr>
          <w:ins w:id="15762" w:author="Russell Ott" w:date="2022-05-16T11:47:00Z"/>
          <w:rFonts w:asciiTheme="minorHAnsi" w:hAnsiTheme="minorHAnsi" w:cstheme="minorHAnsi"/>
        </w:rPr>
      </w:pPr>
      <w:ins w:id="15763" w:author="Russell Ott" w:date="2022-05-16T11:47:00Z">
        <w:r>
          <w:rPr>
            <w:rFonts w:asciiTheme="minorHAnsi" w:hAnsiTheme="minorHAnsi" w:cstheme="minorHAnsi"/>
          </w:rPr>
          <w:t>The updated Problem Observation, and Health Concern Act templates include a value set for conveying SDOH problems and health concerns.</w:t>
        </w:r>
      </w:ins>
    </w:p>
    <w:p w14:paraId="3F171FE3" w14:textId="77777777" w:rsidR="00261355" w:rsidRDefault="00261355" w:rsidP="00261355">
      <w:pPr>
        <w:rPr>
          <w:ins w:id="15764" w:author="Russell Ott" w:date="2022-05-16T11:47:00Z"/>
          <w:rFonts w:asciiTheme="minorHAnsi" w:hAnsiTheme="minorHAnsi" w:cstheme="minorHAnsi"/>
        </w:rPr>
      </w:pPr>
    </w:p>
    <w:p w14:paraId="3DB001CD" w14:textId="294850C0" w:rsidR="00F87448" w:rsidRPr="00314140" w:rsidRDefault="00261355" w:rsidP="00261355">
      <w:pPr>
        <w:rPr>
          <w:ins w:id="15765" w:author="Russell Ott" w:date="2022-05-16T11:47:00Z"/>
          <w:rFonts w:asciiTheme="minorHAnsi" w:hAnsiTheme="minorHAnsi" w:cstheme="minorHAnsi"/>
        </w:rPr>
      </w:pPr>
      <w:ins w:id="15766" w:author="Russell Ott" w:date="2022-05-16T11:47:00Z">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ins>
    </w:p>
    <w:p w14:paraId="2EB4FAD1" w14:textId="15812E02" w:rsidR="006B2604" w:rsidRDefault="006B2604" w:rsidP="002E634A">
      <w:pPr>
        <w:pStyle w:val="Heading4"/>
        <w:rPr>
          <w:ins w:id="15767" w:author="Russell Ott" w:date="2022-05-16T11:47:00Z"/>
        </w:rPr>
      </w:pPr>
      <w:ins w:id="15768" w:author="Russell Ott" w:date="2022-05-16T11:47:00Z">
        <w:r>
          <w:t>Date of Diagnosis</w:t>
        </w:r>
      </w:ins>
    </w:p>
    <w:p w14:paraId="17CED2D4" w14:textId="258401F0" w:rsidR="006B2604" w:rsidRPr="00F56C38" w:rsidRDefault="006B2604" w:rsidP="006B2604">
      <w:pPr>
        <w:rPr>
          <w:ins w:id="15769" w:author="Russell Ott" w:date="2022-05-16T11:47:00Z"/>
          <w:rFonts w:asciiTheme="minorHAnsi" w:hAnsiTheme="minorHAnsi" w:cstheme="minorHAnsi"/>
        </w:rPr>
      </w:pPr>
      <w:ins w:id="15770" w:author="Russell Ott" w:date="2022-05-16T11:47:00Z">
        <w:r w:rsidRPr="00F56C38">
          <w:rPr>
            <w:rFonts w:asciiTheme="minorHAnsi" w:hAnsiTheme="minorHAnsi" w:cstheme="minorHAnsi"/>
          </w:rPr>
          <w:t>No additional guidance</w:t>
        </w:r>
      </w:ins>
    </w:p>
    <w:p w14:paraId="36DEE5DA" w14:textId="544B1826" w:rsidR="006B2604" w:rsidRDefault="006B2604" w:rsidP="002E634A">
      <w:pPr>
        <w:pStyle w:val="Heading4"/>
        <w:rPr>
          <w:ins w:id="15771" w:author="Russell Ott" w:date="2022-05-16T11:47:00Z"/>
        </w:rPr>
      </w:pPr>
      <w:ins w:id="15772" w:author="Russell Ott" w:date="2022-05-16T11:47:00Z">
        <w:r>
          <w:t>Date of Resolution</w:t>
        </w:r>
      </w:ins>
    </w:p>
    <w:p w14:paraId="37BF134C" w14:textId="77777777" w:rsidR="006B2604" w:rsidRPr="00F56C38" w:rsidRDefault="006B2604" w:rsidP="006B2604">
      <w:pPr>
        <w:rPr>
          <w:ins w:id="15773" w:author="Russell Ott" w:date="2022-05-16T11:47:00Z"/>
          <w:rFonts w:asciiTheme="minorHAnsi" w:hAnsiTheme="minorHAnsi" w:cstheme="minorHAnsi"/>
        </w:rPr>
      </w:pPr>
      <w:ins w:id="15774" w:author="Russell Ott" w:date="2022-05-16T11:47:00Z">
        <w:r w:rsidRPr="00F56C38">
          <w:rPr>
            <w:rFonts w:asciiTheme="minorHAnsi" w:hAnsiTheme="minorHAnsi" w:cstheme="minorHAnsi"/>
          </w:rPr>
          <w:t>No additional guidance</w:t>
        </w:r>
      </w:ins>
    </w:p>
    <w:p w14:paraId="3929FFFF" w14:textId="30E79285" w:rsidR="001E7AE2" w:rsidRPr="00A61A3F" w:rsidRDefault="001E7AE2" w:rsidP="00F10C7C">
      <w:pPr>
        <w:pStyle w:val="Heading3"/>
        <w:rPr>
          <w:ins w:id="15775" w:author="Russell Ott" w:date="2022-05-16T11:47:00Z"/>
        </w:rPr>
      </w:pPr>
      <w:bookmarkStart w:id="15776" w:name="_Toc103262730"/>
      <w:ins w:id="15777" w:author="Russell Ott" w:date="2022-05-16T11:47:00Z">
        <w:r w:rsidRPr="00A61A3F">
          <w:t>Procedures</w:t>
        </w:r>
        <w:bookmarkEnd w:id="15776"/>
      </w:ins>
    </w:p>
    <w:tbl>
      <w:tblPr>
        <w:tblStyle w:val="TableGrid"/>
        <w:tblW w:w="9783" w:type="dxa"/>
        <w:tblLook w:val="04A0" w:firstRow="1" w:lastRow="0" w:firstColumn="1" w:lastColumn="0" w:noHBand="0" w:noVBand="1"/>
      </w:tblPr>
      <w:tblGrid>
        <w:gridCol w:w="2657"/>
        <w:gridCol w:w="2584"/>
        <w:gridCol w:w="1409"/>
        <w:gridCol w:w="3133"/>
      </w:tblGrid>
      <w:tr w:rsidR="006E6E03" w:rsidRPr="00F56C38" w14:paraId="7B83E4F7" w14:textId="77777777" w:rsidTr="00F56C38">
        <w:trPr>
          <w:ins w:id="15778" w:author="Russell Ott" w:date="2022-05-16T11:47:00Z"/>
        </w:trPr>
        <w:tc>
          <w:tcPr>
            <w:tcW w:w="2853" w:type="dxa"/>
            <w:shd w:val="clear" w:color="auto" w:fill="2E74B5" w:themeFill="accent5" w:themeFillShade="BF"/>
          </w:tcPr>
          <w:p w14:paraId="1A5347BA" w14:textId="77777777" w:rsidR="00992641" w:rsidRPr="00F56C38" w:rsidRDefault="00992641" w:rsidP="00E518B4">
            <w:pPr>
              <w:rPr>
                <w:ins w:id="15779" w:author="Russell Ott" w:date="2022-05-16T11:47:00Z"/>
                <w:rStyle w:val="Strong"/>
                <w:rFonts w:asciiTheme="minorHAnsi" w:hAnsiTheme="minorHAnsi" w:cstheme="minorHAnsi"/>
                <w:color w:val="FFFFFF" w:themeColor="background1"/>
              </w:rPr>
            </w:pPr>
            <w:ins w:id="15780" w:author="Russell Ott" w:date="2022-05-16T11:47:00Z">
              <w:r w:rsidRPr="00F56C38">
                <w:rPr>
                  <w:rStyle w:val="Strong"/>
                  <w:rFonts w:asciiTheme="minorHAnsi" w:hAnsiTheme="minorHAnsi" w:cstheme="minorHAnsi"/>
                  <w:color w:val="FFFFFF" w:themeColor="background1"/>
                </w:rPr>
                <w:t>USCDI v2 DATA ELEMENT </w:t>
              </w:r>
            </w:ins>
          </w:p>
        </w:tc>
        <w:tc>
          <w:tcPr>
            <w:tcW w:w="2772" w:type="dxa"/>
            <w:shd w:val="clear" w:color="auto" w:fill="2E74B5" w:themeFill="accent5" w:themeFillShade="BF"/>
          </w:tcPr>
          <w:p w14:paraId="07F37CC5" w14:textId="77777777" w:rsidR="00992641" w:rsidRPr="00F56C38" w:rsidRDefault="00992641" w:rsidP="00E518B4">
            <w:pPr>
              <w:rPr>
                <w:ins w:id="15781" w:author="Russell Ott" w:date="2022-05-16T11:47:00Z"/>
                <w:rStyle w:val="Strong"/>
                <w:rFonts w:asciiTheme="minorHAnsi" w:hAnsiTheme="minorHAnsi" w:cstheme="minorHAnsi"/>
                <w:color w:val="FFFFFF" w:themeColor="background1"/>
              </w:rPr>
            </w:pPr>
            <w:ins w:id="15782" w:author="Russell Ott" w:date="2022-05-16T11:47:00Z">
              <w:r w:rsidRPr="00F56C38">
                <w:rPr>
                  <w:rStyle w:val="Strong"/>
                  <w:rFonts w:asciiTheme="minorHAnsi" w:hAnsiTheme="minorHAnsi" w:cstheme="minorHAnsi"/>
                  <w:color w:val="FFFFFF" w:themeColor="background1"/>
                </w:rPr>
                <w:t>USCDI Vocabulary Requirement</w:t>
              </w:r>
            </w:ins>
          </w:p>
        </w:tc>
        <w:tc>
          <w:tcPr>
            <w:tcW w:w="1426" w:type="dxa"/>
            <w:shd w:val="clear" w:color="auto" w:fill="2E74B5" w:themeFill="accent5" w:themeFillShade="BF"/>
          </w:tcPr>
          <w:p w14:paraId="23064F02" w14:textId="77777777" w:rsidR="00992641" w:rsidRPr="00F56C38" w:rsidRDefault="00992641" w:rsidP="00E518B4">
            <w:pPr>
              <w:rPr>
                <w:ins w:id="15783" w:author="Russell Ott" w:date="2022-05-16T11:47:00Z"/>
                <w:rStyle w:val="Strong"/>
                <w:rFonts w:asciiTheme="minorHAnsi" w:hAnsiTheme="minorHAnsi" w:cstheme="minorHAnsi"/>
                <w:color w:val="FFFFFF" w:themeColor="background1"/>
              </w:rPr>
            </w:pPr>
            <w:ins w:id="15784" w:author="Russell Ott" w:date="2022-05-16T11:47:00Z">
              <w:r w:rsidRPr="00F56C38">
                <w:rPr>
                  <w:rStyle w:val="Strong"/>
                  <w:rFonts w:asciiTheme="minorHAnsi" w:hAnsiTheme="minorHAnsi" w:cstheme="minorHAnsi"/>
                  <w:color w:val="FFFFFF" w:themeColor="background1"/>
                </w:rPr>
                <w:t>Template</w:t>
              </w:r>
            </w:ins>
          </w:p>
        </w:tc>
        <w:tc>
          <w:tcPr>
            <w:tcW w:w="2732" w:type="dxa"/>
            <w:shd w:val="clear" w:color="auto" w:fill="2E74B5" w:themeFill="accent5" w:themeFillShade="BF"/>
          </w:tcPr>
          <w:p w14:paraId="4411D778" w14:textId="77777777" w:rsidR="00992641" w:rsidRPr="00F56C38" w:rsidRDefault="00992641" w:rsidP="00E518B4">
            <w:pPr>
              <w:rPr>
                <w:ins w:id="15785" w:author="Russell Ott" w:date="2022-05-16T11:47:00Z"/>
                <w:rStyle w:val="Strong"/>
                <w:rFonts w:asciiTheme="minorHAnsi" w:hAnsiTheme="minorHAnsi" w:cstheme="minorHAnsi"/>
                <w:color w:val="FFFFFF" w:themeColor="background1"/>
              </w:rPr>
            </w:pPr>
            <w:ins w:id="15786" w:author="Russell Ott" w:date="2022-05-16T11:47:00Z">
              <w:r w:rsidRPr="00F56C38">
                <w:rPr>
                  <w:rStyle w:val="Strong"/>
                  <w:rFonts w:asciiTheme="minorHAnsi" w:hAnsiTheme="minorHAnsi" w:cstheme="minorHAnsi"/>
                  <w:color w:val="FFFFFF" w:themeColor="background1"/>
                </w:rPr>
                <w:t>XPath</w:t>
              </w:r>
            </w:ins>
          </w:p>
        </w:tc>
      </w:tr>
      <w:tr w:rsidR="006B2604" w:rsidRPr="00F56C38" w14:paraId="43F4B2D3" w14:textId="77777777" w:rsidTr="00E518B4">
        <w:trPr>
          <w:trHeight w:val="2168"/>
          <w:ins w:id="15787" w:author="Russell Ott" w:date="2022-05-16T11:47:00Z"/>
        </w:trPr>
        <w:tc>
          <w:tcPr>
            <w:tcW w:w="2853" w:type="dxa"/>
            <w:vMerge w:val="restart"/>
          </w:tcPr>
          <w:p w14:paraId="4FF318FD" w14:textId="11589138" w:rsidR="006B2604" w:rsidRPr="00F56C38" w:rsidRDefault="001A0138" w:rsidP="00E518B4">
            <w:pPr>
              <w:pStyle w:val="NormalWeb"/>
              <w:spacing w:before="0" w:beforeAutospacing="0" w:after="0" w:afterAutospacing="0"/>
              <w:rPr>
                <w:ins w:id="15788" w:author="Russell Ott" w:date="2022-05-16T11:47:00Z"/>
                <w:rFonts w:asciiTheme="minorHAnsi" w:hAnsiTheme="minorHAnsi" w:cstheme="minorHAnsi"/>
                <w:color w:val="172B4D"/>
              </w:rPr>
            </w:pPr>
            <w:ins w:id="15789" w:author="Russell Ott" w:date="2022-05-16T11:47:00Z">
              <w:r>
                <w:fldChar w:fldCharType="begin"/>
              </w:r>
              <w:r>
                <w:instrText xml:space="preserve"> HYPERLINK "https://www.healthit.gov/isa/taxonomy/term/1841/uscdi-v2" </w:instrText>
              </w:r>
              <w:r>
                <w:fldChar w:fldCharType="separate"/>
              </w:r>
              <w:r w:rsidR="006B2604" w:rsidRPr="00F56C38">
                <w:rPr>
                  <w:rStyle w:val="Hyperlink"/>
                  <w:rFonts w:asciiTheme="minorHAnsi" w:hAnsiTheme="minorHAnsi" w:cstheme="minorHAnsi"/>
                </w:rPr>
                <w:t>SDOH Interventions</w:t>
              </w:r>
              <w:r>
                <w:rPr>
                  <w:rStyle w:val="Hyperlink"/>
                  <w:rFonts w:asciiTheme="minorHAnsi" w:hAnsiTheme="minorHAnsi" w:cstheme="minorHAnsi"/>
                </w:rPr>
                <w:fldChar w:fldCharType="end"/>
              </w:r>
              <w:r w:rsidR="006B2604" w:rsidRPr="00F56C38">
                <w:rPr>
                  <w:rStyle w:val="Strong"/>
                  <w:rFonts w:asciiTheme="minorHAnsi" w:hAnsiTheme="minorHAnsi" w:cstheme="minorHAnsi"/>
                  <w:color w:val="172B4D"/>
                </w:rPr>
                <w:t xml:space="preserve"> </w:t>
              </w:r>
            </w:ins>
          </w:p>
          <w:p w14:paraId="3C12880A" w14:textId="77777777" w:rsidR="006B2604" w:rsidRPr="00F56C38" w:rsidRDefault="006B2604" w:rsidP="00E518B4">
            <w:pPr>
              <w:pStyle w:val="NormalWeb"/>
              <w:spacing w:before="150" w:beforeAutospacing="0" w:after="0" w:afterAutospacing="0"/>
              <w:rPr>
                <w:ins w:id="15790" w:author="Russell Ott" w:date="2022-05-16T11:47:00Z"/>
                <w:rFonts w:asciiTheme="minorHAnsi" w:hAnsiTheme="minorHAnsi" w:cstheme="minorHAnsi"/>
                <w:color w:val="172B4D"/>
              </w:rPr>
            </w:pPr>
            <w:ins w:id="15791" w:author="Russell Ott" w:date="2022-05-16T11:47:00Z">
              <w:r w:rsidRPr="00F56C38">
                <w:rPr>
                  <w:rFonts w:asciiTheme="minorHAnsi" w:hAnsiTheme="minorHAnsi" w:cstheme="minorHAnsi"/>
                  <w:color w:val="172B4D"/>
                </w:rPr>
                <w:t>A service offered to a patient to address identified Social Determinants of Health concerns, problems, or diagnoses (e.g.,</w:t>
              </w:r>
            </w:ins>
          </w:p>
          <w:p w14:paraId="2DF9B137" w14:textId="77777777" w:rsidR="006B2604" w:rsidRPr="00F56C38" w:rsidRDefault="006B2604" w:rsidP="00E518B4">
            <w:pPr>
              <w:pStyle w:val="NormalWeb"/>
              <w:spacing w:before="150" w:beforeAutospacing="0" w:after="0" w:afterAutospacing="0"/>
              <w:rPr>
                <w:ins w:id="15792" w:author="Russell Ott" w:date="2022-05-16T11:47:00Z"/>
                <w:rFonts w:asciiTheme="minorHAnsi" w:hAnsiTheme="minorHAnsi" w:cstheme="minorHAnsi"/>
                <w:color w:val="172B4D"/>
              </w:rPr>
            </w:pPr>
            <w:ins w:id="15793" w:author="Russell Ott" w:date="2022-05-16T11:47:00Z">
              <w:r w:rsidRPr="00F56C38">
                <w:rPr>
                  <w:rFonts w:asciiTheme="minorHAnsi" w:hAnsiTheme="minorHAnsi" w:cstheme="minorHAnsi"/>
                  <w:color w:val="172B4D"/>
                </w:rPr>
                <w:t>Education about Meals on Wheels Program, Referral to transportation support programs). SDOH data relate to</w:t>
              </w:r>
            </w:ins>
          </w:p>
          <w:p w14:paraId="0DF3D7C9" w14:textId="5F104CB1" w:rsidR="006B2604" w:rsidRPr="00F56C38" w:rsidRDefault="006B2604" w:rsidP="00E518B4">
            <w:pPr>
              <w:rPr>
                <w:ins w:id="15794" w:author="Russell Ott" w:date="2022-05-16T11:47:00Z"/>
                <w:rStyle w:val="Strong"/>
                <w:rFonts w:asciiTheme="minorHAnsi" w:hAnsiTheme="minorHAnsi" w:cstheme="minorHAnsi"/>
                <w:color w:val="172B4D"/>
              </w:rPr>
            </w:pPr>
            <w:ins w:id="15795" w:author="Russell Ott" w:date="2022-05-16T11:47:00Z">
              <w:r w:rsidRPr="00F56C38">
                <w:rPr>
                  <w:rFonts w:asciiTheme="minorHAnsi" w:hAnsiTheme="minorHAnsi" w:cstheme="minorHAnsi"/>
                  <w:color w:val="172B4D"/>
                </w:rPr>
                <w:t>conditions in which people live, learn, work, and play and their effects on health risks and outcomes.</w:t>
              </w:r>
            </w:ins>
          </w:p>
        </w:tc>
        <w:tc>
          <w:tcPr>
            <w:tcW w:w="2772" w:type="dxa"/>
            <w:vMerge w:val="restart"/>
          </w:tcPr>
          <w:p w14:paraId="323F8EF7" w14:textId="77777777" w:rsidR="006B2604" w:rsidRPr="00F56C38" w:rsidRDefault="006B2604" w:rsidP="00E518B4">
            <w:pPr>
              <w:pStyle w:val="NormalWeb"/>
              <w:spacing w:before="0" w:beforeAutospacing="0" w:after="0" w:afterAutospacing="0"/>
              <w:rPr>
                <w:ins w:id="15796" w:author="Russell Ott" w:date="2022-05-16T11:47:00Z"/>
                <w:rFonts w:asciiTheme="minorHAnsi" w:hAnsiTheme="minorHAnsi" w:cstheme="minorHAnsi"/>
                <w:color w:val="172B4D"/>
              </w:rPr>
            </w:pPr>
            <w:ins w:id="15797" w:author="Russell Ott" w:date="2022-05-16T11:47:00Z">
              <w:r w:rsidRPr="00F56C38">
                <w:rPr>
                  <w:rFonts w:asciiTheme="minorHAnsi" w:hAnsiTheme="minorHAnsi" w:cstheme="minorHAnsi"/>
                  <w:color w:val="172B4D"/>
                </w:rPr>
                <w:t>• SNOMED International, Systematized Nomenclature of Medicine Clinical Terms (SNOMED CT®) U.S. Edition, March 2021 Release </w:t>
              </w:r>
            </w:ins>
          </w:p>
          <w:p w14:paraId="4B5C6269" w14:textId="77777777" w:rsidR="006B2604" w:rsidRPr="00F56C38" w:rsidRDefault="006B2604" w:rsidP="00E518B4">
            <w:pPr>
              <w:pStyle w:val="NormalWeb"/>
              <w:spacing w:before="150" w:beforeAutospacing="0" w:after="0" w:afterAutospacing="0"/>
              <w:rPr>
                <w:ins w:id="15798" w:author="Russell Ott" w:date="2022-05-16T11:47:00Z"/>
                <w:rFonts w:asciiTheme="minorHAnsi" w:hAnsiTheme="minorHAnsi" w:cstheme="minorHAnsi"/>
                <w:color w:val="172B4D"/>
              </w:rPr>
            </w:pPr>
            <w:ins w:id="15799" w:author="Russell Ott" w:date="2022-05-16T11:47:00Z">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ins>
          </w:p>
          <w:p w14:paraId="5EA9FDD4" w14:textId="32383754" w:rsidR="006B2604" w:rsidRPr="00F56C38" w:rsidRDefault="006B2604" w:rsidP="00E518B4">
            <w:pPr>
              <w:rPr>
                <w:ins w:id="15800" w:author="Russell Ott" w:date="2022-05-16T11:47:00Z"/>
                <w:rFonts w:asciiTheme="minorHAnsi" w:hAnsiTheme="minorHAnsi" w:cstheme="minorHAnsi"/>
              </w:rPr>
            </w:pPr>
            <w:ins w:id="15801" w:author="Russell Ott" w:date="2022-05-16T11:47:00Z">
              <w:r w:rsidRPr="00F56C38">
                <w:rPr>
                  <w:rFonts w:asciiTheme="minorHAnsi" w:hAnsiTheme="minorHAnsi" w:cstheme="minorHAnsi"/>
                  <w:color w:val="172B4D"/>
                </w:rPr>
                <w:t>• Healthcare Common Procedure Coding System (HCPCS) Level II, as maintained and distributed by HHS.</w:t>
              </w:r>
            </w:ins>
          </w:p>
        </w:tc>
        <w:tc>
          <w:tcPr>
            <w:tcW w:w="1426" w:type="dxa"/>
          </w:tcPr>
          <w:p w14:paraId="017D9D49" w14:textId="57FA3E3E" w:rsidR="006B2604" w:rsidRPr="00F56C38" w:rsidRDefault="006B2604" w:rsidP="00E518B4">
            <w:pPr>
              <w:rPr>
                <w:ins w:id="15802" w:author="Russell Ott" w:date="2022-05-16T11:47:00Z"/>
                <w:rFonts w:asciiTheme="minorHAnsi" w:hAnsiTheme="minorHAnsi" w:cstheme="minorHAnsi"/>
                <w:color w:val="172B4D"/>
              </w:rPr>
            </w:pPr>
            <w:ins w:id="15803" w:author="Russell Ott" w:date="2022-05-16T11:47:00Z">
              <w:r w:rsidRPr="00F56C38">
                <w:rPr>
                  <w:rFonts w:asciiTheme="minorHAnsi" w:hAnsiTheme="minorHAnsi" w:cstheme="minorHAnsi"/>
                  <w:color w:val="172B4D"/>
                </w:rPr>
                <w:t>For interventions that have occurred:</w:t>
              </w:r>
            </w:ins>
          </w:p>
          <w:p w14:paraId="3632A3C5" w14:textId="77777777" w:rsidR="006B2604" w:rsidRPr="00F56C38" w:rsidRDefault="006B2604" w:rsidP="00E518B4">
            <w:pPr>
              <w:rPr>
                <w:ins w:id="15804" w:author="Russell Ott" w:date="2022-05-16T11:47:00Z"/>
                <w:rFonts w:asciiTheme="minorHAnsi" w:hAnsiTheme="minorHAnsi" w:cstheme="minorHAnsi"/>
                <w:color w:val="172B4D"/>
              </w:rPr>
            </w:pPr>
          </w:p>
          <w:p w14:paraId="3A7B969E" w14:textId="65929BC0" w:rsidR="006B2604" w:rsidRPr="00F56C38" w:rsidRDefault="006B2604" w:rsidP="00E518B4">
            <w:pPr>
              <w:rPr>
                <w:ins w:id="15805" w:author="Russell Ott" w:date="2022-05-16T11:47:00Z"/>
                <w:rStyle w:val="Hyperlink"/>
                <w:rFonts w:asciiTheme="minorHAnsi" w:hAnsiTheme="minorHAnsi" w:cstheme="minorHAnsi"/>
                <w:color w:val="0052CC"/>
              </w:rPr>
            </w:pPr>
            <w:ins w:id="15806" w:author="Russell Ott" w:date="2022-05-16T11:47:00Z">
              <w:r w:rsidRPr="00F56C38">
                <w:rPr>
                  <w:rFonts w:asciiTheme="minorHAnsi" w:hAnsiTheme="minorHAnsi" w:cstheme="minorHAnsi"/>
                </w:rPr>
                <w:t>Procedure Activity Procedure</w:t>
              </w:r>
            </w:ins>
          </w:p>
        </w:tc>
        <w:tc>
          <w:tcPr>
            <w:tcW w:w="2732" w:type="dxa"/>
          </w:tcPr>
          <w:p w14:paraId="73B36348" w14:textId="6D0D9E3F" w:rsidR="006B2604" w:rsidRPr="00F56C38" w:rsidRDefault="006B2604" w:rsidP="00907779">
            <w:pPr>
              <w:pStyle w:val="NormalWeb"/>
              <w:spacing w:before="0" w:beforeAutospacing="0" w:after="0" w:afterAutospacing="0"/>
              <w:rPr>
                <w:ins w:id="15807" w:author="Russell Ott" w:date="2022-05-16T11:47:00Z"/>
                <w:rFonts w:asciiTheme="minorHAnsi" w:hAnsiTheme="minorHAnsi" w:cstheme="minorHAnsi"/>
                <w:color w:val="172B4D"/>
              </w:rPr>
            </w:pPr>
            <w:ins w:id="15808" w:author="Russell Ott" w:date="2022-05-16T11:47:00Z">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ins>
          </w:p>
        </w:tc>
      </w:tr>
      <w:tr w:rsidR="006B2604" w:rsidRPr="00F56C38" w14:paraId="40CA4423" w14:textId="77777777" w:rsidTr="00E518B4">
        <w:trPr>
          <w:trHeight w:val="2167"/>
          <w:ins w:id="15809" w:author="Russell Ott" w:date="2022-05-16T11:47:00Z"/>
        </w:trPr>
        <w:tc>
          <w:tcPr>
            <w:tcW w:w="2853" w:type="dxa"/>
            <w:vMerge/>
          </w:tcPr>
          <w:p w14:paraId="74D1E663" w14:textId="77777777" w:rsidR="006B2604" w:rsidRPr="00F56C38" w:rsidRDefault="006B2604" w:rsidP="00E518B4">
            <w:pPr>
              <w:pStyle w:val="NormalWeb"/>
              <w:spacing w:before="0" w:beforeAutospacing="0" w:after="0" w:afterAutospacing="0"/>
              <w:rPr>
                <w:ins w:id="15810" w:author="Russell Ott" w:date="2022-05-16T11:47:00Z"/>
                <w:rStyle w:val="Strong"/>
                <w:rFonts w:asciiTheme="minorHAnsi" w:hAnsiTheme="minorHAnsi" w:cstheme="minorHAnsi"/>
                <w:color w:val="172B4D"/>
              </w:rPr>
            </w:pPr>
          </w:p>
        </w:tc>
        <w:tc>
          <w:tcPr>
            <w:tcW w:w="2772" w:type="dxa"/>
            <w:vMerge/>
          </w:tcPr>
          <w:p w14:paraId="33805EEC" w14:textId="77777777" w:rsidR="006B2604" w:rsidRPr="00F56C38" w:rsidRDefault="006B2604" w:rsidP="00E518B4">
            <w:pPr>
              <w:pStyle w:val="NormalWeb"/>
              <w:spacing w:before="0" w:beforeAutospacing="0" w:after="0" w:afterAutospacing="0"/>
              <w:rPr>
                <w:ins w:id="15811" w:author="Russell Ott" w:date="2022-05-16T11:47:00Z"/>
                <w:rFonts w:asciiTheme="minorHAnsi" w:hAnsiTheme="minorHAnsi" w:cstheme="minorHAnsi"/>
                <w:color w:val="172B4D"/>
              </w:rPr>
            </w:pPr>
          </w:p>
        </w:tc>
        <w:tc>
          <w:tcPr>
            <w:tcW w:w="1426" w:type="dxa"/>
          </w:tcPr>
          <w:p w14:paraId="5747D93B" w14:textId="0A266874" w:rsidR="006B2604" w:rsidRPr="00F56C38" w:rsidRDefault="006B2604" w:rsidP="00E518B4">
            <w:pPr>
              <w:rPr>
                <w:ins w:id="15812" w:author="Russell Ott" w:date="2022-05-16T11:47:00Z"/>
                <w:rFonts w:asciiTheme="minorHAnsi" w:hAnsiTheme="minorHAnsi" w:cstheme="minorHAnsi"/>
                <w:color w:val="172B4D"/>
              </w:rPr>
            </w:pPr>
            <w:ins w:id="15813" w:author="Russell Ott" w:date="2022-05-16T11:47:00Z">
              <w:r w:rsidRPr="00F56C38">
                <w:rPr>
                  <w:rFonts w:asciiTheme="minorHAnsi" w:hAnsiTheme="minorHAnsi" w:cstheme="minorHAnsi"/>
                  <w:color w:val="172B4D"/>
                </w:rPr>
                <w:t>For interventions that are planned:</w:t>
              </w:r>
            </w:ins>
          </w:p>
          <w:p w14:paraId="7E81E34F" w14:textId="77777777" w:rsidR="006B2604" w:rsidRPr="00F56C38" w:rsidRDefault="006B2604" w:rsidP="00E518B4">
            <w:pPr>
              <w:rPr>
                <w:ins w:id="15814" w:author="Russell Ott" w:date="2022-05-16T11:47:00Z"/>
                <w:rFonts w:asciiTheme="minorHAnsi" w:hAnsiTheme="minorHAnsi" w:cstheme="minorHAnsi"/>
                <w:color w:val="172B4D"/>
              </w:rPr>
            </w:pPr>
          </w:p>
          <w:p w14:paraId="5EC6606B" w14:textId="7D9C6E77" w:rsidR="006B2604" w:rsidRPr="00F56C38" w:rsidRDefault="006B2604" w:rsidP="00E518B4">
            <w:pPr>
              <w:rPr>
                <w:ins w:id="15815" w:author="Russell Ott" w:date="2022-05-16T11:47:00Z"/>
                <w:rFonts w:asciiTheme="minorHAnsi" w:hAnsiTheme="minorHAnsi" w:cstheme="minorHAnsi"/>
              </w:rPr>
            </w:pPr>
            <w:ins w:id="15816" w:author="Russell Ott" w:date="2022-05-16T11:47:00Z">
              <w:r w:rsidRPr="00F56C38">
                <w:rPr>
                  <w:rFonts w:asciiTheme="minorHAnsi" w:hAnsiTheme="minorHAnsi" w:cstheme="minorHAnsi"/>
                </w:rPr>
                <w:t>Planned Procedure</w:t>
              </w:r>
            </w:ins>
          </w:p>
        </w:tc>
        <w:tc>
          <w:tcPr>
            <w:tcW w:w="2732" w:type="dxa"/>
          </w:tcPr>
          <w:p w14:paraId="7B6DDD28" w14:textId="3E7CCE3F" w:rsidR="006B2604" w:rsidRPr="00907779" w:rsidRDefault="006B2604" w:rsidP="00907779">
            <w:pPr>
              <w:pStyle w:val="NormalWeb"/>
              <w:spacing w:before="0" w:beforeAutospacing="0" w:after="0" w:afterAutospacing="0"/>
              <w:rPr>
                <w:ins w:id="15817" w:author="Russell Ott" w:date="2022-05-16T11:47:00Z"/>
                <w:rFonts w:ascii="Courier New" w:hAnsi="Courier New" w:cs="Courier New"/>
                <w:color w:val="172B4D"/>
                <w:sz w:val="18"/>
                <w:szCs w:val="18"/>
              </w:rPr>
            </w:pPr>
            <w:ins w:id="15818" w:author="Russell Ott" w:date="2022-05-16T11:47:00Z">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ins>
          </w:p>
        </w:tc>
      </w:tr>
    </w:tbl>
    <w:p w14:paraId="3EECB7C8" w14:textId="3B9249F4" w:rsidR="00992641" w:rsidRDefault="00E518B4" w:rsidP="00E518B4">
      <w:pPr>
        <w:pStyle w:val="Caption"/>
        <w:rPr>
          <w:ins w:id="15819" w:author="Russell Ott" w:date="2022-05-16T11:47:00Z"/>
        </w:rPr>
      </w:pPr>
      <w:bookmarkStart w:id="15820" w:name="_Toc103262944"/>
      <w:ins w:id="15821" w:author="Russell Ott" w:date="2022-05-16T11:47:00Z">
        <w:r>
          <w:t xml:space="preserve">Table </w:t>
        </w:r>
        <w:r w:rsidR="00132A94">
          <w:fldChar w:fldCharType="begin"/>
        </w:r>
        <w:r w:rsidR="00132A94">
          <w:instrText xml:space="preserve"> SEQ Table \* ARABIC </w:instrText>
        </w:r>
        <w:r w:rsidR="00132A94">
          <w:fldChar w:fldCharType="separate"/>
        </w:r>
        <w:r w:rsidR="00F10C7C">
          <w:rPr>
            <w:noProof/>
          </w:rPr>
          <w:t>77</w:t>
        </w:r>
        <w:r w:rsidR="00132A94">
          <w:rPr>
            <w:noProof/>
          </w:rPr>
          <w:fldChar w:fldCharType="end"/>
        </w:r>
        <w:r>
          <w:t xml:space="preserve">: </w:t>
        </w:r>
        <w:r w:rsidRPr="00413E8A">
          <w:t xml:space="preserve">USCDI v2 Data Elements - </w:t>
        </w:r>
        <w:r>
          <w:t>Procedures</w:t>
        </w:r>
        <w:bookmarkEnd w:id="15820"/>
      </w:ins>
    </w:p>
    <w:p w14:paraId="0E826D3D" w14:textId="38FADD6B" w:rsidR="006B2604" w:rsidRDefault="006B2604" w:rsidP="002E634A">
      <w:pPr>
        <w:pStyle w:val="Heading4"/>
        <w:rPr>
          <w:ins w:id="15822" w:author="Russell Ott" w:date="2022-05-16T11:47:00Z"/>
        </w:rPr>
      </w:pPr>
      <w:ins w:id="15823" w:author="Russell Ott" w:date="2022-05-16T11:47:00Z">
        <w:r>
          <w:t>SDOH Interventions</w:t>
        </w:r>
      </w:ins>
    </w:p>
    <w:p w14:paraId="2A8C96CB" w14:textId="7733951F" w:rsidR="00261355" w:rsidRDefault="00261355" w:rsidP="00261355">
      <w:pPr>
        <w:rPr>
          <w:ins w:id="15824" w:author="Russell Ott" w:date="2022-05-16T11:47:00Z"/>
          <w:rFonts w:asciiTheme="minorHAnsi" w:hAnsiTheme="minorHAnsi" w:cstheme="minorHAnsi"/>
        </w:rPr>
      </w:pPr>
      <w:bookmarkStart w:id="15825" w:name="_Ref88484722"/>
      <w:bookmarkStart w:id="15826" w:name="_Ref88484728"/>
      <w:ins w:id="15827" w:author="Russell Ott" w:date="2022-05-16T11:47:00Z">
        <w:r>
          <w:rPr>
            <w:rFonts w:asciiTheme="minorHAnsi" w:hAnsiTheme="minorHAnsi" w:cstheme="minorHAnsi"/>
          </w:rPr>
          <w:t>The updated Procedure Activity Procedure, and Planned Procedure templates include a value set for conveying SDOH interventions.</w:t>
        </w:r>
      </w:ins>
    </w:p>
    <w:p w14:paraId="6E81BE7D" w14:textId="77777777" w:rsidR="00261355" w:rsidRDefault="00261355" w:rsidP="00261355">
      <w:pPr>
        <w:rPr>
          <w:ins w:id="15828" w:author="Russell Ott" w:date="2022-05-16T11:47:00Z"/>
          <w:rFonts w:asciiTheme="minorHAnsi" w:hAnsiTheme="minorHAnsi" w:cstheme="minorHAnsi"/>
        </w:rPr>
      </w:pPr>
    </w:p>
    <w:p w14:paraId="0275ABF6" w14:textId="6A384C6F" w:rsidR="00261355" w:rsidRPr="00314140" w:rsidRDefault="00261355" w:rsidP="00261355">
      <w:pPr>
        <w:rPr>
          <w:ins w:id="15829" w:author="Russell Ott" w:date="2022-05-16T11:47:00Z"/>
          <w:rFonts w:asciiTheme="minorHAnsi" w:hAnsiTheme="minorHAnsi" w:cstheme="minorHAnsi"/>
        </w:rPr>
      </w:pPr>
      <w:ins w:id="15830" w:author="Russell Ott" w:date="2022-05-16T11:47:00Z">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ins>
    </w:p>
    <w:p w14:paraId="35C8A4DD" w14:textId="77777777" w:rsidR="009A427D" w:rsidRPr="00C64922" w:rsidRDefault="009A427D" w:rsidP="005C79A1">
      <w:pPr>
        <w:pStyle w:val="Heading1"/>
      </w:pPr>
      <w:bookmarkStart w:id="15831" w:name="_Ref98767790"/>
      <w:bookmarkStart w:id="15832" w:name="_Ref98767794"/>
      <w:bookmarkStart w:id="15833" w:name="_Toc103262731"/>
      <w:bookmarkStart w:id="15834" w:name="_Toc22823462"/>
      <w:r w:rsidRPr="00C64922">
        <w:t>Resources</w:t>
      </w:r>
      <w:bookmarkEnd w:id="15135"/>
      <w:bookmarkEnd w:id="15136"/>
      <w:bookmarkEnd w:id="15137"/>
      <w:bookmarkEnd w:id="15138"/>
      <w:bookmarkEnd w:id="15825"/>
      <w:bookmarkEnd w:id="15826"/>
      <w:bookmarkEnd w:id="15831"/>
      <w:bookmarkEnd w:id="15832"/>
      <w:bookmarkEnd w:id="15833"/>
      <w:bookmarkEnd w:id="15834"/>
    </w:p>
    <w:p w14:paraId="6D698228" w14:textId="77777777" w:rsidR="009A427D" w:rsidRPr="00D14360" w:rsidRDefault="009A427D" w:rsidP="009A427D">
      <w:pPr>
        <w:spacing w:after="120"/>
        <w:rPr>
          <w:rFonts w:ascii="Times New Roman" w:eastAsia="Calibri" w:hAnsi="Times New Roman"/>
          <w:color w:val="000000"/>
          <w:sz w:val="24"/>
          <w:szCs w:val="24"/>
          <w:rPrChange w:id="15835" w:author="Russell Ott" w:date="2022-05-16T11:47:00Z">
            <w:rPr>
              <w:rFonts w:ascii="Calibri" w:eastAsia="Calibri" w:hAnsi="Calibri"/>
              <w:color w:val="000000"/>
            </w:rPr>
          </w:rPrChange>
        </w:rPr>
      </w:pPr>
      <w:r w:rsidRPr="00D14360">
        <w:rPr>
          <w:color w:val="000000"/>
          <w:rPrChange w:id="15836" w:author="Russell Ott" w:date="2022-05-16T11:47:00Z">
            <w:rPr>
              <w:rFonts w:ascii="Calibri" w:eastAsia="Calibri" w:hAnsi="Calibri"/>
              <w:color w:val="000000"/>
            </w:rPr>
          </w:rPrChange>
        </w:rPr>
        <w:t xml:space="preserve">The following </w:t>
      </w:r>
      <w:r w:rsidR="00DC05F4" w:rsidRPr="00D14360">
        <w:rPr>
          <w:color w:val="000000"/>
          <w:rPrChange w:id="15837" w:author="Russell Ott" w:date="2022-05-16T11:47:00Z">
            <w:rPr>
              <w:rFonts w:ascii="Calibri" w:eastAsia="Calibri" w:hAnsi="Calibri"/>
              <w:color w:val="000000"/>
            </w:rPr>
          </w:rPrChange>
        </w:rPr>
        <w:t>resources a</w:t>
      </w:r>
      <w:r w:rsidR="00DC05F4" w:rsidRPr="00D14360">
        <w:rPr>
          <w:rFonts w:eastAsia="Calibri"/>
          <w:color w:val="000000"/>
          <w:rPrChange w:id="15838" w:author="Russell Ott" w:date="2022-05-16T11:47:00Z">
            <w:rPr>
              <w:rFonts w:ascii="Calibri" w:eastAsia="Calibri" w:hAnsi="Calibri"/>
              <w:color w:val="000000"/>
            </w:rPr>
          </w:rPrChange>
        </w:rPr>
        <w:t>re available to the</w:t>
      </w:r>
      <w:r w:rsidRPr="00D14360">
        <w:rPr>
          <w:rFonts w:eastAsia="Calibri"/>
          <w:color w:val="000000"/>
          <w:rPrChange w:id="15839" w:author="Russell Ott" w:date="2022-05-16T11:47:00Z">
            <w:rPr>
              <w:rFonts w:ascii="Calibri" w:eastAsia="Calibri" w:hAnsi="Calibri"/>
              <w:color w:val="000000"/>
            </w:rPr>
          </w:rPrChange>
        </w:rPr>
        <w:t xml:space="preserve"> C-CDA implement</w:t>
      </w:r>
      <w:r w:rsidR="00DC05F4" w:rsidRPr="00D14360">
        <w:rPr>
          <w:rFonts w:eastAsia="Calibri"/>
          <w:color w:val="000000"/>
          <w:rPrChange w:id="15840" w:author="Russell Ott" w:date="2022-05-16T11:47:00Z">
            <w:rPr>
              <w:rFonts w:ascii="Calibri" w:eastAsia="Calibri" w:hAnsi="Calibri"/>
              <w:color w:val="000000"/>
            </w:rPr>
          </w:rPrChange>
        </w:rPr>
        <w:t>er community to support the growing use of this important information exchange standard for interoperability.</w:t>
      </w:r>
    </w:p>
    <w:p w14:paraId="03B32A80" w14:textId="77777777" w:rsidR="009A427D" w:rsidRPr="00C64922" w:rsidRDefault="009A427D" w:rsidP="00943AA0">
      <w:pPr>
        <w:pStyle w:val="Heading2"/>
      </w:pPr>
      <w:bookmarkStart w:id="15841" w:name="_3bj1y38" w:colFirst="0" w:colLast="0"/>
      <w:bookmarkStart w:id="15842" w:name="_Toc11043724"/>
      <w:bookmarkStart w:id="15843" w:name="_Toc11045647"/>
      <w:bookmarkStart w:id="15844" w:name="_Toc11219063"/>
      <w:bookmarkStart w:id="15845" w:name="_Toc11391317"/>
      <w:bookmarkStart w:id="15846" w:name="_Toc103262732"/>
      <w:bookmarkStart w:id="15847" w:name="_Toc22823463"/>
      <w:bookmarkEnd w:id="15841"/>
      <w:r w:rsidRPr="00C64922">
        <w:t>Sample C-CDA Files</w:t>
      </w:r>
      <w:bookmarkEnd w:id="15842"/>
      <w:bookmarkEnd w:id="15843"/>
      <w:bookmarkEnd w:id="15844"/>
      <w:bookmarkEnd w:id="15845"/>
      <w:bookmarkEnd w:id="15846"/>
      <w:bookmarkEnd w:id="15847"/>
    </w:p>
    <w:p w14:paraId="0B722E9E" w14:textId="668A4AA3" w:rsidR="009A427D" w:rsidRDefault="009A427D" w:rsidP="000816FD">
      <w:pPr>
        <w:rPr>
          <w:rFonts w:ascii="Times New Roman" w:eastAsia="Calibri" w:hAnsi="Times New Roman"/>
          <w:color w:val="000000"/>
          <w:sz w:val="24"/>
          <w:szCs w:val="24"/>
          <w:rPrChange w:id="15848" w:author="Russell Ott" w:date="2022-05-16T11:47:00Z">
            <w:rPr>
              <w:rFonts w:ascii="Calibri" w:eastAsia="Calibri" w:hAnsi="Calibri"/>
              <w:color w:val="000000"/>
            </w:rPr>
          </w:rPrChange>
        </w:rPr>
      </w:pPr>
      <w:r w:rsidRPr="00D14360">
        <w:rPr>
          <w:color w:val="000000"/>
          <w:rPrChange w:id="15849" w:author="Russell Ott" w:date="2022-05-16T11:47:00Z">
            <w:rPr>
              <w:rFonts w:ascii="Calibri" w:eastAsia="Calibri" w:hAnsi="Calibri"/>
              <w:color w:val="000000"/>
            </w:rPr>
          </w:rPrChange>
        </w:rPr>
        <w:t>Published along with this Companion Guide, there are sample C-CDA files for a variety of Cli</w:t>
      </w:r>
      <w:r w:rsidRPr="00D14360">
        <w:rPr>
          <w:color w:val="000000"/>
          <w:rPrChange w:id="15850" w:author="Russell Ott" w:date="2022-05-16T11:47:00Z">
            <w:rPr>
              <w:rFonts w:ascii="Calibri" w:eastAsia="Calibri" w:hAnsi="Calibri"/>
              <w:color w:val="000000"/>
            </w:rPr>
          </w:rPrChange>
        </w:rPr>
        <w:t xml:space="preserve">nical Note types. </w:t>
      </w:r>
      <w:bookmarkStart w:id="15851" w:name="_1qoc8b1" w:colFirst="0" w:colLast="0"/>
      <w:bookmarkEnd w:id="15851"/>
      <w:r w:rsidR="00294353">
        <w:rPr>
          <w:color w:val="000000"/>
          <w:rPrChange w:id="15852" w:author="Russell Ott" w:date="2022-05-16T11:47:00Z">
            <w:rPr>
              <w:rFonts w:ascii="Calibri" w:eastAsia="Calibri" w:hAnsi="Calibri"/>
              <w:color w:val="000000"/>
            </w:rPr>
          </w:rPrChange>
        </w:rPr>
        <w:t xml:space="preserve">Additionally, sample documents are posted in Github where they are incrementally improved by the CDA Examples Task Force.  Reference </w:t>
      </w:r>
      <w:r w:rsidR="00296E2F">
        <w:rPr>
          <w:rFonts w:eastAsia="Calibri"/>
          <w:color w:val="000000"/>
          <w:rPrChange w:id="15853" w:author="Russell Ott" w:date="2022-05-16T11:47:00Z">
            <w:rPr>
              <w:rFonts w:ascii="Calibri" w:eastAsia="Calibri" w:hAnsi="Calibri"/>
              <w:color w:val="000000"/>
            </w:rPr>
          </w:rPrChange>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olor w:val="000000"/>
          <w:rPrChange w:id="15854" w:author="Russell Ott" w:date="2022-05-16T11:47:00Z">
            <w:rPr>
              <w:rFonts w:ascii="Calibri" w:eastAsia="Calibri" w:hAnsi="Calibri"/>
              <w:color w:val="000000"/>
            </w:rPr>
          </w:rPrChange>
        </w:rPr>
        <w:t xml:space="preserve"> of these sample documents.</w:t>
      </w:r>
      <w:r w:rsidR="00296E2F">
        <w:rPr>
          <w:rStyle w:val="FootnoteReference"/>
          <w:color w:val="000000"/>
          <w:rPrChange w:id="15855" w:author="Russell Ott" w:date="2022-05-16T11:47:00Z">
            <w:rPr>
              <w:rStyle w:val="FootnoteReference"/>
              <w:rFonts w:ascii="Calibri" w:eastAsia="Calibri" w:hAnsi="Calibri"/>
              <w:color w:val="000000"/>
            </w:rPr>
          </w:rPrChange>
        </w:rPr>
        <w:footnoteReference w:id="160"/>
      </w:r>
    </w:p>
    <w:p w14:paraId="625E38F0" w14:textId="53BB3457" w:rsidR="005B684F" w:rsidRDefault="005B684F" w:rsidP="000816FD">
      <w:pPr>
        <w:rPr>
          <w:color w:val="000000"/>
          <w:rPrChange w:id="15856" w:author="Russell Ott" w:date="2022-05-16T11:47:00Z">
            <w:rPr>
              <w:rFonts w:ascii="Calibri" w:eastAsia="Calibri" w:hAnsi="Calibri"/>
              <w:color w:val="000000"/>
            </w:rPr>
          </w:rPrChange>
        </w:rPr>
      </w:pPr>
    </w:p>
    <w:p w14:paraId="67D94FCE" w14:textId="77777777" w:rsidR="00F22DFE" w:rsidRPr="00D14360" w:rsidRDefault="00F22DFE" w:rsidP="000816FD">
      <w:pPr>
        <w:rPr>
          <w:ins w:id="15857" w:author="Russell Ott" w:date="2022-05-16T11:47:00Z"/>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color w:val="000000"/>
                <w:rPrChange w:id="15858" w:author="Russell Ott" w:date="2022-05-16T11:47:00Z">
                  <w:rPr>
                    <w:rFonts w:ascii="Calibri" w:hAnsi="Calibri"/>
                    <w:b/>
                    <w:color w:val="000000"/>
                    <w:sz w:val="20"/>
                  </w:rPr>
                </w:rPrChange>
              </w:rPr>
            </w:pPr>
            <w:r w:rsidRPr="00D14360">
              <w:rPr>
                <w:b/>
                <w:color w:val="FFFFFF"/>
                <w:rPrChange w:id="15859" w:author="Russell Ott" w:date="2022-05-16T11:47:00Z">
                  <w:rPr>
                    <w:rFonts w:ascii="Calibri" w:hAnsi="Calibri"/>
                    <w:b/>
                    <w:color w:val="FFFFFF"/>
                  </w:rPr>
                </w:rPrChange>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eastAsia="Times New Roman" w:hAnsi="Calibri Light"/>
                <w:b/>
                <w:color w:val="000000"/>
                <w:sz w:val="24"/>
                <w:szCs w:val="24"/>
                <w:rPrChange w:id="15860" w:author="Russell Ott" w:date="2022-05-16T11:47:00Z">
                  <w:rPr>
                    <w:rFonts w:ascii="Calibri Light" w:hAnsi="Calibri Light"/>
                    <w:b/>
                    <w:color w:val="000000"/>
                    <w:sz w:val="20"/>
                  </w:rPr>
                </w:rPrChange>
              </w:rPr>
            </w:pPr>
            <w:r w:rsidRPr="00D14360">
              <w:rPr>
                <w:b/>
                <w:color w:val="FFFFFF"/>
                <w:rPrChange w:id="15861" w:author="Russell Ott" w:date="2022-05-16T11:47:00Z">
                  <w:rPr>
                    <w:rFonts w:ascii="Calibri" w:hAnsi="Calibri"/>
                    <w:b/>
                    <w:color w:val="FFFFFF"/>
                  </w:rPr>
                </w:rPrChange>
              </w:rPr>
              <w:t>C-CDA Sample File Name and brief description</w:t>
            </w:r>
          </w:p>
        </w:tc>
      </w:tr>
      <w:tr w:rsidR="005B684F" w14:paraId="309E0B94" w14:textId="77777777" w:rsidTr="003A3D50">
        <w:trPr>
          <w:ins w:id="15862" w:author="Russell Ott" w:date="2022-05-16T11:47:00Z"/>
        </w:trPr>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ins w:id="15863" w:author="Russell Ott" w:date="2022-05-16T11:47:00Z"/>
                <w:b/>
                <w:bCs/>
                <w:color w:val="000000"/>
              </w:rPr>
            </w:pPr>
            <w:ins w:id="15864" w:author="Russell Ott" w:date="2022-05-16T11:47:00Z">
              <w:r w:rsidRPr="00A61A3F">
                <w:rPr>
                  <w:b/>
                  <w:bCs/>
                  <w:color w:val="000000"/>
                </w:rPr>
                <w:t>Discharge Summary</w:t>
              </w:r>
              <w:r w:rsidR="00E518B4" w:rsidRPr="00A61A3F">
                <w:rPr>
                  <w:b/>
                  <w:bCs/>
                  <w:color w:val="000000"/>
                </w:rPr>
                <w:t xml:space="preserve"> showing USCDI v2 Data Elements</w:t>
              </w:r>
            </w:ins>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ins w:id="15865" w:author="Russell Ott" w:date="2022-05-16T11:47:00Z"/>
                <w:rFonts w:ascii="Calibri Light" w:hAnsi="Calibri Light" w:cs="Calibri Light"/>
                <w:color w:val="000000"/>
              </w:rPr>
            </w:pPr>
            <w:ins w:id="15866" w:author="Russell Ott" w:date="2022-05-16T11:47:00Z">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ins>
          </w:p>
          <w:p w14:paraId="27589B4D" w14:textId="77777777" w:rsidR="00E518B4" w:rsidRPr="00A61A3F" w:rsidRDefault="00E518B4" w:rsidP="00D14360">
            <w:pPr>
              <w:keepNext/>
              <w:keepLines/>
              <w:rPr>
                <w:ins w:id="15867" w:author="Russell Ott" w:date="2022-05-16T11:47:00Z"/>
                <w:rFonts w:ascii="Calibri Light" w:hAnsi="Calibri Light" w:cs="Calibri Light"/>
                <w:color w:val="000000"/>
              </w:rPr>
            </w:pPr>
          </w:p>
          <w:p w14:paraId="5C89E188" w14:textId="0FE0FF44" w:rsidR="00E518B4" w:rsidRPr="00A61A3F" w:rsidRDefault="00F22DFE" w:rsidP="00D14360">
            <w:pPr>
              <w:keepNext/>
              <w:keepLines/>
              <w:rPr>
                <w:ins w:id="15868" w:author="Russell Ott" w:date="2022-05-16T11:47:00Z"/>
                <w:rFonts w:ascii="Calibri Light" w:hAnsi="Calibri Light" w:cs="Calibri Light"/>
                <w:color w:val="000000"/>
              </w:rPr>
            </w:pPr>
            <w:ins w:id="15869" w:author="Russell Ott" w:date="2022-05-16T11:47:00Z">
              <w:r w:rsidRPr="00A61A3F">
                <w:rPr>
                  <w:rFonts w:ascii="Calibri Light" w:hAnsi="Calibri Light" w:cs="Calibri Light"/>
                  <w:color w:val="000000"/>
                </w:rPr>
                <w:t>This sample file represents new and revised templates necessary to convey USCDI V2 data elements.</w:t>
              </w:r>
            </w:ins>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b/>
                <w:color w:val="000000"/>
                <w:rPrChange w:id="15870" w:author="Russell Ott" w:date="2022-05-16T11:47:00Z">
                  <w:rPr>
                    <w:rFonts w:ascii="Calibri" w:eastAsia="Calibri" w:hAnsi="Calibri"/>
                    <w:b/>
                    <w:color w:val="000000"/>
                  </w:rPr>
                </w:rPrChange>
              </w:rPr>
            </w:pPr>
            <w:r w:rsidRPr="00D14360">
              <w:rPr>
                <w:b/>
                <w:color w:val="000000"/>
                <w:rPrChange w:id="15871" w:author="Russell Ott" w:date="2022-05-16T11:47:00Z">
                  <w:rPr>
                    <w:rFonts w:ascii="Calibri" w:hAnsi="Calibri"/>
                    <w:b/>
                    <w:color w:val="000000"/>
                    <w:sz w:val="20"/>
                  </w:rPr>
                </w:rPrChange>
              </w:rPr>
              <w:t>CCD Patient Summary</w:t>
            </w:r>
          </w:p>
        </w:tc>
        <w:tc>
          <w:tcPr>
            <w:tcW w:w="6750" w:type="dxa"/>
            <w:tcBorders>
              <w:top w:val="single" w:sz="4" w:space="0" w:color="4F81BD"/>
              <w:bottom w:val="single" w:sz="4" w:space="0" w:color="4F81BD"/>
            </w:tcBorders>
            <w:shd w:val="clear" w:color="auto" w:fill="auto"/>
          </w:tcPr>
          <w:p w14:paraId="5F1DB7FB" w14:textId="35FC7B43" w:rsidR="00BF2DC6" w:rsidRDefault="00BF2DC6" w:rsidP="00D14360">
            <w:pPr>
              <w:keepNext/>
              <w:keepLines/>
              <w:rPr>
                <w:rFonts w:ascii="Calibri Light" w:eastAsia="Times New Roman" w:hAnsi="Calibri Light"/>
                <w:color w:val="000000"/>
                <w:sz w:val="24"/>
                <w:szCs w:val="24"/>
                <w:rPrChange w:id="15872" w:author="Russell Ott" w:date="2022-05-16T11:47:00Z">
                  <w:rPr>
                    <w:rFonts w:ascii="Calibri Light" w:hAnsi="Calibri Light"/>
                    <w:color w:val="000000"/>
                    <w:sz w:val="20"/>
                  </w:rPr>
                </w:rPrChange>
              </w:rPr>
            </w:pPr>
            <w:r w:rsidRPr="00D14360">
              <w:rPr>
                <w:rFonts w:ascii="Calibri Light" w:hAnsi="Calibri Light"/>
                <w:color w:val="000000"/>
                <w:rPrChange w:id="15873" w:author="Russell Ott" w:date="2022-05-16T11:47:00Z">
                  <w:rPr>
                    <w:rFonts w:ascii="Calibri Light" w:hAnsi="Calibri Light"/>
                    <w:color w:val="000000"/>
                    <w:sz w:val="20"/>
                  </w:rPr>
                </w:rPrChange>
              </w:rPr>
              <w:t>CCD</w:t>
            </w:r>
            <w:del w:id="15874" w:author="Russell Ott" w:date="2022-05-16T11:47:00Z">
              <w:r w:rsidRPr="00D14360">
                <w:rPr>
                  <w:rFonts w:ascii="Calibri Light" w:hAnsi="Calibri Light" w:cs="Calibri Light"/>
                  <w:color w:val="000000"/>
                </w:rPr>
                <w:delText>-Sample</w:delText>
              </w:r>
            </w:del>
            <w:r w:rsidRPr="00D14360">
              <w:rPr>
                <w:rFonts w:ascii="Calibri Light" w:hAnsi="Calibri Light"/>
                <w:color w:val="000000"/>
                <w:rPrChange w:id="15875" w:author="Russell Ott" w:date="2022-05-16T11:47:00Z">
                  <w:rPr>
                    <w:rFonts w:ascii="Calibri Light" w:hAnsi="Calibri Light"/>
                    <w:color w:val="000000"/>
                    <w:sz w:val="20"/>
                  </w:rPr>
                </w:rPrChange>
              </w:rPr>
              <w:t>.xml</w:t>
            </w:r>
          </w:p>
          <w:p w14:paraId="77D57269" w14:textId="77777777" w:rsidR="005C79A1" w:rsidRPr="00D14360" w:rsidRDefault="005C79A1" w:rsidP="00D14360">
            <w:pPr>
              <w:keepNext/>
              <w:keepLines/>
              <w:rPr>
                <w:rFonts w:ascii="Calibri Light" w:hAnsi="Calibri Light"/>
                <w:color w:val="000000"/>
                <w:rPrChange w:id="15876" w:author="Russell Ott" w:date="2022-05-16T11:47:00Z">
                  <w:rPr>
                    <w:rFonts w:ascii="Calibri Light" w:hAnsi="Calibri Light"/>
                    <w:color w:val="000000"/>
                    <w:sz w:val="20"/>
                  </w:rPr>
                </w:rPrChange>
              </w:rPr>
            </w:pPr>
          </w:p>
          <w:p w14:paraId="1227F553" w14:textId="77777777" w:rsidR="00BF2DC6" w:rsidRPr="00D14360" w:rsidRDefault="00BF2DC6">
            <w:pPr>
              <w:rPr>
                <w:rFonts w:ascii="Times New Roman" w:eastAsia="Calibri" w:hAnsi="Times New Roman"/>
                <w:color w:val="000000"/>
                <w:sz w:val="24"/>
                <w:szCs w:val="24"/>
                <w:rPrChange w:id="15877" w:author="Russell Ott" w:date="2022-05-16T11:47:00Z">
                  <w:rPr>
                    <w:rFonts w:ascii="Calibri" w:eastAsia="Calibri" w:hAnsi="Calibri"/>
                    <w:color w:val="000000"/>
                  </w:rPr>
                </w:rPrChange>
              </w:rPr>
            </w:pPr>
            <w:r w:rsidRPr="00D14360">
              <w:rPr>
                <w:rFonts w:ascii="Calibri Light" w:hAnsi="Calibri Light"/>
                <w:color w:val="000000"/>
                <w:rPrChange w:id="15878" w:author="Russell Ott" w:date="2022-05-16T11:47:00Z">
                  <w:rPr>
                    <w:rFonts w:ascii="Calibri Light" w:hAnsi="Calibri Light"/>
                    <w:color w:val="000000"/>
                    <w:sz w:val="20"/>
                  </w:rPr>
                </w:rPrChange>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5205927E" w:rsidR="00BF2DC6" w:rsidRPr="00D14360" w:rsidRDefault="001A0138" w:rsidP="00D14360">
            <w:pPr>
              <w:spacing w:after="120"/>
              <w:rPr>
                <w:b/>
                <w:color w:val="000000"/>
                <w:rPrChange w:id="15879" w:author="Russell Ott" w:date="2022-05-16T11:47:00Z">
                  <w:rPr>
                    <w:rFonts w:ascii="Calibri" w:eastAsia="Calibri" w:hAnsi="Calibri"/>
                    <w:b/>
                    <w:color w:val="000000"/>
                  </w:rPr>
                </w:rPrChange>
              </w:rPr>
            </w:pPr>
            <w:r>
              <w:fldChar w:fldCharType="begin"/>
            </w:r>
            <w:r>
              <w:instrText xml:space="preserve"> HYPERLINK "https://confluence.hl7.org/download/attachments/49645557/02%20DischargeSummary.xml?version=1&amp;modificationDate=1560380019472&amp;api=v2" </w:instrText>
            </w:r>
            <w:r>
              <w:fldChar w:fldCharType="separate"/>
            </w:r>
            <w:r w:rsidR="00BF2DC6" w:rsidRPr="00D14360">
              <w:rPr>
                <w:rStyle w:val="Hyperlink"/>
                <w:b/>
                <w:color w:val="000000"/>
                <w:u w:val="none"/>
                <w:rPrChange w:id="15880" w:author="Russell Ott" w:date="2022-05-16T11:47:00Z">
                  <w:rPr>
                    <w:rStyle w:val="Hyperlink"/>
                    <w:rFonts w:ascii="Calibri" w:hAnsi="Calibri"/>
                    <w:b/>
                    <w:color w:val="000000"/>
                    <w:sz w:val="20"/>
                    <w:u w:val="none"/>
                  </w:rPr>
                </w:rPrChange>
              </w:rPr>
              <w:t>Discharge Summary</w:t>
            </w:r>
            <w:r>
              <w:rPr>
                <w:rStyle w:val="Hyperlink"/>
                <w:b/>
                <w:color w:val="000000"/>
                <w:u w:val="none"/>
                <w:rPrChange w:id="15881" w:author="Russell Ott" w:date="2022-05-16T11:47:00Z">
                  <w:rPr>
                    <w:rStyle w:val="Hyperlink"/>
                    <w:rFonts w:ascii="Calibri" w:hAnsi="Calibri"/>
                    <w:b/>
                    <w:color w:val="000000"/>
                    <w:sz w:val="20"/>
                    <w:u w:val="none"/>
                  </w:rPr>
                </w:rPrChange>
              </w:rPr>
              <w:fldChar w:fldCharType="end"/>
            </w:r>
          </w:p>
        </w:tc>
        <w:tc>
          <w:tcPr>
            <w:tcW w:w="6750" w:type="dxa"/>
            <w:shd w:val="clear" w:color="auto" w:fill="auto"/>
          </w:tcPr>
          <w:p w14:paraId="3A196EA4" w14:textId="32117FD9" w:rsidR="00BF2DC6" w:rsidRDefault="00BF2DC6" w:rsidP="00D14360">
            <w:pPr>
              <w:keepNext/>
              <w:keepLines/>
              <w:rPr>
                <w:rFonts w:ascii="Calibri Light" w:eastAsia="Times New Roman" w:hAnsi="Calibri Light"/>
                <w:color w:val="000000"/>
                <w:sz w:val="24"/>
                <w:szCs w:val="24"/>
                <w:rPrChange w:id="15882" w:author="Russell Ott" w:date="2022-05-16T11:47:00Z">
                  <w:rPr>
                    <w:rFonts w:ascii="Calibri Light" w:hAnsi="Calibri Light"/>
                    <w:color w:val="000000"/>
                    <w:sz w:val="20"/>
                  </w:rPr>
                </w:rPrChange>
              </w:rPr>
            </w:pPr>
            <w:r w:rsidRPr="00D14360">
              <w:rPr>
                <w:rFonts w:ascii="Calibri Light" w:hAnsi="Calibri Light"/>
                <w:color w:val="000000"/>
                <w:rPrChange w:id="15883" w:author="Russell Ott" w:date="2022-05-16T11:47:00Z">
                  <w:rPr>
                    <w:rFonts w:ascii="Calibri Light" w:hAnsi="Calibri Light"/>
                    <w:color w:val="000000"/>
                    <w:sz w:val="20"/>
                  </w:rPr>
                </w:rPrChange>
              </w:rPr>
              <w:t>DischargeSummary</w:t>
            </w:r>
            <w:del w:id="15884" w:author="Russell Ott" w:date="2022-05-16T11:47:00Z">
              <w:r w:rsidRPr="00D14360">
                <w:rPr>
                  <w:rFonts w:ascii="Calibri Light" w:hAnsi="Calibri Light" w:cs="Calibri Light"/>
                  <w:color w:val="000000"/>
                </w:rPr>
                <w:delText>-Sample</w:delText>
              </w:r>
            </w:del>
            <w:r w:rsidRPr="00D14360">
              <w:rPr>
                <w:rFonts w:ascii="Calibri Light" w:hAnsi="Calibri Light"/>
                <w:color w:val="000000"/>
                <w:rPrChange w:id="15885" w:author="Russell Ott" w:date="2022-05-16T11:47:00Z">
                  <w:rPr>
                    <w:rFonts w:ascii="Calibri Light" w:hAnsi="Calibri Light"/>
                    <w:color w:val="000000"/>
                    <w:sz w:val="20"/>
                  </w:rPr>
                </w:rPrChange>
              </w:rPr>
              <w:t>.xml</w:t>
            </w:r>
          </w:p>
          <w:p w14:paraId="11B973FA" w14:textId="77777777" w:rsidR="005C79A1" w:rsidRPr="00D14360" w:rsidRDefault="005C79A1" w:rsidP="00D14360">
            <w:pPr>
              <w:keepNext/>
              <w:keepLines/>
              <w:rPr>
                <w:rFonts w:ascii="Calibri Light" w:hAnsi="Calibri Light"/>
                <w:color w:val="000000"/>
                <w:rPrChange w:id="15886" w:author="Russell Ott" w:date="2022-05-16T11:47:00Z">
                  <w:rPr>
                    <w:rFonts w:ascii="Calibri Light" w:hAnsi="Calibri Light"/>
                    <w:color w:val="000000"/>
                    <w:sz w:val="20"/>
                  </w:rPr>
                </w:rPrChange>
              </w:rPr>
            </w:pPr>
          </w:p>
          <w:p w14:paraId="7CB653D4" w14:textId="77777777" w:rsidR="00BF2DC6" w:rsidRPr="00D14360" w:rsidRDefault="00BF2DC6">
            <w:pPr>
              <w:rPr>
                <w:rFonts w:ascii="Times New Roman" w:eastAsia="Calibri" w:hAnsi="Times New Roman"/>
                <w:color w:val="000000"/>
                <w:sz w:val="24"/>
                <w:szCs w:val="24"/>
                <w:rPrChange w:id="15887" w:author="Russell Ott" w:date="2022-05-16T11:47:00Z">
                  <w:rPr>
                    <w:rFonts w:ascii="Calibri" w:eastAsia="Calibri" w:hAnsi="Calibri"/>
                    <w:color w:val="000000"/>
                  </w:rPr>
                </w:rPrChange>
              </w:rPr>
            </w:pPr>
            <w:r w:rsidRPr="00D14360">
              <w:rPr>
                <w:rFonts w:ascii="Calibri Light" w:hAnsi="Calibri Light"/>
                <w:color w:val="000000"/>
                <w:rPrChange w:id="15888" w:author="Russell Ott" w:date="2022-05-16T11:47:00Z">
                  <w:rPr>
                    <w:rFonts w:ascii="Calibri Light" w:hAnsi="Calibri Light"/>
                    <w:color w:val="000000"/>
                    <w:sz w:val="20"/>
                  </w:rPr>
                </w:rPrChange>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b/>
                <w:color w:val="000000"/>
                <w:rPrChange w:id="15889" w:author="Russell Ott" w:date="2022-05-16T11:47:00Z">
                  <w:rPr>
                    <w:rFonts w:ascii="Calibri" w:eastAsia="Calibri" w:hAnsi="Calibri"/>
                    <w:b/>
                    <w:color w:val="000000"/>
                  </w:rPr>
                </w:rPrChange>
              </w:rPr>
            </w:pPr>
            <w:r w:rsidRPr="00D14360">
              <w:rPr>
                <w:b/>
                <w:color w:val="000000"/>
                <w:rPrChange w:id="15890" w:author="Russell Ott" w:date="2022-05-16T11:47:00Z">
                  <w:rPr>
                    <w:rFonts w:ascii="Calibri" w:hAnsi="Calibri"/>
                    <w:b/>
                    <w:color w:val="000000"/>
                    <w:sz w:val="20"/>
                  </w:rPr>
                </w:rPrChange>
              </w:rPr>
              <w:t>Referral Note</w:t>
            </w:r>
          </w:p>
        </w:tc>
        <w:tc>
          <w:tcPr>
            <w:tcW w:w="6750" w:type="dxa"/>
            <w:tcBorders>
              <w:top w:val="single" w:sz="4" w:space="0" w:color="4F81BD"/>
              <w:bottom w:val="single" w:sz="4" w:space="0" w:color="4F81BD"/>
            </w:tcBorders>
            <w:shd w:val="clear" w:color="auto" w:fill="auto"/>
          </w:tcPr>
          <w:p w14:paraId="0A9E5A56" w14:textId="64627EBF" w:rsidR="00BF2DC6" w:rsidRDefault="00BF2DC6" w:rsidP="00D14360">
            <w:pPr>
              <w:keepNext/>
              <w:keepLines/>
              <w:rPr>
                <w:rFonts w:ascii="Calibri Light" w:eastAsia="Times New Roman" w:hAnsi="Calibri Light"/>
                <w:color w:val="000000"/>
                <w:sz w:val="24"/>
                <w:szCs w:val="24"/>
                <w:rPrChange w:id="15891" w:author="Russell Ott" w:date="2022-05-16T11:47:00Z">
                  <w:rPr>
                    <w:rFonts w:ascii="Calibri Light" w:hAnsi="Calibri Light"/>
                    <w:color w:val="000000"/>
                    <w:sz w:val="20"/>
                  </w:rPr>
                </w:rPrChange>
              </w:rPr>
            </w:pPr>
            <w:r w:rsidRPr="00D14360">
              <w:rPr>
                <w:rFonts w:ascii="Calibri Light" w:hAnsi="Calibri Light"/>
                <w:color w:val="000000"/>
                <w:rPrChange w:id="15892" w:author="Russell Ott" w:date="2022-05-16T11:47:00Z">
                  <w:rPr>
                    <w:rFonts w:ascii="Calibri Light" w:hAnsi="Calibri Light"/>
                    <w:color w:val="000000"/>
                    <w:sz w:val="20"/>
                  </w:rPr>
                </w:rPrChange>
              </w:rPr>
              <w:t>ReferralNote</w:t>
            </w:r>
            <w:del w:id="15893" w:author="Russell Ott" w:date="2022-05-16T11:47:00Z">
              <w:r w:rsidRPr="00D14360">
                <w:rPr>
                  <w:rFonts w:ascii="Calibri Light" w:hAnsi="Calibri Light" w:cs="Calibri Light"/>
                  <w:color w:val="000000"/>
                </w:rPr>
                <w:delText>-Sample</w:delText>
              </w:r>
            </w:del>
            <w:r w:rsidRPr="00D14360">
              <w:rPr>
                <w:rFonts w:ascii="Calibri Light" w:hAnsi="Calibri Light"/>
                <w:color w:val="000000"/>
                <w:rPrChange w:id="15894" w:author="Russell Ott" w:date="2022-05-16T11:47:00Z">
                  <w:rPr>
                    <w:rFonts w:ascii="Calibri Light" w:hAnsi="Calibri Light"/>
                    <w:color w:val="000000"/>
                    <w:sz w:val="20"/>
                  </w:rPr>
                </w:rPrChange>
              </w:rPr>
              <w:t>.xml</w:t>
            </w:r>
          </w:p>
          <w:p w14:paraId="727EF7BF" w14:textId="77777777" w:rsidR="005C79A1" w:rsidRPr="00D14360" w:rsidRDefault="005C79A1" w:rsidP="00D14360">
            <w:pPr>
              <w:keepNext/>
              <w:keepLines/>
              <w:rPr>
                <w:rFonts w:ascii="Calibri Light" w:hAnsi="Calibri Light"/>
                <w:color w:val="000000"/>
                <w:rPrChange w:id="15895" w:author="Russell Ott" w:date="2022-05-16T11:47:00Z">
                  <w:rPr>
                    <w:rFonts w:ascii="Calibri Light" w:hAnsi="Calibri Light"/>
                    <w:color w:val="000000"/>
                    <w:sz w:val="20"/>
                  </w:rPr>
                </w:rPrChange>
              </w:rPr>
            </w:pPr>
          </w:p>
          <w:p w14:paraId="77FC3CF3" w14:textId="77777777" w:rsidR="00BF2DC6" w:rsidRPr="00D14360" w:rsidRDefault="00BF2DC6">
            <w:pPr>
              <w:rPr>
                <w:rFonts w:ascii="Times New Roman" w:eastAsia="Calibri" w:hAnsi="Times New Roman"/>
                <w:color w:val="000000"/>
                <w:sz w:val="24"/>
                <w:szCs w:val="24"/>
                <w:rPrChange w:id="15896" w:author="Russell Ott" w:date="2022-05-16T11:47:00Z">
                  <w:rPr>
                    <w:rFonts w:ascii="Calibri" w:eastAsia="Calibri" w:hAnsi="Calibri"/>
                    <w:color w:val="000000"/>
                  </w:rPr>
                </w:rPrChange>
              </w:rPr>
            </w:pPr>
            <w:r w:rsidRPr="00D14360">
              <w:rPr>
                <w:rFonts w:ascii="Calibri Light" w:hAnsi="Calibri Light"/>
                <w:color w:val="000000"/>
                <w:rPrChange w:id="15897" w:author="Russell Ott" w:date="2022-05-16T11:47:00Z">
                  <w:rPr>
                    <w:rFonts w:ascii="Calibri Light" w:hAnsi="Calibri Light"/>
                    <w:color w:val="000000"/>
                    <w:sz w:val="20"/>
                  </w:rPr>
                </w:rPrChange>
              </w:rPr>
              <w:t xml:space="preserve">This sample demonstrates sections relevant when initiating a </w:t>
            </w:r>
            <w:r w:rsidRPr="00D14360">
              <w:rPr>
                <w:rFonts w:ascii="Calibri Light" w:hAnsi="Calibri Light"/>
                <w:color w:val="000000"/>
                <w:rPrChange w:id="15898" w:author="Russell Ott" w:date="2022-05-16T11:47:00Z">
                  <w:rPr>
                    <w:rFonts w:ascii="Calibri Light" w:hAnsi="Calibri Light"/>
                    <w:color w:val="000000"/>
                    <w:sz w:val="20"/>
                  </w:rPr>
                </w:rPrChange>
              </w:rPr>
              <w:t>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b/>
                <w:color w:val="000000"/>
                <w:rPrChange w:id="15899" w:author="Russell Ott" w:date="2022-05-16T11:47:00Z">
                  <w:rPr>
                    <w:rFonts w:ascii="Calibri" w:eastAsia="Calibri" w:hAnsi="Calibri"/>
                    <w:b/>
                    <w:color w:val="000000"/>
                  </w:rPr>
                </w:rPrChange>
              </w:rPr>
            </w:pPr>
            <w:r w:rsidRPr="00D14360">
              <w:rPr>
                <w:b/>
                <w:color w:val="000000"/>
                <w:rPrChange w:id="15900" w:author="Russell Ott" w:date="2022-05-16T11:47:00Z">
                  <w:rPr>
                    <w:rFonts w:ascii="Calibri" w:hAnsi="Calibri"/>
                    <w:b/>
                    <w:color w:val="000000"/>
                    <w:sz w:val="20"/>
                  </w:rPr>
                </w:rPrChange>
              </w:rPr>
              <w:t>Progress Note</w:t>
            </w:r>
          </w:p>
        </w:tc>
        <w:tc>
          <w:tcPr>
            <w:tcW w:w="6750" w:type="dxa"/>
            <w:shd w:val="clear" w:color="auto" w:fill="auto"/>
          </w:tcPr>
          <w:p w14:paraId="62560320" w14:textId="31A55A33" w:rsidR="00BF2DC6" w:rsidRDefault="00BF2DC6" w:rsidP="00D14360">
            <w:pPr>
              <w:keepNext/>
              <w:keepLines/>
              <w:rPr>
                <w:rFonts w:ascii="Calibri Light" w:eastAsia="Times New Roman" w:hAnsi="Calibri Light"/>
                <w:color w:val="000000"/>
                <w:sz w:val="24"/>
                <w:szCs w:val="24"/>
                <w:rPrChange w:id="15901" w:author="Russell Ott" w:date="2022-05-16T11:47:00Z">
                  <w:rPr>
                    <w:rFonts w:ascii="Calibri Light" w:hAnsi="Calibri Light"/>
                    <w:color w:val="000000"/>
                    <w:sz w:val="20"/>
                  </w:rPr>
                </w:rPrChange>
              </w:rPr>
            </w:pPr>
            <w:r w:rsidRPr="00D14360">
              <w:rPr>
                <w:rFonts w:ascii="Calibri Light" w:hAnsi="Calibri Light"/>
                <w:color w:val="000000"/>
                <w:rPrChange w:id="15902" w:author="Russell Ott" w:date="2022-05-16T11:47:00Z">
                  <w:rPr>
                    <w:rFonts w:ascii="Calibri Light" w:hAnsi="Calibri Light"/>
                    <w:color w:val="000000"/>
                    <w:sz w:val="20"/>
                  </w:rPr>
                </w:rPrChange>
              </w:rPr>
              <w:t>ProgressNote</w:t>
            </w:r>
            <w:del w:id="15903" w:author="Russell Ott" w:date="2022-05-16T11:47:00Z">
              <w:r w:rsidRPr="00D14360">
                <w:rPr>
                  <w:rFonts w:ascii="Calibri Light" w:hAnsi="Calibri Light" w:cs="Calibri Light"/>
                  <w:color w:val="000000"/>
                </w:rPr>
                <w:delText>-Sample</w:delText>
              </w:r>
            </w:del>
            <w:r w:rsidRPr="00D14360">
              <w:rPr>
                <w:rFonts w:ascii="Calibri Light" w:hAnsi="Calibri Light"/>
                <w:color w:val="000000"/>
                <w:rPrChange w:id="15904" w:author="Russell Ott" w:date="2022-05-16T11:47:00Z">
                  <w:rPr>
                    <w:rFonts w:ascii="Calibri Light" w:hAnsi="Calibri Light"/>
                    <w:color w:val="000000"/>
                    <w:sz w:val="20"/>
                  </w:rPr>
                </w:rPrChange>
              </w:rPr>
              <w:t>.xml</w:t>
            </w:r>
          </w:p>
          <w:p w14:paraId="03AA0448" w14:textId="77777777" w:rsidR="005C79A1" w:rsidRPr="00D14360" w:rsidRDefault="005C79A1" w:rsidP="00D14360">
            <w:pPr>
              <w:keepNext/>
              <w:keepLines/>
              <w:rPr>
                <w:rFonts w:ascii="Calibri Light" w:hAnsi="Calibri Light"/>
                <w:color w:val="000000"/>
                <w:rPrChange w:id="15905" w:author="Russell Ott" w:date="2022-05-16T11:47:00Z">
                  <w:rPr>
                    <w:rFonts w:ascii="Calibri Light" w:hAnsi="Calibri Light"/>
                    <w:color w:val="000000"/>
                    <w:sz w:val="20"/>
                  </w:rPr>
                </w:rPrChange>
              </w:rPr>
            </w:pPr>
          </w:p>
          <w:p w14:paraId="18C2D591" w14:textId="77777777" w:rsidR="00BF2DC6" w:rsidRPr="00D14360" w:rsidRDefault="00BF2DC6">
            <w:pPr>
              <w:rPr>
                <w:rFonts w:ascii="Times New Roman" w:eastAsia="Calibri" w:hAnsi="Times New Roman"/>
                <w:color w:val="000000"/>
                <w:sz w:val="24"/>
                <w:szCs w:val="24"/>
                <w:rPrChange w:id="15906" w:author="Russell Ott" w:date="2022-05-16T11:47:00Z">
                  <w:rPr>
                    <w:rFonts w:ascii="Calibri" w:eastAsia="Calibri" w:hAnsi="Calibri"/>
                    <w:color w:val="000000"/>
                  </w:rPr>
                </w:rPrChange>
              </w:rPr>
            </w:pPr>
            <w:r w:rsidRPr="00D14360">
              <w:rPr>
                <w:rFonts w:ascii="Calibri Light" w:hAnsi="Calibri Light"/>
                <w:color w:val="000000"/>
                <w:rPrChange w:id="15907" w:author="Russell Ott" w:date="2022-05-16T11:47:00Z">
                  <w:rPr>
                    <w:rFonts w:ascii="Calibri Light" w:hAnsi="Calibri Light"/>
                    <w:color w:val="000000"/>
                    <w:sz w:val="20"/>
                  </w:rPr>
                </w:rPrChange>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color w:val="000000"/>
                <w:rPrChange w:id="15908" w:author="Russell Ott" w:date="2022-05-16T11:47:00Z">
                  <w:rPr>
                    <w:rFonts w:ascii="Calibri" w:hAnsi="Calibri"/>
                    <w:b/>
                    <w:color w:val="000000"/>
                    <w:sz w:val="20"/>
                  </w:rPr>
                </w:rPrChange>
              </w:rPr>
            </w:pPr>
            <w:r w:rsidRPr="00D14360">
              <w:rPr>
                <w:b/>
                <w:color w:val="000000"/>
                <w:rPrChange w:id="15909" w:author="Russell Ott" w:date="2022-05-16T11:47:00Z">
                  <w:rPr>
                    <w:rFonts w:ascii="Calibri" w:hAnsi="Calibri"/>
                    <w:b/>
                    <w:color w:val="000000"/>
                    <w:sz w:val="20"/>
                  </w:rPr>
                </w:rPrChange>
              </w:rPr>
              <w:t>Care Plan</w:t>
            </w:r>
          </w:p>
        </w:tc>
        <w:tc>
          <w:tcPr>
            <w:tcW w:w="6750" w:type="dxa"/>
            <w:tcBorders>
              <w:top w:val="single" w:sz="4" w:space="0" w:color="4F81BD"/>
              <w:bottom w:val="single" w:sz="4" w:space="0" w:color="4F81BD"/>
            </w:tcBorders>
            <w:shd w:val="clear" w:color="auto" w:fill="auto"/>
          </w:tcPr>
          <w:p w14:paraId="3029D5DA" w14:textId="2F823730" w:rsidR="00BF2DC6" w:rsidRDefault="00BF2DC6" w:rsidP="00D14360">
            <w:pPr>
              <w:keepNext/>
              <w:keepLines/>
              <w:rPr>
                <w:rFonts w:ascii="Calibri Light" w:hAnsi="Calibri Light"/>
                <w:color w:val="000000"/>
                <w:rPrChange w:id="15910" w:author="Russell Ott" w:date="2022-05-16T11:47:00Z">
                  <w:rPr>
                    <w:rFonts w:ascii="Calibri Light" w:hAnsi="Calibri Light"/>
                    <w:color w:val="000000"/>
                    <w:sz w:val="20"/>
                  </w:rPr>
                </w:rPrChange>
              </w:rPr>
            </w:pPr>
            <w:del w:id="15911" w:author="Russell Ott" w:date="2022-05-16T11:47:00Z">
              <w:r w:rsidRPr="00D14360">
                <w:rPr>
                  <w:rFonts w:ascii="Calibri Light" w:hAnsi="Calibri Light" w:cs="Calibri Light"/>
                  <w:color w:val="000000"/>
                </w:rPr>
                <w:delText>Care Plan Summary-Sample</w:delText>
              </w:r>
            </w:del>
            <w:ins w:id="15912" w:author="Russell Ott" w:date="2022-05-16T11:47:00Z">
              <w:r w:rsidRPr="00D14360">
                <w:rPr>
                  <w:rFonts w:ascii="Calibri Light" w:hAnsi="Calibri Light" w:cs="Calibri Light"/>
                  <w:color w:val="000000"/>
                </w:rPr>
                <w:t>CarePla</w:t>
              </w:r>
              <w:r w:rsidR="00A61A3F">
                <w:rPr>
                  <w:rFonts w:ascii="Calibri Light" w:hAnsi="Calibri Light" w:cs="Calibri Light"/>
                  <w:color w:val="000000"/>
                </w:rPr>
                <w:t>n</w:t>
              </w:r>
            </w:ins>
            <w:r w:rsidRPr="00D14360">
              <w:rPr>
                <w:rFonts w:ascii="Calibri Light" w:hAnsi="Calibri Light"/>
                <w:color w:val="000000"/>
                <w:rPrChange w:id="15913" w:author="Russell Ott" w:date="2022-05-16T11:47:00Z">
                  <w:rPr>
                    <w:rFonts w:ascii="Calibri Light" w:hAnsi="Calibri Light"/>
                    <w:color w:val="000000"/>
                    <w:sz w:val="20"/>
                  </w:rPr>
                </w:rPrChange>
              </w:rPr>
              <w:t>.xml</w:t>
            </w:r>
          </w:p>
          <w:p w14:paraId="78D37092" w14:textId="77777777" w:rsidR="005C79A1" w:rsidRPr="00D14360" w:rsidRDefault="005C79A1" w:rsidP="00D14360">
            <w:pPr>
              <w:keepNext/>
              <w:keepLines/>
              <w:rPr>
                <w:rFonts w:ascii="Calibri Light" w:hAnsi="Calibri Light"/>
                <w:color w:val="000000"/>
                <w:rPrChange w:id="15914" w:author="Russell Ott" w:date="2022-05-16T11:47:00Z">
                  <w:rPr>
                    <w:rFonts w:ascii="Calibri Light" w:hAnsi="Calibri Light"/>
                    <w:color w:val="000000"/>
                    <w:sz w:val="20"/>
                  </w:rPr>
                </w:rPrChange>
              </w:rPr>
            </w:pPr>
          </w:p>
          <w:p w14:paraId="4FFDE177" w14:textId="77777777" w:rsidR="00BF2DC6" w:rsidRPr="00D14360" w:rsidRDefault="00BF2DC6" w:rsidP="00D14360">
            <w:pPr>
              <w:keepNext/>
              <w:keepLines/>
              <w:rPr>
                <w:rFonts w:ascii="Calibri Light" w:eastAsia="Times New Roman" w:hAnsi="Calibri Light"/>
                <w:color w:val="000000"/>
                <w:sz w:val="24"/>
                <w:szCs w:val="24"/>
                <w:rPrChange w:id="15915" w:author="Russell Ott" w:date="2022-05-16T11:47:00Z">
                  <w:rPr>
                    <w:rFonts w:ascii="Calibri Light" w:hAnsi="Calibri Light"/>
                    <w:color w:val="000000"/>
                    <w:sz w:val="20"/>
                  </w:rPr>
                </w:rPrChange>
              </w:rPr>
            </w:pPr>
            <w:r w:rsidRPr="00D14360">
              <w:rPr>
                <w:rFonts w:ascii="Calibri Light" w:hAnsi="Calibri Light"/>
                <w:color w:val="000000"/>
                <w:rPrChange w:id="15916" w:author="Russell Ott" w:date="2022-05-16T11:47:00Z">
                  <w:rPr>
                    <w:rFonts w:ascii="Calibri Light" w:hAnsi="Calibri Light"/>
                    <w:color w:val="000000"/>
                    <w:sz w:val="20"/>
                  </w:rPr>
                </w:rPrChange>
              </w:rPr>
              <w:t xml:space="preserve">This sample </w:t>
            </w:r>
            <w:r w:rsidRPr="00D14360">
              <w:rPr>
                <w:rFonts w:ascii="Calibri Light" w:hAnsi="Calibri Light"/>
                <w:color w:val="000000"/>
                <w:rPrChange w:id="15917" w:author="Russell Ott" w:date="2022-05-16T11:47:00Z">
                  <w:rPr>
                    <w:rFonts w:ascii="Calibri Light" w:hAnsi="Calibri Light"/>
                    <w:color w:val="000000"/>
                    <w:sz w:val="20"/>
                  </w:rPr>
                </w:rPrChange>
              </w:rPr>
              <w:t>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b/>
                <w:color w:val="000000"/>
                <w:rPrChange w:id="15918" w:author="Russell Ott" w:date="2022-05-16T11:47:00Z">
                  <w:rPr>
                    <w:rFonts w:ascii="Calibri" w:hAnsi="Calibri"/>
                    <w:b/>
                    <w:color w:val="000000"/>
                    <w:sz w:val="20"/>
                  </w:rPr>
                </w:rPrChange>
              </w:rPr>
            </w:pPr>
            <w:r w:rsidRPr="00D14360">
              <w:rPr>
                <w:b/>
                <w:color w:val="000000"/>
                <w:rPrChange w:id="15919" w:author="Russell Ott" w:date="2022-05-16T11:47:00Z">
                  <w:rPr>
                    <w:rFonts w:ascii="Calibri" w:hAnsi="Calibri"/>
                    <w:b/>
                    <w:color w:val="000000"/>
                    <w:sz w:val="20"/>
                  </w:rPr>
                </w:rPrChange>
              </w:rPr>
              <w:t>Unstructured Document</w:t>
            </w:r>
            <w:r w:rsidRPr="00D14360">
              <w:rPr>
                <w:color w:val="000000"/>
                <w:rPrChange w:id="15920" w:author="Russell Ott" w:date="2022-05-16T11:47:00Z">
                  <w:rPr>
                    <w:rFonts w:ascii="Calibri" w:hAnsi="Calibri"/>
                    <w:color w:val="000000"/>
                    <w:sz w:val="20"/>
                  </w:rPr>
                </w:rPrChange>
              </w:rPr>
              <w:t xml:space="preserve"> </w:t>
            </w:r>
          </w:p>
        </w:tc>
        <w:tc>
          <w:tcPr>
            <w:tcW w:w="6750" w:type="dxa"/>
            <w:shd w:val="clear" w:color="auto" w:fill="auto"/>
          </w:tcPr>
          <w:p w14:paraId="7E15A567" w14:textId="318BEC0E" w:rsidR="00BF2DC6" w:rsidRDefault="00BF2DC6" w:rsidP="00D14360">
            <w:pPr>
              <w:keepNext/>
              <w:keepLines/>
              <w:rPr>
                <w:rFonts w:ascii="Calibri Light" w:hAnsi="Calibri Light"/>
                <w:color w:val="000000"/>
                <w:rPrChange w:id="15921" w:author="Russell Ott" w:date="2022-05-16T11:47:00Z">
                  <w:rPr>
                    <w:rFonts w:ascii="Calibri Light" w:hAnsi="Calibri Light"/>
                    <w:color w:val="000000"/>
                    <w:sz w:val="20"/>
                  </w:rPr>
                </w:rPrChange>
              </w:rPr>
            </w:pPr>
            <w:del w:id="15922" w:author="Russell Ott" w:date="2022-05-16T11:47:00Z">
              <w:r w:rsidRPr="00D14360">
                <w:rPr>
                  <w:rFonts w:ascii="Calibri Light" w:hAnsi="Calibri Light" w:cs="Calibri Light"/>
                  <w:color w:val="000000"/>
                </w:rPr>
                <w:delText>Unstructured Document PACP-Sample</w:delText>
              </w:r>
            </w:del>
            <w:ins w:id="15923" w:author="Russell Ott" w:date="2022-05-16T11:47:00Z">
              <w:r w:rsidRPr="00D14360">
                <w:rPr>
                  <w:rFonts w:ascii="Calibri Light" w:hAnsi="Calibri Light" w:cs="Calibri Light"/>
                  <w:color w:val="000000"/>
                </w:rPr>
                <w:t>UnstructuredDocument</w:t>
              </w:r>
            </w:ins>
            <w:r w:rsidRPr="00D14360">
              <w:rPr>
                <w:rFonts w:ascii="Calibri Light" w:hAnsi="Calibri Light"/>
                <w:color w:val="000000"/>
                <w:rPrChange w:id="15924" w:author="Russell Ott" w:date="2022-05-16T11:47:00Z">
                  <w:rPr>
                    <w:rFonts w:ascii="Calibri Light" w:hAnsi="Calibri Light"/>
                    <w:color w:val="000000"/>
                    <w:sz w:val="20"/>
                  </w:rPr>
                </w:rPrChange>
              </w:rPr>
              <w:t>.xml</w:t>
            </w:r>
          </w:p>
          <w:p w14:paraId="43A9EB5A" w14:textId="77777777" w:rsidR="005C79A1" w:rsidRPr="00D14360" w:rsidRDefault="005C79A1" w:rsidP="00D14360">
            <w:pPr>
              <w:keepNext/>
              <w:keepLines/>
              <w:rPr>
                <w:rFonts w:ascii="Calibri Light" w:hAnsi="Calibri Light"/>
                <w:color w:val="000000"/>
                <w:rPrChange w:id="15925" w:author="Russell Ott" w:date="2022-05-16T11:47:00Z">
                  <w:rPr>
                    <w:rFonts w:ascii="Calibri Light" w:hAnsi="Calibri Light"/>
                    <w:color w:val="000000"/>
                    <w:sz w:val="20"/>
                  </w:rPr>
                </w:rPrChange>
              </w:rPr>
            </w:pPr>
          </w:p>
          <w:p w14:paraId="1F77698A" w14:textId="77777777" w:rsidR="00BF2DC6" w:rsidRPr="00D14360" w:rsidRDefault="00BF2DC6" w:rsidP="00D14360">
            <w:pPr>
              <w:keepNext/>
              <w:keepLines/>
              <w:rPr>
                <w:rFonts w:ascii="Calibri Light" w:eastAsia="Times New Roman" w:hAnsi="Calibri Light"/>
                <w:color w:val="000000"/>
                <w:sz w:val="24"/>
                <w:szCs w:val="24"/>
                <w:rPrChange w:id="15926" w:author="Russell Ott" w:date="2022-05-16T11:47:00Z">
                  <w:rPr>
                    <w:rFonts w:ascii="Calibri Light" w:hAnsi="Calibri Light"/>
                    <w:color w:val="000000"/>
                    <w:sz w:val="20"/>
                  </w:rPr>
                </w:rPrChange>
              </w:rPr>
            </w:pPr>
            <w:r w:rsidRPr="00D14360">
              <w:rPr>
                <w:rFonts w:ascii="Calibri Light" w:hAnsi="Calibri Light"/>
                <w:color w:val="000000"/>
                <w:rPrChange w:id="15927" w:author="Russell Ott" w:date="2022-05-16T11:47:00Z">
                  <w:rPr>
                    <w:rFonts w:ascii="Calibri Light" w:hAnsi="Calibri Light"/>
                    <w:color w:val="000000"/>
                    <w:sz w:val="20"/>
                  </w:rPr>
                </w:rPrChange>
              </w:rPr>
              <w:t>This sample demonstrates use of the &lt;nonXMLbody&gt;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color w:val="000000"/>
                <w:rPrChange w:id="15928" w:author="Russell Ott" w:date="2022-05-16T11:47:00Z">
                  <w:rPr>
                    <w:rFonts w:ascii="Calibri" w:hAnsi="Calibri"/>
                    <w:b/>
                    <w:color w:val="000000"/>
                    <w:sz w:val="20"/>
                  </w:rPr>
                </w:rPrChange>
              </w:rPr>
            </w:pPr>
            <w:r w:rsidRPr="00D14360">
              <w:rPr>
                <w:b/>
                <w:color w:val="000000"/>
                <w:rPrChange w:id="15929" w:author="Russell Ott" w:date="2022-05-16T11:47:00Z">
                  <w:rPr>
                    <w:rFonts w:ascii="Calibri" w:hAnsi="Calibri"/>
                    <w:b/>
                    <w:color w:val="000000"/>
                    <w:sz w:val="20"/>
                  </w:rPr>
                </w:rPrChange>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eastAsia="Times New Roman" w:hAnsi="Calibri Light"/>
                <w:color w:val="000000"/>
                <w:sz w:val="24"/>
                <w:szCs w:val="24"/>
                <w:rPrChange w:id="15930" w:author="Russell Ott" w:date="2022-05-16T11:47:00Z">
                  <w:rPr>
                    <w:rFonts w:ascii="Calibri Light" w:hAnsi="Calibri Light"/>
                    <w:color w:val="000000"/>
                    <w:sz w:val="20"/>
                  </w:rPr>
                </w:rPrChange>
              </w:rPr>
            </w:pPr>
            <w:r w:rsidRPr="00D14360">
              <w:rPr>
                <w:rFonts w:ascii="Calibri Light" w:hAnsi="Calibri Light"/>
                <w:color w:val="000000"/>
                <w:rPrChange w:id="15931" w:author="Russell Ott" w:date="2022-05-16T11:47:00Z">
                  <w:rPr>
                    <w:rFonts w:ascii="Calibri Light" w:hAnsi="Calibri Light"/>
                    <w:color w:val="000000"/>
                    <w:sz w:val="20"/>
                  </w:rPr>
                </w:rPrChange>
              </w:rPr>
              <w:t xml:space="preserve">This sample demonstrates use of the HL7 Digital Signature standard for digitally signing </w:t>
            </w:r>
            <w:r w:rsidR="004776DB">
              <w:rPr>
                <w:rFonts w:ascii="Calibri Light" w:hAnsi="Calibri Light"/>
                <w:color w:val="000000"/>
                <w:rPrChange w:id="15932" w:author="Russell Ott" w:date="2022-05-16T11:47:00Z">
                  <w:rPr>
                    <w:rFonts w:ascii="Calibri Light" w:hAnsi="Calibri Light"/>
                    <w:color w:val="000000"/>
                    <w:sz w:val="20"/>
                  </w:rPr>
                </w:rPrChange>
              </w:rPr>
              <w:t xml:space="preserve">a </w:t>
            </w:r>
            <w:r w:rsidRPr="00D14360">
              <w:rPr>
                <w:rFonts w:ascii="Calibri Light" w:hAnsi="Calibri Light"/>
                <w:color w:val="000000"/>
                <w:rPrChange w:id="15933" w:author="Russell Ott" w:date="2022-05-16T11:47:00Z">
                  <w:rPr>
                    <w:rFonts w:ascii="Calibri Light" w:hAnsi="Calibri Light"/>
                    <w:color w:val="000000"/>
                    <w:sz w:val="20"/>
                  </w:rPr>
                </w:rPrChange>
              </w:rPr>
              <w:t>C-CDA document</w:t>
            </w:r>
            <w:r w:rsidR="004776DB">
              <w:rPr>
                <w:rFonts w:ascii="Calibri Light" w:hAnsi="Calibri Light"/>
                <w:color w:val="000000"/>
                <w:rPrChange w:id="15934" w:author="Russell Ott" w:date="2022-05-16T11:47:00Z">
                  <w:rPr>
                    <w:rFonts w:ascii="Calibri Light" w:hAnsi="Calibri Light"/>
                    <w:color w:val="000000"/>
                    <w:sz w:val="20"/>
                  </w:rPr>
                </w:rPrChange>
              </w:rPr>
              <w:t xml:space="preserve"> as the Legal Authenticator. </w:t>
            </w:r>
          </w:p>
        </w:tc>
      </w:tr>
      <w:tr w:rsidR="004776DB" w14:paraId="60122F38" w14:textId="77777777" w:rsidTr="003A3D50">
        <w:trPr>
          <w:del w:id="15935" w:author="Russell Ott" w:date="2022-05-16T11:47:00Z"/>
        </w:trPr>
        <w:tc>
          <w:tcPr>
            <w:tcW w:w="2605" w:type="dxa"/>
            <w:tcBorders>
              <w:top w:val="single" w:sz="4" w:space="0" w:color="4F81BD"/>
              <w:bottom w:val="single" w:sz="4" w:space="0" w:color="4F81BD"/>
              <w:right w:val="nil"/>
            </w:tcBorders>
            <w:shd w:val="clear" w:color="auto" w:fill="FFFFFF"/>
          </w:tcPr>
          <w:p w14:paraId="5FEB90BA" w14:textId="77777777" w:rsidR="004776DB" w:rsidRPr="00D14360" w:rsidRDefault="004776DB" w:rsidP="00D14360">
            <w:pPr>
              <w:spacing w:after="120"/>
              <w:rPr>
                <w:del w:id="15936" w:author="Russell Ott" w:date="2022-05-16T11:47:00Z"/>
                <w:b/>
                <w:bCs/>
                <w:color w:val="000000"/>
              </w:rPr>
            </w:pPr>
            <w:bookmarkStart w:id="15937" w:name="kix.y82a8nq0swgz" w:colFirst="0" w:colLast="0"/>
            <w:bookmarkStart w:id="15938" w:name="_42ddq1a" w:colFirst="0" w:colLast="0"/>
            <w:bookmarkEnd w:id="15937"/>
            <w:bookmarkEnd w:id="15938"/>
            <w:del w:id="15939" w:author="Russell Ott" w:date="2022-05-16T11:47:00Z">
              <w:r>
                <w:rPr>
                  <w:b/>
                  <w:bCs/>
                  <w:color w:val="000000"/>
                </w:rPr>
                <w:delText>Authenticator-signed</w:delText>
              </w:r>
            </w:del>
          </w:p>
        </w:tc>
        <w:tc>
          <w:tcPr>
            <w:tcW w:w="6750" w:type="dxa"/>
            <w:tcBorders>
              <w:top w:val="single" w:sz="4" w:space="0" w:color="4F81BD"/>
              <w:bottom w:val="single" w:sz="4" w:space="0" w:color="4F81BD"/>
            </w:tcBorders>
            <w:shd w:val="clear" w:color="auto" w:fill="auto"/>
          </w:tcPr>
          <w:p w14:paraId="6B1C1FE3" w14:textId="77777777" w:rsidR="004776DB" w:rsidRDefault="004776DB" w:rsidP="00D14360">
            <w:pPr>
              <w:pStyle w:val="BodyText0"/>
              <w:spacing w:after="0" w:line="240" w:lineRule="auto"/>
              <w:ind w:hanging="720"/>
              <w:rPr>
                <w:del w:id="15940" w:author="Russell Ott" w:date="2022-05-16T11:47:00Z"/>
                <w:rFonts w:ascii="Calibri Light" w:hAnsi="Calibri Light" w:cs="Calibri Light"/>
              </w:rPr>
            </w:pPr>
            <w:del w:id="15941" w:author="Russell Ott" w:date="2022-05-16T11:47:00Z">
              <w:r>
                <w:rPr>
                  <w:rFonts w:ascii="Calibri Light" w:hAnsi="Calibri Light" w:cs="Calibri Light"/>
                </w:rPr>
                <w:delText>Authenticator-signed.xml</w:delText>
              </w:r>
            </w:del>
          </w:p>
          <w:p w14:paraId="31002C05" w14:textId="77777777" w:rsidR="004776DB" w:rsidRDefault="004776DB" w:rsidP="00D14360">
            <w:pPr>
              <w:pStyle w:val="BodyText0"/>
              <w:spacing w:after="0" w:line="240" w:lineRule="auto"/>
              <w:ind w:hanging="720"/>
              <w:rPr>
                <w:del w:id="15942" w:author="Russell Ott" w:date="2022-05-16T11:47:00Z"/>
                <w:rFonts w:ascii="Calibri Light" w:hAnsi="Calibri Light" w:cs="Calibri Light"/>
              </w:rPr>
            </w:pPr>
          </w:p>
          <w:p w14:paraId="6EA58CA9" w14:textId="77777777" w:rsidR="004776DB" w:rsidRPr="00D14360" w:rsidRDefault="004776DB" w:rsidP="003B0179">
            <w:pPr>
              <w:pStyle w:val="BodyText0"/>
              <w:spacing w:after="0" w:line="240" w:lineRule="auto"/>
              <w:ind w:left="0"/>
              <w:rPr>
                <w:del w:id="15943" w:author="Russell Ott" w:date="2022-05-16T11:47:00Z"/>
                <w:rFonts w:ascii="Calibri Light" w:hAnsi="Calibri Light" w:cs="Calibri Light"/>
              </w:rPr>
            </w:pPr>
            <w:del w:id="15944" w:author="Russell Ott" w:date="2022-05-16T11:47:00Z">
              <w:r w:rsidRPr="00D14360">
                <w:rPr>
                  <w:rFonts w:ascii="Calibri Light" w:hAnsi="Calibri Light" w:cs="Calibri Light"/>
                  <w:color w:val="000000"/>
                </w:rPr>
                <w:delText xml:space="preserve">This sample demonstrates use of the HL7 Digital Signature standard for digitally signing </w:delText>
              </w:r>
              <w:r>
                <w:rPr>
                  <w:rFonts w:ascii="Calibri Light" w:hAnsi="Calibri Light" w:cs="Calibri Light"/>
                  <w:color w:val="000000"/>
                </w:rPr>
                <w:delText xml:space="preserve">a </w:delText>
              </w:r>
              <w:r w:rsidRPr="00D14360">
                <w:rPr>
                  <w:rFonts w:ascii="Calibri Light" w:hAnsi="Calibri Light" w:cs="Calibri Light"/>
                  <w:color w:val="000000"/>
                </w:rPr>
                <w:delText>C-CDA document</w:delText>
              </w:r>
              <w:r>
                <w:rPr>
                  <w:rFonts w:ascii="Calibri Light" w:hAnsi="Calibri Light" w:cs="Calibri Light"/>
                  <w:color w:val="000000"/>
                </w:rPr>
                <w:delText xml:space="preserve"> as an Authenticator.</w:delText>
              </w:r>
            </w:del>
          </w:p>
        </w:tc>
      </w:tr>
      <w:tr w:rsidR="00BF2DC6" w14:paraId="7F66C1DA" w14:textId="77777777" w:rsidTr="003A3D50">
        <w:trPr>
          <w:del w:id="15945" w:author="Russell Ott" w:date="2022-05-16T11:47:00Z"/>
        </w:trPr>
        <w:tc>
          <w:tcPr>
            <w:tcW w:w="2605" w:type="dxa"/>
            <w:tcBorders>
              <w:right w:val="nil"/>
            </w:tcBorders>
            <w:shd w:val="clear" w:color="auto" w:fill="FFFFFF"/>
          </w:tcPr>
          <w:p w14:paraId="34AA730D" w14:textId="77777777" w:rsidR="00BF2DC6" w:rsidRPr="00D14360" w:rsidRDefault="00BF2DC6" w:rsidP="00D14360">
            <w:pPr>
              <w:spacing w:after="120"/>
              <w:rPr>
                <w:del w:id="15946" w:author="Russell Ott" w:date="2022-05-16T11:47:00Z"/>
                <w:b/>
                <w:bCs/>
                <w:color w:val="000000"/>
              </w:rPr>
            </w:pPr>
            <w:del w:id="15947" w:author="Russell Ott" w:date="2022-05-16T11:47:00Z">
              <w:r w:rsidRPr="00D14360">
                <w:rPr>
                  <w:rFonts w:cs="Calibri"/>
                  <w:b/>
                  <w:bCs/>
                  <w:color w:val="000000"/>
                </w:rPr>
                <w:delText>New Sections</w:delText>
              </w:r>
            </w:del>
          </w:p>
        </w:tc>
        <w:tc>
          <w:tcPr>
            <w:tcW w:w="6750" w:type="dxa"/>
            <w:shd w:val="clear" w:color="auto" w:fill="auto"/>
          </w:tcPr>
          <w:p w14:paraId="0A0C8F4B" w14:textId="77777777" w:rsidR="00BF2DC6" w:rsidRDefault="00BF2DC6" w:rsidP="00D14360">
            <w:pPr>
              <w:keepNext/>
              <w:keepLines/>
              <w:rPr>
                <w:del w:id="15948" w:author="Russell Ott" w:date="2022-05-16T11:47:00Z"/>
                <w:rFonts w:ascii="Calibri Light" w:hAnsi="Calibri Light" w:cs="Calibri Light"/>
                <w:color w:val="000000"/>
              </w:rPr>
            </w:pPr>
            <w:del w:id="15949" w:author="Russell Ott" w:date="2022-05-16T11:47:00Z">
              <w:r w:rsidRPr="00D14360">
                <w:rPr>
                  <w:rFonts w:ascii="Calibri Light" w:hAnsi="Calibri Light" w:cs="Calibri Light"/>
                  <w:color w:val="000000"/>
                </w:rPr>
                <w:delText>New Sections.xml</w:delText>
              </w:r>
            </w:del>
          </w:p>
          <w:p w14:paraId="1EE1F45C" w14:textId="77777777" w:rsidR="005C79A1" w:rsidRPr="00D14360" w:rsidRDefault="005C79A1" w:rsidP="00D14360">
            <w:pPr>
              <w:keepNext/>
              <w:keepLines/>
              <w:rPr>
                <w:del w:id="15950" w:author="Russell Ott" w:date="2022-05-16T11:47:00Z"/>
                <w:rFonts w:ascii="Calibri Light" w:hAnsi="Calibri Light" w:cs="Calibri Light"/>
                <w:color w:val="000000"/>
              </w:rPr>
            </w:pPr>
          </w:p>
          <w:p w14:paraId="5D68252B" w14:textId="77777777" w:rsidR="00BF2DC6" w:rsidRPr="00D14360" w:rsidRDefault="00BF2DC6" w:rsidP="00D14360">
            <w:pPr>
              <w:pStyle w:val="BodyText0"/>
              <w:spacing w:after="0" w:line="240" w:lineRule="auto"/>
              <w:ind w:left="0"/>
              <w:rPr>
                <w:del w:id="15951" w:author="Russell Ott" w:date="2022-05-16T11:47:00Z"/>
                <w:rFonts w:ascii="Calibri Light" w:hAnsi="Calibri Light" w:cs="Calibri Light"/>
              </w:rPr>
            </w:pPr>
            <w:del w:id="15952" w:author="Russell Ott" w:date="2022-05-16T11:47:00Z">
              <w:r w:rsidRPr="00D14360">
                <w:rPr>
                  <w:rFonts w:ascii="Calibri Light" w:hAnsi="Calibri Light" w:cs="Calibri Light"/>
                  <w:color w:val="000000"/>
                </w:rPr>
                <w:delText>This sample is not a valid C-CDA document. It simply demonstrates how to formulate information for exchange using the new Care Teams Section template and other supplemental templates defined for use with C-CDA.</w:delText>
              </w:r>
            </w:del>
          </w:p>
        </w:tc>
      </w:tr>
    </w:tbl>
    <w:p w14:paraId="0B953BA1" w14:textId="2427C33B" w:rsidR="009A427D" w:rsidRDefault="000816FD" w:rsidP="009A427D">
      <w:pPr>
        <w:pStyle w:val="Caption"/>
      </w:pPr>
      <w:bookmarkStart w:id="15953" w:name="_Toc21927054"/>
      <w:r>
        <w:t xml:space="preserve">  </w:t>
      </w:r>
      <w:bookmarkStart w:id="15954" w:name="_Toc103262945"/>
      <w:r w:rsidR="009A427D" w:rsidRPr="00C64922">
        <w:t xml:space="preserve">Table </w:t>
      </w:r>
      <w:r w:rsidR="00132A94">
        <w:fldChar w:fldCharType="begin"/>
      </w:r>
      <w:r w:rsidR="00132A94">
        <w:instrText xml:space="preserve"> SEQ Table \* ARABIC </w:instrText>
      </w:r>
      <w:r w:rsidR="00132A94">
        <w:fldChar w:fldCharType="separate"/>
      </w:r>
      <w:del w:id="15955" w:author="Russell Ott" w:date="2022-05-16T11:47:00Z">
        <w:r w:rsidR="00DE0DA7">
          <w:rPr>
            <w:noProof/>
          </w:rPr>
          <w:delText>73</w:delText>
        </w:r>
      </w:del>
      <w:ins w:id="15956" w:author="Russell Ott" w:date="2022-05-16T11:47:00Z">
        <w:r w:rsidR="00F10C7C">
          <w:rPr>
            <w:noProof/>
          </w:rPr>
          <w:t>78</w:t>
        </w:r>
      </w:ins>
      <w:r w:rsidR="00132A94">
        <w:rPr>
          <w:noProof/>
        </w:rPr>
        <w:fldChar w:fldCharType="end"/>
      </w:r>
      <w:r w:rsidR="009A427D" w:rsidRPr="00C64922">
        <w:t>: Sample Document Files</w:t>
      </w:r>
      <w:bookmarkEnd w:id="15954"/>
      <w:bookmarkEnd w:id="15953"/>
    </w:p>
    <w:p w14:paraId="771D364C" w14:textId="77777777" w:rsidR="009A427D" w:rsidRDefault="009A427D" w:rsidP="00943AA0">
      <w:pPr>
        <w:pStyle w:val="Heading2"/>
      </w:pPr>
      <w:bookmarkStart w:id="15957" w:name="_Toc21926884"/>
      <w:bookmarkStart w:id="15958" w:name="_Toc11043725"/>
      <w:bookmarkStart w:id="15959" w:name="_Toc11045648"/>
      <w:bookmarkStart w:id="15960" w:name="_Toc11219064"/>
      <w:bookmarkStart w:id="15961" w:name="_Toc11391318"/>
      <w:bookmarkStart w:id="15962" w:name="_Toc103262733"/>
      <w:bookmarkStart w:id="15963" w:name="_Toc22823464"/>
      <w:bookmarkEnd w:id="15957"/>
      <w:r w:rsidRPr="00C64922">
        <w:t>Published HL7 CDA and C-CDA Specifications</w:t>
      </w:r>
      <w:bookmarkEnd w:id="15958"/>
      <w:bookmarkEnd w:id="15959"/>
      <w:bookmarkEnd w:id="15960"/>
      <w:bookmarkEnd w:id="15961"/>
      <w:bookmarkEnd w:id="15962"/>
      <w:bookmarkEnd w:id="15963"/>
    </w:p>
    <w:p w14:paraId="36B90542" w14:textId="77777777" w:rsidR="00891300" w:rsidRDefault="00891300" w:rsidP="00891300"/>
    <w:p w14:paraId="730B945C" w14:textId="77777777" w:rsidR="00C30E39" w:rsidRPr="00D14360" w:rsidRDefault="00891300" w:rsidP="00891300">
      <w:pPr>
        <w:rPr>
          <w:rFonts w:ascii="Times New Roman" w:eastAsia="Times New Roman" w:hAnsi="Times New Roman"/>
          <w:sz w:val="24"/>
          <w:szCs w:val="24"/>
          <w:shd w:val="clear" w:color="auto" w:fill="FFFFFF"/>
          <w:rPrChange w:id="15964" w:author="Russell Ott" w:date="2022-05-16T11:47:00Z">
            <w:rPr>
              <w:rFonts w:ascii="Calibri" w:hAnsi="Calibri"/>
              <w:shd w:val="clear" w:color="auto" w:fill="FFFFFF"/>
            </w:rPr>
          </w:rPrChange>
        </w:rPr>
      </w:pPr>
      <w:r w:rsidRPr="00D14360">
        <w:rPr>
          <w:shd w:val="clear" w:color="auto" w:fill="FFFFFF"/>
          <w:rPrChange w:id="15965" w:author="Russell Ott" w:date="2022-05-16T11:47:00Z">
            <w:rPr>
              <w:rFonts w:ascii="Calibri" w:hAnsi="Calibri"/>
              <w:shd w:val="clear" w:color="auto" w:fill="FFFFFF"/>
            </w:rPr>
          </w:rPrChange>
        </w:rPr>
        <w:t>The HL7 Version 3 Clinical Document Architecture (CDA®) is a document markup standard that specifies the structure and semantics of "clinical documents" for the purpose of exchange between healthcare providers and patients. It defines a clinical document a</w:t>
      </w:r>
      <w:r w:rsidRPr="00D14360">
        <w:rPr>
          <w:shd w:val="clear" w:color="auto" w:fill="FFFFFF"/>
          <w:rPrChange w:id="15966" w:author="Russell Ott" w:date="2022-05-16T11:47:00Z">
            <w:rPr>
              <w:rFonts w:ascii="Calibri" w:hAnsi="Calibri"/>
              <w:shd w:val="clear" w:color="auto" w:fill="FFFFFF"/>
            </w:rPr>
          </w:rPrChange>
        </w:rPr>
        <w:t xml:space="preserve">s having the following six characteristics: 1) Persistence, 2) Stewardship, 3) Potential for authentication, 4) Context, 5) Wholeness and 6) Human readability. </w:t>
      </w:r>
    </w:p>
    <w:p w14:paraId="1E477008" w14:textId="77777777" w:rsidR="00F43C92" w:rsidRPr="00D14360" w:rsidRDefault="00F43C92" w:rsidP="00891300">
      <w:pPr>
        <w:rPr>
          <w:shd w:val="clear" w:color="auto" w:fill="FFFFFF"/>
          <w:rPrChange w:id="15967" w:author="Russell Ott" w:date="2022-05-16T11:47:00Z">
            <w:rPr>
              <w:rFonts w:ascii="Calibri" w:hAnsi="Calibri"/>
              <w:shd w:val="clear" w:color="auto" w:fill="FFFFFF"/>
            </w:rPr>
          </w:rPrChange>
        </w:rPr>
      </w:pPr>
    </w:p>
    <w:p w14:paraId="35A197E2" w14:textId="77777777" w:rsidR="00F43C92" w:rsidRPr="00D14360" w:rsidRDefault="00F43C92" w:rsidP="00F43C92">
      <w:pPr>
        <w:rPr>
          <w:rFonts w:ascii="Times New Roman" w:eastAsia="Times New Roman" w:hAnsi="Times New Roman"/>
          <w:sz w:val="24"/>
          <w:szCs w:val="24"/>
          <w:rPrChange w:id="15968" w:author="Russell Ott" w:date="2022-05-16T11:47:00Z">
            <w:rPr>
              <w:rFonts w:ascii="Calibri" w:hAnsi="Calibri"/>
            </w:rPr>
          </w:rPrChange>
        </w:rPr>
      </w:pPr>
      <w:r w:rsidRPr="003A3D50">
        <w:rPr>
          <w:rPrChange w:id="15969" w:author="Russell Ott" w:date="2022-05-16T11:47:00Z">
            <w:rPr>
              <w:rFonts w:ascii="Calibri" w:hAnsi="Calibri"/>
            </w:rPr>
          </w:rPrChange>
        </w:rPr>
        <w:t>CDA R2.0 is the currently release normative version of the HL7 CDA standard. However, implementers are encouraged to begin educating themselves about the improvements offered by the new CDA R2.1.  CDA R2.1 is a minor enhancement of the base Clinical Docume</w:t>
      </w:r>
      <w:r w:rsidRPr="003A3D50">
        <w:rPr>
          <w:rPrChange w:id="15970" w:author="Russell Ott" w:date="2022-05-16T11:47:00Z">
            <w:rPr>
              <w:rFonts w:ascii="Calibri" w:hAnsi="Calibri"/>
            </w:rPr>
          </w:rPrChange>
        </w:rPr>
        <w:t xml:space="preserve">nt Architecture standard that is backward compatible to the existing CDA R2.0 standard and </w:t>
      </w:r>
      <w:r w:rsidRPr="003A3D50">
        <w:rPr>
          <w:color w:val="000000"/>
          <w:rPrChange w:id="15971" w:author="Russell Ott" w:date="2022-05-16T11:47:00Z">
            <w:rPr>
              <w:rFonts w:ascii="Calibri" w:hAnsi="Calibri"/>
              <w:color w:val="000000"/>
            </w:rPr>
          </w:rPrChange>
        </w:rPr>
        <w:t xml:space="preserve">provides optional improvements which natively support most previous extensions used in implementation guides </w:t>
      </w:r>
      <w:r w:rsidRPr="003A3D50">
        <w:rPr>
          <w:rPrChange w:id="15972" w:author="Russell Ott" w:date="2022-05-16T11:47:00Z">
            <w:rPr>
              <w:rFonts w:ascii="Calibri" w:hAnsi="Calibri"/>
            </w:rPr>
          </w:rPrChange>
        </w:rPr>
        <w:t xml:space="preserve">world-wide.  </w:t>
      </w:r>
    </w:p>
    <w:p w14:paraId="134C7CB1" w14:textId="77777777" w:rsidR="00F43C92" w:rsidRPr="003A3D50" w:rsidRDefault="00F43C92" w:rsidP="00F43C92">
      <w:pPr>
        <w:rPr>
          <w:rPrChange w:id="15973" w:author="Russell Ott" w:date="2022-05-16T11:47:00Z">
            <w:rPr>
              <w:rFonts w:ascii="Calibri" w:hAnsi="Calibri"/>
            </w:rPr>
          </w:rPrChange>
        </w:rPr>
      </w:pPr>
    </w:p>
    <w:p w14:paraId="78583FA1" w14:textId="77777777" w:rsidR="006C7E28" w:rsidRPr="00D14360" w:rsidRDefault="00C30E39" w:rsidP="00891300">
      <w:pPr>
        <w:rPr>
          <w:rFonts w:ascii="Times New Roman" w:eastAsia="Times New Roman" w:hAnsi="Times New Roman"/>
          <w:sz w:val="24"/>
          <w:szCs w:val="24"/>
          <w:shd w:val="clear" w:color="auto" w:fill="FFFFFF"/>
          <w:rPrChange w:id="15974" w:author="Russell Ott" w:date="2022-05-16T11:47:00Z">
            <w:rPr>
              <w:rFonts w:ascii="Calibri" w:hAnsi="Calibri"/>
              <w:shd w:val="clear" w:color="auto" w:fill="FFFFFF"/>
            </w:rPr>
          </w:rPrChange>
        </w:rPr>
      </w:pPr>
      <w:r w:rsidRPr="00D14360">
        <w:rPr>
          <w:rPrChange w:id="15975" w:author="Russell Ott" w:date="2022-05-16T11:47:00Z">
            <w:rPr>
              <w:rFonts w:ascii="Calibri" w:hAnsi="Calibri"/>
            </w:rPr>
          </w:rPrChange>
        </w:rPr>
        <w:t>Notable extensions have been added to the</w:t>
      </w:r>
      <w:r w:rsidRPr="00D14360">
        <w:rPr>
          <w:rPrChange w:id="15976" w:author="Russell Ott" w:date="2022-05-16T11:47:00Z">
            <w:rPr>
              <w:rFonts w:ascii="Calibri" w:hAnsi="Calibri"/>
            </w:rPr>
          </w:rPrChange>
        </w:rPr>
        <w:t xml:space="preserve"> patient reference and classes in the clinical statement model used for machine process-ability.  The documentation has been improved and updated to explain how CDA can be constrained using templating to support any number of use cases found in healthcare </w:t>
      </w:r>
      <w:r w:rsidRPr="00D14360">
        <w:rPr>
          <w:rPrChange w:id="15977" w:author="Russell Ott" w:date="2022-05-16T11:47:00Z">
            <w:rPr>
              <w:rFonts w:ascii="Calibri" w:hAnsi="Calibri"/>
            </w:rPr>
          </w:rPrChange>
        </w:rPr>
        <w:t>using a base schema just like CDA R2.0.  </w:t>
      </w:r>
    </w:p>
    <w:p w14:paraId="6C8DFF91" w14:textId="77777777" w:rsidR="006C7E28" w:rsidRPr="00D14360" w:rsidRDefault="006C7E28" w:rsidP="00891300">
      <w:pPr>
        <w:rPr>
          <w:shd w:val="clear" w:color="auto" w:fill="FFFFFF"/>
          <w:rPrChange w:id="15978" w:author="Russell Ott" w:date="2022-05-16T11:47:00Z">
            <w:rPr>
              <w:rFonts w:ascii="Calibri" w:hAnsi="Calibri"/>
              <w:shd w:val="clear" w:color="auto" w:fill="FFFFFF"/>
            </w:rPr>
          </w:rPrChange>
        </w:rPr>
      </w:pPr>
    </w:p>
    <w:p w14:paraId="1E925617" w14:textId="77777777" w:rsidR="006C7E28" w:rsidRPr="00D14360" w:rsidRDefault="00891300" w:rsidP="00891300">
      <w:pPr>
        <w:rPr>
          <w:rFonts w:ascii="Times New Roman" w:eastAsia="Times New Roman" w:hAnsi="Times New Roman"/>
          <w:sz w:val="24"/>
          <w:szCs w:val="24"/>
          <w:shd w:val="clear" w:color="auto" w:fill="FFFFFF"/>
          <w:rPrChange w:id="15979" w:author="Russell Ott" w:date="2022-05-16T11:47:00Z">
            <w:rPr>
              <w:rFonts w:ascii="Calibri" w:hAnsi="Calibri"/>
              <w:shd w:val="clear" w:color="auto" w:fill="FFFFFF"/>
            </w:rPr>
          </w:rPrChange>
        </w:rPr>
      </w:pPr>
      <w:r w:rsidRPr="00D14360">
        <w:rPr>
          <w:shd w:val="clear" w:color="auto" w:fill="FFFFFF"/>
          <w:rPrChange w:id="15980" w:author="Russell Ott" w:date="2022-05-16T11:47:00Z">
            <w:rPr>
              <w:rFonts w:ascii="Calibri" w:hAnsi="Calibri"/>
              <w:shd w:val="clear" w:color="auto" w:fill="FFFFFF"/>
            </w:rPr>
          </w:rPrChange>
        </w:rPr>
        <w:t xml:space="preserve">A CDA </w:t>
      </w:r>
      <w:r w:rsidR="00C30E39" w:rsidRPr="00D14360">
        <w:rPr>
          <w:shd w:val="clear" w:color="auto" w:fill="FFFFFF"/>
          <w:rPrChange w:id="15981" w:author="Russell Ott" w:date="2022-05-16T11:47:00Z">
            <w:rPr>
              <w:rFonts w:ascii="Calibri" w:hAnsi="Calibri"/>
              <w:shd w:val="clear" w:color="auto" w:fill="FFFFFF"/>
            </w:rPr>
          </w:rPrChange>
        </w:rPr>
        <w:t xml:space="preserve">document </w:t>
      </w:r>
      <w:r w:rsidRPr="00D14360">
        <w:rPr>
          <w:shd w:val="clear" w:color="auto" w:fill="FFFFFF"/>
          <w:rPrChange w:id="15982" w:author="Russell Ott" w:date="2022-05-16T11:47:00Z">
            <w:rPr>
              <w:rFonts w:ascii="Calibri" w:hAnsi="Calibri"/>
              <w:shd w:val="clear" w:color="auto" w:fill="FFFFFF"/>
            </w:rPr>
          </w:rPrChange>
        </w:rPr>
        <w:t xml:space="preserve">can </w:t>
      </w:r>
      <w:r w:rsidR="00C30E39" w:rsidRPr="00D14360">
        <w:rPr>
          <w:shd w:val="clear" w:color="auto" w:fill="FFFFFF"/>
          <w:rPrChange w:id="15983" w:author="Russell Ott" w:date="2022-05-16T11:47:00Z">
            <w:rPr>
              <w:rFonts w:ascii="Calibri" w:hAnsi="Calibri"/>
              <w:shd w:val="clear" w:color="auto" w:fill="FFFFFF"/>
            </w:rPr>
          </w:rPrChange>
        </w:rPr>
        <w:t xml:space="preserve">be used to represent </w:t>
      </w:r>
      <w:r w:rsidRPr="00D14360">
        <w:rPr>
          <w:shd w:val="clear" w:color="auto" w:fill="FFFFFF"/>
          <w:rPrChange w:id="15984" w:author="Russell Ott" w:date="2022-05-16T11:47:00Z">
            <w:rPr>
              <w:rFonts w:ascii="Calibri" w:hAnsi="Calibri"/>
              <w:shd w:val="clear" w:color="auto" w:fill="FFFFFF"/>
            </w:rPr>
          </w:rPrChange>
        </w:rPr>
        <w:t xml:space="preserve">any type of clinical content -- </w:t>
      </w:r>
      <w:r w:rsidR="00C30E39" w:rsidRPr="00D14360">
        <w:rPr>
          <w:shd w:val="clear" w:color="auto" w:fill="FFFFFF"/>
          <w:rPrChange w:id="15985" w:author="Russell Ott" w:date="2022-05-16T11:47:00Z">
            <w:rPr>
              <w:rFonts w:ascii="Calibri" w:hAnsi="Calibri"/>
              <w:shd w:val="clear" w:color="auto" w:fill="FFFFFF"/>
            </w:rPr>
          </w:rPrChange>
        </w:rPr>
        <w:t>a</w:t>
      </w:r>
      <w:r w:rsidRPr="00D14360">
        <w:rPr>
          <w:shd w:val="clear" w:color="auto" w:fill="FFFFFF"/>
          <w:rPrChange w:id="15986" w:author="Russell Ott" w:date="2022-05-16T11:47:00Z">
            <w:rPr>
              <w:rFonts w:ascii="Calibri" w:hAnsi="Calibri"/>
              <w:shd w:val="clear" w:color="auto" w:fill="FFFFFF"/>
            </w:rPr>
          </w:rPrChange>
        </w:rPr>
        <w:t xml:space="preserve"> CDA document </w:t>
      </w:r>
      <w:r w:rsidR="00C30E39" w:rsidRPr="00D14360">
        <w:rPr>
          <w:shd w:val="clear" w:color="auto" w:fill="FFFFFF"/>
          <w:rPrChange w:id="15987" w:author="Russell Ott" w:date="2022-05-16T11:47:00Z">
            <w:rPr>
              <w:rFonts w:ascii="Calibri" w:hAnsi="Calibri"/>
              <w:shd w:val="clear" w:color="auto" w:fill="FFFFFF"/>
            </w:rPr>
          </w:rPrChange>
        </w:rPr>
        <w:t>c</w:t>
      </w:r>
      <w:r w:rsidRPr="00D14360">
        <w:rPr>
          <w:shd w:val="clear" w:color="auto" w:fill="FFFFFF"/>
          <w:rPrChange w:id="15988" w:author="Russell Ott" w:date="2022-05-16T11:47:00Z">
            <w:rPr>
              <w:rFonts w:ascii="Calibri" w:hAnsi="Calibri"/>
              <w:shd w:val="clear" w:color="auto" w:fill="FFFFFF"/>
            </w:rPr>
          </w:rPrChange>
        </w:rPr>
        <w:t xml:space="preserve">ould be </w:t>
      </w:r>
      <w:r w:rsidR="00C30E39" w:rsidRPr="00D14360">
        <w:rPr>
          <w:shd w:val="clear" w:color="auto" w:fill="FFFFFF"/>
          <w:rPrChange w:id="15989" w:author="Russell Ott" w:date="2022-05-16T11:47:00Z">
            <w:rPr>
              <w:rFonts w:ascii="Calibri" w:hAnsi="Calibri"/>
              <w:shd w:val="clear" w:color="auto" w:fill="FFFFFF"/>
            </w:rPr>
          </w:rPrChange>
        </w:rPr>
        <w:t xml:space="preserve">used to represent </w:t>
      </w:r>
      <w:r w:rsidRPr="00D14360">
        <w:rPr>
          <w:shd w:val="clear" w:color="auto" w:fill="FFFFFF"/>
          <w:rPrChange w:id="15990" w:author="Russell Ott" w:date="2022-05-16T11:47:00Z">
            <w:rPr>
              <w:rFonts w:ascii="Calibri" w:hAnsi="Calibri"/>
              <w:shd w:val="clear" w:color="auto" w:fill="FFFFFF"/>
            </w:rPr>
          </w:rPrChange>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shd w:val="clear" w:color="auto" w:fill="FFFFFF"/>
          <w:rPrChange w:id="15991" w:author="Russell Ott" w:date="2022-05-16T11:47:00Z">
            <w:rPr>
              <w:rFonts w:ascii="Calibri" w:hAnsi="Calibri"/>
              <w:shd w:val="clear" w:color="auto" w:fill="FFFFFF"/>
            </w:rPr>
          </w:rPrChange>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shd w:val="clear" w:color="auto" w:fill="FFFFFF"/>
          <w:rPrChange w:id="15992" w:author="Russell Ott" w:date="2022-05-16T11:47:00Z">
            <w:rPr>
              <w:rFonts w:ascii="Calibri" w:hAnsi="Calibri"/>
              <w:shd w:val="clear" w:color="auto" w:fill="FFFFFF"/>
            </w:rPr>
          </w:rPrChange>
        </w:rPr>
      </w:pPr>
    </w:p>
    <w:p w14:paraId="09563AC8" w14:textId="62C4A575" w:rsidR="00C30E39" w:rsidRDefault="00C30E39" w:rsidP="00891300">
      <w:pPr>
        <w:rPr>
          <w:rFonts w:ascii="Times New Roman" w:eastAsia="Times New Roman" w:hAnsi="Times New Roman"/>
          <w:sz w:val="24"/>
          <w:szCs w:val="24"/>
          <w:shd w:val="clear" w:color="auto" w:fill="FFFFFF"/>
          <w:rPrChange w:id="15993" w:author="Russell Ott" w:date="2022-05-16T11:47:00Z">
            <w:rPr>
              <w:rFonts w:ascii="Calibri" w:hAnsi="Calibri"/>
              <w:shd w:val="clear" w:color="auto" w:fill="FFFFFF"/>
            </w:rPr>
          </w:rPrChange>
        </w:rPr>
      </w:pPr>
      <w:r w:rsidRPr="00D14360">
        <w:rPr>
          <w:shd w:val="clear" w:color="auto" w:fill="FFFFFF"/>
          <w:rPrChange w:id="15994" w:author="Russell Ott" w:date="2022-05-16T11:47:00Z">
            <w:rPr>
              <w:rFonts w:ascii="Calibri" w:hAnsi="Calibri"/>
              <w:shd w:val="clear" w:color="auto" w:fill="FFFFFF"/>
            </w:rPr>
          </w:rPrChange>
        </w:rPr>
        <w:t>As the demand for interoperable information exchange in healthcare grows, stakeholders across the C-CDA implementer community continue to develop and publish additional templating guidance to supplement the set of templates defined in C-CDA.</w:t>
      </w:r>
      <w:r w:rsidRPr="00D14360">
        <w:rPr>
          <w:shd w:val="clear" w:color="auto" w:fill="FFFFFF"/>
          <w:rPrChange w:id="15995" w:author="Russell Ott" w:date="2022-05-16T11:47:00Z">
            <w:rPr>
              <w:rFonts w:ascii="Calibri" w:hAnsi="Calibri"/>
              <w:shd w:val="clear" w:color="auto" w:fill="FFFFFF"/>
            </w:rPr>
          </w:rPrChange>
        </w:rPr>
        <w:t xml:space="preserve">  Supplemental C-CDA implementation guides are balloted through the HL7 consensus process and published together with C-CDA on the HL7 Master Grid of Standards.</w:t>
      </w:r>
      <w:r w:rsidR="0046449F" w:rsidRPr="00D14360">
        <w:rPr>
          <w:shd w:val="clear" w:color="auto" w:fill="FFFFFF"/>
          <w:rPrChange w:id="15996" w:author="Russell Ott" w:date="2022-05-16T11:47:00Z">
            <w:rPr>
              <w:rFonts w:ascii="Calibri" w:hAnsi="Calibri"/>
              <w:shd w:val="clear" w:color="auto" w:fill="FFFFFF"/>
            </w:rPr>
          </w:rPrChange>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shd w:val="clear" w:color="auto" w:fill="FFFFFF"/>
          <w:rPrChange w:id="15997" w:author="Russell Ott" w:date="2022-05-16T11:47:00Z">
            <w:rPr>
              <w:rFonts w:ascii="Calibri" w:hAnsi="Calibri"/>
              <w:shd w:val="clear" w:color="auto" w:fill="FFFFFF"/>
            </w:rPr>
          </w:rPrChange>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color w:val="000000"/>
                <w:rPrChange w:id="15998" w:author="Russell Ott" w:date="2022-05-16T11:47:00Z">
                  <w:rPr>
                    <w:rFonts w:ascii="Calibri" w:eastAsia="Calibri" w:hAnsi="Calibri"/>
                    <w:color w:val="000000"/>
                    <w:sz w:val="20"/>
                  </w:rPr>
                </w:rPrChange>
              </w:rPr>
            </w:pPr>
            <w:r w:rsidRPr="00D14360">
              <w:rPr>
                <w:b/>
                <w:color w:val="000000"/>
                <w:rPrChange w:id="15999" w:author="Russell Ott" w:date="2022-05-16T11:47:00Z">
                  <w:rPr>
                    <w:rFonts w:ascii="Calibri" w:eastAsia="Calibri" w:hAnsi="Calibri"/>
                    <w:b/>
                    <w:color w:val="000000"/>
                    <w:sz w:val="20"/>
                  </w:rPr>
                </w:rPrChange>
              </w:rPr>
              <w:t xml:space="preserve">Source: </w:t>
            </w:r>
            <w:r w:rsidRPr="00D14360">
              <w:rPr>
                <w:color w:val="000000"/>
                <w:rPrChange w:id="16000" w:author="Russell Ott" w:date="2022-05-16T11:47:00Z">
                  <w:rPr>
                    <w:rFonts w:ascii="Calibri" w:eastAsia="Calibri" w:hAnsi="Calibri"/>
                    <w:color w:val="000000"/>
                    <w:sz w:val="20"/>
                  </w:rPr>
                </w:rPrChange>
              </w:rPr>
              <w:t xml:space="preserve">HL7 CDA® Release 2 </w:t>
            </w:r>
          </w:p>
          <w:p w14:paraId="115E9730" w14:textId="3967EB8A" w:rsidR="00891300" w:rsidRPr="00D14360" w:rsidRDefault="00891300" w:rsidP="00127A5A">
            <w:pPr>
              <w:spacing w:after="120"/>
              <w:rPr>
                <w:rFonts w:ascii="Times New Roman" w:eastAsia="Times New Roman" w:hAnsi="Times New Roman"/>
                <w:color w:val="000000"/>
                <w:sz w:val="24"/>
                <w:szCs w:val="24"/>
                <w:rPrChange w:id="16001" w:author="Russell Ott" w:date="2022-05-16T11:47:00Z">
                  <w:rPr>
                    <w:rFonts w:ascii="Calibri" w:hAnsi="Calibri"/>
                    <w:color w:val="000000"/>
                    <w:sz w:val="20"/>
                  </w:rPr>
                </w:rPrChange>
              </w:rPr>
            </w:pPr>
            <w:r w:rsidRPr="00D14360">
              <w:rPr>
                <w:b/>
                <w:color w:val="000000"/>
                <w:rPrChange w:id="16002"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"https://www.hl7.org/implement/standards/product_brief.cfm?product_id=7" </w:instrText>
            </w:r>
            <w:r w:rsidR="001A0138">
              <w:fldChar w:fldCharType="separate"/>
            </w:r>
            <w:r w:rsidR="00127A5A" w:rsidRPr="00D14360">
              <w:rPr>
                <w:rStyle w:val="Hyperlink"/>
                <w:rPrChange w:id="16003" w:author="Russell Ott" w:date="2022-05-16T11:47:00Z">
                  <w:rPr>
                    <w:rStyle w:val="Hyperlink"/>
                    <w:rFonts w:ascii="Calibri" w:hAnsi="Calibri"/>
                    <w:sz w:val="20"/>
                  </w:rPr>
                </w:rPrChange>
              </w:rPr>
              <w:t>https://www.hl7.org/implement/standards/product_brief.cfm?product_id=7</w:t>
            </w:r>
            <w:r w:rsidR="001A0138">
              <w:rPr>
                <w:rStyle w:val="Hyperlink"/>
                <w:rPrChange w:id="16004" w:author="Russell Ott" w:date="2022-05-16T11:47:00Z">
                  <w:rPr>
                    <w:rStyle w:val="Hyperlink"/>
                    <w:rFonts w:ascii="Calibri" w:hAnsi="Calibri"/>
                    <w:sz w:val="20"/>
                  </w:rPr>
                </w:rPrChange>
              </w:rPr>
              <w:fldChar w:fldCharType="end"/>
            </w:r>
          </w:p>
          <w:p w14:paraId="74DAD677" w14:textId="77777777" w:rsidR="00891300" w:rsidRPr="00D14360" w:rsidRDefault="00891300" w:rsidP="00127A5A">
            <w:pPr>
              <w:spacing w:after="120"/>
              <w:rPr>
                <w:rFonts w:ascii="Times New Roman" w:eastAsia="Calibri" w:hAnsi="Times New Roman"/>
                <w:color w:val="000000"/>
                <w:sz w:val="24"/>
                <w:szCs w:val="24"/>
                <w:rPrChange w:id="16005" w:author="Russell Ott" w:date="2022-05-16T11:47:00Z">
                  <w:rPr>
                    <w:rFonts w:ascii="Calibri" w:eastAsia="Calibri" w:hAnsi="Calibri"/>
                    <w:color w:val="000000"/>
                    <w:sz w:val="20"/>
                  </w:rPr>
                </w:rPrChange>
              </w:rPr>
            </w:pPr>
            <w:r w:rsidRPr="00D14360">
              <w:rPr>
                <w:b/>
                <w:color w:val="000000"/>
                <w:rPrChange w:id="16006" w:author="Russell Ott" w:date="2022-05-16T11:47:00Z">
                  <w:rPr>
                    <w:rFonts w:ascii="Calibri" w:eastAsia="Calibri" w:hAnsi="Calibri"/>
                    <w:b/>
                    <w:color w:val="000000"/>
                    <w:sz w:val="20"/>
                  </w:rPr>
                </w:rPrChange>
              </w:rPr>
              <w:t>Description:</w:t>
            </w:r>
            <w:r w:rsidRPr="00D14360">
              <w:rPr>
                <w:color w:val="000000"/>
                <w:rPrChange w:id="16007" w:author="Russell Ott" w:date="2022-05-16T11:47:00Z">
                  <w:rPr>
                    <w:rFonts w:ascii="Calibri" w:eastAsia="Calibri" w:hAnsi="Calibri"/>
                    <w:color w:val="000000"/>
                    <w:sz w:val="20"/>
                  </w:rPr>
                </w:rPrChange>
              </w:rPr>
              <w:t xml:space="preserve"> This package includes additional publications such as Datatypes, HL7 Value Sets, and ot</w:t>
            </w:r>
            <w:r w:rsidRPr="00D14360">
              <w:rPr>
                <w:rFonts w:eastAsia="Calibri"/>
                <w:color w:val="000000"/>
                <w:rPrChange w:id="16008" w:author="Russell Ott" w:date="2022-05-16T11:47:00Z">
                  <w:rPr>
                    <w:rFonts w:ascii="Calibri" w:eastAsia="Calibri" w:hAnsi="Calibri"/>
                    <w:color w:val="000000"/>
                    <w:sz w:val="20"/>
                  </w:rPr>
                </w:rPrChange>
              </w:rPr>
              <w:t>her detailed information required for proper implementation of CDA.</w:t>
            </w:r>
          </w:p>
        </w:tc>
      </w:tr>
    </w:tbl>
    <w:p w14:paraId="7FA57EC3" w14:textId="77777777" w:rsidR="00891300" w:rsidRPr="00D14360" w:rsidRDefault="00891300" w:rsidP="00127A5A">
      <w:pPr>
        <w:spacing w:after="120"/>
        <w:rPr>
          <w:rPrChange w:id="16009" w:author="Russell Ott" w:date="2022-05-16T11:47:00Z">
            <w:rPr>
              <w:rFonts w:ascii="Calibri" w:hAnsi="Calibri"/>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color w:val="000000"/>
                <w:rPrChange w:id="16010" w:author="Russell Ott" w:date="2022-05-16T11:47:00Z">
                  <w:rPr>
                    <w:rFonts w:ascii="Calibri" w:eastAsia="Calibri" w:hAnsi="Calibri"/>
                    <w:color w:val="000000"/>
                    <w:sz w:val="20"/>
                  </w:rPr>
                </w:rPrChange>
              </w:rPr>
            </w:pPr>
            <w:r w:rsidRPr="00D14360">
              <w:rPr>
                <w:b/>
                <w:color w:val="000000"/>
                <w:rPrChange w:id="16011" w:author="Russell Ott" w:date="2022-05-16T11:47:00Z">
                  <w:rPr>
                    <w:rFonts w:ascii="Calibri" w:eastAsia="Calibri" w:hAnsi="Calibri"/>
                    <w:b/>
                    <w:color w:val="000000"/>
                    <w:sz w:val="20"/>
                  </w:rPr>
                </w:rPrChange>
              </w:rPr>
              <w:t xml:space="preserve">Source: </w:t>
            </w:r>
            <w:r w:rsidRPr="00D14360">
              <w:rPr>
                <w:color w:val="000000"/>
                <w:rPrChange w:id="16012" w:author="Russell Ott" w:date="2022-05-16T11:47:00Z">
                  <w:rPr>
                    <w:rFonts w:ascii="Calibri" w:eastAsia="Calibri" w:hAnsi="Calibri"/>
                    <w:color w:val="000000"/>
                    <w:sz w:val="20"/>
                  </w:rPr>
                </w:rPrChange>
              </w:rPr>
              <w:t>CDA Management Group Listserv for</w:t>
            </w:r>
            <w:r w:rsidRPr="00D14360">
              <w:rPr>
                <w:rFonts w:eastAsia="Calibri"/>
                <w:b/>
                <w:color w:val="000000"/>
                <w:rPrChange w:id="16013" w:author="Russell Ott" w:date="2022-05-16T11:47:00Z">
                  <w:rPr>
                    <w:rFonts w:ascii="Calibri" w:eastAsia="Calibri" w:hAnsi="Calibri"/>
                    <w:b/>
                    <w:color w:val="000000"/>
                    <w:sz w:val="20"/>
                  </w:rPr>
                </w:rPrChange>
              </w:rPr>
              <w:t xml:space="preserve"> </w:t>
            </w:r>
            <w:r w:rsidRPr="00D14360">
              <w:rPr>
                <w:color w:val="000000"/>
                <w:rPrChange w:id="16014" w:author="Russell Ott" w:date="2022-05-16T11:47:00Z">
                  <w:rPr>
                    <w:rFonts w:ascii="Calibri" w:eastAsia="Calibri" w:hAnsi="Calibri"/>
                    <w:color w:val="000000"/>
                    <w:sz w:val="20"/>
                  </w:rPr>
                </w:rPrChange>
              </w:rPr>
              <w:t xml:space="preserve">HL7 CDA® Release 2.1 </w:t>
            </w:r>
          </w:p>
          <w:p w14:paraId="25C5C6D9" w14:textId="62C3D61C" w:rsidR="00891300" w:rsidRPr="00D14360" w:rsidRDefault="00891300" w:rsidP="00127A5A">
            <w:pPr>
              <w:spacing w:after="120"/>
              <w:rPr>
                <w:rFonts w:ascii="Times New Roman" w:eastAsia="Times New Roman" w:hAnsi="Times New Roman"/>
                <w:sz w:val="24"/>
                <w:szCs w:val="24"/>
                <w:rPrChange w:id="16015" w:author="Russell Ott" w:date="2022-05-16T11:47:00Z">
                  <w:rPr>
                    <w:rFonts w:ascii="Calibri" w:hAnsi="Calibri"/>
                    <w:sz w:val="20"/>
                  </w:rPr>
                </w:rPrChange>
              </w:rPr>
            </w:pPr>
            <w:r w:rsidRPr="00D14360">
              <w:rPr>
                <w:b/>
                <w:color w:val="000000"/>
                <w:rPrChange w:id="16016"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"http://www.hl7.org/Special/committees/cdamg/index.cfm" </w:instrText>
            </w:r>
            <w:r w:rsidR="001A0138">
              <w:fldChar w:fldCharType="separate"/>
            </w:r>
            <w:r w:rsidRPr="00D14360">
              <w:rPr>
                <w:rStyle w:val="Hyperlink"/>
                <w:rPrChange w:id="16017" w:author="Russell Ott" w:date="2022-05-16T11:47:00Z">
                  <w:rPr>
                    <w:rStyle w:val="Hyperlink"/>
                    <w:rFonts w:ascii="Calibri" w:hAnsi="Calibri"/>
                    <w:sz w:val="20"/>
                  </w:rPr>
                </w:rPrChange>
              </w:rPr>
              <w:t>http://www.hl7.org/Special/committees/cdam</w:t>
            </w:r>
            <w:r w:rsidRPr="00D14360">
              <w:rPr>
                <w:rStyle w:val="Hyperlink"/>
                <w:rPrChange w:id="16018" w:author="Russell Ott" w:date="2022-05-16T11:47:00Z">
                  <w:rPr>
                    <w:rStyle w:val="Hyperlink"/>
                    <w:rFonts w:ascii="Calibri" w:hAnsi="Calibri"/>
                    <w:sz w:val="20"/>
                  </w:rPr>
                </w:rPrChange>
              </w:rPr>
              <w:t>g/index.cfm</w:t>
            </w:r>
            <w:r w:rsidR="001A0138">
              <w:rPr>
                <w:rStyle w:val="Hyperlink"/>
                <w:rPrChange w:id="16019" w:author="Russell Ott" w:date="2022-05-16T11:47:00Z">
                  <w:rPr>
                    <w:rStyle w:val="Hyperlink"/>
                    <w:rFonts w:ascii="Calibri" w:hAnsi="Calibri"/>
                    <w:sz w:val="20"/>
                  </w:rPr>
                </w:rPrChange>
              </w:rPr>
              <w:fldChar w:fldCharType="end"/>
            </w:r>
          </w:p>
          <w:p w14:paraId="2F6A336C" w14:textId="77777777" w:rsidR="00891300" w:rsidRPr="00D14360" w:rsidRDefault="00891300" w:rsidP="00127A5A">
            <w:pPr>
              <w:spacing w:after="120"/>
              <w:rPr>
                <w:rFonts w:ascii="Times New Roman" w:eastAsia="Calibri" w:hAnsi="Times New Roman"/>
                <w:color w:val="000000"/>
                <w:sz w:val="24"/>
                <w:szCs w:val="24"/>
                <w:rPrChange w:id="16020" w:author="Russell Ott" w:date="2022-05-16T11:47:00Z">
                  <w:rPr>
                    <w:rFonts w:ascii="Calibri" w:eastAsia="Calibri" w:hAnsi="Calibri"/>
                    <w:color w:val="000000"/>
                    <w:sz w:val="20"/>
                  </w:rPr>
                </w:rPrChange>
              </w:rPr>
            </w:pPr>
            <w:r w:rsidRPr="00D14360">
              <w:rPr>
                <w:b/>
                <w:color w:val="000000"/>
                <w:rPrChange w:id="16021" w:author="Russell Ott" w:date="2022-05-16T11:47:00Z">
                  <w:rPr>
                    <w:rFonts w:ascii="Calibri" w:eastAsia="Calibri" w:hAnsi="Calibri"/>
                    <w:b/>
                    <w:color w:val="000000"/>
                    <w:sz w:val="20"/>
                  </w:rPr>
                </w:rPrChange>
              </w:rPr>
              <w:t>Description:</w:t>
            </w:r>
            <w:r w:rsidRPr="00D14360">
              <w:rPr>
                <w:color w:val="000000"/>
                <w:rPrChange w:id="16022" w:author="Russell Ott" w:date="2022-05-16T11:47:00Z">
                  <w:rPr>
                    <w:rFonts w:ascii="Calibri" w:eastAsia="Calibri" w:hAnsi="Calibri"/>
                    <w:color w:val="000000"/>
                    <w:sz w:val="20"/>
                  </w:rPr>
                </w:rPrChange>
              </w:rPr>
              <w:t xml:space="preserve"> At this time, there are no plans to migrate to the new version of CDA within the US. However, the CDA Management Group will begin an information gathering campaign in 2020 to allow the implementer community to explore and discuss t</w:t>
            </w:r>
            <w:r w:rsidRPr="00D14360">
              <w:rPr>
                <w:rFonts w:eastAsia="Calibri"/>
                <w:color w:val="000000"/>
                <w:rPrChange w:id="16023" w:author="Russell Ott" w:date="2022-05-16T11:47:00Z">
                  <w:rPr>
                    <w:rFonts w:ascii="Calibri" w:eastAsia="Calibri" w:hAnsi="Calibri"/>
                    <w:color w:val="000000"/>
                    <w:sz w:val="20"/>
                  </w:rPr>
                </w:rPrChange>
              </w:rPr>
              <w: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color w:val="000000"/>
                <w:rPrChange w:id="16024" w:author="Russell Ott" w:date="2022-05-16T11:47:00Z">
                  <w:rPr>
                    <w:rFonts w:ascii="Calibri" w:eastAsia="Calibri" w:hAnsi="Calibri"/>
                    <w:color w:val="000000"/>
                    <w:sz w:val="20"/>
                  </w:rPr>
                </w:rPrChange>
              </w:rPr>
            </w:pPr>
            <w:r w:rsidRPr="00D14360">
              <w:rPr>
                <w:b/>
                <w:color w:val="000000"/>
                <w:rPrChange w:id="16025" w:author="Russell Ott" w:date="2022-05-16T11:47:00Z">
                  <w:rPr>
                    <w:rFonts w:ascii="Calibri" w:eastAsia="Calibri" w:hAnsi="Calibri"/>
                    <w:b/>
                    <w:color w:val="000000"/>
                    <w:sz w:val="20"/>
                  </w:rPr>
                </w:rPrChange>
              </w:rPr>
              <w:t xml:space="preserve">Source: </w:t>
            </w:r>
            <w:r w:rsidRPr="00D14360">
              <w:rPr>
                <w:rPrChange w:id="16026" w:author="Russell Ott" w:date="2022-05-16T11:47:00Z">
                  <w:rPr>
                    <w:rFonts w:ascii="Calibri" w:hAnsi="Calibri"/>
                    <w:sz w:val="20"/>
                  </w:rPr>
                </w:rPrChange>
              </w:rPr>
              <w:t>C-CDA (HL7 CDA® R2 Implementation Guide: Consolidated CDA Templates for Clinical Notes - US Realm R2.1)</w:t>
            </w:r>
          </w:p>
          <w:p w14:paraId="6CBA97D7" w14:textId="0DF9ED3B" w:rsidR="00891300" w:rsidRPr="00D14360" w:rsidRDefault="00891300" w:rsidP="00127A5A">
            <w:pPr>
              <w:spacing w:after="120"/>
              <w:rPr>
                <w:rFonts w:ascii="Times New Roman" w:eastAsia="Times New Roman" w:hAnsi="Times New Roman"/>
                <w:sz w:val="24"/>
                <w:szCs w:val="24"/>
                <w:rPrChange w:id="16027" w:author="Russell Ott" w:date="2022-05-16T11:47:00Z">
                  <w:rPr>
                    <w:rFonts w:ascii="Calibri" w:hAnsi="Calibri"/>
                    <w:sz w:val="20"/>
                  </w:rPr>
                </w:rPrChange>
              </w:rPr>
            </w:pPr>
            <w:r w:rsidRPr="00D14360">
              <w:rPr>
                <w:b/>
                <w:color w:val="000000"/>
                <w:rPrChange w:id="16028"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"http://www.hl7.org/implement/standards/product_brief.cfm?product_id=492" </w:instrText>
            </w:r>
            <w:r w:rsidR="001A0138">
              <w:fldChar w:fldCharType="separate"/>
            </w:r>
            <w:r w:rsidRPr="00D14360">
              <w:rPr>
                <w:rStyle w:val="Hyperlink"/>
                <w:rPrChange w:id="16029" w:author="Russell Ott" w:date="2022-05-16T11:47:00Z">
                  <w:rPr>
                    <w:rStyle w:val="Hyperlink"/>
                    <w:rFonts w:ascii="Calibri" w:hAnsi="Calibri"/>
                    <w:sz w:val="20"/>
                  </w:rPr>
                </w:rPrChange>
              </w:rPr>
              <w:t>http://www.hl7.org/implement/standards/product_brief.cfm?product_id=492</w:t>
            </w:r>
            <w:r w:rsidR="001A0138">
              <w:rPr>
                <w:rStyle w:val="Hyperlink"/>
                <w:rPrChange w:id="16030" w:author="Russell Ott" w:date="2022-05-16T11:47:00Z">
                  <w:rPr>
                    <w:rStyle w:val="Hyperlink"/>
                    <w:rFonts w:ascii="Calibri" w:hAnsi="Calibri"/>
                    <w:sz w:val="20"/>
                  </w:rPr>
                </w:rPrChange>
              </w:rPr>
              <w:fldChar w:fldCharType="end"/>
            </w:r>
          </w:p>
          <w:p w14:paraId="4D600CA4" w14:textId="77777777" w:rsidR="00891300" w:rsidRPr="00D14360" w:rsidRDefault="00891300" w:rsidP="00127A5A">
            <w:pPr>
              <w:spacing w:after="120"/>
              <w:rPr>
                <w:rFonts w:ascii="Times New Roman" w:eastAsia="Calibri" w:hAnsi="Times New Roman"/>
                <w:color w:val="000000"/>
                <w:sz w:val="24"/>
                <w:szCs w:val="24"/>
                <w:rPrChange w:id="16031" w:author="Russell Ott" w:date="2022-05-16T11:47:00Z">
                  <w:rPr>
                    <w:rFonts w:ascii="Calibri" w:eastAsia="Calibri" w:hAnsi="Calibri"/>
                    <w:color w:val="000000"/>
                    <w:sz w:val="20"/>
                  </w:rPr>
                </w:rPrChange>
              </w:rPr>
            </w:pPr>
            <w:r w:rsidRPr="00D14360">
              <w:rPr>
                <w:b/>
                <w:color w:val="000000"/>
                <w:rPrChange w:id="16032" w:author="Russell Ott" w:date="2022-05-16T11:47:00Z">
                  <w:rPr>
                    <w:rFonts w:ascii="Calibri" w:eastAsia="Calibri" w:hAnsi="Calibri"/>
                    <w:b/>
                    <w:color w:val="000000"/>
                    <w:sz w:val="20"/>
                  </w:rPr>
                </w:rPrChange>
              </w:rPr>
              <w:t>Description:</w:t>
            </w:r>
            <w:r w:rsidRPr="00D14360">
              <w:rPr>
                <w:color w:val="000000"/>
                <w:rPrChange w:id="16033" w:author="Russell Ott" w:date="2022-05-16T11:47:00Z">
                  <w:rPr>
                    <w:rFonts w:ascii="Calibri" w:eastAsia="Calibri" w:hAnsi="Calibri"/>
                    <w:color w:val="000000"/>
                    <w:sz w:val="20"/>
                  </w:rPr>
                </w:rPrChange>
              </w:rPr>
              <w:t xml:space="preserve"> </w:t>
            </w:r>
            <w:r w:rsidRPr="00D14360">
              <w:rPr>
                <w:rPrChange w:id="16034" w:author="Russell Ott" w:date="2022-05-16T11:47:00Z">
                  <w:rPr>
                    <w:rFonts w:ascii="Calibri" w:hAnsi="Calibri"/>
                    <w:sz w:val="20"/>
                  </w:rPr>
                </w:rPrChange>
              </w:rPr>
              <w:t>The HL7 Consolidated CDA is an implementation guide which specifies a library of temp</w:t>
            </w:r>
            <w:r w:rsidRPr="00D14360">
              <w:rPr>
                <w:rPrChange w:id="16035" w:author="Russell Ott" w:date="2022-05-16T11:47:00Z">
                  <w:rPr>
                    <w:rFonts w:ascii="Calibri" w:hAnsi="Calibri"/>
                    <w:sz w:val="20"/>
                  </w:rPr>
                </w:rPrChange>
              </w:rPr>
              <w:t xml:space="preserve">lates and prescribes their use for a set of specific document types. </w:t>
            </w:r>
            <w:r w:rsidRPr="007D7A00">
              <w:rPr>
                <w:rStyle w:val="BodyTextChar"/>
                <w:rPrChange w:id="16036" w:author="Russell Ott" w:date="2022-05-16T11:47:00Z">
                  <w:rPr>
                    <w:rStyle w:val="BodyTextChar"/>
                    <w:sz w:val="20"/>
                  </w:rPr>
                </w:rPrChange>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color w:val="000000"/>
                <w:rPrChange w:id="16037" w:author="Russell Ott" w:date="2022-05-16T11:47:00Z">
                  <w:rPr>
                    <w:rFonts w:ascii="Calibri" w:eastAsia="Calibri" w:hAnsi="Calibri"/>
                    <w:color w:val="000000"/>
                    <w:sz w:val="20"/>
                  </w:rPr>
                </w:rPrChange>
              </w:rPr>
            </w:pPr>
            <w:bookmarkStart w:id="16038" w:name="_Toc11043729"/>
            <w:r w:rsidRPr="00D14360">
              <w:rPr>
                <w:b/>
                <w:color w:val="000000"/>
                <w:rPrChange w:id="16039" w:author="Russell Ott" w:date="2022-05-16T11:47:00Z">
                  <w:rPr>
                    <w:rFonts w:ascii="Calibri" w:eastAsia="Calibri" w:hAnsi="Calibri"/>
                    <w:b/>
                    <w:color w:val="000000"/>
                    <w:sz w:val="20"/>
                  </w:rPr>
                </w:rPrChange>
              </w:rPr>
              <w:t xml:space="preserve">Source: </w:t>
            </w:r>
            <w:r w:rsidRPr="00D14360">
              <w:rPr>
                <w:rPrChange w:id="16040" w:author="Russell Ott" w:date="2022-05-16T11:47:00Z">
                  <w:rPr>
                    <w:rFonts w:ascii="Calibri" w:hAnsi="Calibri"/>
                    <w:sz w:val="20"/>
                  </w:rPr>
                </w:rPrChange>
              </w:rPr>
              <w:t>C-CDA R2.1; Advance Directives Templates, Release 1 – US Realm</w:t>
            </w:r>
          </w:p>
          <w:p w14:paraId="259C5B81" w14:textId="480EA9FA" w:rsidR="00891300" w:rsidRPr="00D14360" w:rsidRDefault="00891300" w:rsidP="00127A5A">
            <w:pPr>
              <w:spacing w:after="120"/>
              <w:rPr>
                <w:rFonts w:ascii="Times New Roman" w:eastAsia="Times New Roman" w:hAnsi="Times New Roman"/>
                <w:sz w:val="24"/>
                <w:szCs w:val="24"/>
                <w:rPrChange w:id="16041" w:author="Russell Ott" w:date="2022-05-16T11:47:00Z">
                  <w:rPr>
                    <w:rFonts w:ascii="Calibri" w:hAnsi="Calibri"/>
                    <w:sz w:val="20"/>
                  </w:rPr>
                </w:rPrChange>
              </w:rPr>
            </w:pPr>
            <w:r w:rsidRPr="00D14360">
              <w:rPr>
                <w:b/>
                <w:color w:val="000000"/>
                <w:rPrChange w:id="16042"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"https://www.hl7.org/implement/standards/product_brief.cfm?product_id=473" </w:instrText>
            </w:r>
            <w:r w:rsidR="001A0138">
              <w:fldChar w:fldCharType="separate"/>
            </w:r>
            <w:r w:rsidRPr="00D14360">
              <w:rPr>
                <w:rStyle w:val="Hyperlink"/>
                <w:rPrChange w:id="16043" w:author="Russell Ott" w:date="2022-05-16T11:47:00Z">
                  <w:rPr>
                    <w:rStyle w:val="Hyperlink"/>
                    <w:rFonts w:ascii="Calibri" w:hAnsi="Calibri"/>
                    <w:sz w:val="20"/>
                  </w:rPr>
                </w:rPrChange>
              </w:rPr>
              <w:t>https://www.hl7.org/implement/standards/product_brief.cfm?product_id=473</w:t>
            </w:r>
            <w:r w:rsidR="001A0138">
              <w:rPr>
                <w:rStyle w:val="Hyperlink"/>
                <w:rPrChange w:id="16044" w:author="Russell Ott" w:date="2022-05-16T11:47:00Z">
                  <w:rPr>
                    <w:rStyle w:val="Hyperlink"/>
                    <w:rFonts w:ascii="Calibri" w:hAnsi="Calibri"/>
                    <w:sz w:val="20"/>
                  </w:rPr>
                </w:rPrChange>
              </w:rPr>
              <w:fldChar w:fldCharType="end"/>
            </w:r>
          </w:p>
          <w:p w14:paraId="7A6F18FC" w14:textId="77777777" w:rsidR="00891300" w:rsidRDefault="00891300" w:rsidP="00127A5A">
            <w:pPr>
              <w:pStyle w:val="BodyText"/>
              <w:rPr>
                <w:rPrChange w:id="16045" w:author="Russell Ott" w:date="2022-05-16T11:47:00Z">
                  <w:rPr>
                    <w:sz w:val="20"/>
                  </w:rPr>
                </w:rPrChange>
              </w:rPr>
            </w:pPr>
            <w:r w:rsidRPr="00D14360">
              <w:rPr>
                <w:b/>
                <w:color w:val="000000"/>
                <w:rPrChange w:id="16046" w:author="Russell Ott" w:date="2022-05-16T11:47:00Z">
                  <w:rPr>
                    <w:b/>
                    <w:color w:val="000000"/>
                    <w:sz w:val="20"/>
                  </w:rPr>
                </w:rPrChange>
              </w:rPr>
              <w:t xml:space="preserve">Description: </w:t>
            </w:r>
            <w:r w:rsidRPr="00D14360">
              <w:rPr>
                <w:b/>
                <w:color w:val="000000"/>
                <w:sz w:val="15"/>
                <w:szCs w:val="15"/>
              </w:rPr>
              <w:t xml:space="preserve"> </w:t>
            </w:r>
            <w:r w:rsidRPr="007D7A00">
              <w:rPr>
                <w:rPrChange w:id="16047" w:author="Russell Ott" w:date="2022-05-16T11:47:00Z">
                  <w:rPr>
                    <w:sz w:val="20"/>
                  </w:rPr>
                </w:rPrChange>
              </w:rPr>
              <w:t>Advance Directive Templates are important components of the C-CDA standard, yet to date, their usage in the standard has been optional.</w:t>
            </w:r>
            <w:r>
              <w:rPr>
                <w:rPrChange w:id="16048" w:author="Russell Ott" w:date="2022-05-16T11:47:00Z">
                  <w:rPr>
                    <w:sz w:val="20"/>
                  </w:rPr>
                </w:rPrChange>
              </w:rPr>
              <w:t xml:space="preserve"> </w:t>
            </w:r>
            <w:r w:rsidRPr="007D7A00">
              <w:rPr>
                <w:rPrChange w:id="16049" w:author="Russell Ott" w:date="2022-05-16T11:47:00Z">
                  <w:rPr>
                    <w:sz w:val="20"/>
                  </w:rPr>
                </w:rPrChange>
              </w:rPr>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rPr>
                <w:rPrChange w:id="16050" w:author="Russell Ott" w:date="2022-05-16T11:47:00Z">
                  <w:rPr>
                    <w:sz w:val="20"/>
                  </w:rPr>
                </w:rPrChange>
              </w:rPr>
              <w:t xml:space="preserve">the </w:t>
            </w:r>
            <w:r w:rsidR="00F67C52">
              <w:rPr>
                <w:rPrChange w:id="16051" w:author="Russell Ott" w:date="2022-05-16T11:47:00Z">
                  <w:rPr>
                    <w:sz w:val="20"/>
                  </w:rPr>
                </w:rPrChange>
              </w:rPr>
              <w:t xml:space="preserve">new </w:t>
            </w:r>
            <w:r w:rsidRPr="007D7A00">
              <w:rPr>
                <w:rPrChange w:id="16052" w:author="Russell Ott" w:date="2022-05-16T11:47:00Z">
                  <w:rPr>
                    <w:sz w:val="20"/>
                  </w:rPr>
                </w:rPrChange>
              </w:rPr>
              <w:t xml:space="preserve">standard </w:t>
            </w:r>
            <w:r w:rsidR="00894F9B">
              <w:rPr>
                <w:rPrChange w:id="16053" w:author="Russell Ott" w:date="2022-05-16T11:47:00Z">
                  <w:rPr>
                    <w:sz w:val="20"/>
                  </w:rPr>
                </w:rPrChange>
              </w:rPr>
              <w:t xml:space="preserve">was </w:t>
            </w:r>
            <w:r w:rsidRPr="007D7A00">
              <w:rPr>
                <w:rPrChange w:id="16054" w:author="Russell Ott" w:date="2022-05-16T11:47:00Z">
                  <w:rPr>
                    <w:sz w:val="20"/>
                  </w:rPr>
                </w:rPrChange>
              </w:rPr>
              <w:t>developed</w:t>
            </w:r>
            <w:r w:rsidR="00894F9B">
              <w:rPr>
                <w:rPrChange w:id="16055" w:author="Russell Ott" w:date="2022-05-16T11:47:00Z">
                  <w:rPr>
                    <w:sz w:val="20"/>
                  </w:rPr>
                </w:rPrChange>
              </w:rPr>
              <w:t xml:space="preserve"> </w:t>
            </w:r>
            <w:r w:rsidRPr="007D7A00">
              <w:rPr>
                <w:rPrChange w:id="16056" w:author="Russell Ott" w:date="2022-05-16T11:47:00Z">
                  <w:rPr>
                    <w:sz w:val="20"/>
                  </w:rPr>
                </w:rPrChange>
              </w:rPr>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rPr>
                <w:rPrChange w:id="16057" w:author="Russell Ott" w:date="2022-05-16T11:47:00Z">
                  <w:rPr>
                    <w:sz w:val="20"/>
                  </w:rPr>
                </w:rPrChange>
              </w:rPr>
            </w:pPr>
          </w:p>
          <w:p w14:paraId="123F34C8" w14:textId="77777777" w:rsidR="00891300" w:rsidRDefault="00891300" w:rsidP="00127A5A">
            <w:pPr>
              <w:pStyle w:val="BodyText"/>
              <w:rPr>
                <w:rPrChange w:id="16058" w:author="Russell Ott" w:date="2022-05-16T11:47:00Z">
                  <w:rPr>
                    <w:sz w:val="20"/>
                  </w:rPr>
                </w:rPrChange>
              </w:rPr>
            </w:pPr>
            <w:r w:rsidRPr="007D7A00">
              <w:rPr>
                <w:rPrChange w:id="16059" w:author="Russell Ott" w:date="2022-05-16T11:47:00Z">
                  <w:rPr>
                    <w:sz w:val="20"/>
                  </w:rPr>
                </w:rPrChange>
              </w:rPr>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rPr>
                <w:rPrChange w:id="16060" w:author="Russell Ott" w:date="2022-05-16T11:47:00Z">
                  <w:rPr>
                    <w:sz w:val="20"/>
                  </w:rPr>
                </w:rPrChange>
              </w:rPr>
            </w:pPr>
          </w:p>
          <w:p w14:paraId="179CDFD9" w14:textId="77777777" w:rsidR="00891300" w:rsidRPr="007D7A00" w:rsidRDefault="00891300" w:rsidP="00127A5A">
            <w:pPr>
              <w:pStyle w:val="BodyText"/>
            </w:pPr>
            <w:r w:rsidRPr="007D7A00">
              <w:rPr>
                <w:rPrChange w:id="16061" w:author="Russell Ott" w:date="2022-05-16T11:47:00Z">
                  <w:rPr>
                    <w:sz w:val="20"/>
                  </w:rPr>
                </w:rPrChange>
              </w:rPr>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6038"/>
          <w:p w14:paraId="3B19CCED" w14:textId="77777777" w:rsidR="00891300" w:rsidRPr="00D14360" w:rsidRDefault="00891300" w:rsidP="00B64B82">
            <w:pPr>
              <w:widowControl w:val="0"/>
              <w:spacing w:after="120"/>
              <w:rPr>
                <w:color w:val="000000"/>
                <w:rPrChange w:id="16062" w:author="Russell Ott" w:date="2022-05-16T11:47:00Z">
                  <w:rPr>
                    <w:rFonts w:ascii="Calibri" w:eastAsia="Calibri" w:hAnsi="Calibri"/>
                    <w:color w:val="000000"/>
                    <w:sz w:val="20"/>
                  </w:rPr>
                </w:rPrChange>
              </w:rPr>
            </w:pPr>
            <w:r w:rsidRPr="00D14360">
              <w:rPr>
                <w:b/>
                <w:color w:val="000000"/>
                <w:rPrChange w:id="16063" w:author="Russell Ott" w:date="2022-05-16T11:47:00Z">
                  <w:rPr>
                    <w:rFonts w:ascii="Calibri" w:eastAsia="Calibri" w:hAnsi="Calibri"/>
                    <w:b/>
                    <w:color w:val="000000"/>
                    <w:sz w:val="20"/>
                  </w:rPr>
                </w:rPrChange>
              </w:rPr>
              <w:t xml:space="preserve">Source: </w:t>
            </w:r>
            <w:r w:rsidRPr="00D14360">
              <w:rPr>
                <w:color w:val="000000"/>
                <w:rPrChange w:id="16064" w:author="Russell Ott" w:date="2022-05-16T11:47:00Z">
                  <w:rPr>
                    <w:rFonts w:ascii="Calibri" w:eastAsia="Calibri" w:hAnsi="Calibri"/>
                    <w:color w:val="000000"/>
                    <w:sz w:val="20"/>
                  </w:rPr>
                </w:rPrChange>
              </w:rPr>
              <w:t xml:space="preserve">HL7 CDA R2 </w:t>
            </w:r>
            <w:r w:rsidRPr="00D14360">
              <w:rPr>
                <w:rFonts w:eastAsia="Calibri"/>
                <w:color w:val="000000"/>
                <w:rPrChange w:id="16065" w:author="Russell Ott" w:date="2022-05-16T11:47:00Z">
                  <w:rPr>
                    <w:rFonts w:ascii="Calibri" w:eastAsia="Calibri" w:hAnsi="Calibri"/>
                    <w:color w:val="000000"/>
                    <w:sz w:val="20"/>
                  </w:rPr>
                </w:rPrChange>
              </w:rPr>
              <w:t>Implementation Guide: C-CDA R2.1 Supplemental Templates for Nutrition, Release 1 – US Realm</w:t>
            </w:r>
          </w:p>
          <w:p w14:paraId="67D779A3" w14:textId="759BC8D7" w:rsidR="00891300" w:rsidRPr="00D14360" w:rsidRDefault="00891300" w:rsidP="00127A5A">
            <w:pPr>
              <w:spacing w:after="120"/>
              <w:rPr>
                <w:rFonts w:ascii="Times New Roman" w:eastAsia="Times New Roman" w:hAnsi="Times New Roman"/>
                <w:sz w:val="24"/>
                <w:szCs w:val="24"/>
                <w:rPrChange w:id="16066" w:author="Russell Ott" w:date="2022-05-16T11:47:00Z">
                  <w:rPr>
                    <w:rFonts w:ascii="Calibri" w:hAnsi="Calibri"/>
                    <w:sz w:val="20"/>
                  </w:rPr>
                </w:rPrChange>
              </w:rPr>
            </w:pPr>
            <w:r w:rsidRPr="00D14360">
              <w:rPr>
                <w:b/>
                <w:color w:val="000000"/>
                <w:rPrChange w:id="16067"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"http://www.hl7.org/implement/standards/product_brief.cfm?product_id=478" </w:instrText>
            </w:r>
            <w:r w:rsidR="001A0138">
              <w:fldChar w:fldCharType="separate"/>
            </w:r>
            <w:r w:rsidRPr="00D14360">
              <w:rPr>
                <w:rStyle w:val="Hyperlink"/>
                <w:rPrChange w:id="16068" w:author="Russell Ott" w:date="2022-05-16T11:47:00Z">
                  <w:rPr>
                    <w:rStyle w:val="Hyperlink"/>
                    <w:rFonts w:ascii="Calibri" w:hAnsi="Calibri"/>
                    <w:sz w:val="20"/>
                  </w:rPr>
                </w:rPrChange>
              </w:rPr>
              <w:t>http://www.hl7.org/implement/standards/product_brief.cfm?product_i</w:t>
            </w:r>
            <w:r w:rsidRPr="00D14360">
              <w:rPr>
                <w:rStyle w:val="Hyperlink"/>
                <w:rPrChange w:id="16069" w:author="Russell Ott" w:date="2022-05-16T11:47:00Z">
                  <w:rPr>
                    <w:rStyle w:val="Hyperlink"/>
                    <w:rFonts w:ascii="Calibri" w:hAnsi="Calibri"/>
                    <w:sz w:val="20"/>
                  </w:rPr>
                </w:rPrChange>
              </w:rPr>
              <w:t>d=478</w:t>
            </w:r>
            <w:r w:rsidR="001A0138">
              <w:rPr>
                <w:rStyle w:val="Hyperlink"/>
                <w:rPrChange w:id="16070" w:author="Russell Ott" w:date="2022-05-16T11:47:00Z">
                  <w:rPr>
                    <w:rStyle w:val="Hyperlink"/>
                    <w:rFonts w:ascii="Calibri" w:hAnsi="Calibri"/>
                    <w:sz w:val="20"/>
                  </w:rPr>
                </w:rPrChange>
              </w:rPr>
              <w:fldChar w:fldCharType="end"/>
            </w:r>
          </w:p>
          <w:p w14:paraId="50623E60" w14:textId="77777777" w:rsidR="00891300" w:rsidRPr="00D14360" w:rsidRDefault="00891300" w:rsidP="00127A5A">
            <w:pPr>
              <w:spacing w:after="120"/>
              <w:rPr>
                <w:rFonts w:ascii="Times New Roman" w:eastAsia="Calibri" w:hAnsi="Times New Roman"/>
                <w:color w:val="000000"/>
                <w:sz w:val="24"/>
                <w:szCs w:val="24"/>
                <w:rPrChange w:id="16071" w:author="Russell Ott" w:date="2022-05-16T11:47:00Z">
                  <w:rPr>
                    <w:rFonts w:ascii="Calibri" w:eastAsia="Calibri" w:hAnsi="Calibri"/>
                    <w:color w:val="000000"/>
                    <w:sz w:val="20"/>
                  </w:rPr>
                </w:rPrChange>
              </w:rPr>
            </w:pPr>
            <w:r w:rsidRPr="00D14360">
              <w:rPr>
                <w:b/>
                <w:color w:val="000000"/>
                <w:rPrChange w:id="16072" w:author="Russell Ott" w:date="2022-05-16T11:47:00Z">
                  <w:rPr>
                    <w:rFonts w:ascii="Calibri" w:eastAsia="Calibri" w:hAnsi="Calibri"/>
                    <w:b/>
                    <w:color w:val="000000"/>
                    <w:sz w:val="20"/>
                  </w:rPr>
                </w:rPrChange>
              </w:rPr>
              <w:t xml:space="preserve">Description:  </w:t>
            </w:r>
            <w:r w:rsidRPr="00D14360">
              <w:rPr>
                <w:color w:val="000000"/>
                <w:rPrChange w:id="16073" w:author="Russell Ott" w:date="2022-05-16T11:47:00Z">
                  <w:rPr>
                    <w:rFonts w:ascii="Calibri" w:eastAsia="Calibri" w:hAnsi="Calibri"/>
                    <w:color w:val="000000"/>
                    <w:sz w:val="20"/>
                  </w:rPr>
                </w:rPrChange>
              </w:rPr>
              <w:t xml:space="preserve">The </w:t>
            </w:r>
            <w:r w:rsidR="00894F9B" w:rsidRPr="00D14360">
              <w:rPr>
                <w:rFonts w:eastAsia="Calibri"/>
                <w:color w:val="000000"/>
                <w:rPrChange w:id="16074" w:author="Russell Ott" w:date="2022-05-16T11:47:00Z">
                  <w:rPr>
                    <w:rFonts w:ascii="Calibri" w:eastAsia="Calibri" w:hAnsi="Calibri"/>
                    <w:color w:val="000000"/>
                    <w:sz w:val="20"/>
                  </w:rPr>
                </w:rPrChange>
              </w:rPr>
              <w:t>Nutrition Care P</w:t>
            </w:r>
            <w:r w:rsidR="00F67C52" w:rsidRPr="00D14360">
              <w:rPr>
                <w:rFonts w:eastAsia="Calibri"/>
                <w:color w:val="000000"/>
                <w:rPrChange w:id="16075" w:author="Russell Ott" w:date="2022-05-16T11:47:00Z">
                  <w:rPr>
                    <w:rFonts w:ascii="Calibri" w:eastAsia="Calibri" w:hAnsi="Calibri"/>
                    <w:color w:val="000000"/>
                    <w:sz w:val="20"/>
                  </w:rPr>
                </w:rPrChange>
              </w:rPr>
              <w:t>rocess</w:t>
            </w:r>
            <w:r w:rsidR="00894F9B" w:rsidRPr="00D14360">
              <w:rPr>
                <w:rFonts w:eastAsia="Calibri"/>
                <w:color w:val="000000"/>
                <w:rPrChange w:id="16076" w:author="Russell Ott" w:date="2022-05-16T11:47:00Z">
                  <w:rPr>
                    <w:rFonts w:ascii="Calibri" w:eastAsia="Calibri" w:hAnsi="Calibri"/>
                    <w:color w:val="000000"/>
                    <w:sz w:val="20"/>
                  </w:rPr>
                </w:rPrChange>
              </w:rPr>
              <w:t xml:space="preserve"> (</w:t>
            </w:r>
            <w:r w:rsidRPr="00D14360">
              <w:rPr>
                <w:rFonts w:eastAsia="Calibri"/>
                <w:color w:val="000000"/>
                <w:rPrChange w:id="16077" w:author="Russell Ott" w:date="2022-05-16T11:47:00Z">
                  <w:rPr>
                    <w:rFonts w:ascii="Calibri" w:eastAsia="Calibri" w:hAnsi="Calibri"/>
                    <w:color w:val="000000"/>
                    <w:sz w:val="20"/>
                  </w:rPr>
                </w:rPrChange>
              </w:rPr>
              <w:t>NCP</w:t>
            </w:r>
            <w:r w:rsidR="00894F9B" w:rsidRPr="00D14360">
              <w:rPr>
                <w:rFonts w:eastAsia="Calibri"/>
                <w:color w:val="000000"/>
                <w:rPrChange w:id="16078" w:author="Russell Ott" w:date="2022-05-16T11:47:00Z">
                  <w:rPr>
                    <w:rFonts w:ascii="Calibri" w:eastAsia="Calibri" w:hAnsi="Calibri"/>
                    <w:color w:val="000000"/>
                    <w:sz w:val="20"/>
                  </w:rPr>
                </w:rPrChange>
              </w:rPr>
              <w:t>)</w:t>
            </w:r>
            <w:r w:rsidRPr="00D14360">
              <w:rPr>
                <w:color w:val="000000"/>
                <w:rPrChange w:id="16079" w:author="Russell Ott" w:date="2022-05-16T11:47:00Z">
                  <w:rPr>
                    <w:rFonts w:ascii="Calibri" w:eastAsia="Calibri" w:hAnsi="Calibri"/>
                    <w:color w:val="000000"/>
                    <w:sz w:val="20"/>
                  </w:rPr>
                </w:rPrChange>
              </w:rPr>
              <w:t xml:space="preserve"> is used by Registered Dietitians Nutritionists (RDN) and other nutrition and dietetics professionals as a systematic approach to providing high quality nutrition care. Templates in this guide are specific to the four steps of the Nutrition Care Process: N</w:t>
            </w:r>
            <w:r w:rsidRPr="00D14360">
              <w:rPr>
                <w:rFonts w:eastAsia="Calibri"/>
                <w:color w:val="000000"/>
                <w:rPrChange w:id="16080" w:author="Russell Ott" w:date="2022-05-16T11:47:00Z">
                  <w:rPr>
                    <w:rFonts w:ascii="Calibri" w:eastAsia="Calibri" w:hAnsi="Calibri"/>
                    <w:color w:val="000000"/>
                    <w:sz w:val="20"/>
                  </w:rPr>
                </w:rPrChange>
              </w:rPr>
              <w:t>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b/>
                <w:color w:val="000000"/>
                <w:rPrChange w:id="16081" w:author="Russell Ott" w:date="2022-05-16T11:47:00Z">
                  <w:rPr>
                    <w:rFonts w:ascii="Calibri" w:eastAsia="Calibri" w:hAnsi="Calibri"/>
                    <w:b/>
                    <w:color w:val="000000"/>
                    <w:sz w:val="20"/>
                  </w:rPr>
                </w:rPrChange>
              </w:rPr>
              <w:t xml:space="preserve">. </w:t>
            </w:r>
          </w:p>
        </w:tc>
      </w:tr>
    </w:tbl>
    <w:p w14:paraId="6844DC79" w14:textId="77777777" w:rsidR="00891300" w:rsidRDefault="00891300" w:rsidP="00127A5A">
      <w:pPr>
        <w:pStyle w:val="BodyText0"/>
        <w:rPr>
          <w:shd w:val="clear" w:color="auto" w:fill="FFFFFF"/>
        </w:rPr>
      </w:pPr>
      <w:bookmarkStart w:id="16082" w:name="_Toc11043731"/>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336E87EB" w14:textId="77777777" w:rsidTr="003A3D50">
        <w:trPr>
          <w:del w:id="16083" w:author="Russell Ott" w:date="2022-05-16T11:47:00Z"/>
        </w:trPr>
        <w:tc>
          <w:tcPr>
            <w:tcW w:w="9360" w:type="dxa"/>
            <w:shd w:val="clear" w:color="auto" w:fill="F3F3F3"/>
            <w:tcMar>
              <w:top w:w="100" w:type="dxa"/>
              <w:left w:w="100" w:type="dxa"/>
              <w:bottom w:w="100" w:type="dxa"/>
              <w:right w:w="100" w:type="dxa"/>
            </w:tcMar>
          </w:tcPr>
          <w:bookmarkEnd w:id="16082"/>
          <w:p w14:paraId="24796BCD" w14:textId="77777777" w:rsidR="00891300" w:rsidRPr="00D14360" w:rsidRDefault="00891300" w:rsidP="00127A5A">
            <w:pPr>
              <w:widowControl w:val="0"/>
              <w:spacing w:after="120"/>
              <w:rPr>
                <w:del w:id="16084" w:author="Russell Ott" w:date="2022-05-16T11:47:00Z"/>
                <w:rFonts w:eastAsia="Calibri" w:cs="Calibri"/>
                <w:color w:val="000000"/>
              </w:rPr>
            </w:pPr>
            <w:del w:id="16085" w:author="Russell Ott" w:date="2022-05-16T11:47:00Z">
              <w:r w:rsidRPr="00D14360">
                <w:rPr>
                  <w:rFonts w:eastAsia="Calibri" w:cs="Calibri"/>
                  <w:b/>
                  <w:color w:val="000000"/>
                </w:rPr>
                <w:delText xml:space="preserve">Source: </w:delText>
              </w:r>
              <w:r w:rsidRPr="00D14360">
                <w:rPr>
                  <w:rFonts w:eastAsia="Calibri" w:cs="Calibri"/>
                  <w:bCs/>
                  <w:color w:val="000000"/>
                </w:rPr>
                <w:delText>C-CDA Supplemental Templates for Unique Device Identifier (UDI) for Implantable Medical Devices, Release 1 – US Realm</w:delText>
              </w:r>
            </w:del>
          </w:p>
          <w:p w14:paraId="6129683E" w14:textId="77777777" w:rsidR="00891300" w:rsidRPr="00D14360" w:rsidRDefault="00891300" w:rsidP="00127A5A">
            <w:pPr>
              <w:spacing w:after="120"/>
              <w:rPr>
                <w:del w:id="16086" w:author="Russell Ott" w:date="2022-05-16T11:47:00Z"/>
              </w:rPr>
            </w:pPr>
            <w:del w:id="16087"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w:delInstrText>
              </w:r>
              <w:r w:rsidR="001A0138">
                <w:delInstrText xml:space="preserve">tp://www.hl7.org/implement/standards/product_brief.cfm?product_id=478" </w:delInstrText>
              </w:r>
              <w:r w:rsidR="001A0138">
                <w:fldChar w:fldCharType="separate"/>
              </w:r>
              <w:r w:rsidRPr="00D14360">
                <w:rPr>
                  <w:rStyle w:val="Hyperlink"/>
                </w:rPr>
                <w:delText>http://www.hl7.org/implement/standards/product_brief.cfm?product_id=478</w:delText>
              </w:r>
              <w:r w:rsidR="001A0138">
                <w:rPr>
                  <w:rStyle w:val="Hyperlink"/>
                </w:rPr>
                <w:fldChar w:fldCharType="end"/>
              </w:r>
            </w:del>
          </w:p>
          <w:p w14:paraId="0C910B63" w14:textId="77777777" w:rsidR="00891300" w:rsidRPr="00D14360" w:rsidRDefault="00891300" w:rsidP="00127A5A">
            <w:pPr>
              <w:spacing w:after="120"/>
              <w:rPr>
                <w:del w:id="16088" w:author="Russell Ott" w:date="2022-05-16T11:47:00Z"/>
                <w:rFonts w:eastAsia="Calibri" w:cs="Calibri"/>
                <w:color w:val="000000"/>
              </w:rPr>
            </w:pPr>
            <w:del w:id="16089" w:author="Russell Ott" w:date="2022-05-16T11:47:00Z">
              <w:r w:rsidRPr="00D14360">
                <w:rPr>
                  <w:rFonts w:eastAsia="Calibri" w:cs="Calibri"/>
                  <w:b/>
                  <w:color w:val="000000"/>
                </w:rPr>
                <w:delText xml:space="preserve">Description:  </w:delText>
              </w:r>
              <w:r w:rsidRPr="00D14360">
                <w:rPr>
                  <w:rFonts w:eastAsia="Calibri" w:cs="Calibri"/>
                  <w:bCs/>
                  <w:color w:val="000000"/>
                </w:rPr>
                <w:delText>This document defines the individual UDI Components for all HL7 standards except for CDA.</w:delText>
              </w:r>
              <w:r w:rsidRPr="00D14360">
                <w:rPr>
                  <w:rFonts w:eastAsia="Calibri" w:cs="Calibri"/>
                  <w:b/>
                  <w:color w:val="000000"/>
                </w:rPr>
                <w:delText xml:space="preserve"> </w:delText>
              </w:r>
            </w:del>
          </w:p>
        </w:tc>
      </w:tr>
    </w:tbl>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color w:val="000000"/>
                <w:rPrChange w:id="16090" w:author="Russell Ott" w:date="2022-05-16T11:47:00Z">
                  <w:rPr>
                    <w:rFonts w:ascii="Calibri" w:eastAsia="Calibri" w:hAnsi="Calibri"/>
                    <w:color w:val="000000"/>
                    <w:sz w:val="20"/>
                  </w:rPr>
                </w:rPrChange>
              </w:rPr>
            </w:pPr>
            <w:bookmarkStart w:id="16091" w:name="_Hlk98254294"/>
            <w:r w:rsidRPr="00D14360">
              <w:rPr>
                <w:b/>
                <w:color w:val="000000"/>
                <w:rPrChange w:id="16092" w:author="Russell Ott" w:date="2022-05-16T11:47:00Z">
                  <w:rPr>
                    <w:rFonts w:ascii="Calibri" w:eastAsia="Calibri" w:hAnsi="Calibri"/>
                    <w:b/>
                    <w:color w:val="000000"/>
                    <w:sz w:val="20"/>
                  </w:rPr>
                </w:rPrChange>
              </w:rPr>
              <w:t xml:space="preserve">Source: </w:t>
            </w:r>
            <w:r w:rsidRPr="00D14360">
              <w:rPr>
                <w:color w:val="000000"/>
                <w:rPrChange w:id="16093" w:author="Russell Ott" w:date="2022-05-16T11:47:00Z">
                  <w:rPr>
                    <w:rFonts w:ascii="Calibri" w:eastAsia="Calibri" w:hAnsi="Calibri"/>
                    <w:color w:val="000000"/>
                    <w:sz w:val="20"/>
                  </w:rPr>
                </w:rPrChange>
              </w:rPr>
              <w:t>HL7 CDA R2 Implementation Guide: C-CDA R2.1 Supplemental Templates for Pregnancy Status, Release 1 – US Realm</w:t>
            </w:r>
          </w:p>
          <w:p w14:paraId="59C20A73" w14:textId="7474C4F5" w:rsidR="00891300" w:rsidRPr="00D14360" w:rsidRDefault="00891300" w:rsidP="00127A5A">
            <w:pPr>
              <w:spacing w:after="120"/>
              <w:rPr>
                <w:rFonts w:ascii="Times New Roman" w:eastAsia="Times New Roman" w:hAnsi="Times New Roman"/>
                <w:sz w:val="24"/>
                <w:szCs w:val="24"/>
                <w:rPrChange w:id="16094" w:author="Russell Ott" w:date="2022-05-16T11:47:00Z">
                  <w:rPr>
                    <w:rFonts w:ascii="Calibri" w:hAnsi="Calibri"/>
                    <w:sz w:val="20"/>
                  </w:rPr>
                </w:rPrChange>
              </w:rPr>
            </w:pPr>
            <w:r w:rsidRPr="00D14360">
              <w:rPr>
                <w:b/>
                <w:color w:val="000000"/>
                <w:rPrChange w:id="16095"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instrText>
            </w:r>
            <w:r w:rsidR="001A0138">
              <w:instrText xml:space="preserve">w.hl7.org/implement/standards/product_brief.cfm?product_id=494" </w:instrText>
            </w:r>
            <w:r w:rsidR="001A0138">
              <w:fldChar w:fldCharType="separate"/>
            </w:r>
            <w:r w:rsidRPr="00D14360">
              <w:rPr>
                <w:rStyle w:val="Hyperlink"/>
                <w:rPrChange w:id="16096" w:author="Russell Ott" w:date="2022-05-16T11:47:00Z">
                  <w:rPr>
                    <w:rStyle w:val="Hyperlink"/>
                    <w:rFonts w:ascii="Calibri" w:hAnsi="Calibri"/>
                    <w:sz w:val="20"/>
                  </w:rPr>
                </w:rPrChange>
              </w:rPr>
              <w:t>http://www.hl7.org/implement/standards/product_brief.cfm?product_id=494</w:t>
            </w:r>
            <w:r w:rsidR="001A0138">
              <w:rPr>
                <w:rStyle w:val="Hyperlink"/>
                <w:rPrChange w:id="16097" w:author="Russell Ott" w:date="2022-05-16T11:47:00Z">
                  <w:rPr>
                    <w:rStyle w:val="Hyperlink"/>
                    <w:rFonts w:ascii="Calibri" w:hAnsi="Calibri"/>
                    <w:sz w:val="20"/>
                  </w:rPr>
                </w:rPrChange>
              </w:rPr>
              <w:fldChar w:fldCharType="end"/>
            </w:r>
          </w:p>
          <w:p w14:paraId="0417D524" w14:textId="77777777" w:rsidR="00891300" w:rsidRPr="00D14360" w:rsidRDefault="00891300" w:rsidP="00127A5A">
            <w:pPr>
              <w:spacing w:after="120"/>
              <w:rPr>
                <w:rFonts w:ascii="Times New Roman" w:eastAsia="Calibri" w:hAnsi="Times New Roman"/>
                <w:color w:val="000000"/>
                <w:sz w:val="24"/>
                <w:szCs w:val="24"/>
                <w:rPrChange w:id="16098" w:author="Russell Ott" w:date="2022-05-16T11:47:00Z">
                  <w:rPr>
                    <w:rFonts w:ascii="Calibri" w:eastAsia="Calibri" w:hAnsi="Calibri"/>
                    <w:color w:val="000000"/>
                    <w:sz w:val="20"/>
                  </w:rPr>
                </w:rPrChange>
              </w:rPr>
            </w:pPr>
            <w:r w:rsidRPr="00D14360">
              <w:rPr>
                <w:b/>
                <w:color w:val="000000"/>
                <w:rPrChange w:id="16099" w:author="Russell Ott" w:date="2022-05-16T11:47:00Z">
                  <w:rPr>
                    <w:rFonts w:ascii="Calibri" w:eastAsia="Calibri" w:hAnsi="Calibri"/>
                    <w:b/>
                    <w:color w:val="000000"/>
                    <w:sz w:val="20"/>
                  </w:rPr>
                </w:rPrChange>
              </w:rPr>
              <w:t xml:space="preserve">Description:  </w:t>
            </w:r>
            <w:r w:rsidRPr="00D14360">
              <w:rPr>
                <w:color w:val="000000"/>
                <w:rPrChange w:id="16100" w:author="Russell Ott" w:date="2022-05-16T11:47:00Z">
                  <w:rPr>
                    <w:rFonts w:ascii="Calibri" w:eastAsia="Calibri" w:hAnsi="Calibri"/>
                    <w:color w:val="000000"/>
                    <w:sz w:val="20"/>
                  </w:rPr>
                </w:rPrChange>
              </w:rPr>
              <w:t xml:space="preserve">This implementation guide provides consistent guidance for capturing key pregnancy status information in </w:t>
            </w:r>
            <w:r w:rsidRPr="00D14360">
              <w:rPr>
                <w:rFonts w:eastAsia="Calibri"/>
                <w:color w:val="000000"/>
                <w:rPrChange w:id="16101" w:author="Russell Ott" w:date="2022-05-16T11:47:00Z">
                  <w:rPr>
                    <w:rFonts w:ascii="Calibri" w:eastAsia="Calibri" w:hAnsi="Calibri"/>
                    <w:color w:val="000000"/>
                    <w:sz w:val="20"/>
                  </w:rPr>
                </w:rPrChange>
              </w:rPr>
              <w:t>healthcare information technology (HIT) products and contains optional supplemental pregnancy status templates for current C-CDA document types.</w:t>
            </w:r>
          </w:p>
        </w:tc>
      </w:tr>
      <w:bookmarkEnd w:id="16091"/>
    </w:tbl>
    <w:p w14:paraId="5C4456D9" w14:textId="3242B4E0" w:rsidR="00501EF2" w:rsidRDefault="00501EF2" w:rsidP="00501EF2">
      <w:pPr>
        <w:pStyle w:val="BodyText"/>
        <w:rPr>
          <w:b/>
          <w:color w:val="000000"/>
          <w:rPrChange w:id="16102" w:author="Russell Ott" w:date="2022-05-16T11:47:00Z">
            <w:rPr>
              <w:b/>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D64C1D">
        <w:trPr>
          <w:ins w:id="16103" w:author="Russell Ott" w:date="2022-05-16T11:47:00Z"/>
        </w:trPr>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ins w:id="16104" w:author="Russell Ott" w:date="2022-05-16T11:47:00Z"/>
                <w:rFonts w:eastAsia="Calibri" w:cs="Calibri"/>
                <w:color w:val="000000"/>
              </w:rPr>
            </w:pPr>
            <w:ins w:id="16105" w:author="Russell Ott" w:date="2022-05-16T11:47:00Z">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ins>
          </w:p>
          <w:p w14:paraId="66F04EAC" w14:textId="3EB4D7BA" w:rsidR="00283418" w:rsidRDefault="00283418" w:rsidP="00D64C1D">
            <w:pPr>
              <w:spacing w:after="120"/>
              <w:rPr>
                <w:ins w:id="16106" w:author="Russell Ott" w:date="2022-05-16T11:47:00Z"/>
              </w:rPr>
            </w:pPr>
            <w:ins w:id="16107" w:author="Russell Ott" w:date="2022-05-16T11:47:00Z">
              <w:r w:rsidRPr="00D14360">
                <w:rPr>
                  <w:rFonts w:eastAsia="Calibri" w:cs="Calibri"/>
                  <w:b/>
                  <w:color w:val="000000"/>
                </w:rPr>
                <w:t>Resource:</w:t>
              </w:r>
              <w:r w:rsidR="00704136" w:rsidRPr="00081C97">
                <w:rPr>
                  <w:bCs/>
                </w:rPr>
                <w:t xml:space="preserve"> </w:t>
              </w:r>
              <w:r w:rsidR="001A0138">
                <w:fldChar w:fldCharType="begin"/>
              </w:r>
              <w:r w:rsidR="001A0138">
                <w:instrText xml:space="preserve"> HYPERLINK "https://www.hl7.org/implement/standards/product_brief.cfm?product_id=522" </w:instrText>
              </w:r>
              <w:r w:rsidR="001A0138">
                <w:fldChar w:fldCharType="separate"/>
              </w:r>
              <w:r w:rsidR="00704136" w:rsidRPr="007770C6">
                <w:rPr>
                  <w:rStyle w:val="Hyperlink"/>
                  <w:bCs/>
                </w:rPr>
                <w:t>https://www.hl7.org/implement/standards/product_brief.cfm?product_id=522</w:t>
              </w:r>
              <w:r w:rsidR="001A0138">
                <w:rPr>
                  <w:rStyle w:val="Hyperlink"/>
                  <w:bCs/>
                </w:rPr>
                <w:fldChar w:fldCharType="end"/>
              </w:r>
            </w:ins>
          </w:p>
          <w:p w14:paraId="0AC49A87" w14:textId="77777777" w:rsidR="00283418" w:rsidRPr="00283418" w:rsidRDefault="00283418" w:rsidP="00283418">
            <w:pPr>
              <w:spacing w:after="120"/>
              <w:rPr>
                <w:ins w:id="16108" w:author="Russell Ott" w:date="2022-05-16T11:47:00Z"/>
                <w:rFonts w:eastAsia="Calibri" w:cs="Calibri"/>
                <w:bCs/>
                <w:color w:val="000000"/>
              </w:rPr>
            </w:pPr>
            <w:ins w:id="16109" w:author="Russell Ott" w:date="2022-05-16T11:47:00Z">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ins>
          </w:p>
          <w:p w14:paraId="57243AE3" w14:textId="0D37102C" w:rsidR="00283418" w:rsidRPr="007770C6" w:rsidRDefault="00283418" w:rsidP="007770C6">
            <w:pPr>
              <w:pStyle w:val="ListParagraph"/>
              <w:numPr>
                <w:ilvl w:val="0"/>
                <w:numId w:val="48"/>
              </w:numPr>
              <w:spacing w:after="120"/>
              <w:rPr>
                <w:ins w:id="16110" w:author="Russell Ott" w:date="2022-05-16T11:47:00Z"/>
                <w:rFonts w:eastAsia="Calibri" w:cs="Calibri"/>
                <w:bCs/>
                <w:color w:val="000000"/>
              </w:rPr>
            </w:pPr>
            <w:ins w:id="16111" w:author="Russell Ott" w:date="2022-05-16T11:47:00Z">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ins>
          </w:p>
          <w:p w14:paraId="23F3FD0B" w14:textId="14741AF0" w:rsidR="00283418" w:rsidRPr="007770C6" w:rsidRDefault="00283418" w:rsidP="007770C6">
            <w:pPr>
              <w:pStyle w:val="ListParagraph"/>
              <w:numPr>
                <w:ilvl w:val="0"/>
                <w:numId w:val="48"/>
              </w:numPr>
              <w:spacing w:after="120"/>
              <w:rPr>
                <w:ins w:id="16112" w:author="Russell Ott" w:date="2022-05-16T11:47:00Z"/>
                <w:rFonts w:eastAsia="Calibri" w:cs="Calibri"/>
                <w:bCs/>
                <w:color w:val="000000"/>
              </w:rPr>
            </w:pPr>
            <w:ins w:id="16113" w:author="Russell Ott" w:date="2022-05-16T11:47:00Z">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ins>
          </w:p>
          <w:p w14:paraId="623F5C05" w14:textId="77777777" w:rsidR="00283418" w:rsidRPr="007770C6" w:rsidRDefault="00283418" w:rsidP="007770C6">
            <w:pPr>
              <w:pStyle w:val="ListParagraph"/>
              <w:numPr>
                <w:ilvl w:val="0"/>
                <w:numId w:val="48"/>
              </w:numPr>
              <w:spacing w:after="120"/>
              <w:rPr>
                <w:ins w:id="16114" w:author="Russell Ott" w:date="2022-05-16T11:47:00Z"/>
                <w:rFonts w:eastAsia="Calibri" w:cs="Calibri"/>
                <w:bCs/>
                <w:color w:val="000000"/>
              </w:rPr>
            </w:pPr>
            <w:ins w:id="16115" w:author="Russell Ott" w:date="2022-05-16T11:47:00Z">
              <w:r w:rsidRPr="007770C6">
                <w:rPr>
                  <w:rFonts w:eastAsia="Calibri" w:cs="Calibri"/>
                  <w:bCs/>
                  <w:color w:val="000000"/>
                </w:rPr>
                <w:t>Combat Zone Period</w:t>
              </w:r>
            </w:ins>
          </w:p>
          <w:p w14:paraId="33BA2188" w14:textId="77777777" w:rsidR="00283418" w:rsidRPr="007770C6" w:rsidRDefault="00283418" w:rsidP="007770C6">
            <w:pPr>
              <w:pStyle w:val="ListParagraph"/>
              <w:numPr>
                <w:ilvl w:val="0"/>
                <w:numId w:val="48"/>
              </w:numPr>
              <w:spacing w:after="120"/>
              <w:rPr>
                <w:ins w:id="16116" w:author="Russell Ott" w:date="2022-05-16T11:47:00Z"/>
                <w:rFonts w:eastAsia="Calibri" w:cs="Calibri"/>
                <w:bCs/>
                <w:color w:val="000000"/>
              </w:rPr>
            </w:pPr>
            <w:ins w:id="16117" w:author="Russell Ott" w:date="2022-05-16T11:47:00Z">
              <w:r w:rsidRPr="007770C6">
                <w:rPr>
                  <w:rFonts w:eastAsia="Calibri" w:cs="Calibri"/>
                  <w:bCs/>
                  <w:color w:val="000000"/>
                </w:rPr>
                <w:t>Past or Present Job for the patient or a household member</w:t>
              </w:r>
            </w:ins>
          </w:p>
          <w:p w14:paraId="5201C8C1" w14:textId="06A51F99" w:rsidR="00283418" w:rsidRPr="007770C6" w:rsidRDefault="00283418" w:rsidP="007770C6">
            <w:pPr>
              <w:pStyle w:val="ListParagraph"/>
              <w:numPr>
                <w:ilvl w:val="0"/>
                <w:numId w:val="48"/>
              </w:numPr>
              <w:spacing w:after="120"/>
              <w:rPr>
                <w:ins w:id="16118" w:author="Russell Ott" w:date="2022-05-16T11:47:00Z"/>
                <w:rFonts w:eastAsia="Calibri" w:cs="Calibri"/>
                <w:color w:val="000000"/>
              </w:rPr>
            </w:pPr>
            <w:ins w:id="16119" w:author="Russell Ott" w:date="2022-05-16T11:47:00Z">
              <w:r w:rsidRPr="007770C6">
                <w:rPr>
                  <w:rFonts w:eastAsia="Calibri" w:cs="Calibri"/>
                  <w:bCs/>
                  <w:color w:val="000000"/>
                </w:rPr>
                <w:t>Usual Work of the patient or a household member</w:t>
              </w:r>
            </w:ins>
          </w:p>
        </w:tc>
      </w:tr>
    </w:tbl>
    <w:p w14:paraId="4421D369" w14:textId="359BB95B" w:rsidR="00283418" w:rsidRDefault="00283418" w:rsidP="00501EF2">
      <w:pPr>
        <w:pStyle w:val="BodyText"/>
        <w:rPr>
          <w:ins w:id="16120" w:author="Russell Ott" w:date="2022-05-16T11:47:00Z"/>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D64C1D">
        <w:trPr>
          <w:ins w:id="16121" w:author="Russell Ott" w:date="2022-05-16T11:47:00Z"/>
        </w:trPr>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ins w:id="16122" w:author="Russell Ott" w:date="2022-05-16T11:47:00Z"/>
                <w:rFonts w:eastAsia="Calibri" w:cs="Calibri"/>
                <w:color w:val="000000"/>
              </w:rPr>
            </w:pPr>
            <w:ins w:id="16123" w:author="Russell Ott" w:date="2022-05-16T11:47:00Z">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ins>
          </w:p>
          <w:p w14:paraId="10EFEB3F" w14:textId="3AC4C3A0" w:rsidR="00283418" w:rsidRPr="00D14360" w:rsidRDefault="00283418" w:rsidP="00D64C1D">
            <w:pPr>
              <w:spacing w:after="120"/>
              <w:rPr>
                <w:ins w:id="16124" w:author="Russell Ott" w:date="2022-05-16T11:47:00Z"/>
                <w:rFonts w:cs="Calibri"/>
              </w:rPr>
            </w:pPr>
            <w:ins w:id="16125" w:author="Russell Ott" w:date="2022-05-16T11:47:00Z">
              <w:r w:rsidRPr="00D14360">
                <w:rPr>
                  <w:rFonts w:eastAsia="Calibri" w:cs="Calibri"/>
                  <w:b/>
                  <w:color w:val="000000"/>
                </w:rPr>
                <w:t xml:space="preserve">Resource: </w:t>
              </w:r>
              <w:r w:rsidR="001A0138">
                <w:fldChar w:fldCharType="begin"/>
              </w:r>
              <w:r w:rsidR="001A0138">
                <w:instrText xml:space="preserve"> HYPERLINK "https://www.hl7.org/implement/standards/product_brief.cfm?product_id=502" </w:instrText>
              </w:r>
              <w:r w:rsidR="001A0138">
                <w:fldChar w:fldCharType="separate"/>
              </w:r>
              <w:r w:rsidR="00704136" w:rsidRPr="00EE43A5">
                <w:rPr>
                  <w:rStyle w:val="Hyperlink"/>
                </w:rPr>
                <w:t>https://www.hl7.org/implement/standards/product_brief.cfm?product_id=502</w:t>
              </w:r>
              <w:r w:rsidR="001A0138">
                <w:rPr>
                  <w:rStyle w:val="Hyperlink"/>
                </w:rPr>
                <w:fldChar w:fldCharType="end"/>
              </w:r>
            </w:ins>
          </w:p>
          <w:p w14:paraId="5F20884E" w14:textId="4FD5E966" w:rsidR="00283418" w:rsidRPr="00D14360" w:rsidRDefault="00283418" w:rsidP="00D64C1D">
            <w:pPr>
              <w:spacing w:after="120"/>
              <w:rPr>
                <w:ins w:id="16126" w:author="Russell Ott" w:date="2022-05-16T11:47:00Z"/>
                <w:rFonts w:eastAsia="Calibri" w:cs="Calibri"/>
                <w:color w:val="000000"/>
              </w:rPr>
            </w:pPr>
            <w:ins w:id="16127" w:author="Russell Ott" w:date="2022-05-16T11:47:00Z">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ins>
          </w:p>
        </w:tc>
      </w:tr>
    </w:tbl>
    <w:p w14:paraId="3222967A" w14:textId="1ABDC364" w:rsidR="00283418" w:rsidRDefault="00283418" w:rsidP="00501EF2">
      <w:pPr>
        <w:pStyle w:val="BodyText"/>
        <w:rPr>
          <w:ins w:id="16128" w:author="Russell Ott" w:date="2022-05-16T11:47:00Z"/>
          <w:b/>
          <w:color w:val="000000"/>
          <w:lang w:bidi="ar-SA"/>
        </w:rPr>
      </w:pPr>
    </w:p>
    <w:p w14:paraId="7CFD8B39" w14:textId="77777777" w:rsidR="00283418" w:rsidRPr="00D14360" w:rsidRDefault="00283418" w:rsidP="00501EF2">
      <w:pPr>
        <w:pStyle w:val="BodyText"/>
        <w:rPr>
          <w:ins w:id="16129" w:author="Russell Ott" w:date="2022-05-16T11:47:00Z"/>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color w:val="000000"/>
                <w:rPrChange w:id="16130" w:author="Russell Ott" w:date="2022-05-16T11:47:00Z">
                  <w:rPr>
                    <w:rFonts w:ascii="Calibri" w:eastAsia="Calibri" w:hAnsi="Calibri"/>
                    <w:color w:val="000000"/>
                    <w:sz w:val="20"/>
                  </w:rPr>
                </w:rPrChange>
              </w:rPr>
            </w:pPr>
            <w:r w:rsidRPr="00D14360">
              <w:rPr>
                <w:b/>
                <w:color w:val="000000"/>
                <w:rPrChange w:id="16131" w:author="Russell Ott" w:date="2022-05-16T11:47:00Z">
                  <w:rPr>
                    <w:rFonts w:ascii="Calibri" w:eastAsia="Calibri" w:hAnsi="Calibri"/>
                    <w:b/>
                    <w:color w:val="000000"/>
                    <w:sz w:val="20"/>
                  </w:rPr>
                </w:rPrChange>
              </w:rPr>
              <w:t xml:space="preserve">Source: </w:t>
            </w:r>
            <w:r w:rsidRPr="00D14360">
              <w:rPr>
                <w:color w:val="000000"/>
                <w:rPrChange w:id="16132" w:author="Russell Ott" w:date="2022-05-16T11:47:00Z">
                  <w:rPr>
                    <w:rFonts w:ascii="Calibri" w:hAnsi="Calibri"/>
                    <w:color w:val="000000"/>
                    <w:sz w:val="20"/>
                  </w:rPr>
                </w:rPrChange>
              </w:rPr>
              <w:t>HL7 Implementation Guide: Data Segmen</w:t>
            </w:r>
            <w:r w:rsidRPr="00D14360">
              <w:rPr>
                <w:color w:val="000000"/>
                <w:rPrChange w:id="16133" w:author="Russell Ott" w:date="2022-05-16T11:47:00Z">
                  <w:rPr>
                    <w:rFonts w:ascii="Calibri" w:hAnsi="Calibri"/>
                    <w:color w:val="000000"/>
                    <w:sz w:val="20"/>
                  </w:rPr>
                </w:rPrChange>
              </w:rPr>
              <w:t>tation for Privacy (DS4P), Release 1</w:t>
            </w:r>
          </w:p>
          <w:p w14:paraId="48DD4013" w14:textId="2991AEC9" w:rsidR="00501EF2" w:rsidRPr="00D14360" w:rsidRDefault="00501EF2" w:rsidP="00D14360">
            <w:pPr>
              <w:spacing w:after="120"/>
              <w:rPr>
                <w:rFonts w:ascii="Times New Roman" w:eastAsia="Times New Roman" w:hAnsi="Times New Roman"/>
                <w:sz w:val="24"/>
                <w:szCs w:val="24"/>
                <w:rPrChange w:id="16134" w:author="Russell Ott" w:date="2022-05-16T11:47:00Z">
                  <w:rPr>
                    <w:rFonts w:ascii="Calibri" w:hAnsi="Calibri"/>
                    <w:sz w:val="20"/>
                  </w:rPr>
                </w:rPrChange>
              </w:rPr>
            </w:pPr>
            <w:r w:rsidRPr="00D14360">
              <w:rPr>
                <w:b/>
                <w:color w:val="000000"/>
                <w:rPrChange w:id="16135"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"http://www.hl7.org/implement/standards/product_brief.cfm?product_id=280%20" </w:instrText>
            </w:r>
            <w:r w:rsidR="001A0138">
              <w:fldChar w:fldCharType="separate"/>
            </w:r>
            <w:r w:rsidRPr="00D14360">
              <w:rPr>
                <w:rStyle w:val="Hyperlink"/>
                <w:rPrChange w:id="16136" w:author="Russell Ott" w:date="2022-05-16T11:47:00Z">
                  <w:rPr>
                    <w:rStyle w:val="Hyperlink"/>
                    <w:rFonts w:ascii="Calibri" w:hAnsi="Calibri"/>
                    <w:sz w:val="20"/>
                  </w:rPr>
                </w:rPrChange>
              </w:rPr>
              <w:t xml:space="preserve">http://www.hl7.org/implement/standards/product_brief.cfm?product_id=280 </w:t>
            </w:r>
            <w:r w:rsidR="001A0138">
              <w:rPr>
                <w:rStyle w:val="Hyperlink"/>
                <w:rPrChange w:id="16137" w:author="Russell Ott" w:date="2022-05-16T11:47:00Z">
                  <w:rPr>
                    <w:rStyle w:val="Hyperlink"/>
                    <w:rFonts w:ascii="Calibri" w:hAnsi="Calibri"/>
                    <w:sz w:val="20"/>
                  </w:rPr>
                </w:rPrChange>
              </w:rPr>
              <w:fldChar w:fldCharType="end"/>
            </w:r>
          </w:p>
          <w:p w14:paraId="6AEFF36A" w14:textId="77777777" w:rsidR="00501EF2" w:rsidRDefault="00501EF2" w:rsidP="00501EF2">
            <w:pPr>
              <w:pStyle w:val="BodyText"/>
            </w:pPr>
            <w:r w:rsidRPr="00D14360">
              <w:rPr>
                <w:b/>
                <w:color w:val="000000"/>
                <w:rPrChange w:id="16138" w:author="Russell Ott" w:date="2022-05-16T11:47:00Z">
                  <w:rPr>
                    <w:b/>
                    <w:color w:val="000000"/>
                    <w:sz w:val="20"/>
                  </w:rPr>
                </w:rPrChange>
              </w:rPr>
              <w:t xml:space="preserve">Description:  </w:t>
            </w:r>
            <w:r w:rsidRPr="00D14360">
              <w:rPr>
                <w:color w:val="000000"/>
                <w:rPrChange w:id="16139" w:author="Russell Ott" w:date="2022-05-16T11:47:00Z">
                  <w:rPr>
                    <w:color w:val="000000"/>
                    <w:sz w:val="20"/>
                  </w:rPr>
                </w:rPrChange>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color w:val="000000"/>
                <w:rPrChange w:id="16140" w:author="Russell Ott" w:date="2022-05-16T11:47:00Z">
                  <w:rPr>
                    <w:rFonts w:ascii="Calibri" w:eastAsia="Calibri" w:hAnsi="Calibri"/>
                    <w:color w:val="000000"/>
                    <w:sz w:val="20"/>
                  </w:rPr>
                </w:rPrChange>
              </w:rPr>
            </w:pPr>
            <w:r w:rsidRPr="00D14360">
              <w:rPr>
                <w:b/>
                <w:color w:val="000000"/>
                <w:rPrChange w:id="16141" w:author="Russell Ott" w:date="2022-05-16T11:47:00Z">
                  <w:rPr>
                    <w:rFonts w:ascii="Calibri" w:eastAsia="Calibri" w:hAnsi="Calibri"/>
                    <w:b/>
                    <w:color w:val="000000"/>
                    <w:sz w:val="20"/>
                  </w:rPr>
                </w:rPrChange>
              </w:rPr>
              <w:t xml:space="preserve">Source: </w:t>
            </w:r>
            <w:r w:rsidRPr="00D14360">
              <w:rPr>
                <w:color w:val="000000"/>
                <w:rPrChange w:id="16142" w:author="Russell Ott" w:date="2022-05-16T11:47:00Z">
                  <w:rPr>
                    <w:rFonts w:ascii="Calibri" w:hAnsi="Calibri"/>
                    <w:color w:val="000000"/>
                    <w:sz w:val="20"/>
                  </w:rPr>
                </w:rPrChange>
              </w:rPr>
              <w:t xml:space="preserve">HL7 CDA® R2 Implementation Guide: Privacy Consent Directives, Release 1 </w:t>
            </w:r>
          </w:p>
          <w:p w14:paraId="326109A1" w14:textId="77777777" w:rsidR="00501EF2" w:rsidRPr="00D14360" w:rsidRDefault="00501EF2" w:rsidP="00D14360">
            <w:pPr>
              <w:spacing w:after="120"/>
              <w:rPr>
                <w:del w:id="16143" w:author="Russell Ott" w:date="2022-05-16T11:47:00Z"/>
                <w:rFonts w:cs="Calibri"/>
              </w:rPr>
            </w:pPr>
            <w:del w:id="16144" w:author="Russell Ott" w:date="2022-05-16T11:47:00Z">
              <w:r w:rsidRPr="00D14360">
                <w:rPr>
                  <w:rFonts w:eastAsia="Calibri" w:cs="Calibri"/>
                  <w:b/>
                  <w:color w:val="000000"/>
                </w:rPr>
                <w:delText xml:space="preserve">Resource: </w:delText>
              </w:r>
              <w:r w:rsidRPr="00AE350D">
                <w:rPr>
                  <w:rFonts w:cs="Calibri"/>
                </w:rPr>
                <w:delText>http://www.hl7.org/implement/standards/product_brief.cfm?product_id=354</w:delText>
              </w:r>
            </w:del>
          </w:p>
          <w:p w14:paraId="2991EA07" w14:textId="54EB30CE" w:rsidR="00501EF2" w:rsidRPr="00D14360" w:rsidRDefault="00501EF2" w:rsidP="00D14360">
            <w:pPr>
              <w:spacing w:after="120"/>
              <w:rPr>
                <w:ins w:id="16145" w:author="Russell Ott" w:date="2022-05-16T11:47:00Z"/>
                <w:rFonts w:cs="Calibri"/>
              </w:rPr>
            </w:pPr>
            <w:ins w:id="16146" w:author="Russell Ott" w:date="2022-05-16T11:47:00Z">
              <w:r w:rsidRPr="00D14360">
                <w:rPr>
                  <w:rFonts w:eastAsia="Calibri" w:cs="Calibri"/>
                  <w:b/>
                  <w:color w:val="000000"/>
                </w:rPr>
                <w:t xml:space="preserve">Resource: </w:t>
              </w:r>
              <w:r w:rsidR="001A0138">
                <w:fldChar w:fldCharType="begin"/>
              </w:r>
              <w:r w:rsidR="001A0138">
                <w:instrText xml:space="preserve"> HYPERLINK "http://www.hl7.org/implement/standards/product_brief.cfm?product_id=354" </w:instrText>
              </w:r>
              <w:r w:rsidR="001A0138">
                <w:fldChar w:fldCharType="separate"/>
              </w:r>
              <w:r w:rsidR="00704136" w:rsidRPr="00EE43A5">
                <w:rPr>
                  <w:rStyle w:val="Hyperlink"/>
                  <w:rFonts w:cs="Calibri"/>
                </w:rPr>
                <w:t>http://www.hl7.org/implement/standards/product_brief.cfm?product_id=354</w:t>
              </w:r>
              <w:r w:rsidR="001A0138">
                <w:rPr>
                  <w:rStyle w:val="Hyperlink"/>
                  <w:rFonts w:cs="Calibri"/>
                </w:rPr>
                <w:fldChar w:fldCharType="end"/>
              </w:r>
            </w:ins>
          </w:p>
          <w:p w14:paraId="5DCBE156" w14:textId="77777777" w:rsidR="00501EF2" w:rsidRDefault="00501EF2" w:rsidP="00501EF2">
            <w:pPr>
              <w:pStyle w:val="BodyText"/>
            </w:pPr>
            <w:r w:rsidRPr="00D14360">
              <w:rPr>
                <w:b/>
                <w:color w:val="000000"/>
                <w:rPrChange w:id="16147" w:author="Russell Ott" w:date="2022-05-16T11:47:00Z">
                  <w:rPr>
                    <w:b/>
                    <w:color w:val="000000"/>
                    <w:sz w:val="20"/>
                  </w:rPr>
                </w:rPrChange>
              </w:rPr>
              <w:t xml:space="preserve">Description: </w:t>
            </w:r>
            <w:r w:rsidRPr="00D14360">
              <w:rPr>
                <w:color w:val="000000"/>
                <w:rPrChange w:id="16148" w:author="Russell Ott" w:date="2022-05-16T11:47:00Z">
                  <w:rPr>
                    <w:color w:val="000000"/>
                    <w:sz w:val="20"/>
                  </w:rPr>
                </w:rPrChange>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943AA0">
      <w:pPr>
        <w:pStyle w:val="Heading2"/>
        <w:rPr>
          <w:rFonts w:eastAsia="Calibri"/>
        </w:rPr>
      </w:pPr>
      <w:bookmarkStart w:id="16149" w:name="_Toc11388400"/>
      <w:bookmarkStart w:id="16150" w:name="_x3we66twfm2w"/>
      <w:bookmarkStart w:id="16151" w:name="_ng51hfkvv77r" w:colFirst="0" w:colLast="0"/>
      <w:bookmarkStart w:id="16152" w:name="_Toc11043734"/>
      <w:bookmarkStart w:id="16153" w:name="_Toc11045652"/>
      <w:bookmarkStart w:id="16154" w:name="_Toc11219068"/>
      <w:bookmarkStart w:id="16155" w:name="_Toc11391321"/>
      <w:bookmarkStart w:id="16156" w:name="_Toc103262734"/>
      <w:bookmarkStart w:id="16157" w:name="_Toc22823465"/>
      <w:bookmarkEnd w:id="16149"/>
      <w:bookmarkEnd w:id="16150"/>
      <w:bookmarkEnd w:id="16151"/>
      <w:r w:rsidRPr="00C64922">
        <w:t xml:space="preserve">Published C-CDA Implementer </w:t>
      </w:r>
      <w:r>
        <w:t xml:space="preserve">Community </w:t>
      </w:r>
      <w:r w:rsidRPr="00C64922">
        <w:t>Guidance</w:t>
      </w:r>
      <w:bookmarkEnd w:id="16152"/>
      <w:bookmarkEnd w:id="16153"/>
      <w:bookmarkEnd w:id="16154"/>
      <w:bookmarkEnd w:id="16155"/>
      <w:bookmarkEnd w:id="16156"/>
      <w:bookmarkEnd w:id="16157"/>
      <w:r w:rsidRPr="00C64922">
        <w:t xml:space="preserve"> </w:t>
      </w:r>
      <w:r>
        <w:t xml:space="preserve"> </w:t>
      </w:r>
    </w:p>
    <w:p w14:paraId="3C803FE4" w14:textId="77777777" w:rsidR="00891300" w:rsidRPr="00D14360" w:rsidRDefault="00891300" w:rsidP="00891300">
      <w:pPr>
        <w:spacing w:after="120"/>
        <w:rPr>
          <w:rFonts w:ascii="Times New Roman" w:eastAsia="Times New Roman" w:hAnsi="Times New Roman"/>
          <w:sz w:val="24"/>
          <w:szCs w:val="24"/>
          <w:rPrChange w:id="16158" w:author="Russell Ott" w:date="2022-05-16T11:47:00Z">
            <w:rPr>
              <w:rFonts w:ascii="Calibri" w:hAnsi="Calibri"/>
            </w:rPr>
          </w:rPrChange>
        </w:rPr>
      </w:pPr>
      <w:r w:rsidRPr="00D14360">
        <w:rPr>
          <w:rPrChange w:id="16159" w:author="Russell Ott" w:date="2022-05-16T11:47:00Z">
            <w:rPr>
              <w:rFonts w:ascii="Calibri" w:hAnsi="Calibri"/>
            </w:rPr>
          </w:rPrChange>
        </w:rPr>
        <w:t xml:space="preserve">Below are brief descriptions of additional specifications relevant for C-CDA based </w:t>
      </w:r>
      <w:r w:rsidRPr="00D14360">
        <w:rPr>
          <w:rPrChange w:id="16160" w:author="Russell Ott" w:date="2022-05-16T11:47:00Z">
            <w:rPr>
              <w:rFonts w:ascii="Calibri" w:hAnsi="Calibri"/>
            </w:rPr>
          </w:rPrChange>
        </w:rPr>
        <w:t>information exchange.</w:t>
      </w:r>
    </w:p>
    <w:p w14:paraId="1F1FE86B" w14:textId="77777777" w:rsidR="00BA114A" w:rsidRDefault="00891300" w:rsidP="00F10C7C">
      <w:pPr>
        <w:pStyle w:val="Heading3"/>
      </w:pPr>
      <w:bookmarkStart w:id="16161" w:name="_jqrv2arv0m6j" w:colFirst="0" w:colLast="0"/>
      <w:bookmarkStart w:id="16162" w:name="_The_Joint_Document"/>
      <w:bookmarkStart w:id="16163" w:name="_Ref88484948"/>
      <w:bookmarkStart w:id="16164" w:name="_Ref88484951"/>
      <w:bookmarkStart w:id="16165" w:name="_Toc103262735"/>
      <w:bookmarkStart w:id="16166" w:name="_Toc22823466"/>
      <w:bookmarkEnd w:id="16161"/>
      <w:bookmarkEnd w:id="16162"/>
      <w:r w:rsidRPr="006C1F8B">
        <w:t>The Joint Document Content Work Group</w:t>
      </w:r>
      <w:bookmarkEnd w:id="16163"/>
      <w:bookmarkEnd w:id="16164"/>
      <w:bookmarkEnd w:id="16165"/>
      <w:bookmarkEnd w:id="16166"/>
      <w:r w:rsidRPr="006C1F8B">
        <w:t xml:space="preserve"> </w:t>
      </w:r>
    </w:p>
    <w:p w14:paraId="26241B80" w14:textId="77777777" w:rsidR="00891300" w:rsidRPr="00D14360" w:rsidRDefault="00086EAB" w:rsidP="00BA114A">
      <w:pPr>
        <w:rPr>
          <w:rFonts w:ascii="Times New Roman" w:eastAsia="Calibri" w:hAnsi="Times New Roman"/>
          <w:sz w:val="24"/>
          <w:szCs w:val="24"/>
          <w:rPrChange w:id="16167" w:author="Russell Ott" w:date="2022-05-16T11:47:00Z">
            <w:rPr>
              <w:rFonts w:ascii="Calibri" w:eastAsia="Calibri" w:hAnsi="Calibri"/>
            </w:rPr>
          </w:rPrChange>
        </w:rPr>
      </w:pPr>
      <w:r w:rsidRPr="00D14360">
        <w:rPr>
          <w:rPrChange w:id="16168" w:author="Russell Ott" w:date="2022-05-16T11:47:00Z">
            <w:rPr>
              <w:rFonts w:ascii="Calibri" w:eastAsia="Calibri" w:hAnsi="Calibri"/>
            </w:rPr>
          </w:rPrChange>
        </w:rPr>
        <w:t xml:space="preserve">The Joint Document Content Work Group </w:t>
      </w:r>
      <w:r w:rsidR="00891300" w:rsidRPr="00D14360">
        <w:rPr>
          <w:rPrChange w:id="16169" w:author="Russell Ott" w:date="2022-05-16T11:47:00Z">
            <w:rPr>
              <w:rFonts w:ascii="Calibri" w:eastAsia="Calibri" w:hAnsi="Calibri"/>
            </w:rPr>
          </w:rPrChange>
        </w:rPr>
        <w:t>was established in 2018 as a cooperative effort between Car</w:t>
      </w:r>
      <w:r w:rsidR="00891300" w:rsidRPr="00D14360">
        <w:rPr>
          <w:rFonts w:eastAsia="Calibri"/>
          <w:i/>
          <w:rPrChange w:id="16170" w:author="Russell Ott" w:date="2022-05-16T11:47:00Z">
            <w:rPr>
              <w:rFonts w:ascii="Calibri" w:eastAsia="Calibri" w:hAnsi="Calibri"/>
              <w:i/>
            </w:rPr>
          </w:rPrChange>
        </w:rPr>
        <w:t>e</w:t>
      </w:r>
      <w:r w:rsidR="00891300" w:rsidRPr="00D14360">
        <w:rPr>
          <w:rPrChange w:id="16171" w:author="Russell Ott" w:date="2022-05-16T11:47:00Z">
            <w:rPr>
              <w:rFonts w:ascii="Calibri" w:eastAsia="Calibri" w:hAnsi="Calibri"/>
            </w:rPr>
          </w:rPrChange>
        </w:rPr>
        <w:t>quality and CommonWell initiatives.</w:t>
      </w:r>
      <w:r w:rsidR="009B30E1" w:rsidRPr="00D14360">
        <w:rPr>
          <w:rStyle w:val="FootnoteReference"/>
          <w:rFonts w:eastAsia="Calibri"/>
          <w:color w:val="000000"/>
          <w:rPrChange w:id="16172" w:author="Russell Ott" w:date="2022-05-16T11:47:00Z">
            <w:rPr>
              <w:rStyle w:val="FootnoteReference"/>
              <w:rFonts w:ascii="Calibri" w:eastAsia="Calibri" w:hAnsi="Calibri"/>
              <w:color w:val="000000"/>
            </w:rPr>
          </w:rPrChange>
        </w:rPr>
        <w:t xml:space="preserve"> </w:t>
      </w:r>
      <w:r w:rsidR="009B30E1" w:rsidRPr="00D14360">
        <w:rPr>
          <w:rStyle w:val="FootnoteReference"/>
          <w:color w:val="000000"/>
          <w:rPrChange w:id="16173" w:author="Russell Ott" w:date="2022-05-16T11:47:00Z">
            <w:rPr>
              <w:rStyle w:val="FootnoteReference"/>
              <w:rFonts w:ascii="Calibri" w:eastAsia="Calibri" w:hAnsi="Calibri"/>
              <w:color w:val="000000"/>
            </w:rPr>
          </w:rPrChange>
        </w:rPr>
        <w:footnoteReference w:id="161"/>
      </w:r>
      <w:r w:rsidR="00891300" w:rsidRPr="00D14360">
        <w:rPr>
          <w:rPrChange w:id="16174" w:author="Russell Ott" w:date="2022-05-16T11:47:00Z">
            <w:rPr>
              <w:rFonts w:ascii="Calibri" w:eastAsia="Calibri" w:hAnsi="Calibri"/>
            </w:rPr>
          </w:rPrChange>
        </w:rPr>
        <w:t xml:space="preserve">  The outcome was the white paper “Concise Consolidated CDA: </w:t>
      </w:r>
      <w:r w:rsidR="00891300" w:rsidRPr="00D14360">
        <w:rPr>
          <w:rFonts w:eastAsia="Calibri"/>
          <w:rPrChange w:id="16175" w:author="Russell Ott" w:date="2022-05-16T11:47:00Z">
            <w:rPr>
              <w:rFonts w:ascii="Calibri" w:eastAsia="Calibri" w:hAnsi="Calibri"/>
            </w:rPr>
          </w:rPrChange>
        </w:rPr>
        <w:t>Deploying Encounter Summary CDA Documents with Clinical Notes</w:t>
      </w:r>
      <w:r w:rsidR="00891300" w:rsidRPr="00D14360">
        <w:rPr>
          <w:rFonts w:eastAsia="Calibri"/>
          <w:i/>
          <w:rPrChange w:id="16176" w:author="Russell Ott" w:date="2022-05-16T11:47:00Z">
            <w:rPr>
              <w:rFonts w:ascii="Calibri" w:eastAsia="Calibri" w:hAnsi="Calibri"/>
              <w:i/>
            </w:rPr>
          </w:rPrChange>
        </w:rPr>
        <w:t xml:space="preserve">” </w:t>
      </w:r>
      <w:r w:rsidR="00891300" w:rsidRPr="00D14360">
        <w:rPr>
          <w:rFonts w:eastAsia="Calibri"/>
          <w:rPrChange w:id="16177" w:author="Russell Ott" w:date="2022-05-16T11:47:00Z">
            <w:rPr>
              <w:rFonts w:ascii="Calibri" w:eastAsia="Calibri" w:hAnsi="Calibri"/>
            </w:rPr>
          </w:rPrChange>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color w:val="000000"/>
                <w:rPrChange w:id="16178" w:author="Russell Ott" w:date="2022-05-16T11:47:00Z">
                  <w:rPr>
                    <w:rFonts w:ascii="Calibri" w:eastAsia="Calibri" w:hAnsi="Calibri"/>
                    <w:color w:val="000000"/>
                    <w:sz w:val="20"/>
                  </w:rPr>
                </w:rPrChange>
              </w:rPr>
            </w:pPr>
            <w:r w:rsidRPr="00D14360">
              <w:rPr>
                <w:b/>
                <w:color w:val="000000"/>
                <w:rPrChange w:id="16179" w:author="Russell Ott" w:date="2022-05-16T11:47:00Z">
                  <w:rPr>
                    <w:rFonts w:ascii="Calibri" w:eastAsia="Calibri" w:hAnsi="Calibri"/>
                    <w:b/>
                    <w:color w:val="000000"/>
                    <w:sz w:val="20"/>
                  </w:rPr>
                </w:rPrChange>
              </w:rPr>
              <w:t xml:space="preserve">Source: </w:t>
            </w:r>
            <w:r w:rsidRPr="00D14360">
              <w:rPr>
                <w:color w:val="000000"/>
                <w:rPrChange w:id="16180" w:author="Russell Ott" w:date="2022-05-16T11:47:00Z">
                  <w:rPr>
                    <w:rFonts w:ascii="Calibri" w:eastAsia="Calibri" w:hAnsi="Calibri"/>
                    <w:color w:val="000000"/>
                    <w:sz w:val="20"/>
                  </w:rPr>
                </w:rPrChange>
              </w:rPr>
              <w:t>Concise Consolidated CDA: Deploying Encounter Summary CDA Documents with Clinical Notes</w:t>
            </w:r>
          </w:p>
          <w:p w14:paraId="4FBB355C" w14:textId="77777777" w:rsidR="00891300" w:rsidRPr="00E85065" w:rsidRDefault="00891300" w:rsidP="00B64B82">
            <w:pPr>
              <w:spacing w:after="120"/>
              <w:rPr>
                <w:del w:id="16181" w:author="Russell Ott" w:date="2022-05-16T11:47:00Z"/>
              </w:rPr>
            </w:pPr>
            <w:del w:id="16182"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"http://www.commonwellalliance.org/wp-content/uploads/2018/07/Carequality_CommonWell_Improve_C-CDA_06-15-2018_V1.pdf" </w:delInstrText>
              </w:r>
              <w:r w:rsidR="001A0138">
                <w:fldChar w:fldCharType="separate"/>
              </w:r>
              <w:r w:rsidRPr="00D14360">
                <w:rPr>
                  <w:rStyle w:val="Hyperlink"/>
                  <w:rFonts w:cs="Calibri"/>
                </w:rPr>
                <w:delText>http://www.commonwellalliance.org/wp-content/uploads/2018/07/Carequality_CommonWell_Improve_C-CDA_06-15-2018_V1.pdf</w:delText>
              </w:r>
              <w:r w:rsidR="001A0138">
                <w:rPr>
                  <w:rStyle w:val="Hyperlink"/>
                  <w:rFonts w:cs="Calibri"/>
                </w:rPr>
                <w:fldChar w:fldCharType="end"/>
              </w:r>
            </w:del>
          </w:p>
          <w:p w14:paraId="75B67BF7" w14:textId="453A3072" w:rsidR="00891300" w:rsidRPr="007770C6" w:rsidRDefault="00891300" w:rsidP="00B64B82">
            <w:pPr>
              <w:spacing w:after="120"/>
              <w:rPr>
                <w:ins w:id="16183" w:author="Russell Ott" w:date="2022-05-16T11:47:00Z"/>
                <w:rStyle w:val="Hyperlink"/>
                <w:rFonts w:cs="Calibri"/>
              </w:rPr>
            </w:pPr>
            <w:ins w:id="16184" w:author="Russell Ott" w:date="2022-05-16T11:47:00Z">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ins>
          </w:p>
          <w:p w14:paraId="74BEA7FE" w14:textId="77777777" w:rsidR="00891300" w:rsidRPr="00D14360" w:rsidRDefault="00891300" w:rsidP="00B64B82">
            <w:pPr>
              <w:spacing w:after="120"/>
              <w:rPr>
                <w:rFonts w:ascii="Times New Roman" w:eastAsia="Calibri" w:hAnsi="Times New Roman"/>
                <w:color w:val="000000"/>
                <w:sz w:val="24"/>
                <w:szCs w:val="24"/>
                <w:rPrChange w:id="16185" w:author="Russell Ott" w:date="2022-05-16T11:47:00Z">
                  <w:rPr>
                    <w:rFonts w:ascii="Calibri" w:eastAsia="Calibri" w:hAnsi="Calibri"/>
                    <w:color w:val="000000"/>
                    <w:sz w:val="20"/>
                  </w:rPr>
                </w:rPrChange>
              </w:rPr>
            </w:pPr>
            <w:r w:rsidRPr="00D14360">
              <w:rPr>
                <w:b/>
                <w:color w:val="000000"/>
                <w:rPrChange w:id="16186" w:author="Russell Ott" w:date="2022-05-16T11:47:00Z">
                  <w:rPr>
                    <w:rFonts w:ascii="Calibri" w:eastAsia="Calibri" w:hAnsi="Calibri"/>
                    <w:b/>
                    <w:color w:val="000000"/>
                    <w:sz w:val="20"/>
                  </w:rPr>
                </w:rPrChange>
              </w:rPr>
              <w:t xml:space="preserve">Description:  </w:t>
            </w:r>
            <w:r w:rsidRPr="00D14360">
              <w:rPr>
                <w:color w:val="000000"/>
                <w:rPrChange w:id="16187" w:author="Russell Ott" w:date="2022-05-16T11:47:00Z">
                  <w:rPr>
                    <w:rFonts w:ascii="Calibri" w:eastAsia="Calibri" w:hAnsi="Calibri"/>
                    <w:color w:val="000000"/>
                    <w:sz w:val="20"/>
                  </w:rPr>
                </w:rPrChange>
              </w:rPr>
              <w:t>Provides recommendations to improved content in C-CDA.</w:t>
            </w:r>
            <w:r w:rsidRPr="00D14360">
              <w:rPr>
                <w:rFonts w:eastAsia="Calibri"/>
                <w:b/>
                <w:color w:val="000000"/>
                <w:rPrChange w:id="16188" w:author="Russell Ott" w:date="2022-05-16T11:47:00Z">
                  <w:rPr>
                    <w:rFonts w:ascii="Calibri" w:eastAsia="Calibri" w:hAnsi="Calibri"/>
                    <w:b/>
                    <w:color w:val="000000"/>
                    <w:sz w:val="20"/>
                  </w:rPr>
                </w:rPrChange>
              </w:rPr>
              <w:t xml:space="preserve"> </w:t>
            </w:r>
          </w:p>
        </w:tc>
      </w:tr>
    </w:tbl>
    <w:p w14:paraId="10D4F970" w14:textId="77777777" w:rsidR="00891300" w:rsidRPr="00D14360" w:rsidRDefault="00891300" w:rsidP="00891300">
      <w:pPr>
        <w:pStyle w:val="ListParagraph"/>
        <w:spacing w:after="120"/>
        <w:rPr>
          <w:color w:val="000000"/>
          <w:rPrChange w:id="16189" w:author="Russell Ott" w:date="2022-05-16T11:47:00Z">
            <w:rPr>
              <w:color w:val="000000"/>
            </w:rPr>
          </w:rPrChange>
        </w:rPr>
      </w:pPr>
    </w:p>
    <w:p w14:paraId="5571FE6D" w14:textId="77777777" w:rsidR="00D5113E" w:rsidRDefault="00D5113E" w:rsidP="00F10C7C">
      <w:pPr>
        <w:pStyle w:val="Heading3"/>
      </w:pPr>
      <w:bookmarkStart w:id="16190" w:name="_zc5fufq5wwe1" w:colFirst="0" w:colLast="0"/>
      <w:bookmarkStart w:id="16191" w:name="_Toc103262736"/>
      <w:bookmarkStart w:id="16192" w:name="_Toc22823467"/>
      <w:bookmarkEnd w:id="16190"/>
      <w:r>
        <w:t>Integrating the Healthcare Enterprise (</w:t>
      </w:r>
      <w:r w:rsidR="00891300" w:rsidRPr="00F34381">
        <w:t>IHE</w:t>
      </w:r>
      <w:r>
        <w:t>)</w:t>
      </w:r>
      <w:bookmarkEnd w:id="16191"/>
      <w:bookmarkEnd w:id="16192"/>
    </w:p>
    <w:p w14:paraId="113A730B" w14:textId="77777777" w:rsidR="00891300" w:rsidRPr="00D14360" w:rsidRDefault="00D5113E" w:rsidP="00CF4CB1">
      <w:pPr>
        <w:spacing w:after="120"/>
        <w:rPr>
          <w:rFonts w:ascii="Times New Roman" w:eastAsia="Times New Roman" w:hAnsi="Times New Roman"/>
          <w:sz w:val="24"/>
          <w:szCs w:val="24"/>
          <w:rPrChange w:id="16193" w:author="Russell Ott" w:date="2022-05-16T11:47:00Z">
            <w:rPr>
              <w:rFonts w:ascii="Calibri" w:hAnsi="Calibri"/>
            </w:rPr>
          </w:rPrChange>
        </w:rPr>
      </w:pPr>
      <w:r w:rsidRPr="00D14360">
        <w:rPr>
          <w:rPrChange w:id="16194" w:author="Russell Ott" w:date="2022-05-16T11:47:00Z">
            <w:rPr>
              <w:rFonts w:ascii="Calibri" w:hAnsi="Calibri"/>
            </w:rPr>
          </w:rPrChange>
        </w:rPr>
        <w:t>IHE is an</w:t>
      </w:r>
      <w:r w:rsidR="00891300" w:rsidRPr="00D14360">
        <w:rPr>
          <w:rPrChange w:id="16195" w:author="Russell Ott" w:date="2022-05-16T11:47:00Z">
            <w:rPr>
              <w:rFonts w:ascii="Calibri" w:hAnsi="Calibri"/>
            </w:rPr>
          </w:rPrChange>
        </w:rPr>
        <w:t xml:space="preserve"> </w:t>
      </w:r>
      <w:r w:rsidRPr="00D14360">
        <w:rPr>
          <w:rPrChange w:id="16196" w:author="Russell Ott" w:date="2022-05-16T11:47:00Z">
            <w:rPr>
              <w:rFonts w:ascii="Calibri" w:hAnsi="Calibri"/>
            </w:rPr>
          </w:rPrChange>
        </w:rPr>
        <w:t xml:space="preserve">initiative by </w:t>
      </w:r>
      <w:r w:rsidRPr="00D14360">
        <w:rPr>
          <w:rPrChange w:id="16197" w:author="Russell Ott" w:date="2022-05-16T11:47:00Z">
            <w:rPr>
              <w:rFonts w:ascii="Calibri" w:hAnsi="Calibri"/>
            </w:rPr>
          </w:rPrChange>
        </w:rPr>
        <w:t>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color w:val="000000"/>
                <w:rPrChange w:id="16198" w:author="Russell Ott" w:date="2022-05-16T11:47:00Z">
                  <w:rPr>
                    <w:rFonts w:ascii="Calibri" w:eastAsia="Calibri" w:hAnsi="Calibri"/>
                    <w:color w:val="000000"/>
                    <w:sz w:val="20"/>
                  </w:rPr>
                </w:rPrChange>
              </w:rPr>
            </w:pPr>
            <w:r w:rsidRPr="00D14360">
              <w:rPr>
                <w:b/>
                <w:color w:val="000000"/>
                <w:rPrChange w:id="16199" w:author="Russell Ott" w:date="2022-05-16T11:47:00Z">
                  <w:rPr>
                    <w:rFonts w:ascii="Calibri" w:eastAsia="Calibri" w:hAnsi="Calibri"/>
                    <w:b/>
                    <w:color w:val="000000"/>
                    <w:sz w:val="20"/>
                  </w:rPr>
                </w:rPrChange>
              </w:rPr>
              <w:t xml:space="preserve">Source: </w:t>
            </w:r>
            <w:r w:rsidRPr="00D14360">
              <w:rPr>
                <w:color w:val="000000"/>
                <w:rPrChange w:id="16200" w:author="Russell Ott" w:date="2022-05-16T11:47:00Z">
                  <w:rPr>
                    <w:rFonts w:ascii="Calibri" w:eastAsia="Calibri" w:hAnsi="Calibri"/>
                    <w:color w:val="000000"/>
                    <w:sz w:val="20"/>
                  </w:rPr>
                </w:rPrChange>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rPr>
                <w:rFonts w:ascii="Times New Roman" w:eastAsia="Times New Roman" w:hAnsi="Times New Roman"/>
                <w:sz w:val="24"/>
                <w:szCs w:val="24"/>
                <w:rPrChange w:id="16201" w:author="Russell Ott" w:date="2022-05-16T11:47:00Z">
                  <w:rPr>
                    <w:sz w:val="20"/>
                  </w:rPr>
                </w:rPrChange>
              </w:rPr>
            </w:pPr>
            <w:r w:rsidRPr="00D14360">
              <w:rPr>
                <w:b/>
                <w:color w:val="000000"/>
                <w:rPrChange w:id="16202"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"https://www.ihe.net/uploadedFiles/Documents/PCC/IHE_PCC_Suppl_CDA_DSS.pdf" </w:instrText>
            </w:r>
            <w:r w:rsidR="001A0138">
              <w:fldChar w:fldCharType="separate"/>
            </w:r>
            <w:r w:rsidRPr="00D14360">
              <w:rPr>
                <w:rStyle w:val="Hyperlink"/>
                <w:rPrChange w:id="16203" w:author="Russell Ott" w:date="2022-05-16T11:47:00Z">
                  <w:rPr>
                    <w:rStyle w:val="Hyperlink"/>
                    <w:rFonts w:ascii="Calibri" w:hAnsi="Calibri"/>
                    <w:sz w:val="20"/>
                  </w:rPr>
                </w:rPrChange>
              </w:rPr>
              <w:t>https://www.ihe.net/uploadedFiles/Documents/PCC/IHE_PCC_Suppl_CDA_DSS.pdf</w:t>
            </w:r>
            <w:r w:rsidR="001A0138">
              <w:rPr>
                <w:rStyle w:val="Hyperlink"/>
                <w:rPrChange w:id="16204" w:author="Russell Ott" w:date="2022-05-16T11:47:00Z">
                  <w:rPr>
                    <w:rStyle w:val="Hyperlink"/>
                    <w:rFonts w:ascii="Calibri" w:hAnsi="Calibri"/>
                    <w:sz w:val="20"/>
                  </w:rPr>
                </w:rPrChange>
              </w:rPr>
              <w:fldChar w:fldCharType="end"/>
            </w:r>
          </w:p>
          <w:p w14:paraId="48335354" w14:textId="77777777" w:rsidR="00891300" w:rsidRPr="00D14360" w:rsidRDefault="00891300" w:rsidP="000520B0">
            <w:pPr>
              <w:spacing w:after="120"/>
              <w:rPr>
                <w:rFonts w:ascii="Times New Roman" w:eastAsia="Calibri" w:hAnsi="Times New Roman"/>
                <w:color w:val="000000"/>
                <w:sz w:val="24"/>
                <w:szCs w:val="24"/>
                <w:rPrChange w:id="16205" w:author="Russell Ott" w:date="2022-05-16T11:47:00Z">
                  <w:rPr>
                    <w:rFonts w:ascii="Calibri" w:eastAsia="Calibri" w:hAnsi="Calibri"/>
                    <w:color w:val="000000"/>
                    <w:sz w:val="20"/>
                  </w:rPr>
                </w:rPrChange>
              </w:rPr>
            </w:pPr>
            <w:r w:rsidRPr="00D14360">
              <w:rPr>
                <w:b/>
                <w:color w:val="000000"/>
                <w:rPrChange w:id="16206" w:author="Russell Ott" w:date="2022-05-16T11:47:00Z">
                  <w:rPr>
                    <w:rFonts w:ascii="Calibri" w:eastAsia="Calibri" w:hAnsi="Calibri"/>
                    <w:b/>
                    <w:color w:val="000000"/>
                    <w:sz w:val="20"/>
                  </w:rPr>
                </w:rPrChange>
              </w:rPr>
              <w:t xml:space="preserve">Description:  </w:t>
            </w:r>
            <w:r w:rsidRPr="00D14360">
              <w:rPr>
                <w:color w:val="000000"/>
                <w:rPrChange w:id="16207" w:author="Russell Ott" w:date="2022-05-16T11:47:00Z">
                  <w:rPr>
                    <w:rFonts w:ascii="Calibri" w:eastAsia="Calibri" w:hAnsi="Calibri"/>
                    <w:color w:val="000000"/>
                    <w:sz w:val="20"/>
                  </w:rPr>
                </w:rPrChange>
              </w:rPr>
              <w:t>Provides a method to summarize and communicate specific information to the reade</w:t>
            </w:r>
            <w:r w:rsidRPr="00D14360">
              <w:rPr>
                <w:rFonts w:eastAsia="Calibri"/>
                <w:color w:val="000000"/>
                <w:rPrChange w:id="16208" w:author="Russell Ott" w:date="2022-05-16T11:47:00Z">
                  <w:rPr>
                    <w:rFonts w:ascii="Calibri" w:eastAsia="Calibri" w:hAnsi="Calibri"/>
                    <w:color w:val="000000"/>
                    <w:sz w:val="20"/>
                  </w:rPr>
                </w:rPrChange>
              </w:rPr>
              <w:t>r (</w:t>
            </w:r>
            <w:r w:rsidRPr="003A3D50">
              <w:rPr>
                <w:rFonts w:eastAsia="Calibri"/>
                <w:i/>
                <w:color w:val="000000"/>
                <w:rPrChange w:id="16209" w:author="Russell Ott" w:date="2022-05-16T11:47:00Z">
                  <w:rPr>
                    <w:rFonts w:ascii="Calibri" w:eastAsia="Calibri" w:hAnsi="Calibri"/>
                    <w:i/>
                    <w:color w:val="000000"/>
                    <w:sz w:val="20"/>
                  </w:rPr>
                </w:rPrChange>
              </w:rPr>
              <w:t>e.g.,</w:t>
            </w:r>
            <w:r w:rsidRPr="00D14360">
              <w:rPr>
                <w:rFonts w:eastAsia="Calibri"/>
                <w:color w:val="000000"/>
                <w:rPrChange w:id="16210" w:author="Russell Ott" w:date="2022-05-16T11:47:00Z">
                  <w:rPr>
                    <w:rFonts w:ascii="Calibri" w:eastAsia="Calibri" w:hAnsi="Calibri"/>
                    <w:color w:val="000000"/>
                    <w:sz w:val="20"/>
                  </w:rPr>
                </w:rPrChange>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b/>
                <w:color w:val="000000"/>
                <w:rPrChange w:id="16211" w:author="Russell Ott" w:date="2022-05-16T11:47:00Z">
                  <w:rPr>
                    <w:rFonts w:ascii="Calibri" w:eastAsia="Calibri" w:hAnsi="Calibri"/>
                    <w:b/>
                    <w:color w:val="000000"/>
                    <w:sz w:val="20"/>
                  </w:rPr>
                </w:rPrChange>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color w:val="000000"/>
                <w:rPrChange w:id="16212" w:author="Russell Ott" w:date="2022-05-16T11:47:00Z">
                  <w:rPr>
                    <w:rFonts w:ascii="Calibri" w:eastAsia="Calibri" w:hAnsi="Calibri"/>
                    <w:color w:val="000000"/>
                    <w:sz w:val="20"/>
                  </w:rPr>
                </w:rPrChange>
              </w:rPr>
            </w:pPr>
            <w:r w:rsidRPr="00D14360">
              <w:rPr>
                <w:b/>
                <w:color w:val="000000"/>
                <w:rPrChange w:id="16213" w:author="Russell Ott" w:date="2022-05-16T11:47:00Z">
                  <w:rPr>
                    <w:rFonts w:ascii="Calibri" w:eastAsia="Calibri" w:hAnsi="Calibri"/>
                    <w:b/>
                    <w:color w:val="000000"/>
                    <w:sz w:val="20"/>
                  </w:rPr>
                </w:rPrChange>
              </w:rPr>
              <w:t xml:space="preserve">Source: </w:t>
            </w:r>
            <w:r w:rsidRPr="00D14360">
              <w:rPr>
                <w:color w:val="000000"/>
                <w:rPrChange w:id="16214" w:author="Russell Ott" w:date="2022-05-16T11:47:00Z">
                  <w:rPr>
                    <w:rFonts w:ascii="Calibri" w:eastAsia="Calibri" w:hAnsi="Calibri"/>
                    <w:color w:val="000000"/>
                    <w:sz w:val="20"/>
                  </w:rPr>
                </w:rPrChange>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ascii="Times New Roman" w:eastAsia="Times New Roman" w:hAnsi="Times New Roman"/>
                <w:sz w:val="24"/>
                <w:szCs w:val="24"/>
                <w:rPrChange w:id="16215" w:author="Russell Ott" w:date="2022-05-16T11:47:00Z">
                  <w:rPr>
                    <w:rFonts w:ascii="Calibri" w:hAnsi="Calibri"/>
                    <w:sz w:val="20"/>
                  </w:rPr>
                </w:rPrChange>
              </w:rPr>
            </w:pPr>
            <w:r w:rsidRPr="00D14360">
              <w:rPr>
                <w:b/>
                <w:color w:val="000000"/>
                <w:rPrChange w:id="16216"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"https://www.ihe.net/uploadedFiles/Documents/PCC/IHE_PCC_Suppl_MCV.pdf" </w:instrText>
            </w:r>
            <w:r w:rsidR="001A0138">
              <w:fldChar w:fldCharType="separate"/>
            </w:r>
            <w:r w:rsidRPr="00D14360">
              <w:rPr>
                <w:rStyle w:val="Hyperlink"/>
                <w:rPrChange w:id="16217" w:author="Russell Ott" w:date="2022-05-16T11:47:00Z">
                  <w:rPr>
                    <w:rStyle w:val="Hyperlink"/>
                    <w:rFonts w:ascii="Calibri" w:hAnsi="Calibri"/>
                    <w:sz w:val="20"/>
                  </w:rPr>
                </w:rPrChange>
              </w:rPr>
              <w:t>https://www.ihe.net/uploadedFiles/Documents/PCC/IHE_PCC_Suppl_MCV.pdf</w:t>
            </w:r>
            <w:r w:rsidR="001A0138">
              <w:rPr>
                <w:rStyle w:val="Hyperlink"/>
                <w:rPrChange w:id="16218" w:author="Russell Ott" w:date="2022-05-16T11:47:00Z">
                  <w:rPr>
                    <w:rStyle w:val="Hyperlink"/>
                    <w:rFonts w:ascii="Calibri" w:hAnsi="Calibri"/>
                    <w:sz w:val="20"/>
                  </w:rPr>
                </w:rPrChange>
              </w:rPr>
              <w:fldChar w:fldCharType="end"/>
            </w:r>
          </w:p>
          <w:p w14:paraId="728A7646" w14:textId="77777777" w:rsidR="00891300" w:rsidRPr="00D14360" w:rsidRDefault="00891300" w:rsidP="00B268D6">
            <w:pPr>
              <w:spacing w:after="120"/>
              <w:rPr>
                <w:rFonts w:ascii="Times New Roman" w:eastAsia="Calibri" w:hAnsi="Times New Roman"/>
                <w:color w:val="000000"/>
                <w:sz w:val="24"/>
                <w:szCs w:val="24"/>
                <w:rPrChange w:id="16219" w:author="Russell Ott" w:date="2022-05-16T11:47:00Z">
                  <w:rPr>
                    <w:rFonts w:ascii="Calibri" w:eastAsia="Calibri" w:hAnsi="Calibri"/>
                    <w:color w:val="000000"/>
                    <w:sz w:val="20"/>
                  </w:rPr>
                </w:rPrChange>
              </w:rPr>
            </w:pPr>
            <w:r w:rsidRPr="00D14360">
              <w:rPr>
                <w:b/>
                <w:color w:val="000000"/>
                <w:rPrChange w:id="16220" w:author="Russell Ott" w:date="2022-05-16T11:47:00Z">
                  <w:rPr>
                    <w:rFonts w:ascii="Calibri" w:eastAsia="Calibri" w:hAnsi="Calibri"/>
                    <w:b/>
                    <w:color w:val="000000"/>
                    <w:sz w:val="20"/>
                  </w:rPr>
                </w:rPrChange>
              </w:rPr>
              <w:t xml:space="preserve">Description:  </w:t>
            </w:r>
            <w:r w:rsidRPr="00D14360">
              <w:rPr>
                <w:color w:val="000000"/>
                <w:rPrChange w:id="16221" w:author="Russell Ott" w:date="2022-05-16T11:47:00Z">
                  <w:rPr>
                    <w:rFonts w:ascii="Calibri" w:eastAsia="Calibri" w:hAnsi="Calibri"/>
                    <w:color w:val="000000"/>
                    <w:sz w:val="20"/>
                  </w:rPr>
                </w:rPrChange>
              </w:rPr>
              <w:t>Provides guidance on how to tag text in CDA documents for rendering of the narrative for</w:t>
            </w:r>
            <w:r w:rsidRPr="00D14360">
              <w:rPr>
                <w:rFonts w:eastAsia="Calibri"/>
                <w:color w:val="000000"/>
                <w:rPrChange w:id="16222" w:author="Russell Ott" w:date="2022-05-16T11:47:00Z">
                  <w:rPr>
                    <w:rFonts w:ascii="Calibri" w:eastAsia="Calibri" w:hAnsi="Calibri"/>
                    <w:color w:val="000000"/>
                    <w:sz w:val="20"/>
                  </w:rPr>
                </w:rPrChange>
              </w:rPr>
              <w:t xml:space="preserve"> different Document Consumers and their specific viewing requirements.</w:t>
            </w:r>
            <w:r w:rsidRPr="00D14360">
              <w:rPr>
                <w:rFonts w:ascii="Times New Roman" w:eastAsia="Calibri" w:hAnsi="Times New Roman"/>
                <w:color w:val="000000"/>
                <w:sz w:val="24"/>
                <w:szCs w:val="24"/>
                <w:rPrChange w:id="16223" w:author="Russell Ott" w:date="2022-05-16T11:47:00Z">
                  <w:rPr>
                    <w:rFonts w:ascii="Calibri" w:eastAsia="Calibri" w:hAnsi="Calibri"/>
                    <w:color w:val="000000"/>
                  </w:rPr>
                </w:rPrChange>
              </w:rPr>
              <w:t xml:space="preserve">  </w:t>
            </w:r>
          </w:p>
        </w:tc>
      </w:tr>
    </w:tbl>
    <w:p w14:paraId="1E2A9FE5" w14:textId="77777777" w:rsidR="00891300" w:rsidRPr="00D14360" w:rsidRDefault="00891300" w:rsidP="00891300">
      <w:pPr>
        <w:pStyle w:val="ListParagraph"/>
        <w:spacing w:after="120"/>
        <w:ind w:left="1080"/>
        <w:rPr>
          <w:color w:val="000000"/>
          <w:rPrChange w:id="16224" w:author="Russell Ott" w:date="2022-05-16T11:47:00Z">
            <w:rPr>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color w:val="000000"/>
                <w:rPrChange w:id="16225" w:author="Russell Ott" w:date="2022-05-16T11:47:00Z">
                  <w:rPr>
                    <w:rFonts w:ascii="Calibri" w:eastAsia="Calibri" w:hAnsi="Calibri"/>
                    <w:color w:val="000000"/>
                    <w:sz w:val="20"/>
                  </w:rPr>
                </w:rPrChange>
              </w:rPr>
            </w:pPr>
            <w:r w:rsidRPr="00D14360">
              <w:rPr>
                <w:b/>
                <w:color w:val="000000"/>
                <w:rPrChange w:id="16226" w:author="Russell Ott" w:date="2022-05-16T11:47:00Z">
                  <w:rPr>
                    <w:rFonts w:ascii="Calibri" w:eastAsia="Calibri" w:hAnsi="Calibri"/>
                    <w:b/>
                    <w:color w:val="000000"/>
                    <w:sz w:val="20"/>
                  </w:rPr>
                </w:rPrChange>
              </w:rPr>
              <w:t xml:space="preserve">Source: </w:t>
            </w:r>
            <w:r w:rsidRPr="00D14360">
              <w:rPr>
                <w:rPrChange w:id="16227" w:author="Russell Ott" w:date="2022-05-16T11:47:00Z">
                  <w:rPr>
                    <w:rFonts w:ascii="Calibri" w:hAnsi="Calibri"/>
                    <w:sz w:val="20"/>
                  </w:rPr>
                </w:rPrChange>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ascii="Times New Roman" w:eastAsia="Times New Roman" w:hAnsi="Times New Roman"/>
                <w:sz w:val="24"/>
                <w:szCs w:val="24"/>
                <w:rPrChange w:id="16228" w:author="Russell Ott" w:date="2022-05-16T11:47:00Z">
                  <w:rPr>
                    <w:rFonts w:ascii="Calibri" w:hAnsi="Calibri"/>
                    <w:sz w:val="20"/>
                  </w:rPr>
                </w:rPrChange>
              </w:rPr>
            </w:pPr>
            <w:r w:rsidRPr="00D14360">
              <w:rPr>
                <w:b/>
                <w:color w:val="000000"/>
                <w:rPrChange w:id="16229"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"http://ihe.net/uploadedFiles/Documents/PCC/IHE_PCC_Suppl_RECON.pdf" </w:instrText>
            </w:r>
            <w:r w:rsidR="001A0138">
              <w:fldChar w:fldCharType="separate"/>
            </w:r>
            <w:r w:rsidRPr="00D14360">
              <w:rPr>
                <w:rStyle w:val="Hyperlink"/>
                <w:rPrChange w:id="16230" w:author="Russell Ott" w:date="2022-05-16T11:47:00Z">
                  <w:rPr>
                    <w:rStyle w:val="Hyperlink"/>
                    <w:rFonts w:ascii="Calibri" w:hAnsi="Calibri"/>
                    <w:sz w:val="20"/>
                  </w:rPr>
                </w:rPrChange>
              </w:rPr>
              <w:t>http://ihe.net/uploadedFiles/Documents/PCC/IHE_PCC_Suppl_RECON.pdf</w:t>
            </w:r>
            <w:r w:rsidR="001A0138">
              <w:rPr>
                <w:rStyle w:val="Hyperlink"/>
                <w:rPrChange w:id="16231" w:author="Russell Ott" w:date="2022-05-16T11:47:00Z">
                  <w:rPr>
                    <w:rStyle w:val="Hyperlink"/>
                    <w:rFonts w:ascii="Calibri" w:hAnsi="Calibri"/>
                    <w:sz w:val="20"/>
                  </w:rPr>
                </w:rPrChange>
              </w:rPr>
              <w:fldChar w:fldCharType="end"/>
            </w:r>
          </w:p>
          <w:p w14:paraId="1A906D02" w14:textId="77777777" w:rsidR="00891300" w:rsidRPr="00D14360" w:rsidRDefault="00891300" w:rsidP="00B268D6">
            <w:pPr>
              <w:spacing w:after="120"/>
              <w:rPr>
                <w:rFonts w:ascii="Times New Roman" w:eastAsia="Calibri" w:hAnsi="Times New Roman"/>
                <w:color w:val="000000"/>
                <w:sz w:val="24"/>
                <w:szCs w:val="24"/>
                <w:rPrChange w:id="16232" w:author="Russell Ott" w:date="2022-05-16T11:47:00Z">
                  <w:rPr>
                    <w:rFonts w:ascii="Calibri" w:eastAsia="Calibri" w:hAnsi="Calibri"/>
                    <w:color w:val="000000"/>
                    <w:sz w:val="20"/>
                  </w:rPr>
                </w:rPrChange>
              </w:rPr>
            </w:pPr>
            <w:r w:rsidRPr="00D14360">
              <w:rPr>
                <w:b/>
                <w:color w:val="000000"/>
                <w:rPrChange w:id="16233" w:author="Russell Ott" w:date="2022-05-16T11:47:00Z">
                  <w:rPr>
                    <w:rFonts w:ascii="Calibri" w:eastAsia="Calibri" w:hAnsi="Calibri"/>
                    <w:b/>
                    <w:color w:val="000000"/>
                    <w:sz w:val="20"/>
                  </w:rPr>
                </w:rPrChange>
              </w:rPr>
              <w:t xml:space="preserve">Description:  </w:t>
            </w:r>
            <w:r w:rsidRPr="00D14360">
              <w:rPr>
                <w:color w:val="000000"/>
                <w:rPrChange w:id="16234" w:author="Russell Ott" w:date="2022-05-16T11:47:00Z">
                  <w:rPr>
                    <w:rFonts w:ascii="Calibri" w:eastAsia="Calibri" w:hAnsi="Calibri"/>
                    <w:color w:val="000000"/>
                    <w:sz w:val="20"/>
                  </w:rPr>
                </w:rPrChange>
              </w:rPr>
              <w:t>This profile</w:t>
            </w:r>
            <w:r w:rsidRPr="00D14360">
              <w:rPr>
                <w:rFonts w:eastAsia="Calibri"/>
                <w:color w:val="000000"/>
                <w:rPrChange w:id="16235" w:author="Russell Ott" w:date="2022-05-16T11:47:00Z">
                  <w:rPr>
                    <w:rFonts w:ascii="Calibri" w:eastAsia="Calibri" w:hAnsi="Calibri"/>
                    <w:color w:val="000000"/>
                    <w:sz w:val="20"/>
                  </w:rPr>
                </w:rPrChange>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color w:val="000000"/>
          <w:rPrChange w:id="16236" w:author="Russell Ott" w:date="2022-05-16T11:47:00Z">
            <w:rPr>
              <w:color w:val="000000"/>
            </w:rPr>
          </w:rPrChange>
        </w:rPr>
      </w:pPr>
    </w:p>
    <w:p w14:paraId="5BFAFC63" w14:textId="77777777" w:rsidR="00BA114A" w:rsidRDefault="00127A5A" w:rsidP="005C79A1">
      <w:pPr>
        <w:pStyle w:val="Heading3"/>
        <w:rPr>
          <w:del w:id="16237" w:author="Russell Ott" w:date="2022-05-16T11:47:00Z"/>
        </w:rPr>
      </w:pPr>
      <w:del w:id="16238" w:author="Russell Ott" w:date="2022-05-16T11:47:00Z">
        <w:r>
          <w:delText xml:space="preserve"> </w:delText>
        </w:r>
        <w:bookmarkStart w:id="16239" w:name="_Toc22823468"/>
        <w:r w:rsidR="00891300" w:rsidRPr="00E85065">
          <w:delText>The HIMSS Health Story Project</w:delText>
        </w:r>
        <w:bookmarkEnd w:id="16239"/>
        <w:r w:rsidR="00891300" w:rsidRPr="00E85065">
          <w:delText xml:space="preserve"> </w:delText>
        </w:r>
      </w:del>
    </w:p>
    <w:p w14:paraId="46B1465E" w14:textId="77777777" w:rsidR="00891300" w:rsidRPr="00D14360" w:rsidRDefault="00D5113E" w:rsidP="003A3D50">
      <w:pPr>
        <w:pStyle w:val="BodyText0"/>
        <w:tabs>
          <w:tab w:val="clear" w:pos="1080"/>
          <w:tab w:val="clear" w:pos="1440"/>
          <w:tab w:val="left" w:pos="180"/>
        </w:tabs>
        <w:spacing w:line="240" w:lineRule="auto"/>
        <w:ind w:left="0"/>
        <w:rPr>
          <w:del w:id="16240" w:author="Russell Ott" w:date="2022-05-16T11:47:00Z"/>
          <w:rFonts w:ascii="Calibri" w:hAnsi="Calibri" w:cs="Calibri"/>
          <w:sz w:val="24"/>
          <w:szCs w:val="36"/>
        </w:rPr>
      </w:pPr>
      <w:del w:id="16241" w:author="Russell Ott" w:date="2022-05-16T11:47:00Z">
        <w:r w:rsidRPr="00D14360">
          <w:rPr>
            <w:rFonts w:ascii="Calibri" w:hAnsi="Calibri" w:cs="Calibri"/>
            <w:sz w:val="24"/>
            <w:szCs w:val="36"/>
          </w:rPr>
          <w:delText xml:space="preserve">The HIMSS Health Story Project </w:delText>
        </w:r>
        <w:r w:rsidR="00891300" w:rsidRPr="00D14360">
          <w:rPr>
            <w:rFonts w:ascii="Calibri" w:hAnsi="Calibri" w:cs="Calibri"/>
            <w:sz w:val="24"/>
            <w:szCs w:val="36"/>
          </w:rPr>
          <w:delText>began in 2006 to educate the health IT community on electronic records that provide a patient’s complete health story.</w:delText>
        </w:r>
        <w:r w:rsidR="00894F9B" w:rsidRPr="00894F9B">
          <w:rPr>
            <w:rStyle w:val="FootnoteReference"/>
            <w:rFonts w:eastAsia="Calibri"/>
            <w:szCs w:val="36"/>
          </w:rPr>
          <w:delText xml:space="preserve"> </w:delText>
        </w:r>
        <w:r w:rsidR="00894F9B" w:rsidRPr="00E85065">
          <w:rPr>
            <w:rStyle w:val="FootnoteReference"/>
            <w:rFonts w:eastAsia="Calibri"/>
            <w:szCs w:val="36"/>
          </w:rPr>
          <w:footnoteReference w:id="162"/>
        </w:r>
        <w:r w:rsidR="00894F9B" w:rsidRPr="00E85065">
          <w:delText xml:space="preserve"> </w:delText>
        </w:r>
        <w:r w:rsidR="00891300" w:rsidRPr="00D14360">
          <w:rPr>
            <w:rFonts w:ascii="Calibri" w:hAnsi="Calibri" w:cs="Calibri"/>
            <w:sz w:val="24"/>
            <w:szCs w:val="36"/>
          </w:rPr>
          <w:delText xml:space="preserve"> The Health Story Project </w:delText>
        </w:r>
        <w:r w:rsidRPr="00D14360">
          <w:rPr>
            <w:rFonts w:ascii="Calibri" w:hAnsi="Calibri" w:cs="Calibri"/>
            <w:sz w:val="24"/>
            <w:szCs w:val="36"/>
          </w:rPr>
          <w:delText xml:space="preserve">developed </w:delText>
        </w:r>
        <w:r w:rsidR="00354429" w:rsidRPr="00D14360">
          <w:rPr>
            <w:rFonts w:ascii="Calibri" w:hAnsi="Calibri" w:cs="Calibri"/>
            <w:sz w:val="24"/>
            <w:szCs w:val="36"/>
          </w:rPr>
          <w:delText>eight</w:delText>
        </w:r>
        <w:r w:rsidRPr="00D14360">
          <w:rPr>
            <w:rFonts w:ascii="Calibri" w:hAnsi="Calibri" w:cs="Calibri"/>
            <w:sz w:val="24"/>
            <w:szCs w:val="36"/>
          </w:rPr>
          <w:delText xml:space="preserve"> Health Story Implementation Guides that originally specified how to constrain the HL7 CDA standard to represent common clinical note types that evenually w</w:delText>
        </w:r>
        <w:r w:rsidR="00354429" w:rsidRPr="00D14360">
          <w:rPr>
            <w:rFonts w:ascii="Calibri" w:hAnsi="Calibri" w:cs="Calibri"/>
            <w:sz w:val="24"/>
            <w:szCs w:val="36"/>
          </w:rPr>
          <w:delText>e</w:delText>
        </w:r>
        <w:r w:rsidRPr="00D14360">
          <w:rPr>
            <w:rFonts w:ascii="Calibri" w:hAnsi="Calibri" w:cs="Calibri"/>
            <w:sz w:val="24"/>
            <w:szCs w:val="36"/>
          </w:rPr>
          <w:delText xml:space="preserve">re harmonized with other </w:delText>
        </w:r>
        <w:r w:rsidR="006955A6" w:rsidRPr="00D14360">
          <w:rPr>
            <w:rFonts w:ascii="Calibri" w:hAnsi="Calibri" w:cs="Calibri"/>
            <w:sz w:val="24"/>
            <w:szCs w:val="36"/>
          </w:rPr>
          <w:delText xml:space="preserve">specifications from IHE and the Health Information Technology Standards Panel (HITSP) to form the original Consolidated CDA standard. Today, the HIMSS Health Story Project </w:delText>
        </w:r>
        <w:r w:rsidR="00891300" w:rsidRPr="00D14360">
          <w:rPr>
            <w:rFonts w:ascii="Calibri" w:hAnsi="Calibri" w:cs="Calibri"/>
            <w:sz w:val="24"/>
            <w:szCs w:val="36"/>
          </w:rPr>
          <w:delText xml:space="preserve">provides Roundtable events to advocate, educate, and engage the health IT community </w:delText>
        </w:r>
        <w:r w:rsidR="006955A6" w:rsidRPr="00D14360">
          <w:rPr>
            <w:rFonts w:ascii="Calibri" w:hAnsi="Calibri" w:cs="Calibri"/>
            <w:sz w:val="24"/>
            <w:szCs w:val="36"/>
          </w:rPr>
          <w:delText xml:space="preserve">in the use of HL7 CDA and C-CDA. </w:delText>
        </w:r>
      </w:del>
    </w:p>
    <w:p w14:paraId="19E56D47" w14:textId="77777777" w:rsidR="00891300" w:rsidRPr="00D14360" w:rsidRDefault="00891300" w:rsidP="00891300">
      <w:pPr>
        <w:pStyle w:val="BodyText0"/>
        <w:tabs>
          <w:tab w:val="clear" w:pos="1440"/>
        </w:tabs>
        <w:ind w:left="1080"/>
        <w:rPr>
          <w:del w:id="16243" w:author="Russell Ott" w:date="2022-05-16T11:47:00Z"/>
          <w:rFonts w:ascii="Calibri" w:hAnsi="Calibri" w:cs="Calibri"/>
          <w:sz w:val="24"/>
          <w:szCs w:val="36"/>
        </w:rPr>
      </w:pPr>
    </w:p>
    <w:tbl>
      <w:tblPr>
        <w:tblW w:w="9264"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4"/>
      </w:tblGrid>
      <w:tr w:rsidR="000520B0" w:rsidRPr="00C64922" w14:paraId="4BB27486" w14:textId="77777777" w:rsidTr="000520B0">
        <w:trPr>
          <w:del w:id="16244" w:author="Russell Ott" w:date="2022-05-16T11:47:00Z"/>
        </w:trPr>
        <w:tc>
          <w:tcPr>
            <w:tcW w:w="9264" w:type="dxa"/>
            <w:shd w:val="clear" w:color="auto" w:fill="F3F3F3"/>
            <w:tcMar>
              <w:top w:w="100" w:type="dxa"/>
              <w:left w:w="100" w:type="dxa"/>
              <w:bottom w:w="100" w:type="dxa"/>
              <w:right w:w="100" w:type="dxa"/>
            </w:tcMar>
          </w:tcPr>
          <w:p w14:paraId="119DEA34" w14:textId="77777777" w:rsidR="00891300" w:rsidRPr="00D14360" w:rsidRDefault="00891300" w:rsidP="00B268D6">
            <w:pPr>
              <w:widowControl w:val="0"/>
              <w:spacing w:after="120"/>
              <w:rPr>
                <w:del w:id="16245" w:author="Russell Ott" w:date="2022-05-16T11:47:00Z"/>
                <w:rFonts w:eastAsia="Calibri" w:cs="Calibri"/>
                <w:color w:val="000000"/>
              </w:rPr>
            </w:pPr>
            <w:del w:id="16246" w:author="Russell Ott" w:date="2022-05-16T11:47:00Z">
              <w:r w:rsidRPr="00D14360">
                <w:rPr>
                  <w:rFonts w:eastAsia="Calibri" w:cs="Calibri"/>
                  <w:b/>
                  <w:color w:val="000000"/>
                </w:rPr>
                <w:delText xml:space="preserve">Source: </w:delText>
              </w:r>
              <w:r w:rsidRPr="00D14360">
                <w:rPr>
                  <w:rFonts w:eastAsia="Calibri" w:cs="Calibri"/>
                  <w:color w:val="000000"/>
                </w:rPr>
                <w:delText>The storytelling Power of C-CDA</w:delText>
              </w:r>
            </w:del>
          </w:p>
          <w:p w14:paraId="722E8336" w14:textId="77777777" w:rsidR="00891300" w:rsidRDefault="00891300" w:rsidP="000520B0">
            <w:pPr>
              <w:widowControl w:val="0"/>
              <w:spacing w:after="120"/>
              <w:ind w:right="-106"/>
              <w:rPr>
                <w:del w:id="16247" w:author="Russell Ott" w:date="2022-05-16T11:47:00Z"/>
                <w:rFonts w:eastAsia="Calibri" w:cs="Calibri"/>
                <w:color w:val="000000"/>
              </w:rPr>
            </w:pPr>
            <w:del w:id="16248"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"https://www.himss.org/library/storytelling-power-c-cda" </w:delInstrText>
              </w:r>
              <w:r w:rsidR="001A0138">
                <w:fldChar w:fldCharType="separate"/>
              </w:r>
              <w:r w:rsidR="000520B0" w:rsidRPr="000520B0">
                <w:rPr>
                  <w:rStyle w:val="Hyperlink"/>
                  <w:rFonts w:eastAsia="Calibri" w:cs="Calibri"/>
                </w:rPr>
                <w:delText>https://www</w:delText>
              </w:r>
              <w:r w:rsidR="000520B0" w:rsidRPr="00904EED">
                <w:rPr>
                  <w:rStyle w:val="Hyperlink"/>
                  <w:rFonts w:eastAsia="Calibri" w:cs="Calibri"/>
                </w:rPr>
                <w:delText>.himss.org/library/storytelling-power-c-cda</w:delText>
              </w:r>
              <w:r w:rsidR="001A0138">
                <w:rPr>
                  <w:rStyle w:val="Hyperlink"/>
                  <w:rFonts w:eastAsia="Calibri" w:cs="Calibri"/>
                </w:rPr>
                <w:fldChar w:fldCharType="end"/>
              </w:r>
            </w:del>
          </w:p>
          <w:p w14:paraId="7D6CA2E7" w14:textId="77777777" w:rsidR="00891300" w:rsidRPr="00D14360" w:rsidRDefault="00891300" w:rsidP="00B268D6">
            <w:pPr>
              <w:widowControl w:val="0"/>
              <w:spacing w:after="120"/>
              <w:rPr>
                <w:del w:id="16249" w:author="Russell Ott" w:date="2022-05-16T11:47:00Z"/>
                <w:rFonts w:eastAsia="Calibri" w:cs="Calibri"/>
                <w:color w:val="000000"/>
              </w:rPr>
            </w:pPr>
            <w:del w:id="16250" w:author="Russell Ott" w:date="2022-05-16T11:47:00Z">
              <w:r w:rsidRPr="00D14360">
                <w:rPr>
                  <w:rFonts w:eastAsia="Calibri" w:cs="Calibri"/>
                  <w:b/>
                  <w:color w:val="000000"/>
                </w:rPr>
                <w:delText>Description:</w:delText>
              </w:r>
              <w:r w:rsidRPr="00D14360">
                <w:rPr>
                  <w:rFonts w:eastAsia="Calibri" w:cs="Calibri"/>
                  <w:color w:val="000000"/>
                </w:rPr>
                <w:delText xml:space="preserve"> Provides explanations of the 12 C-CDA document types, their purpose, and the value of </w:delText>
              </w:r>
              <w:r w:rsidR="000520B0">
                <w:rPr>
                  <w:rFonts w:eastAsia="Calibri" w:cs="Calibri"/>
                  <w:color w:val="000000"/>
                </w:rPr>
                <w:delText>e</w:delText>
              </w:r>
              <w:r w:rsidRPr="00D14360">
                <w:rPr>
                  <w:rFonts w:eastAsia="Calibri" w:cs="Calibri"/>
                  <w:color w:val="000000"/>
                </w:rPr>
                <w:delText>stablishing a meaningful order for rendering sections.</w:delText>
              </w:r>
            </w:del>
          </w:p>
        </w:tc>
      </w:tr>
    </w:tbl>
    <w:p w14:paraId="182D1538" w14:textId="77777777" w:rsidR="00891300" w:rsidRPr="00D14360" w:rsidRDefault="00891300" w:rsidP="00891300">
      <w:pPr>
        <w:spacing w:after="120"/>
        <w:rPr>
          <w:del w:id="16251" w:author="Russell Ott" w:date="2022-05-16T11:47:00Z"/>
          <w:rFonts w:eastAsia="Calibri" w:cs="Calibri"/>
          <w:b/>
          <w:color w:val="000000"/>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891300" w:rsidRPr="00C64922" w14:paraId="7952398F" w14:textId="77777777" w:rsidTr="003A3D50">
        <w:trPr>
          <w:del w:id="16252" w:author="Russell Ott" w:date="2022-05-16T11:47:00Z"/>
        </w:trPr>
        <w:tc>
          <w:tcPr>
            <w:tcW w:w="9270" w:type="dxa"/>
            <w:shd w:val="clear" w:color="auto" w:fill="F3F3F3"/>
            <w:tcMar>
              <w:top w:w="100" w:type="dxa"/>
              <w:left w:w="100" w:type="dxa"/>
              <w:bottom w:w="100" w:type="dxa"/>
              <w:right w:w="100" w:type="dxa"/>
            </w:tcMar>
          </w:tcPr>
          <w:p w14:paraId="1493C556" w14:textId="77777777" w:rsidR="00891300" w:rsidRPr="00D14360" w:rsidRDefault="00891300" w:rsidP="00B268D6">
            <w:pPr>
              <w:widowControl w:val="0"/>
              <w:spacing w:after="120"/>
              <w:rPr>
                <w:del w:id="16253" w:author="Russell Ott" w:date="2022-05-16T11:47:00Z"/>
                <w:rFonts w:eastAsia="Calibri" w:cs="Calibri"/>
                <w:color w:val="000000"/>
              </w:rPr>
            </w:pPr>
            <w:del w:id="16254" w:author="Russell Ott" w:date="2022-05-16T11:47:00Z">
              <w:r w:rsidRPr="00D14360">
                <w:rPr>
                  <w:rFonts w:eastAsia="Calibri" w:cs="Calibri"/>
                  <w:b/>
                  <w:color w:val="000000"/>
                </w:rPr>
                <w:delText xml:space="preserve">Source: </w:delText>
              </w:r>
              <w:r w:rsidRPr="00D14360">
                <w:rPr>
                  <w:rFonts w:eastAsia="Calibri" w:cs="Calibri"/>
                  <w:color w:val="000000"/>
                </w:rPr>
                <w:delText>Style Standards to Improve Health IT Usability and Reduce Physician Burden</w:delText>
              </w:r>
            </w:del>
          </w:p>
          <w:p w14:paraId="04062C5E" w14:textId="77777777" w:rsidR="00891300" w:rsidRDefault="00891300" w:rsidP="00B268D6">
            <w:pPr>
              <w:widowControl w:val="0"/>
              <w:spacing w:after="120"/>
              <w:rPr>
                <w:del w:id="16255" w:author="Russell Ott" w:date="2022-05-16T11:47:00Z"/>
                <w:rFonts w:eastAsia="Calibri" w:cs="Calibri"/>
                <w:color w:val="000000"/>
              </w:rPr>
            </w:pPr>
            <w:del w:id="16256"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"https://www.himss.org/library/style-standards-improve-health-it-usability-and-reduce-physician-burden" </w:delInstrText>
              </w:r>
              <w:r w:rsidR="001A0138">
                <w:fldChar w:fldCharType="separate"/>
              </w:r>
              <w:r w:rsidR="000520B0" w:rsidRPr="00904EED">
                <w:rPr>
                  <w:rStyle w:val="Hyperlink"/>
                  <w:rFonts w:eastAsia="Calibri" w:cs="Calibri"/>
                </w:rPr>
                <w:delText>https://www.himss.org/library/style-standards-improve-health-it-usability-and-reduce-physician-burden</w:delText>
              </w:r>
              <w:r w:rsidR="001A0138">
                <w:rPr>
                  <w:rStyle w:val="Hyperlink"/>
                  <w:rFonts w:eastAsia="Calibri" w:cs="Calibri"/>
                </w:rPr>
                <w:fldChar w:fldCharType="end"/>
              </w:r>
            </w:del>
          </w:p>
          <w:p w14:paraId="7BE0C77E" w14:textId="77777777" w:rsidR="00891300" w:rsidRPr="00D14360" w:rsidRDefault="00891300" w:rsidP="00B268D6">
            <w:pPr>
              <w:widowControl w:val="0"/>
              <w:spacing w:after="120"/>
              <w:rPr>
                <w:del w:id="16257" w:author="Russell Ott" w:date="2022-05-16T11:47:00Z"/>
                <w:rFonts w:eastAsia="Calibri" w:cs="Calibri"/>
                <w:color w:val="000000"/>
              </w:rPr>
            </w:pPr>
            <w:del w:id="16258" w:author="Russell Ott" w:date="2022-05-16T11:47:00Z">
              <w:r w:rsidRPr="00D14360">
                <w:rPr>
                  <w:rFonts w:eastAsia="Calibri" w:cs="Calibri"/>
                  <w:b/>
                  <w:color w:val="000000"/>
                </w:rPr>
                <w:delText>Description:</w:delText>
              </w:r>
              <w:r w:rsidRPr="00D14360">
                <w:rPr>
                  <w:rFonts w:eastAsia="Calibri" w:cs="Calibri"/>
                  <w:color w:val="000000"/>
                </w:rPr>
                <w:delText xml:space="preserve"> Demonstrates how the consistent use of style in the healthcare record promotes clear communication, contributes to patient safety, and improves information exchange, integration, and aggregation.</w:delText>
              </w:r>
            </w:del>
          </w:p>
        </w:tc>
      </w:tr>
    </w:tbl>
    <w:p w14:paraId="62772ED7" w14:textId="77777777" w:rsidR="00891300" w:rsidRDefault="00891300" w:rsidP="00891300">
      <w:pPr>
        <w:pStyle w:val="BodyText0"/>
        <w:rPr>
          <w:del w:id="16259" w:author="Russell Ott" w:date="2022-05-16T11:47:00Z"/>
        </w:rPr>
      </w:pPr>
    </w:p>
    <w:p w14:paraId="5409BDFF" w14:textId="77777777" w:rsidR="00BA114A" w:rsidRDefault="00891300" w:rsidP="00F10C7C">
      <w:pPr>
        <w:pStyle w:val="Heading3"/>
      </w:pPr>
      <w:bookmarkStart w:id="16260" w:name="_Toc98851902"/>
      <w:bookmarkStart w:id="16261" w:name="_Toc98851903"/>
      <w:bookmarkStart w:id="16262" w:name="_Toc98851904"/>
      <w:bookmarkStart w:id="16263" w:name="_Toc98851909"/>
      <w:bookmarkStart w:id="16264" w:name="_1ldzr6w5odna" w:colFirst="0" w:colLast="0"/>
      <w:bookmarkStart w:id="16265" w:name="_Toc98851914"/>
      <w:bookmarkStart w:id="16266" w:name="_Toc103262737"/>
      <w:bookmarkStart w:id="16267" w:name="_Toc11391322"/>
      <w:bookmarkStart w:id="16268" w:name="_Toc22823469"/>
      <w:bookmarkEnd w:id="16260"/>
      <w:bookmarkEnd w:id="16261"/>
      <w:bookmarkEnd w:id="16262"/>
      <w:bookmarkEnd w:id="16263"/>
      <w:bookmarkEnd w:id="16264"/>
      <w:bookmarkEnd w:id="16265"/>
      <w:r w:rsidRPr="00BA114A">
        <w:rPr>
          <w:rFonts w:eastAsia="Calibri"/>
        </w:rPr>
        <w:t xml:space="preserve">The </w:t>
      </w:r>
      <w:r w:rsidRPr="00BA114A">
        <w:t>Payer Community</w:t>
      </w:r>
      <w:bookmarkEnd w:id="16266"/>
      <w:bookmarkEnd w:id="16268"/>
    </w:p>
    <w:p w14:paraId="14CAC937" w14:textId="77777777" w:rsidR="00891300" w:rsidRPr="00D14360" w:rsidRDefault="00891300" w:rsidP="00BA114A">
      <w:pPr>
        <w:rPr>
          <w:rFonts w:ascii="Times New Roman" w:eastAsia="Times New Roman" w:hAnsi="Times New Roman"/>
          <w:sz w:val="24"/>
          <w:szCs w:val="24"/>
          <w:rPrChange w:id="16269" w:author="Russell Ott" w:date="2022-05-16T11:47:00Z">
            <w:rPr>
              <w:rFonts w:ascii="Calibri" w:hAnsi="Calibri"/>
            </w:rPr>
          </w:rPrChange>
        </w:rPr>
      </w:pPr>
      <w:r w:rsidRPr="00D14360">
        <w:rPr>
          <w:rPrChange w:id="16270" w:author="Russell Ott" w:date="2022-05-16T11:47:00Z">
            <w:rPr>
              <w:rFonts w:ascii="Calibri" w:hAnsi="Calibri"/>
            </w:rPr>
          </w:rPrChange>
        </w:rPr>
        <w:t xml:space="preserve"> A joint effort of the HL7 Attachments Work Group, the HL7 Structured Documents Work Group, the Centers for Medicare &amp; Medicaid Services (CMS), and the Office of the National Coordinator (ONC) Standards and Interoperability (S&amp;I) Framework Electronic Submi</w:t>
      </w:r>
      <w:r w:rsidRPr="00D14360">
        <w:rPr>
          <w:rPrChange w:id="16271" w:author="Russell Ott" w:date="2022-05-16T11:47:00Z">
            <w:rPr>
              <w:rFonts w:ascii="Calibri" w:hAnsi="Calibri"/>
            </w:rPr>
          </w:rPrChange>
        </w:rPr>
        <w:t xml:space="preserve">ssion of Medical Documentation (esMD) Initiative </w:t>
      </w:r>
      <w:r w:rsidR="00354429" w:rsidRPr="00D14360">
        <w:rPr>
          <w:rPrChange w:id="16272" w:author="Russell Ott" w:date="2022-05-16T11:47:00Z">
            <w:rPr>
              <w:rFonts w:ascii="Calibri" w:hAnsi="Calibri"/>
            </w:rPr>
          </w:rPrChange>
        </w:rPr>
        <w:t xml:space="preserve">that </w:t>
      </w:r>
      <w:r w:rsidRPr="00D14360">
        <w:rPr>
          <w:rPrChange w:id="16273" w:author="Russell Ott" w:date="2022-05-16T11:47:00Z">
            <w:rPr>
              <w:rFonts w:ascii="Calibri" w:hAnsi="Calibri"/>
            </w:rPr>
          </w:rPrChange>
        </w:rPr>
        <w:t>addresses the need for additional documentation to support data required for processing claims.</w:t>
      </w:r>
      <w:bookmarkEnd w:id="16267"/>
    </w:p>
    <w:p w14:paraId="4295F3D5" w14:textId="77777777" w:rsidR="00891300" w:rsidRPr="00D14360" w:rsidRDefault="00891300" w:rsidP="00891300">
      <w:pPr>
        <w:pStyle w:val="ListParagraph"/>
        <w:ind w:left="1080"/>
        <w:rPr>
          <w:rPrChange w:id="16274" w:author="Russell Ott" w:date="2022-05-16T11:47:00Z">
            <w:rPr/>
          </w:rPrChange>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color w:val="000000"/>
                <w:rPrChange w:id="16275" w:author="Russell Ott" w:date="2022-05-16T11:47:00Z">
                  <w:rPr>
                    <w:rFonts w:ascii="Calibri" w:eastAsia="Calibri" w:hAnsi="Calibri"/>
                    <w:color w:val="000000"/>
                    <w:sz w:val="20"/>
                  </w:rPr>
                </w:rPrChange>
              </w:rPr>
            </w:pPr>
            <w:r w:rsidRPr="00D14360">
              <w:rPr>
                <w:b/>
                <w:color w:val="000000"/>
                <w:rPrChange w:id="16276" w:author="Russell Ott" w:date="2022-05-16T11:47:00Z">
                  <w:rPr>
                    <w:rFonts w:ascii="Calibri" w:eastAsia="Calibri" w:hAnsi="Calibri"/>
                    <w:b/>
                    <w:color w:val="000000"/>
                    <w:sz w:val="20"/>
                  </w:rPr>
                </w:rPrChange>
              </w:rPr>
              <w:t xml:space="preserve">Source: </w:t>
            </w:r>
            <w:r w:rsidRPr="00D14360">
              <w:rPr>
                <w:color w:val="000000"/>
                <w:rPrChange w:id="16277" w:author="Russell Ott" w:date="2022-05-16T11:47:00Z">
                  <w:rPr>
                    <w:rFonts w:ascii="Calibri" w:eastAsia="Calibri" w:hAnsi="Calibri"/>
                    <w:color w:val="000000"/>
                    <w:sz w:val="20"/>
                  </w:rPr>
                </w:rPrChange>
              </w:rPr>
              <w:t>HL7 CDA® Release 2 Implementation Guide: Additional CDA R2 Templates – Clinical Documents for Pay</w:t>
            </w:r>
            <w:r w:rsidRPr="00D14360">
              <w:rPr>
                <w:rFonts w:eastAsia="Calibri"/>
                <w:color w:val="000000"/>
                <w:rPrChange w:id="16278" w:author="Russell Ott" w:date="2022-05-16T11:47:00Z">
                  <w:rPr>
                    <w:rFonts w:ascii="Calibri" w:eastAsia="Calibri" w:hAnsi="Calibri"/>
                    <w:color w:val="000000"/>
                    <w:sz w:val="20"/>
                  </w:rPr>
                </w:rPrChange>
              </w:rPr>
              <w:t>ers Set 1, Release 1 – US Realm</w:t>
            </w:r>
          </w:p>
          <w:p w14:paraId="6B31F590" w14:textId="2A05F3E7" w:rsidR="00891300" w:rsidRDefault="00891300" w:rsidP="00B268D6">
            <w:pPr>
              <w:widowControl w:val="0"/>
              <w:spacing w:after="120"/>
              <w:rPr>
                <w:rFonts w:ascii="Times New Roman" w:eastAsia="Calibri" w:hAnsi="Times New Roman"/>
                <w:color w:val="000000"/>
                <w:sz w:val="24"/>
                <w:szCs w:val="24"/>
                <w:u w:val="single"/>
                <w:rPrChange w:id="16279" w:author="Russell Ott" w:date="2022-05-16T11:47:00Z">
                  <w:rPr>
                    <w:rFonts w:ascii="Calibri" w:eastAsia="Calibri" w:hAnsi="Calibri"/>
                    <w:color w:val="000000"/>
                    <w:sz w:val="20"/>
                    <w:u w:val="single"/>
                  </w:rPr>
                </w:rPrChange>
              </w:rPr>
            </w:pPr>
            <w:r w:rsidRPr="00D14360">
              <w:rPr>
                <w:b/>
                <w:color w:val="000000"/>
                <w:rPrChange w:id="16280"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"http://www.hl7.org/implement/standards/product_brief.cfm?product_id=410" \h </w:instrText>
            </w:r>
            <w:r w:rsidR="001A0138">
              <w:fldChar w:fldCharType="separate"/>
            </w:r>
            <w:r w:rsidRPr="007770C6">
              <w:rPr>
                <w:rStyle w:val="Hyperlink"/>
                <w:rPrChange w:id="16281" w:author="Russell Ott" w:date="2022-05-16T11:47:00Z">
                  <w:rPr>
                    <w:rFonts w:ascii="Calibri" w:hAnsi="Calibri"/>
                    <w:color w:val="000000"/>
                    <w:sz w:val="20"/>
                    <w:u w:val="single"/>
                  </w:rPr>
                </w:rPrChange>
              </w:rPr>
              <w:t>http://www.hl7.org/implement/standards/product_brief.cfm?product_id=410</w:t>
            </w:r>
            <w:r w:rsidR="001A0138">
              <w:rPr>
                <w:rStyle w:val="Hyperlink"/>
                <w:rPrChange w:id="16282" w:author="Russell Ott" w:date="2022-05-16T11:47:00Z">
                  <w:rPr>
                    <w:rFonts w:ascii="Calibri" w:hAnsi="Calibri"/>
                    <w:color w:val="000000"/>
                    <w:sz w:val="20"/>
                    <w:u w:val="single"/>
                  </w:rPr>
                </w:rPrChange>
              </w:rPr>
              <w:fldChar w:fldCharType="end"/>
            </w:r>
          </w:p>
          <w:p w14:paraId="76A67CC9" w14:textId="77777777" w:rsidR="00891300" w:rsidRPr="00D14360" w:rsidRDefault="00891300" w:rsidP="00B268D6">
            <w:pPr>
              <w:widowControl w:val="0"/>
              <w:spacing w:after="120"/>
              <w:rPr>
                <w:rFonts w:ascii="Times New Roman" w:eastAsia="Calibri" w:hAnsi="Times New Roman"/>
                <w:color w:val="000000"/>
                <w:sz w:val="24"/>
                <w:szCs w:val="24"/>
                <w:rPrChange w:id="16283" w:author="Russell Ott" w:date="2022-05-16T11:47:00Z">
                  <w:rPr>
                    <w:rFonts w:ascii="Calibri" w:eastAsia="Calibri" w:hAnsi="Calibri"/>
                    <w:color w:val="000000"/>
                    <w:sz w:val="20"/>
                  </w:rPr>
                </w:rPrChange>
              </w:rPr>
            </w:pPr>
            <w:r w:rsidRPr="00D14360">
              <w:rPr>
                <w:b/>
                <w:color w:val="000000"/>
                <w:rPrChange w:id="16284" w:author="Russell Ott" w:date="2022-05-16T11:47:00Z">
                  <w:rPr>
                    <w:rFonts w:ascii="Calibri" w:eastAsia="Calibri" w:hAnsi="Calibri"/>
                    <w:b/>
                    <w:color w:val="000000"/>
                    <w:sz w:val="20"/>
                  </w:rPr>
                </w:rPrChange>
              </w:rPr>
              <w:t>Description:</w:t>
            </w:r>
            <w:r w:rsidRPr="00D14360">
              <w:rPr>
                <w:color w:val="000000"/>
                <w:rPrChange w:id="16285" w:author="Russell Ott" w:date="2022-05-16T11:47:00Z">
                  <w:rPr>
                    <w:rFonts w:ascii="Calibri" w:eastAsia="Calibri" w:hAnsi="Calibri"/>
                    <w:color w:val="000000"/>
                    <w:sz w:val="20"/>
                  </w:rPr>
                </w:rPrChange>
              </w:rPr>
              <w:t xml:space="preserve"> Provides guidance on structured docume</w:t>
            </w:r>
            <w:r w:rsidRPr="00D14360">
              <w:rPr>
                <w:rFonts w:eastAsia="Calibri"/>
                <w:color w:val="000000"/>
                <w:rPrChange w:id="16286" w:author="Russell Ott" w:date="2022-05-16T11:47:00Z">
                  <w:rPr>
                    <w:rFonts w:ascii="Calibri" w:eastAsia="Calibri" w:hAnsi="Calibri"/>
                    <w:color w:val="000000"/>
                    <w:sz w:val="20"/>
                  </w:rPr>
                </w:rPrChange>
              </w:rPr>
              <w:t xml:space="preserv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color w:val="000000"/>
          <w:rPrChange w:id="16287" w:author="Russell Ott" w:date="2022-05-16T11:47:00Z">
            <w:rPr>
              <w:color w:val="000000"/>
            </w:rPr>
          </w:rPrChange>
        </w:rPr>
      </w:pPr>
    </w:p>
    <w:p w14:paraId="65F32E1A" w14:textId="77777777" w:rsidR="00BA114A" w:rsidRDefault="00891300" w:rsidP="00F10C7C">
      <w:pPr>
        <w:pStyle w:val="Heading3"/>
      </w:pPr>
      <w:bookmarkStart w:id="16288" w:name="_Toc103262738"/>
      <w:bookmarkStart w:id="16289" w:name="_Toc22823470"/>
      <w:r w:rsidRPr="002B15A6">
        <w:t>Quality Community</w:t>
      </w:r>
      <w:bookmarkEnd w:id="16288"/>
      <w:bookmarkEnd w:id="16289"/>
    </w:p>
    <w:p w14:paraId="3D3C75BC" w14:textId="77777777" w:rsidR="00526C15" w:rsidRPr="00D14360" w:rsidRDefault="00340EF8" w:rsidP="00340EF8">
      <w:pPr>
        <w:rPr>
          <w:rFonts w:ascii="Times New Roman" w:eastAsia="Times New Roman" w:hAnsi="Times New Roman"/>
          <w:color w:val="000000"/>
          <w:sz w:val="24"/>
          <w:szCs w:val="24"/>
          <w:rPrChange w:id="16290" w:author="Russell Ott" w:date="2022-05-16T11:47:00Z">
            <w:rPr>
              <w:rFonts w:ascii="Calibri" w:hAnsi="Calibri"/>
              <w:color w:val="000000"/>
            </w:rPr>
          </w:rPrChange>
        </w:rPr>
      </w:pPr>
      <w:r w:rsidRPr="003A3D50">
        <w:rPr>
          <w:color w:val="000000"/>
          <w:rPrChange w:id="16291" w:author="Russell Ott" w:date="2022-05-16T11:47:00Z">
            <w:rPr>
              <w:rFonts w:ascii="Calibri" w:hAnsi="Calibri"/>
              <w:color w:val="000000"/>
            </w:rPr>
          </w:rPrChange>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color w:val="000000"/>
          <w:rPrChange w:id="16292" w:author="Russell Ott" w:date="2022-05-16T11:47:00Z">
            <w:rPr>
              <w:rFonts w:ascii="Calibri" w:hAnsi="Calibri"/>
              <w:color w:val="000000"/>
            </w:rPr>
          </w:rPrChange>
        </w:rPr>
        <w:t>Groups and</w:t>
      </w:r>
      <w:r w:rsidRPr="003A3D50">
        <w:rPr>
          <w:color w:val="000000"/>
          <w:rPrChange w:id="16293" w:author="Russell Ott" w:date="2022-05-16T11:47:00Z">
            <w:rPr>
              <w:rFonts w:ascii="Calibri" w:hAnsi="Calibri"/>
              <w:color w:val="000000"/>
            </w:rPr>
          </w:rPrChange>
        </w:rPr>
        <w:t xml:space="preserve"> is supported by the Centers for Medicare &amp; Medicaid Services (CMS). </w:t>
      </w:r>
    </w:p>
    <w:p w14:paraId="537D826A" w14:textId="77777777" w:rsidR="00340EF8" w:rsidRPr="003A3D50" w:rsidRDefault="00340EF8" w:rsidP="005C79A1">
      <w:pPr>
        <w:rPr>
          <w:rFonts w:ascii="Times New Roman" w:eastAsia="Times New Roman" w:hAnsi="Times New Roman"/>
          <w:color w:val="000000"/>
          <w:sz w:val="24"/>
          <w:szCs w:val="24"/>
          <w:rPrChange w:id="16294" w:author="Russell Ott" w:date="2022-05-16T11:47:00Z">
            <w:rPr>
              <w:rFonts w:ascii="Calibri" w:hAnsi="Calibri"/>
              <w:color w:val="000000"/>
            </w:rPr>
          </w:rPrChange>
        </w:rPr>
      </w:pPr>
      <w:r w:rsidRPr="003A3D50">
        <w:rPr>
          <w:color w:val="000000"/>
          <w:rPrChange w:id="16295" w:author="Russell Ott" w:date="2022-05-16T11:47:00Z">
            <w:rPr>
              <w:rFonts w:ascii="Calibri" w:hAnsi="Calibri"/>
              <w:color w:val="000000"/>
            </w:rPr>
          </w:rPrChange>
        </w:rPr>
        <w:br/>
        <w:t xml:space="preserve">The Phase IV effort was launched in Summer 2014 to develop and ballot QRDA Category I, Release 3. It is co-sponsored by the HL7 Clinical Quality Information (CQI) WG and Structured Documents Work </w:t>
      </w:r>
      <w:r w:rsidR="008A5CBF" w:rsidRPr="003A3D50">
        <w:rPr>
          <w:color w:val="000000"/>
          <w:rPrChange w:id="16296" w:author="Russell Ott" w:date="2022-05-16T11:47:00Z">
            <w:rPr>
              <w:rFonts w:ascii="Calibri" w:hAnsi="Calibri"/>
              <w:color w:val="000000"/>
            </w:rPr>
          </w:rPrChange>
        </w:rPr>
        <w:t>Groups and</w:t>
      </w:r>
      <w:r w:rsidRPr="003A3D50">
        <w:rPr>
          <w:color w:val="000000"/>
          <w:rPrChange w:id="16297" w:author="Russell Ott" w:date="2022-05-16T11:47:00Z">
            <w:rPr>
              <w:rFonts w:ascii="Calibri" w:hAnsi="Calibri"/>
              <w:color w:val="000000"/>
            </w:rPr>
          </w:rPrChange>
        </w:rPr>
        <w:t xml:space="preserve"> continues to be supported by CMS. The scope of this effort will include the following:</w:t>
      </w:r>
      <w:r w:rsidRPr="003A3D50">
        <w:rPr>
          <w:color w:val="000000"/>
          <w:rPrChange w:id="16298" w:author="Russell Ott" w:date="2022-05-16T11:47:00Z">
            <w:rPr>
              <w:rFonts w:ascii="Calibri" w:hAnsi="Calibri"/>
              <w:color w:val="000000"/>
            </w:rPr>
          </w:rPrChange>
        </w:rPr>
        <w:br/>
      </w:r>
    </w:p>
    <w:p w14:paraId="661FA9ED" w14:textId="0B4ED104" w:rsidR="005C79A1" w:rsidRPr="003A3D50" w:rsidRDefault="00340EF8" w:rsidP="0054522C">
      <w:pPr>
        <w:pStyle w:val="ListParagraph"/>
        <w:numPr>
          <w:ilvl w:val="0"/>
          <w:numId w:val="33"/>
        </w:numPr>
        <w:rPr>
          <w:color w:val="000000"/>
          <w:rPrChange w:id="16299" w:author="Russell Ott" w:date="2022-05-16T11:47:00Z">
            <w:rPr>
              <w:color w:val="000000"/>
            </w:rPr>
          </w:rPrChange>
        </w:rPr>
      </w:pPr>
      <w:r w:rsidRPr="005C79A1">
        <w:rPr>
          <w:color w:val="000000"/>
          <w:rPrChange w:id="16300" w:author="Russell Ott" w:date="2022-05-16T11:47:00Z">
            <w:rPr>
              <w:color w:val="000000"/>
            </w:rPr>
          </w:rPrChange>
        </w:rPr>
        <w:t>Update templates to align with the QDM version 4.1.1</w:t>
      </w:r>
      <w:r w:rsidR="00526C15" w:rsidRPr="005C79A1">
        <w:rPr>
          <w:color w:val="000000"/>
          <w:rPrChange w:id="16301" w:author="Russell Ott" w:date="2022-05-16T11:47:00Z">
            <w:rPr>
              <w:color w:val="000000"/>
            </w:rPr>
          </w:rPrChange>
        </w:rPr>
        <w:t>.</w:t>
      </w:r>
    </w:p>
    <w:p w14:paraId="6EF16F3D" w14:textId="77777777" w:rsidR="00340EF8" w:rsidRPr="005C79A1" w:rsidRDefault="00340EF8" w:rsidP="0054522C">
      <w:pPr>
        <w:pStyle w:val="ListParagraph"/>
        <w:numPr>
          <w:ilvl w:val="0"/>
          <w:numId w:val="33"/>
        </w:numPr>
        <w:rPr>
          <w:color w:val="000000"/>
          <w:rPrChange w:id="16302" w:author="Russell Ott" w:date="2022-05-16T11:47:00Z">
            <w:rPr>
              <w:color w:val="000000"/>
            </w:rPr>
          </w:rPrChange>
        </w:rPr>
      </w:pPr>
      <w:r w:rsidRPr="005C79A1">
        <w:rPr>
          <w:color w:val="000000"/>
          <w:rPrChange w:id="16303" w:author="Russell Ott" w:date="2022-05-16T11:47:00Z">
            <w:rPr>
              <w:color w:val="000000"/>
            </w:rPr>
          </w:rPrChange>
        </w:rPr>
        <w:t xml:space="preserve">Review and triage QRDA Category I, Release 2 DSTU comments that were considered New Feature </w:t>
      </w:r>
      <w:r w:rsidR="00863460" w:rsidRPr="005C79A1">
        <w:rPr>
          <w:color w:val="000000"/>
          <w:rPrChange w:id="16304" w:author="Russell Ott" w:date="2022-05-16T11:47:00Z">
            <w:rPr>
              <w:color w:val="000000"/>
            </w:rPr>
          </w:rPrChange>
        </w:rPr>
        <w:t>Requests and</w:t>
      </w:r>
      <w:r w:rsidRPr="005C79A1">
        <w:rPr>
          <w:color w:val="000000"/>
          <w:rPrChange w:id="16305" w:author="Russell Ott" w:date="2022-05-16T11:47:00Z">
            <w:rPr>
              <w:color w:val="000000"/>
            </w:rPr>
          </w:rPrChange>
        </w:rPr>
        <w:t xml:space="preserve"> determine whether they are appropriate for inclusion in Release 3</w:t>
      </w:r>
      <w:r w:rsidR="00526C15" w:rsidRPr="005C79A1">
        <w:rPr>
          <w:color w:val="000000"/>
          <w:rPrChange w:id="16306" w:author="Russell Ott" w:date="2022-05-16T11:47:00Z">
            <w:rPr>
              <w:color w:val="000000"/>
            </w:rPr>
          </w:rPrChange>
        </w:rPr>
        <w:t>.</w:t>
      </w:r>
      <w:r w:rsidRPr="005C79A1">
        <w:rPr>
          <w:color w:val="000000"/>
          <w:rPrChange w:id="16307" w:author="Russell Ott" w:date="2022-05-16T11:47:00Z">
            <w:rPr>
              <w:color w:val="000000"/>
            </w:rPr>
          </w:rPrChange>
        </w:rPr>
        <w:br/>
      </w:r>
    </w:p>
    <w:p w14:paraId="3F457A83" w14:textId="77777777" w:rsidR="00340EF8" w:rsidRPr="003A3D50" w:rsidRDefault="00340EF8" w:rsidP="0054522C">
      <w:pPr>
        <w:pStyle w:val="ListParagraph"/>
        <w:numPr>
          <w:ilvl w:val="0"/>
          <w:numId w:val="33"/>
        </w:numPr>
        <w:rPr>
          <w:color w:val="000000"/>
          <w:rPrChange w:id="16308" w:author="Russell Ott" w:date="2022-05-16T11:47:00Z">
            <w:rPr>
              <w:color w:val="000000"/>
            </w:rPr>
          </w:rPrChange>
        </w:rPr>
      </w:pPr>
      <w:r w:rsidRPr="003A3D50">
        <w:rPr>
          <w:color w:val="000000"/>
          <w:rPrChange w:id="16309" w:author="Russell Ott" w:date="2022-05-16T11:47:00Z">
            <w:rPr>
              <w:color w:val="000000"/>
            </w:rPr>
          </w:rPrChange>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b/>
                <w:color w:val="000000"/>
                <w:rPrChange w:id="16310" w:author="Russell Ott" w:date="2022-05-16T11:47:00Z">
                  <w:rPr>
                    <w:rFonts w:ascii="Calibri" w:eastAsia="Calibri" w:hAnsi="Calibri"/>
                    <w:b/>
                    <w:color w:val="000000"/>
                    <w:sz w:val="20"/>
                  </w:rPr>
                </w:rPrChange>
              </w:rPr>
              <w:t xml:space="preserve">Source: </w:t>
            </w:r>
            <w:r w:rsidRPr="00D14360">
              <w:rPr>
                <w:color w:val="000000"/>
                <w:rPrChange w:id="16311" w:author="Russell Ott" w:date="2022-05-16T11:47:00Z">
                  <w:rPr>
                    <w:rFonts w:ascii="Calibri" w:hAnsi="Calibri"/>
                    <w:color w:val="000000"/>
                    <w:sz w:val="20"/>
                  </w:rPr>
                </w:rPrChange>
              </w:rPr>
              <w:t>QRDA I Release 1, STU Release 5.1, Supports QDM v5.4</w:t>
            </w:r>
          </w:p>
          <w:p w14:paraId="0E3BCAD4" w14:textId="416AB23F" w:rsidR="00891300" w:rsidRPr="00D14360" w:rsidRDefault="00891300" w:rsidP="00B268D6">
            <w:pPr>
              <w:spacing w:after="120"/>
              <w:rPr>
                <w:rFonts w:ascii="Times New Roman" w:eastAsia="Calibri" w:hAnsi="Times New Roman"/>
                <w:color w:val="000000"/>
                <w:sz w:val="24"/>
                <w:szCs w:val="24"/>
                <w:rPrChange w:id="16312" w:author="Russell Ott" w:date="2022-05-16T11:47:00Z">
                  <w:rPr>
                    <w:rFonts w:ascii="Calibri" w:eastAsia="Calibri" w:hAnsi="Calibri"/>
                    <w:color w:val="000000"/>
                    <w:sz w:val="20"/>
                  </w:rPr>
                </w:rPrChange>
              </w:rPr>
            </w:pPr>
            <w:r w:rsidRPr="00D14360">
              <w:rPr>
                <w:b/>
                <w:color w:val="000000"/>
                <w:rPrChange w:id="16313"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"http://www.hl7.org/implement/standards/product_brief.cfm?product_id=35"</w:instrText>
            </w:r>
            <w:r w:rsidR="001A0138">
              <w:instrText xml:space="preserve"> </w:instrText>
            </w:r>
            <w:r w:rsidR="001A0138">
              <w:fldChar w:fldCharType="separate"/>
            </w:r>
            <w:r w:rsidRPr="00D14360">
              <w:rPr>
                <w:rStyle w:val="Hyperlink"/>
                <w:rPrChange w:id="16314" w:author="Russell Ott" w:date="2022-05-16T11:47:00Z">
                  <w:rPr>
                    <w:rStyle w:val="Hyperlink"/>
                    <w:rFonts w:ascii="Calibri" w:eastAsia="Calibri" w:hAnsi="Calibri"/>
                    <w:sz w:val="20"/>
                  </w:rPr>
                </w:rPrChange>
              </w:rPr>
              <w:t>http://www.hl7.org/implement/standards/product_brief.cfm?product_id=35</w:t>
            </w:r>
            <w:r w:rsidR="001A0138">
              <w:rPr>
                <w:rStyle w:val="Hyperlink"/>
                <w:rPrChange w:id="16315" w:author="Russell Ott" w:date="2022-05-16T11:47:00Z">
                  <w:rPr>
                    <w:rStyle w:val="Hyperlink"/>
                    <w:rFonts w:ascii="Calibri" w:hAnsi="Calibri"/>
                    <w:sz w:val="20"/>
                  </w:rPr>
                </w:rPrChange>
              </w:rPr>
              <w:fldChar w:fldCharType="end"/>
            </w:r>
          </w:p>
          <w:p w14:paraId="26E0D253" w14:textId="77777777" w:rsidR="00891300" w:rsidRPr="00D14360" w:rsidRDefault="00891300" w:rsidP="00B268D6">
            <w:pPr>
              <w:spacing w:after="120"/>
              <w:rPr>
                <w:rFonts w:ascii="Times New Roman" w:eastAsia="Calibri" w:hAnsi="Times New Roman"/>
                <w:color w:val="000000"/>
                <w:sz w:val="24"/>
                <w:szCs w:val="24"/>
                <w:rPrChange w:id="16316" w:author="Russell Ott" w:date="2022-05-16T11:47:00Z">
                  <w:rPr>
                    <w:rFonts w:ascii="Calibri" w:eastAsia="Calibri" w:hAnsi="Calibri"/>
                    <w:color w:val="000000"/>
                    <w:sz w:val="20"/>
                  </w:rPr>
                </w:rPrChange>
              </w:rPr>
            </w:pPr>
            <w:r w:rsidRPr="00D14360">
              <w:rPr>
                <w:b/>
                <w:color w:val="000000"/>
                <w:rPrChange w:id="16317" w:author="Russell Ott" w:date="2022-05-16T11:47:00Z">
                  <w:rPr>
                    <w:rFonts w:ascii="Calibri" w:eastAsia="Calibri" w:hAnsi="Calibri"/>
                    <w:b/>
                    <w:color w:val="000000"/>
                    <w:sz w:val="20"/>
                  </w:rPr>
                </w:rPrChange>
              </w:rPr>
              <w:t>Description:</w:t>
            </w:r>
            <w:r w:rsidRPr="00D14360">
              <w:rPr>
                <w:color w:val="000000"/>
                <w:rPrChange w:id="16318" w:author="Russell Ott" w:date="2022-05-16T11:47:00Z">
                  <w:rPr>
                    <w:rFonts w:ascii="Calibri" w:eastAsia="Calibri" w:hAnsi="Calibri"/>
                    <w:color w:val="000000"/>
                    <w:sz w:val="20"/>
                  </w:rPr>
                </w:rPrChange>
              </w:rPr>
              <w:t xml:space="preserve"> Defines the requirements for sending and receiving standards-based electronic attachments. Defines the set of attachment documents as those that contain the minimum stand</w:t>
            </w:r>
            <w:r w:rsidRPr="00D14360">
              <w:rPr>
                <w:rFonts w:eastAsia="Calibri"/>
                <w:color w:val="000000"/>
                <w:rPrChange w:id="16319" w:author="Russell Ott" w:date="2022-05-16T11:47:00Z">
                  <w:rPr>
                    <w:rFonts w:ascii="Calibri" w:eastAsia="Calibri" w:hAnsi="Calibri"/>
                    <w:color w:val="000000"/>
                    <w:sz w:val="20"/>
                  </w:rPr>
                </w:rPrChange>
              </w:rPr>
              <w:t>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b/>
          <w:color w:val="000000"/>
          <w:rPrChange w:id="16320" w:author="Russell Ott" w:date="2022-05-16T11:47:00Z">
            <w:rPr>
              <w:rFonts w:ascii="Calibri" w:eastAsia="Calibri" w:hAnsi="Calibri"/>
              <w:b/>
              <w:color w:val="000000"/>
              <w:sz w:val="20"/>
            </w:rPr>
          </w:rPrChange>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color w:val="000000"/>
                <w:rPrChange w:id="16321" w:author="Russell Ott" w:date="2022-05-16T11:47:00Z">
                  <w:rPr>
                    <w:rFonts w:ascii="Calibri" w:eastAsia="Calibri" w:hAnsi="Calibri"/>
                    <w:color w:val="000000"/>
                    <w:sz w:val="20"/>
                  </w:rPr>
                </w:rPrChange>
              </w:rPr>
            </w:pPr>
            <w:r w:rsidRPr="00D14360">
              <w:rPr>
                <w:b/>
                <w:color w:val="000000"/>
                <w:rPrChange w:id="16322" w:author="Russell Ott" w:date="2022-05-16T11:47:00Z">
                  <w:rPr>
                    <w:rFonts w:ascii="Calibri" w:eastAsia="Calibri" w:hAnsi="Calibri"/>
                    <w:b/>
                    <w:color w:val="000000"/>
                    <w:sz w:val="20"/>
                  </w:rPr>
                </w:rPrChange>
              </w:rPr>
              <w:t xml:space="preserve">Source: </w:t>
            </w:r>
            <w:r w:rsidRPr="00D14360">
              <w:rPr>
                <w:color w:val="000000"/>
                <w:rPrChange w:id="16323" w:author="Russell Ott" w:date="2022-05-16T11:47:00Z">
                  <w:rPr>
                    <w:rFonts w:ascii="Calibri" w:eastAsia="Calibri" w:hAnsi="Calibri"/>
                    <w:color w:val="000000"/>
                    <w:sz w:val="20"/>
                  </w:rPr>
                </w:rPrChange>
              </w:rPr>
              <w:t xml:space="preserve">HL7 Clinical Quality </w:t>
            </w:r>
            <w:r w:rsidRPr="00D14360">
              <w:rPr>
                <w:rFonts w:eastAsia="Calibri"/>
                <w:color w:val="000000"/>
                <w:rPrChange w:id="16324" w:author="Russell Ott" w:date="2022-05-16T11:47:00Z">
                  <w:rPr>
                    <w:rFonts w:ascii="Calibri" w:eastAsia="Calibri" w:hAnsi="Calibri"/>
                    <w:color w:val="000000"/>
                    <w:sz w:val="20"/>
                  </w:rPr>
                </w:rPrChange>
              </w:rPr>
              <w:t>Information Workgroup</w:t>
            </w:r>
          </w:p>
          <w:p w14:paraId="6213AE58" w14:textId="3544EB40" w:rsidR="00891300" w:rsidRPr="00D14360" w:rsidRDefault="00891300" w:rsidP="00B268D6">
            <w:pPr>
              <w:pStyle w:val="NormalWeb"/>
              <w:spacing w:before="0" w:beforeAutospacing="0" w:after="120" w:afterAutospacing="0"/>
              <w:rPr>
                <w:color w:val="000000"/>
                <w:rPrChange w:id="16325" w:author="Russell Ott" w:date="2022-05-16T11:47:00Z">
                  <w:rPr>
                    <w:color w:val="000000"/>
                  </w:rPr>
                </w:rPrChange>
              </w:rPr>
            </w:pPr>
            <w:r w:rsidRPr="00D14360">
              <w:rPr>
                <w:b/>
                <w:color w:val="000000"/>
                <w:rPrChange w:id="16326" w:author="Russell Ott" w:date="2022-05-16T11:47:00Z">
                  <w:rPr>
                    <w:b/>
                    <w:color w:val="000000"/>
                  </w:rPr>
                </w:rPrChange>
              </w:rPr>
              <w:t xml:space="preserve">Resource: </w:t>
            </w:r>
            <w:r w:rsidR="001A0138">
              <w:fldChar w:fldCharType="begin"/>
            </w:r>
            <w:r w:rsidR="001A0138">
              <w:instrText xml:space="preserve"> HYPERLINK "https://confluence.hl7.org/display/CQIWC/Clinical+Quality+Information+WG+%28CQI%29+Home" </w:instrText>
            </w:r>
            <w:r w:rsidR="001A0138">
              <w:fldChar w:fldCharType="separate"/>
            </w:r>
            <w:r w:rsidRPr="007770C6">
              <w:rPr>
                <w:rStyle w:val="Hyperlink"/>
                <w:rPrChange w:id="16327" w:author="Russell Ott" w:date="2022-05-16T11:47:00Z">
                  <w:rPr>
                    <w:rStyle w:val="Hyperlink"/>
                    <w:color w:val="000000"/>
                  </w:rPr>
                </w:rPrChange>
              </w:rPr>
              <w:t>https://confluence.hl7.org/display/CQIWC/Clinical+Quality+Information+WG+%28CQI%29+Home</w:t>
            </w:r>
            <w:r w:rsidR="001A0138">
              <w:rPr>
                <w:rStyle w:val="Hyperlink"/>
                <w:rPrChange w:id="16328" w:author="Russell Ott" w:date="2022-05-16T11:47:00Z">
                  <w:rPr>
                    <w:rStyle w:val="Hyperlink"/>
                    <w:color w:val="000000"/>
                  </w:rPr>
                </w:rPrChange>
              </w:rPr>
              <w:fldChar w:fldCharType="end"/>
            </w:r>
          </w:p>
          <w:p w14:paraId="281446DA" w14:textId="77777777" w:rsidR="00891300" w:rsidRPr="00D14360" w:rsidRDefault="00891300" w:rsidP="00B268D6">
            <w:pPr>
              <w:pStyle w:val="NormalWeb"/>
              <w:spacing w:before="0" w:beforeAutospacing="0" w:after="120" w:afterAutospacing="0"/>
              <w:rPr>
                <w:color w:val="000000"/>
                <w:rPrChange w:id="16329" w:author="Russell Ott" w:date="2022-05-16T11:47:00Z">
                  <w:rPr>
                    <w:color w:val="000000"/>
                  </w:rPr>
                </w:rPrChange>
              </w:rPr>
            </w:pPr>
            <w:r w:rsidRPr="00D14360">
              <w:rPr>
                <w:b/>
                <w:color w:val="000000"/>
                <w:rPrChange w:id="16330" w:author="Russell Ott" w:date="2022-05-16T11:47:00Z">
                  <w:rPr>
                    <w:b/>
                    <w:color w:val="000000"/>
                  </w:rPr>
                </w:rPrChange>
              </w:rPr>
              <w:t>Description:</w:t>
            </w:r>
            <w:r w:rsidRPr="00D14360">
              <w:rPr>
                <w:color w:val="000000"/>
                <w:rPrChange w:id="16331" w:author="Russell Ott" w:date="2022-05-16T11:47:00Z">
                  <w:rPr>
                    <w:color w:val="000000"/>
                  </w:rPr>
                </w:rPrChange>
              </w:rPr>
              <w:t xml:space="preserve">  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4A57584F" w14:textId="77777777" w:rsidR="00891300" w:rsidRDefault="00891300" w:rsidP="00B315A1">
      <w:pPr>
        <w:pStyle w:val="Heading2"/>
        <w:rPr>
          <w:del w:id="16332" w:author="Russell Ott" w:date="2022-05-16T11:47:00Z"/>
        </w:rPr>
      </w:pPr>
      <w:bookmarkStart w:id="16333" w:name="_Toc11043735"/>
      <w:bookmarkStart w:id="16334" w:name="_Toc11045653"/>
      <w:bookmarkStart w:id="16335" w:name="_Toc11219069"/>
      <w:bookmarkStart w:id="16336" w:name="_Toc11391323"/>
      <w:bookmarkStart w:id="16337" w:name="_Toc22823471"/>
      <w:del w:id="16338" w:author="Russell Ott" w:date="2022-05-16T11:47:00Z">
        <w:r w:rsidRPr="00C64922">
          <w:delText>Emerging C-CDA Implementer Community Guidance</w:delText>
        </w:r>
        <w:bookmarkEnd w:id="16333"/>
        <w:bookmarkEnd w:id="16334"/>
        <w:bookmarkEnd w:id="16335"/>
        <w:bookmarkEnd w:id="16336"/>
        <w:bookmarkEnd w:id="16337"/>
      </w:del>
    </w:p>
    <w:p w14:paraId="13E3ACE3" w14:textId="77777777" w:rsidR="006955A6" w:rsidRPr="003A3D50" w:rsidRDefault="006955A6" w:rsidP="003A3D50">
      <w:pPr>
        <w:pStyle w:val="ListBullet"/>
        <w:numPr>
          <w:ilvl w:val="0"/>
          <w:numId w:val="0"/>
        </w:numPr>
        <w:spacing w:line="240" w:lineRule="auto"/>
        <w:rPr>
          <w:del w:id="16339" w:author="Russell Ott" w:date="2022-05-16T11:47:00Z"/>
          <w:rFonts w:ascii="Calibri" w:hAnsi="Calibri"/>
          <w:sz w:val="24"/>
          <w:szCs w:val="24"/>
        </w:rPr>
      </w:pPr>
      <w:del w:id="16340" w:author="Russell Ott" w:date="2022-05-16T11:47:00Z">
        <w:r w:rsidRPr="003A3D50">
          <w:rPr>
            <w:rFonts w:ascii="Calibri" w:hAnsi="Calibri"/>
            <w:sz w:val="24"/>
            <w:szCs w:val="24"/>
          </w:rPr>
          <w:delText>HL7 continues to sponsor projects to maintain and improve the HL7 CDA standard and the family of implementation guides developed to facilitate the use of this standard to achieve interoperable information exchange. Several active projects are pertinent for C-CDA implementer community seeking to advance the maturation of this standard.</w:delText>
        </w:r>
      </w:del>
    </w:p>
    <w:p w14:paraId="206C404E" w14:textId="77777777" w:rsidR="00891300" w:rsidRDefault="00891300" w:rsidP="005C79A1">
      <w:pPr>
        <w:pStyle w:val="Heading3"/>
        <w:rPr>
          <w:del w:id="16341" w:author="Russell Ott" w:date="2022-05-16T11:47:00Z"/>
        </w:rPr>
      </w:pPr>
      <w:bookmarkStart w:id="16342" w:name="_Active_HL7_Projects"/>
      <w:bookmarkStart w:id="16343" w:name="_Toc11391324"/>
      <w:bookmarkStart w:id="16344" w:name="_Ref21893223"/>
      <w:bookmarkStart w:id="16345" w:name="_Ref21893227"/>
      <w:bookmarkStart w:id="16346" w:name="_Toc22823472"/>
      <w:bookmarkEnd w:id="16342"/>
      <w:del w:id="16347" w:author="Russell Ott" w:date="2022-05-16T11:47:00Z">
        <w:r>
          <w:delText>Active HL7 Projects</w:delText>
        </w:r>
        <w:bookmarkEnd w:id="16343"/>
        <w:r w:rsidR="006955A6">
          <w:delText xml:space="preserve"> Pertinent to the C-CDA Implementer Community</w:delText>
        </w:r>
        <w:bookmarkEnd w:id="16344"/>
        <w:bookmarkEnd w:id="16345"/>
        <w:bookmarkEnd w:id="16346"/>
      </w:del>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75E13D13" w14:textId="77777777" w:rsidTr="003A3D50">
        <w:trPr>
          <w:del w:id="16348" w:author="Russell Ott" w:date="2022-05-16T11:47:00Z"/>
        </w:trPr>
        <w:tc>
          <w:tcPr>
            <w:tcW w:w="9360" w:type="dxa"/>
            <w:shd w:val="clear" w:color="auto" w:fill="F3F3F3"/>
            <w:tcMar>
              <w:top w:w="100" w:type="dxa"/>
              <w:left w:w="100" w:type="dxa"/>
              <w:bottom w:w="100" w:type="dxa"/>
              <w:right w:w="100" w:type="dxa"/>
            </w:tcMar>
          </w:tcPr>
          <w:p w14:paraId="73EBC0E2" w14:textId="77777777" w:rsidR="00891300" w:rsidRPr="00D14360" w:rsidRDefault="00891300" w:rsidP="00B268D6">
            <w:pPr>
              <w:spacing w:after="120"/>
              <w:rPr>
                <w:del w:id="16349" w:author="Russell Ott" w:date="2022-05-16T11:47:00Z"/>
                <w:rFonts w:cs="Calibri"/>
              </w:rPr>
            </w:pPr>
            <w:del w:id="16350"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"http://www.hl7.org/documentcenter/public_temp_D4E3B47C-1C23-BA17-0C36FE0A5632C2DA/ballots/2019MAY/downloads/HL7_C-CDA_RUBRIC_R1_I1_2019MAY.pdf" </w:delInstrText>
              </w:r>
              <w:r w:rsidR="001A0138">
                <w:fldChar w:fldCharType="separate"/>
              </w:r>
              <w:bookmarkStart w:id="16351" w:name="_Toc11391325"/>
              <w:r w:rsidRPr="00D14360">
                <w:rPr>
                  <w:rFonts w:cs="Calibri"/>
                  <w:u w:val="single"/>
                </w:rPr>
                <w:delText>HL7 C-CDA Rubric, Release 1</w:delText>
              </w:r>
              <w:bookmarkEnd w:id="16351"/>
              <w:r w:rsidR="001A0138">
                <w:rPr>
                  <w:rFonts w:cs="Calibri"/>
                  <w:u w:val="single"/>
                </w:rPr>
                <w:fldChar w:fldCharType="end"/>
              </w:r>
            </w:del>
          </w:p>
          <w:p w14:paraId="3653820F" w14:textId="77777777" w:rsidR="00891300" w:rsidRPr="00D14360" w:rsidRDefault="00891300" w:rsidP="00B268D6">
            <w:pPr>
              <w:spacing w:after="120"/>
              <w:rPr>
                <w:del w:id="16352" w:author="Russell Ott" w:date="2022-05-16T11:47:00Z"/>
                <w:rFonts w:cs="Calibri"/>
              </w:rPr>
            </w:pPr>
            <w:del w:id="16353"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"http://www.hl7.org/documentcenter/public_temp_5B7B5781-1C23-BA17-0C35A21F345357EA/ballots/2019MAY/downloads/HL7_C-CDA_RUBRIC_R1_I1_2019MAY.pdf" </w:delInstrText>
              </w:r>
              <w:r w:rsidR="001A0138">
                <w:fldChar w:fldCharType="separate"/>
              </w:r>
              <w:r w:rsidRPr="00D14360">
                <w:rPr>
                  <w:rStyle w:val="Hyperlink"/>
                  <w:rFonts w:cs="Calibri"/>
                </w:rPr>
                <w:delText>http://www.hl7.org/documentcenter/public_temp_5B7B5781-1C23-BA17-0C35A21F345357EA/ballots/2019MAY/downloads/HL7_C-CDA_RUBRIC_R1_I1_2019MAY.pdf</w:delText>
              </w:r>
              <w:r w:rsidR="001A0138">
                <w:rPr>
                  <w:rStyle w:val="Hyperlink"/>
                  <w:rFonts w:cs="Calibri"/>
                </w:rPr>
                <w:fldChar w:fldCharType="end"/>
              </w:r>
            </w:del>
          </w:p>
          <w:p w14:paraId="3CB138EA" w14:textId="77777777" w:rsidR="00891300" w:rsidRPr="00D14360" w:rsidRDefault="00891300" w:rsidP="00B268D6">
            <w:pPr>
              <w:spacing w:after="120"/>
              <w:rPr>
                <w:del w:id="16354" w:author="Russell Ott" w:date="2022-05-16T11:47:00Z"/>
                <w:rFonts w:cs="Calibri"/>
              </w:rPr>
            </w:pPr>
            <w:del w:id="16355" w:author="Russell Ott" w:date="2022-05-16T11:47:00Z">
              <w:r w:rsidRPr="00D14360">
                <w:rPr>
                  <w:rFonts w:eastAsia="Calibri" w:cs="Calibri"/>
                  <w:b/>
                  <w:color w:val="000000"/>
                </w:rPr>
                <w:delText>Description:</w:delText>
              </w:r>
              <w:r w:rsidRPr="00D14360">
                <w:rPr>
                  <w:rFonts w:eastAsia="Calibri" w:cs="Calibri"/>
                  <w:color w:val="000000"/>
                </w:rPr>
                <w:delText xml:space="preserve"> </w:delText>
              </w:r>
              <w:r w:rsidRPr="00D14360">
                <w:rPr>
                  <w:rFonts w:cs="Calibri"/>
                </w:rPr>
                <w:delText>This document contains rubric criteria created through an ongoing project in the HL7 Structured Documents Work Group (SDWG), originating in 2016. Throughout 2018 a group of HL7 members created a new set of rubrics to add to the original rubric. This project identified key problematic areas in real system generated C-CDA documents where similar data was consistently represented differently or incompletely. Variably constructed data removes the ability to reliably share and compare data, adversely impacting interoperability. The hope is that the rubric will promote best practices by allowing providers and health IT developers to identify and resolve issues of C-CDA document data representation in their health IT systems thereby promoting interoperability and use of clinical data received in C-CDA documents.</w:delText>
              </w:r>
            </w:del>
          </w:p>
        </w:tc>
      </w:tr>
    </w:tbl>
    <w:p w14:paraId="5CF0FA76" w14:textId="77777777" w:rsidR="00891300" w:rsidRDefault="00891300" w:rsidP="00891300">
      <w:pPr>
        <w:spacing w:after="120"/>
        <w:rPr>
          <w:del w:id="16356" w:author="Russell Ott" w:date="2022-05-16T11:47:00Z"/>
          <w:rFonts w:eastAsia="Calibri" w:cs="Calibri"/>
          <w:b/>
          <w:i/>
          <w:color w:val="000000"/>
        </w:rPr>
      </w:pPr>
    </w:p>
    <w:p w14:paraId="23C564C0" w14:textId="77777777" w:rsidR="005C79A1" w:rsidRPr="00D14360" w:rsidRDefault="005C79A1" w:rsidP="00891300">
      <w:pPr>
        <w:spacing w:after="120"/>
        <w:rPr>
          <w:del w:id="16357" w:author="Russell Ott" w:date="2022-05-16T11:47:00Z"/>
          <w:rFonts w:eastAsia="Calibri" w:cs="Calibri"/>
          <w:b/>
          <w: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5D42EAE9" w14:textId="77777777" w:rsidTr="003A3D50">
        <w:trPr>
          <w:del w:id="16358" w:author="Russell Ott" w:date="2022-05-16T11:47:00Z"/>
        </w:trPr>
        <w:tc>
          <w:tcPr>
            <w:tcW w:w="9360" w:type="dxa"/>
            <w:shd w:val="clear" w:color="auto" w:fill="F3F3F3"/>
            <w:tcMar>
              <w:top w:w="100" w:type="dxa"/>
              <w:left w:w="100" w:type="dxa"/>
              <w:bottom w:w="100" w:type="dxa"/>
              <w:right w:w="100" w:type="dxa"/>
            </w:tcMar>
          </w:tcPr>
          <w:p w14:paraId="66B6D218" w14:textId="77777777" w:rsidR="00891300" w:rsidRPr="00D14360" w:rsidRDefault="00891300" w:rsidP="00B268D6">
            <w:pPr>
              <w:spacing w:after="120"/>
              <w:rPr>
                <w:del w:id="16359" w:author="Russell Ott" w:date="2022-05-16T11:47:00Z"/>
                <w:rFonts w:cs="Calibri"/>
              </w:rPr>
            </w:pPr>
            <w:del w:id="16360"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"http://hl7.org/fhir/us/ccda/" </w:delInstrText>
              </w:r>
              <w:r w:rsidR="001A0138">
                <w:fldChar w:fldCharType="separate"/>
              </w:r>
              <w:bookmarkStart w:id="16361" w:name="_Toc11391326"/>
              <w:r w:rsidRPr="00D14360">
                <w:rPr>
                  <w:rFonts w:cs="Calibri"/>
                  <w:u w:val="single"/>
                </w:rPr>
                <w:delText>HL7 C-CDA on FHIR Implementation Guide</w:delText>
              </w:r>
              <w:bookmarkEnd w:id="16361"/>
              <w:r w:rsidR="001A0138">
                <w:rPr>
                  <w:rFonts w:cs="Calibri"/>
                  <w:u w:val="single"/>
                </w:rPr>
                <w:fldChar w:fldCharType="end"/>
              </w:r>
            </w:del>
          </w:p>
          <w:p w14:paraId="0EA6D357" w14:textId="77777777" w:rsidR="00891300" w:rsidRPr="00D14360" w:rsidRDefault="00891300" w:rsidP="00B268D6">
            <w:pPr>
              <w:spacing w:after="120"/>
              <w:rPr>
                <w:del w:id="16362" w:author="Russell Ott" w:date="2022-05-16T11:47:00Z"/>
                <w:rFonts w:cs="Calibri"/>
              </w:rPr>
            </w:pPr>
            <w:del w:id="16363" w:author="Russell Ott" w:date="2022-05-16T11:47:00Z">
              <w:r w:rsidRPr="00D14360">
                <w:rPr>
                  <w:rFonts w:eastAsia="Calibri" w:cs="Calibri"/>
                  <w:b/>
                  <w:color w:val="000000"/>
                </w:rPr>
                <w:delText xml:space="preserve">Resource: </w:delText>
              </w:r>
              <w:r w:rsidR="001A0138">
                <w:fldChar w:fldCharType="begin"/>
              </w:r>
              <w:r w:rsidR="001A0138">
                <w:delInstrText xml:space="preserve"> HYPERLI</w:delInstrText>
              </w:r>
              <w:r w:rsidR="001A0138">
                <w:delInstrText xml:space="preserve">NK "http://hl7.org/fhir/us/ccda/" </w:delInstrText>
              </w:r>
              <w:r w:rsidR="001A0138">
                <w:fldChar w:fldCharType="separate"/>
              </w:r>
              <w:r w:rsidRPr="00D14360">
                <w:rPr>
                  <w:rStyle w:val="Hyperlink"/>
                  <w:rFonts w:cs="Calibri"/>
                </w:rPr>
                <w:delText>http://hl7.org/fhir/us/ccda/</w:delText>
              </w:r>
              <w:r w:rsidR="001A0138">
                <w:rPr>
                  <w:rStyle w:val="Hyperlink"/>
                  <w:rFonts w:cs="Calibri"/>
                </w:rPr>
                <w:fldChar w:fldCharType="end"/>
              </w:r>
            </w:del>
          </w:p>
          <w:p w14:paraId="3106644F" w14:textId="77777777" w:rsidR="00891300" w:rsidRPr="00D14360" w:rsidRDefault="00891300" w:rsidP="00B268D6">
            <w:pPr>
              <w:spacing w:after="120"/>
              <w:rPr>
                <w:del w:id="16364" w:author="Russell Ott" w:date="2022-05-16T11:47:00Z"/>
                <w:rFonts w:cs="Calibri"/>
              </w:rPr>
            </w:pPr>
            <w:del w:id="16365" w:author="Russell Ott" w:date="2022-05-16T11:47:00Z">
              <w:r w:rsidRPr="00D14360">
                <w:rPr>
                  <w:rFonts w:eastAsia="Calibri" w:cs="Calibri"/>
                  <w:b/>
                  <w:color w:val="000000"/>
                </w:rPr>
                <w:delText>Description:</w:delText>
              </w:r>
              <w:r w:rsidRPr="00D14360">
                <w:rPr>
                  <w:rFonts w:eastAsia="Calibri" w:cs="Calibri"/>
                  <w:color w:val="000000"/>
                </w:rPr>
                <w:delText xml:space="preserve">  T</w:delText>
              </w:r>
              <w:r w:rsidRPr="00D14360">
                <w:rPr>
                  <w:rStyle w:val="XMLname"/>
                  <w:rFonts w:ascii="Calibri" w:hAnsi="Calibri" w:cs="Calibri"/>
                </w:rPr>
                <w:delText xml:space="preserve">his Implementation Guide defines a series of FHIR profiles on the Composition resource to represent the various document types in C-CDA. This release does not directly map every C-CDA template to FHIR profiles, rather tries to accomplish the C-CDA use case using </w:delText>
              </w:r>
              <w:r w:rsidR="00340EF8" w:rsidRPr="00D14360">
                <w:rPr>
                  <w:rStyle w:val="XMLname"/>
                  <w:rFonts w:ascii="Calibri" w:hAnsi="Calibri" w:cs="Calibri"/>
                </w:rPr>
                <w:delText xml:space="preserve">the </w:delText>
              </w:r>
              <w:r w:rsidRPr="00D14360">
                <w:rPr>
                  <w:rStyle w:val="XMLname"/>
                  <w:rFonts w:ascii="Calibri" w:hAnsi="Calibri" w:cs="Calibri"/>
                </w:rPr>
                <w:delText>Composition resource profiles created under this project (the equivalent of Level 2 CDA documents)</w:delText>
              </w:r>
              <w:r w:rsidR="00340EF8" w:rsidRPr="00D14360">
                <w:rPr>
                  <w:rStyle w:val="XMLname"/>
                  <w:rFonts w:ascii="Calibri" w:hAnsi="Calibri" w:cs="Calibri"/>
                </w:rPr>
                <w:delText>. It</w:delText>
              </w:r>
              <w:r w:rsidRPr="00D14360">
                <w:rPr>
                  <w:rStyle w:val="XMLname"/>
                  <w:rFonts w:ascii="Calibri" w:hAnsi="Calibri" w:cs="Calibri"/>
                </w:rPr>
                <w:delText xml:space="preserve"> begins by linking to the profiles created under the US Core project for any coded entries that would normally be included in C-CDA sections. T</w:delText>
              </w:r>
              <w:r w:rsidR="00340EF8" w:rsidRPr="00D14360">
                <w:rPr>
                  <w:rStyle w:val="XMLname"/>
                  <w:rFonts w:ascii="Calibri" w:hAnsi="Calibri" w:cs="Calibri"/>
                </w:rPr>
                <w:delText>he goal is t</w:delText>
              </w:r>
              <w:r w:rsidRPr="00D14360">
                <w:rPr>
                  <w:rStyle w:val="XMLname"/>
                  <w:rFonts w:ascii="Calibri" w:hAnsi="Calibri" w:cs="Calibri"/>
                </w:rPr>
                <w:delText xml:space="preserve">o have a simpler, more streamlined standard that reuses existing work and focuses on the 80% that implementers actually need in production systems, </w:delText>
              </w:r>
              <w:r w:rsidR="00340EF8" w:rsidRPr="00D14360">
                <w:rPr>
                  <w:rStyle w:val="XMLname"/>
                  <w:rFonts w:ascii="Calibri" w:hAnsi="Calibri" w:cs="Calibri"/>
                </w:rPr>
                <w:delText>based on US Core which</w:delText>
              </w:r>
              <w:r w:rsidRPr="00D14360">
                <w:rPr>
                  <w:rStyle w:val="XMLname"/>
                  <w:rFonts w:ascii="Calibri" w:hAnsi="Calibri" w:cs="Calibri"/>
                </w:rPr>
                <w:delText xml:space="preserve"> represents a portion of the 80% needed for coded entries for coded entries of CCD, Care Plan &amp; Discharge Summary.</w:delText>
              </w:r>
            </w:del>
          </w:p>
        </w:tc>
      </w:tr>
    </w:tbl>
    <w:p w14:paraId="6B3AE008" w14:textId="77777777" w:rsidR="00891300" w:rsidRPr="00D14360" w:rsidRDefault="00891300" w:rsidP="00891300">
      <w:pPr>
        <w:spacing w:after="120"/>
        <w:rPr>
          <w:del w:id="16366" w:author="Russell Ott" w:date="2022-05-16T11:47:00Z"/>
          <w:rFonts w:eastAsia="Calibri" w:cs="Calibri"/>
          <w:b/>
          <w: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413188A7" w14:textId="77777777" w:rsidTr="003A3D50">
        <w:trPr>
          <w:del w:id="16367" w:author="Russell Ott" w:date="2022-05-16T11:47:00Z"/>
        </w:trPr>
        <w:tc>
          <w:tcPr>
            <w:tcW w:w="9360" w:type="dxa"/>
            <w:shd w:val="clear" w:color="auto" w:fill="F3F3F3"/>
            <w:tcMar>
              <w:top w:w="100" w:type="dxa"/>
              <w:left w:w="100" w:type="dxa"/>
              <w:bottom w:w="100" w:type="dxa"/>
              <w:right w:w="100" w:type="dxa"/>
            </w:tcMar>
          </w:tcPr>
          <w:p w14:paraId="4CB1889E" w14:textId="77777777" w:rsidR="00891300" w:rsidRPr="00D14360" w:rsidRDefault="00891300" w:rsidP="00B268D6">
            <w:pPr>
              <w:spacing w:after="120"/>
              <w:rPr>
                <w:del w:id="16368" w:author="Russell Ott" w:date="2022-05-16T11:47:00Z"/>
                <w:rFonts w:cs="Calibri"/>
                <w:u w:val="single"/>
              </w:rPr>
            </w:pPr>
            <w:del w:id="16369"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"https://confluence.hl7.org/display/SOA/Project+D</w:delInstrText>
              </w:r>
              <w:r w:rsidR="001A0138">
                <w:delInstrText xml:space="preserve">ocuments" </w:delInstrText>
              </w:r>
              <w:r w:rsidR="001A0138">
                <w:fldChar w:fldCharType="separate"/>
              </w:r>
              <w:bookmarkStart w:id="16370" w:name="_Toc11391327"/>
              <w:r w:rsidRPr="00D14360">
                <w:rPr>
                  <w:rFonts w:cs="Calibri"/>
                  <w:u w:val="single"/>
                </w:rPr>
                <w:delText>HL7 Cross-Paradigm Model Transformation Service, Release 1</w:delText>
              </w:r>
              <w:bookmarkEnd w:id="16370"/>
              <w:r w:rsidR="001A0138">
                <w:rPr>
                  <w:rFonts w:cs="Calibri"/>
                  <w:u w:val="single"/>
                </w:rPr>
                <w:fldChar w:fldCharType="end"/>
              </w:r>
            </w:del>
          </w:p>
          <w:p w14:paraId="51D2FD06" w14:textId="77777777" w:rsidR="00891300" w:rsidRPr="00D14360" w:rsidRDefault="00891300" w:rsidP="00B268D6">
            <w:pPr>
              <w:spacing w:after="120"/>
              <w:rPr>
                <w:del w:id="16371" w:author="Russell Ott" w:date="2022-05-16T11:47:00Z"/>
                <w:rStyle w:val="Hyperlink"/>
                <w:rFonts w:cs="Calibri"/>
              </w:rPr>
            </w:pPr>
            <w:del w:id="16372"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"https://confluence.hl7.org/display/SOA/Project+Documents" </w:delInstrText>
              </w:r>
              <w:r w:rsidR="001A0138">
                <w:fldChar w:fldCharType="separate"/>
              </w:r>
              <w:r w:rsidRPr="00D14360">
                <w:rPr>
                  <w:rStyle w:val="Hyperlink"/>
                  <w:rFonts w:cs="Calibri"/>
                </w:rPr>
                <w:delText>https://confluence.hl7.org/display/SOA/Project+Documents</w:delText>
              </w:r>
              <w:r w:rsidR="001A0138">
                <w:rPr>
                  <w:rStyle w:val="Hyperlink"/>
                  <w:rFonts w:cs="Calibri"/>
                </w:rPr>
                <w:fldChar w:fldCharType="end"/>
              </w:r>
            </w:del>
          </w:p>
          <w:p w14:paraId="2641B10A" w14:textId="77777777" w:rsidR="00891300" w:rsidRPr="00D14360" w:rsidRDefault="000E7C54" w:rsidP="000E7C54">
            <w:pPr>
              <w:spacing w:after="120"/>
              <w:rPr>
                <w:del w:id="16373" w:author="Russell Ott" w:date="2022-05-16T11:47:00Z"/>
                <w:rFonts w:eastAsia="Calibri" w:cs="Calibri"/>
              </w:rPr>
            </w:pPr>
            <w:del w:id="16374" w:author="Russell Ott" w:date="2022-05-16T11:47:00Z">
              <w:r w:rsidRPr="00D14360">
                <w:rPr>
                  <w:rStyle w:val="Hyperlink"/>
                  <w:rFonts w:cs="Calibri"/>
                  <w:b/>
                  <w:bCs/>
                  <w:color w:val="000000"/>
                  <w:u w:val="none"/>
                </w:rPr>
                <w:delText xml:space="preserve">Description: </w:delText>
              </w:r>
              <w:r w:rsidRPr="00D14360">
                <w:rPr>
                  <w:rStyle w:val="XMLname"/>
                  <w:rFonts w:ascii="Calibri" w:hAnsi="Calibri" w:cs="Calibri"/>
                </w:rPr>
                <w:delText xml:space="preserve">This project is creating logical mappings between C-CDA templates and the FHIR US Core Profiles. The mappings will be used to create a functional specification for transformation services with exemplary mappings using storyboards developed by the SOA Working Group, the interested parties of the </w:delText>
              </w:r>
              <w:r w:rsidR="00340EF8" w:rsidRPr="00D14360">
                <w:rPr>
                  <w:rStyle w:val="XMLname"/>
                  <w:rFonts w:ascii="Calibri" w:hAnsi="Calibri" w:cs="Calibri"/>
                </w:rPr>
                <w:delText>p</w:delText>
              </w:r>
              <w:r w:rsidRPr="00D14360">
                <w:rPr>
                  <w:rStyle w:val="XMLname"/>
                  <w:rFonts w:ascii="Calibri" w:hAnsi="Calibri" w:cs="Calibri"/>
                </w:rPr>
                <w:delText>roject, and co-sponsor W</w:delText>
              </w:r>
              <w:r w:rsidR="00340EF8" w:rsidRPr="00D14360">
                <w:rPr>
                  <w:rStyle w:val="XMLname"/>
                  <w:rFonts w:ascii="Calibri" w:hAnsi="Calibri" w:cs="Calibri"/>
                </w:rPr>
                <w:delText>orking Groups</w:delText>
              </w:r>
              <w:r w:rsidRPr="00D14360">
                <w:rPr>
                  <w:rStyle w:val="XMLname"/>
                  <w:rFonts w:ascii="Calibri" w:hAnsi="Calibri" w:cs="Calibri"/>
                </w:rPr>
                <w:delText xml:space="preserve"> of this project. The project will create story boards that use aspects of 1) the current versions of HL7 Standards of V2, C-CDA, and FHIR, and 2) new information models such as CIMI and realm specific examples such as the FHIM.</w:delText>
              </w:r>
            </w:del>
          </w:p>
        </w:tc>
      </w:tr>
    </w:tbl>
    <w:p w14:paraId="2454351A" w14:textId="77777777" w:rsidR="000E7C54" w:rsidRPr="000E7C54" w:rsidRDefault="000E7C54" w:rsidP="00295A8B">
      <w:pPr>
        <w:spacing w:after="120"/>
        <w:rPr>
          <w:del w:id="16375" w:author="Russell Ott" w:date="2022-05-16T11:47:00Z"/>
          <w:rStyle w:val="XMLname"/>
          <w:rFonts w:eastAsia="Calibri"/>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6C1F8B" w14:paraId="7ED5EA42" w14:textId="77777777" w:rsidTr="003A3D50">
        <w:trPr>
          <w:trHeight w:val="3678"/>
          <w:del w:id="16376" w:author="Russell Ott" w:date="2022-05-16T11:47:00Z"/>
        </w:trPr>
        <w:tc>
          <w:tcPr>
            <w:tcW w:w="9360" w:type="dxa"/>
            <w:shd w:val="clear" w:color="auto" w:fill="F3F3F3"/>
            <w:tcMar>
              <w:top w:w="100" w:type="dxa"/>
              <w:left w:w="100" w:type="dxa"/>
              <w:bottom w:w="100" w:type="dxa"/>
              <w:right w:w="100" w:type="dxa"/>
            </w:tcMar>
          </w:tcPr>
          <w:p w14:paraId="4D85F665" w14:textId="77777777" w:rsidR="00295A8B" w:rsidRPr="00D14360" w:rsidRDefault="00295A8B" w:rsidP="000B6222">
            <w:pPr>
              <w:spacing w:after="120"/>
              <w:rPr>
                <w:del w:id="16377" w:author="Russell Ott" w:date="2022-05-16T11:47:00Z"/>
                <w:rFonts w:cs="Calibri"/>
              </w:rPr>
            </w:pPr>
            <w:del w:id="16378" w:author="Russell Ott" w:date="2022-05-16T11:47:00Z">
              <w:r w:rsidRPr="00D14360">
                <w:rPr>
                  <w:rFonts w:eastAsia="Calibri" w:cs="Calibri"/>
                  <w:b/>
                  <w:color w:val="000000"/>
                </w:rPr>
                <w:delText xml:space="preserve">Source: </w:delText>
              </w:r>
              <w:r w:rsidRPr="00D14360">
                <w:rPr>
                  <w:rFonts w:cs="Calibri"/>
                </w:rPr>
                <w:delText>Basic Provenance Implementation Guide</w:delText>
              </w:r>
            </w:del>
          </w:p>
          <w:p w14:paraId="274A5344" w14:textId="77777777" w:rsidR="00295A8B" w:rsidRPr="00D14360" w:rsidRDefault="00295A8B" w:rsidP="000B6222">
            <w:pPr>
              <w:spacing w:after="120"/>
              <w:rPr>
                <w:del w:id="16379" w:author="Russell Ott" w:date="2022-05-16T11:47:00Z"/>
                <w:rFonts w:cs="Calibri"/>
              </w:rPr>
            </w:pPr>
            <w:del w:id="16380"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"https://confluence.hl7.org/display/SEC/Basic+Provenance+Implementation+Guide" </w:delInstrText>
              </w:r>
              <w:r w:rsidR="001A0138">
                <w:fldChar w:fldCharType="separate"/>
              </w:r>
              <w:r w:rsidRPr="00D14360">
                <w:rPr>
                  <w:rStyle w:val="Hyperlink"/>
                  <w:rFonts w:cs="Calibri"/>
                </w:rPr>
                <w:delText>https://confluence.hl7.org/display/SEC/Basic+Provenance+Implementation+Guide</w:delText>
              </w:r>
              <w:r w:rsidR="001A0138">
                <w:rPr>
                  <w:rStyle w:val="Hyperlink"/>
                  <w:rFonts w:cs="Calibri"/>
                </w:rPr>
                <w:fldChar w:fldCharType="end"/>
              </w:r>
            </w:del>
          </w:p>
          <w:p w14:paraId="6969119F" w14:textId="77777777" w:rsidR="00295A8B" w:rsidRPr="00D14360" w:rsidRDefault="00295A8B" w:rsidP="000B6222">
            <w:pPr>
              <w:pStyle w:val="BodyText0"/>
              <w:spacing w:line="240" w:lineRule="auto"/>
              <w:ind w:left="0"/>
              <w:rPr>
                <w:del w:id="16381" w:author="Russell Ott" w:date="2022-05-16T11:47:00Z"/>
                <w:rFonts w:ascii="Calibri" w:eastAsia="Calibri" w:hAnsi="Calibri" w:cs="Calibri"/>
                <w:color w:val="000000"/>
              </w:rPr>
            </w:pPr>
            <w:del w:id="16382" w:author="Russell Ott" w:date="2022-05-16T11:47:00Z">
              <w:r w:rsidRPr="00D14360">
                <w:rPr>
                  <w:rFonts w:ascii="Calibri" w:hAnsi="Calibri" w:cs="Calibri"/>
                  <w:b/>
                  <w:bCs/>
                </w:rPr>
                <w:delText>Description:</w:delText>
              </w:r>
              <w:r w:rsidRPr="00D14360">
                <w:rPr>
                  <w:rFonts w:ascii="Calibri" w:hAnsi="Calibri" w:cs="Calibri"/>
                </w:rPr>
                <w:delText xml:space="preserve"> The Draft U.S. Core Data for Interoperability and Expansion Process, published by ONC on Jan 5, 2018 indicated 22 “data classes” in the list of Draft USCDI Version </w:delText>
              </w:r>
              <w:r w:rsidR="004261FA">
                <w:rPr>
                  <w:rFonts w:ascii="Calibri" w:hAnsi="Calibri" w:cs="Calibri"/>
                </w:rPr>
                <w:delText>1</w:delText>
              </w:r>
              <w:r w:rsidRPr="00D14360">
                <w:rPr>
                  <w:rFonts w:ascii="Calibri" w:hAnsi="Calibri" w:cs="Calibri"/>
                </w:rPr>
                <w:delText xml:space="preserve"> Data Classes. While many of those data classes have already been defined within the C-CDA and FHIR standards, “provenance”</w:delText>
              </w:r>
              <w:r w:rsidR="004261FA">
                <w:rPr>
                  <w:rFonts w:ascii="Calibri" w:hAnsi="Calibri" w:cs="Calibri"/>
                </w:rPr>
                <w:delText xml:space="preserve"> </w:delText>
              </w:r>
              <w:r w:rsidRPr="00D14360">
                <w:rPr>
                  <w:rFonts w:ascii="Calibri" w:hAnsi="Calibri" w:cs="Calibri"/>
                </w:rPr>
                <w:delText xml:space="preserve">has not been. For interoperability to be achieved with this data class, functional and techinal guicance are needed regarding what details constitute “provenance”, which data </w:delText>
              </w:r>
              <w:r w:rsidR="004261FA">
                <w:rPr>
                  <w:rFonts w:ascii="Calibri" w:hAnsi="Calibri" w:cs="Calibri"/>
                </w:rPr>
                <w:delText xml:space="preserve">elements </w:delText>
              </w:r>
              <w:r w:rsidRPr="00D14360">
                <w:rPr>
                  <w:rFonts w:ascii="Calibri" w:hAnsi="Calibri" w:cs="Calibri"/>
                </w:rPr>
                <w:delText xml:space="preserve">should be </w:delText>
              </w:r>
              <w:r w:rsidR="004261FA">
                <w:rPr>
                  <w:rFonts w:ascii="Calibri" w:hAnsi="Calibri" w:cs="Calibri"/>
                </w:rPr>
                <w:delText xml:space="preserve">used to </w:delText>
              </w:r>
              <w:r w:rsidRPr="00D14360">
                <w:rPr>
                  <w:rFonts w:ascii="Calibri" w:hAnsi="Calibri" w:cs="Calibri"/>
                </w:rPr>
                <w:delText>convey provenance information, and technically how provenance informat</w:delText>
              </w:r>
              <w:r w:rsidR="004261FA">
                <w:rPr>
                  <w:rFonts w:ascii="Calibri" w:hAnsi="Calibri" w:cs="Calibri"/>
                </w:rPr>
                <w:delText>i</w:delText>
              </w:r>
              <w:r w:rsidRPr="00D14360">
                <w:rPr>
                  <w:rFonts w:ascii="Calibri" w:hAnsi="Calibri" w:cs="Calibri"/>
                </w:rPr>
                <w:delText>on should be represented in the C-CDA and FHIR standards. The Basic Provenance project will develop an informative implementation guide in the US Realm to specify function and techical guidance on what constitutes minimal “provenance”. This guidance should inform future implementations of the data class identified in the US</w:delText>
              </w:r>
              <w:r w:rsidR="00340EF8" w:rsidRPr="00D14360">
                <w:rPr>
                  <w:rFonts w:ascii="Calibri" w:hAnsi="Calibri" w:cs="Calibri"/>
                </w:rPr>
                <w:delText xml:space="preserve"> </w:delText>
              </w:r>
              <w:r w:rsidRPr="00D14360">
                <w:rPr>
                  <w:rFonts w:ascii="Calibri" w:hAnsi="Calibri" w:cs="Calibri"/>
                </w:rPr>
                <w:delText xml:space="preserve">Core Data for Interoperability published by the Office of the National Coordinator. The </w:delText>
              </w:r>
              <w:r w:rsidR="00340EF8" w:rsidRPr="00D14360">
                <w:rPr>
                  <w:rFonts w:ascii="Calibri" w:hAnsi="Calibri" w:cs="Calibri"/>
                </w:rPr>
                <w:delText>implementaiton guide</w:delText>
              </w:r>
              <w:r w:rsidRPr="00D14360">
                <w:rPr>
                  <w:rFonts w:ascii="Calibri" w:hAnsi="Calibri" w:cs="Calibri"/>
                </w:rPr>
                <w:delText xml:space="preserve"> will include technical guidance for C-CDA 2.1 and US FHIR Core (based on R4). Guidance will be limited to the set of data classes identified in the US Core Data for Interoperability, and any additional information needed to convey those data classes within C-CDA and FHIR. </w:delText>
              </w:r>
            </w:del>
          </w:p>
        </w:tc>
      </w:tr>
    </w:tbl>
    <w:p w14:paraId="6F88DC96" w14:textId="77777777" w:rsidR="00295A8B" w:rsidRPr="00D14360" w:rsidRDefault="00295A8B" w:rsidP="00891300">
      <w:pPr>
        <w:spacing w:after="120"/>
        <w:rPr>
          <w:del w:id="16383" w:author="Russell Ott" w:date="2022-05-16T11:47:00Z"/>
          <w:rFonts w:eastAsia="Calibri" w:cs="Calibri"/>
          <w:b/>
          <w:i/>
          <w:color w:val="000000"/>
        </w:rPr>
      </w:pPr>
    </w:p>
    <w:p w14:paraId="70835502" w14:textId="77777777" w:rsidR="00891300" w:rsidRDefault="00891300" w:rsidP="00B315A1">
      <w:pPr>
        <w:pStyle w:val="Heading2"/>
        <w:rPr>
          <w:del w:id="16384" w:author="Russell Ott" w:date="2022-05-16T11:47:00Z"/>
        </w:rPr>
      </w:pPr>
      <w:bookmarkStart w:id="16385" w:name="_Toc11043733"/>
      <w:bookmarkStart w:id="16386" w:name="_Toc11045651"/>
      <w:bookmarkStart w:id="16387" w:name="_Toc11219067"/>
      <w:bookmarkStart w:id="16388" w:name="_Toc11391328"/>
      <w:bookmarkStart w:id="16389" w:name="_Toc22823473"/>
      <w:del w:id="16390" w:author="Russell Ott" w:date="2022-05-16T11:47:00Z">
        <w:r w:rsidRPr="00C64922">
          <w:delText>Emerging Regulation Changes and Periodic Updates</w:delText>
        </w:r>
        <w:bookmarkEnd w:id="16385"/>
        <w:bookmarkEnd w:id="16386"/>
        <w:bookmarkEnd w:id="16387"/>
        <w:bookmarkEnd w:id="16388"/>
        <w:bookmarkEnd w:id="16389"/>
        <w:r w:rsidRPr="00C64922">
          <w:delText xml:space="preserve"> </w:delText>
        </w:r>
      </w:del>
    </w:p>
    <w:p w14:paraId="79612AEE" w14:textId="77777777" w:rsidR="0006088D" w:rsidRPr="00D14360" w:rsidRDefault="0006088D" w:rsidP="0006088D">
      <w:pPr>
        <w:pStyle w:val="NormalWeb"/>
        <w:rPr>
          <w:del w:id="16391" w:author="Russell Ott" w:date="2022-05-16T11:47:00Z"/>
          <w:rFonts w:cs="Calibri"/>
          <w:color w:val="000000"/>
        </w:rPr>
      </w:pPr>
      <w:del w:id="16392" w:author="Russell Ott" w:date="2022-05-16T11:47:00Z">
        <w:r w:rsidRPr="00D14360">
          <w:rPr>
            <w:rFonts w:cs="Calibri"/>
            <w:color w:val="000000"/>
          </w:rPr>
          <w:delText>The Office of the National Coordinator for Health Information Technology (ONC) is at the forefront of the administration’s health IT efforts and is a resource to the entire health system to support the adoption of health information technology and the promotion of nationwide health information exchange to improve health care.</w:delText>
        </w:r>
        <w:r w:rsidR="00340EF8" w:rsidRPr="00D14360">
          <w:rPr>
            <w:rStyle w:val="FootnoteReference"/>
            <w:rFonts w:cs="Calibri"/>
            <w:color w:val="000000"/>
          </w:rPr>
          <w:delText xml:space="preserve"> </w:delText>
        </w:r>
        <w:r w:rsidR="00340EF8" w:rsidRPr="00D14360">
          <w:rPr>
            <w:rStyle w:val="FootnoteReference"/>
            <w:rFonts w:cs="Calibri"/>
            <w:color w:val="000000"/>
          </w:rPr>
          <w:footnoteReference w:id="163"/>
        </w:r>
        <w:r w:rsidRPr="00D14360">
          <w:rPr>
            <w:rFonts w:cs="Calibri"/>
            <w:color w:val="000000"/>
          </w:rPr>
          <w:delText xml:space="preserve"> ONC is organizationally located within the Office of the Secretary for the U.S. Department of Health and Human Services (HHS). ONC is the principal federal entity charged with coordination of nationwide efforts to implement and use the most advanced health information technology and the electronic exchange of health information.</w:delText>
        </w:r>
      </w:del>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3F56A356" w14:textId="77777777" w:rsidTr="003A3D50">
        <w:trPr>
          <w:del w:id="16394" w:author="Russell Ott" w:date="2022-05-16T11:47:00Z"/>
        </w:trPr>
        <w:tc>
          <w:tcPr>
            <w:tcW w:w="9360" w:type="dxa"/>
            <w:shd w:val="clear" w:color="auto" w:fill="F3F3F3"/>
            <w:tcMar>
              <w:top w:w="100" w:type="dxa"/>
              <w:left w:w="100" w:type="dxa"/>
              <w:bottom w:w="100" w:type="dxa"/>
              <w:right w:w="100" w:type="dxa"/>
            </w:tcMar>
          </w:tcPr>
          <w:p w14:paraId="1FB8DA62" w14:textId="77777777" w:rsidR="00891300" w:rsidRPr="00D14360" w:rsidRDefault="00891300" w:rsidP="00B268D6">
            <w:pPr>
              <w:spacing w:after="120"/>
              <w:rPr>
                <w:del w:id="16395" w:author="Russell Ott" w:date="2022-05-16T11:47:00Z"/>
                <w:rFonts w:cs="Calibri"/>
              </w:rPr>
            </w:pPr>
            <w:del w:id="16396"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"https://</w:delInstrText>
              </w:r>
              <w:r w:rsidR="001A0138">
                <w:delInstrText xml:space="preserve">www.healthit.gov/isa/sites/isa/files/inline-files/USCDIv12019revised.pdf" </w:delInstrText>
              </w:r>
              <w:r w:rsidR="001A0138">
                <w:fldChar w:fldCharType="separate"/>
              </w:r>
              <w:r w:rsidRPr="003A3D50">
                <w:rPr>
                  <w:rFonts w:cs="Calibri"/>
                  <w:color w:val="000000"/>
                  <w:u w:val="single"/>
                </w:rPr>
                <w:delText>USCDI v1 Summary of Data Classes and Data Elements</w:delText>
              </w:r>
              <w:r w:rsidR="001A0138">
                <w:rPr>
                  <w:rFonts w:cs="Calibri"/>
                  <w:color w:val="000000"/>
                  <w:u w:val="single"/>
                </w:rPr>
                <w:fldChar w:fldCharType="end"/>
              </w:r>
            </w:del>
          </w:p>
          <w:p w14:paraId="119EA710" w14:textId="77777777" w:rsidR="00891300" w:rsidRPr="00D14360" w:rsidRDefault="00891300" w:rsidP="00B268D6">
            <w:pPr>
              <w:spacing w:after="120"/>
              <w:rPr>
                <w:del w:id="16397" w:author="Russell Ott" w:date="2022-05-16T11:47:00Z"/>
                <w:rFonts w:cs="Calibri"/>
              </w:rPr>
            </w:pPr>
            <w:del w:id="16398"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"https://www.healthit.gov/isa/sites/isa/files/inline-files/USCDIv12019revised.pdf" </w:delInstrText>
              </w:r>
              <w:r w:rsidR="001A0138">
                <w:fldChar w:fldCharType="separate"/>
              </w:r>
              <w:r w:rsidRPr="00D14360">
                <w:rPr>
                  <w:rStyle w:val="Hyperlink"/>
                  <w:rFonts w:cs="Calibri"/>
                </w:rPr>
                <w:delText>https://www.healthit.gov/isa/sites/isa/files/inline-files/USCDIv12019revised.pdf</w:delText>
              </w:r>
              <w:r w:rsidR="001A0138">
                <w:rPr>
                  <w:rStyle w:val="Hyperlink"/>
                  <w:rFonts w:cs="Calibri"/>
                </w:rPr>
                <w:fldChar w:fldCharType="end"/>
              </w:r>
            </w:del>
          </w:p>
          <w:p w14:paraId="0E7BD2E7" w14:textId="77777777" w:rsidR="00891300" w:rsidRPr="00D14360" w:rsidRDefault="00891300" w:rsidP="0041372F">
            <w:pPr>
              <w:pStyle w:val="NoSpacing"/>
              <w:spacing w:after="120"/>
              <w:rPr>
                <w:del w:id="16399" w:author="Russell Ott" w:date="2022-05-16T11:47:00Z"/>
                <w:rFonts w:ascii="Calibri" w:hAnsi="Calibri" w:cs="Calibri"/>
                <w:sz w:val="20"/>
              </w:rPr>
            </w:pPr>
            <w:del w:id="16400" w:author="Russell Ott" w:date="2022-05-16T11:47:00Z">
              <w:r w:rsidRPr="00D14360">
                <w:rPr>
                  <w:rFonts w:ascii="Calibri" w:eastAsia="Calibri" w:hAnsi="Calibri" w:cs="Calibri"/>
                  <w:b/>
                  <w:color w:val="000000"/>
                  <w:sz w:val="20"/>
                </w:rPr>
                <w:delText>Description:</w:delText>
              </w:r>
              <w:r w:rsidRPr="00D14360">
                <w:rPr>
                  <w:rFonts w:ascii="Calibri" w:eastAsia="Calibri" w:hAnsi="Calibri" w:cs="Calibri"/>
                  <w:color w:val="000000"/>
                  <w:sz w:val="20"/>
                </w:rPr>
                <w:delText xml:space="preserve">  </w:delText>
              </w:r>
              <w:r w:rsidR="0041372F" w:rsidRPr="00D14360">
                <w:rPr>
                  <w:rStyle w:val="XMLname"/>
                  <w:rFonts w:ascii="Calibri" w:hAnsi="Calibri" w:cs="Calibri"/>
                </w:rPr>
                <w:delText>ONC has</w:delText>
              </w:r>
              <w:r w:rsidRPr="00D14360">
                <w:rPr>
                  <w:rStyle w:val="XMLname"/>
                  <w:rFonts w:ascii="Calibri" w:hAnsi="Calibri" w:cs="Calibri"/>
                </w:rPr>
                <w:delText xml:space="preserve"> propose</w:delText>
              </w:r>
              <w:r w:rsidR="0041372F" w:rsidRPr="00D14360">
                <w:rPr>
                  <w:rStyle w:val="XMLname"/>
                  <w:rFonts w:ascii="Calibri" w:hAnsi="Calibri" w:cs="Calibri"/>
                </w:rPr>
                <w:delText>d</w:delText>
              </w:r>
              <w:r w:rsidRPr="00D14360">
                <w:rPr>
                  <w:rStyle w:val="XMLname"/>
                  <w:rFonts w:ascii="Calibri" w:hAnsi="Calibri" w:cs="Calibri"/>
                </w:rPr>
                <w:delText xml:space="preserve"> to remove the CCDS definition and its references from the 2015 Edition and replace it with the United States Core Data for Interoperability (USCDI) standard. This will increase the minimum baseline of data classes that must be commonly available for interoperable exchange. The USCDI Version 1 (USCDI v1) is proposed as a standard (§ 170.213). It reflects the same data classes referenced by the CCDS definition and includes new required data classes and data elements. If adopted, health IT developers will need to update their certified health IT to support the USCDI for all certification criteria affected by this change.</w:delText>
              </w:r>
            </w:del>
          </w:p>
        </w:tc>
      </w:tr>
    </w:tbl>
    <w:p w14:paraId="79C4F5A7" w14:textId="77777777" w:rsidR="00891300" w:rsidRPr="00D14360" w:rsidRDefault="00891300" w:rsidP="00891300">
      <w:pPr>
        <w:spacing w:after="120"/>
        <w:rPr>
          <w:del w:id="16401" w:author="Russell Ott" w:date="2022-05-16T11:47:00Z"/>
          <w:rFonts w:cs="Calibr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46EC1B7B" w14:textId="77777777" w:rsidTr="003A3D50">
        <w:trPr>
          <w:del w:id="16402" w:author="Russell Ott" w:date="2022-05-16T11:47:00Z"/>
        </w:trPr>
        <w:tc>
          <w:tcPr>
            <w:tcW w:w="9360" w:type="dxa"/>
            <w:shd w:val="clear" w:color="auto" w:fill="F3F3F3"/>
            <w:tcMar>
              <w:top w:w="100" w:type="dxa"/>
              <w:left w:w="100" w:type="dxa"/>
              <w:bottom w:w="100" w:type="dxa"/>
              <w:right w:w="100" w:type="dxa"/>
            </w:tcMar>
          </w:tcPr>
          <w:p w14:paraId="1410F897" w14:textId="77777777" w:rsidR="00891300" w:rsidRPr="00D14360" w:rsidRDefault="00891300" w:rsidP="00B268D6">
            <w:pPr>
              <w:spacing w:after="120"/>
              <w:rPr>
                <w:del w:id="16403" w:author="Russell Ott" w:date="2022-05-16T11:47:00Z"/>
                <w:rFonts w:cs="Calibri"/>
              </w:rPr>
            </w:pPr>
            <w:del w:id="16404"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"https://www.healthit.gov/isa/section-i-vocabularycode-setterminology-standards-and-implementation-specifications" </w:delInstrText>
              </w:r>
              <w:r w:rsidR="001A0138">
                <w:fldChar w:fldCharType="separate"/>
              </w:r>
              <w:r w:rsidRPr="003A3D50">
                <w:rPr>
                  <w:rFonts w:cs="Calibri"/>
                  <w:color w:val="000000"/>
                  <w:u w:val="single"/>
                </w:rPr>
                <w:delText>Section I: Vocabulary/Code Set/Terminology Standards and Implementation Specifications</w:delText>
              </w:r>
              <w:r w:rsidR="001A0138">
                <w:rPr>
                  <w:rFonts w:cs="Calibri"/>
                  <w:color w:val="000000"/>
                  <w:u w:val="single"/>
                </w:rPr>
                <w:fldChar w:fldCharType="end"/>
              </w:r>
              <w:r w:rsidRPr="00D14360">
                <w:rPr>
                  <w:rFonts w:cs="Calibri"/>
                  <w:i/>
                  <w:color w:val="000000"/>
                </w:rPr>
                <w:delText> </w:delText>
              </w:r>
            </w:del>
          </w:p>
          <w:p w14:paraId="6A1D6224" w14:textId="77777777" w:rsidR="00891300" w:rsidRPr="00D14360" w:rsidRDefault="00891300" w:rsidP="00B268D6">
            <w:pPr>
              <w:spacing w:after="120"/>
              <w:rPr>
                <w:del w:id="16405" w:author="Russell Ott" w:date="2022-05-16T11:47:00Z"/>
                <w:rFonts w:cs="Calibri"/>
              </w:rPr>
            </w:pPr>
            <w:del w:id="16406"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"https://www.healthit.gov/isa/section-i-vocabularycode-setterminology-standards-and-implementation-specifications" </w:delInstrText>
              </w:r>
              <w:r w:rsidR="001A0138">
                <w:fldChar w:fldCharType="separate"/>
              </w:r>
              <w:r w:rsidRPr="00D14360">
                <w:rPr>
                  <w:rStyle w:val="Hyperlink"/>
                  <w:rFonts w:cs="Calibri"/>
                </w:rPr>
                <w:delText>https://www.healthit.gov/isa/section-i-vocabularycode-setterminology-standards-and-implementation-specifications</w:delText>
              </w:r>
              <w:r w:rsidR="001A0138">
                <w:rPr>
                  <w:rStyle w:val="Hyperlink"/>
                  <w:rFonts w:cs="Calibri"/>
                </w:rPr>
                <w:fldChar w:fldCharType="end"/>
              </w:r>
            </w:del>
          </w:p>
          <w:p w14:paraId="044ADC25" w14:textId="77777777" w:rsidR="00891300" w:rsidRPr="00D14360" w:rsidRDefault="00891300" w:rsidP="00B268D6">
            <w:pPr>
              <w:spacing w:after="120"/>
              <w:rPr>
                <w:del w:id="16407" w:author="Russell Ott" w:date="2022-05-16T11:47:00Z"/>
                <w:rFonts w:eastAsia="Calibri" w:cs="Calibri"/>
                <w:color w:val="000000"/>
              </w:rPr>
            </w:pPr>
            <w:del w:id="16408" w:author="Russell Ott" w:date="2022-05-16T11:47:00Z">
              <w:r w:rsidRPr="00D14360">
                <w:rPr>
                  <w:rFonts w:eastAsia="Calibri" w:cs="Calibri"/>
                  <w:b/>
                  <w:color w:val="000000"/>
                </w:rPr>
                <w:delText>Description:</w:delText>
              </w:r>
              <w:r w:rsidRPr="00D14360">
                <w:rPr>
                  <w:rFonts w:eastAsia="Calibri" w:cs="Calibri"/>
                  <w:color w:val="000000"/>
                </w:rPr>
                <w:delText xml:space="preserve"> </w:delText>
              </w:r>
              <w:r w:rsidRPr="00D14360">
                <w:rPr>
                  <w:rFonts w:cs="Calibri"/>
                  <w:color w:val="000000"/>
                </w:rPr>
                <w:delText>Interoperability Standards Advisory (ISA)</w:delText>
              </w:r>
              <w:r w:rsidR="0041372F" w:rsidRPr="00D14360">
                <w:rPr>
                  <w:rFonts w:cs="Calibri"/>
                  <w:color w:val="000000"/>
                </w:rPr>
                <w:delText xml:space="preserve"> is a </w:delText>
              </w:r>
              <w:r w:rsidRPr="00D14360">
                <w:rPr>
                  <w:rFonts w:cs="Calibri"/>
                </w:rPr>
                <w:delText xml:space="preserve">process </w:delText>
              </w:r>
              <w:r w:rsidR="0041372F" w:rsidRPr="00D14360">
                <w:rPr>
                  <w:rFonts w:cs="Calibri"/>
                </w:rPr>
                <w:delText xml:space="preserve">by </w:delText>
              </w:r>
              <w:r w:rsidRPr="00D14360">
                <w:rPr>
                  <w:rFonts w:cs="Calibri"/>
                </w:rPr>
                <w:delText>which ONC coordinate</w:delText>
              </w:r>
              <w:r w:rsidR="0041372F" w:rsidRPr="00D14360">
                <w:rPr>
                  <w:rFonts w:cs="Calibri"/>
                </w:rPr>
                <w:delText>s</w:delText>
              </w:r>
              <w:r w:rsidRPr="00D14360">
                <w:rPr>
                  <w:rFonts w:cs="Calibri"/>
                </w:rPr>
                <w:delText xml:space="preserve"> the identification, assessment, and public awareness of interoperability standards and implementation specifications that can be used by the healthcare industry to address specific interoperability needs including, but not limited to, interoperability for clinical, public health, research and administrative purposes.</w:delText>
              </w:r>
              <w:r w:rsidR="009B30E1" w:rsidRPr="00D14360">
                <w:rPr>
                  <w:rStyle w:val="FootnoteReference"/>
                  <w:rFonts w:cs="Calibri"/>
                  <w:color w:val="000000"/>
                </w:rPr>
                <w:delText xml:space="preserve"> </w:delText>
              </w:r>
              <w:r w:rsidR="009B30E1" w:rsidRPr="00D14360">
                <w:rPr>
                  <w:rStyle w:val="FootnoteReference"/>
                  <w:rFonts w:cs="Calibri"/>
                  <w:color w:val="000000"/>
                </w:rPr>
                <w:footnoteReference w:id="164"/>
              </w:r>
              <w:r w:rsidR="009B30E1" w:rsidRPr="00D14360">
                <w:rPr>
                  <w:rFonts w:cs="Calibri"/>
                  <w:color w:val="000000"/>
                </w:rPr>
                <w:delText xml:space="preserve"> </w:delText>
              </w:r>
              <w:r w:rsidRPr="00D14360">
                <w:rPr>
                  <w:rFonts w:cs="Calibri"/>
                </w:rPr>
                <w:delText xml:space="preserve"> ONC encourages all stakeholders to implement and use the standards and implementation specifications identified in the ISA as applicable to the specific interoperability needs they seek to address. Furthermore, ONC encourages further pilot testing and industry experience to be sought with respect to standards and implementation specifications identified as “emerging” in the ISA.</w:delText>
              </w:r>
            </w:del>
          </w:p>
        </w:tc>
      </w:tr>
    </w:tbl>
    <w:p w14:paraId="6AE725AF" w14:textId="77777777" w:rsidR="00891300" w:rsidRPr="00D14360" w:rsidRDefault="00891300" w:rsidP="00891300">
      <w:pPr>
        <w:shd w:val="clear" w:color="auto" w:fill="FFFFFF"/>
        <w:spacing w:after="120"/>
        <w:rPr>
          <w:del w:id="16410" w:author="Russell Ott" w:date="2022-05-16T11:47:00Z"/>
          <w:rFonts w:cs="Calibr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783AD7E0" w14:textId="77777777" w:rsidTr="003A3D50">
        <w:trPr>
          <w:trHeight w:val="2688"/>
          <w:del w:id="16411" w:author="Russell Ott" w:date="2022-05-16T11:47:00Z"/>
        </w:trPr>
        <w:tc>
          <w:tcPr>
            <w:tcW w:w="9360" w:type="dxa"/>
            <w:shd w:val="clear" w:color="auto" w:fill="F3F3F3"/>
            <w:tcMar>
              <w:top w:w="100" w:type="dxa"/>
              <w:left w:w="100" w:type="dxa"/>
              <w:bottom w:w="100" w:type="dxa"/>
              <w:right w:w="100" w:type="dxa"/>
            </w:tcMar>
          </w:tcPr>
          <w:p w14:paraId="409D88E9" w14:textId="77777777" w:rsidR="00891300" w:rsidRPr="00D14360" w:rsidRDefault="00891300" w:rsidP="00B268D6">
            <w:pPr>
              <w:spacing w:after="120"/>
              <w:rPr>
                <w:del w:id="16412" w:author="Russell Ott" w:date="2022-05-16T11:47:00Z"/>
                <w:rFonts w:cs="Calibri"/>
              </w:rPr>
            </w:pPr>
            <w:del w:id="16413" w:author="Russell Ott" w:date="2022-05-16T11:47:00Z">
              <w:r w:rsidRPr="00D14360">
                <w:rPr>
                  <w:rFonts w:eastAsia="Calibri" w:cs="Calibri"/>
                  <w:b/>
                  <w:color w:val="000000"/>
                </w:rPr>
                <w:delText xml:space="preserve">Source: </w:delText>
              </w:r>
              <w:r w:rsidR="001A0138">
                <w:fldChar w:fldCharType="begin"/>
              </w:r>
              <w:r w:rsidR="001A0138">
                <w:delInstrText xml:space="preserve"> HYPERLINK "https://www.govinfo.gov/content/pkg/FR-2019-03-04/pdf/2019-02224.pdf" </w:delInstrText>
              </w:r>
              <w:r w:rsidR="001A0138">
                <w:fldChar w:fldCharType="separate"/>
              </w:r>
              <w:r w:rsidRPr="003A3D50">
                <w:rPr>
                  <w:rFonts w:cs="Calibri"/>
                  <w:color w:val="000000"/>
                  <w:u w:val="single"/>
                </w:rPr>
                <w:delText>ONC Cures Act Proposed Rule</w:delText>
              </w:r>
              <w:r w:rsidR="001A0138">
                <w:rPr>
                  <w:rFonts w:cs="Calibri"/>
                  <w:color w:val="000000"/>
                  <w:u w:val="single"/>
                </w:rPr>
                <w:fldChar w:fldCharType="end"/>
              </w:r>
            </w:del>
          </w:p>
          <w:p w14:paraId="769A207E" w14:textId="77777777" w:rsidR="00891300" w:rsidRPr="00D14360" w:rsidRDefault="00891300" w:rsidP="00B268D6">
            <w:pPr>
              <w:spacing w:after="120"/>
              <w:rPr>
                <w:del w:id="16414" w:author="Russell Ott" w:date="2022-05-16T11:47:00Z"/>
                <w:rFonts w:cs="Calibri"/>
              </w:rPr>
            </w:pPr>
            <w:del w:id="16415"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"https://www.govinfo.gov/content/pkg/FR-2019-03-04/pdf/2019-02224.pdf" </w:delInstrText>
              </w:r>
              <w:r w:rsidR="001A0138">
                <w:fldChar w:fldCharType="separate"/>
              </w:r>
              <w:r w:rsidRPr="00D14360">
                <w:rPr>
                  <w:rStyle w:val="Hyperlink"/>
                  <w:rFonts w:cs="Calibri"/>
                </w:rPr>
                <w:delText>https://www.govinfo.gov/content/pkg/FR-2019-03-04/pdf/2019-02224.pdf</w:delText>
              </w:r>
              <w:r w:rsidR="001A0138">
                <w:rPr>
                  <w:rStyle w:val="Hyperlink"/>
                  <w:rFonts w:cs="Calibri"/>
                </w:rPr>
                <w:fldChar w:fldCharType="end"/>
              </w:r>
            </w:del>
          </w:p>
          <w:p w14:paraId="11DD776A" w14:textId="77777777" w:rsidR="00891300" w:rsidRPr="00D14360" w:rsidRDefault="00891300" w:rsidP="003A3D50">
            <w:pPr>
              <w:rPr>
                <w:del w:id="16416" w:author="Russell Ott" w:date="2022-05-16T11:47:00Z"/>
                <w:rFonts w:cs="Calibri"/>
              </w:rPr>
            </w:pPr>
            <w:del w:id="16417" w:author="Russell Ott" w:date="2022-05-16T11:47:00Z">
              <w:r w:rsidRPr="00D14360">
                <w:rPr>
                  <w:rFonts w:eastAsia="Calibri" w:cs="Calibri"/>
                  <w:b/>
                  <w:color w:val="000000"/>
                </w:rPr>
                <w:delText>Description:</w:delText>
              </w:r>
              <w:r w:rsidRPr="00D14360">
                <w:rPr>
                  <w:rFonts w:eastAsia="Calibri" w:cs="Calibri"/>
                  <w:color w:val="000000"/>
                </w:rPr>
                <w:delText xml:space="preserve"> </w:delText>
              </w:r>
              <w:r w:rsidR="00224D48" w:rsidRPr="00D14360">
                <w:rPr>
                  <w:rStyle w:val="XMLname"/>
                  <w:rFonts w:ascii="Calibri" w:hAnsi="Calibri" w:cs="Calibri"/>
                </w:rPr>
                <w:delText xml:space="preserve"> </w:delText>
              </w:r>
              <w:r w:rsidR="00224D48" w:rsidRPr="003A3D50">
                <w:delText>This proposed rule would implement certain provisions of the 21st Century Cures Act, including conditions and maintenance of certification requirements for health information technology (health IT) developers under the ONC Health IT Certification Program (Program), the voluntary certification of health IT for use by pediatric health care providers, and reasonable and necessary activities that do not constitute information blocking. The implementation of these provisions would advance interoperability and support the access, exchange, and use of electronic health information. The proposed rule would also modify the 2015 Edition health IT certification criteria and Program in additional ways to advance interoperability, enhance health IT certification, and reduce burden and costs.</w:delText>
              </w:r>
              <w:r w:rsidR="00224D48">
                <w:delText xml:space="preserve"> </w:delText>
              </w:r>
            </w:del>
          </w:p>
        </w:tc>
      </w:tr>
    </w:tbl>
    <w:p w14:paraId="29D8CFDF" w14:textId="77777777" w:rsidR="00295A8B" w:rsidRPr="00D14360" w:rsidRDefault="00295A8B" w:rsidP="00891300">
      <w:pPr>
        <w:spacing w:after="120"/>
        <w:rPr>
          <w:ins w:id="16418" w:author="Russell Ott" w:date="2022-05-16T11:47:00Z"/>
          <w:rFonts w:eastAsia="Calibri" w:cs="Calibri"/>
          <w:b/>
          <w:i/>
          <w:color w:val="000000"/>
        </w:rPr>
      </w:pPr>
    </w:p>
    <w:p w14:paraId="14E9EFB0" w14:textId="77777777" w:rsidR="00891300" w:rsidRPr="00C64922" w:rsidRDefault="00891300" w:rsidP="00943AA0">
      <w:pPr>
        <w:pStyle w:val="Heading2"/>
      </w:pPr>
      <w:bookmarkStart w:id="16419" w:name="_ngvtsn1q7hnh" w:colFirst="0" w:colLast="0"/>
      <w:bookmarkStart w:id="16420" w:name="_7ixhn1monxkn" w:colFirst="0" w:colLast="0"/>
      <w:bookmarkStart w:id="16421" w:name="_Toc11043736"/>
      <w:bookmarkStart w:id="16422" w:name="_Toc11045654"/>
      <w:bookmarkStart w:id="16423" w:name="_Toc11219070"/>
      <w:bookmarkStart w:id="16424" w:name="_Toc11391329"/>
      <w:bookmarkStart w:id="16425" w:name="_Toc103262739"/>
      <w:bookmarkStart w:id="16426" w:name="_Toc22823474"/>
      <w:bookmarkEnd w:id="16419"/>
      <w:bookmarkEnd w:id="16420"/>
      <w:r w:rsidRPr="00C64922">
        <w:t>Tools</w:t>
      </w:r>
      <w:bookmarkEnd w:id="16421"/>
      <w:bookmarkEnd w:id="16422"/>
      <w:bookmarkEnd w:id="16423"/>
      <w:bookmarkEnd w:id="16424"/>
      <w:bookmarkEnd w:id="16425"/>
      <w:bookmarkEnd w:id="16426"/>
      <w:r w:rsidRPr="00C64922">
        <w:t xml:space="preserve"> </w:t>
      </w:r>
    </w:p>
    <w:p w14:paraId="6D9CE523" w14:textId="77777777" w:rsidR="00891300" w:rsidRPr="00D14360" w:rsidRDefault="00891300" w:rsidP="00891300">
      <w:pPr>
        <w:spacing w:after="120"/>
        <w:rPr>
          <w:rFonts w:ascii="Times New Roman" w:eastAsia="Calibri" w:hAnsi="Times New Roman"/>
          <w:color w:val="000000"/>
          <w:sz w:val="24"/>
          <w:szCs w:val="24"/>
          <w:rPrChange w:id="16427" w:author="Russell Ott" w:date="2022-05-16T11:47:00Z">
            <w:rPr>
              <w:rFonts w:ascii="Calibri" w:eastAsia="Calibri" w:hAnsi="Calibri"/>
              <w:color w:val="000000"/>
            </w:rPr>
          </w:rPrChange>
        </w:rPr>
      </w:pPr>
      <w:r w:rsidRPr="00D14360">
        <w:rPr>
          <w:color w:val="000000"/>
          <w:rPrChange w:id="16428" w:author="Russell Ott" w:date="2022-05-16T11:47:00Z">
            <w:rPr>
              <w:rFonts w:ascii="Calibri" w:eastAsia="Calibri" w:hAnsi="Calibri"/>
              <w:color w:val="000000"/>
            </w:rPr>
          </w:rPrChange>
        </w:rPr>
        <w:t>Below are brief descriptions of tools available to support C-CDA development.</w:t>
      </w:r>
    </w:p>
    <w:p w14:paraId="370F6461" w14:textId="77777777" w:rsidR="00BA114A" w:rsidRDefault="00560E15" w:rsidP="00F10C7C">
      <w:pPr>
        <w:pStyle w:val="Heading3"/>
      </w:pPr>
      <w:bookmarkStart w:id="16429" w:name="_CDA_Schema,_C-CDA"/>
      <w:bookmarkStart w:id="16430" w:name="_Ref21849510"/>
      <w:bookmarkStart w:id="16431" w:name="_Ref21849515"/>
      <w:bookmarkStart w:id="16432" w:name="_Toc103262740"/>
      <w:bookmarkStart w:id="16433" w:name="_Toc22823475"/>
      <w:bookmarkEnd w:id="16429"/>
      <w:r>
        <w:t>CDA Schema, C-CDA Schematrons, Sample Stylesheet</w:t>
      </w:r>
      <w:bookmarkEnd w:id="16430"/>
      <w:bookmarkEnd w:id="16431"/>
      <w:bookmarkEnd w:id="16432"/>
      <w:bookmarkEnd w:id="16433"/>
    </w:p>
    <w:p w14:paraId="648AB008" w14:textId="77777777" w:rsidR="00560E15" w:rsidRPr="003A3D50" w:rsidRDefault="0041372F" w:rsidP="00560E15">
      <w:pPr>
        <w:rPr>
          <w:rFonts w:ascii="Times New Roman" w:eastAsia="Calibri" w:hAnsi="Times New Roman"/>
          <w:color w:val="000000"/>
          <w:sz w:val="24"/>
          <w:szCs w:val="24"/>
          <w:rPrChange w:id="16434" w:author="Russell Ott" w:date="2022-05-16T11:47:00Z">
            <w:rPr>
              <w:rFonts w:ascii="Calibri" w:eastAsia="Calibri" w:hAnsi="Calibri"/>
              <w:color w:val="000000"/>
            </w:rPr>
          </w:rPrChange>
        </w:rPr>
      </w:pPr>
      <w:r w:rsidRPr="003A3D50">
        <w:rPr>
          <w:color w:val="000000"/>
          <w:rPrChange w:id="16435" w:author="Russell Ott" w:date="2022-05-16T11:47:00Z">
            <w:rPr>
              <w:rFonts w:ascii="Calibri" w:eastAsia="Calibri" w:hAnsi="Calibri"/>
              <w:color w:val="000000"/>
            </w:rPr>
          </w:rPrChange>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color w:val="000000"/>
          <w:rPrChange w:id="16436" w:author="Russell Ott" w:date="2022-05-16T11:47: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PrChange w:id="16437" w:author="Russell Ott" w:date="2022-05-16T11:47:00Z">
                  <w:rPr>
                    <w:rFonts w:ascii="Calibri" w:hAnsi="Calibri"/>
                    <w:sz w:val="20"/>
                  </w:rPr>
                </w:rPrChange>
              </w:rPr>
            </w:pPr>
            <w:r w:rsidRPr="00D14360">
              <w:rPr>
                <w:b/>
                <w:color w:val="000000"/>
                <w:rPrChange w:id="16438" w:author="Russell Ott" w:date="2022-05-16T11:47:00Z">
                  <w:rPr>
                    <w:rFonts w:ascii="Calibri" w:eastAsia="Calibri" w:hAnsi="Calibri"/>
                    <w:b/>
                    <w:color w:val="000000"/>
                    <w:sz w:val="20"/>
                  </w:rPr>
                </w:rPrChange>
              </w:rPr>
              <w:t xml:space="preserve">Source: </w:t>
            </w:r>
            <w:r w:rsidRPr="00D14360">
              <w:rPr>
                <w:color w:val="000000"/>
                <w:rPrChange w:id="16439" w:author="Russell Ott" w:date="2022-05-16T11:47:00Z">
                  <w:rPr>
                    <w:rFonts w:ascii="Calibri" w:eastAsia="Calibri" w:hAnsi="Calibri"/>
                    <w:color w:val="000000"/>
                    <w:sz w:val="20"/>
                  </w:rPr>
                </w:rPrChange>
              </w:rPr>
              <w:t xml:space="preserve">CDA R2 Schema </w:t>
            </w:r>
            <w:r w:rsidRPr="00D14360">
              <w:rPr>
                <w:rFonts w:eastAsia="Calibri"/>
                <w:color w:val="000000"/>
                <w:rPrChange w:id="16440" w:author="Russell Ott" w:date="2022-05-16T11:47:00Z">
                  <w:rPr>
                    <w:rFonts w:ascii="Calibri" w:eastAsia="Calibri" w:hAnsi="Calibri"/>
                    <w:color w:val="000000"/>
                    <w:sz w:val="20"/>
                  </w:rPr>
                </w:rPrChange>
              </w:rPr>
              <w:t>File</w:t>
            </w:r>
          </w:p>
          <w:p w14:paraId="61BEC2EB" w14:textId="77777777" w:rsidR="00D840FF" w:rsidRPr="00D14360" w:rsidRDefault="00D840FF" w:rsidP="00D840FF">
            <w:pPr>
              <w:spacing w:after="120"/>
              <w:rPr>
                <w:del w:id="16441" w:author="Russell Ott" w:date="2022-05-16T11:47:00Z"/>
                <w:rFonts w:cs="Calibri"/>
              </w:rPr>
            </w:pPr>
            <w:del w:id="16442" w:author="Russell Ott" w:date="2022-05-16T11:47:00Z">
              <w:r w:rsidRPr="00D14360">
                <w:rPr>
                  <w:rFonts w:eastAsia="Calibri" w:cs="Calibri"/>
                  <w:b/>
                  <w:color w:val="000000"/>
                </w:rPr>
                <w:delText>Resource:</w:delText>
              </w:r>
              <w:r w:rsidR="00CB5538" w:rsidRPr="00CB5538">
                <w:rPr>
                  <w:rFonts w:eastAsia="Calibri" w:cs="Calibri"/>
                  <w:b/>
                  <w:color w:val="000000"/>
                </w:rPr>
                <w:delText xml:space="preserve"> </w:delText>
              </w:r>
              <w:r w:rsidR="00CB5538" w:rsidRPr="00AD1B7F">
                <w:rPr>
                  <w:rFonts w:eastAsia="Calibri" w:cs="Calibri"/>
                  <w:bCs/>
                  <w:color w:val="000000"/>
                </w:rPr>
                <w:delText>https://hl7.org/permalink/?CDAR2.0schema</w:delText>
              </w:r>
            </w:del>
          </w:p>
          <w:p w14:paraId="4B60FBEE" w14:textId="3001B5A4" w:rsidR="00D840FF" w:rsidRPr="00D14360" w:rsidRDefault="00D840FF" w:rsidP="00D840FF">
            <w:pPr>
              <w:spacing w:after="120"/>
              <w:rPr>
                <w:ins w:id="16443" w:author="Russell Ott" w:date="2022-05-16T11:47:00Z"/>
                <w:rFonts w:cs="Calibri"/>
              </w:rPr>
            </w:pPr>
            <w:ins w:id="16444" w:author="Russell Ott" w:date="2022-05-16T11:47:00Z">
              <w:r w:rsidRPr="00D14360">
                <w:rPr>
                  <w:rFonts w:eastAsia="Calibri" w:cs="Calibri"/>
                  <w:b/>
                  <w:color w:val="000000"/>
                </w:rPr>
                <w:t>Resource:</w:t>
              </w:r>
              <w:r w:rsidR="00CB5538" w:rsidRPr="00CB5538">
                <w:rPr>
                  <w:rFonts w:eastAsia="Calibri" w:cs="Calibri"/>
                  <w:b/>
                  <w:color w:val="000000"/>
                </w:rPr>
                <w:t xml:space="preserve"> </w:t>
              </w:r>
              <w:r w:rsidR="001A0138">
                <w:fldChar w:fldCharType="begin"/>
              </w:r>
              <w:r w:rsidR="001A0138">
                <w:instrText xml:space="preserve"> HYPERLINK "https://hl7.org/permalink/?CDAR2.0schema" </w:instrText>
              </w:r>
              <w:r w:rsidR="001A0138">
                <w:fldChar w:fldCharType="separate"/>
              </w:r>
              <w:r w:rsidR="00704136" w:rsidRPr="00EE43A5">
                <w:rPr>
                  <w:rStyle w:val="Hyperlink"/>
                  <w:rFonts w:eastAsia="Calibri" w:cs="Calibri"/>
                  <w:bCs/>
                </w:rPr>
                <w:t>https://hl7.org/permalink/?CDAR2.0schema</w:t>
              </w:r>
              <w:r w:rsidR="001A0138">
                <w:rPr>
                  <w:rStyle w:val="Hyperlink"/>
                  <w:rFonts w:eastAsia="Calibri" w:cs="Calibri"/>
                  <w:bCs/>
                </w:rPr>
                <w:fldChar w:fldCharType="end"/>
              </w:r>
            </w:ins>
          </w:p>
          <w:p w14:paraId="62ADBD57" w14:textId="77777777" w:rsidR="00D840FF" w:rsidRPr="00D14360" w:rsidRDefault="00D840FF" w:rsidP="00D840FF">
            <w:pPr>
              <w:spacing w:after="120"/>
              <w:rPr>
                <w:rFonts w:ascii="Times New Roman" w:eastAsia="Calibri" w:hAnsi="Times New Roman"/>
                <w:color w:val="000000"/>
                <w:sz w:val="24"/>
                <w:szCs w:val="24"/>
                <w:rPrChange w:id="16445" w:author="Russell Ott" w:date="2022-05-16T11:47:00Z">
                  <w:rPr>
                    <w:rFonts w:ascii="Calibri" w:eastAsia="Calibri" w:hAnsi="Calibri"/>
                    <w:color w:val="000000"/>
                    <w:sz w:val="20"/>
                  </w:rPr>
                </w:rPrChange>
              </w:rPr>
            </w:pPr>
            <w:r w:rsidRPr="00D14360">
              <w:rPr>
                <w:b/>
                <w:color w:val="000000"/>
                <w:rPrChange w:id="16446" w:author="Russell Ott" w:date="2022-05-16T11:47:00Z">
                  <w:rPr>
                    <w:rFonts w:ascii="Calibri" w:eastAsia="Calibri" w:hAnsi="Calibri"/>
                    <w:b/>
                    <w:color w:val="000000"/>
                    <w:sz w:val="20"/>
                  </w:rPr>
                </w:rPrChange>
              </w:rPr>
              <w:t>Description:</w:t>
            </w:r>
            <w:r w:rsidRPr="00D14360">
              <w:rPr>
                <w:color w:val="000000"/>
                <w:rPrChange w:id="16447" w:author="Russell Ott" w:date="2022-05-16T11:47:00Z">
                  <w:rPr>
                    <w:rFonts w:ascii="Calibri" w:eastAsia="Calibri" w:hAnsi="Calibri"/>
                    <w:color w:val="000000"/>
                    <w:sz w:val="20"/>
                  </w:rPr>
                </w:rPrChange>
              </w:rPr>
              <w:t xml:space="preserve"> This folder contains the CDA R2 Schema file with updates that contain approved extensions.</w:t>
            </w:r>
          </w:p>
        </w:tc>
      </w:tr>
    </w:tbl>
    <w:p w14:paraId="0DE49AAF" w14:textId="77777777" w:rsidR="00D840FF" w:rsidRPr="00D14360" w:rsidRDefault="00D840FF" w:rsidP="00560E15">
      <w:pPr>
        <w:rPr>
          <w:color w:val="000000"/>
          <w:rPrChange w:id="16448" w:author="Russell Ott" w:date="2022-05-16T11:47: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PrChange w:id="16449" w:author="Russell Ott" w:date="2022-05-16T11:47:00Z">
                  <w:rPr>
                    <w:rFonts w:ascii="Calibri" w:hAnsi="Calibri"/>
                    <w:sz w:val="20"/>
                  </w:rPr>
                </w:rPrChange>
              </w:rPr>
            </w:pPr>
            <w:r w:rsidRPr="00D14360">
              <w:rPr>
                <w:b/>
                <w:color w:val="000000"/>
                <w:rPrChange w:id="16450" w:author="Russell Ott" w:date="2022-05-16T11:47:00Z">
                  <w:rPr>
                    <w:rFonts w:ascii="Calibri" w:eastAsia="Calibri" w:hAnsi="Calibri"/>
                    <w:b/>
                    <w:color w:val="000000"/>
                    <w:sz w:val="20"/>
                  </w:rPr>
                </w:rPrChange>
              </w:rPr>
              <w:t xml:space="preserve">Source: </w:t>
            </w:r>
            <w:r w:rsidRPr="00D14360">
              <w:rPr>
                <w:color w:val="000000"/>
                <w:rPrChange w:id="16451" w:author="Russell Ott" w:date="2022-05-16T11:47:00Z">
                  <w:rPr>
                    <w:rFonts w:ascii="Calibri" w:eastAsia="Calibri" w:hAnsi="Calibri"/>
                    <w:color w:val="000000"/>
                    <w:sz w:val="20"/>
                  </w:rPr>
                </w:rPrChange>
              </w:rPr>
              <w:t>C-CDA</w:t>
            </w:r>
            <w:r w:rsidRPr="00D14360">
              <w:rPr>
                <w:rFonts w:eastAsia="Calibri"/>
                <w:b/>
                <w:color w:val="000000"/>
                <w:rPrChange w:id="16452" w:author="Russell Ott" w:date="2022-05-16T11:47:00Z">
                  <w:rPr>
                    <w:rFonts w:ascii="Calibri" w:eastAsia="Calibri" w:hAnsi="Calibri"/>
                    <w:b/>
                    <w:color w:val="000000"/>
                    <w:sz w:val="20"/>
                  </w:rPr>
                </w:rPrChange>
              </w:rPr>
              <w:t xml:space="preserve"> </w:t>
            </w:r>
            <w:r w:rsidRPr="00D14360">
              <w:rPr>
                <w:color w:val="000000"/>
                <w:rPrChange w:id="16453" w:author="Russell Ott" w:date="2022-05-16T11:47:00Z">
                  <w:rPr>
                    <w:rFonts w:ascii="Calibri" w:eastAsia="Calibri" w:hAnsi="Calibri"/>
                    <w:color w:val="000000"/>
                    <w:sz w:val="20"/>
                  </w:rPr>
                </w:rPrChange>
              </w:rPr>
              <w:t xml:space="preserve">Schematron </w:t>
            </w:r>
            <w:r w:rsidRPr="00D14360">
              <w:rPr>
                <w:rFonts w:eastAsia="Calibri"/>
                <w:color w:val="000000"/>
                <w:rPrChange w:id="16454" w:author="Russell Ott" w:date="2022-05-16T11:47:00Z">
                  <w:rPr>
                    <w:rFonts w:ascii="Calibri" w:eastAsia="Calibri" w:hAnsi="Calibri"/>
                    <w:color w:val="000000"/>
                    <w:sz w:val="20"/>
                  </w:rPr>
                </w:rPrChange>
              </w:rPr>
              <w:t>Validation Files</w:t>
            </w:r>
          </w:p>
          <w:p w14:paraId="6E488A29" w14:textId="77777777" w:rsidR="00D840FF" w:rsidRPr="00D14360" w:rsidRDefault="00D840FF" w:rsidP="00D840FF">
            <w:pPr>
              <w:spacing w:after="120"/>
              <w:rPr>
                <w:del w:id="16455" w:author="Russell Ott" w:date="2022-05-16T11:47:00Z"/>
                <w:rFonts w:cs="Calibri"/>
              </w:rPr>
            </w:pPr>
            <w:del w:id="16456" w:author="Russell Ott" w:date="2022-05-16T11:47:00Z">
              <w:r w:rsidRPr="00D14360">
                <w:rPr>
                  <w:rFonts w:eastAsia="Calibri" w:cs="Calibri"/>
                  <w:b/>
                  <w:color w:val="000000"/>
                </w:rPr>
                <w:delText xml:space="preserve">Resource: </w:delText>
              </w:r>
              <w:r w:rsidR="002E6E42" w:rsidRPr="00AD1B7F">
                <w:rPr>
                  <w:rFonts w:asciiTheme="majorHAnsi" w:hAnsiTheme="majorHAnsi" w:cstheme="majorHAnsi"/>
                </w:rPr>
                <w:delText>https://github.com/HL7/cda-ccda-2.1/blob/master/schematron/Consolidation.sch</w:delText>
              </w:r>
            </w:del>
          </w:p>
          <w:p w14:paraId="53986701" w14:textId="4CA221AE" w:rsidR="00D840FF" w:rsidRPr="00D14360" w:rsidRDefault="00D840FF" w:rsidP="00D840FF">
            <w:pPr>
              <w:spacing w:after="120"/>
              <w:rPr>
                <w:ins w:id="16457" w:author="Russell Ott" w:date="2022-05-16T11:47:00Z"/>
                <w:rFonts w:cs="Calibri"/>
              </w:rPr>
            </w:pPr>
            <w:ins w:id="16458" w:author="Russell Ott" w:date="2022-05-16T11:47:00Z">
              <w:r w:rsidRPr="00D14360">
                <w:rPr>
                  <w:rFonts w:eastAsia="Calibri" w:cs="Calibri"/>
                  <w:b/>
                  <w:color w:val="000000"/>
                </w:rPr>
                <w:t xml:space="preserve">Resource: </w:t>
              </w:r>
              <w:r w:rsidR="001A0138">
                <w:fldChar w:fldCharType="begin"/>
              </w:r>
              <w:r w:rsidR="001A0138">
                <w:instrText xml:space="preserve"> HYPERLINK "https://github.com/HL7/cda-ccda-2.1/blob/master/schematron/Consolidation.sch" </w:instrText>
              </w:r>
              <w:r w:rsidR="001A0138">
                <w:fldChar w:fldCharType="separate"/>
              </w:r>
              <w:r w:rsidR="00704136" w:rsidRPr="00EE43A5">
                <w:rPr>
                  <w:rStyle w:val="Hyperlink"/>
                  <w:rFonts w:asciiTheme="majorHAnsi" w:hAnsiTheme="majorHAnsi" w:cstheme="majorHAnsi"/>
                </w:rPr>
                <w:t>https://github.com/HL7/cda-ccda-2.1/blob/master/schematron/Consolidation.sch</w:t>
              </w:r>
              <w:r w:rsidR="001A0138">
                <w:rPr>
                  <w:rStyle w:val="Hyperlink"/>
                  <w:rFonts w:asciiTheme="majorHAnsi" w:hAnsiTheme="majorHAnsi" w:cstheme="majorHAnsi"/>
                </w:rPr>
                <w:fldChar w:fldCharType="end"/>
              </w:r>
            </w:ins>
          </w:p>
          <w:p w14:paraId="18B484C1" w14:textId="77777777" w:rsidR="00D840FF" w:rsidRPr="00D14360" w:rsidRDefault="00D840FF" w:rsidP="00D840FF">
            <w:pPr>
              <w:spacing w:after="120"/>
              <w:rPr>
                <w:rFonts w:ascii="Times New Roman" w:eastAsia="Calibri" w:hAnsi="Times New Roman"/>
                <w:color w:val="000000"/>
                <w:sz w:val="24"/>
                <w:szCs w:val="24"/>
                <w:rPrChange w:id="16459" w:author="Russell Ott" w:date="2022-05-16T11:47:00Z">
                  <w:rPr>
                    <w:rFonts w:ascii="Calibri" w:eastAsia="Calibri" w:hAnsi="Calibri"/>
                    <w:color w:val="000000"/>
                    <w:sz w:val="20"/>
                  </w:rPr>
                </w:rPrChange>
              </w:rPr>
            </w:pPr>
            <w:r w:rsidRPr="00D14360">
              <w:rPr>
                <w:b/>
                <w:color w:val="000000"/>
                <w:rPrChange w:id="16460" w:author="Russell Ott" w:date="2022-05-16T11:47:00Z">
                  <w:rPr>
                    <w:rFonts w:ascii="Calibri" w:eastAsia="Calibri" w:hAnsi="Calibri"/>
                    <w:b/>
                    <w:color w:val="000000"/>
                    <w:sz w:val="20"/>
                  </w:rPr>
                </w:rPrChange>
              </w:rPr>
              <w:t>Description:</w:t>
            </w:r>
            <w:r w:rsidRPr="00D14360">
              <w:rPr>
                <w:color w:val="000000"/>
                <w:rPrChange w:id="16461" w:author="Russell Ott" w:date="2022-05-16T11:47:00Z">
                  <w:rPr>
                    <w:rFonts w:ascii="Calibri" w:eastAsia="Calibri" w:hAnsi="Calibri"/>
                    <w:color w:val="000000"/>
                    <w:sz w:val="20"/>
                  </w:rPr>
                </w:rPrChange>
              </w:rPr>
              <w:t xml:space="preserve"> This folder contains Schematron validation fil</w:t>
            </w:r>
            <w:r w:rsidRPr="00D14360">
              <w:rPr>
                <w:rFonts w:eastAsia="Calibri"/>
                <w:color w:val="000000"/>
                <w:rPrChange w:id="16462" w:author="Russell Ott" w:date="2022-05-16T11:47:00Z">
                  <w:rPr>
                    <w:rFonts w:ascii="Calibri" w:eastAsia="Calibri" w:hAnsi="Calibri"/>
                    <w:color w:val="000000"/>
                    <w:sz w:val="20"/>
                  </w:rPr>
                </w:rPrChange>
              </w:rPr>
              <w:t>es for C-CDA templates and any C-CDA supplemental templates.</w:t>
            </w:r>
            <w:r w:rsidR="00294353">
              <w:rPr>
                <w:rFonts w:eastAsia="Calibri"/>
                <w:color w:val="000000"/>
                <w:rPrChange w:id="16463" w:author="Russell Ott" w:date="2022-05-16T11:47:00Z">
                  <w:rPr>
                    <w:rFonts w:ascii="Calibri" w:eastAsia="Calibri" w:hAnsi="Calibri"/>
                    <w:color w:val="000000"/>
                    <w:sz w:val="20"/>
                  </w:rPr>
                </w:rPrChange>
              </w:rPr>
              <w:t xml:space="preserve"> Note: Schematron is an optional quality criteria at this time. </w:t>
            </w:r>
          </w:p>
        </w:tc>
      </w:tr>
    </w:tbl>
    <w:p w14:paraId="5239296B" w14:textId="77777777" w:rsidR="00D840FF" w:rsidRPr="00D14360" w:rsidRDefault="00D840FF" w:rsidP="00560E15">
      <w:pPr>
        <w:rPr>
          <w:color w:val="000000"/>
          <w:rPrChange w:id="16464" w:author="Russell Ott" w:date="2022-05-16T11:47: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PrChange w:id="16465" w:author="Russell Ott" w:date="2022-05-16T11:47:00Z">
                  <w:rPr>
                    <w:rFonts w:ascii="Calibri" w:hAnsi="Calibri"/>
                    <w:sz w:val="20"/>
                  </w:rPr>
                </w:rPrChange>
              </w:rPr>
            </w:pPr>
            <w:r w:rsidRPr="00D14360">
              <w:rPr>
                <w:b/>
                <w:color w:val="000000"/>
                <w:rPrChange w:id="16466" w:author="Russell Ott" w:date="2022-05-16T11:47:00Z">
                  <w:rPr>
                    <w:rFonts w:ascii="Calibri" w:eastAsia="Calibri" w:hAnsi="Calibri"/>
                    <w:b/>
                    <w:color w:val="000000"/>
                    <w:sz w:val="20"/>
                  </w:rPr>
                </w:rPrChange>
              </w:rPr>
              <w:t xml:space="preserve">Source: </w:t>
            </w:r>
            <w:r w:rsidR="00560E15" w:rsidRPr="00D14360">
              <w:rPr>
                <w:color w:val="000000"/>
                <w:rPrChange w:id="16467" w:author="Russell Ott" w:date="2022-05-16T11:47:00Z">
                  <w:rPr>
                    <w:rFonts w:ascii="Calibri" w:eastAsia="Calibri" w:hAnsi="Calibri"/>
                    <w:color w:val="000000"/>
                    <w:sz w:val="20"/>
                  </w:rPr>
                </w:rPrChange>
              </w:rPr>
              <w:t xml:space="preserve">CDA </w:t>
            </w:r>
            <w:r w:rsidRPr="00D14360">
              <w:rPr>
                <w:rPrChange w:id="16468" w:author="Russell Ott" w:date="2022-05-16T11:47:00Z">
                  <w:rPr>
                    <w:rFonts w:ascii="Calibri" w:hAnsi="Calibri"/>
                    <w:sz w:val="20"/>
                  </w:rPr>
                </w:rPrChange>
              </w:rPr>
              <w:t>Sample Stylesheet</w:t>
            </w:r>
          </w:p>
          <w:p w14:paraId="6FE92A19" w14:textId="77777777" w:rsidR="00D840FF" w:rsidRPr="00D14360" w:rsidRDefault="00D25B15" w:rsidP="00D840FF">
            <w:pPr>
              <w:spacing w:after="120"/>
              <w:rPr>
                <w:del w:id="16469" w:author="Russell Ott" w:date="2022-05-16T11:47:00Z"/>
                <w:rFonts w:cs="Calibri"/>
              </w:rPr>
            </w:pPr>
            <w:del w:id="16470" w:author="Russell Ott" w:date="2022-05-16T11:47:00Z">
              <w:r w:rsidRPr="00D14360">
                <w:rPr>
                  <w:rFonts w:eastAsia="Calibri" w:cs="Calibri"/>
                  <w:b/>
                  <w:color w:val="000000"/>
                </w:rPr>
                <w:delText xml:space="preserve">Resource: </w:delText>
              </w:r>
              <w:r w:rsidR="00DB42D1">
                <w:rPr>
                  <w:rFonts w:asciiTheme="majorHAnsi" w:hAnsiTheme="majorHAnsi" w:cstheme="majorHAnsi"/>
                </w:rPr>
                <w:delText>https://hl7.org/permalink/?CDAStyleSheet</w:delText>
              </w:r>
            </w:del>
          </w:p>
          <w:p w14:paraId="1780A0FB" w14:textId="02F2E688" w:rsidR="00D840FF" w:rsidRPr="00D14360" w:rsidRDefault="00D25B15" w:rsidP="00D840FF">
            <w:pPr>
              <w:spacing w:after="120"/>
              <w:rPr>
                <w:ins w:id="16471" w:author="Russell Ott" w:date="2022-05-16T11:47:00Z"/>
                <w:rFonts w:cs="Calibri"/>
              </w:rPr>
            </w:pPr>
            <w:ins w:id="16472" w:author="Russell Ott" w:date="2022-05-16T11:47:00Z">
              <w:r w:rsidRPr="00D14360">
                <w:rPr>
                  <w:rFonts w:eastAsia="Calibri" w:cs="Calibri"/>
                  <w:b/>
                  <w:color w:val="000000"/>
                </w:rPr>
                <w:t xml:space="preserve">Resource: </w:t>
              </w:r>
              <w:r w:rsidR="001A0138">
                <w:fldChar w:fldCharType="begin"/>
              </w:r>
              <w:r w:rsidR="001A0138">
                <w:instrText xml:space="preserve"> HYPERLINK "https://hl7.org/permalink/?CDAStyleSheet" </w:instrText>
              </w:r>
              <w:r w:rsidR="001A0138">
                <w:fldChar w:fldCharType="separate"/>
              </w:r>
              <w:r w:rsidR="00704136" w:rsidRPr="00EE43A5">
                <w:rPr>
                  <w:rStyle w:val="Hyperlink"/>
                  <w:rFonts w:asciiTheme="majorHAnsi" w:hAnsiTheme="majorHAnsi" w:cstheme="majorHAnsi"/>
                </w:rPr>
                <w:t>https://hl7.org/permalink/?CDAStyleSheet</w:t>
              </w:r>
              <w:r w:rsidR="001A0138">
                <w:rPr>
                  <w:rStyle w:val="Hyperlink"/>
                  <w:rFonts w:asciiTheme="majorHAnsi" w:hAnsiTheme="majorHAnsi" w:cstheme="majorHAnsi"/>
                </w:rPr>
                <w:fldChar w:fldCharType="end"/>
              </w:r>
            </w:ins>
          </w:p>
          <w:p w14:paraId="3CAC833E" w14:textId="77777777" w:rsidR="00D25B15" w:rsidRPr="00D14360" w:rsidRDefault="00D25B15" w:rsidP="00D840FF">
            <w:pPr>
              <w:spacing w:after="120"/>
              <w:rPr>
                <w:rFonts w:ascii="Times New Roman" w:eastAsia="Calibri" w:hAnsi="Times New Roman"/>
                <w:color w:val="000000"/>
                <w:sz w:val="24"/>
                <w:szCs w:val="24"/>
                <w:rPrChange w:id="16473" w:author="Russell Ott" w:date="2022-05-16T11:47:00Z">
                  <w:rPr>
                    <w:rFonts w:ascii="Calibri" w:eastAsia="Calibri" w:hAnsi="Calibri"/>
                    <w:color w:val="000000"/>
                    <w:sz w:val="20"/>
                  </w:rPr>
                </w:rPrChange>
              </w:rPr>
            </w:pPr>
            <w:r w:rsidRPr="00D14360">
              <w:rPr>
                <w:b/>
                <w:color w:val="000000"/>
                <w:rPrChange w:id="16474" w:author="Russell Ott" w:date="2022-05-16T11:47:00Z">
                  <w:rPr>
                    <w:rFonts w:ascii="Calibri" w:eastAsia="Calibri" w:hAnsi="Calibri"/>
                    <w:b/>
                    <w:color w:val="000000"/>
                    <w:sz w:val="20"/>
                  </w:rPr>
                </w:rPrChange>
              </w:rPr>
              <w:t>Description:</w:t>
            </w:r>
            <w:r w:rsidRPr="00D14360">
              <w:rPr>
                <w:color w:val="000000"/>
                <w:rPrChange w:id="16475" w:author="Russell Ott" w:date="2022-05-16T11:47:00Z">
                  <w:rPr>
                    <w:rFonts w:ascii="Calibri" w:eastAsia="Calibri" w:hAnsi="Calibri"/>
                    <w:color w:val="000000"/>
                    <w:sz w:val="20"/>
                  </w:rPr>
                </w:rPrChange>
              </w:rPr>
              <w:t xml:space="preserve"> </w:t>
            </w:r>
            <w:r w:rsidR="00373486" w:rsidRPr="00D14360">
              <w:rPr>
                <w:color w:val="000000"/>
                <w:rPrChange w:id="16476" w:author="Russell Ott" w:date="2022-05-16T11:47:00Z">
                  <w:rPr>
                    <w:rFonts w:ascii="Calibri" w:eastAsia="Calibri" w:hAnsi="Calibri"/>
                    <w:color w:val="000000"/>
                    <w:sz w:val="20"/>
                  </w:rPr>
                </w:rPrChange>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F10C7C">
      <w:pPr>
        <w:pStyle w:val="Heading3"/>
      </w:pPr>
      <w:bookmarkStart w:id="16477" w:name="_Toc103262741"/>
      <w:bookmarkStart w:id="16478" w:name="_Toc22823476"/>
      <w:r w:rsidRPr="00D25B15">
        <w:t>ONC Validation Testing and C-CDA Scorecard Resources</w:t>
      </w:r>
      <w:bookmarkEnd w:id="16477"/>
      <w:bookmarkEnd w:id="16478"/>
    </w:p>
    <w:p w14:paraId="36C82930" w14:textId="424C62B7" w:rsidR="005F7ED7" w:rsidRDefault="005F7ED7" w:rsidP="005F7ED7">
      <w:pPr>
        <w:rPr>
          <w:rFonts w:ascii="Times New Roman" w:eastAsia="Calibri" w:hAnsi="Times New Roman"/>
          <w:color w:val="000000"/>
          <w:sz w:val="24"/>
          <w:szCs w:val="24"/>
          <w:rPrChange w:id="16479" w:author="Russell Ott" w:date="2022-05-16T11:47:00Z">
            <w:rPr>
              <w:rFonts w:ascii="Calibri" w:eastAsia="Calibri" w:hAnsi="Calibri"/>
              <w:color w:val="000000"/>
            </w:rPr>
          </w:rPrChange>
        </w:rPr>
      </w:pPr>
      <w:r w:rsidRPr="003A3D50">
        <w:rPr>
          <w:color w:val="000000"/>
          <w:rPrChange w:id="16480" w:author="Russell Ott" w:date="2022-05-16T11:47:00Z">
            <w:rPr>
              <w:rFonts w:ascii="Calibri" w:eastAsia="Calibri" w:hAnsi="Calibri"/>
              <w:color w:val="000000"/>
            </w:rPr>
          </w:rPrChange>
        </w:rPr>
        <w:t>The Standards Implementation &amp; Testing Environment (SITE) is a centralized collection of testing tools and resources designed to assist health IT developers and health IT users fully evaluate specific technical standards and maximize th</w:t>
      </w:r>
      <w:r w:rsidRPr="003A3D50">
        <w:rPr>
          <w:color w:val="000000"/>
          <w:rPrChange w:id="16481" w:author="Russell Ott" w:date="2022-05-16T11:47:00Z">
            <w:rPr>
              <w:rFonts w:ascii="Calibri" w:eastAsia="Calibri" w:hAnsi="Calibri"/>
              <w:color w:val="000000"/>
            </w:rPr>
          </w:rPrChange>
        </w:rPr>
        <w:t>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color w:val="000000"/>
          <w:rPrChange w:id="16482" w:author="Russell Ott" w:date="2022-05-16T11:47:00Z">
            <w:rPr>
              <w:rFonts w:ascii="Calibri" w:eastAsia="Calibri" w:hAnsi="Calibri"/>
              <w:color w:val="000000"/>
            </w:rPr>
          </w:rPrChange>
        </w:rPr>
      </w:pPr>
    </w:p>
    <w:p w14:paraId="5F00EDCD" w14:textId="77777777" w:rsidR="005C79A1" w:rsidRDefault="005C79A1" w:rsidP="005F7ED7">
      <w:pPr>
        <w:rPr>
          <w:del w:id="16483" w:author="Russell Ott" w:date="2022-05-16T11:47:00Z"/>
          <w:rFonts w:eastAsia="Calibri" w:cs="Calibri"/>
          <w:color w:val="000000"/>
        </w:rPr>
      </w:pPr>
    </w:p>
    <w:p w14:paraId="41AFC0E4" w14:textId="77777777" w:rsidR="005C79A1" w:rsidRDefault="005C79A1" w:rsidP="005F7ED7">
      <w:pPr>
        <w:rPr>
          <w:del w:id="16484" w:author="Russell Ott" w:date="2022-05-16T11:47:00Z"/>
          <w:rFonts w:eastAsia="Calibri" w:cs="Calibri"/>
          <w:color w:val="000000"/>
        </w:rPr>
      </w:pPr>
    </w:p>
    <w:p w14:paraId="0E87C87E" w14:textId="77777777" w:rsidR="005C79A1" w:rsidRDefault="005C79A1" w:rsidP="005F7ED7">
      <w:pPr>
        <w:rPr>
          <w:del w:id="16485" w:author="Russell Ott" w:date="2022-05-16T11:47:00Z"/>
          <w:rFonts w:eastAsia="Calibri" w:cs="Calibri"/>
          <w:color w:val="000000"/>
        </w:rPr>
      </w:pPr>
    </w:p>
    <w:p w14:paraId="0A233F33" w14:textId="77777777" w:rsidR="005C79A1" w:rsidRPr="003A3D50" w:rsidRDefault="005C79A1" w:rsidP="005F7ED7">
      <w:pPr>
        <w:rPr>
          <w:del w:id="16486" w:author="Russell Ott" w:date="2022-05-16T11:47:00Z"/>
          <w:rFonts w:eastAsia="Calibri" w:cs="Calibri"/>
          <w:color w:val="000000"/>
        </w:rPr>
      </w:pPr>
    </w:p>
    <w:p w14:paraId="053C4E90" w14:textId="77777777" w:rsidR="00295A8B" w:rsidRPr="005F7ED7" w:rsidRDefault="00295A8B" w:rsidP="00295A8B">
      <w:pPr>
        <w:rPr>
          <w:del w:id="16487" w:author="Russell Ott" w:date="2022-05-16T11:47:00Z"/>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PrChange w:id="16488" w:author="Russell Ott" w:date="2022-05-16T11:47:00Z">
                  <w:rPr>
                    <w:rFonts w:ascii="Calibri" w:hAnsi="Calibri"/>
                    <w:sz w:val="20"/>
                  </w:rPr>
                </w:rPrChange>
              </w:rPr>
            </w:pPr>
            <w:r w:rsidRPr="00D14360">
              <w:rPr>
                <w:b/>
                <w:color w:val="000000"/>
                <w:rPrChange w:id="16489" w:author="Russell Ott" w:date="2022-05-16T11:47:00Z">
                  <w:rPr>
                    <w:rFonts w:ascii="Calibri" w:eastAsia="Calibri" w:hAnsi="Calibri"/>
                    <w:b/>
                    <w:color w:val="000000"/>
                    <w:sz w:val="20"/>
                  </w:rPr>
                </w:rPrChange>
              </w:rPr>
              <w:t xml:space="preserve">Source: </w:t>
            </w:r>
            <w:r w:rsidRPr="00D14360">
              <w:rPr>
                <w:color w:val="000000"/>
                <w:rPrChange w:id="16490" w:author="Russell Ott" w:date="2022-05-16T11:47:00Z">
                  <w:rPr>
                    <w:rFonts w:ascii="Calibri" w:eastAsia="Calibri" w:hAnsi="Calibri"/>
                    <w:color w:val="000000"/>
                    <w:sz w:val="20"/>
                  </w:rPr>
                </w:rPrChange>
              </w:rPr>
              <w:t>SITE Validation</w:t>
            </w:r>
          </w:p>
          <w:p w14:paraId="759EA547" w14:textId="77777777" w:rsidR="000520B0" w:rsidRPr="00D14360" w:rsidRDefault="00295A8B" w:rsidP="000B6222">
            <w:pPr>
              <w:spacing w:after="120"/>
              <w:rPr>
                <w:del w:id="16491" w:author="Russell Ott" w:date="2022-05-16T11:47:00Z"/>
                <w:rFonts w:eastAsia="Calibri" w:cs="Calibri"/>
                <w:bCs/>
                <w:color w:val="000000"/>
              </w:rPr>
            </w:pPr>
            <w:del w:id="16492" w:author="Russell Ott" w:date="2022-05-16T11:47:00Z">
              <w:r w:rsidRPr="00D14360">
                <w:rPr>
                  <w:rFonts w:eastAsia="Calibri" w:cs="Calibri"/>
                  <w:b/>
                  <w:color w:val="000000"/>
                </w:rPr>
                <w:delText xml:space="preserve">Resource: </w:delText>
              </w:r>
              <w:r w:rsidR="001A0138">
                <w:fldChar w:fldCharType="begin"/>
              </w:r>
              <w:r w:rsidR="001A0138">
                <w:delInstrText xml:space="preserve"> HYPERLINK "https://sitenv.org/sandbox-ccda" </w:delInstrText>
              </w:r>
              <w:r w:rsidR="001A0138">
                <w:fldChar w:fldCharType="separate"/>
              </w:r>
              <w:r w:rsidRPr="00D14360">
                <w:rPr>
                  <w:rFonts w:cs="Calibri"/>
                  <w:color w:val="000000"/>
                </w:rPr>
                <w:delText>https://sitenv.org/sandbox-ccda</w:delText>
              </w:r>
              <w:r w:rsidR="001A0138">
                <w:rPr>
                  <w:rFonts w:cs="Calibri"/>
                  <w:color w:val="000000"/>
                </w:rPr>
                <w:fldChar w:fldCharType="end"/>
              </w:r>
            </w:del>
          </w:p>
          <w:p w14:paraId="241A7F0F" w14:textId="3B82AC79" w:rsidR="000520B0" w:rsidRPr="00D14360" w:rsidRDefault="00295A8B" w:rsidP="000B6222">
            <w:pPr>
              <w:spacing w:after="120"/>
              <w:rPr>
                <w:ins w:id="16493" w:author="Russell Ott" w:date="2022-05-16T11:47:00Z"/>
                <w:rFonts w:eastAsia="Calibri" w:cs="Calibri"/>
                <w:bCs/>
                <w:color w:val="000000"/>
              </w:rPr>
            </w:pPr>
            <w:ins w:id="16494" w:author="Russell Ott" w:date="2022-05-16T11:47:00Z">
              <w:r w:rsidRPr="00D14360">
                <w:rPr>
                  <w:rFonts w:eastAsia="Calibri" w:cs="Calibri"/>
                  <w:b/>
                  <w:color w:val="000000"/>
                </w:rPr>
                <w:t xml:space="preserve">Resource: </w:t>
              </w:r>
              <w:r w:rsidR="001A0138">
                <w:fldChar w:fldCharType="begin"/>
              </w:r>
              <w:r w:rsidR="001A0138">
                <w:instrText xml:space="preserve"> HYPERLINK "https://site.healthit.gov/sandb</w:instrText>
              </w:r>
              <w:r w:rsidR="001A0138">
                <w:instrText xml:space="preserve">ox-ccda" </w:instrText>
              </w:r>
              <w:r w:rsidR="001A0138">
                <w:fldChar w:fldCharType="separate"/>
              </w:r>
              <w:r w:rsidR="004916FB" w:rsidRPr="00EE43A5">
                <w:rPr>
                  <w:rStyle w:val="Hyperlink"/>
                  <w:rFonts w:cs="Calibri"/>
                </w:rPr>
                <w:t>https://site.healthit.gov/sandbox-ccda</w:t>
              </w:r>
              <w:r w:rsidR="001A0138">
                <w:rPr>
                  <w:rStyle w:val="Hyperlink"/>
                  <w:rFonts w:cs="Calibri"/>
                </w:rPr>
                <w:fldChar w:fldCharType="end"/>
              </w:r>
            </w:ins>
          </w:p>
          <w:p w14:paraId="27891733" w14:textId="77777777" w:rsidR="00295A8B" w:rsidRPr="00D14360" w:rsidRDefault="00295A8B" w:rsidP="000B6222">
            <w:pPr>
              <w:pStyle w:val="Caption"/>
              <w:rPr>
                <w:rFonts w:ascii="Courier New" w:eastAsia="Calibri" w:hAnsi="Courier New" w:cs="TimesNewRomanPSMT"/>
                <w:sz w:val="20"/>
              </w:rPr>
            </w:pPr>
            <w:r w:rsidRPr="00D14360">
              <w:rPr>
                <w:b/>
                <w:i w:val="0"/>
                <w:color w:val="000000"/>
                <w:sz w:val="20"/>
                <w:rPrChange w:id="16495" w:author="Russell Ott" w:date="2022-05-16T11:47:00Z">
                  <w:rPr>
                    <w:b/>
                    <w:i w:val="0"/>
                    <w:color w:val="000000"/>
                    <w:sz w:val="20"/>
                  </w:rPr>
                </w:rPrChange>
              </w:rPr>
              <w:t>Description:</w:t>
            </w:r>
            <w:r w:rsidRPr="00D14360">
              <w:rPr>
                <w:color w:val="000000"/>
                <w:sz w:val="20"/>
                <w:rPrChange w:id="16496" w:author="Russell Ott" w:date="2022-05-16T11:47:00Z">
                  <w:rPr>
                    <w:color w:val="000000"/>
                    <w:sz w:val="20"/>
                  </w:rPr>
                </w:rPrChange>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b/>
                <w:color w:val="000000"/>
                <w:rPrChange w:id="16497" w:author="Russell Ott" w:date="2022-05-16T11:47:00Z">
                  <w:rPr>
                    <w:rFonts w:ascii="Calibri" w:eastAsia="Calibri" w:hAnsi="Calibri"/>
                    <w:b/>
                    <w:color w:val="000000"/>
                    <w:sz w:val="20"/>
                  </w:rPr>
                </w:rPrChange>
              </w:rPr>
            </w:pPr>
            <w:r w:rsidRPr="00D14360">
              <w:rPr>
                <w:b/>
                <w:color w:val="000000"/>
                <w:rPrChange w:id="16498" w:author="Russell Ott" w:date="2022-05-16T11:47:00Z">
                  <w:rPr>
                    <w:rFonts w:ascii="Calibri" w:eastAsia="Calibri" w:hAnsi="Calibri"/>
                    <w:b/>
                    <w:color w:val="000000"/>
                    <w:sz w:val="20"/>
                  </w:rPr>
                </w:rPrChange>
              </w:rPr>
              <w:t xml:space="preserve">Source: </w:t>
            </w:r>
            <w:r w:rsidRPr="00D14360">
              <w:rPr>
                <w:color w:val="000000"/>
                <w:rPrChange w:id="16499" w:author="Russell Ott" w:date="2022-05-16T11:47:00Z">
                  <w:rPr>
                    <w:rFonts w:ascii="Calibri" w:eastAsia="Calibri" w:hAnsi="Calibri"/>
                    <w:color w:val="000000"/>
                    <w:sz w:val="20"/>
                  </w:rPr>
                </w:rPrChange>
              </w:rPr>
              <w:t>C-CDA Scorecard</w:t>
            </w:r>
          </w:p>
          <w:p w14:paraId="6237931F" w14:textId="77777777" w:rsidR="00295A8B" w:rsidRPr="00D14360" w:rsidRDefault="00295A8B" w:rsidP="000B6222">
            <w:pPr>
              <w:spacing w:after="120"/>
              <w:rPr>
                <w:del w:id="16500" w:author="Russell Ott" w:date="2022-05-16T11:47:00Z"/>
                <w:rFonts w:eastAsia="Calibri" w:cs="Calibri"/>
                <w:bCs/>
                <w:color w:val="000000"/>
              </w:rPr>
            </w:pPr>
            <w:del w:id="16501" w:author="Russell Ott" w:date="2022-05-16T11:47:00Z">
              <w:r w:rsidRPr="00D14360">
                <w:rPr>
                  <w:rFonts w:eastAsia="Calibri" w:cs="Calibri"/>
                  <w:b/>
                  <w:color w:val="000000"/>
                </w:rPr>
                <w:delText>Resource:</w:delText>
              </w:r>
              <w:r w:rsidRPr="00D14360">
                <w:rPr>
                  <w:rFonts w:eastAsia="Calibri" w:cs="Calibri"/>
                  <w:b/>
                  <w:color w:val="000000"/>
                  <w:sz w:val="15"/>
                  <w:szCs w:val="15"/>
                </w:rPr>
                <w:delText xml:space="preserve"> </w:delText>
              </w:r>
              <w:r w:rsidR="001A0138">
                <w:fldChar w:fldCharType="begin"/>
              </w:r>
              <w:r w:rsidR="001A0138">
                <w:delInstrText xml:space="preserve"> HYPERLINK "https://sitenv.org/scorecard/" \h </w:delInstrText>
              </w:r>
              <w:r w:rsidR="001A0138">
                <w:fldChar w:fldCharType="separate"/>
              </w:r>
              <w:r w:rsidRPr="00D14360">
                <w:rPr>
                  <w:rFonts w:cs="Calibri"/>
                  <w:color w:val="000000"/>
                  <w:u w:val="single"/>
                </w:rPr>
                <w:delText>https://sitenv.org/scorecard/</w:delText>
              </w:r>
              <w:r w:rsidR="001A0138">
                <w:rPr>
                  <w:rFonts w:cs="Calibri"/>
                  <w:color w:val="000000"/>
                  <w:u w:val="single"/>
                </w:rPr>
                <w:fldChar w:fldCharType="end"/>
              </w:r>
            </w:del>
          </w:p>
          <w:p w14:paraId="6BDFDD75" w14:textId="1F1F7939" w:rsidR="00295A8B" w:rsidRPr="00D14360" w:rsidRDefault="00295A8B" w:rsidP="000B6222">
            <w:pPr>
              <w:spacing w:after="120"/>
              <w:rPr>
                <w:ins w:id="16502" w:author="Russell Ott" w:date="2022-05-16T11:47:00Z"/>
                <w:rFonts w:eastAsia="Calibri" w:cs="Calibri"/>
                <w:bCs/>
                <w:color w:val="000000"/>
              </w:rPr>
            </w:pPr>
            <w:ins w:id="16503" w:author="Russell Ott" w:date="2022-05-16T11:47:00Z">
              <w:r w:rsidRPr="00D14360">
                <w:rPr>
                  <w:rFonts w:eastAsia="Calibri" w:cs="Calibri"/>
                  <w:b/>
                  <w:color w:val="000000"/>
                </w:rPr>
                <w:t>Resource:</w:t>
              </w:r>
              <w:r w:rsidRPr="00D14360">
                <w:rPr>
                  <w:rFonts w:eastAsia="Calibri" w:cs="Calibri"/>
                  <w:b/>
                  <w:color w:val="000000"/>
                  <w:sz w:val="15"/>
                  <w:szCs w:val="15"/>
                </w:rPr>
                <w:t xml:space="preserve"> </w:t>
              </w:r>
              <w:r w:rsidR="001A0138">
                <w:fldChar w:fldCharType="begin"/>
              </w:r>
              <w:r w:rsidR="001A0138">
                <w:instrText xml:space="preserve"> HYPERLINK "https://ccda.healthit.gov/scorecar</w:instrText>
              </w:r>
              <w:r w:rsidR="001A0138">
                <w:instrText xml:space="preserve">d/" </w:instrText>
              </w:r>
              <w:r w:rsidR="001A0138">
                <w:fldChar w:fldCharType="separate"/>
              </w:r>
              <w:r w:rsidR="004916FB" w:rsidRPr="00EE43A5">
                <w:rPr>
                  <w:rStyle w:val="Hyperlink"/>
                </w:rPr>
                <w:t>https://ccda.healthit.gov/scorecard/</w:t>
              </w:r>
              <w:r w:rsidR="001A0138">
                <w:rPr>
                  <w:rStyle w:val="Hyperlink"/>
                </w:rPr>
                <w:fldChar w:fldCharType="end"/>
              </w:r>
            </w:ins>
          </w:p>
          <w:p w14:paraId="063FBED4" w14:textId="77777777" w:rsidR="00295A8B" w:rsidRPr="00D14360" w:rsidRDefault="00295A8B" w:rsidP="000B6222">
            <w:pPr>
              <w:spacing w:after="120"/>
              <w:rPr>
                <w:rFonts w:ascii="Times New Roman" w:eastAsia="Calibri" w:hAnsi="Times New Roman"/>
                <w:color w:val="000000"/>
                <w:sz w:val="24"/>
                <w:szCs w:val="24"/>
                <w:rPrChange w:id="16504" w:author="Russell Ott" w:date="2022-05-16T11:47:00Z">
                  <w:rPr>
                    <w:rFonts w:ascii="Calibri" w:eastAsia="Calibri" w:hAnsi="Calibri"/>
                    <w:color w:val="000000"/>
                  </w:rPr>
                </w:rPrChange>
              </w:rPr>
            </w:pPr>
            <w:r w:rsidRPr="00D14360">
              <w:rPr>
                <w:b/>
                <w:color w:val="000000"/>
                <w:rPrChange w:id="16505" w:author="Russell Ott" w:date="2022-05-16T11:47:00Z">
                  <w:rPr>
                    <w:rFonts w:ascii="Calibri" w:eastAsia="Calibri" w:hAnsi="Calibri"/>
                    <w:b/>
                    <w:color w:val="000000"/>
                    <w:sz w:val="20"/>
                  </w:rPr>
                </w:rPrChange>
              </w:rPr>
              <w:t>Description:</w:t>
            </w:r>
            <w:r w:rsidRPr="00D14360">
              <w:rPr>
                <w:color w:val="000000"/>
                <w:rPrChange w:id="16506" w:author="Russell Ott" w:date="2022-05-16T11:47:00Z">
                  <w:rPr>
                    <w:rFonts w:ascii="Calibri" w:eastAsia="Calibri" w:hAnsi="Calibri"/>
                    <w:color w:val="000000"/>
                    <w:sz w:val="20"/>
                  </w:rPr>
                </w:rPrChange>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color w:val="000000"/>
          <w:rPrChange w:id="16507" w:author="Russell Ott" w:date="2022-05-16T11:47:00Z">
            <w:rPr>
              <w:rFonts w:ascii="Calibri" w:eastAsia="Calibri" w:hAnsi="Calibri"/>
              <w:color w:val="000000"/>
              <w:sz w:val="20"/>
            </w:rPr>
          </w:rPrChange>
        </w:rPr>
      </w:pPr>
    </w:p>
    <w:p w14:paraId="549832EE" w14:textId="77777777" w:rsidR="00891300" w:rsidRPr="008E5AB3" w:rsidRDefault="00891300" w:rsidP="00F10C7C">
      <w:pPr>
        <w:pStyle w:val="Heading3"/>
      </w:pPr>
      <w:bookmarkStart w:id="16508" w:name="_2pta16n" w:colFirst="0" w:colLast="0"/>
      <w:bookmarkStart w:id="16509" w:name="_Toc11043738"/>
      <w:bookmarkStart w:id="16510" w:name="_Toc11045656"/>
      <w:bookmarkStart w:id="16511" w:name="_Toc11219072"/>
      <w:bookmarkStart w:id="16512" w:name="_Toc11391333"/>
      <w:bookmarkStart w:id="16513" w:name="_Toc103262742"/>
      <w:bookmarkStart w:id="16514" w:name="_Toc22823477"/>
      <w:bookmarkEnd w:id="16508"/>
      <w:r w:rsidRPr="008E5AB3">
        <w:t>Mo</w:t>
      </w:r>
      <w:r w:rsidR="00BA114A">
        <w:t>d</w:t>
      </w:r>
      <w:r w:rsidRPr="008E5AB3">
        <w:t>el Drive Health Tools</w:t>
      </w:r>
      <w:bookmarkEnd w:id="16509"/>
      <w:bookmarkEnd w:id="16510"/>
      <w:bookmarkEnd w:id="16511"/>
      <w:bookmarkEnd w:id="16512"/>
      <w:r w:rsidR="008E5AB3" w:rsidRPr="008E5AB3">
        <w:t xml:space="preserve"> (MDHT)</w:t>
      </w:r>
      <w:bookmarkEnd w:id="16513"/>
      <w:bookmarkEnd w:id="16514"/>
    </w:p>
    <w:p w14:paraId="6DE6A5AE" w14:textId="77777777" w:rsidR="00224D48" w:rsidRPr="00D14360" w:rsidRDefault="00891300" w:rsidP="008E5AB3">
      <w:pPr>
        <w:spacing w:after="120"/>
        <w:rPr>
          <w:rFonts w:ascii="Times New Roman" w:eastAsia="Calibri" w:hAnsi="Times New Roman"/>
          <w:color w:val="000000"/>
          <w:sz w:val="24"/>
          <w:szCs w:val="24"/>
          <w:rPrChange w:id="16515" w:author="Russell Ott" w:date="2022-05-16T11:47:00Z">
            <w:rPr>
              <w:rFonts w:ascii="Calibri" w:eastAsia="Calibri" w:hAnsi="Calibri"/>
              <w:color w:val="000000"/>
            </w:rPr>
          </w:rPrChange>
        </w:rPr>
      </w:pPr>
      <w:r w:rsidRPr="00D14360">
        <w:rPr>
          <w:color w:val="000000"/>
          <w:rPrChange w:id="16516" w:author="Russell Ott" w:date="2022-05-16T11:47:00Z">
            <w:rPr>
              <w:rFonts w:ascii="Calibri" w:eastAsia="Calibri" w:hAnsi="Calibri"/>
              <w:color w:val="000000"/>
            </w:rPr>
          </w:rPrChange>
        </w:rPr>
        <w:t>MDHT allows the creation of computable models of the templates in UML. These models can be used to produce template specifications (DITA, XHTML, PDF, Other), validation tools, and model driven code generation. Thus far, the project has built models from th</w:t>
      </w:r>
      <w:r w:rsidRPr="00D14360">
        <w:rPr>
          <w:color w:val="000000"/>
          <w:rPrChange w:id="16517" w:author="Russell Ott" w:date="2022-05-16T11:47:00Z">
            <w:rPr>
              <w:rFonts w:ascii="Calibri" w:eastAsia="Calibri" w:hAnsi="Calibri"/>
              <w:color w:val="000000"/>
            </w:rPr>
          </w:rPrChange>
        </w:rPr>
        <w:t xml:space="preserve">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color w:val="000000"/>
                <w:rPrChange w:id="16518" w:author="Russell Ott" w:date="2022-05-16T11:47:00Z">
                  <w:rPr>
                    <w:rFonts w:ascii="Calibri" w:eastAsia="Calibri" w:hAnsi="Calibri"/>
                    <w:color w:val="000000"/>
                    <w:sz w:val="20"/>
                  </w:rPr>
                </w:rPrChange>
              </w:rPr>
            </w:pPr>
            <w:r w:rsidRPr="00D14360">
              <w:rPr>
                <w:b/>
                <w:color w:val="000000"/>
                <w:rPrChange w:id="16519" w:author="Russell Ott" w:date="2022-05-16T11:47:00Z">
                  <w:rPr>
                    <w:rFonts w:ascii="Calibri" w:eastAsia="Calibri" w:hAnsi="Calibri"/>
                    <w:b/>
                    <w:color w:val="000000"/>
                    <w:sz w:val="20"/>
                  </w:rPr>
                </w:rPrChange>
              </w:rPr>
              <w:t>Source:</w:t>
            </w:r>
            <w:r w:rsidRPr="00D14360">
              <w:rPr>
                <w:color w:val="000000"/>
                <w:rPrChange w:id="16520" w:author="Russell Ott" w:date="2022-05-16T11:47:00Z">
                  <w:rPr>
                    <w:rFonts w:ascii="Calibri" w:eastAsia="Calibri" w:hAnsi="Calibri"/>
                    <w:color w:val="000000"/>
                    <w:sz w:val="20"/>
                  </w:rPr>
                </w:rPrChange>
              </w:rPr>
              <w:t xml:space="preserve"> Java Runtime MDHT </w:t>
            </w:r>
          </w:p>
          <w:p w14:paraId="7173AEFA" w14:textId="157A5354" w:rsidR="00A1254D" w:rsidRPr="00D14360" w:rsidRDefault="00A1254D" w:rsidP="00A1254D">
            <w:pPr>
              <w:spacing w:after="120"/>
              <w:rPr>
                <w:rFonts w:ascii="Times New Roman" w:eastAsia="Calibri" w:hAnsi="Times New Roman"/>
                <w:color w:val="000000"/>
                <w:sz w:val="24"/>
                <w:szCs w:val="24"/>
                <w:rPrChange w:id="16521" w:author="Russell Ott" w:date="2022-05-16T11:47:00Z">
                  <w:rPr>
                    <w:rFonts w:ascii="Calibri" w:eastAsia="Calibri" w:hAnsi="Calibri"/>
                    <w:color w:val="000000"/>
                    <w:sz w:val="20"/>
                  </w:rPr>
                </w:rPrChange>
              </w:rPr>
            </w:pPr>
            <w:r w:rsidRPr="00D14360">
              <w:rPr>
                <w:b/>
                <w:color w:val="000000"/>
                <w:rPrChange w:id="16522" w:author="Russell Ott" w:date="2022-05-16T11:47:00Z">
                  <w:rPr>
                    <w:rFonts w:ascii="Calibri" w:eastAsia="Calibri" w:hAnsi="Calibri"/>
                    <w:b/>
                    <w:color w:val="000000"/>
                    <w:sz w:val="20"/>
                  </w:rPr>
                </w:rPrChange>
              </w:rPr>
              <w:t>Resource:</w:t>
            </w:r>
            <w:r w:rsidRPr="00D14360">
              <w:rPr>
                <w:color w:val="000000"/>
                <w:rPrChange w:id="16523" w:author="Russell Ott" w:date="2022-05-16T11:47:00Z">
                  <w:rPr>
                    <w:rFonts w:ascii="Calibri" w:eastAsia="Calibri" w:hAnsi="Calibri"/>
                    <w:color w:val="000000"/>
                    <w:sz w:val="20"/>
                  </w:rPr>
                </w:rPrChange>
              </w:rPr>
              <w:t xml:space="preserve"> </w:t>
            </w:r>
            <w:r w:rsidR="001A0138">
              <w:fldChar w:fldCharType="begin"/>
            </w:r>
            <w:r w:rsidR="001A0138">
              <w:instrText xml:space="preserve"> HYPERLINK "https://github.com/mdht/mdht-models" </w:instrText>
            </w:r>
            <w:r w:rsidR="001A0138">
              <w:fldChar w:fldCharType="separate"/>
            </w:r>
            <w:r w:rsidRPr="00D14360">
              <w:rPr>
                <w:rStyle w:val="Hyperlink"/>
                <w:rPrChange w:id="16524" w:author="Russell Ott" w:date="2022-05-16T11:47:00Z">
                  <w:rPr>
                    <w:rStyle w:val="Hyperlink"/>
                    <w:rFonts w:ascii="Calibri" w:eastAsia="Calibri" w:hAnsi="Calibri"/>
                    <w:sz w:val="20"/>
                  </w:rPr>
                </w:rPrChange>
              </w:rPr>
              <w:t>https://github.com/mdht/mdht-models</w:t>
            </w:r>
            <w:r w:rsidR="001A0138">
              <w:rPr>
                <w:rStyle w:val="Hyperlink"/>
                <w:rPrChange w:id="16525" w:author="Russell Ott" w:date="2022-05-16T11:47:00Z">
                  <w:rPr>
                    <w:rStyle w:val="Hyperlink"/>
                    <w:rFonts w:ascii="Calibri" w:hAnsi="Calibri"/>
                    <w:sz w:val="20"/>
                  </w:rPr>
                </w:rPrChange>
              </w:rPr>
              <w:fldChar w:fldCharType="end"/>
            </w:r>
          </w:p>
          <w:p w14:paraId="7E0CA3A7" w14:textId="77777777" w:rsidR="00A1254D" w:rsidRPr="00D14360" w:rsidRDefault="00A1254D" w:rsidP="00A1254D">
            <w:pPr>
              <w:spacing w:after="120"/>
              <w:rPr>
                <w:rFonts w:ascii="Times New Roman" w:eastAsia="Calibri" w:hAnsi="Times New Roman"/>
                <w:color w:val="000000"/>
                <w:sz w:val="24"/>
                <w:szCs w:val="24"/>
                <w:rPrChange w:id="16526" w:author="Russell Ott" w:date="2022-05-16T11:47:00Z">
                  <w:rPr>
                    <w:rFonts w:ascii="Calibri" w:eastAsia="Calibri" w:hAnsi="Calibri"/>
                    <w:color w:val="000000"/>
                  </w:rPr>
                </w:rPrChange>
              </w:rPr>
            </w:pPr>
            <w:r w:rsidRPr="00D14360">
              <w:rPr>
                <w:b/>
                <w:color w:val="000000"/>
                <w:rPrChange w:id="16527" w:author="Russell Ott" w:date="2022-05-16T11:47:00Z">
                  <w:rPr>
                    <w:rFonts w:ascii="Calibri" w:eastAsia="Calibri" w:hAnsi="Calibri"/>
                    <w:b/>
                    <w:color w:val="000000"/>
                    <w:sz w:val="20"/>
                  </w:rPr>
                </w:rPrChange>
              </w:rPr>
              <w:t>Description</w:t>
            </w:r>
            <w:r w:rsidRPr="00D14360">
              <w:rPr>
                <w:color w:val="000000"/>
                <w:rPrChange w:id="16528" w:author="Russell Ott" w:date="2022-05-16T11:47:00Z">
                  <w:rPr>
                    <w:rFonts w:ascii="Calibri" w:eastAsia="Calibri" w:hAnsi="Calibri"/>
                    <w:color w:val="000000"/>
                    <w:sz w:val="20"/>
                  </w:rPr>
                </w:rPrChange>
              </w:rPr>
              <w:t>: All MDHT projects supporting the various CDA based implementation guides including Consolidate CDA.</w:t>
            </w:r>
          </w:p>
        </w:tc>
      </w:tr>
    </w:tbl>
    <w:p w14:paraId="06A3E012" w14:textId="77777777" w:rsidR="00F67C52" w:rsidRPr="00D14360" w:rsidRDefault="00F67C52" w:rsidP="008E5AB3">
      <w:pPr>
        <w:spacing w:after="120"/>
        <w:rPr>
          <w:color w:val="000000"/>
          <w:rPrChange w:id="16529" w:author="Russell Ott" w:date="2022-05-16T11:47:00Z">
            <w:rPr>
              <w:rFonts w:ascii="Calibri" w:eastAsia="Calibri" w:hAnsi="Calibr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b/>
                <w:color w:val="000000"/>
                <w:rPrChange w:id="16530" w:author="Russell Ott" w:date="2022-05-16T11:47:00Z">
                  <w:rPr>
                    <w:rFonts w:ascii="Calibri" w:eastAsia="Calibri" w:hAnsi="Calibri"/>
                    <w:b/>
                    <w:color w:val="000000"/>
                    <w:sz w:val="20"/>
                  </w:rPr>
                </w:rPrChange>
              </w:rPr>
            </w:pPr>
            <w:r w:rsidRPr="00D14360">
              <w:rPr>
                <w:b/>
                <w:color w:val="000000"/>
                <w:rPrChange w:id="16531" w:author="Russell Ott" w:date="2022-05-16T11:47:00Z">
                  <w:rPr>
                    <w:rFonts w:ascii="Calibri" w:eastAsia="Calibri" w:hAnsi="Calibri"/>
                    <w:b/>
                    <w:color w:val="000000"/>
                    <w:sz w:val="20"/>
                  </w:rPr>
                </w:rPrChange>
              </w:rPr>
              <w:t xml:space="preserve">Source: </w:t>
            </w:r>
            <w:r w:rsidR="008E5AB3" w:rsidRPr="00D14360">
              <w:rPr>
                <w:color w:val="000000"/>
                <w:rPrChange w:id="16532" w:author="Russell Ott" w:date="2022-05-16T11:47:00Z">
                  <w:rPr>
                    <w:rFonts w:ascii="Calibri" w:eastAsia="Calibri" w:hAnsi="Calibri"/>
                    <w:color w:val="000000"/>
                    <w:sz w:val="20"/>
                  </w:rPr>
                </w:rPrChange>
              </w:rPr>
              <w:t>ECLIPSE MDHT</w:t>
            </w:r>
          </w:p>
          <w:p w14:paraId="0E60DBC5" w14:textId="10DB8C45" w:rsidR="00D25B15" w:rsidRPr="00D14360" w:rsidRDefault="00D25B15" w:rsidP="00B268D6">
            <w:pPr>
              <w:spacing w:after="120"/>
              <w:rPr>
                <w:rFonts w:ascii="Times New Roman" w:eastAsia="Calibri" w:hAnsi="Times New Roman"/>
                <w:color w:val="000000"/>
                <w:sz w:val="24"/>
                <w:szCs w:val="24"/>
                <w:rPrChange w:id="16533" w:author="Russell Ott" w:date="2022-05-16T11:47:00Z">
                  <w:rPr>
                    <w:rFonts w:ascii="Calibri" w:eastAsia="Calibri" w:hAnsi="Calibri"/>
                    <w:color w:val="000000"/>
                    <w:sz w:val="20"/>
                  </w:rPr>
                </w:rPrChange>
              </w:rPr>
            </w:pPr>
            <w:r w:rsidRPr="00D14360">
              <w:rPr>
                <w:b/>
                <w:color w:val="000000"/>
                <w:rPrChange w:id="16534"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"https://projects.eclipse.org/projects/modeling.mdht" \h </w:instrText>
            </w:r>
            <w:r w:rsidR="001A0138">
              <w:fldChar w:fldCharType="separate"/>
            </w:r>
            <w:r w:rsidR="008E5AB3" w:rsidRPr="007770C6">
              <w:rPr>
                <w:rStyle w:val="Hyperlink"/>
                <w:rPrChange w:id="16535" w:author="Russell Ott" w:date="2022-05-16T11:47:00Z">
                  <w:rPr>
                    <w:rFonts w:ascii="Calibri" w:eastAsia="Calibri" w:hAnsi="Calibri"/>
                    <w:color w:val="000000"/>
                    <w:sz w:val="20"/>
                    <w:u w:val="single"/>
                  </w:rPr>
                </w:rPrChange>
              </w:rPr>
              <w:t>https://projects.eclipse.org/projects/modeling.mdht</w:t>
            </w:r>
            <w:r w:rsidR="001A0138">
              <w:rPr>
                <w:rStyle w:val="Hyperlink"/>
                <w:rPrChange w:id="16536" w:author="Russell Ott" w:date="2022-05-16T11:47:00Z">
                  <w:rPr>
                    <w:rFonts w:ascii="Calibri" w:hAnsi="Calibri"/>
                    <w:color w:val="000000"/>
                    <w:sz w:val="20"/>
                    <w:u w:val="single"/>
                  </w:rPr>
                </w:rPrChange>
              </w:rPr>
              <w:fldChar w:fldCharType="end"/>
            </w:r>
          </w:p>
          <w:p w14:paraId="34DBDF32" w14:textId="77777777" w:rsidR="00D25B15" w:rsidRPr="00D14360" w:rsidRDefault="00D25B15" w:rsidP="00B268D6">
            <w:pPr>
              <w:spacing w:after="120"/>
              <w:rPr>
                <w:rFonts w:ascii="Times New Roman" w:eastAsia="Calibri" w:hAnsi="Times New Roman"/>
                <w:color w:val="000000"/>
                <w:sz w:val="24"/>
                <w:szCs w:val="24"/>
                <w:rPrChange w:id="16537" w:author="Russell Ott" w:date="2022-05-16T11:47:00Z">
                  <w:rPr>
                    <w:rFonts w:ascii="Calibri" w:eastAsia="Calibri" w:hAnsi="Calibri"/>
                    <w:color w:val="000000"/>
                    <w:sz w:val="20"/>
                  </w:rPr>
                </w:rPrChange>
              </w:rPr>
            </w:pPr>
            <w:r w:rsidRPr="00D14360">
              <w:rPr>
                <w:b/>
                <w:color w:val="000000"/>
                <w:rPrChange w:id="16538" w:author="Russell Ott" w:date="2022-05-16T11:47:00Z">
                  <w:rPr>
                    <w:rFonts w:ascii="Calibri" w:eastAsia="Calibri" w:hAnsi="Calibri"/>
                    <w:b/>
                    <w:color w:val="000000"/>
                    <w:sz w:val="20"/>
                  </w:rPr>
                </w:rPrChange>
              </w:rPr>
              <w:t>Description:</w:t>
            </w:r>
            <w:r w:rsidRPr="00D14360">
              <w:rPr>
                <w:color w:val="000000"/>
                <w:rPrChange w:id="16539" w:author="Russell Ott" w:date="2022-05-16T11:47:00Z">
                  <w:rPr>
                    <w:rFonts w:ascii="Calibri" w:eastAsia="Calibri" w:hAnsi="Calibri"/>
                    <w:color w:val="000000"/>
                    <w:sz w:val="20"/>
                  </w:rPr>
                </w:rPrChange>
              </w:rPr>
              <w:t xml:space="preserve"> </w:t>
            </w:r>
            <w:r w:rsidR="00373486" w:rsidRPr="00D14360">
              <w:rPr>
                <w:color w:val="000000"/>
                <w:rPrChange w:id="16540" w:author="Russell Ott" w:date="2022-05-16T11:47:00Z">
                  <w:rPr>
                    <w:rFonts w:ascii="Calibri" w:eastAsia="Calibri" w:hAnsi="Calibri"/>
                    <w:color w:val="000000"/>
                    <w:sz w:val="20"/>
                  </w:rPr>
                </w:rPrChange>
              </w:rPr>
              <w:t xml:space="preserve">Eclipse MDHT delivers a standard object-oriented alternative to proprietary development methodologies and tooling used to </w:t>
            </w:r>
            <w:r w:rsidR="00373486" w:rsidRPr="00D14360">
              <w:rPr>
                <w:rFonts w:eastAsia="Calibri"/>
                <w:color w:val="000000"/>
                <w:rPrChange w:id="16541" w:author="Russell Ott" w:date="2022-05-16T11:47:00Z">
                  <w:rPr>
                    <w:rFonts w:ascii="Calibri" w:eastAsia="Calibri" w:hAnsi="Calibri"/>
                    <w:color w:val="000000"/>
                    <w:sz w:val="20"/>
                  </w:rPr>
                </w:rPrChange>
              </w:rPr>
              <w:t>specify and implement most healthcare industry standards. The tool generates domain-specific Java classes for templates/profiles/archetypes.</w:t>
            </w:r>
          </w:p>
        </w:tc>
      </w:tr>
    </w:tbl>
    <w:p w14:paraId="2B478CBA" w14:textId="77777777" w:rsidR="00891300" w:rsidRDefault="00891300" w:rsidP="00943AA0">
      <w:pPr>
        <w:pStyle w:val="Heading2"/>
      </w:pPr>
      <w:bookmarkStart w:id="16542" w:name="_243i4a2" w:colFirst="0" w:colLast="0"/>
      <w:bookmarkStart w:id="16543" w:name="_3r9n20vrnt2t" w:colFirst="0" w:colLast="0"/>
      <w:bookmarkEnd w:id="16542"/>
      <w:bookmarkEnd w:id="16543"/>
      <w:r w:rsidRPr="00C64922">
        <w:t xml:space="preserve"> </w:t>
      </w:r>
      <w:bookmarkStart w:id="16544" w:name="_Toc11043739"/>
      <w:bookmarkStart w:id="16545" w:name="_Toc11045657"/>
      <w:bookmarkStart w:id="16546" w:name="_Toc11219073"/>
      <w:bookmarkStart w:id="16547" w:name="_Toc11391334"/>
      <w:bookmarkStart w:id="16548" w:name="_Toc103262743"/>
      <w:bookmarkStart w:id="16549" w:name="_Toc22823478"/>
      <w:r w:rsidRPr="00C64922">
        <w:t>Educational and Support Resources</w:t>
      </w:r>
      <w:bookmarkEnd w:id="16544"/>
      <w:bookmarkEnd w:id="16545"/>
      <w:bookmarkEnd w:id="16546"/>
      <w:bookmarkEnd w:id="16547"/>
      <w:bookmarkEnd w:id="16548"/>
      <w:bookmarkEnd w:id="16549"/>
    </w:p>
    <w:p w14:paraId="72EE8A9E" w14:textId="77777777" w:rsidR="005F7ED7" w:rsidRPr="003A3D50" w:rsidRDefault="005F7ED7" w:rsidP="005F7ED7">
      <w:pPr>
        <w:rPr>
          <w:rFonts w:ascii="Times New Roman" w:eastAsia="Times New Roman" w:hAnsi="Times New Roman"/>
          <w:sz w:val="24"/>
          <w:szCs w:val="24"/>
          <w:rPrChange w:id="16550" w:author="Russell Ott" w:date="2022-05-16T11:47:00Z">
            <w:rPr>
              <w:rFonts w:ascii="Calibri" w:hAnsi="Calibri"/>
            </w:rPr>
          </w:rPrChange>
        </w:rPr>
      </w:pPr>
      <w:r w:rsidRPr="003A3D50">
        <w:rPr>
          <w:rPrChange w:id="16551" w:author="Russell Ott" w:date="2022-05-16T11:47:00Z">
            <w:rPr>
              <w:rFonts w:ascii="Calibri" w:hAnsi="Calibri"/>
            </w:rPr>
          </w:rPrChange>
        </w:rPr>
        <w:t>HL7 and the C-CDA implementer community offer educational and support resources</w:t>
      </w:r>
      <w:r w:rsidRPr="003A3D50">
        <w:rPr>
          <w:rPrChange w:id="16552" w:author="Russell Ott" w:date="2022-05-16T11:47:00Z">
            <w:rPr>
              <w:rFonts w:ascii="Calibri" w:hAnsi="Calibri"/>
            </w:rPr>
          </w:rPrChange>
        </w:rPr>
        <w:t xml:space="preserve"> to help build essential implementer skills and production capacity for the use of C-CDA. Information on the HL7 Confluence sites for the SDWG and CDA Management group keeps the community informed about all aspects of the management and methodology associa</w:t>
      </w:r>
      <w:r w:rsidRPr="003A3D50">
        <w:rPr>
          <w:rPrChange w:id="16553" w:author="Russell Ott" w:date="2022-05-16T11:47:00Z">
            <w:rPr>
              <w:rFonts w:ascii="Calibri" w:hAnsi="Calibri"/>
            </w:rPr>
          </w:rPrChange>
        </w:rPr>
        <w:t>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b/>
                <w:color w:val="000000"/>
                <w:rPrChange w:id="16554" w:author="Russell Ott" w:date="2022-05-16T11:47:00Z">
                  <w:rPr>
                    <w:rFonts w:ascii="Calibri" w:eastAsia="Calibri" w:hAnsi="Calibri"/>
                    <w:b/>
                    <w:color w:val="000000"/>
                    <w:sz w:val="20"/>
                  </w:rPr>
                </w:rPrChange>
              </w:rPr>
            </w:pPr>
            <w:r w:rsidRPr="00D14360">
              <w:rPr>
                <w:b/>
                <w:color w:val="000000"/>
                <w:rPrChange w:id="16555" w:author="Russell Ott" w:date="2022-05-16T11:47:00Z">
                  <w:rPr>
                    <w:rFonts w:ascii="Calibri" w:eastAsia="Calibri" w:hAnsi="Calibri"/>
                    <w:b/>
                    <w:color w:val="000000"/>
                    <w:sz w:val="20"/>
                  </w:rPr>
                </w:rPrChange>
              </w:rPr>
              <w:t xml:space="preserve">Source: </w:t>
            </w:r>
            <w:r w:rsidR="008E5AB3" w:rsidRPr="00D14360">
              <w:rPr>
                <w:color w:val="000000"/>
                <w:rPrChange w:id="16556" w:author="Russell Ott" w:date="2022-05-16T11:47:00Z">
                  <w:rPr>
                    <w:rFonts w:ascii="Calibri" w:eastAsia="Calibri" w:hAnsi="Calibri"/>
                    <w:color w:val="000000"/>
                    <w:sz w:val="20"/>
                  </w:rPr>
                </w:rPrChange>
              </w:rPr>
              <w:t>HL7 Training</w:t>
            </w:r>
          </w:p>
          <w:p w14:paraId="3033D132" w14:textId="51A0E2DF" w:rsidR="00D25B15" w:rsidRPr="007770C6" w:rsidRDefault="00D25B15" w:rsidP="00B268D6">
            <w:pPr>
              <w:spacing w:after="120"/>
              <w:rPr>
                <w:rStyle w:val="Hyperlink"/>
                <w:rFonts w:ascii="Times New Roman" w:eastAsia="Times New Roman" w:hAnsi="Times New Roman"/>
                <w:sz w:val="24"/>
                <w:szCs w:val="24"/>
                <w:rPrChange w:id="16557" w:author="Russell Ott" w:date="2022-05-16T11:47:00Z">
                  <w:rPr>
                    <w:rFonts w:ascii="Calibri" w:hAnsi="Calibri"/>
                    <w:color w:val="000000"/>
                    <w:sz w:val="20"/>
                  </w:rPr>
                </w:rPrChange>
              </w:rPr>
            </w:pPr>
            <w:r w:rsidRPr="00D14360">
              <w:rPr>
                <w:b/>
                <w:color w:val="000000"/>
                <w:rPrChange w:id="16558"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"http://www.hl7.org/implement/training.cfm?ref=nav" \h </w:instrText>
            </w:r>
            <w:r w:rsidR="001A0138">
              <w:fldChar w:fldCharType="separate"/>
            </w:r>
            <w:r w:rsidR="008E5AB3" w:rsidRPr="007770C6">
              <w:rPr>
                <w:rStyle w:val="Hyperlink"/>
                <w:rPrChange w:id="16559" w:author="Russell Ott" w:date="2022-05-16T11:47:00Z">
                  <w:rPr>
                    <w:rFonts w:ascii="Calibri" w:eastAsia="Calibri" w:hAnsi="Calibri"/>
                    <w:color w:val="000000"/>
                    <w:sz w:val="20"/>
                    <w:u w:val="single"/>
                  </w:rPr>
                </w:rPrChange>
              </w:rPr>
              <w:t>http://www.hl7.org/implement/training.cfm?ref=nav</w:t>
            </w:r>
            <w:r w:rsidR="001A0138">
              <w:rPr>
                <w:rStyle w:val="Hyperlink"/>
                <w:rPrChange w:id="16560" w:author="Russell Ott" w:date="2022-05-16T11:47:00Z">
                  <w:rPr>
                    <w:rFonts w:ascii="Calibri" w:hAnsi="Calibri"/>
                    <w:color w:val="000000"/>
                    <w:sz w:val="20"/>
                    <w:u w:val="single"/>
                  </w:rPr>
                </w:rPrChange>
              </w:rPr>
              <w:fldChar w:fldCharType="end"/>
            </w:r>
          </w:p>
          <w:p w14:paraId="4EED3711" w14:textId="77777777" w:rsidR="00D25B15" w:rsidRPr="00D14360" w:rsidRDefault="00D25B15" w:rsidP="00B268D6">
            <w:pPr>
              <w:spacing w:after="120"/>
              <w:rPr>
                <w:rFonts w:ascii="Times New Roman" w:eastAsia="Calibri" w:hAnsi="Times New Roman"/>
                <w:color w:val="000000"/>
                <w:sz w:val="24"/>
                <w:szCs w:val="24"/>
                <w:rPrChange w:id="16561" w:author="Russell Ott" w:date="2022-05-16T11:47:00Z">
                  <w:rPr>
                    <w:rFonts w:ascii="Calibri" w:eastAsia="Calibri" w:hAnsi="Calibri"/>
                    <w:color w:val="000000"/>
                    <w:sz w:val="20"/>
                  </w:rPr>
                </w:rPrChange>
              </w:rPr>
            </w:pPr>
            <w:r w:rsidRPr="00D14360">
              <w:rPr>
                <w:b/>
                <w:color w:val="000000"/>
                <w:rPrChange w:id="16562" w:author="Russell Ott" w:date="2022-05-16T11:47:00Z">
                  <w:rPr>
                    <w:rFonts w:ascii="Calibri" w:eastAsia="Calibri" w:hAnsi="Calibri"/>
                    <w:b/>
                    <w:color w:val="000000"/>
                    <w:sz w:val="20"/>
                  </w:rPr>
                </w:rPrChange>
              </w:rPr>
              <w:t>Description:</w:t>
            </w:r>
            <w:r w:rsidRPr="00D14360">
              <w:rPr>
                <w:color w:val="000000"/>
                <w:rPrChange w:id="16563" w:author="Russell Ott" w:date="2022-05-16T11:47:00Z">
                  <w:rPr>
                    <w:rFonts w:ascii="Calibri" w:eastAsia="Calibri" w:hAnsi="Calibri"/>
                    <w:color w:val="000000"/>
                    <w:sz w:val="20"/>
                  </w:rPr>
                </w:rPrChange>
              </w:rPr>
              <w:t xml:space="preserve"> </w:t>
            </w:r>
            <w:r w:rsidR="008E5AB3" w:rsidRPr="00D14360">
              <w:rPr>
                <w:color w:val="000000"/>
                <w:rPrChange w:id="16564" w:author="Russell Ott" w:date="2022-05-16T11:47:00Z">
                  <w:rPr>
                    <w:rFonts w:ascii="Calibri" w:eastAsia="Calibri" w:hAnsi="Calibri"/>
                    <w:color w:val="000000"/>
                    <w:sz w:val="20"/>
                  </w:rPr>
                </w:rPrChange>
              </w:rPr>
              <w:t>HL7 training pr</w:t>
            </w:r>
            <w:r w:rsidR="008E5AB3" w:rsidRPr="00D14360">
              <w:rPr>
                <w:rFonts w:eastAsia="Calibri"/>
                <w:color w:val="000000"/>
                <w:rPrChange w:id="16565" w:author="Russell Ott" w:date="2022-05-16T11:47:00Z">
                  <w:rPr>
                    <w:rFonts w:ascii="Calibri" w:eastAsia="Calibri" w:hAnsi="Calibri"/>
                    <w:color w:val="000000"/>
                    <w:sz w:val="20"/>
                  </w:rPr>
                </w:rPrChange>
              </w:rPr>
              <w:t>ograms provide knowledge and support to guide the healthcare industry through successful implementation of HL7 standards. Certification testing is available for specific HL7 standards including CDA</w:t>
            </w:r>
            <w:r w:rsidR="00B4593A" w:rsidRPr="00D14360">
              <w:rPr>
                <w:rFonts w:eastAsia="Calibri"/>
                <w:color w:val="000000"/>
                <w:rPrChange w:id="16566" w:author="Russell Ott" w:date="2022-05-16T11:47:00Z">
                  <w:rPr>
                    <w:rFonts w:ascii="Calibri" w:eastAsia="Calibri" w:hAnsi="Calibri"/>
                    <w:color w:val="000000"/>
                    <w:sz w:val="20"/>
                  </w:rPr>
                </w:rPrChange>
              </w:rPr>
              <w:t>.</w:t>
            </w:r>
          </w:p>
        </w:tc>
      </w:tr>
    </w:tbl>
    <w:p w14:paraId="5BA787FF" w14:textId="77777777" w:rsidR="00D25B15" w:rsidRPr="00D14360" w:rsidRDefault="00D25B15" w:rsidP="00891300">
      <w:pPr>
        <w:pStyle w:val="ListParagraph"/>
        <w:spacing w:after="120"/>
        <w:ind w:left="1080"/>
        <w:rPr>
          <w:b/>
          <w:i/>
          <w:color w:val="000000"/>
          <w:rPrChange w:id="16567" w:author="Russell Ott" w:date="2022-05-16T11:47: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b/>
                <w:color w:val="000000"/>
                <w:rPrChange w:id="16568" w:author="Russell Ott" w:date="2022-05-16T11:47:00Z">
                  <w:rPr>
                    <w:rFonts w:ascii="Calibri" w:eastAsia="Calibri" w:hAnsi="Calibri"/>
                    <w:b/>
                    <w:color w:val="000000"/>
                    <w:sz w:val="20"/>
                  </w:rPr>
                </w:rPrChange>
              </w:rPr>
            </w:pPr>
            <w:bookmarkStart w:id="16569" w:name="kix.l3hmwds3i9ax" w:colFirst="0" w:colLast="0"/>
            <w:bookmarkEnd w:id="16569"/>
            <w:r w:rsidRPr="00D14360">
              <w:rPr>
                <w:b/>
                <w:color w:val="000000"/>
                <w:rPrChange w:id="16570" w:author="Russell Ott" w:date="2022-05-16T11:47:00Z">
                  <w:rPr>
                    <w:rFonts w:ascii="Calibri" w:eastAsia="Calibri" w:hAnsi="Calibri"/>
                    <w:b/>
                    <w:color w:val="000000"/>
                    <w:sz w:val="20"/>
                  </w:rPr>
                </w:rPrChange>
              </w:rPr>
              <w:t xml:space="preserve">Source: </w:t>
            </w:r>
            <w:r w:rsidR="008E5AB3" w:rsidRPr="00D14360">
              <w:rPr>
                <w:color w:val="000000"/>
                <w:rPrChange w:id="16571" w:author="Russell Ott" w:date="2022-05-16T11:47:00Z">
                  <w:rPr>
                    <w:rFonts w:ascii="Calibri" w:eastAsia="Calibri" w:hAnsi="Calibri"/>
                    <w:color w:val="000000"/>
                    <w:sz w:val="20"/>
                  </w:rPr>
                </w:rPrChange>
              </w:rPr>
              <w:t>The CDA Book</w:t>
            </w:r>
          </w:p>
          <w:p w14:paraId="6E9370C0" w14:textId="242C5A82" w:rsidR="00D25B15" w:rsidRPr="00D14360" w:rsidRDefault="00D25B15" w:rsidP="00B268D6">
            <w:pPr>
              <w:spacing w:after="120"/>
              <w:rPr>
                <w:rFonts w:ascii="Times New Roman" w:eastAsia="Calibri" w:hAnsi="Times New Roman"/>
                <w:color w:val="000000"/>
                <w:sz w:val="24"/>
                <w:szCs w:val="24"/>
                <w:rPrChange w:id="16572" w:author="Russell Ott" w:date="2022-05-16T11:47:00Z">
                  <w:rPr>
                    <w:rFonts w:ascii="Calibri" w:eastAsia="Calibri" w:hAnsi="Calibri"/>
                    <w:color w:val="000000"/>
                    <w:sz w:val="20"/>
                  </w:rPr>
                </w:rPrChange>
              </w:rPr>
            </w:pPr>
            <w:r w:rsidRPr="00D14360">
              <w:rPr>
                <w:b/>
                <w:color w:val="000000"/>
                <w:rPrChange w:id="16573"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"http://www.amazon.com/The-CDA-book-Keith-Boone/dp/0857293354/ref=sr_1_1?ie=UTF8&amp;qid=1337020821&amp;sr=8-1" \h </w:instrText>
            </w:r>
            <w:r w:rsidR="001A0138">
              <w:fldChar w:fldCharType="separate"/>
            </w:r>
            <w:r w:rsidR="008E5AB3" w:rsidRPr="007770C6">
              <w:rPr>
                <w:rStyle w:val="Hyperlink"/>
                <w:rPrChange w:id="16574" w:author="Russell Ott" w:date="2022-05-16T11:47:00Z">
                  <w:rPr>
                    <w:rFonts w:ascii="Calibri" w:eastAsia="Calibri" w:hAnsi="Calibri"/>
                    <w:color w:val="000000"/>
                    <w:sz w:val="20"/>
                    <w:u w:val="single"/>
                  </w:rPr>
                </w:rPrChange>
              </w:rPr>
              <w:t>http://www.amazon.com/The-CDA-book-Keith-Boone/dp/0857293354/ref=sr_1_1?ie=UTF8&amp;qid=1337020821&amp;sr=8-1</w:t>
            </w:r>
            <w:r w:rsidR="001A0138">
              <w:rPr>
                <w:rStyle w:val="Hyperlink"/>
                <w:rPrChange w:id="16575" w:author="Russell Ott" w:date="2022-05-16T11:47:00Z">
                  <w:rPr>
                    <w:rFonts w:ascii="Calibri" w:hAnsi="Calibri"/>
                    <w:color w:val="000000"/>
                    <w:sz w:val="20"/>
                    <w:u w:val="single"/>
                  </w:rPr>
                </w:rPrChange>
              </w:rPr>
              <w:fldChar w:fldCharType="end"/>
            </w:r>
          </w:p>
          <w:p w14:paraId="2959603A" w14:textId="77777777" w:rsidR="00D25B15" w:rsidRPr="00D14360" w:rsidRDefault="00D25B15" w:rsidP="00B268D6">
            <w:pPr>
              <w:spacing w:after="120"/>
              <w:rPr>
                <w:rFonts w:ascii="Times New Roman" w:eastAsia="Calibri" w:hAnsi="Times New Roman"/>
                <w:color w:val="000000"/>
                <w:sz w:val="24"/>
                <w:szCs w:val="24"/>
                <w:rPrChange w:id="16576" w:author="Russell Ott" w:date="2022-05-16T11:47:00Z">
                  <w:rPr>
                    <w:rFonts w:ascii="Calibri" w:eastAsia="Calibri" w:hAnsi="Calibri"/>
                    <w:color w:val="000000"/>
                    <w:sz w:val="20"/>
                  </w:rPr>
                </w:rPrChange>
              </w:rPr>
            </w:pPr>
            <w:r w:rsidRPr="00D14360">
              <w:rPr>
                <w:b/>
                <w:color w:val="000000"/>
                <w:rPrChange w:id="16577" w:author="Russell Ott" w:date="2022-05-16T11:47:00Z">
                  <w:rPr>
                    <w:rFonts w:ascii="Calibri" w:eastAsia="Calibri" w:hAnsi="Calibri"/>
                    <w:b/>
                    <w:color w:val="000000"/>
                    <w:sz w:val="20"/>
                  </w:rPr>
                </w:rPrChange>
              </w:rPr>
              <w:t>Description:</w:t>
            </w:r>
            <w:r w:rsidRPr="00D14360">
              <w:rPr>
                <w:color w:val="000000"/>
                <w:rPrChange w:id="16578" w:author="Russell Ott" w:date="2022-05-16T11:47:00Z">
                  <w:rPr>
                    <w:rFonts w:ascii="Calibri" w:eastAsia="Calibri" w:hAnsi="Calibri"/>
                    <w:color w:val="000000"/>
                    <w:sz w:val="20"/>
                  </w:rPr>
                </w:rPrChange>
              </w:rPr>
              <w:t xml:space="preserve"> </w:t>
            </w:r>
            <w:r w:rsidR="008E5AB3" w:rsidRPr="00D14360">
              <w:rPr>
                <w:color w:val="000000"/>
                <w:rPrChange w:id="16579" w:author="Russell Ott" w:date="2022-05-16T11:47:00Z">
                  <w:rPr>
                    <w:rFonts w:ascii="Calibri" w:eastAsia="Calibri" w:hAnsi="Calibri"/>
                    <w:color w:val="000000"/>
                    <w:sz w:val="20"/>
                  </w:rPr>
                </w:rPrChange>
              </w:rPr>
              <w:t>Written by Keith W. Bo</w:t>
            </w:r>
            <w:r w:rsidR="008E5AB3" w:rsidRPr="00D14360">
              <w:rPr>
                <w:rFonts w:eastAsia="Calibri"/>
                <w:color w:val="000000"/>
                <w:rPrChange w:id="16580" w:author="Russell Ott" w:date="2022-05-16T11:47:00Z">
                  <w:rPr>
                    <w:rFonts w:ascii="Calibri" w:eastAsia="Calibri" w:hAnsi="Calibri"/>
                    <w:color w:val="000000"/>
                    <w:sz w:val="20"/>
                  </w:rPr>
                </w:rPrChange>
              </w:rPr>
              <w:t>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color w:val="000000"/>
          <w:rPrChange w:id="16581" w:author="Russell Ott" w:date="2022-05-16T11:47:00Z">
            <w:rPr>
              <w:rFonts w:ascii="Calibri" w:eastAsia="Calibri" w:hAnsi="Calibri"/>
              <w:color w:val="000000"/>
            </w:rPr>
          </w:rPrChange>
        </w:rPr>
      </w:pPr>
      <w:bookmarkStart w:id="16582" w:name="_sqcgfqlnmm32" w:colFirst="0" w:colLast="0"/>
      <w:bookmarkStart w:id="16583" w:name="_2hio093" w:colFirst="0" w:colLast="0"/>
      <w:bookmarkEnd w:id="16582"/>
      <w:bookmarkEnd w:id="16583"/>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b/>
                <w:color w:val="000000"/>
                <w:rPrChange w:id="16584" w:author="Russell Ott" w:date="2022-05-16T11:47:00Z">
                  <w:rPr>
                    <w:rFonts w:ascii="Calibri" w:eastAsia="Calibri" w:hAnsi="Calibri"/>
                    <w:b/>
                    <w:color w:val="000000"/>
                    <w:sz w:val="20"/>
                  </w:rPr>
                </w:rPrChange>
              </w:rPr>
            </w:pPr>
            <w:r w:rsidRPr="00D14360">
              <w:rPr>
                <w:b/>
                <w:color w:val="000000"/>
                <w:rPrChange w:id="16585" w:author="Russell Ott" w:date="2022-05-16T11:47:00Z">
                  <w:rPr>
                    <w:rFonts w:ascii="Calibri" w:eastAsia="Calibri" w:hAnsi="Calibri"/>
                    <w:b/>
                    <w:color w:val="000000"/>
                    <w:sz w:val="20"/>
                  </w:rPr>
                </w:rPrChange>
              </w:rPr>
              <w:t xml:space="preserve">Source: </w:t>
            </w:r>
            <w:r w:rsidR="008E5AB3" w:rsidRPr="00D14360">
              <w:rPr>
                <w:color w:val="000000"/>
                <w:rPrChange w:id="16586" w:author="Russell Ott" w:date="2022-05-16T11:47:00Z">
                  <w:rPr>
                    <w:rFonts w:ascii="Calibri" w:eastAsia="Calibri" w:hAnsi="Calibri"/>
                    <w:color w:val="000000"/>
                    <w:sz w:val="20"/>
                  </w:rPr>
                </w:rPrChange>
              </w:rPr>
              <w:t>HL7 CDA Management Group Confluence Space</w:t>
            </w:r>
          </w:p>
          <w:p w14:paraId="7A6B1E17" w14:textId="5498EA5E" w:rsidR="00D25B15" w:rsidRPr="00D14360" w:rsidRDefault="00D25B15" w:rsidP="00B268D6">
            <w:pPr>
              <w:spacing w:after="120"/>
              <w:rPr>
                <w:rFonts w:ascii="Times New Roman" w:eastAsia="Calibri" w:hAnsi="Times New Roman"/>
                <w:color w:val="000000"/>
                <w:sz w:val="24"/>
                <w:szCs w:val="24"/>
                <w:rPrChange w:id="16587" w:author="Russell Ott" w:date="2022-05-16T11:47:00Z">
                  <w:rPr>
                    <w:rFonts w:ascii="Calibri" w:eastAsia="Calibri" w:hAnsi="Calibri"/>
                    <w:color w:val="000000"/>
                    <w:sz w:val="20"/>
                  </w:rPr>
                </w:rPrChange>
              </w:rPr>
            </w:pPr>
            <w:r w:rsidRPr="00D14360">
              <w:rPr>
                <w:b/>
                <w:color w:val="000000"/>
                <w:rPrChange w:id="16588"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"https://confluence.hl7.org/display/CDA/CDA+Management+Group" </w:instrText>
            </w:r>
            <w:r w:rsidR="001A0138">
              <w:fldChar w:fldCharType="separate"/>
            </w:r>
            <w:r w:rsidR="008E5AB3" w:rsidRPr="007770C6">
              <w:rPr>
                <w:rStyle w:val="Hyperlink"/>
                <w:rPrChange w:id="16589" w:author="Russell Ott" w:date="2022-05-16T11:47:00Z">
                  <w:rPr>
                    <w:rFonts w:ascii="Calibri" w:eastAsia="Calibri" w:hAnsi="Calibri"/>
                    <w:color w:val="000000"/>
                    <w:sz w:val="20"/>
                    <w:u w:val="single"/>
                  </w:rPr>
                </w:rPrChange>
              </w:rPr>
              <w:t>https://confluence.hl7.org/display/CDA/CDA+Management+Group</w:t>
            </w:r>
            <w:r w:rsidR="001A0138">
              <w:rPr>
                <w:rStyle w:val="Hyperlink"/>
                <w:rPrChange w:id="16590" w:author="Russell Ott" w:date="2022-05-16T11:47:00Z">
                  <w:rPr>
                    <w:rFonts w:ascii="Calibri" w:hAnsi="Calibri"/>
                    <w:color w:val="000000"/>
                    <w:sz w:val="20"/>
                    <w:u w:val="single"/>
                  </w:rPr>
                </w:rPrChange>
              </w:rPr>
              <w:fldChar w:fldCharType="end"/>
            </w:r>
          </w:p>
          <w:p w14:paraId="7A6E6465" w14:textId="77777777" w:rsidR="00D25B15" w:rsidRPr="00D14360" w:rsidRDefault="00D25B15" w:rsidP="00B268D6">
            <w:pPr>
              <w:spacing w:after="120"/>
              <w:rPr>
                <w:rFonts w:ascii="Times New Roman" w:eastAsia="Calibri" w:hAnsi="Times New Roman"/>
                <w:color w:val="000000"/>
                <w:sz w:val="24"/>
                <w:szCs w:val="24"/>
                <w:rPrChange w:id="16591" w:author="Russell Ott" w:date="2022-05-16T11:47:00Z">
                  <w:rPr>
                    <w:rFonts w:ascii="Calibri" w:eastAsia="Calibri" w:hAnsi="Calibri"/>
                    <w:color w:val="000000"/>
                    <w:sz w:val="20"/>
                  </w:rPr>
                </w:rPrChange>
              </w:rPr>
            </w:pPr>
            <w:r w:rsidRPr="00D14360">
              <w:rPr>
                <w:b/>
                <w:color w:val="000000"/>
                <w:rPrChange w:id="16592" w:author="Russell Ott" w:date="2022-05-16T11:47:00Z">
                  <w:rPr>
                    <w:rFonts w:ascii="Calibri" w:eastAsia="Calibri" w:hAnsi="Calibri"/>
                    <w:b/>
                    <w:color w:val="000000"/>
                    <w:sz w:val="20"/>
                  </w:rPr>
                </w:rPrChange>
              </w:rPr>
              <w:t>Description:</w:t>
            </w:r>
            <w:r w:rsidRPr="00D14360">
              <w:rPr>
                <w:color w:val="000000"/>
                <w:rPrChange w:id="16593" w:author="Russell Ott" w:date="2022-05-16T11:47:00Z">
                  <w:rPr>
                    <w:rFonts w:ascii="Calibri" w:eastAsia="Calibri" w:hAnsi="Calibri"/>
                    <w:color w:val="000000"/>
                    <w:sz w:val="20"/>
                  </w:rPr>
                </w:rPrChange>
              </w:rPr>
              <w:t xml:space="preserve"> </w:t>
            </w:r>
            <w:r w:rsidR="009F1479" w:rsidRPr="00D14360">
              <w:rPr>
                <w:color w:val="000000"/>
                <w:rPrChange w:id="16594" w:author="Russell Ott" w:date="2022-05-16T11:47:00Z">
                  <w:rPr>
                    <w:rFonts w:ascii="Calibri" w:eastAsia="Calibri" w:hAnsi="Calibri"/>
                    <w:color w:val="000000"/>
                    <w:sz w:val="20"/>
                  </w:rPr>
                </w:rPrChange>
              </w:rPr>
              <w:t xml:space="preserve">The HL7 CDA Management Group (CMG) is </w:t>
            </w:r>
            <w:r w:rsidR="009F1479" w:rsidRPr="00D14360">
              <w:rPr>
                <w:rFonts w:eastAsia="Calibri"/>
                <w:color w:val="000000"/>
                <w:rPrChange w:id="16595" w:author="Russell Ott" w:date="2022-05-16T11:47:00Z">
                  <w:rPr>
                    <w:rFonts w:ascii="Calibri" w:eastAsia="Calibri" w:hAnsi="Calibri"/>
                    <w:color w:val="000000"/>
                    <w:sz w:val="20"/>
                  </w:rPr>
                </w:rPrChange>
              </w:rPr>
              <w:t>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b/>
          <w:i/>
          <w:color w:val="000000"/>
          <w:rPrChange w:id="16596" w:author="Russell Ott" w:date="2022-05-16T11:47: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b/>
                <w:color w:val="000000"/>
                <w:rPrChange w:id="16597" w:author="Russell Ott" w:date="2022-05-16T11:47:00Z">
                  <w:rPr>
                    <w:rFonts w:ascii="Calibri" w:eastAsia="Calibri" w:hAnsi="Calibri"/>
                    <w:b/>
                    <w:color w:val="000000"/>
                    <w:sz w:val="20"/>
                  </w:rPr>
                </w:rPrChange>
              </w:rPr>
            </w:pPr>
            <w:r w:rsidRPr="00D14360">
              <w:rPr>
                <w:b/>
                <w:color w:val="000000"/>
                <w:rPrChange w:id="16598" w:author="Russell Ott" w:date="2022-05-16T11:47:00Z">
                  <w:rPr>
                    <w:rFonts w:ascii="Calibri" w:eastAsia="Calibri" w:hAnsi="Calibri"/>
                    <w:b/>
                    <w:color w:val="000000"/>
                    <w:sz w:val="20"/>
                  </w:rPr>
                </w:rPrChange>
              </w:rPr>
              <w:t xml:space="preserve">Source: </w:t>
            </w:r>
            <w:r w:rsidR="008E5AB3" w:rsidRPr="00D14360">
              <w:rPr>
                <w:color w:val="000000"/>
                <w:rPrChange w:id="16599" w:author="Russell Ott" w:date="2022-05-16T11:47:00Z">
                  <w:rPr>
                    <w:rFonts w:ascii="Calibri" w:eastAsia="Calibri" w:hAnsi="Calibri"/>
                    <w:color w:val="000000"/>
                    <w:sz w:val="20"/>
                  </w:rPr>
                </w:rPrChange>
              </w:rPr>
              <w:t>HL7 SDWG Confluence Space</w:t>
            </w:r>
          </w:p>
          <w:p w14:paraId="0913EFB2" w14:textId="77777777" w:rsidR="00D25B15" w:rsidRPr="00D14360" w:rsidRDefault="00D25B15" w:rsidP="00B268D6">
            <w:pPr>
              <w:spacing w:after="120"/>
              <w:rPr>
                <w:del w:id="16600" w:author="Russell Ott" w:date="2022-05-16T11:47:00Z"/>
                <w:rFonts w:eastAsia="Calibri" w:cs="Calibri"/>
                <w:bCs/>
                <w:color w:val="000000"/>
              </w:rPr>
            </w:pPr>
            <w:del w:id="16601" w:author="Russell Ott" w:date="2022-05-16T11:47:00Z">
              <w:r w:rsidRPr="00D14360">
                <w:rPr>
                  <w:rFonts w:eastAsia="Calibri" w:cs="Calibri"/>
                  <w:b/>
                  <w:color w:val="000000"/>
                </w:rPr>
                <w:delText xml:space="preserve">Resource: </w:delText>
              </w:r>
              <w:r w:rsidR="005148AD" w:rsidRPr="006B13D8">
                <w:rPr>
                  <w:rFonts w:eastAsia="Calibri" w:cs="Calibri"/>
                  <w:color w:val="000000"/>
                </w:rPr>
                <w:delText xml:space="preserve">https://confluence.hl7.org/display/SD/Structured+Documents </w:delText>
              </w:r>
            </w:del>
          </w:p>
          <w:p w14:paraId="4446AAB6" w14:textId="0963FA62" w:rsidR="00D25B15" w:rsidRPr="00D14360" w:rsidRDefault="00D25B15" w:rsidP="00B268D6">
            <w:pPr>
              <w:spacing w:after="120"/>
              <w:rPr>
                <w:ins w:id="16602" w:author="Russell Ott" w:date="2022-05-16T11:47:00Z"/>
                <w:rFonts w:eastAsia="Calibri" w:cs="Calibri"/>
                <w:bCs/>
                <w:color w:val="000000"/>
              </w:rPr>
            </w:pPr>
            <w:ins w:id="16603" w:author="Russell Ott" w:date="2022-05-16T11:47:00Z">
              <w:r w:rsidRPr="00D14360">
                <w:rPr>
                  <w:rFonts w:eastAsia="Calibri" w:cs="Calibri"/>
                  <w:b/>
                  <w:color w:val="000000"/>
                </w:rPr>
                <w:t xml:space="preserve">Resource: </w:t>
              </w:r>
              <w:r w:rsidR="001A0138">
                <w:fldChar w:fldCharType="begin"/>
              </w:r>
              <w:r w:rsidR="001A0138">
                <w:instrText xml:space="preserve"> HYPERLINK "https://confluence.hl7.org/display/SD/Structured+Documents" </w:instrText>
              </w:r>
              <w:r w:rsidR="001A0138">
                <w:fldChar w:fldCharType="separate"/>
              </w:r>
              <w:r w:rsidR="00704136" w:rsidRPr="007770C6">
                <w:rPr>
                  <w:rStyle w:val="Hyperlink"/>
                </w:rPr>
                <w:t>https://confluence.hl7.org/display/SD/Structured+Documents</w:t>
              </w:r>
              <w:r w:rsidR="001A0138">
                <w:rPr>
                  <w:rStyle w:val="Hyperlink"/>
                </w:rPr>
                <w:fldChar w:fldCharType="end"/>
              </w:r>
            </w:ins>
          </w:p>
          <w:p w14:paraId="660FD212" w14:textId="77777777" w:rsidR="00D25B15" w:rsidRPr="00D14360" w:rsidRDefault="00D25B15" w:rsidP="00B268D6">
            <w:pPr>
              <w:spacing w:after="120"/>
              <w:rPr>
                <w:rFonts w:ascii="Times New Roman" w:eastAsia="Calibri" w:hAnsi="Times New Roman"/>
                <w:color w:val="000000"/>
                <w:sz w:val="24"/>
                <w:szCs w:val="24"/>
                <w:rPrChange w:id="16604" w:author="Russell Ott" w:date="2022-05-16T11:47:00Z">
                  <w:rPr>
                    <w:rFonts w:ascii="Calibri" w:eastAsia="Calibri" w:hAnsi="Calibri"/>
                    <w:color w:val="000000"/>
                    <w:sz w:val="20"/>
                  </w:rPr>
                </w:rPrChange>
              </w:rPr>
            </w:pPr>
            <w:r w:rsidRPr="00D14360">
              <w:rPr>
                <w:b/>
                <w:color w:val="000000"/>
                <w:rPrChange w:id="16605" w:author="Russell Ott" w:date="2022-05-16T11:47:00Z">
                  <w:rPr>
                    <w:rFonts w:ascii="Calibri" w:eastAsia="Calibri" w:hAnsi="Calibri"/>
                    <w:b/>
                    <w:color w:val="000000"/>
                    <w:sz w:val="20"/>
                  </w:rPr>
                </w:rPrChange>
              </w:rPr>
              <w:t>Description:</w:t>
            </w:r>
            <w:r w:rsidRPr="00D14360">
              <w:rPr>
                <w:color w:val="000000"/>
                <w:rPrChange w:id="16606" w:author="Russell Ott" w:date="2022-05-16T11:47:00Z">
                  <w:rPr>
                    <w:rFonts w:ascii="Calibri" w:eastAsia="Calibri" w:hAnsi="Calibri"/>
                    <w:color w:val="000000"/>
                    <w:sz w:val="20"/>
                  </w:rPr>
                </w:rPrChange>
              </w:rPr>
              <w:t xml:space="preserve"> </w:t>
            </w:r>
            <w:r w:rsidR="009F1479" w:rsidRPr="00D14360">
              <w:rPr>
                <w:color w:val="000000"/>
                <w:rPrChange w:id="16607" w:author="Russell Ott" w:date="2022-05-16T11:47:00Z">
                  <w:rPr>
                    <w:rFonts w:ascii="Calibri" w:eastAsia="Calibri" w:hAnsi="Calibri"/>
                    <w:color w:val="000000"/>
                    <w:sz w:val="20"/>
                  </w:rPr>
                </w:rPrChange>
              </w:rPr>
              <w:t>The HL7 Structured Documents Work Group (SDWG) is responsible for the methodology used to develop and sustain t</w:t>
            </w:r>
            <w:r w:rsidR="009F1479" w:rsidRPr="00D14360">
              <w:rPr>
                <w:rFonts w:eastAsia="Calibri"/>
                <w:color w:val="000000"/>
                <w:rPrChange w:id="16608" w:author="Russell Ott" w:date="2022-05-16T11:47:00Z">
                  <w:rPr>
                    <w:rFonts w:ascii="Calibri" w:eastAsia="Calibri" w:hAnsi="Calibri"/>
                    <w:color w:val="000000"/>
                    <w:sz w:val="20"/>
                  </w:rPr>
                </w:rPrChange>
              </w:rPr>
              <w: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b/>
          <w:color w:val="000000"/>
          <w:rPrChange w:id="16609" w:author="Russell Ott" w:date="2022-05-16T11:47:00Z">
            <w:rPr>
              <w:rFonts w:ascii="Calibri" w:eastAsia="Calibri" w:hAnsi="Calibri"/>
              <w:b/>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b/>
                <w:color w:val="000000"/>
                <w:rPrChange w:id="16610" w:author="Russell Ott" w:date="2022-05-16T11:47:00Z">
                  <w:rPr>
                    <w:rFonts w:ascii="Calibri" w:eastAsia="Calibri" w:hAnsi="Calibri"/>
                    <w:b/>
                    <w:color w:val="000000"/>
                    <w:sz w:val="20"/>
                  </w:rPr>
                </w:rPrChange>
              </w:rPr>
            </w:pPr>
            <w:r w:rsidRPr="00D14360">
              <w:rPr>
                <w:b/>
                <w:color w:val="000000"/>
                <w:rPrChange w:id="16611" w:author="Russell Ott" w:date="2022-05-16T11:47:00Z">
                  <w:rPr>
                    <w:rFonts w:ascii="Calibri" w:eastAsia="Calibri" w:hAnsi="Calibri"/>
                    <w:b/>
                    <w:color w:val="000000"/>
                    <w:sz w:val="20"/>
                  </w:rPr>
                </w:rPrChange>
              </w:rPr>
              <w:t xml:space="preserve">Source: </w:t>
            </w:r>
            <w:r w:rsidR="008E5AB3" w:rsidRPr="00D14360">
              <w:rPr>
                <w:color w:val="000000"/>
                <w:rPrChange w:id="16612" w:author="Russell Ott" w:date="2022-05-16T11:47:00Z">
                  <w:rPr>
                    <w:rFonts w:ascii="Calibri" w:eastAsia="Calibri" w:hAnsi="Calibri"/>
                    <w:color w:val="000000"/>
                    <w:sz w:val="20"/>
                  </w:rPr>
                </w:rPrChange>
              </w:rPr>
              <w:t>HL7 Listserv registration</w:t>
            </w:r>
          </w:p>
          <w:p w14:paraId="0B23007E" w14:textId="5B893A19" w:rsidR="008E5AB3" w:rsidRPr="00D14360" w:rsidRDefault="00D25B15" w:rsidP="008E5AB3">
            <w:pPr>
              <w:spacing w:after="120"/>
              <w:rPr>
                <w:rFonts w:ascii="Times New Roman" w:eastAsia="Times New Roman" w:hAnsi="Times New Roman"/>
                <w:b/>
                <w:color w:val="000000"/>
                <w:sz w:val="24"/>
                <w:szCs w:val="24"/>
                <w:rPrChange w:id="16613" w:author="Russell Ott" w:date="2022-05-16T11:47:00Z">
                  <w:rPr>
                    <w:rFonts w:ascii="Calibri" w:hAnsi="Calibri"/>
                    <w:b/>
                    <w:color w:val="000000"/>
                    <w:sz w:val="20"/>
                  </w:rPr>
                </w:rPrChange>
              </w:rPr>
            </w:pPr>
            <w:r w:rsidRPr="00D14360">
              <w:rPr>
                <w:b/>
                <w:color w:val="000000"/>
                <w:rPrChange w:id="16614" w:author="Russell Ott" w:date="2022-05-16T11:47:00Z">
                  <w:rPr>
                    <w:rFonts w:ascii="Calibri" w:eastAsia="Calibri" w:hAnsi="Calibri"/>
                    <w:b/>
                    <w:color w:val="000000"/>
                    <w:sz w:val="20"/>
                  </w:rPr>
                </w:rPrChange>
              </w:rPr>
              <w:t xml:space="preserve">Resource: </w:t>
            </w:r>
            <w:r w:rsidR="001A0138">
              <w:fldChar w:fldCharType="begin"/>
            </w:r>
            <w:r w:rsidR="001A0138">
              <w:instrText xml:space="preserve"> HYPERLINK "http://www.hl7.org/myhl7/managelistservs.cfm" \h </w:instrText>
            </w:r>
            <w:r w:rsidR="001A0138">
              <w:fldChar w:fldCharType="separate"/>
            </w:r>
            <w:r w:rsidR="008E5AB3" w:rsidRPr="007770C6">
              <w:rPr>
                <w:rStyle w:val="Hyperlink"/>
                <w:rPrChange w:id="16615" w:author="Russell Ott" w:date="2022-05-16T11:47:00Z">
                  <w:rPr>
                    <w:rFonts w:ascii="Calibri" w:hAnsi="Calibri"/>
                    <w:color w:val="000000"/>
                    <w:sz w:val="20"/>
                    <w:u w:val="single"/>
                  </w:rPr>
                </w:rPrChange>
              </w:rPr>
              <w:t>http://www.hl7.org/my</w:t>
            </w:r>
            <w:r w:rsidR="008E5AB3" w:rsidRPr="007770C6">
              <w:rPr>
                <w:rStyle w:val="Hyperlink"/>
                <w:rPrChange w:id="16616" w:author="Russell Ott" w:date="2022-05-16T11:47:00Z">
                  <w:rPr>
                    <w:rFonts w:ascii="Calibri" w:hAnsi="Calibri"/>
                    <w:color w:val="000000"/>
                    <w:sz w:val="20"/>
                    <w:u w:val="single"/>
                  </w:rPr>
                </w:rPrChange>
              </w:rPr>
              <w:t>hl7/managelistservs.cfm</w:t>
            </w:r>
            <w:r w:rsidR="001A0138">
              <w:rPr>
                <w:rStyle w:val="Hyperlink"/>
                <w:rPrChange w:id="16617" w:author="Russell Ott" w:date="2022-05-16T11:47:00Z">
                  <w:rPr>
                    <w:rFonts w:ascii="Calibri" w:hAnsi="Calibri"/>
                    <w:color w:val="000000"/>
                    <w:sz w:val="20"/>
                    <w:u w:val="single"/>
                  </w:rPr>
                </w:rPrChange>
              </w:rPr>
              <w:fldChar w:fldCharType="end"/>
            </w:r>
          </w:p>
          <w:p w14:paraId="58D6A8A8" w14:textId="77777777" w:rsidR="00D25B15" w:rsidRPr="00D14360" w:rsidRDefault="00D25B15" w:rsidP="00B268D6">
            <w:pPr>
              <w:spacing w:after="120"/>
              <w:rPr>
                <w:rFonts w:ascii="Times New Roman" w:eastAsia="Calibri" w:hAnsi="Times New Roman"/>
                <w:color w:val="000000"/>
                <w:sz w:val="24"/>
                <w:szCs w:val="24"/>
                <w:rPrChange w:id="16618" w:author="Russell Ott" w:date="2022-05-16T11:47:00Z">
                  <w:rPr>
                    <w:rFonts w:ascii="Calibri" w:eastAsia="Calibri" w:hAnsi="Calibri"/>
                    <w:color w:val="000000"/>
                    <w:sz w:val="20"/>
                  </w:rPr>
                </w:rPrChange>
              </w:rPr>
            </w:pPr>
            <w:r w:rsidRPr="00D14360">
              <w:rPr>
                <w:b/>
                <w:color w:val="000000"/>
                <w:rPrChange w:id="16619" w:author="Russell Ott" w:date="2022-05-16T11:47:00Z">
                  <w:rPr>
                    <w:rFonts w:ascii="Calibri" w:eastAsia="Calibri" w:hAnsi="Calibri"/>
                    <w:b/>
                    <w:color w:val="000000"/>
                    <w:sz w:val="20"/>
                  </w:rPr>
                </w:rPrChange>
              </w:rPr>
              <w:t>Description:</w:t>
            </w:r>
            <w:r w:rsidR="009F1479" w:rsidRPr="00D14360">
              <w:rPr>
                <w:color w:val="000000"/>
                <w:rPrChange w:id="16620" w:author="Russell Ott" w:date="2022-05-16T11:47:00Z">
                  <w:rPr>
                    <w:rFonts w:ascii="Calibri" w:eastAsia="Calibri" w:hAnsi="Calibri"/>
                    <w:color w:val="000000"/>
                    <w:sz w:val="20"/>
                  </w:rPr>
                </w:rPrChange>
              </w:rPr>
              <w:t xml:space="preserve"> Stakeholders within the CDA and C-CDA implementer community are encouraged to sign up for the Structured Documents and CDA Management Group listservs to stay apprised of topics relevant to the management and maintenance</w:t>
            </w:r>
            <w:r w:rsidR="009F1479" w:rsidRPr="00D14360">
              <w:rPr>
                <w:rFonts w:eastAsia="Calibri"/>
                <w:color w:val="000000"/>
                <w:rPrChange w:id="16621" w:author="Russell Ott" w:date="2022-05-16T11:47:00Z">
                  <w:rPr>
                    <w:rFonts w:ascii="Calibri" w:eastAsia="Calibri" w:hAnsi="Calibri"/>
                    <w:color w:val="000000"/>
                    <w:sz w:val="20"/>
                  </w:rPr>
                </w:rPrChange>
              </w:rPr>
              <w:t xml:space="preserve"> of these HL7 standards.</w:t>
            </w:r>
          </w:p>
        </w:tc>
      </w:tr>
    </w:tbl>
    <w:p w14:paraId="2E7D1DCF" w14:textId="77777777" w:rsidR="00D25B15" w:rsidRPr="00D14360" w:rsidRDefault="00D25B15" w:rsidP="00891300">
      <w:pPr>
        <w:pStyle w:val="ListParagraph"/>
        <w:spacing w:after="120"/>
        <w:ind w:left="1080"/>
        <w:rPr>
          <w:b/>
          <w:i/>
          <w:color w:val="000000"/>
          <w:rPrChange w:id="16622" w:author="Russell Ott" w:date="2022-05-16T11:47: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b/>
                <w:color w:val="000000"/>
                <w:rPrChange w:id="16623" w:author="Russell Ott" w:date="2022-05-16T11:47:00Z">
                  <w:rPr>
                    <w:rFonts w:ascii="Calibri" w:eastAsia="Calibri" w:hAnsi="Calibri"/>
                    <w:b/>
                    <w:color w:val="000000"/>
                    <w:sz w:val="20"/>
                  </w:rPr>
                </w:rPrChange>
              </w:rPr>
            </w:pPr>
            <w:bookmarkStart w:id="16624" w:name="_wnyagw" w:colFirst="0" w:colLast="0"/>
            <w:bookmarkStart w:id="16625" w:name="_Toc11391337"/>
            <w:bookmarkEnd w:id="16624"/>
            <w:bookmarkEnd w:id="16625"/>
            <w:r w:rsidRPr="00D14360">
              <w:rPr>
                <w:b/>
                <w:color w:val="000000"/>
                <w:rPrChange w:id="16626" w:author="Russell Ott" w:date="2022-05-16T11:47:00Z">
                  <w:rPr>
                    <w:rFonts w:ascii="Calibri" w:eastAsia="Calibri" w:hAnsi="Calibri"/>
                    <w:b/>
                    <w:color w:val="000000"/>
                    <w:sz w:val="20"/>
                  </w:rPr>
                </w:rPrChange>
              </w:rPr>
              <w:t xml:space="preserve">Source: </w:t>
            </w:r>
            <w:r w:rsidRPr="00D14360">
              <w:rPr>
                <w:color w:val="000000"/>
                <w:rPrChange w:id="16627" w:author="Russell Ott" w:date="2022-05-16T11:47:00Z">
                  <w:rPr>
                    <w:rFonts w:ascii="Calibri" w:eastAsia="Calibri" w:hAnsi="Calibri"/>
                    <w:color w:val="000000"/>
                    <w:sz w:val="20"/>
                  </w:rPr>
                </w:rPrChange>
              </w:rPr>
              <w:t xml:space="preserve">HL7 CDA Example </w:t>
            </w:r>
            <w:r w:rsidR="008E5AB3" w:rsidRPr="00D14360">
              <w:rPr>
                <w:rFonts w:eastAsia="Calibri"/>
                <w:color w:val="000000"/>
                <w:rPrChange w:id="16628" w:author="Russell Ott" w:date="2022-05-16T11:47:00Z">
                  <w:rPr>
                    <w:rFonts w:ascii="Calibri" w:eastAsia="Calibri" w:hAnsi="Calibri"/>
                    <w:color w:val="000000"/>
                    <w:sz w:val="20"/>
                  </w:rPr>
                </w:rPrChange>
              </w:rPr>
              <w:t>Search</w:t>
            </w:r>
          </w:p>
          <w:p w14:paraId="5CDF3490" w14:textId="77777777" w:rsidR="00D25B15" w:rsidRPr="00D14360" w:rsidRDefault="00D25B15" w:rsidP="00D25B15">
            <w:pPr>
              <w:spacing w:after="120"/>
              <w:rPr>
                <w:del w:id="16629" w:author="Russell Ott" w:date="2022-05-16T11:47:00Z"/>
                <w:rFonts w:cs="Calibri"/>
                <w:color w:val="000000"/>
                <w:u w:val="single"/>
              </w:rPr>
            </w:pPr>
            <w:del w:id="16630" w:author="Russell Ott" w:date="2022-05-16T11:47:00Z">
              <w:r w:rsidRPr="00D14360">
                <w:rPr>
                  <w:rFonts w:eastAsia="Calibri" w:cs="Calibri"/>
                  <w:b/>
                  <w:color w:val="000000"/>
                </w:rPr>
                <w:delText xml:space="preserve">Resource: </w:delText>
              </w:r>
              <w:r w:rsidR="00F56F8F" w:rsidRPr="006B13D8">
                <w:rPr>
                  <w:rFonts w:eastAsia="Calibri" w:cs="Calibri"/>
                  <w:color w:val="000000"/>
                </w:rPr>
                <w:delText>https://cdasearch.hl7.org/</w:delText>
              </w:r>
            </w:del>
          </w:p>
          <w:p w14:paraId="7A4ACC84" w14:textId="3A86A946" w:rsidR="00D25B15" w:rsidRPr="00D14360" w:rsidRDefault="00D25B15" w:rsidP="00D25B15">
            <w:pPr>
              <w:spacing w:after="120"/>
              <w:rPr>
                <w:ins w:id="16631" w:author="Russell Ott" w:date="2022-05-16T11:47:00Z"/>
                <w:rFonts w:cs="Calibri"/>
                <w:color w:val="000000"/>
                <w:u w:val="single"/>
              </w:rPr>
            </w:pPr>
            <w:ins w:id="16632" w:author="Russell Ott" w:date="2022-05-16T11:47:00Z">
              <w:r w:rsidRPr="00D14360">
                <w:rPr>
                  <w:rFonts w:eastAsia="Calibri" w:cs="Calibri"/>
                  <w:b/>
                  <w:color w:val="000000"/>
                </w:rPr>
                <w:t xml:space="preserve">Resource: </w:t>
              </w:r>
              <w:r w:rsidR="001A0138">
                <w:fldChar w:fldCharType="begin"/>
              </w:r>
              <w:r w:rsidR="001A0138">
                <w:instrText xml:space="preserve"> HYPERLINK "https://cdasearch.hl7.org/" </w:instrText>
              </w:r>
              <w:r w:rsidR="001A0138">
                <w:fldChar w:fldCharType="separate"/>
              </w:r>
              <w:r w:rsidR="00704136" w:rsidRPr="007770C6">
                <w:rPr>
                  <w:rStyle w:val="Hyperlink"/>
                </w:rPr>
                <w:t>https://cdasearch.hl7.org/</w:t>
              </w:r>
              <w:r w:rsidR="001A0138">
                <w:rPr>
                  <w:rStyle w:val="Hyperlink"/>
                </w:rPr>
                <w:fldChar w:fldCharType="end"/>
              </w:r>
            </w:ins>
          </w:p>
          <w:p w14:paraId="2294D206" w14:textId="77777777" w:rsidR="00D25B15" w:rsidRPr="00D14360" w:rsidRDefault="00D25B15" w:rsidP="00B268D6">
            <w:pPr>
              <w:spacing w:after="120"/>
              <w:rPr>
                <w:rFonts w:ascii="Times New Roman" w:eastAsia="Calibri" w:hAnsi="Times New Roman"/>
                <w:color w:val="000000"/>
                <w:sz w:val="24"/>
                <w:szCs w:val="24"/>
                <w:rPrChange w:id="16633" w:author="Russell Ott" w:date="2022-05-16T11:47:00Z">
                  <w:rPr>
                    <w:rFonts w:ascii="Calibri" w:eastAsia="Calibri" w:hAnsi="Calibri"/>
                    <w:color w:val="000000"/>
                    <w:sz w:val="20"/>
                  </w:rPr>
                </w:rPrChange>
              </w:rPr>
            </w:pPr>
            <w:r w:rsidRPr="00D14360">
              <w:rPr>
                <w:b/>
                <w:color w:val="000000"/>
                <w:rPrChange w:id="16634" w:author="Russell Ott" w:date="2022-05-16T11:47:00Z">
                  <w:rPr>
                    <w:rFonts w:ascii="Calibri" w:eastAsia="Calibri" w:hAnsi="Calibri"/>
                    <w:b/>
                    <w:color w:val="000000"/>
                    <w:sz w:val="20"/>
                  </w:rPr>
                </w:rPrChange>
              </w:rPr>
              <w:t>Description:</w:t>
            </w:r>
            <w:r w:rsidRPr="00D14360">
              <w:rPr>
                <w:color w:val="000000"/>
                <w:rPrChange w:id="16635" w:author="Russell Ott" w:date="2022-05-16T11:47:00Z">
                  <w:rPr>
                    <w:rFonts w:ascii="Calibri" w:eastAsia="Calibri" w:hAnsi="Calibri"/>
                    <w:color w:val="000000"/>
                    <w:sz w:val="20"/>
                  </w:rPr>
                </w:rPrChange>
              </w:rPr>
              <w:t xml:space="preserve"> </w:t>
            </w:r>
            <w:r w:rsidR="00A53914" w:rsidRPr="00D14360">
              <w:rPr>
                <w:color w:val="000000"/>
                <w:rPrChange w:id="16636" w:author="Russell Ott" w:date="2022-05-16T11:47:00Z">
                  <w:rPr>
                    <w:rFonts w:ascii="Calibri" w:eastAsia="Calibri" w:hAnsi="Calibri"/>
                    <w:color w:val="000000"/>
                    <w:sz w:val="20"/>
                  </w:rPr>
                </w:rPrChange>
              </w:rPr>
              <w:t xml:space="preserve">The CDA Examples Task Force has created a large number of examples </w:t>
            </w:r>
            <w:r w:rsidR="009F1479" w:rsidRPr="00D14360">
              <w:rPr>
                <w:rFonts w:eastAsia="Calibri"/>
                <w:color w:val="000000"/>
                <w:rPrChange w:id="16637" w:author="Russell Ott" w:date="2022-05-16T11:47:00Z">
                  <w:rPr>
                    <w:rFonts w:ascii="Calibri" w:eastAsia="Calibri" w:hAnsi="Calibri"/>
                    <w:color w:val="000000"/>
                    <w:sz w:val="20"/>
                  </w:rPr>
                </w:rPrChange>
              </w:rPr>
              <w:t>showing</w:t>
            </w:r>
            <w:r w:rsidR="00A53914" w:rsidRPr="00D14360">
              <w:rPr>
                <w:rFonts w:eastAsia="Calibri"/>
                <w:color w:val="000000"/>
                <w:rPrChange w:id="16638" w:author="Russell Ott" w:date="2022-05-16T11:47:00Z">
                  <w:rPr>
                    <w:rFonts w:ascii="Calibri" w:eastAsia="Calibri" w:hAnsi="Calibri"/>
                    <w:color w:val="000000"/>
                    <w:sz w:val="20"/>
                  </w:rPr>
                </w:rPrChange>
              </w:rPr>
              <w:t xml:space="preserve"> how to convey information accurately in a </w:t>
            </w:r>
            <w:r w:rsidR="009F1479" w:rsidRPr="00D14360">
              <w:rPr>
                <w:rFonts w:eastAsia="Calibri"/>
                <w:color w:val="000000"/>
                <w:rPrChange w:id="16639" w:author="Russell Ott" w:date="2022-05-16T11:47:00Z">
                  <w:rPr>
                    <w:rFonts w:ascii="Calibri" w:eastAsia="Calibri" w:hAnsi="Calibri"/>
                    <w:color w:val="000000"/>
                    <w:sz w:val="20"/>
                  </w:rPr>
                </w:rPrChange>
              </w:rPr>
              <w:t>C-</w:t>
            </w:r>
            <w:r w:rsidR="00A53914" w:rsidRPr="00D14360">
              <w:rPr>
                <w:rFonts w:eastAsia="Calibri"/>
                <w:color w:val="000000"/>
                <w:rPrChange w:id="16640" w:author="Russell Ott" w:date="2022-05-16T11:47:00Z">
                  <w:rPr>
                    <w:rFonts w:ascii="Calibri" w:eastAsia="Calibri" w:hAnsi="Calibri"/>
                    <w:color w:val="000000"/>
                    <w:sz w:val="20"/>
                  </w:rPr>
                </w:rPrChange>
              </w:rPr>
              <w:t>CDA document.</w:t>
            </w:r>
            <w:r w:rsidR="009F1479" w:rsidRPr="00D14360">
              <w:rPr>
                <w:rFonts w:eastAsia="Calibri"/>
                <w:color w:val="000000"/>
                <w:rPrChange w:id="16641" w:author="Russell Ott" w:date="2022-05-16T11:47:00Z">
                  <w:rPr>
                    <w:rFonts w:ascii="Calibri" w:eastAsia="Calibri" w:hAnsi="Calibri"/>
                    <w:color w:val="000000"/>
                  </w:rPr>
                </w:rPrChange>
              </w:rPr>
              <w:t xml:space="preserve"> </w:t>
            </w:r>
            <w:r w:rsidR="009F1479" w:rsidRPr="00D14360">
              <w:rPr>
                <w:color w:val="000000"/>
                <w:rPrChange w:id="16642" w:author="Russell Ott" w:date="2022-05-16T11:47:00Z">
                  <w:rPr>
                    <w:rFonts w:ascii="Calibri" w:eastAsia="Calibri" w:hAnsi="Calibri"/>
                    <w:color w:val="000000"/>
                    <w:sz w:val="20"/>
                  </w:rPr>
                </w:rPrChange>
              </w:rPr>
              <w:t>The CDA Example search tool allows users to find examples based on keywords.</w:t>
            </w:r>
          </w:p>
        </w:tc>
      </w:tr>
    </w:tbl>
    <w:p w14:paraId="2C77FE9D" w14:textId="77777777" w:rsidR="00D25B15" w:rsidRPr="00D14360" w:rsidRDefault="00D25B15" w:rsidP="00891300">
      <w:pPr>
        <w:pStyle w:val="ListParagraph"/>
        <w:spacing w:after="120"/>
        <w:ind w:left="1080"/>
        <w:rPr>
          <w:b/>
          <w:i/>
          <w:color w:val="000000"/>
          <w:rPrChange w:id="16643" w:author="Russell Ott" w:date="2022-05-16T11:47:00Z">
            <w:rPr>
              <w:b/>
              <w:i/>
              <w:color w:val="000000"/>
            </w:rPr>
          </w:rPrChange>
        </w:rPr>
      </w:pPr>
    </w:p>
    <w:p w14:paraId="126F8935" w14:textId="77777777" w:rsidR="00891300" w:rsidRPr="005948FB" w:rsidRDefault="00891300" w:rsidP="005C79A1">
      <w:pPr>
        <w:pStyle w:val="Heading1"/>
        <w:numPr>
          <w:ilvl w:val="0"/>
          <w:numId w:val="0"/>
        </w:numPr>
      </w:pPr>
      <w:r w:rsidRPr="00D14360">
        <w:rPr>
          <w:color w:val="000000"/>
        </w:rPr>
        <w:br w:type="page"/>
      </w:r>
      <w:bookmarkStart w:id="16644" w:name="_Toc11219076"/>
      <w:bookmarkStart w:id="16645" w:name="_Toc11391339"/>
      <w:bookmarkStart w:id="16646" w:name="_Toc103262744"/>
      <w:bookmarkStart w:id="16647" w:name="_Toc22823479"/>
      <w:r w:rsidRPr="00C64922">
        <w:t>Appendix A</w:t>
      </w:r>
      <w:bookmarkEnd w:id="16644"/>
      <w:r>
        <w:t xml:space="preserve">: </w:t>
      </w:r>
      <w:r w:rsidRPr="00902835">
        <w:t xml:space="preserve">Templates </w:t>
      </w:r>
      <w:r w:rsidR="00E26A1C">
        <w:t>D</w:t>
      </w:r>
      <w:r w:rsidRPr="00902835">
        <w:t>efined in C-CDA R2.1 Companion Guide</w:t>
      </w:r>
      <w:bookmarkEnd w:id="16645"/>
      <w:bookmarkEnd w:id="16646"/>
      <w:bookmarkEnd w:id="16647"/>
    </w:p>
    <w:p w14:paraId="5BEF6442" w14:textId="14EB2411" w:rsidR="00891300" w:rsidRPr="00D14360" w:rsidRDefault="00891300" w:rsidP="00891300">
      <w:pPr>
        <w:rPr>
          <w:rFonts w:ascii="Times New Roman" w:eastAsia="Times New Roman" w:hAnsi="Times New Roman"/>
          <w:sz w:val="24"/>
          <w:szCs w:val="24"/>
          <w:rPrChange w:id="16648" w:author="Russell Ott" w:date="2022-05-16T11:47:00Z">
            <w:rPr>
              <w:rFonts w:ascii="Calibri" w:hAnsi="Calibri"/>
            </w:rPr>
          </w:rPrChange>
        </w:rPr>
      </w:pPr>
      <w:r w:rsidRPr="00D14360">
        <w:rPr>
          <w:b/>
          <w:color w:val="000000"/>
          <w:rPrChange w:id="16649" w:author="Russell Ott" w:date="2022-05-16T11:47:00Z">
            <w:rPr>
              <w:rFonts w:ascii="Calibri" w:hAnsi="Calibri"/>
              <w:b/>
              <w:color w:val="000000"/>
            </w:rPr>
          </w:rPrChange>
        </w:rPr>
        <w:t>Reference</w:t>
      </w:r>
      <w:r w:rsidR="00967040" w:rsidRPr="00D14360">
        <w:rPr>
          <w:color w:val="000000"/>
          <w:rPrChange w:id="16650" w:author="Russell Ott" w:date="2022-05-16T11:47:00Z">
            <w:rPr>
              <w:rFonts w:ascii="Calibri" w:hAnsi="Calibri"/>
              <w:color w:val="000000"/>
            </w:rPr>
          </w:rPrChange>
        </w:rPr>
        <w:t>:</w:t>
      </w:r>
      <w:r w:rsidRPr="00D14360">
        <w:rPr>
          <w:color w:val="000000"/>
          <w:rPrChange w:id="16651" w:author="Russell Ott" w:date="2022-05-16T11:47:00Z">
            <w:rPr>
              <w:rFonts w:ascii="Calibri" w:hAnsi="Calibri"/>
              <w:color w:val="000000"/>
            </w:rPr>
          </w:rPrChange>
        </w:rPr>
        <w:t xml:space="preserve"> </w:t>
      </w:r>
      <w:r w:rsidR="00967040" w:rsidRPr="00D14360">
        <w:rPr>
          <w:color w:val="000000"/>
          <w:rPrChange w:id="16652" w:author="Russell Ott" w:date="2022-05-16T11:47:00Z">
            <w:rPr>
              <w:rFonts w:ascii="Calibri" w:hAnsi="Calibri"/>
              <w:color w:val="000000"/>
            </w:rPr>
          </w:rPrChange>
        </w:rPr>
        <w:t xml:space="preserve">See the </w:t>
      </w:r>
      <w:r w:rsidRPr="00D14360">
        <w:rPr>
          <w:color w:val="000000"/>
          <w:rPrChange w:id="16653" w:author="Russell Ott" w:date="2022-05-16T11:47:00Z">
            <w:rPr>
              <w:rFonts w:ascii="Calibri" w:hAnsi="Calibri"/>
              <w:color w:val="000000"/>
            </w:rPr>
          </w:rPrChange>
        </w:rPr>
        <w:t>file name</w:t>
      </w:r>
      <w:r w:rsidR="00967040" w:rsidRPr="00D14360">
        <w:rPr>
          <w:color w:val="000000"/>
          <w:rPrChange w:id="16654" w:author="Russell Ott" w:date="2022-05-16T11:47:00Z">
            <w:rPr>
              <w:rFonts w:ascii="Calibri" w:hAnsi="Calibri"/>
              <w:color w:val="000000"/>
            </w:rPr>
          </w:rPrChange>
        </w:rPr>
        <w:t>d</w:t>
      </w:r>
      <w:r w:rsidRPr="00D14360">
        <w:rPr>
          <w:rPrChange w:id="16655" w:author="Russell Ott" w:date="2022-05-16T11:47:00Z">
            <w:rPr>
              <w:rFonts w:ascii="Calibri" w:hAnsi="Calibri"/>
            </w:rPr>
          </w:rPrChange>
        </w:rPr>
        <w:t xml:space="preserve"> </w:t>
      </w:r>
      <w:ins w:id="16656" w:author="Russell Ott" w:date="2022-05-16T11:47:00Z">
        <w:r w:rsidR="00FD71BE" w:rsidRPr="003E45C2">
          <w:rPr>
            <w:rFonts w:cs="Calibri"/>
          </w:rPr>
          <w:t>CDAR2_IG_</w:t>
        </w:r>
      </w:ins>
      <w:r w:rsidR="00FD71BE" w:rsidRPr="003E45C2">
        <w:rPr>
          <w:rPrChange w:id="16657" w:author="Russell Ott" w:date="2022-05-16T11:47:00Z">
            <w:rPr>
              <w:rFonts w:ascii="Calibri" w:hAnsi="Calibri"/>
            </w:rPr>
          </w:rPrChange>
        </w:rPr>
        <w:t>CCDA_COMPANION_</w:t>
      </w:r>
      <w:del w:id="16658" w:author="Russell Ott" w:date="2022-05-16T11:47:00Z">
        <w:r w:rsidRPr="00D14360">
          <w:rPr>
            <w:rFonts w:ascii="Calibri" w:hAnsi="Calibri" w:cs="Calibri"/>
          </w:rPr>
          <w:delText>R2.1</w:delText>
        </w:r>
      </w:del>
      <w:ins w:id="16659" w:author="Russell Ott" w:date="2022-05-16T11:47:00Z">
        <w:r w:rsidR="00FD71BE" w:rsidRPr="003E45C2">
          <w:rPr>
            <w:rFonts w:cs="Calibri"/>
          </w:rPr>
          <w:t>R</w:t>
        </w:r>
        <w:r w:rsidR="003E45C2">
          <w:rPr>
            <w:rFonts w:cs="Calibri"/>
          </w:rPr>
          <w:t>3</w:t>
        </w:r>
      </w:ins>
      <w:r w:rsidR="00FD71BE" w:rsidRPr="003E45C2">
        <w:rPr>
          <w:rPrChange w:id="16660" w:author="Russell Ott" w:date="2022-05-16T11:47:00Z">
            <w:rPr>
              <w:rFonts w:ascii="Calibri" w:hAnsi="Calibri"/>
            </w:rPr>
          </w:rPrChange>
        </w:rPr>
        <w:t>_</w:t>
      </w:r>
      <w:r w:rsidR="00571D11">
        <w:rPr>
          <w:rPrChange w:id="16661" w:author="Russell Ott" w:date="2022-05-16T11:47:00Z">
            <w:rPr>
              <w:rFonts w:ascii="Calibri" w:hAnsi="Calibri"/>
            </w:rPr>
          </w:rPrChange>
        </w:rPr>
        <w:t>STU</w:t>
      </w:r>
      <w:r w:rsidR="00FD71BE" w:rsidRPr="003E45C2">
        <w:rPr>
          <w:rPrChange w:id="16662" w:author="Russell Ott" w:date="2022-05-16T11:47:00Z">
            <w:rPr>
              <w:rFonts w:ascii="Calibri" w:hAnsi="Calibri"/>
            </w:rPr>
          </w:rPrChange>
        </w:rPr>
        <w:t>_</w:t>
      </w:r>
      <w:del w:id="16663" w:author="Russell Ott" w:date="2022-05-16T11:47:00Z">
        <w:r w:rsidRPr="00D14360">
          <w:rPr>
            <w:rFonts w:cs="Calibri"/>
          </w:rPr>
          <w:delText>2019</w:delText>
        </w:r>
        <w:r w:rsidR="00CB74A7" w:rsidRPr="00D14360">
          <w:rPr>
            <w:rFonts w:cs="Calibri"/>
          </w:rPr>
          <w:delText>SEP_</w:delText>
        </w:r>
        <w:r w:rsidRPr="00D14360">
          <w:rPr>
            <w:rFonts w:cs="Calibri"/>
          </w:rPr>
          <w:delText>Appendix</w:delText>
        </w:r>
        <w:r w:rsidR="00CB74A7" w:rsidRPr="00D14360">
          <w:rPr>
            <w:rFonts w:cs="Calibri"/>
          </w:rPr>
          <w:delText>.</w:delText>
        </w:r>
        <w:r w:rsidRPr="00D14360">
          <w:rPr>
            <w:rFonts w:cs="Calibri"/>
          </w:rPr>
          <w:delText>A</w:delText>
        </w:r>
      </w:del>
      <w:ins w:id="16664" w:author="Russell Ott" w:date="2022-05-16T11:47:00Z">
        <w:r w:rsidR="00B37B77">
          <w:rPr>
            <w:rFonts w:cs="Calibri"/>
          </w:rPr>
          <w:t>2022MAY_</w:t>
        </w:r>
        <w:r w:rsidR="00FD71BE" w:rsidRPr="003E45C2">
          <w:rPr>
            <w:rFonts w:cs="Calibri"/>
          </w:rPr>
          <w:t>AppxA</w:t>
        </w:r>
      </w:ins>
      <w:r w:rsidR="009E14B7" w:rsidRPr="00D14360">
        <w:rPr>
          <w:rPrChange w:id="16665" w:author="Russell Ott" w:date="2022-05-16T11:47:00Z">
            <w:rPr>
              <w:rFonts w:ascii="Calibri" w:hAnsi="Calibri"/>
            </w:rPr>
          </w:rPrChange>
        </w:rPr>
        <w:t xml:space="preserve"> included in this Companion Guide package for </w:t>
      </w:r>
      <w:r w:rsidRPr="00D14360">
        <w:rPr>
          <w:rPrChange w:id="16666" w:author="Russell Ott" w:date="2022-05-16T11:47:00Z">
            <w:rPr>
              <w:rFonts w:ascii="Calibri" w:hAnsi="Calibri"/>
            </w:rPr>
          </w:rPrChange>
        </w:rPr>
        <w:t>Templates</w:t>
      </w:r>
      <w:r w:rsidR="00967040" w:rsidRPr="00D14360">
        <w:rPr>
          <w:rPrChange w:id="16667" w:author="Russell Ott" w:date="2022-05-16T11:47:00Z">
            <w:rPr>
              <w:rFonts w:ascii="Calibri" w:hAnsi="Calibri"/>
            </w:rPr>
          </w:rPrChange>
        </w:rPr>
        <w:t xml:space="preserve"> that </w:t>
      </w:r>
      <w:r w:rsidR="009E14B7" w:rsidRPr="00D14360">
        <w:rPr>
          <w:rPrChange w:id="16668" w:author="Russell Ott" w:date="2022-05-16T11:47:00Z">
            <w:rPr>
              <w:rFonts w:ascii="Calibri" w:hAnsi="Calibri"/>
            </w:rPr>
          </w:rPrChange>
        </w:rPr>
        <w:t>are defined in this Companion Guide</w:t>
      </w:r>
      <w:r w:rsidR="00967040" w:rsidRPr="00D14360">
        <w:rPr>
          <w:rPrChange w:id="16669" w:author="Russell Ott" w:date="2022-05-16T11:47:00Z">
            <w:rPr>
              <w:rFonts w:ascii="Calibri" w:hAnsi="Calibri"/>
            </w:rPr>
          </w:rPrChange>
        </w:rPr>
        <w:t>.</w:t>
      </w:r>
    </w:p>
    <w:p w14:paraId="09E6260D" w14:textId="77777777" w:rsidR="00891300" w:rsidRPr="00D14360" w:rsidRDefault="00891300" w:rsidP="00891300">
      <w:pPr>
        <w:spacing w:after="120"/>
        <w:ind w:right="-8550"/>
        <w:rPr>
          <w:color w:val="000000"/>
          <w:rPrChange w:id="16670" w:author="Russell Ott" w:date="2022-05-16T11:47:00Z">
            <w:rPr>
              <w:rFonts w:ascii="Calibri" w:hAnsi="Calibri"/>
              <w:color w:val="000000"/>
            </w:rPr>
          </w:rPrChange>
        </w:rPr>
      </w:pPr>
    </w:p>
    <w:p w14:paraId="5D4E6DAE" w14:textId="77777777" w:rsidR="00F92487" w:rsidRPr="00D14360" w:rsidRDefault="00F92487" w:rsidP="00891300">
      <w:pPr>
        <w:spacing w:after="120"/>
        <w:ind w:right="-8550"/>
        <w:rPr>
          <w:color w:val="000000"/>
          <w:rPrChange w:id="16671" w:author="Russell Ott" w:date="2022-05-16T11:47:00Z">
            <w:rPr>
              <w:rFonts w:ascii="Calibri" w:hAnsi="Calibri"/>
              <w:color w:val="000000"/>
            </w:rPr>
          </w:rPrChange>
        </w:rPr>
      </w:pPr>
    </w:p>
    <w:p w14:paraId="24D28574" w14:textId="77777777" w:rsidR="00891300" w:rsidRPr="00FC5C89" w:rsidRDefault="00891300" w:rsidP="002E1208">
      <w:pPr>
        <w:pStyle w:val="Heading1"/>
        <w:numPr>
          <w:ilvl w:val="0"/>
          <w:numId w:val="0"/>
        </w:numPr>
      </w:pPr>
      <w:bookmarkStart w:id="16672" w:name="_Toc11219077"/>
      <w:bookmarkStart w:id="16673" w:name="_Toc11391340"/>
      <w:bookmarkStart w:id="16674" w:name="_Toc103262745"/>
      <w:bookmarkStart w:id="16675" w:name="_Toc22823480"/>
      <w:r w:rsidRPr="00C64922">
        <w:t>Appendix B</w:t>
      </w:r>
      <w:bookmarkEnd w:id="16672"/>
      <w:r>
        <w:t xml:space="preserve">: </w:t>
      </w:r>
      <w:r w:rsidRPr="00FC5C89">
        <w:t xml:space="preserve">UDI Organizer </w:t>
      </w:r>
      <w:r w:rsidR="00E26A1C">
        <w:t>T</w:t>
      </w:r>
      <w:r w:rsidRPr="00FC5C89">
        <w:t>emplate from C-CDA Supplemental Templates for Unique Device Identifier (UDI)</w:t>
      </w:r>
      <w:bookmarkEnd w:id="16673"/>
      <w:bookmarkEnd w:id="16674"/>
      <w:bookmarkEnd w:id="16675"/>
    </w:p>
    <w:p w14:paraId="3B56736E" w14:textId="1490871A" w:rsidR="009E14B7" w:rsidRDefault="00891300" w:rsidP="00CF4CB1">
      <w:pPr>
        <w:rPr>
          <w:rFonts w:ascii="Arial" w:eastAsia="Times New Roman" w:hAnsi="Arial" w:cs="Arial"/>
          <w:color w:val="5B5B5B"/>
          <w:sz w:val="32"/>
          <w:szCs w:val="32"/>
        </w:rPr>
      </w:pPr>
      <w:r w:rsidRPr="00D14360">
        <w:rPr>
          <w:b/>
          <w:color w:val="000000"/>
          <w:rPrChange w:id="16676" w:author="Russell Ott" w:date="2022-05-16T11:47:00Z">
            <w:rPr>
              <w:rFonts w:ascii="Calibri" w:hAnsi="Calibri"/>
              <w:b/>
              <w:color w:val="000000"/>
            </w:rPr>
          </w:rPrChange>
        </w:rPr>
        <w:t>Reference</w:t>
      </w:r>
      <w:r w:rsidR="00967040" w:rsidRPr="00D14360">
        <w:rPr>
          <w:b/>
          <w:color w:val="000000"/>
          <w:rPrChange w:id="16677" w:author="Russell Ott" w:date="2022-05-16T11:47:00Z">
            <w:rPr>
              <w:rFonts w:ascii="Calibri" w:hAnsi="Calibri"/>
              <w:b/>
              <w:color w:val="000000"/>
            </w:rPr>
          </w:rPrChange>
        </w:rPr>
        <w:t>:</w:t>
      </w:r>
      <w:r w:rsidRPr="00D14360">
        <w:rPr>
          <w:color w:val="000000"/>
        </w:rPr>
        <w:t xml:space="preserve"> </w:t>
      </w:r>
      <w:r w:rsidR="00967040" w:rsidRPr="00D14360">
        <w:rPr>
          <w:rPrChange w:id="16678" w:author="Russell Ott" w:date="2022-05-16T11:47:00Z">
            <w:rPr>
              <w:rFonts w:ascii="Calibri" w:hAnsi="Calibri"/>
            </w:rPr>
          </w:rPrChange>
        </w:rPr>
        <w:t xml:space="preserve">See the </w:t>
      </w:r>
      <w:r w:rsidRPr="00D14360">
        <w:rPr>
          <w:rPrChange w:id="16679" w:author="Russell Ott" w:date="2022-05-16T11:47:00Z">
            <w:rPr>
              <w:rFonts w:ascii="Calibri" w:hAnsi="Calibri"/>
            </w:rPr>
          </w:rPrChange>
        </w:rPr>
        <w:t>file name</w:t>
      </w:r>
      <w:r w:rsidR="00967040" w:rsidRPr="00D14360">
        <w:rPr>
          <w:rPrChange w:id="16680" w:author="Russell Ott" w:date="2022-05-16T11:47:00Z">
            <w:rPr>
              <w:rFonts w:ascii="Calibri" w:hAnsi="Calibri"/>
            </w:rPr>
          </w:rPrChange>
        </w:rPr>
        <w:t>d</w:t>
      </w:r>
      <w:r w:rsidRPr="00D14360">
        <w:rPr>
          <w:rPrChange w:id="16681" w:author="Russell Ott" w:date="2022-05-16T11:47:00Z">
            <w:rPr>
              <w:rFonts w:ascii="Calibri" w:hAnsi="Calibri"/>
            </w:rPr>
          </w:rPrChange>
        </w:rPr>
        <w:t xml:space="preserve"> </w:t>
      </w:r>
      <w:ins w:id="16682" w:author="Russell Ott" w:date="2022-05-16T11:47:00Z">
        <w:r w:rsidR="00FD71BE" w:rsidRPr="003E45C2">
          <w:rPr>
            <w:rFonts w:cs="Calibri"/>
          </w:rPr>
          <w:t>CDAR2_IG_</w:t>
        </w:r>
      </w:ins>
      <w:r w:rsidR="00FD71BE" w:rsidRPr="003E45C2">
        <w:rPr>
          <w:rPrChange w:id="16683" w:author="Russell Ott" w:date="2022-05-16T11:47:00Z">
            <w:rPr>
              <w:rFonts w:ascii="Calibri" w:hAnsi="Calibri"/>
            </w:rPr>
          </w:rPrChange>
        </w:rPr>
        <w:t>CCDA_COMPANION_</w:t>
      </w:r>
      <w:del w:id="16684" w:author="Russell Ott" w:date="2022-05-16T11:47:00Z">
        <w:r w:rsidRPr="00D14360">
          <w:rPr>
            <w:rFonts w:ascii="Calibri" w:hAnsi="Calibri" w:cs="Calibri"/>
          </w:rPr>
          <w:delText>R2.1</w:delText>
        </w:r>
      </w:del>
      <w:ins w:id="16685" w:author="Russell Ott" w:date="2022-05-16T11:47:00Z">
        <w:r w:rsidR="00FD71BE" w:rsidRPr="003E45C2">
          <w:rPr>
            <w:rFonts w:cs="Calibri"/>
          </w:rPr>
          <w:t>R</w:t>
        </w:r>
        <w:r w:rsidR="003E45C2">
          <w:rPr>
            <w:rFonts w:cs="Calibri"/>
          </w:rPr>
          <w:t>3</w:t>
        </w:r>
      </w:ins>
      <w:r w:rsidR="003E45C2">
        <w:rPr>
          <w:rPrChange w:id="16686" w:author="Russell Ott" w:date="2022-05-16T11:47:00Z">
            <w:rPr>
              <w:rFonts w:ascii="Calibri" w:hAnsi="Calibri"/>
            </w:rPr>
          </w:rPrChange>
        </w:rPr>
        <w:t>_</w:t>
      </w:r>
      <w:r w:rsidR="00B37B77">
        <w:rPr>
          <w:rPrChange w:id="16687" w:author="Russell Ott" w:date="2022-05-16T11:47:00Z">
            <w:rPr>
              <w:rFonts w:ascii="Calibri" w:hAnsi="Calibri"/>
            </w:rPr>
          </w:rPrChange>
        </w:rPr>
        <w:t>STU</w:t>
      </w:r>
      <w:r w:rsidR="00FD71BE" w:rsidRPr="003E45C2">
        <w:rPr>
          <w:rPrChange w:id="16688" w:author="Russell Ott" w:date="2022-05-16T11:47:00Z">
            <w:rPr>
              <w:rFonts w:ascii="Calibri" w:hAnsi="Calibri"/>
            </w:rPr>
          </w:rPrChange>
        </w:rPr>
        <w:t>_</w:t>
      </w:r>
      <w:del w:id="16689" w:author="Russell Ott" w:date="2022-05-16T11:47:00Z">
        <w:r w:rsidRPr="00D14360">
          <w:rPr>
            <w:rFonts w:cs="Calibri"/>
          </w:rPr>
          <w:delText>2019</w:delText>
        </w:r>
        <w:r w:rsidR="00CB74A7" w:rsidRPr="00D14360">
          <w:rPr>
            <w:rFonts w:cs="Calibri"/>
          </w:rPr>
          <w:delText>SEP_</w:delText>
        </w:r>
        <w:r w:rsidRPr="00D14360">
          <w:rPr>
            <w:rFonts w:cs="Calibri"/>
          </w:rPr>
          <w:delText>Appendix</w:delText>
        </w:r>
        <w:r w:rsidR="00CB74A7" w:rsidRPr="00D14360">
          <w:rPr>
            <w:rFonts w:cs="Calibri"/>
          </w:rPr>
          <w:delText>.</w:delText>
        </w:r>
        <w:r w:rsidRPr="00D14360">
          <w:rPr>
            <w:rFonts w:cs="Calibri"/>
          </w:rPr>
          <w:delText>B</w:delText>
        </w:r>
      </w:del>
      <w:ins w:id="16690" w:author="Russell Ott" w:date="2022-05-16T11:47:00Z">
        <w:r w:rsidR="00B37B77">
          <w:rPr>
            <w:rFonts w:cs="Calibri"/>
          </w:rPr>
          <w:t>2022MAY_</w:t>
        </w:r>
        <w:r w:rsidR="00FD71BE" w:rsidRPr="003E45C2">
          <w:rPr>
            <w:rFonts w:cs="Calibri"/>
          </w:rPr>
          <w:t>AppxB</w:t>
        </w:r>
      </w:ins>
      <w:r w:rsidR="009E14B7" w:rsidRPr="00D14360">
        <w:rPr>
          <w:rPrChange w:id="16691" w:author="Russell Ott" w:date="2022-05-16T11:47:00Z">
            <w:rPr>
              <w:rFonts w:ascii="Calibri" w:hAnsi="Calibri"/>
            </w:rPr>
          </w:rPrChange>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PrChange w:id="16692" w:author="Russell Ott" w:date="2022-05-16T11:47:00Z">
            <w:rPr>
              <w:rFonts w:ascii="Calibri" w:eastAsia="Calibri" w:hAnsi="Calibri"/>
            </w:rPr>
          </w:rPrChange>
        </w:rPr>
      </w:pPr>
      <w:r w:rsidRPr="00D14360" w:rsidDel="009E14B7">
        <w:rPr>
          <w:rPrChange w:id="16693" w:author="Russell Ott" w:date="2022-05-16T11:47:00Z">
            <w:rPr>
              <w:rFonts w:ascii="Calibri" w:hAnsi="Calibri"/>
            </w:rPr>
          </w:rPrChange>
        </w:rPr>
        <w:t xml:space="preserve"> </w:t>
      </w:r>
    </w:p>
    <w:p w14:paraId="079BB48F" w14:textId="77777777" w:rsidR="00891300" w:rsidRPr="00D14360" w:rsidRDefault="00891300" w:rsidP="00891300">
      <w:pPr>
        <w:spacing w:after="120"/>
        <w:rPr>
          <w:del w:id="16694" w:author="Russell Ott" w:date="2022-05-16T11:47:00Z"/>
          <w:rFonts w:cs="Calibri"/>
          <w:color w:val="000000"/>
        </w:rPr>
      </w:pPr>
    </w:p>
    <w:p w14:paraId="7B6A89B1" w14:textId="77777777" w:rsidR="00891300" w:rsidRDefault="00E26A1C" w:rsidP="002E1208">
      <w:pPr>
        <w:pStyle w:val="Heading1"/>
        <w:numPr>
          <w:ilvl w:val="0"/>
          <w:numId w:val="0"/>
        </w:numPr>
        <w:ind w:left="4050" w:hanging="4050"/>
        <w:rPr>
          <w:del w:id="16695" w:author="Russell Ott" w:date="2022-05-16T11:47:00Z"/>
          <w:rFonts w:eastAsia="Calibri"/>
        </w:rPr>
      </w:pPr>
      <w:bookmarkStart w:id="16696" w:name="_Toc22823481"/>
      <w:del w:id="16697" w:author="Russell Ott" w:date="2022-05-16T11:47:00Z">
        <w:r>
          <w:rPr>
            <w:rFonts w:eastAsia="Calibri"/>
          </w:rPr>
          <w:delText xml:space="preserve">Appendix C: </w:delText>
        </w:r>
        <w:r w:rsidR="00CB74A7" w:rsidRPr="0017401B">
          <w:rPr>
            <w:rFonts w:eastAsia="Calibri"/>
          </w:rPr>
          <w:delText>Provenance – Author Participation</w:delText>
        </w:r>
        <w:bookmarkEnd w:id="16696"/>
        <w:r w:rsidR="00CB74A7" w:rsidRPr="0017401B" w:rsidDel="0017401B">
          <w:rPr>
            <w:rFonts w:eastAsia="Calibri"/>
          </w:rPr>
          <w:delText xml:space="preserve"> </w:delText>
        </w:r>
        <w:r>
          <w:rPr>
            <w:rFonts w:eastAsia="Calibri"/>
          </w:rPr>
          <w:delText xml:space="preserve"> </w:delText>
        </w:r>
      </w:del>
    </w:p>
    <w:p w14:paraId="413150E6" w14:textId="77777777" w:rsidR="00E26A1C" w:rsidRPr="00D14360" w:rsidRDefault="00E26A1C" w:rsidP="00E26A1C">
      <w:pPr>
        <w:rPr>
          <w:del w:id="16698" w:author="Russell Ott" w:date="2022-05-16T11:47:00Z"/>
          <w:rFonts w:cs="Calibri"/>
        </w:rPr>
      </w:pPr>
      <w:del w:id="16699" w:author="Russell Ott" w:date="2022-05-16T11:47:00Z">
        <w:r w:rsidRPr="00D14360">
          <w:rPr>
            <w:rFonts w:cs="Calibri"/>
            <w:b/>
            <w:bCs/>
            <w:color w:val="000000"/>
          </w:rPr>
          <w:delText>Reference</w:delText>
        </w:r>
        <w:r w:rsidRPr="00D14360">
          <w:rPr>
            <w:rFonts w:cs="Calibri"/>
            <w:color w:val="000000"/>
          </w:rPr>
          <w:delText>: See the file named</w:delText>
        </w:r>
        <w:r w:rsidRPr="00D14360">
          <w:rPr>
            <w:rFonts w:cs="Calibri"/>
          </w:rPr>
          <w:delText xml:space="preserve"> CCDA_COMPANION_R2.1_STU_2019</w:delText>
        </w:r>
        <w:r w:rsidR="00CB74A7" w:rsidRPr="00D14360">
          <w:rPr>
            <w:rFonts w:cs="Calibri"/>
          </w:rPr>
          <w:delText>SEP_</w:delText>
        </w:r>
        <w:r w:rsidRPr="00D14360">
          <w:rPr>
            <w:rFonts w:cs="Calibri"/>
          </w:rPr>
          <w:delText>Appendix</w:delText>
        </w:r>
        <w:r w:rsidR="00CB74A7" w:rsidRPr="00D14360">
          <w:rPr>
            <w:rFonts w:cs="Calibri"/>
          </w:rPr>
          <w:delText>.</w:delText>
        </w:r>
        <w:r w:rsidRPr="00D14360">
          <w:rPr>
            <w:rFonts w:cs="Calibri"/>
          </w:rPr>
          <w:delText>C included in this Companion Guide package for a new template defined in the Companion Guide for representing basic provenance information.</w:delText>
        </w:r>
      </w:del>
    </w:p>
    <w:p w14:paraId="1BF95C4D" w14:textId="77777777" w:rsidR="00E26A1C" w:rsidRDefault="00E26A1C" w:rsidP="00891300">
      <w:pPr>
        <w:rPr>
          <w:del w:id="16700" w:author="Russell Ott" w:date="2022-05-16T11:47:00Z"/>
          <w:rFonts w:eastAsia="Calibri"/>
        </w:rPr>
      </w:pPr>
    </w:p>
    <w:p w14:paraId="4856BA28" w14:textId="77777777" w:rsidR="00E26A1C" w:rsidRPr="009A427D" w:rsidRDefault="00E26A1C" w:rsidP="00891300">
      <w:pPr>
        <w:rPr>
          <w:del w:id="16701" w:author="Russell Ott" w:date="2022-05-16T11:47:00Z"/>
          <w:rFonts w:eastAsia="Calibri"/>
        </w:rPr>
      </w:pPr>
    </w:p>
    <w:p w14:paraId="2229DC38" w14:textId="77777777" w:rsidR="00891300" w:rsidRPr="00891300" w:rsidRDefault="00891300" w:rsidP="00891300"/>
    <w:sectPr w:rsidR="00891300" w:rsidRPr="00891300" w:rsidSect="009F743D">
      <w:headerReference w:type="even" r:id="rId36"/>
      <w:footerReference w:type="even" r:id="rId37"/>
      <w:headerReference w:type="first" r:id="rId38"/>
      <w:footerReference w:type="first" r:id="rId3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C3648" w14:textId="77777777" w:rsidR="001A0138" w:rsidRDefault="001A0138">
      <w:r>
        <w:separator/>
      </w:r>
    </w:p>
  </w:endnote>
  <w:endnote w:type="continuationSeparator" w:id="0">
    <w:p w14:paraId="7B98A217" w14:textId="77777777" w:rsidR="001A0138" w:rsidRDefault="001A0138">
      <w:r>
        <w:continuationSeparator/>
      </w:r>
    </w:p>
  </w:endnote>
  <w:endnote w:type="continuationNotice" w:id="1">
    <w:p w14:paraId="76767E5A" w14:textId="77777777" w:rsidR="001A0138" w:rsidRDefault="001A0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CE71" w14:textId="77777777" w:rsidR="001F1136" w:rsidRDefault="001F1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61834010"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2085" w:name="_Hlk87455089"/>
    <w:r w:rsidRPr="00C91AA1">
      <w:rPr>
        <w:rFonts w:ascii="Calibri Light" w:hAnsi="Calibri Light" w:cs="Calibri Light"/>
        <w:sz w:val="18"/>
        <w:szCs w:val="18"/>
      </w:rPr>
      <w:t xml:space="preserve">HL7 CDA® R2 IG: C-CDA Templates for Clinical Notes </w:t>
    </w:r>
    <w:del w:id="2086" w:author="Russell Ott" w:date="2022-05-16T11:47:00Z">
      <w:r w:rsidR="00710AD7" w:rsidRPr="00C91AA1">
        <w:rPr>
          <w:rFonts w:ascii="Calibri Light" w:hAnsi="Calibri Light" w:cs="Calibri Light"/>
          <w:sz w:val="18"/>
          <w:szCs w:val="18"/>
        </w:rPr>
        <w:delText>R2.1</w:delText>
      </w:r>
    </w:del>
    <w:ins w:id="2087" w:author="Russell Ott" w:date="2022-05-16T11:47:00Z">
      <w:r>
        <w:rPr>
          <w:rFonts w:ascii="Calibri Light" w:hAnsi="Calibri Light" w:cs="Calibri Light"/>
          <w:sz w:val="18"/>
          <w:szCs w:val="18"/>
        </w:rPr>
        <w:t>STU</w:t>
      </w:r>
    </w:ins>
    <w:r w:rsidRPr="00C91AA1">
      <w:rPr>
        <w:rFonts w:ascii="Calibri Light" w:hAnsi="Calibri Light" w:cs="Calibri Light"/>
        <w:sz w:val="18"/>
        <w:szCs w:val="18"/>
      </w:rPr>
      <w:t xml:space="preserve"> Companion Guide, Release </w:t>
    </w:r>
    <w:del w:id="2088" w:author="Russell Ott" w:date="2022-05-16T11:47:00Z">
      <w:r w:rsidR="00710AD7" w:rsidRPr="00C91AA1">
        <w:rPr>
          <w:rFonts w:ascii="Calibri Light" w:hAnsi="Calibri Light" w:cs="Calibri Light"/>
          <w:sz w:val="18"/>
          <w:szCs w:val="18"/>
        </w:rPr>
        <w:delText>2</w:delText>
      </w:r>
      <w:r w:rsidR="00710AD7">
        <w:rPr>
          <w:rFonts w:ascii="Calibri Light" w:hAnsi="Calibri Light" w:cs="Calibri Light"/>
          <w:sz w:val="18"/>
          <w:szCs w:val="18"/>
        </w:rPr>
        <w:delText xml:space="preserve"> STU</w:delText>
      </w:r>
    </w:del>
    <w:ins w:id="2089" w:author="Russell Ott" w:date="2022-05-16T11:47:00Z">
      <w:r>
        <w:rPr>
          <w:rFonts w:ascii="Calibri Light" w:hAnsi="Calibri Light" w:cs="Calibri Light"/>
          <w:sz w:val="18"/>
          <w:szCs w:val="18"/>
        </w:rPr>
        <w:t xml:space="preserve">3 </w:t>
      </w:r>
    </w:ins>
    <w:r>
      <w:rPr>
        <w:rFonts w:ascii="Calibri Light" w:hAnsi="Calibri Light" w:cs="Calibri Light"/>
        <w:sz w:val="18"/>
        <w:szCs w:val="18"/>
      </w:rPr>
      <w:t>- US Realm</w:t>
    </w:r>
    <w:bookmarkEnd w:id="2085"/>
  </w:p>
  <w:p w14:paraId="77AF9BD1" w14:textId="6A45909A" w:rsidR="00F10C7C" w:rsidRDefault="00F10C7C" w:rsidP="001B4D1A">
    <w:pPr>
      <w:pStyle w:val="Footer"/>
      <w:tabs>
        <w:tab w:val="clear" w:pos="4680"/>
      </w:tabs>
    </w:pPr>
    <w:r w:rsidRPr="00C91AA1">
      <w:rPr>
        <w:rFonts w:ascii="Calibri Light" w:hAnsi="Calibri Light" w:cs="Calibri Light"/>
        <w:sz w:val="18"/>
        <w:szCs w:val="18"/>
      </w:rPr>
      <w:t xml:space="preserve">© </w:t>
    </w:r>
    <w:del w:id="2090" w:author="Russell Ott" w:date="2022-05-16T11:47:00Z">
      <w:r w:rsidR="00710AD7" w:rsidRPr="00C91AA1">
        <w:rPr>
          <w:rFonts w:ascii="Calibri Light" w:hAnsi="Calibri Light" w:cs="Calibri Light"/>
          <w:sz w:val="18"/>
          <w:szCs w:val="18"/>
        </w:rPr>
        <w:delText>20</w:delText>
      </w:r>
      <w:r w:rsidR="00710AD7">
        <w:rPr>
          <w:rFonts w:ascii="Calibri Light" w:hAnsi="Calibri Light" w:cs="Calibri Light"/>
          <w:sz w:val="18"/>
          <w:szCs w:val="18"/>
        </w:rPr>
        <w:delText>19</w:delText>
      </w:r>
    </w:del>
    <w:ins w:id="2091" w:author="Russell Ott" w:date="2022-05-16T11:47:00Z">
      <w:r>
        <w:rPr>
          <w:rFonts w:ascii="Calibri Light" w:hAnsi="Calibri Light" w:cs="Calibri Light"/>
          <w:sz w:val="18"/>
          <w:szCs w:val="18"/>
        </w:rPr>
        <w:t>2022</w:t>
      </w:r>
    </w:ins>
    <w:r w:rsidRPr="00C91AA1">
      <w:rPr>
        <w:rFonts w:ascii="Calibri Light" w:hAnsi="Calibri Light" w:cs="Calibri Light"/>
        <w:sz w:val="18"/>
        <w:szCs w:val="18"/>
      </w:rPr>
      <w:t xml:space="preserve"> Health Level Seven International.  All rights reserved.   </w:t>
    </w:r>
    <w:del w:id="2092" w:author="Russell Ott" w:date="2022-05-16T11:47:00Z">
      <w:r w:rsidR="00710AD7" w:rsidRPr="00C91AA1">
        <w:rPr>
          <w:rFonts w:ascii="Calibri Light" w:hAnsi="Calibri Light" w:cs="Calibri Light"/>
          <w:sz w:val="18"/>
          <w:szCs w:val="18"/>
        </w:rPr>
        <w:tab/>
      </w:r>
      <w:r w:rsidR="00710AD7">
        <w:rPr>
          <w:rFonts w:ascii="Calibri Light" w:hAnsi="Calibri Light" w:cs="Calibri Light"/>
          <w:sz w:val="18"/>
          <w:szCs w:val="18"/>
        </w:rPr>
        <w:delText>October 2019</w:delText>
      </w:r>
      <w:r w:rsidR="00710AD7" w:rsidRPr="00C91AA1">
        <w:rPr>
          <w:rFonts w:ascii="Calibri Light" w:hAnsi="Calibri Light" w:cs="Calibri Light"/>
          <w:sz w:val="18"/>
          <w:szCs w:val="18"/>
        </w:rPr>
        <w:delText xml:space="preserve"> </w:delText>
      </w:r>
    </w:del>
    <w:ins w:id="2093" w:author="Russell Ott" w:date="2022-05-16T11:47:00Z">
      <w:r w:rsidRPr="00C91AA1">
        <w:rPr>
          <w:rFonts w:ascii="Calibri Light" w:hAnsi="Calibri Light" w:cs="Calibri Light"/>
          <w:sz w:val="18"/>
          <w:szCs w:val="18"/>
        </w:rPr>
        <w:tab/>
      </w:r>
      <w:r>
        <w:rPr>
          <w:rFonts w:ascii="Calibri Light" w:hAnsi="Calibri Light" w:cs="Calibri Light"/>
          <w:sz w:val="18"/>
          <w:szCs w:val="18"/>
        </w:rPr>
        <w:t>May 2022</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F45B" w14:textId="77777777" w:rsidR="001F1136" w:rsidRDefault="001F11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color w:val="000000"/>
        <w:rPrChange w:id="8671" w:author="Russell Ott" w:date="2022-05-16T11:47:00Z">
          <w:rPr>
            <w:rFonts w:ascii="Calibri" w:eastAsia="Calibri" w:hAnsi="Calibri"/>
            <w:color w:val="000000"/>
          </w:rPr>
        </w:rPrChange>
      </w:rPr>
    </w:pPr>
    <w:r>
      <w:rPr>
        <w:color w:val="000000"/>
        <w:rPrChange w:id="8672" w:author="Russell Ott" w:date="2022-05-16T11:47:00Z">
          <w:rPr>
            <w:rFonts w:ascii="Calibri" w:eastAsia="Calibri" w:hAnsi="Calibri"/>
            <w:color w:val="000000"/>
          </w:rPr>
        </w:rPrChange>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2CED8" w14:textId="77777777" w:rsidR="001A0138" w:rsidRDefault="001A0138">
      <w:r>
        <w:separator/>
      </w:r>
    </w:p>
  </w:footnote>
  <w:footnote w:type="continuationSeparator" w:id="0">
    <w:p w14:paraId="6D8AA16D" w14:textId="77777777" w:rsidR="001A0138" w:rsidRDefault="001A0138">
      <w:r>
        <w:continuationSeparator/>
      </w:r>
    </w:p>
  </w:footnote>
  <w:footnote w:type="continuationNotice" w:id="1">
    <w:p w14:paraId="47FBE1AB" w14:textId="77777777" w:rsidR="001A0138" w:rsidRDefault="001A0138"/>
  </w:footnote>
  <w:footnote w:id="2">
    <w:p w14:paraId="3E99046D" w14:textId="77777777" w:rsidR="00F10C7C" w:rsidRPr="001A0138" w:rsidRDefault="00F10C7C" w:rsidP="00C35861">
      <w:pPr>
        <w:pStyle w:val="FootnoteText"/>
        <w:rPr>
          <w:sz w:val="18"/>
        </w:rPr>
      </w:pPr>
      <w:r>
        <w:rPr>
          <w:rStyle w:val="FootnoteReference"/>
        </w:rPr>
        <w:footnoteRef/>
      </w:r>
      <w:r>
        <w:t xml:space="preserve"> </w:t>
      </w:r>
      <w:r w:rsidRPr="001A0138">
        <w:rPr>
          <w:sz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1A0138" w:rsidRDefault="00F10C7C" w:rsidP="00C35861">
      <w:pPr>
        <w:pStyle w:val="CommentText"/>
        <w:rPr>
          <w:sz w:val="18"/>
        </w:rPr>
      </w:pPr>
      <w:r w:rsidRPr="001A0138">
        <w:rPr>
          <w:rStyle w:val="FootnoteReference"/>
          <w:sz w:val="18"/>
        </w:rPr>
        <w:footnoteRef/>
      </w:r>
      <w:r w:rsidRPr="001A0138">
        <w:rPr>
          <w:sz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39D01E90" w14:textId="77777777" w:rsidR="00710AD7" w:rsidRPr="003A3D50" w:rsidRDefault="00710AD7" w:rsidP="00C35861">
      <w:pPr>
        <w:rPr>
          <w:rFonts w:ascii="Calibri Light" w:hAnsi="Calibri Light" w:cs="Calibri Light"/>
          <w:sz w:val="18"/>
          <w:szCs w:val="18"/>
        </w:rPr>
      </w:pPr>
      <w:del w:id="1639"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HL7 Standards – Master Grid </w:delText>
        </w:r>
        <w:r w:rsidR="001A0138">
          <w:fldChar w:fldCharType="begin"/>
        </w:r>
        <w:r w:rsidR="001A0138">
          <w:delInstrText xml:space="preserve"> HYPERLINK "http://www.hl7.org/implement/standards/product_matrix.cfm" </w:delInstrText>
        </w:r>
        <w:r w:rsidR="001A0138">
          <w:fldChar w:fldCharType="separate"/>
        </w:r>
        <w:r w:rsidRPr="003A3D50">
          <w:rPr>
            <w:rStyle w:val="Hyperlink"/>
            <w:rFonts w:ascii="Calibri Light" w:hAnsi="Calibri Light" w:cs="Calibri Light"/>
            <w:sz w:val="18"/>
            <w:szCs w:val="18"/>
          </w:rPr>
          <w:delText>http://www.hl7.org/implement/standards/product_matrix.cfm</w:delText>
        </w:r>
        <w:r w:rsidR="001A0138">
          <w:rPr>
            <w:rStyle w:val="Hyperlink"/>
            <w:rFonts w:ascii="Calibri Light" w:hAnsi="Calibri Light" w:cs="Calibri Light"/>
            <w:sz w:val="18"/>
            <w:szCs w:val="18"/>
          </w:rPr>
          <w:fldChar w:fldCharType="end"/>
        </w:r>
      </w:del>
    </w:p>
  </w:footnote>
  <w:footnote w:id="6">
    <w:p w14:paraId="0116FB17" w14:textId="77777777" w:rsidR="00710AD7" w:rsidRDefault="00710AD7" w:rsidP="00734892">
      <w:pPr>
        <w:rPr>
          <w:del w:id="1643" w:author="Russell Ott" w:date="2022-05-16T11:47:00Z"/>
        </w:rPr>
      </w:pPr>
      <w:del w:id="1644"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HL7 Jira. </w:delText>
        </w:r>
        <w:r w:rsidR="001A0138">
          <w:fldChar w:fldCharType="begin"/>
        </w:r>
        <w:r w:rsidR="001A0138">
          <w:delInstrText xml:space="preserve"> HYPERLINK "https://confluence.hl7.org/display/HL7/Confluence+and+JIRA+Information+Updates" </w:delInstrText>
        </w:r>
        <w:r w:rsidR="001A0138">
          <w:fldChar w:fldCharType="separate"/>
        </w:r>
        <w:r w:rsidRPr="003A3D50">
          <w:rPr>
            <w:rStyle w:val="Hyperlink"/>
            <w:rFonts w:ascii="Calibri Light" w:hAnsi="Calibri Light" w:cs="Calibri Light"/>
            <w:sz w:val="18"/>
            <w:szCs w:val="18"/>
          </w:rPr>
          <w:delText>https://confluence.hl7.org/display/HL7/Confluence+and+JIRA+Information+Updates</w:delText>
        </w:r>
        <w:r w:rsidR="001A0138">
          <w:rPr>
            <w:rStyle w:val="Hyperlink"/>
            <w:rFonts w:ascii="Calibri Light" w:hAnsi="Calibri Light" w:cs="Calibri Light"/>
            <w:sz w:val="18"/>
            <w:szCs w:val="18"/>
          </w:rPr>
          <w:fldChar w:fldCharType="end"/>
        </w:r>
      </w:del>
    </w:p>
    <w:p w14:paraId="69AB64A4" w14:textId="77777777" w:rsidR="00710AD7" w:rsidRDefault="00710AD7" w:rsidP="00C35861">
      <w:pPr>
        <w:pStyle w:val="FootnoteText"/>
      </w:pPr>
    </w:p>
  </w:footnote>
  <w:footnote w:id="7">
    <w:p w14:paraId="4285223B"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Pr="00992A23">
          <w:rPr>
            <w:rStyle w:val="Hyperlink"/>
            <w:rFonts w:ascii="Calibri Light" w:eastAsia="Calibri" w:hAnsi="Calibri Light" w:cs="Calibri Light"/>
            <w:sz w:val="18"/>
            <w:szCs w:val="18"/>
          </w:rPr>
          <w:t>http://www.hl7.org/implement/standards/product_brief.cfm?product_id=408</w:t>
        </w:r>
      </w:hyperlink>
    </w:p>
  </w:footnote>
  <w:footnote w:id="8">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9">
    <w:p w14:paraId="0A370CC1"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3"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10">
    <w:p w14:paraId="7CF10CBF"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11">
    <w:p w14:paraId="4682E3E9" w14:textId="77777777" w:rsidR="00F10C7C" w:rsidRPr="005F2EA2" w:rsidRDefault="00F10C7C" w:rsidP="006A1C57">
      <w:pPr>
        <w:rPr>
          <w:rFonts w:ascii="Calibri Light" w:hAnsi="Calibri Light" w:cs="Calibri Light"/>
          <w:sz w:val="18"/>
          <w:szCs w:val="18"/>
        </w:rPr>
      </w:pPr>
      <w:r w:rsidRPr="003A3D50">
        <w:rPr>
          <w:rStyle w:val="FootnoteReference"/>
          <w:sz w:val="16"/>
          <w:rPrChange w:id="1778" w:author="Russell Ott" w:date="2022-05-16T11:47:00Z">
            <w:rPr>
              <w:rStyle w:val="FootnoteReference"/>
              <w:rFonts w:ascii="Calibri" w:hAnsi="Calibri"/>
              <w:sz w:val="16"/>
            </w:rPr>
          </w:rPrChange>
        </w:rPr>
        <w:footnoteRef/>
      </w:r>
      <w:r w:rsidRPr="003A3D50">
        <w:rPr>
          <w:sz w:val="16"/>
          <w:rPrChange w:id="1779" w:author="Russell Ott" w:date="2022-05-16T11:47:00Z">
            <w:rPr>
              <w:rFonts w:ascii="Calibri" w:hAnsi="Calibri"/>
              <w:sz w:val="16"/>
            </w:rPr>
          </w:rPrChange>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4"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F10C7C" w:rsidRPr="006A1C57" w:rsidRDefault="00F10C7C" w:rsidP="006A1C57">
      <w:pPr>
        <w:pStyle w:val="FootnoteText"/>
        <w:rPr>
          <w:rFonts w:ascii="Calibri Light" w:hAnsi="Calibri Light" w:cs="Calibri Light"/>
          <w:sz w:val="18"/>
          <w:szCs w:val="18"/>
        </w:rPr>
      </w:pPr>
    </w:p>
  </w:footnote>
  <w:footnote w:id="12">
    <w:p w14:paraId="702BBBD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5"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3">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4">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7">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5">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8">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6">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9" w:history="1">
        <w:r w:rsidRPr="006A1C57">
          <w:rPr>
            <w:rStyle w:val="Hyperlink"/>
            <w:rFonts w:ascii="Calibri Light" w:hAnsi="Calibri Light" w:cs="Calibri Light"/>
            <w:sz w:val="18"/>
            <w:szCs w:val="18"/>
          </w:rPr>
          <w:t>https://www.ihe.net/</w:t>
        </w:r>
      </w:hyperlink>
    </w:p>
  </w:footnote>
  <w:footnote w:id="17">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10"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8">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9">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20">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21">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2">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1" w:history="1">
        <w:r w:rsidRPr="00995C1B">
          <w:rPr>
            <w:rStyle w:val="Hyperlink"/>
            <w:rFonts w:ascii="Calibri Light" w:eastAsia="Calibri" w:hAnsi="Calibri Light" w:cs="Calibri Light"/>
            <w:sz w:val="18"/>
            <w:szCs w:val="18"/>
          </w:rPr>
          <w:t>http://www.hl7.org/v3ballot/html/help/pfg/pfg.htm</w:t>
        </w:r>
      </w:hyperlink>
    </w:p>
  </w:footnote>
  <w:footnote w:id="23">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4">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5">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6">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7">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8">
    <w:p w14:paraId="3CE0BD33" w14:textId="77777777" w:rsidR="00710AD7" w:rsidRPr="00992A23" w:rsidRDefault="00710AD7" w:rsidP="006A1C57">
      <w:pPr>
        <w:pStyle w:val="FootnoteText"/>
        <w:rPr>
          <w:rFonts w:ascii="Calibri Light" w:hAnsi="Calibri Light" w:cs="Calibri Light"/>
          <w:sz w:val="18"/>
          <w:szCs w:val="18"/>
        </w:rPr>
      </w:pPr>
      <w:del w:id="3226"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Pr="005F2EA2">
          <w:rPr>
            <w:rFonts w:ascii="Calibri Light" w:hAnsi="Calibri Light" w:cs="Calibri Light"/>
            <w:sz w:val="18"/>
            <w:szCs w:val="18"/>
          </w:rPr>
          <w:delText>C-CDA R2.1 Suppl</w:delText>
        </w:r>
        <w:r w:rsidRPr="00980C6A">
          <w:rPr>
            <w:rFonts w:ascii="Calibri Light" w:hAnsi="Calibri Light" w:cs="Calibri Light"/>
            <w:sz w:val="18"/>
            <w:szCs w:val="18"/>
          </w:rPr>
          <w:delText>emental Templates for Pregnancy Status, Release 1 – US Realm</w:delText>
        </w:r>
        <w:r w:rsidRPr="00992A23">
          <w:rPr>
            <w:rFonts w:ascii="Calibri Light" w:hAnsi="Calibri Light" w:cs="Calibri Light"/>
            <w:sz w:val="18"/>
            <w:szCs w:val="18"/>
          </w:rPr>
          <w:delText xml:space="preserve"> implementation guide, page 42</w:delText>
        </w:r>
      </w:del>
    </w:p>
  </w:footnote>
  <w:footnote w:id="29">
    <w:p w14:paraId="3E68B696" w14:textId="147798A0"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 xml:space="preserve">quality and CommonWell Work Groups. </w:t>
      </w:r>
      <w:del w:id="3270" w:author="Russell Ott" w:date="2022-05-16T11:47:00Z">
        <w:r w:rsidR="00710AD7" w:rsidRPr="00992A23">
          <w:rPr>
            <w:rFonts w:ascii="Calibri Light" w:hAnsi="Calibri Light" w:cs="Calibri Light"/>
            <w:sz w:val="18"/>
            <w:szCs w:val="18"/>
          </w:rPr>
          <w:delText>2017</w:delText>
        </w:r>
      </w:del>
      <w:ins w:id="3271" w:author="Russell Ott" w:date="2022-05-16T11:47: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7.</w:t>
      </w:r>
    </w:p>
  </w:footnote>
  <w:footnote w:id="30">
    <w:p w14:paraId="52315B54" w14:textId="0F5D970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2"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 xml:space="preserve">quality and CommonWell Work Groups. </w:t>
      </w:r>
      <w:del w:id="3339" w:author="Russell Ott" w:date="2022-05-16T11:47:00Z">
        <w:r w:rsidR="00710AD7" w:rsidRPr="00992A23">
          <w:rPr>
            <w:rFonts w:ascii="Calibri Light" w:hAnsi="Calibri Light" w:cs="Calibri Light"/>
            <w:sz w:val="18"/>
            <w:szCs w:val="18"/>
          </w:rPr>
          <w:delText>2017</w:delText>
        </w:r>
      </w:del>
      <w:ins w:id="3340" w:author="Russell Ott" w:date="2022-05-16T11:47: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31">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32">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3">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4">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3"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5">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6">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5" w:history="1">
        <w:r w:rsidRPr="003A3D50">
          <w:rPr>
            <w:rStyle w:val="Hyperlink"/>
            <w:rFonts w:ascii="Calibri Light" w:hAnsi="Calibri Light" w:cs="Calibri Light"/>
            <w:sz w:val="18"/>
            <w:szCs w:val="18"/>
          </w:rPr>
          <w:t>https://docs.google.com/document/d/1r1qBuzPQNkLiNpLkTOIv4RHXQHkyx7_N7_Es3MiHUek/edit</w:t>
        </w:r>
      </w:hyperlink>
    </w:p>
  </w:footnote>
  <w:footnote w:id="37">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http://cdasearch.hl7.org/</w:t>
        </w:r>
      </w:hyperlink>
    </w:p>
  </w:footnote>
  <w:footnote w:id="38">
    <w:p w14:paraId="2AC0CFF3" w14:textId="785927ED"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7"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w:t>
      </w:r>
      <w:del w:id="3533" w:author="Russell Ott" w:date="2022-05-16T11:47:00Z">
        <w:r w:rsidR="00710AD7" w:rsidRPr="0083506C">
          <w:rPr>
            <w:rFonts w:ascii="Calibri Light" w:hAnsi="Calibri Light" w:cs="Calibri Light"/>
            <w:sz w:val="18"/>
            <w:szCs w:val="18"/>
          </w:rPr>
          <w:delText>2017</w:delText>
        </w:r>
      </w:del>
      <w:ins w:id="3534" w:author="Russell Ott" w:date="2022-05-16T11:47:00Z">
        <w:r w:rsidRPr="0083506C">
          <w:rPr>
            <w:rFonts w:ascii="Calibri Light" w:hAnsi="Calibri Light" w:cs="Calibri Light"/>
            <w:sz w:val="18"/>
            <w:szCs w:val="18"/>
          </w:rPr>
          <w:t>201</w:t>
        </w:r>
        <w:r>
          <w:rPr>
            <w:rFonts w:ascii="Calibri Light" w:hAnsi="Calibri Light" w:cs="Calibri Light"/>
            <w:sz w:val="18"/>
            <w:szCs w:val="18"/>
          </w:rPr>
          <w:t>8</w:t>
        </w:r>
      </w:ins>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9">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8"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40">
    <w:p w14:paraId="255621D1" w14:textId="721A5C70"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9"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w:t>
      </w:r>
      <w:del w:id="3554" w:author="Russell Ott" w:date="2022-05-16T11:47:00Z">
        <w:r w:rsidR="00710AD7" w:rsidRPr="00992A23">
          <w:rPr>
            <w:rFonts w:ascii="Calibri Light" w:hAnsi="Calibri Light" w:cs="Calibri Light"/>
            <w:sz w:val="18"/>
            <w:szCs w:val="18"/>
          </w:rPr>
          <w:delText>2017</w:delText>
        </w:r>
      </w:del>
      <w:ins w:id="3555" w:author="Russell Ott" w:date="2022-05-16T11:47: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26.</w:t>
      </w:r>
    </w:p>
  </w:footnote>
  <w:footnote w:id="41">
    <w:p w14:paraId="745C143B" w14:textId="668AB3A3"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w:t>
      </w:r>
      <w:del w:id="3558" w:author="Russell Ott" w:date="2022-05-16T11:47:00Z">
        <w:r w:rsidR="00710AD7" w:rsidRPr="00570399">
          <w:rPr>
            <w:rFonts w:ascii="Calibri Light" w:hAnsi="Calibri Light" w:cs="Calibri Light"/>
            <w:sz w:val="18"/>
            <w:szCs w:val="18"/>
          </w:rPr>
          <w:delText>2017</w:delText>
        </w:r>
      </w:del>
      <w:ins w:id="3559" w:author="Russell Ott" w:date="2022-05-16T11:47:00Z">
        <w:r w:rsidRPr="00570399">
          <w:rPr>
            <w:rFonts w:ascii="Calibri Light" w:hAnsi="Calibri Light" w:cs="Calibri Light"/>
            <w:sz w:val="18"/>
            <w:szCs w:val="18"/>
          </w:rPr>
          <w:t>201</w:t>
        </w:r>
        <w:r>
          <w:rPr>
            <w:rFonts w:ascii="Calibri Light" w:hAnsi="Calibri Light" w:cs="Calibri Light"/>
            <w:sz w:val="18"/>
            <w:szCs w:val="18"/>
          </w:rPr>
          <w:t>8</w:t>
        </w:r>
      </w:ins>
      <w:r w:rsidRPr="00570399">
        <w:rPr>
          <w:rFonts w:ascii="Calibri Light" w:hAnsi="Calibri Light" w:cs="Calibri Light"/>
          <w:sz w:val="18"/>
          <w:szCs w:val="18"/>
        </w:rPr>
        <w:t>. Page 27.</w:t>
      </w:r>
    </w:p>
  </w:footnote>
  <w:footnote w:id="42">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3">
    <w:p w14:paraId="5DB14FDE" w14:textId="4D12D538"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 xml:space="preserve">Groups. </w:t>
      </w:r>
      <w:del w:id="3603" w:author="Russell Ott" w:date="2022-05-16T11:47:00Z">
        <w:r w:rsidR="00710AD7" w:rsidRPr="00FE6CC3">
          <w:rPr>
            <w:rFonts w:ascii="Calibri Light" w:hAnsi="Calibri Light" w:cs="Calibri Light"/>
            <w:sz w:val="18"/>
            <w:szCs w:val="18"/>
          </w:rPr>
          <w:delText>2017</w:delText>
        </w:r>
      </w:del>
      <w:ins w:id="3604" w:author="Russell Ott" w:date="2022-05-16T11:47:00Z">
        <w:r w:rsidRPr="00FE6CC3">
          <w:rPr>
            <w:rFonts w:ascii="Calibri Light" w:hAnsi="Calibri Light" w:cs="Calibri Light"/>
            <w:sz w:val="18"/>
            <w:szCs w:val="18"/>
          </w:rPr>
          <w:t>201</w:t>
        </w:r>
        <w:r>
          <w:rPr>
            <w:rFonts w:ascii="Calibri Light" w:hAnsi="Calibri Light" w:cs="Calibri Light"/>
            <w:sz w:val="18"/>
            <w:szCs w:val="18"/>
          </w:rPr>
          <w:t>8</w:t>
        </w:r>
      </w:ins>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4">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5">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6">
    <w:p w14:paraId="4BEB4CB3" w14:textId="6592D56E"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4"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 xml:space="preserve">quality and CommonWell Work Groups. </w:t>
      </w:r>
      <w:del w:id="3725" w:author="Russell Ott" w:date="2022-05-16T11:47:00Z">
        <w:r w:rsidR="00710AD7" w:rsidRPr="006A1C57">
          <w:rPr>
            <w:rFonts w:ascii="Calibri Light" w:hAnsi="Calibri Light" w:cs="Calibri Light"/>
            <w:sz w:val="18"/>
            <w:szCs w:val="18"/>
          </w:rPr>
          <w:delText>2017</w:delText>
        </w:r>
      </w:del>
      <w:ins w:id="3726" w:author="Russell Ott" w:date="2022-05-16T11:47:00Z">
        <w:r w:rsidRPr="006A1C57">
          <w:rPr>
            <w:rFonts w:ascii="Calibri Light" w:hAnsi="Calibri Light" w:cs="Calibri Light"/>
            <w:sz w:val="18"/>
            <w:szCs w:val="18"/>
          </w:rPr>
          <w:t>201</w:t>
        </w:r>
        <w:r>
          <w:rPr>
            <w:rFonts w:ascii="Calibri Light" w:hAnsi="Calibri Light" w:cs="Calibri Light"/>
            <w:sz w:val="18"/>
            <w:szCs w:val="18"/>
          </w:rPr>
          <w:t>8</w:t>
        </w:r>
      </w:ins>
      <w:r w:rsidRPr="006A1C57">
        <w:rPr>
          <w:rFonts w:ascii="Calibri Light" w:hAnsi="Calibri Light" w:cs="Calibri Light"/>
          <w:sz w:val="18"/>
          <w:szCs w:val="18"/>
        </w:rPr>
        <w:t>. Page 27.</w:t>
      </w:r>
    </w:p>
  </w:footnote>
  <w:footnote w:id="47">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8">
    <w:p w14:paraId="64E2E855" w14:textId="4E81D345"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6"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Groups. </w:t>
      </w:r>
      <w:del w:id="3778" w:author="Russell Ott" w:date="2022-05-16T11:47:00Z">
        <w:r w:rsidR="00710AD7" w:rsidRPr="00570399">
          <w:rPr>
            <w:rFonts w:ascii="Calibri Light" w:hAnsi="Calibri Light" w:cs="Calibri Light"/>
            <w:sz w:val="18"/>
            <w:szCs w:val="18"/>
          </w:rPr>
          <w:delText>2017</w:delText>
        </w:r>
      </w:del>
      <w:ins w:id="3779" w:author="Russell Ott" w:date="2022-05-16T11:47:00Z">
        <w:r w:rsidRPr="00570399">
          <w:rPr>
            <w:rFonts w:ascii="Calibri Light" w:hAnsi="Calibri Light" w:cs="Calibri Light"/>
            <w:sz w:val="18"/>
            <w:szCs w:val="18"/>
          </w:rPr>
          <w:t>201</w:t>
        </w:r>
        <w:r>
          <w:rPr>
            <w:rFonts w:ascii="Calibri Light" w:hAnsi="Calibri Light" w:cs="Calibri Light"/>
            <w:sz w:val="18"/>
            <w:szCs w:val="18"/>
          </w:rPr>
          <w:t>8</w:t>
        </w:r>
      </w:ins>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9">
    <w:p w14:paraId="6FF7FA97" w14:textId="0E683339"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7"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 xml:space="preserve">ork Groups. </w:t>
      </w:r>
      <w:del w:id="3802" w:author="Russell Ott" w:date="2022-05-16T11:47:00Z">
        <w:r w:rsidR="00710AD7" w:rsidRPr="00FE6CC3">
          <w:rPr>
            <w:rFonts w:ascii="Calibri Light" w:hAnsi="Calibri Light" w:cs="Calibri Light"/>
            <w:sz w:val="18"/>
            <w:szCs w:val="18"/>
          </w:rPr>
          <w:delText>2017</w:delText>
        </w:r>
      </w:del>
      <w:ins w:id="3803" w:author="Russell Ott" w:date="2022-05-16T11:47:00Z">
        <w:r w:rsidRPr="00FE6CC3">
          <w:rPr>
            <w:rFonts w:ascii="Calibri Light" w:hAnsi="Calibri Light" w:cs="Calibri Light"/>
            <w:sz w:val="18"/>
            <w:szCs w:val="18"/>
          </w:rPr>
          <w:t>201</w:t>
        </w:r>
        <w:r>
          <w:rPr>
            <w:rFonts w:ascii="Calibri Light" w:hAnsi="Calibri Light" w:cs="Calibri Light"/>
            <w:sz w:val="18"/>
            <w:szCs w:val="18"/>
          </w:rPr>
          <w:t>8</w:t>
        </w:r>
      </w:ins>
      <w:r w:rsidRPr="00FE6CC3">
        <w:rPr>
          <w:rFonts w:ascii="Calibri Light" w:hAnsi="Calibri Light" w:cs="Calibri Light"/>
          <w:sz w:val="18"/>
          <w:szCs w:val="18"/>
        </w:rPr>
        <w:t>. Page 30-31.</w:t>
      </w:r>
    </w:p>
  </w:footnote>
  <w:footnote w:id="50">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51">
    <w:p w14:paraId="407A22D2" w14:textId="6C54DB26"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 xml:space="preserve">quality and CommonWell Work Groups. </w:t>
      </w:r>
      <w:del w:id="3918" w:author="Russell Ott" w:date="2022-05-16T11:47:00Z">
        <w:r w:rsidR="00710AD7" w:rsidRPr="00992A23">
          <w:rPr>
            <w:rFonts w:ascii="Calibri Light" w:hAnsi="Calibri Light" w:cs="Calibri Light"/>
            <w:sz w:val="18"/>
            <w:szCs w:val="18"/>
          </w:rPr>
          <w:delText>2017</w:delText>
        </w:r>
      </w:del>
      <w:ins w:id="3919" w:author="Russell Ott" w:date="2022-05-16T11:47: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xml:space="preserve">. Page 14. </w:t>
      </w:r>
    </w:p>
  </w:footnote>
  <w:footnote w:id="52">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9" w:history="1">
        <w:r w:rsidRPr="00904EED">
          <w:rPr>
            <w:rStyle w:val="Hyperlink"/>
            <w:rFonts w:ascii="Calibri Light" w:hAnsi="Calibri Light" w:cs="Calibri Light"/>
            <w:sz w:val="18"/>
            <w:szCs w:val="18"/>
          </w:rPr>
          <w:t>https://loinc.org</w:t>
        </w:r>
      </w:hyperlink>
    </w:p>
  </w:footnote>
  <w:footnote w:id="53">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4">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31" w:history="1">
        <w:r w:rsidRPr="003A3D50">
          <w:rPr>
            <w:rStyle w:val="Hyperlink"/>
            <w:rFonts w:ascii="Calibri Light" w:hAnsi="Calibri Light" w:cs="Calibri Light"/>
            <w:sz w:val="18"/>
            <w:szCs w:val="18"/>
          </w:rPr>
          <w:t>https://loinc.org/</w:t>
        </w:r>
      </w:hyperlink>
    </w:p>
  </w:footnote>
  <w:footnote w:id="55">
    <w:p w14:paraId="3CFE3069" w14:textId="76BDD9AE"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 xml:space="preserve">quality and CommonWell Work Groups. </w:t>
      </w:r>
      <w:del w:id="3989" w:author="Russell Ott" w:date="2022-05-16T11:47:00Z">
        <w:r w:rsidR="00710AD7" w:rsidRPr="006A1C57">
          <w:rPr>
            <w:rFonts w:ascii="Calibri Light" w:hAnsi="Calibri Light" w:cs="Calibri Light"/>
            <w:sz w:val="18"/>
            <w:szCs w:val="18"/>
          </w:rPr>
          <w:delText>2017</w:delText>
        </w:r>
      </w:del>
      <w:ins w:id="3990" w:author="Russell Ott" w:date="2022-05-16T11:47:00Z">
        <w:r w:rsidRPr="006A1C57">
          <w:rPr>
            <w:rFonts w:ascii="Calibri Light" w:hAnsi="Calibri Light" w:cs="Calibri Light"/>
            <w:sz w:val="18"/>
            <w:szCs w:val="18"/>
          </w:rPr>
          <w:t>201</w:t>
        </w:r>
        <w:r>
          <w:rPr>
            <w:rFonts w:ascii="Calibri Light" w:hAnsi="Calibri Light" w:cs="Calibri Light"/>
            <w:sz w:val="18"/>
            <w:szCs w:val="18"/>
          </w:rPr>
          <w:t>8</w:t>
        </w:r>
      </w:ins>
      <w:r w:rsidRPr="006A1C57">
        <w:rPr>
          <w:rFonts w:ascii="Calibri Light" w:hAnsi="Calibri Light" w:cs="Calibri Light"/>
          <w:sz w:val="18"/>
          <w:szCs w:val="18"/>
        </w:rPr>
        <w:t>. Page 14.</w:t>
      </w:r>
    </w:p>
  </w:footnote>
  <w:footnote w:id="56">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2" w:history="1">
        <w:r w:rsidRPr="003B0179">
          <w:rPr>
            <w:rStyle w:val="Hyperlink"/>
            <w:rFonts w:asciiTheme="majorHAnsi" w:hAnsiTheme="majorHAnsi" w:cstheme="majorHAnsi"/>
            <w:sz w:val="18"/>
            <w:szCs w:val="18"/>
          </w:rPr>
          <w:t>https://vsac.nlm.nih.gov/</w:t>
        </w:r>
      </w:hyperlink>
    </w:p>
  </w:footnote>
  <w:footnote w:id="57">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3"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8">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9">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60">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4" w:history="1">
        <w:r w:rsidRPr="003A3D50">
          <w:rPr>
            <w:rStyle w:val="Hyperlink"/>
            <w:rFonts w:ascii="Calibri Light" w:hAnsi="Calibri Light" w:cs="Calibri Light"/>
            <w:sz w:val="18"/>
            <w:szCs w:val="18"/>
          </w:rPr>
          <w:t>http://www.hl7.org/implement/standards/product_brief.cfm?product_id=280</w:t>
        </w:r>
      </w:hyperlink>
    </w:p>
  </w:footnote>
  <w:footnote w:id="61">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62">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3">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4">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5">
    <w:p w14:paraId="783817CF" w14:textId="77777777" w:rsidR="00710AD7" w:rsidRPr="003A3D50" w:rsidRDefault="00F10C7C" w:rsidP="00B17E3F">
      <w:pPr>
        <w:rPr>
          <w:del w:id="4628" w:author="Russell Ott" w:date="2022-05-16T11:47:00Z"/>
          <w:rFonts w:ascii="Calibri Light" w:hAnsi="Calibri Light" w:cs="Calibri Light"/>
          <w:sz w:val="18"/>
          <w:szCs w:val="18"/>
        </w:rPr>
      </w:pPr>
      <w:r w:rsidRPr="003A3D50">
        <w:rPr>
          <w:rStyle w:val="FootnoteReference"/>
          <w:rFonts w:ascii="Calibri Light" w:hAnsi="Calibri Light" w:cs="Calibri Light"/>
          <w:sz w:val="18"/>
          <w:szCs w:val="18"/>
        </w:rPr>
        <w:footnoteRef/>
      </w:r>
      <w:del w:id="4629" w:author="Russell Ott" w:date="2022-05-16T11:47:00Z">
        <w:r w:rsidR="00710AD7" w:rsidRPr="003A3D50">
          <w:rPr>
            <w:rFonts w:ascii="Calibri Light" w:hAnsi="Calibri Light" w:cs="Calibri Light"/>
            <w:sz w:val="18"/>
            <w:szCs w:val="18"/>
          </w:rPr>
          <w:delText xml:space="preserve"> </w:delText>
        </w:r>
        <w:r w:rsidR="001A0138">
          <w:fldChar w:fldCharType="begin"/>
        </w:r>
        <w:r w:rsidR="001A0138">
          <w:delInstrText xml:space="preserve"> HYPERLINK "http://cdasearch.hl7.org/examples/view/de1f429a35879e80f3df21b5fb1522809fcdb736" </w:delInstrText>
        </w:r>
        <w:r w:rsidR="001A0138">
          <w:fldChar w:fldCharType="separate"/>
        </w:r>
        <w:r w:rsidR="00710AD7" w:rsidRPr="003A3D50">
          <w:rPr>
            <w:rStyle w:val="Hyperlink"/>
            <w:rFonts w:ascii="Calibri Light" w:hAnsi="Calibri Light" w:cs="Calibri Light"/>
            <w:sz w:val="18"/>
            <w:szCs w:val="18"/>
          </w:rPr>
          <w:delText>http://cdasearch.hl7.org/examples/view/de1f429a35879e80f3df21b5fb1522809fcdb736</w:delText>
        </w:r>
        <w:r w:rsidR="001A0138">
          <w:rPr>
            <w:rStyle w:val="Hyperlink"/>
            <w:rFonts w:ascii="Calibri Light" w:hAnsi="Calibri Light" w:cs="Calibri Light"/>
            <w:sz w:val="18"/>
            <w:szCs w:val="18"/>
          </w:rPr>
          <w:fldChar w:fldCharType="end"/>
        </w:r>
      </w:del>
    </w:p>
    <w:p w14:paraId="3902A51B" w14:textId="1AF6523E" w:rsidR="00F10C7C" w:rsidRPr="003A3D50" w:rsidRDefault="00F10C7C" w:rsidP="00B17E3F">
      <w:pPr>
        <w:rPr>
          <w:ins w:id="4630" w:author="Russell Ott" w:date="2022-05-16T11:47:00Z"/>
          <w:rFonts w:ascii="Calibri Light" w:hAnsi="Calibri Light" w:cs="Calibri Light"/>
          <w:sz w:val="18"/>
          <w:szCs w:val="18"/>
        </w:rPr>
      </w:pPr>
      <w:ins w:id="4631" w:author="Russell Ott" w:date="2022-05-16T11:47:00Z">
        <w:r w:rsidRPr="003A3D50">
          <w:rPr>
            <w:rFonts w:ascii="Calibri Light" w:hAnsi="Calibri Light" w:cs="Calibri Light"/>
            <w:sz w:val="18"/>
            <w:szCs w:val="18"/>
          </w:rPr>
          <w:t xml:space="preserve"> </w:t>
        </w:r>
        <w:r w:rsidR="001A0138">
          <w:fldChar w:fldCharType="begin"/>
        </w:r>
        <w:r w:rsidR="001A0138">
          <w:instrText xml:space="preserve"> HYPERLINK "https://cdasearch.hl7.org/examples/view/Header/Patient%20Demographic%20Information" </w:instrText>
        </w:r>
        <w:r w:rsidR="001A0138">
          <w:fldChar w:fldCharType="separate"/>
        </w:r>
        <w:r w:rsidRPr="00EE43A5">
          <w:rPr>
            <w:rStyle w:val="Hyperlink"/>
            <w:rFonts w:ascii="Calibri Light" w:hAnsi="Calibri Light" w:cs="Calibri Light"/>
            <w:sz w:val="18"/>
            <w:szCs w:val="18"/>
          </w:rPr>
          <w:t>https://cdasearch.hl7.org/examples/view/Header/Patient%20Demographic%20Information</w:t>
        </w:r>
        <w:r w:rsidR="001A0138">
          <w:rPr>
            <w:rStyle w:val="Hyperlink"/>
            <w:rFonts w:ascii="Calibri Light" w:hAnsi="Calibri Light" w:cs="Calibri Light"/>
            <w:sz w:val="18"/>
            <w:szCs w:val="18"/>
          </w:rPr>
          <w:fldChar w:fldCharType="end"/>
        </w:r>
      </w:ins>
    </w:p>
    <w:p w14:paraId="3584DD9E" w14:textId="77777777" w:rsidR="00F10C7C" w:rsidRDefault="00F10C7C">
      <w:pPr>
        <w:pStyle w:val="FootnoteText"/>
      </w:pPr>
    </w:p>
  </w:footnote>
  <w:footnote w:id="66">
    <w:p w14:paraId="4536C3F3"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5" w:history="1">
        <w:r w:rsidRPr="00B17E3F">
          <w:rPr>
            <w:rStyle w:val="Hyperlink"/>
            <w:rFonts w:ascii="Calibri Light" w:hAnsi="Calibri Light" w:cs="Calibri Light"/>
            <w:sz w:val="18"/>
            <w:szCs w:val="18"/>
          </w:rPr>
          <w:t>http://hl7-c-cda-examples.herokuapp.com/examples/view/Header/Patient%20Previous%20Name</w:t>
        </w:r>
      </w:hyperlink>
    </w:p>
  </w:footnote>
  <w:footnote w:id="67">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6" w:history="1">
        <w:r w:rsidRPr="00B17E3F">
          <w:rPr>
            <w:rStyle w:val="Hyperlink"/>
            <w:rFonts w:ascii="Calibri Light" w:hAnsi="Calibri Light" w:cs="Calibri Light"/>
            <w:sz w:val="18"/>
            <w:szCs w:val="18"/>
          </w:rPr>
          <w:t>http://hl7-c-cda-examples.herokuapp.com/examples/view/Header/Patient%20With%20Prior%20Addresses</w:t>
        </w:r>
      </w:hyperlink>
    </w:p>
  </w:footnote>
  <w:footnote w:id="68">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7" w:history="1">
        <w:r w:rsidRPr="00C07C6B">
          <w:rPr>
            <w:rStyle w:val="Hyperlink"/>
            <w:rFonts w:ascii="Calibri Light" w:hAnsi="Calibri Light" w:cs="Calibri Light"/>
            <w:color w:val="000000"/>
            <w:sz w:val="18"/>
            <w:szCs w:val="18"/>
          </w:rPr>
          <w:t>https://vsac.nlm.nih.gov/download/ccda</w:t>
        </w:r>
      </w:hyperlink>
    </w:p>
  </w:footnote>
  <w:footnote w:id="69">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70">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8"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71">
    <w:p w14:paraId="69C4D4DF" w14:textId="77777777"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72">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3">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4">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5">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9"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6">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7">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0"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8">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9">
    <w:p w14:paraId="160B75A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80">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81">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82">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3">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1" w:history="1">
        <w:r w:rsidRPr="003A3D50">
          <w:rPr>
            <w:rStyle w:val="Hyperlink"/>
            <w:rFonts w:ascii="Calibri Light" w:hAnsi="Calibri Light" w:cs="Calibri Light"/>
            <w:sz w:val="18"/>
            <w:szCs w:val="18"/>
          </w:rPr>
          <w:t>https://www.tabers.com/tabersonline/</w:t>
        </w:r>
      </w:hyperlink>
    </w:p>
  </w:footnote>
  <w:footnote w:id="84">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5">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6">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7">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8">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2"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9">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3" w:history="1">
        <w:r w:rsidRPr="00D14360">
          <w:rPr>
            <w:rStyle w:val="Hyperlink"/>
            <w:rFonts w:ascii="Calibri Light" w:hAnsi="Calibri Light" w:cs="Calibri Light"/>
            <w:color w:val="000000"/>
            <w:sz w:val="18"/>
            <w:szCs w:val="18"/>
            <w:shd w:val="clear" w:color="auto" w:fill="FFFFFF"/>
          </w:rPr>
          <w:t>January 2019 - Volume 94 - Issue 1 - p</w:t>
        </w:r>
        <w:bookmarkStart w:id="6734" w:name="_Hlt11390287"/>
        <w:bookmarkStart w:id="6735" w:name="_Hlt11390288"/>
        <w:r w:rsidRPr="00D14360">
          <w:rPr>
            <w:rStyle w:val="Hyperlink"/>
            <w:rFonts w:ascii="Calibri Light" w:hAnsi="Calibri Light" w:cs="Calibri Light"/>
            <w:color w:val="000000"/>
            <w:sz w:val="18"/>
            <w:szCs w:val="18"/>
            <w:shd w:val="clear" w:color="auto" w:fill="FFFFFF"/>
          </w:rPr>
          <w:t xml:space="preserve"> </w:t>
        </w:r>
        <w:bookmarkEnd w:id="6734"/>
        <w:bookmarkEnd w:id="6735"/>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90">
    <w:p w14:paraId="35B81400" w14:textId="77777777" w:rsidR="00710AD7" w:rsidRPr="003A3D50" w:rsidRDefault="00710AD7" w:rsidP="00BC17FA">
      <w:pPr>
        <w:rPr>
          <w:del w:id="6741" w:author="Russell Ott" w:date="2022-05-16T11:47:00Z"/>
          <w:rFonts w:ascii="Calibri Light" w:hAnsi="Calibri Light" w:cs="Calibri Light"/>
          <w:sz w:val="18"/>
          <w:szCs w:val="18"/>
        </w:rPr>
      </w:pPr>
      <w:del w:id="6742"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1A0138">
          <w:fldChar w:fldCharType="begin"/>
        </w:r>
        <w:r w:rsidR="001A0138">
          <w:delInstrText xml:space="preserve"> HYPERLINK "https://www.himss.org/library/health-story-project" </w:delInstrText>
        </w:r>
        <w:r w:rsidR="001A0138">
          <w:fldChar w:fldCharType="separate"/>
        </w:r>
        <w:r w:rsidRPr="003A3D50">
          <w:rPr>
            <w:rStyle w:val="Hyperlink"/>
            <w:rFonts w:ascii="Calibri Light" w:hAnsi="Calibri Light" w:cs="Calibri Light"/>
            <w:sz w:val="18"/>
            <w:szCs w:val="18"/>
          </w:rPr>
          <w:delText>https://www.himss.org/library/health-story-project</w:delText>
        </w:r>
        <w:r w:rsidR="001A0138">
          <w:rPr>
            <w:rStyle w:val="Hyperlink"/>
            <w:rFonts w:ascii="Calibri Light" w:hAnsi="Calibri Light" w:cs="Calibri Light"/>
            <w:sz w:val="18"/>
            <w:szCs w:val="18"/>
          </w:rPr>
          <w:fldChar w:fldCharType="end"/>
        </w:r>
      </w:del>
    </w:p>
    <w:p w14:paraId="71E4112D" w14:textId="77777777" w:rsidR="00710AD7" w:rsidRDefault="00710AD7">
      <w:pPr>
        <w:pStyle w:val="FootnoteText"/>
      </w:pPr>
    </w:p>
  </w:footnote>
  <w:footnote w:id="91">
    <w:p w14:paraId="0436D2F8" w14:textId="77777777" w:rsidR="00710AD7" w:rsidRPr="006A1C57" w:rsidRDefault="00710AD7" w:rsidP="006A1C57">
      <w:pPr>
        <w:pStyle w:val="FootnoteText"/>
        <w:rPr>
          <w:rFonts w:ascii="Calibri Light" w:hAnsi="Calibri Light" w:cs="Calibri Light"/>
          <w:sz w:val="18"/>
          <w:szCs w:val="18"/>
        </w:rPr>
      </w:pPr>
      <w:del w:id="6749"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Our History. </w:delText>
        </w:r>
        <w:r w:rsidR="001A0138">
          <w:fldChar w:fldCharType="begin"/>
        </w:r>
        <w:r w:rsidR="001A0138">
          <w:delInstrText xml:space="preserve"> HYPERLINK "https://www.himss.org/library/health-story-project" </w:delInstrText>
        </w:r>
        <w:r w:rsidR="001A0138">
          <w:fldChar w:fldCharType="separate"/>
        </w:r>
        <w:r w:rsidRPr="006A1C57">
          <w:rPr>
            <w:rStyle w:val="Hyperlink"/>
            <w:rFonts w:ascii="Calibri Light" w:hAnsi="Calibri Light" w:cs="Calibri Light"/>
            <w:sz w:val="18"/>
            <w:szCs w:val="18"/>
          </w:rPr>
          <w:delText>https://www.himss.org/library/health-story-project</w:delText>
        </w:r>
        <w:r w:rsidR="001A0138">
          <w:rPr>
            <w:rStyle w:val="Hyperlink"/>
            <w:rFonts w:ascii="Calibri Light" w:hAnsi="Calibri Light" w:cs="Calibri Light"/>
            <w:sz w:val="18"/>
            <w:szCs w:val="18"/>
          </w:rPr>
          <w:fldChar w:fldCharType="end"/>
        </w:r>
      </w:del>
    </w:p>
  </w:footnote>
  <w:footnote w:id="92">
    <w:p w14:paraId="7DE54074" w14:textId="77777777" w:rsidR="00710AD7" w:rsidRPr="006A1C57" w:rsidRDefault="00710AD7" w:rsidP="006A1C57">
      <w:pPr>
        <w:pStyle w:val="FootnoteText"/>
        <w:rPr>
          <w:rFonts w:ascii="Calibri Light" w:hAnsi="Calibri Light" w:cs="Calibri Light"/>
          <w:sz w:val="18"/>
          <w:szCs w:val="18"/>
        </w:rPr>
      </w:pPr>
      <w:del w:id="6764"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Roundtable Archives. </w:delText>
        </w:r>
        <w:r w:rsidR="001A0138">
          <w:fldChar w:fldCharType="begin"/>
        </w:r>
        <w:r w:rsidR="001A0138">
          <w:delInstrText xml:space="preserve"> HYPERLINK "https://www.himss.org/health-st</w:delInstrText>
        </w:r>
        <w:r w:rsidR="001A0138">
          <w:delInstrText xml:space="preserve">ory-project/roundtable-archives" </w:delInstrText>
        </w:r>
        <w:r w:rsidR="001A0138">
          <w:fldChar w:fldCharType="separate"/>
        </w:r>
        <w:r w:rsidRPr="006A1C57">
          <w:rPr>
            <w:rStyle w:val="Hyperlink"/>
            <w:rFonts w:ascii="Calibri Light" w:hAnsi="Calibri Light" w:cs="Calibri Light"/>
            <w:sz w:val="18"/>
            <w:szCs w:val="18"/>
          </w:rPr>
          <w:delText>https://www.himss.org/health-story-project/roundtable-archives</w:delText>
        </w:r>
        <w:r w:rsidR="001A0138">
          <w:rPr>
            <w:rStyle w:val="Hyperlink"/>
            <w:rFonts w:ascii="Calibri Light" w:hAnsi="Calibri Light" w:cs="Calibri Light"/>
            <w:sz w:val="18"/>
            <w:szCs w:val="18"/>
          </w:rPr>
          <w:fldChar w:fldCharType="end"/>
        </w:r>
      </w:del>
    </w:p>
  </w:footnote>
  <w:footnote w:id="93">
    <w:p w14:paraId="50032652" w14:textId="77777777" w:rsidR="00710AD7" w:rsidRPr="00D14360" w:rsidRDefault="00710AD7" w:rsidP="006A1C57">
      <w:pPr>
        <w:pBdr>
          <w:top w:val="nil"/>
          <w:left w:val="nil"/>
          <w:bottom w:val="nil"/>
          <w:right w:val="nil"/>
          <w:between w:val="nil"/>
        </w:pBdr>
        <w:rPr>
          <w:del w:id="6771" w:author="Russell Ott" w:date="2022-05-16T11:47:00Z"/>
          <w:rFonts w:ascii="Calibri Light" w:hAnsi="Calibri Light" w:cs="Calibri Light"/>
          <w:color w:val="000000"/>
          <w:sz w:val="18"/>
          <w:szCs w:val="18"/>
          <w:shd w:val="clear" w:color="auto" w:fill="FFFFFF"/>
        </w:rPr>
      </w:pPr>
      <w:del w:id="6772"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Storytelling Power of C-CDA </w:delText>
        </w:r>
        <w:r w:rsidR="001A0138">
          <w:fldChar w:fldCharType="begin"/>
        </w:r>
        <w:r w:rsidR="001A0138">
          <w:delInstrText xml:space="preserve"> HYPERLINK "https://www.himss.org/library/storytelling-power-c-cda" </w:delInstrText>
        </w:r>
        <w:r w:rsidR="001A0138">
          <w:fldChar w:fldCharType="separate"/>
        </w:r>
        <w:r w:rsidRPr="00D14360">
          <w:rPr>
            <w:rStyle w:val="Hyperlink"/>
            <w:rFonts w:ascii="Calibri Light" w:hAnsi="Calibri Light" w:cs="Calibri Light"/>
            <w:color w:val="000000"/>
            <w:sz w:val="18"/>
            <w:szCs w:val="18"/>
          </w:rPr>
          <w:delText>https://www.himss.org/library/storytelling-power-c-cda</w:delText>
        </w:r>
        <w:r w:rsidR="001A0138">
          <w:rPr>
            <w:rStyle w:val="Hyperlink"/>
            <w:rFonts w:ascii="Calibri Light" w:hAnsi="Calibri Light" w:cs="Calibri Light"/>
            <w:color w:val="000000"/>
            <w:sz w:val="18"/>
            <w:szCs w:val="18"/>
          </w:rPr>
          <w:fldChar w:fldCharType="end"/>
        </w:r>
      </w:del>
    </w:p>
    <w:p w14:paraId="23E1F0CE" w14:textId="77777777" w:rsidR="00710AD7" w:rsidRPr="006A1C57" w:rsidRDefault="00710AD7" w:rsidP="006A1C57">
      <w:pPr>
        <w:pStyle w:val="FootnoteText"/>
        <w:rPr>
          <w:rFonts w:ascii="Calibri Light" w:hAnsi="Calibri Light" w:cs="Calibri Light"/>
          <w:sz w:val="18"/>
          <w:szCs w:val="18"/>
        </w:rPr>
      </w:pPr>
    </w:p>
  </w:footnote>
  <w:footnote w:id="94">
    <w:p w14:paraId="0415BEAF" w14:textId="77777777" w:rsidR="00710AD7" w:rsidRPr="00004858" w:rsidRDefault="00710AD7" w:rsidP="006A1C57">
      <w:pPr>
        <w:pStyle w:val="FootnoteText"/>
        <w:rPr>
          <w:rFonts w:ascii="Calibri Light" w:hAnsi="Calibri Light" w:cs="Calibri Light"/>
          <w:sz w:val="18"/>
          <w:szCs w:val="18"/>
        </w:rPr>
      </w:pPr>
      <w:del w:id="6809" w:author="Russell Ott" w:date="2022-05-16T11:47:00Z">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delText xml:space="preserve"> HIMSS Health Story Project. A More Meaningful Patient Story Using C-CDA: Tell it. Use it. Share it. </w:delText>
        </w:r>
        <w:r w:rsidR="001A0138">
          <w:fldChar w:fldCharType="begin"/>
        </w:r>
        <w:r w:rsidR="001A0138">
          <w:delInstrText xml:space="preserve"> HYPERLINK "https://www.himss.org/library/more-meaningful-patient-story-using-c-cda-tell-it-use-it-share-it" </w:delInstrText>
        </w:r>
        <w:r w:rsidR="001A0138">
          <w:fldChar w:fldCharType="separate"/>
        </w:r>
        <w:r w:rsidRPr="00D14360">
          <w:rPr>
            <w:rStyle w:val="Hyperlink"/>
            <w:rFonts w:ascii="Calibri Light" w:hAnsi="Calibri Light" w:cs="Calibri Light"/>
            <w:color w:val="000000"/>
            <w:sz w:val="18"/>
            <w:szCs w:val="18"/>
          </w:rPr>
          <w:delText>https://www.himss.org/library/more-meaningful-patient-story-using-c-cda-tell-it-use-it-share-it</w:delText>
        </w:r>
        <w:r w:rsidR="001A0138">
          <w:rPr>
            <w:rStyle w:val="Hyperlink"/>
            <w:rFonts w:ascii="Calibri Light" w:hAnsi="Calibri Light" w:cs="Calibri Light"/>
            <w:color w:val="000000"/>
            <w:sz w:val="18"/>
            <w:szCs w:val="18"/>
          </w:rPr>
          <w:fldChar w:fldCharType="end"/>
        </w:r>
      </w:del>
    </w:p>
  </w:footnote>
  <w:footnote w:id="95">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4" w:history="1">
        <w:r w:rsidRPr="00004858">
          <w:rPr>
            <w:rStyle w:val="Hyperlink"/>
            <w:rFonts w:ascii="Calibri Light" w:hAnsi="Calibri Light" w:cs="Calibri Light"/>
            <w:sz w:val="18"/>
            <w:szCs w:val="18"/>
          </w:rPr>
          <w:t>http://www.hl7.org/implement/standards/rim.cfm</w:t>
        </w:r>
      </w:hyperlink>
    </w:p>
  </w:footnote>
  <w:footnote w:id="96">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97">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8">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9">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100">
    <w:p w14:paraId="390D18A4" w14:textId="77777777" w:rsidR="00710AD7" w:rsidRPr="002E61F1" w:rsidRDefault="00710AD7" w:rsidP="00E5446C">
      <w:pPr>
        <w:rPr>
          <w:del w:id="7221" w:author="Russell Ott" w:date="2022-05-16T11:47:00Z"/>
          <w:rFonts w:ascii="Calibri Light" w:hAnsi="Calibri Light" w:cs="Calibri Light"/>
          <w:sz w:val="18"/>
          <w:szCs w:val="18"/>
        </w:rPr>
      </w:pPr>
      <w:del w:id="7222" w:author="Russell Ott" w:date="2022-05-16T11:47:00Z">
        <w:r w:rsidRPr="002E61F1">
          <w:rPr>
            <w:rStyle w:val="FootnoteReference"/>
            <w:rFonts w:ascii="Calibri Light" w:hAnsi="Calibri Light" w:cs="Calibri Light"/>
            <w:sz w:val="18"/>
            <w:szCs w:val="18"/>
          </w:rPr>
          <w:footnoteRef/>
        </w:r>
        <w:r w:rsidRPr="002E61F1">
          <w:rPr>
            <w:rFonts w:ascii="Calibri Light" w:hAnsi="Calibri Light" w:cs="Calibri Light"/>
            <w:sz w:val="18"/>
            <w:szCs w:val="18"/>
          </w:rPr>
          <w:delText xml:space="preserve"> </w:delText>
        </w:r>
        <w:r w:rsidR="001A0138">
          <w:fldChar w:fldCharType="begin"/>
        </w:r>
        <w:r w:rsidR="001A0138">
          <w:delInstrText xml:space="preserve"> HYPERLINK "https://www.healthit.gov/isa/sites/isa/files/inline-files/2019ISAReferenceEdition.pdf" </w:delInstrText>
        </w:r>
        <w:r w:rsidR="001A0138">
          <w:fldChar w:fldCharType="separate"/>
        </w:r>
        <w:r w:rsidRPr="002E61F1">
          <w:rPr>
            <w:rStyle w:val="Hyperlink"/>
            <w:rFonts w:ascii="Calibri Light" w:hAnsi="Calibri Light" w:cs="Calibri Light"/>
            <w:sz w:val="18"/>
            <w:szCs w:val="18"/>
          </w:rPr>
          <w:delText>https://www.healthit.gov/isa/sites/isa/files/inline-files/2019ISAReferenceEdition.pdf</w:delText>
        </w:r>
        <w:r w:rsidR="001A0138">
          <w:rPr>
            <w:rStyle w:val="Hyperlink"/>
            <w:rFonts w:ascii="Calibri Light" w:hAnsi="Calibri Light" w:cs="Calibri Light"/>
            <w:sz w:val="18"/>
            <w:szCs w:val="18"/>
          </w:rPr>
          <w:fldChar w:fldCharType="end"/>
        </w:r>
      </w:del>
    </w:p>
    <w:p w14:paraId="4677293D" w14:textId="77777777" w:rsidR="00710AD7" w:rsidRDefault="00710AD7" w:rsidP="00E5446C">
      <w:pPr>
        <w:pStyle w:val="FootnoteText"/>
      </w:pPr>
    </w:p>
  </w:footnote>
  <w:footnote w:id="101">
    <w:p w14:paraId="19DD0550" w14:textId="77777777" w:rsidR="00710AD7" w:rsidRPr="003A3D50" w:rsidRDefault="00710AD7" w:rsidP="003A3D50">
      <w:pPr>
        <w:rPr>
          <w:rFonts w:ascii="Calibri Light" w:hAnsi="Calibri Light" w:cs="Calibri Light"/>
          <w:sz w:val="18"/>
          <w:szCs w:val="18"/>
        </w:rPr>
      </w:pPr>
      <w:del w:id="7304"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1A0138">
          <w:fldChar w:fldCharType="begin"/>
        </w:r>
        <w:r w:rsidR="001A0138">
          <w:delInstrText xml:space="preserve"> HYPERLINK "https://www.healthit.gov/isa/representing-patient-gender-identity" </w:delInstrText>
        </w:r>
        <w:r w:rsidR="001A0138">
          <w:fldChar w:fldCharType="separate"/>
        </w:r>
        <w:r w:rsidRPr="003A3D50">
          <w:rPr>
            <w:rStyle w:val="Hyperlink"/>
            <w:rFonts w:ascii="Calibri Light" w:hAnsi="Calibri Light" w:cs="Calibri Light"/>
            <w:sz w:val="18"/>
            <w:szCs w:val="18"/>
          </w:rPr>
          <w:delText>https://www.healthit.gov/isa/representing-patient-gender-identity</w:delText>
        </w:r>
        <w:r w:rsidR="001A0138">
          <w:rPr>
            <w:rStyle w:val="Hyperlink"/>
            <w:rFonts w:ascii="Calibri Light" w:hAnsi="Calibri Light" w:cs="Calibri Light"/>
            <w:sz w:val="18"/>
            <w:szCs w:val="18"/>
          </w:rPr>
          <w:fldChar w:fldCharType="end"/>
        </w:r>
      </w:del>
    </w:p>
  </w:footnote>
  <w:footnote w:id="102">
    <w:p w14:paraId="19CE0F35" w14:textId="77777777" w:rsidR="00710AD7" w:rsidRDefault="00710AD7" w:rsidP="003A3D50">
      <w:del w:id="7387"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1A0138">
          <w:fldChar w:fldCharType="begin"/>
        </w:r>
        <w:r w:rsidR="001A0138">
          <w:delInstrText xml:space="preserve"> HYPERLINK "https://www.healthit.gov/isa/representing-patient-gender-identity" </w:delInstrText>
        </w:r>
        <w:r w:rsidR="001A0138">
          <w:fldChar w:fldCharType="separate"/>
        </w:r>
        <w:r w:rsidRPr="003A3D50">
          <w:rPr>
            <w:rStyle w:val="Hyperlink"/>
            <w:rFonts w:ascii="Calibri Light" w:hAnsi="Calibri Light" w:cs="Calibri Light"/>
            <w:sz w:val="18"/>
            <w:szCs w:val="18"/>
          </w:rPr>
          <w:delText>https://www.healthit.gov/isa/representing-patient-gender-identity</w:delText>
        </w:r>
        <w:r w:rsidR="001A0138">
          <w:rPr>
            <w:rStyle w:val="Hyperlink"/>
            <w:rFonts w:ascii="Calibri Light" w:hAnsi="Calibri Light" w:cs="Calibri Light"/>
            <w:sz w:val="18"/>
            <w:szCs w:val="18"/>
          </w:rPr>
          <w:fldChar w:fldCharType="end"/>
        </w:r>
      </w:del>
    </w:p>
  </w:footnote>
  <w:footnote w:id="103">
    <w:p w14:paraId="112A1124" w14:textId="77777777" w:rsidR="00710AD7" w:rsidRPr="003A3D50" w:rsidRDefault="00710AD7" w:rsidP="004F5052">
      <w:pPr>
        <w:rPr>
          <w:del w:id="7393" w:author="Russell Ott" w:date="2022-05-16T11:47:00Z"/>
          <w:rFonts w:ascii="Calibri Light" w:hAnsi="Calibri Light" w:cs="Calibri Light"/>
          <w:sz w:val="18"/>
          <w:szCs w:val="18"/>
        </w:rPr>
      </w:pPr>
      <w:del w:id="7394" w:author="Russell Ott" w:date="2022-05-16T11:47: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1A0138">
          <w:fldChar w:fldCharType="begin"/>
        </w:r>
        <w:r w:rsidR="001A0138">
          <w:delInstrText xml:space="preserve"> HYPERLINK "http://hl7-c-cda-examples.herokuapp.com/examples/view/Social%20History/Sexual%20Orientation%20Gender%20Identity" </w:delInstrText>
        </w:r>
        <w:r w:rsidR="001A0138">
          <w:fldChar w:fldCharType="separate"/>
        </w:r>
        <w:r w:rsidRPr="003A3D50">
          <w:rPr>
            <w:rStyle w:val="Hyperlink"/>
            <w:rFonts w:ascii="Calibri Light" w:hAnsi="Calibri Light" w:cs="Calibri Light"/>
            <w:sz w:val="18"/>
            <w:szCs w:val="18"/>
          </w:rPr>
          <w:delText>http://hl7-c-cda-examples.herokuapp.com/examples/view/Social%20History/Sexual%20Orientation%20Gender%20Identity</w:delText>
        </w:r>
        <w:r w:rsidR="001A0138">
          <w:rPr>
            <w:rStyle w:val="Hyperlink"/>
            <w:rFonts w:ascii="Calibri Light" w:hAnsi="Calibri Light" w:cs="Calibri Light"/>
            <w:sz w:val="18"/>
            <w:szCs w:val="18"/>
          </w:rPr>
          <w:fldChar w:fldCharType="end"/>
        </w:r>
      </w:del>
    </w:p>
    <w:p w14:paraId="15E03DFD" w14:textId="77777777" w:rsidR="00710AD7" w:rsidRDefault="00710AD7" w:rsidP="004F5052">
      <w:pPr>
        <w:pStyle w:val="FootnoteText"/>
      </w:pPr>
    </w:p>
  </w:footnote>
  <w:footnote w:id="104">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105">
    <w:p w14:paraId="39C6199B" w14:textId="77777777" w:rsidR="00F10C7C" w:rsidRPr="006A1C57" w:rsidRDefault="00F10C7C"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5" w:history="1">
        <w:r w:rsidRPr="006A1C57">
          <w:rPr>
            <w:rStyle w:val="Hyperlink"/>
            <w:rFonts w:ascii="Calibri Light" w:hAnsi="Calibri Light" w:cs="Calibri Light"/>
            <w:sz w:val="18"/>
            <w:szCs w:val="18"/>
          </w:rPr>
          <w:t>https://www.himss.org/library/storytelling-power-c-cda</w:t>
        </w:r>
      </w:hyperlink>
    </w:p>
    <w:p w14:paraId="7FD11D61" w14:textId="77777777" w:rsidR="00F10C7C" w:rsidRPr="006A1C57" w:rsidRDefault="00F10C7C" w:rsidP="009B30E1">
      <w:pPr>
        <w:pStyle w:val="FootnoteText"/>
        <w:rPr>
          <w:rFonts w:ascii="Calibri Light" w:hAnsi="Calibri Light" w:cs="Calibri Light"/>
          <w:sz w:val="18"/>
          <w:szCs w:val="18"/>
        </w:rPr>
      </w:pPr>
    </w:p>
  </w:footnote>
  <w:footnote w:id="106">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sidRPr="006A1C57">
          <w:rPr>
            <w:rStyle w:val="Hyperlink"/>
            <w:rFonts w:ascii="Calibri Light" w:hAnsi="Calibri Light" w:cs="Calibri Light"/>
            <w:sz w:val="18"/>
            <w:szCs w:val="18"/>
          </w:rPr>
          <w:t>http://www.hl7.org/implement/standards/product_brief.cfm?product_id=410</w:t>
        </w:r>
      </w:hyperlink>
    </w:p>
  </w:footnote>
  <w:footnote w:id="107">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108">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109">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110">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7" w:history="1">
        <w:r w:rsidRPr="007E7117">
          <w:rPr>
            <w:rStyle w:val="Hyperlink"/>
            <w:rFonts w:ascii="Calibri Light" w:hAnsi="Calibri Light" w:cs="Calibri Light"/>
            <w:sz w:val="18"/>
            <w:szCs w:val="18"/>
          </w:rPr>
          <w:t>http://hl7-c-cda-examples.herokuapp.com/sections/Quality</w:t>
        </w:r>
      </w:hyperlink>
    </w:p>
  </w:footnote>
  <w:footnote w:id="111">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12">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13">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14">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15">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16">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7">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8">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19">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20">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8"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21">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22">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23">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9"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24">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0"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25">
    <w:p w14:paraId="3D32398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51"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26">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27">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28">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29">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30">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31">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32">
    <w:p w14:paraId="52A7590E" w14:textId="77777777" w:rsidR="00710AD7" w:rsidRPr="007E7117" w:rsidRDefault="00710AD7" w:rsidP="009F6BA2">
      <w:pPr>
        <w:pStyle w:val="FootnoteText"/>
        <w:rPr>
          <w:rFonts w:ascii="Calibri Light" w:hAnsi="Calibri Light" w:cs="Calibri Light"/>
          <w:sz w:val="18"/>
          <w:szCs w:val="18"/>
        </w:rPr>
      </w:pPr>
      <w:del w:id="11220"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1A0138">
          <w:fldChar w:fldCharType="begin"/>
        </w:r>
        <w:r w:rsidR="001A0138">
          <w:delInstrText xml:space="preserve"> HYPERLINK "http://cdasearch.hl7.org/examples/view/7353a215efda8dfe3fbacb19abbb90756ce14bab" </w:delInstrText>
        </w:r>
        <w:r w:rsidR="001A0138">
          <w:fldChar w:fldCharType="separate"/>
        </w:r>
        <w:r w:rsidRPr="007E7117">
          <w:rPr>
            <w:rStyle w:val="Hyperlink"/>
            <w:rFonts w:ascii="Calibri Light" w:hAnsi="Calibri Light" w:cs="Calibri Light"/>
            <w:sz w:val="18"/>
            <w:szCs w:val="18"/>
          </w:rPr>
          <w:delText>http://cdasearch.hl7.org/examples/view/7353a215efda8dfe3fbacb19abbb90756ce14bab</w:delText>
        </w:r>
        <w:r w:rsidR="001A0138">
          <w:rPr>
            <w:rStyle w:val="Hyperlink"/>
            <w:rFonts w:ascii="Calibri Light" w:hAnsi="Calibri Light" w:cs="Calibri Light"/>
            <w:sz w:val="18"/>
            <w:szCs w:val="18"/>
          </w:rPr>
          <w:fldChar w:fldCharType="end"/>
        </w:r>
      </w:del>
    </w:p>
  </w:footnote>
  <w:footnote w:id="133">
    <w:p w14:paraId="1DD1C7AC" w14:textId="77777777" w:rsidR="00F10C7C" w:rsidRPr="007E7117" w:rsidRDefault="00F10C7C" w:rsidP="00F75DF2">
      <w:pPr>
        <w:pStyle w:val="FootnoteText"/>
        <w:rPr>
          <w:rFonts w:ascii="Calibri Light" w:hAnsi="Calibri Light" w:cs="Calibri Light"/>
          <w:sz w:val="18"/>
          <w:szCs w:val="18"/>
        </w:rPr>
      </w:pPr>
      <w:ins w:id="11246"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1A0138">
          <w:fldChar w:fldCharType="begin"/>
        </w:r>
        <w:r w:rsidR="001A0138">
          <w:instrText xml:space="preserve"> HYPERLINK "http://cdasearch.hl7.org/examples/view/7353a215efda8dfe3fbacb19abbb90756ce14bab" </w:instrText>
        </w:r>
        <w:r w:rsidR="001A0138">
          <w:fldChar w:fldCharType="separate"/>
        </w:r>
        <w:r w:rsidRPr="007E7117">
          <w:rPr>
            <w:rStyle w:val="Hyperlink"/>
            <w:rFonts w:ascii="Calibri Light" w:hAnsi="Calibri Light" w:cs="Calibri Light"/>
            <w:sz w:val="18"/>
            <w:szCs w:val="18"/>
          </w:rPr>
          <w:t>http://cdasearch.hl7.org/examples/view/7353a215efda8dfe3fbacb19abbb90756ce14bab</w:t>
        </w:r>
        <w:r w:rsidR="001A0138">
          <w:rPr>
            <w:rStyle w:val="Hyperlink"/>
            <w:rFonts w:ascii="Calibri Light" w:hAnsi="Calibri Light" w:cs="Calibri Light"/>
            <w:sz w:val="18"/>
            <w:szCs w:val="18"/>
          </w:rPr>
          <w:fldChar w:fldCharType="end"/>
        </w:r>
      </w:ins>
    </w:p>
  </w:footnote>
  <w:footnote w:id="134">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35">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36">
    <w:p w14:paraId="4EFE09B0" w14:textId="77777777" w:rsidR="00710AD7" w:rsidRPr="007E7117" w:rsidRDefault="00710AD7" w:rsidP="009250B0">
      <w:pPr>
        <w:pStyle w:val="FootnoteText"/>
        <w:rPr>
          <w:rFonts w:ascii="Calibri Light" w:hAnsi="Calibri Light" w:cs="Calibri Light"/>
          <w:sz w:val="18"/>
          <w:szCs w:val="18"/>
        </w:rPr>
      </w:pPr>
      <w:del w:id="11383"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1A0138">
          <w:fldChar w:fldCharType="begin"/>
        </w:r>
        <w:r w:rsidR="001A0138">
          <w:delInstrText xml:space="preserve"> HYPERLINK "http://cdasearch.hl7.org/examples/view</w:delInstrText>
        </w:r>
        <w:r w:rsidR="001A0138">
          <w:delInstrText xml:space="preserve">/7353a215efda8dfe3fbacb19abbb90756ce14bab" </w:delInstrText>
        </w:r>
        <w:r w:rsidR="001A0138">
          <w:fldChar w:fldCharType="separate"/>
        </w:r>
        <w:r w:rsidRPr="007E7117">
          <w:rPr>
            <w:rStyle w:val="Hyperlink"/>
            <w:rFonts w:ascii="Calibri Light" w:hAnsi="Calibri Light" w:cs="Calibri Light"/>
            <w:sz w:val="18"/>
            <w:szCs w:val="18"/>
          </w:rPr>
          <w:delText>http://cdasearch.hl7.org/examples/view/7353a215efda8dfe3fbacb19abbb90756ce14bab</w:delText>
        </w:r>
        <w:r w:rsidR="001A0138">
          <w:rPr>
            <w:rStyle w:val="Hyperlink"/>
            <w:rFonts w:ascii="Calibri Light" w:hAnsi="Calibri Light" w:cs="Calibri Light"/>
            <w:sz w:val="18"/>
            <w:szCs w:val="18"/>
          </w:rPr>
          <w:fldChar w:fldCharType="end"/>
        </w:r>
      </w:del>
    </w:p>
  </w:footnote>
  <w:footnote w:id="137">
    <w:p w14:paraId="6A8F7299" w14:textId="77777777" w:rsidR="00F10C7C" w:rsidRPr="007E7117" w:rsidRDefault="00F10C7C" w:rsidP="00F75DF2">
      <w:pPr>
        <w:pStyle w:val="FootnoteText"/>
        <w:rPr>
          <w:rFonts w:ascii="Calibri Light" w:hAnsi="Calibri Light" w:cs="Calibri Light"/>
          <w:sz w:val="18"/>
          <w:szCs w:val="18"/>
        </w:rPr>
      </w:pPr>
      <w:ins w:id="11400"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1A0138">
          <w:fldChar w:fldCharType="begin"/>
        </w:r>
        <w:r w:rsidR="001A0138">
          <w:instrText xml:space="preserve"> HYPERLINK "http://cdasearch.hl7.org/examples/view/7353a215efda8dfe3fbacb19abbb90756c</w:instrText>
        </w:r>
        <w:r w:rsidR="001A0138">
          <w:instrText xml:space="preserve">e14bab" </w:instrText>
        </w:r>
        <w:r w:rsidR="001A0138">
          <w:fldChar w:fldCharType="separate"/>
        </w:r>
        <w:r w:rsidRPr="007E7117">
          <w:rPr>
            <w:rStyle w:val="Hyperlink"/>
            <w:rFonts w:ascii="Calibri Light" w:hAnsi="Calibri Light" w:cs="Calibri Light"/>
            <w:sz w:val="18"/>
            <w:szCs w:val="18"/>
          </w:rPr>
          <w:t>http://cdasearch.hl7.org/examples/view/7353a215efda8dfe3fbacb19abbb90756ce14bab</w:t>
        </w:r>
        <w:r w:rsidR="001A0138">
          <w:rPr>
            <w:rStyle w:val="Hyperlink"/>
            <w:rFonts w:ascii="Calibri Light" w:hAnsi="Calibri Light" w:cs="Calibri Light"/>
            <w:sz w:val="18"/>
            <w:szCs w:val="18"/>
          </w:rPr>
          <w:fldChar w:fldCharType="end"/>
        </w:r>
      </w:ins>
    </w:p>
  </w:footnote>
  <w:footnote w:id="138">
    <w:p w14:paraId="25C4AE1A" w14:textId="77777777" w:rsidR="00710AD7" w:rsidRPr="007E7117" w:rsidRDefault="00710AD7" w:rsidP="009F6BA2">
      <w:pPr>
        <w:pStyle w:val="FootnoteText"/>
        <w:rPr>
          <w:rFonts w:ascii="Calibri Light" w:hAnsi="Calibri Light" w:cs="Calibri Light"/>
          <w:sz w:val="18"/>
          <w:szCs w:val="18"/>
        </w:rPr>
      </w:pPr>
      <w:del w:id="11628"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1A0138">
          <w:fldChar w:fldCharType="begin"/>
        </w:r>
        <w:r w:rsidR="001A0138">
          <w:delInstrText xml:space="preserve"> HYPERLINK "http://cdasearch.hl7.org/examples/view/7353a215efda8dfe3fbacb19abbb90756ce14bab" </w:delInstrText>
        </w:r>
        <w:r w:rsidR="001A0138">
          <w:fldChar w:fldCharType="separate"/>
        </w:r>
        <w:r w:rsidRPr="007E7117">
          <w:rPr>
            <w:rStyle w:val="Hyperlink"/>
            <w:rFonts w:ascii="Calibri Light" w:hAnsi="Calibri Light" w:cs="Calibri Light"/>
            <w:sz w:val="18"/>
            <w:szCs w:val="18"/>
          </w:rPr>
          <w:delText>http://cdasearch.hl7.org/examples/view/7353a215efda8dfe3fbacb19abbb90756ce14bab</w:delText>
        </w:r>
        <w:r w:rsidR="001A0138">
          <w:rPr>
            <w:rStyle w:val="Hyperlink"/>
            <w:rFonts w:ascii="Calibri Light" w:hAnsi="Calibri Light" w:cs="Calibri Light"/>
            <w:sz w:val="18"/>
            <w:szCs w:val="18"/>
          </w:rPr>
          <w:fldChar w:fldCharType="end"/>
        </w:r>
      </w:del>
    </w:p>
  </w:footnote>
  <w:footnote w:id="139">
    <w:p w14:paraId="6DB3276D" w14:textId="77777777" w:rsidR="00F10C7C" w:rsidRPr="007E7117" w:rsidRDefault="00F10C7C" w:rsidP="00F75DF2">
      <w:pPr>
        <w:pStyle w:val="FootnoteText"/>
        <w:rPr>
          <w:rFonts w:ascii="Calibri Light" w:hAnsi="Calibri Light" w:cs="Calibri Light"/>
          <w:sz w:val="18"/>
          <w:szCs w:val="18"/>
        </w:rPr>
      </w:pPr>
      <w:ins w:id="11649"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1A0138">
          <w:fldChar w:fldCharType="begin"/>
        </w:r>
        <w:r w:rsidR="001A0138">
          <w:instrText xml:space="preserve"> HYPERLINK "http://cdasearch.hl7.org/examples/view/7353a215efda8dfe3fbacb19abbb90756ce14bab" </w:instrText>
        </w:r>
        <w:r w:rsidR="001A0138">
          <w:fldChar w:fldCharType="separate"/>
        </w:r>
        <w:r w:rsidRPr="007E7117">
          <w:rPr>
            <w:rStyle w:val="Hyperlink"/>
            <w:rFonts w:ascii="Calibri Light" w:hAnsi="Calibri Light" w:cs="Calibri Light"/>
            <w:sz w:val="18"/>
            <w:szCs w:val="18"/>
          </w:rPr>
          <w:t>http://cdasearch.hl7.org/examples/view/7353a215efda8dfe3fbacb19abbb90756ce14bab</w:t>
        </w:r>
        <w:r w:rsidR="001A0138">
          <w:rPr>
            <w:rStyle w:val="Hyperlink"/>
            <w:rFonts w:ascii="Calibri Light" w:hAnsi="Calibri Light" w:cs="Calibri Light"/>
            <w:sz w:val="18"/>
            <w:szCs w:val="18"/>
          </w:rPr>
          <w:fldChar w:fldCharType="end"/>
        </w:r>
      </w:ins>
    </w:p>
  </w:footnote>
  <w:footnote w:id="140">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41">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42">
    <w:p w14:paraId="6DA2D951" w14:textId="77777777" w:rsidR="00710AD7" w:rsidRPr="007E7117" w:rsidRDefault="00710AD7" w:rsidP="009F6BA2">
      <w:pPr>
        <w:pStyle w:val="FootnoteText"/>
        <w:rPr>
          <w:rFonts w:ascii="Calibri Light" w:hAnsi="Calibri Light" w:cs="Calibri Light"/>
          <w:sz w:val="18"/>
          <w:szCs w:val="18"/>
        </w:rPr>
      </w:pPr>
      <w:del w:id="12333"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1A0138">
          <w:fldChar w:fldCharType="begin"/>
        </w:r>
        <w:r w:rsidR="001A0138">
          <w:delInstrText xml:space="preserve"> HYPERLINK "http://cdasearch.hl7.org/examples/view/7353a215efda8dfe3fbacb19abbb90756ce14bab" </w:delInstrText>
        </w:r>
        <w:r w:rsidR="001A0138">
          <w:fldChar w:fldCharType="separate"/>
        </w:r>
        <w:r w:rsidRPr="007E7117">
          <w:rPr>
            <w:rStyle w:val="Hyperlink"/>
            <w:rFonts w:ascii="Calibri Light" w:hAnsi="Calibri Light" w:cs="Calibri Light"/>
            <w:sz w:val="18"/>
            <w:szCs w:val="18"/>
          </w:rPr>
          <w:delText>http://cdasearch.hl7.org/examples/view/7353a215efda8dfe3fbacb19abbb90756ce14bab</w:delText>
        </w:r>
        <w:r w:rsidR="001A0138">
          <w:rPr>
            <w:rStyle w:val="Hyperlink"/>
            <w:rFonts w:ascii="Calibri Light" w:hAnsi="Calibri Light" w:cs="Calibri Light"/>
            <w:sz w:val="18"/>
            <w:szCs w:val="18"/>
          </w:rPr>
          <w:fldChar w:fldCharType="end"/>
        </w:r>
      </w:del>
    </w:p>
  </w:footnote>
  <w:footnote w:id="143">
    <w:p w14:paraId="4BCACA22" w14:textId="77777777" w:rsidR="00F10C7C" w:rsidRPr="007E7117" w:rsidRDefault="00F10C7C" w:rsidP="00F75DF2">
      <w:pPr>
        <w:pStyle w:val="FootnoteText"/>
        <w:rPr>
          <w:rFonts w:ascii="Calibri Light" w:hAnsi="Calibri Light" w:cs="Calibri Light"/>
          <w:sz w:val="18"/>
          <w:szCs w:val="18"/>
        </w:rPr>
      </w:pPr>
      <w:ins w:id="12348" w:author="Russell Ott" w:date="2022-05-16T11:47: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1A0138">
          <w:fldChar w:fldCharType="begin"/>
        </w:r>
        <w:r w:rsidR="001A0138">
          <w:instrText xml:space="preserve"> H</w:instrText>
        </w:r>
        <w:r w:rsidR="001A0138">
          <w:instrText xml:space="preserve">YPERLINK "http://cdasearch.hl7.org/examples/view/7353a215efda8dfe3fbacb19abbb90756ce14bab" </w:instrText>
        </w:r>
        <w:r w:rsidR="001A0138">
          <w:fldChar w:fldCharType="separate"/>
        </w:r>
        <w:r w:rsidRPr="007E7117">
          <w:rPr>
            <w:rStyle w:val="Hyperlink"/>
            <w:rFonts w:ascii="Calibri Light" w:hAnsi="Calibri Light" w:cs="Calibri Light"/>
            <w:sz w:val="18"/>
            <w:szCs w:val="18"/>
          </w:rPr>
          <w:t>http://cdasearch.hl7.org/examples/view/7353a215efda8dfe3fbacb19abbb90756ce14bab</w:t>
        </w:r>
        <w:r w:rsidR="001A0138">
          <w:rPr>
            <w:rStyle w:val="Hyperlink"/>
            <w:rFonts w:ascii="Calibri Light" w:hAnsi="Calibri Light" w:cs="Calibri Light"/>
            <w:sz w:val="18"/>
            <w:szCs w:val="18"/>
          </w:rPr>
          <w:fldChar w:fldCharType="end"/>
        </w:r>
      </w:ins>
    </w:p>
  </w:footnote>
  <w:footnote w:id="144">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45">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2"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46">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3" w:history="1">
        <w:r w:rsidRPr="007E7117">
          <w:rPr>
            <w:rStyle w:val="Hyperlink"/>
            <w:rFonts w:ascii="Calibri Light" w:hAnsi="Calibri Light" w:cs="Calibri Light"/>
            <w:sz w:val="18"/>
            <w:szCs w:val="18"/>
          </w:rPr>
          <w:t>http://www.hl7.org/dstucomments/showdetail.cfm?dstuid=168</w:t>
        </w:r>
      </w:hyperlink>
    </w:p>
  </w:footnote>
  <w:footnote w:id="147">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4" w:history="1">
        <w:r w:rsidRPr="007E7117">
          <w:rPr>
            <w:rStyle w:val="Hyperlink"/>
            <w:rFonts w:ascii="Calibri Light" w:hAnsi="Calibri Light" w:cs="Calibri Light"/>
            <w:sz w:val="18"/>
            <w:szCs w:val="18"/>
          </w:rPr>
          <w:t>http://www.hl7.org/dstucomments/showdetail.cfm?dstuid=168</w:t>
        </w:r>
      </w:hyperlink>
    </w:p>
  </w:footnote>
  <w:footnote w:id="148">
    <w:p w14:paraId="59FA426F" w14:textId="77777777" w:rsidR="00710AD7" w:rsidRDefault="00710AD7" w:rsidP="00992A23">
      <w:pPr>
        <w:rPr>
          <w:del w:id="13030" w:author="Russell Ott" w:date="2022-05-16T11:47:00Z"/>
        </w:rPr>
      </w:pPr>
      <w:del w:id="13031" w:author="Russell Ott" w:date="2022-05-16T11:47:00Z">
        <w:r>
          <w:rPr>
            <w:rStyle w:val="FootnoteReference"/>
          </w:rPr>
          <w:footnoteRef/>
        </w:r>
        <w:r>
          <w:delText xml:space="preserve"> </w:delText>
        </w:r>
        <w:r w:rsidRPr="000E7C54">
          <w:rPr>
            <w:rFonts w:ascii="Calibri Light" w:hAnsi="Calibri Light" w:cs="Calibri Light"/>
            <w:sz w:val="18"/>
            <w:szCs w:val="18"/>
          </w:rPr>
          <w:delText xml:space="preserve">2019 Interoperability Standards Advisory. Section I: Vocabulary/Code Set/Terminology Standards and Implementation Specifications. Gender </w:delText>
        </w:r>
        <w:r w:rsidRPr="00570399">
          <w:rPr>
            <w:rFonts w:ascii="Calibri Light" w:hAnsi="Calibri Light" w:cs="Calibri Light"/>
            <w:sz w:val="18"/>
            <w:szCs w:val="18"/>
          </w:rPr>
          <w:delText>Identity.</w:delText>
        </w:r>
        <w:r w:rsidRPr="003A3D50">
          <w:rPr>
            <w:rFonts w:ascii="Calibri Light" w:hAnsi="Calibri Light" w:cs="Calibri Light"/>
            <w:sz w:val="18"/>
            <w:szCs w:val="18"/>
          </w:rPr>
          <w:delText xml:space="preserve"> </w:delText>
        </w:r>
        <w:r w:rsidR="001A0138">
          <w:fldChar w:fldCharType="begin"/>
        </w:r>
        <w:r w:rsidR="001A0138">
          <w:delInstrText xml:space="preserve"> HYPERLINK "https://www.healthit.gov/isa/sites/isa/files/inline-files/2019ISAReferenceEdition.pdf" </w:delInstrText>
        </w:r>
        <w:r w:rsidR="001A0138">
          <w:fldChar w:fldCharType="separate"/>
        </w:r>
        <w:r w:rsidRPr="003A3D50">
          <w:rPr>
            <w:rStyle w:val="Hyperlink"/>
            <w:rFonts w:ascii="Calibri Light" w:hAnsi="Calibri Light" w:cs="Calibri Light"/>
            <w:sz w:val="18"/>
            <w:szCs w:val="18"/>
          </w:rPr>
          <w:delText>https://www.healthit.gov/isa/sites/isa/files/inline-files/2019ISAReferenceEdition.pdf</w:delText>
        </w:r>
        <w:r w:rsidR="001A0138">
          <w:rPr>
            <w:rStyle w:val="Hyperlink"/>
            <w:rFonts w:ascii="Calibri Light" w:hAnsi="Calibri Light" w:cs="Calibri Light"/>
            <w:sz w:val="18"/>
            <w:szCs w:val="18"/>
          </w:rPr>
          <w:fldChar w:fldCharType="end"/>
        </w:r>
      </w:del>
    </w:p>
    <w:p w14:paraId="70D37436" w14:textId="77777777" w:rsidR="00710AD7" w:rsidRPr="000E7C54" w:rsidRDefault="00710AD7" w:rsidP="000A58E8">
      <w:pPr>
        <w:pStyle w:val="FootnoteText"/>
        <w:rPr>
          <w:rFonts w:ascii="Calibri Light" w:hAnsi="Calibri Light" w:cs="Calibri Light"/>
          <w:sz w:val="18"/>
          <w:szCs w:val="18"/>
        </w:rPr>
      </w:pPr>
    </w:p>
  </w:footnote>
  <w:footnote w:id="149">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5" w:history="1">
        <w:r w:rsidRPr="007E7117">
          <w:rPr>
            <w:rStyle w:val="Hyperlink"/>
            <w:rFonts w:ascii="Calibri Light" w:hAnsi="Calibri Light" w:cs="Calibri Light"/>
            <w:sz w:val="18"/>
            <w:szCs w:val="18"/>
          </w:rPr>
          <w:t>https://www.healthit.gov/isa/representing-patient-tobacco-use-smoking-status</w:t>
        </w:r>
      </w:hyperlink>
    </w:p>
  </w:footnote>
  <w:footnote w:id="150">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6"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51">
    <w:p w14:paraId="757C2FE6" w14:textId="77777777" w:rsidR="00710AD7" w:rsidRPr="006A1C57" w:rsidRDefault="00710AD7" w:rsidP="007D3708">
      <w:pPr>
        <w:pStyle w:val="Default"/>
        <w:rPr>
          <w:rFonts w:ascii="Calibri Light" w:hAnsi="Calibri Light" w:cs="Calibri Light"/>
          <w:sz w:val="18"/>
          <w:szCs w:val="18"/>
        </w:rPr>
      </w:pPr>
      <w:del w:id="13383"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Pr="006A1C57">
          <w:rPr>
            <w:rFonts w:ascii="Calibri Light" w:eastAsia="Calibri" w:hAnsi="Calibri Light" w:cs="Calibri Light"/>
            <w:color w:val="auto"/>
            <w:sz w:val="18"/>
            <w:szCs w:val="18"/>
          </w:rPr>
          <w:delText>HL7 CDA® R2 Implementation Guide: C-CDA R2.1 Supplemental Templates for Pregnancy Status, Release 1 - US Realm</w:delText>
        </w:r>
      </w:del>
    </w:p>
  </w:footnote>
  <w:footnote w:id="152">
    <w:p w14:paraId="34777AE7" w14:textId="77777777" w:rsidR="00F10C7C" w:rsidRDefault="00F10C7C" w:rsidP="00974044">
      <w:pPr>
        <w:pStyle w:val="FootnoteText"/>
      </w:pPr>
      <w:ins w:id="13588" w:author="Russell Ott" w:date="2022-05-16T11:47:00Z">
        <w:r>
          <w:rPr>
            <w:rStyle w:val="FootnoteReference"/>
          </w:rPr>
          <w:footnoteRef/>
        </w:r>
        <w:r>
          <w:t xml:space="preserve"> </w:t>
        </w:r>
        <w:r w:rsidRPr="003B4A95">
          <w:t>https://www.betterhealth.vic.gov.au/health/conditionsandtreatments/Blood-and-pathology-tests</w:t>
        </w:r>
      </w:ins>
    </w:p>
  </w:footnote>
  <w:footnote w:id="153">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54">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8">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55">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59"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56">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7">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8">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0" w:history="1">
        <w:r w:rsidRPr="006A1C57">
          <w:rPr>
            <w:rStyle w:val="Hyperlink"/>
            <w:rFonts w:ascii="Calibri Light" w:hAnsi="Calibri Light" w:cs="Calibri Light"/>
            <w:sz w:val="18"/>
            <w:szCs w:val="18"/>
          </w:rPr>
          <w:t>http://www.hl7.org/implement/standards/product_brief.cfm?product_id=35</w:t>
        </w:r>
      </w:hyperlink>
    </w:p>
  </w:footnote>
  <w:footnote w:id="159">
    <w:p w14:paraId="681FA730" w14:textId="142080C9" w:rsidR="00F10C7C" w:rsidRDefault="00F10C7C">
      <w:pPr>
        <w:pStyle w:val="FootnoteText"/>
      </w:pPr>
      <w:ins w:id="15142" w:author="Russell Ott" w:date="2022-05-16T11:47:00Z">
        <w:r>
          <w:rPr>
            <w:rStyle w:val="FootnoteReference"/>
          </w:rPr>
          <w:footnoteRef/>
        </w:r>
        <w:r>
          <w:t xml:space="preserve"> </w:t>
        </w:r>
        <w:r w:rsidRPr="0061472A">
          <w:t>https://www.healthit.gov/isa/united-states-core-data-interoperability-uscdi</w:t>
        </w:r>
      </w:ins>
    </w:p>
  </w:footnote>
  <w:footnote w:id="160">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1" w:history="1">
        <w:r w:rsidRPr="00296E2F">
          <w:rPr>
            <w:rStyle w:val="Hyperlink"/>
            <w:rFonts w:asciiTheme="majorHAnsi" w:hAnsiTheme="majorHAnsi" w:cstheme="majorHAnsi"/>
            <w:sz w:val="18"/>
            <w:szCs w:val="18"/>
          </w:rPr>
          <w:t>https://github.com/chb/sample_ccdas</w:t>
        </w:r>
      </w:hyperlink>
    </w:p>
  </w:footnote>
  <w:footnote w:id="161">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2"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 w:id="162">
    <w:p w14:paraId="114CCCBE" w14:textId="77777777" w:rsidR="00710AD7" w:rsidRPr="006A1C57" w:rsidRDefault="00710AD7" w:rsidP="00894F9B">
      <w:pPr>
        <w:pStyle w:val="FootnoteText"/>
        <w:rPr>
          <w:rFonts w:ascii="Calibri Light" w:hAnsi="Calibri Light" w:cs="Calibri Light"/>
          <w:sz w:val="18"/>
          <w:szCs w:val="18"/>
        </w:rPr>
      </w:pPr>
      <w:del w:id="16242"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001A0138">
          <w:fldChar w:fldCharType="begin"/>
        </w:r>
        <w:r w:rsidR="001A0138">
          <w:delInstrText xml:space="preserve"> HYPERLINK "https://ww</w:delInstrText>
        </w:r>
        <w:r w:rsidR="001A0138">
          <w:delInstrText xml:space="preserve">w.himss.org/library/health-story-project" </w:delInstrText>
        </w:r>
        <w:r w:rsidR="001A0138">
          <w:fldChar w:fldCharType="separate"/>
        </w:r>
        <w:r w:rsidRPr="00D14360">
          <w:rPr>
            <w:rStyle w:val="Hyperlink"/>
            <w:rFonts w:ascii="Calibri Light" w:eastAsia="Calibri" w:hAnsi="Calibri Light" w:cs="Calibri Light"/>
            <w:color w:val="000000"/>
            <w:sz w:val="18"/>
            <w:szCs w:val="18"/>
            <w:highlight w:val="white"/>
          </w:rPr>
          <w:delText>https://www.himss.org/library/health-story-project</w:delText>
        </w:r>
        <w:r w:rsidR="001A0138">
          <w:rPr>
            <w:rStyle w:val="Hyperlink"/>
            <w:rFonts w:ascii="Calibri Light" w:eastAsia="Calibri" w:hAnsi="Calibri Light" w:cs="Calibri Light"/>
            <w:color w:val="000000"/>
            <w:sz w:val="18"/>
            <w:szCs w:val="18"/>
            <w:highlight w:val="white"/>
          </w:rPr>
          <w:fldChar w:fldCharType="end"/>
        </w:r>
      </w:del>
    </w:p>
  </w:footnote>
  <w:footnote w:id="163">
    <w:p w14:paraId="04789953" w14:textId="77777777" w:rsidR="00710AD7" w:rsidRPr="003A3D50" w:rsidRDefault="00710AD7" w:rsidP="00340EF8">
      <w:pPr>
        <w:pStyle w:val="FootnoteText"/>
        <w:rPr>
          <w:rFonts w:cs="Calibri"/>
          <w:sz w:val="18"/>
          <w:szCs w:val="18"/>
        </w:rPr>
      </w:pPr>
      <w:del w:id="16393" w:author="Russell Ott" w:date="2022-05-16T11:47:00Z">
        <w:r w:rsidRPr="003A3D50">
          <w:rPr>
            <w:rStyle w:val="FootnoteReference"/>
            <w:rFonts w:cs="Calibri"/>
            <w:sz w:val="18"/>
            <w:szCs w:val="18"/>
          </w:rPr>
          <w:footnoteRef/>
        </w:r>
        <w:r w:rsidRPr="003A3D50">
          <w:rPr>
            <w:rFonts w:cs="Calibri"/>
            <w:sz w:val="18"/>
            <w:szCs w:val="18"/>
          </w:rPr>
          <w:delText xml:space="preserve"> HealthIT.gov. </w:delText>
        </w:r>
        <w:r w:rsidR="001A0138">
          <w:fldChar w:fldCharType="begin"/>
        </w:r>
        <w:r w:rsidR="001A0138">
          <w:delInstrText xml:space="preserve"> HYPERLINK "https://www.healthit.gov/topic/about-onc" </w:delInstrText>
        </w:r>
        <w:r w:rsidR="001A0138">
          <w:fldChar w:fldCharType="separate"/>
        </w:r>
        <w:r w:rsidRPr="003A3D50">
          <w:rPr>
            <w:rStyle w:val="Hyperlink"/>
            <w:rFonts w:cs="Calibri"/>
            <w:sz w:val="18"/>
            <w:szCs w:val="18"/>
          </w:rPr>
          <w:delText>https://www.healthit.gov/topic/about-onc</w:delText>
        </w:r>
        <w:r w:rsidR="001A0138">
          <w:rPr>
            <w:rStyle w:val="Hyperlink"/>
            <w:rFonts w:cs="Calibri"/>
            <w:sz w:val="18"/>
            <w:szCs w:val="18"/>
          </w:rPr>
          <w:fldChar w:fldCharType="end"/>
        </w:r>
      </w:del>
    </w:p>
  </w:footnote>
  <w:footnote w:id="164">
    <w:p w14:paraId="219EBCD4" w14:textId="77777777" w:rsidR="00710AD7" w:rsidRPr="006A1C57" w:rsidRDefault="00710AD7" w:rsidP="009B30E1">
      <w:pPr>
        <w:rPr>
          <w:rFonts w:ascii="Calibri Light" w:hAnsi="Calibri Light" w:cs="Calibri Light"/>
          <w:sz w:val="18"/>
          <w:szCs w:val="18"/>
        </w:rPr>
      </w:pPr>
      <w:del w:id="16409" w:author="Russell Ott" w:date="2022-05-16T11:47: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001A0138">
          <w:fldChar w:fldCharType="begin"/>
        </w:r>
        <w:r w:rsidR="001A0138">
          <w:delInstrText xml:space="preserve"> HYPERLINK "https://www.healthit.gov/isa/section-i-vocabularycode-setterminology-standards-and-implementation-specifications" </w:delInstrText>
        </w:r>
        <w:r w:rsidR="001A0138">
          <w:fldChar w:fldCharType="separate"/>
        </w:r>
        <w:r w:rsidRPr="006A1C57">
          <w:rPr>
            <w:rStyle w:val="Hyperlink"/>
            <w:rFonts w:ascii="Calibri Light" w:hAnsi="Calibri Light" w:cs="Calibri Light"/>
            <w:sz w:val="18"/>
            <w:szCs w:val="18"/>
          </w:rPr>
          <w:delText>https://www.healthit.gov/isa/section-i-vocabularycode-setterminology-standards-and-implementation-specifications</w:delText>
        </w:r>
        <w:r w:rsidR="001A0138">
          <w:rPr>
            <w:rStyle w:val="Hyperlink"/>
            <w:rFonts w:ascii="Calibri Light" w:hAnsi="Calibri Light" w:cs="Calibri Light"/>
            <w:sz w:val="18"/>
            <w:szCs w:val="18"/>
          </w:rPr>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D8D9C" w14:textId="77777777" w:rsidR="001F1136" w:rsidRDefault="001F1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4230759C" w:rsidR="00F10C7C" w:rsidRPr="005948FB" w:rsidRDefault="00F10C7C" w:rsidP="00ED7EA1">
    <w:pPr>
      <w:pBdr>
        <w:bottom w:val="single" w:sz="4" w:space="1" w:color="8B8B8B"/>
      </w:pBdr>
      <w:spacing w:after="120"/>
      <w:jc w:val="right"/>
    </w:pPr>
    <w:r w:rsidRPr="001A0138">
      <w:rPr>
        <w:b/>
        <w:color w:val="002776"/>
        <w:sz w:val="28"/>
      </w:rPr>
      <w:t>Companion Guide to HL7 Consolidated CDA</w:t>
    </w:r>
    <w:del w:id="2084" w:author="Russell Ott" w:date="2022-05-16T11:47:00Z">
      <w:r w:rsidR="00710AD7" w:rsidRPr="005948FB">
        <w:rPr>
          <w:b/>
          <w:bCs/>
          <w:color w:val="002776"/>
          <w:sz w:val="28"/>
          <w:szCs w:val="28"/>
        </w:rPr>
        <w:delText xml:space="preserve"> R2.1</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B544" w14:textId="77777777" w:rsidR="001F1136" w:rsidRDefault="001F11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7F88"/>
    <w:multiLevelType w:val="multilevel"/>
    <w:tmpl w:val="A53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61266"/>
    <w:multiLevelType w:val="multilevel"/>
    <w:tmpl w:val="815AE6D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3"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5771D"/>
    <w:multiLevelType w:val="multilevel"/>
    <w:tmpl w:val="C5DC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C779A"/>
    <w:multiLevelType w:val="multilevel"/>
    <w:tmpl w:val="278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8B5686"/>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9F686C"/>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A7156"/>
    <w:multiLevelType w:val="multilevel"/>
    <w:tmpl w:val="A67C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9"/>
  </w:num>
  <w:num w:numId="3">
    <w:abstractNumId w:val="23"/>
  </w:num>
  <w:num w:numId="4">
    <w:abstractNumId w:val="24"/>
  </w:num>
  <w:num w:numId="5">
    <w:abstractNumId w:val="17"/>
  </w:num>
  <w:num w:numId="6">
    <w:abstractNumId w:val="41"/>
  </w:num>
  <w:num w:numId="7">
    <w:abstractNumId w:val="44"/>
  </w:num>
  <w:num w:numId="8">
    <w:abstractNumId w:val="1"/>
  </w:num>
  <w:num w:numId="9">
    <w:abstractNumId w:val="30"/>
  </w:num>
  <w:num w:numId="10">
    <w:abstractNumId w:val="43"/>
  </w:num>
  <w:num w:numId="11">
    <w:abstractNumId w:val="11"/>
  </w:num>
  <w:num w:numId="12">
    <w:abstractNumId w:val="5"/>
  </w:num>
  <w:num w:numId="13">
    <w:abstractNumId w:val="0"/>
  </w:num>
  <w:num w:numId="14">
    <w:abstractNumId w:val="34"/>
  </w:num>
  <w:num w:numId="15">
    <w:abstractNumId w:val="8"/>
  </w:num>
  <w:num w:numId="16">
    <w:abstractNumId w:val="47"/>
  </w:num>
  <w:num w:numId="17">
    <w:abstractNumId w:val="12"/>
  </w:num>
  <w:num w:numId="18">
    <w:abstractNumId w:val="37"/>
  </w:num>
  <w:num w:numId="19">
    <w:abstractNumId w:val="13"/>
  </w:num>
  <w:num w:numId="20">
    <w:abstractNumId w:val="31"/>
  </w:num>
  <w:num w:numId="21">
    <w:abstractNumId w:val="36"/>
  </w:num>
  <w:num w:numId="22">
    <w:abstractNumId w:val="40"/>
  </w:num>
  <w:num w:numId="23">
    <w:abstractNumId w:val="45"/>
  </w:num>
  <w:num w:numId="24">
    <w:abstractNumId w:val="27"/>
  </w:num>
  <w:num w:numId="25">
    <w:abstractNumId w:val="22"/>
  </w:num>
  <w:num w:numId="26">
    <w:abstractNumId w:val="33"/>
  </w:num>
  <w:num w:numId="27">
    <w:abstractNumId w:val="39"/>
  </w:num>
  <w:num w:numId="28">
    <w:abstractNumId w:val="19"/>
  </w:num>
  <w:num w:numId="29">
    <w:abstractNumId w:val="14"/>
  </w:num>
  <w:num w:numId="30">
    <w:abstractNumId w:val="20"/>
  </w:num>
  <w:num w:numId="31">
    <w:abstractNumId w:val="10"/>
  </w:num>
  <w:num w:numId="32">
    <w:abstractNumId w:val="25"/>
  </w:num>
  <w:num w:numId="33">
    <w:abstractNumId w:val="32"/>
  </w:num>
  <w:num w:numId="34">
    <w:abstractNumId w:val="28"/>
  </w:num>
  <w:num w:numId="35">
    <w:abstractNumId w:val="46"/>
  </w:num>
  <w:num w:numId="36">
    <w:abstractNumId w:val="6"/>
  </w:num>
  <w:num w:numId="37">
    <w:abstractNumId w:val="21"/>
  </w:num>
  <w:num w:numId="38">
    <w:abstractNumId w:val="2"/>
  </w:num>
  <w:num w:numId="39">
    <w:abstractNumId w:val="18"/>
  </w:num>
  <w:num w:numId="40">
    <w:abstractNumId w:val="26"/>
  </w:num>
  <w:num w:numId="41">
    <w:abstractNumId w:val="42"/>
  </w:num>
  <w:num w:numId="42">
    <w:abstractNumId w:val="15"/>
  </w:num>
  <w:num w:numId="43">
    <w:abstractNumId w:val="16"/>
  </w:num>
  <w:num w:numId="44">
    <w:abstractNumId w:val="3"/>
  </w:num>
  <w:num w:numId="45">
    <w:abstractNumId w:val="35"/>
  </w:num>
  <w:num w:numId="46">
    <w:abstractNumId w:val="38"/>
  </w:num>
  <w:num w:numId="47">
    <w:abstractNumId w:val="9"/>
  </w:num>
  <w:num w:numId="48">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formatting="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17539"/>
    <w:rsid w:val="00022F4D"/>
    <w:rsid w:val="000258E5"/>
    <w:rsid w:val="00026458"/>
    <w:rsid w:val="00026ED0"/>
    <w:rsid w:val="00026FBA"/>
    <w:rsid w:val="00030FAC"/>
    <w:rsid w:val="000327CA"/>
    <w:rsid w:val="00032D28"/>
    <w:rsid w:val="00042CF4"/>
    <w:rsid w:val="000447CF"/>
    <w:rsid w:val="00045ACB"/>
    <w:rsid w:val="00047A0C"/>
    <w:rsid w:val="000520B0"/>
    <w:rsid w:val="000532B0"/>
    <w:rsid w:val="0005370A"/>
    <w:rsid w:val="00054263"/>
    <w:rsid w:val="00054B1D"/>
    <w:rsid w:val="00055ED8"/>
    <w:rsid w:val="00056328"/>
    <w:rsid w:val="000573D2"/>
    <w:rsid w:val="0006088D"/>
    <w:rsid w:val="000618FC"/>
    <w:rsid w:val="000624B1"/>
    <w:rsid w:val="00062E4B"/>
    <w:rsid w:val="0006344F"/>
    <w:rsid w:val="000643F8"/>
    <w:rsid w:val="00064408"/>
    <w:rsid w:val="00064DF4"/>
    <w:rsid w:val="00065389"/>
    <w:rsid w:val="00065A49"/>
    <w:rsid w:val="00067F8C"/>
    <w:rsid w:val="00071262"/>
    <w:rsid w:val="0007159E"/>
    <w:rsid w:val="000746B2"/>
    <w:rsid w:val="000748D5"/>
    <w:rsid w:val="0007770F"/>
    <w:rsid w:val="000816FD"/>
    <w:rsid w:val="00081C97"/>
    <w:rsid w:val="00085038"/>
    <w:rsid w:val="00085AB9"/>
    <w:rsid w:val="00085CC1"/>
    <w:rsid w:val="00086428"/>
    <w:rsid w:val="00086EAB"/>
    <w:rsid w:val="000912BA"/>
    <w:rsid w:val="00091912"/>
    <w:rsid w:val="00093100"/>
    <w:rsid w:val="00093E57"/>
    <w:rsid w:val="00094669"/>
    <w:rsid w:val="0009537F"/>
    <w:rsid w:val="000A0550"/>
    <w:rsid w:val="000A1700"/>
    <w:rsid w:val="000A1C87"/>
    <w:rsid w:val="000A1FB4"/>
    <w:rsid w:val="000A2553"/>
    <w:rsid w:val="000A3418"/>
    <w:rsid w:val="000A3602"/>
    <w:rsid w:val="000A58E8"/>
    <w:rsid w:val="000A7D8B"/>
    <w:rsid w:val="000B1E2A"/>
    <w:rsid w:val="000B21DE"/>
    <w:rsid w:val="000B3B4C"/>
    <w:rsid w:val="000B3F91"/>
    <w:rsid w:val="000B5978"/>
    <w:rsid w:val="000B6208"/>
    <w:rsid w:val="000B6222"/>
    <w:rsid w:val="000B6FA1"/>
    <w:rsid w:val="000B72C7"/>
    <w:rsid w:val="000B7A2C"/>
    <w:rsid w:val="000B7B5A"/>
    <w:rsid w:val="000B7CAC"/>
    <w:rsid w:val="000C4B56"/>
    <w:rsid w:val="000C52ED"/>
    <w:rsid w:val="000C7953"/>
    <w:rsid w:val="000D078F"/>
    <w:rsid w:val="000D13D7"/>
    <w:rsid w:val="000D1893"/>
    <w:rsid w:val="000D420E"/>
    <w:rsid w:val="000D4AEC"/>
    <w:rsid w:val="000D633C"/>
    <w:rsid w:val="000D713E"/>
    <w:rsid w:val="000E1651"/>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1030D"/>
    <w:rsid w:val="001104A1"/>
    <w:rsid w:val="001111A4"/>
    <w:rsid w:val="001113CB"/>
    <w:rsid w:val="00112173"/>
    <w:rsid w:val="00113BC1"/>
    <w:rsid w:val="00114D9C"/>
    <w:rsid w:val="0011751C"/>
    <w:rsid w:val="00122D75"/>
    <w:rsid w:val="0012351C"/>
    <w:rsid w:val="0012600F"/>
    <w:rsid w:val="001264E6"/>
    <w:rsid w:val="00127948"/>
    <w:rsid w:val="00127A5A"/>
    <w:rsid w:val="0013093B"/>
    <w:rsid w:val="001322CD"/>
    <w:rsid w:val="00132A94"/>
    <w:rsid w:val="00134988"/>
    <w:rsid w:val="00134DA8"/>
    <w:rsid w:val="00140AFC"/>
    <w:rsid w:val="00141B61"/>
    <w:rsid w:val="00141F5C"/>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537D"/>
    <w:rsid w:val="00187840"/>
    <w:rsid w:val="00191B80"/>
    <w:rsid w:val="001941AF"/>
    <w:rsid w:val="00194686"/>
    <w:rsid w:val="001949DC"/>
    <w:rsid w:val="001954EF"/>
    <w:rsid w:val="00196B23"/>
    <w:rsid w:val="001974E0"/>
    <w:rsid w:val="001A0138"/>
    <w:rsid w:val="001A1780"/>
    <w:rsid w:val="001A2D9B"/>
    <w:rsid w:val="001A3E99"/>
    <w:rsid w:val="001A4FCB"/>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30C4"/>
    <w:rsid w:val="001D3BC1"/>
    <w:rsid w:val="001D4C28"/>
    <w:rsid w:val="001E0229"/>
    <w:rsid w:val="001E070E"/>
    <w:rsid w:val="001E14C1"/>
    <w:rsid w:val="001E18AB"/>
    <w:rsid w:val="001E1A3D"/>
    <w:rsid w:val="001E1BAB"/>
    <w:rsid w:val="001E1DDC"/>
    <w:rsid w:val="001E1F15"/>
    <w:rsid w:val="001E4DE0"/>
    <w:rsid w:val="001E5BB1"/>
    <w:rsid w:val="001E65C3"/>
    <w:rsid w:val="001E70C0"/>
    <w:rsid w:val="001E7AE2"/>
    <w:rsid w:val="001E7E2A"/>
    <w:rsid w:val="001F0662"/>
    <w:rsid w:val="001F0823"/>
    <w:rsid w:val="001F1136"/>
    <w:rsid w:val="001F2224"/>
    <w:rsid w:val="001F3C83"/>
    <w:rsid w:val="001F4D05"/>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307A4"/>
    <w:rsid w:val="00231549"/>
    <w:rsid w:val="00232B4C"/>
    <w:rsid w:val="002333F7"/>
    <w:rsid w:val="002358F6"/>
    <w:rsid w:val="00236D1E"/>
    <w:rsid w:val="002370D7"/>
    <w:rsid w:val="00237611"/>
    <w:rsid w:val="00237779"/>
    <w:rsid w:val="00241855"/>
    <w:rsid w:val="0024282D"/>
    <w:rsid w:val="00244DCC"/>
    <w:rsid w:val="00247898"/>
    <w:rsid w:val="00247F64"/>
    <w:rsid w:val="00250A7A"/>
    <w:rsid w:val="002517F2"/>
    <w:rsid w:val="00251D67"/>
    <w:rsid w:val="002525D3"/>
    <w:rsid w:val="002533AC"/>
    <w:rsid w:val="00253D2B"/>
    <w:rsid w:val="002604D2"/>
    <w:rsid w:val="00261355"/>
    <w:rsid w:val="00263D8F"/>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D01"/>
    <w:rsid w:val="00283418"/>
    <w:rsid w:val="00283C2F"/>
    <w:rsid w:val="002869E1"/>
    <w:rsid w:val="00286D96"/>
    <w:rsid w:val="00293C53"/>
    <w:rsid w:val="00294353"/>
    <w:rsid w:val="002954CE"/>
    <w:rsid w:val="0029558F"/>
    <w:rsid w:val="00295A8B"/>
    <w:rsid w:val="0029616C"/>
    <w:rsid w:val="002964F7"/>
    <w:rsid w:val="00296E2F"/>
    <w:rsid w:val="00297EA4"/>
    <w:rsid w:val="002A07BF"/>
    <w:rsid w:val="002A149B"/>
    <w:rsid w:val="002A18F3"/>
    <w:rsid w:val="002A3D37"/>
    <w:rsid w:val="002A440A"/>
    <w:rsid w:val="002A57FF"/>
    <w:rsid w:val="002A5E85"/>
    <w:rsid w:val="002A65BA"/>
    <w:rsid w:val="002A6DFE"/>
    <w:rsid w:val="002B0644"/>
    <w:rsid w:val="002B15A6"/>
    <w:rsid w:val="002B406D"/>
    <w:rsid w:val="002B57F0"/>
    <w:rsid w:val="002B5CA7"/>
    <w:rsid w:val="002B7F06"/>
    <w:rsid w:val="002C14BE"/>
    <w:rsid w:val="002C717E"/>
    <w:rsid w:val="002C792C"/>
    <w:rsid w:val="002C7A25"/>
    <w:rsid w:val="002D10F1"/>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17CA"/>
    <w:rsid w:val="00313A5B"/>
    <w:rsid w:val="00313E94"/>
    <w:rsid w:val="00314140"/>
    <w:rsid w:val="0031539F"/>
    <w:rsid w:val="00315C06"/>
    <w:rsid w:val="00317567"/>
    <w:rsid w:val="00320567"/>
    <w:rsid w:val="00320BA8"/>
    <w:rsid w:val="003218A6"/>
    <w:rsid w:val="00321E08"/>
    <w:rsid w:val="00323E26"/>
    <w:rsid w:val="00324E62"/>
    <w:rsid w:val="00324FD7"/>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242B"/>
    <w:rsid w:val="00352AFB"/>
    <w:rsid w:val="0035300B"/>
    <w:rsid w:val="003538A1"/>
    <w:rsid w:val="00354429"/>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E74"/>
    <w:rsid w:val="003E45C2"/>
    <w:rsid w:val="003E46C4"/>
    <w:rsid w:val="003E4B85"/>
    <w:rsid w:val="003E4C52"/>
    <w:rsid w:val="003E6C72"/>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7C3"/>
    <w:rsid w:val="004234D0"/>
    <w:rsid w:val="004249C0"/>
    <w:rsid w:val="00424FFA"/>
    <w:rsid w:val="004261FA"/>
    <w:rsid w:val="00426648"/>
    <w:rsid w:val="00427AA1"/>
    <w:rsid w:val="00431F75"/>
    <w:rsid w:val="004338DE"/>
    <w:rsid w:val="00433CDA"/>
    <w:rsid w:val="00434B4D"/>
    <w:rsid w:val="004350D0"/>
    <w:rsid w:val="00442453"/>
    <w:rsid w:val="004426F5"/>
    <w:rsid w:val="00442BBD"/>
    <w:rsid w:val="004453C8"/>
    <w:rsid w:val="00445A97"/>
    <w:rsid w:val="00445B1D"/>
    <w:rsid w:val="0044742A"/>
    <w:rsid w:val="004504EB"/>
    <w:rsid w:val="00450BD6"/>
    <w:rsid w:val="00450F37"/>
    <w:rsid w:val="004552BC"/>
    <w:rsid w:val="00455D1A"/>
    <w:rsid w:val="00460243"/>
    <w:rsid w:val="0046208D"/>
    <w:rsid w:val="00463F27"/>
    <w:rsid w:val="0046449F"/>
    <w:rsid w:val="00464DB2"/>
    <w:rsid w:val="0046756C"/>
    <w:rsid w:val="00467D21"/>
    <w:rsid w:val="00471461"/>
    <w:rsid w:val="00472122"/>
    <w:rsid w:val="004724A8"/>
    <w:rsid w:val="0047412F"/>
    <w:rsid w:val="004776DB"/>
    <w:rsid w:val="00477CB5"/>
    <w:rsid w:val="00480C59"/>
    <w:rsid w:val="00482065"/>
    <w:rsid w:val="00483327"/>
    <w:rsid w:val="00483A35"/>
    <w:rsid w:val="00483C25"/>
    <w:rsid w:val="004840AA"/>
    <w:rsid w:val="00484D15"/>
    <w:rsid w:val="00486BA0"/>
    <w:rsid w:val="00486FB8"/>
    <w:rsid w:val="00490350"/>
    <w:rsid w:val="0049074B"/>
    <w:rsid w:val="004916FB"/>
    <w:rsid w:val="00493F8F"/>
    <w:rsid w:val="004A156E"/>
    <w:rsid w:val="004A1A1C"/>
    <w:rsid w:val="004A552E"/>
    <w:rsid w:val="004A6763"/>
    <w:rsid w:val="004A69DF"/>
    <w:rsid w:val="004A6B6B"/>
    <w:rsid w:val="004B39B9"/>
    <w:rsid w:val="004B3D32"/>
    <w:rsid w:val="004B6655"/>
    <w:rsid w:val="004C0BE0"/>
    <w:rsid w:val="004C1CE1"/>
    <w:rsid w:val="004C46E4"/>
    <w:rsid w:val="004C50C2"/>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3DAF"/>
    <w:rsid w:val="004E4CDF"/>
    <w:rsid w:val="004E556F"/>
    <w:rsid w:val="004E5DF7"/>
    <w:rsid w:val="004E605C"/>
    <w:rsid w:val="004F2C87"/>
    <w:rsid w:val="004F33E9"/>
    <w:rsid w:val="004F3F3D"/>
    <w:rsid w:val="004F4206"/>
    <w:rsid w:val="004F44B5"/>
    <w:rsid w:val="004F5052"/>
    <w:rsid w:val="004F69FD"/>
    <w:rsid w:val="004F6FF6"/>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6DD"/>
    <w:rsid w:val="00540587"/>
    <w:rsid w:val="00543E2E"/>
    <w:rsid w:val="005445F7"/>
    <w:rsid w:val="0054522C"/>
    <w:rsid w:val="00545B1E"/>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5D1"/>
    <w:rsid w:val="00571D11"/>
    <w:rsid w:val="00572150"/>
    <w:rsid w:val="0057318B"/>
    <w:rsid w:val="00576D43"/>
    <w:rsid w:val="005830F4"/>
    <w:rsid w:val="005837D5"/>
    <w:rsid w:val="00585812"/>
    <w:rsid w:val="00586941"/>
    <w:rsid w:val="00586E46"/>
    <w:rsid w:val="0058783C"/>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5C2A"/>
    <w:rsid w:val="00672CFE"/>
    <w:rsid w:val="0067428E"/>
    <w:rsid w:val="006779ED"/>
    <w:rsid w:val="00677F84"/>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E1B"/>
    <w:rsid w:val="006A44FD"/>
    <w:rsid w:val="006A62BC"/>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E1109"/>
    <w:rsid w:val="006E2D4F"/>
    <w:rsid w:val="006E45B9"/>
    <w:rsid w:val="006E5BE0"/>
    <w:rsid w:val="006E686D"/>
    <w:rsid w:val="006E6E03"/>
    <w:rsid w:val="006F3BC6"/>
    <w:rsid w:val="006F5DC8"/>
    <w:rsid w:val="006F5EDD"/>
    <w:rsid w:val="006F6DBC"/>
    <w:rsid w:val="006F7B7D"/>
    <w:rsid w:val="0070068C"/>
    <w:rsid w:val="00701C12"/>
    <w:rsid w:val="007035F9"/>
    <w:rsid w:val="00704136"/>
    <w:rsid w:val="0070419A"/>
    <w:rsid w:val="0070534C"/>
    <w:rsid w:val="00705509"/>
    <w:rsid w:val="00705909"/>
    <w:rsid w:val="00706D9C"/>
    <w:rsid w:val="007071E2"/>
    <w:rsid w:val="00707924"/>
    <w:rsid w:val="00710AD7"/>
    <w:rsid w:val="00712B29"/>
    <w:rsid w:val="00713C8D"/>
    <w:rsid w:val="00714F3B"/>
    <w:rsid w:val="00717DBB"/>
    <w:rsid w:val="00720DFB"/>
    <w:rsid w:val="00721EC9"/>
    <w:rsid w:val="00722CD5"/>
    <w:rsid w:val="00723552"/>
    <w:rsid w:val="00723AF9"/>
    <w:rsid w:val="007247D1"/>
    <w:rsid w:val="00726C77"/>
    <w:rsid w:val="00726EBF"/>
    <w:rsid w:val="007276FC"/>
    <w:rsid w:val="00733D45"/>
    <w:rsid w:val="00734892"/>
    <w:rsid w:val="00740E4A"/>
    <w:rsid w:val="00742982"/>
    <w:rsid w:val="00745BB9"/>
    <w:rsid w:val="00746794"/>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F0512"/>
    <w:rsid w:val="007F0845"/>
    <w:rsid w:val="007F3125"/>
    <w:rsid w:val="007F4384"/>
    <w:rsid w:val="007F47E7"/>
    <w:rsid w:val="007F4E77"/>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61D5"/>
    <w:rsid w:val="00851E71"/>
    <w:rsid w:val="0085256C"/>
    <w:rsid w:val="00852DED"/>
    <w:rsid w:val="0085387C"/>
    <w:rsid w:val="0085439A"/>
    <w:rsid w:val="00854FD6"/>
    <w:rsid w:val="008608DD"/>
    <w:rsid w:val="008629BA"/>
    <w:rsid w:val="00862D50"/>
    <w:rsid w:val="00863460"/>
    <w:rsid w:val="0086374D"/>
    <w:rsid w:val="00864F4E"/>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4948"/>
    <w:rsid w:val="008A518E"/>
    <w:rsid w:val="008A5CBF"/>
    <w:rsid w:val="008B22D1"/>
    <w:rsid w:val="008B252C"/>
    <w:rsid w:val="008B3901"/>
    <w:rsid w:val="008B4012"/>
    <w:rsid w:val="008B4750"/>
    <w:rsid w:val="008B58E5"/>
    <w:rsid w:val="008B597B"/>
    <w:rsid w:val="008B68A8"/>
    <w:rsid w:val="008C3FDC"/>
    <w:rsid w:val="008C4643"/>
    <w:rsid w:val="008C63E8"/>
    <w:rsid w:val="008C7DF9"/>
    <w:rsid w:val="008D0173"/>
    <w:rsid w:val="008D1500"/>
    <w:rsid w:val="008D1AFA"/>
    <w:rsid w:val="008D37CF"/>
    <w:rsid w:val="008D52C5"/>
    <w:rsid w:val="008D5BBC"/>
    <w:rsid w:val="008D72BE"/>
    <w:rsid w:val="008E1E6B"/>
    <w:rsid w:val="008E236E"/>
    <w:rsid w:val="008E2AAD"/>
    <w:rsid w:val="008E5524"/>
    <w:rsid w:val="008E5AB3"/>
    <w:rsid w:val="008E661A"/>
    <w:rsid w:val="008F1B62"/>
    <w:rsid w:val="008F2473"/>
    <w:rsid w:val="008F2B18"/>
    <w:rsid w:val="008F3271"/>
    <w:rsid w:val="008F39A9"/>
    <w:rsid w:val="008F39B3"/>
    <w:rsid w:val="008F693D"/>
    <w:rsid w:val="00900EAD"/>
    <w:rsid w:val="0090117E"/>
    <w:rsid w:val="009036F9"/>
    <w:rsid w:val="00904860"/>
    <w:rsid w:val="00906506"/>
    <w:rsid w:val="00907779"/>
    <w:rsid w:val="0090786E"/>
    <w:rsid w:val="009108A4"/>
    <w:rsid w:val="0091158D"/>
    <w:rsid w:val="00911685"/>
    <w:rsid w:val="00911840"/>
    <w:rsid w:val="0091470A"/>
    <w:rsid w:val="00916D2D"/>
    <w:rsid w:val="0091754C"/>
    <w:rsid w:val="00917BAD"/>
    <w:rsid w:val="00924604"/>
    <w:rsid w:val="009250B0"/>
    <w:rsid w:val="0092570D"/>
    <w:rsid w:val="00925D9D"/>
    <w:rsid w:val="00930D35"/>
    <w:rsid w:val="00931020"/>
    <w:rsid w:val="00931E3D"/>
    <w:rsid w:val="009329F0"/>
    <w:rsid w:val="00933A2D"/>
    <w:rsid w:val="00936389"/>
    <w:rsid w:val="009410FE"/>
    <w:rsid w:val="00942B3E"/>
    <w:rsid w:val="00942FA4"/>
    <w:rsid w:val="00943AA0"/>
    <w:rsid w:val="00944ED7"/>
    <w:rsid w:val="009450AE"/>
    <w:rsid w:val="009456DE"/>
    <w:rsid w:val="00945AAB"/>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5861"/>
    <w:rsid w:val="009777DE"/>
    <w:rsid w:val="00977E37"/>
    <w:rsid w:val="009807C4"/>
    <w:rsid w:val="00980C6A"/>
    <w:rsid w:val="00982F9F"/>
    <w:rsid w:val="00983878"/>
    <w:rsid w:val="009862E4"/>
    <w:rsid w:val="00986722"/>
    <w:rsid w:val="00986B16"/>
    <w:rsid w:val="009914AE"/>
    <w:rsid w:val="00992641"/>
    <w:rsid w:val="00992A23"/>
    <w:rsid w:val="00993947"/>
    <w:rsid w:val="00993B81"/>
    <w:rsid w:val="00995A87"/>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247A"/>
    <w:rsid w:val="009B30E1"/>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10ED"/>
    <w:rsid w:val="00A11CA1"/>
    <w:rsid w:val="00A1254D"/>
    <w:rsid w:val="00A12DC0"/>
    <w:rsid w:val="00A1410C"/>
    <w:rsid w:val="00A17D8D"/>
    <w:rsid w:val="00A21284"/>
    <w:rsid w:val="00A2170C"/>
    <w:rsid w:val="00A22719"/>
    <w:rsid w:val="00A240E1"/>
    <w:rsid w:val="00A26AB6"/>
    <w:rsid w:val="00A26B75"/>
    <w:rsid w:val="00A27B9F"/>
    <w:rsid w:val="00A31004"/>
    <w:rsid w:val="00A3258D"/>
    <w:rsid w:val="00A349F9"/>
    <w:rsid w:val="00A37583"/>
    <w:rsid w:val="00A418EB"/>
    <w:rsid w:val="00A41E88"/>
    <w:rsid w:val="00A43852"/>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4F7A"/>
    <w:rsid w:val="00A872B8"/>
    <w:rsid w:val="00A903D2"/>
    <w:rsid w:val="00A944C2"/>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9EC"/>
    <w:rsid w:val="00AB5B68"/>
    <w:rsid w:val="00AB624C"/>
    <w:rsid w:val="00AC0293"/>
    <w:rsid w:val="00AC20D5"/>
    <w:rsid w:val="00AC220F"/>
    <w:rsid w:val="00AC2C30"/>
    <w:rsid w:val="00AC4EFA"/>
    <w:rsid w:val="00AC6785"/>
    <w:rsid w:val="00AD08FB"/>
    <w:rsid w:val="00AD1B7F"/>
    <w:rsid w:val="00AD3157"/>
    <w:rsid w:val="00AD327F"/>
    <w:rsid w:val="00AD3D33"/>
    <w:rsid w:val="00AD5B22"/>
    <w:rsid w:val="00AD6229"/>
    <w:rsid w:val="00AE0D5A"/>
    <w:rsid w:val="00AE17B7"/>
    <w:rsid w:val="00AE2B00"/>
    <w:rsid w:val="00AE2D95"/>
    <w:rsid w:val="00AE2F14"/>
    <w:rsid w:val="00AE350D"/>
    <w:rsid w:val="00AE3AD0"/>
    <w:rsid w:val="00AE4339"/>
    <w:rsid w:val="00AE4561"/>
    <w:rsid w:val="00AE492C"/>
    <w:rsid w:val="00AE51D5"/>
    <w:rsid w:val="00AE545E"/>
    <w:rsid w:val="00AE76D9"/>
    <w:rsid w:val="00AF099B"/>
    <w:rsid w:val="00AF33C2"/>
    <w:rsid w:val="00AF4210"/>
    <w:rsid w:val="00AF424B"/>
    <w:rsid w:val="00AF53E4"/>
    <w:rsid w:val="00AF5D50"/>
    <w:rsid w:val="00B01599"/>
    <w:rsid w:val="00B023BC"/>
    <w:rsid w:val="00B05AE6"/>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37B77"/>
    <w:rsid w:val="00B41DE9"/>
    <w:rsid w:val="00B41E0F"/>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6ADE"/>
    <w:rsid w:val="00B70008"/>
    <w:rsid w:val="00B70313"/>
    <w:rsid w:val="00B738C9"/>
    <w:rsid w:val="00B73E92"/>
    <w:rsid w:val="00B74AF5"/>
    <w:rsid w:val="00B763BB"/>
    <w:rsid w:val="00B774F1"/>
    <w:rsid w:val="00B818AF"/>
    <w:rsid w:val="00B822AF"/>
    <w:rsid w:val="00B83F42"/>
    <w:rsid w:val="00B843E4"/>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B6D1F"/>
    <w:rsid w:val="00BC17FA"/>
    <w:rsid w:val="00BC180C"/>
    <w:rsid w:val="00BC21D0"/>
    <w:rsid w:val="00BC5A36"/>
    <w:rsid w:val="00BC63E3"/>
    <w:rsid w:val="00BC6D1F"/>
    <w:rsid w:val="00BC6FEF"/>
    <w:rsid w:val="00BD12D9"/>
    <w:rsid w:val="00BD2794"/>
    <w:rsid w:val="00BD2DFF"/>
    <w:rsid w:val="00BD363B"/>
    <w:rsid w:val="00BD3709"/>
    <w:rsid w:val="00BD526A"/>
    <w:rsid w:val="00BD7D6F"/>
    <w:rsid w:val="00BE0FCB"/>
    <w:rsid w:val="00BE267E"/>
    <w:rsid w:val="00BE2B44"/>
    <w:rsid w:val="00BE344B"/>
    <w:rsid w:val="00BE4722"/>
    <w:rsid w:val="00BE52DB"/>
    <w:rsid w:val="00BE5334"/>
    <w:rsid w:val="00BE5A13"/>
    <w:rsid w:val="00BE6236"/>
    <w:rsid w:val="00BF16F2"/>
    <w:rsid w:val="00BF2DC6"/>
    <w:rsid w:val="00BF397C"/>
    <w:rsid w:val="00BF62C7"/>
    <w:rsid w:val="00C03387"/>
    <w:rsid w:val="00C039A3"/>
    <w:rsid w:val="00C04748"/>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2127C"/>
    <w:rsid w:val="00C229AE"/>
    <w:rsid w:val="00C23807"/>
    <w:rsid w:val="00C246B7"/>
    <w:rsid w:val="00C2652C"/>
    <w:rsid w:val="00C26896"/>
    <w:rsid w:val="00C303D0"/>
    <w:rsid w:val="00C305F4"/>
    <w:rsid w:val="00C306EB"/>
    <w:rsid w:val="00C30E39"/>
    <w:rsid w:val="00C30E87"/>
    <w:rsid w:val="00C31381"/>
    <w:rsid w:val="00C32D0D"/>
    <w:rsid w:val="00C3304B"/>
    <w:rsid w:val="00C33E74"/>
    <w:rsid w:val="00C35861"/>
    <w:rsid w:val="00C4134F"/>
    <w:rsid w:val="00C44F54"/>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312A"/>
    <w:rsid w:val="00C63B19"/>
    <w:rsid w:val="00C64922"/>
    <w:rsid w:val="00C64C4D"/>
    <w:rsid w:val="00C65E25"/>
    <w:rsid w:val="00C65ED0"/>
    <w:rsid w:val="00C70D7C"/>
    <w:rsid w:val="00C71783"/>
    <w:rsid w:val="00C7233C"/>
    <w:rsid w:val="00C72DB3"/>
    <w:rsid w:val="00C7506F"/>
    <w:rsid w:val="00C75B81"/>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6127"/>
    <w:rsid w:val="00CB74A7"/>
    <w:rsid w:val="00CC03A6"/>
    <w:rsid w:val="00CC0541"/>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2987"/>
    <w:rsid w:val="00CF2A15"/>
    <w:rsid w:val="00CF3FC4"/>
    <w:rsid w:val="00CF4CB1"/>
    <w:rsid w:val="00CF5999"/>
    <w:rsid w:val="00CF5E15"/>
    <w:rsid w:val="00D002F7"/>
    <w:rsid w:val="00D0117E"/>
    <w:rsid w:val="00D0178B"/>
    <w:rsid w:val="00D042B5"/>
    <w:rsid w:val="00D076A2"/>
    <w:rsid w:val="00D10DB3"/>
    <w:rsid w:val="00D10DB6"/>
    <w:rsid w:val="00D115A1"/>
    <w:rsid w:val="00D12EEA"/>
    <w:rsid w:val="00D134D8"/>
    <w:rsid w:val="00D13669"/>
    <w:rsid w:val="00D141E9"/>
    <w:rsid w:val="00D14360"/>
    <w:rsid w:val="00D15F09"/>
    <w:rsid w:val="00D16B98"/>
    <w:rsid w:val="00D17DDF"/>
    <w:rsid w:val="00D2396E"/>
    <w:rsid w:val="00D24DBF"/>
    <w:rsid w:val="00D25B15"/>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C1D"/>
    <w:rsid w:val="00D64DC5"/>
    <w:rsid w:val="00D70867"/>
    <w:rsid w:val="00D739AC"/>
    <w:rsid w:val="00D73BDF"/>
    <w:rsid w:val="00D7478C"/>
    <w:rsid w:val="00D74849"/>
    <w:rsid w:val="00D74CA2"/>
    <w:rsid w:val="00D7575D"/>
    <w:rsid w:val="00D7577C"/>
    <w:rsid w:val="00D76500"/>
    <w:rsid w:val="00D76F51"/>
    <w:rsid w:val="00D7721E"/>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C36"/>
    <w:rsid w:val="00DB42D1"/>
    <w:rsid w:val="00DB48FD"/>
    <w:rsid w:val="00DB62AD"/>
    <w:rsid w:val="00DB6633"/>
    <w:rsid w:val="00DB7A5C"/>
    <w:rsid w:val="00DC05F4"/>
    <w:rsid w:val="00DC0F11"/>
    <w:rsid w:val="00DC3CB2"/>
    <w:rsid w:val="00DC59D9"/>
    <w:rsid w:val="00DC5F6D"/>
    <w:rsid w:val="00DC6913"/>
    <w:rsid w:val="00DD100C"/>
    <w:rsid w:val="00DD4799"/>
    <w:rsid w:val="00DD51B1"/>
    <w:rsid w:val="00DD5D9B"/>
    <w:rsid w:val="00DD6130"/>
    <w:rsid w:val="00DD63DF"/>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3321"/>
    <w:rsid w:val="00E34357"/>
    <w:rsid w:val="00E35258"/>
    <w:rsid w:val="00E35D72"/>
    <w:rsid w:val="00E35DE6"/>
    <w:rsid w:val="00E36394"/>
    <w:rsid w:val="00E3650F"/>
    <w:rsid w:val="00E37323"/>
    <w:rsid w:val="00E3732E"/>
    <w:rsid w:val="00E37521"/>
    <w:rsid w:val="00E42FA6"/>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7336"/>
    <w:rsid w:val="00E83F3B"/>
    <w:rsid w:val="00E84852"/>
    <w:rsid w:val="00E85065"/>
    <w:rsid w:val="00E86E64"/>
    <w:rsid w:val="00E92899"/>
    <w:rsid w:val="00E92A81"/>
    <w:rsid w:val="00E92D58"/>
    <w:rsid w:val="00E93A1E"/>
    <w:rsid w:val="00E93B79"/>
    <w:rsid w:val="00E96526"/>
    <w:rsid w:val="00EA36B8"/>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3C92"/>
    <w:rsid w:val="00F46AAD"/>
    <w:rsid w:val="00F47390"/>
    <w:rsid w:val="00F47D77"/>
    <w:rsid w:val="00F47F49"/>
    <w:rsid w:val="00F519CC"/>
    <w:rsid w:val="00F51B6A"/>
    <w:rsid w:val="00F52332"/>
    <w:rsid w:val="00F52612"/>
    <w:rsid w:val="00F52745"/>
    <w:rsid w:val="00F54C9A"/>
    <w:rsid w:val="00F55EA9"/>
    <w:rsid w:val="00F56C38"/>
    <w:rsid w:val="00F56F8F"/>
    <w:rsid w:val="00F5758E"/>
    <w:rsid w:val="00F60797"/>
    <w:rsid w:val="00F60B60"/>
    <w:rsid w:val="00F614E7"/>
    <w:rsid w:val="00F63ADF"/>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640B"/>
    <w:rsid w:val="00FB6A99"/>
    <w:rsid w:val="00FB6C42"/>
    <w:rsid w:val="00FB768D"/>
    <w:rsid w:val="00FB7B20"/>
    <w:rsid w:val="00FC0E05"/>
    <w:rsid w:val="00FC24EF"/>
    <w:rsid w:val="00FC263C"/>
    <w:rsid w:val="00FC40CF"/>
    <w:rsid w:val="00FC5C89"/>
    <w:rsid w:val="00FC6DD5"/>
    <w:rsid w:val="00FC6DF0"/>
    <w:rsid w:val="00FC76E9"/>
    <w:rsid w:val="00FD08F3"/>
    <w:rsid w:val="00FD12F7"/>
    <w:rsid w:val="00FD1534"/>
    <w:rsid w:val="00FD2557"/>
    <w:rsid w:val="00FD42B2"/>
    <w:rsid w:val="00FD71BE"/>
    <w:rsid w:val="00FE0A60"/>
    <w:rsid w:val="00FE135A"/>
    <w:rsid w:val="00FE2E3E"/>
    <w:rsid w:val="00FE4CC6"/>
    <w:rsid w:val="00FE5001"/>
    <w:rsid w:val="00FE6CC3"/>
    <w:rsid w:val="00FE6F20"/>
    <w:rsid w:val="00FF07A9"/>
    <w:rsid w:val="00FF2004"/>
    <w:rsid w:val="00FF24A1"/>
    <w:rsid w:val="00FF2B24"/>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38"/>
    <w:pPr>
      <w:pPrChange w:id="0" w:author="Russell Ott" w:date="2022-05-16T11:47:00Z">
        <w:pPr/>
      </w:pPrChange>
    </w:pPr>
    <w:rPr>
      <w:rPrChange w:id="0" w:author="Russell Ott" w:date="2022-05-16T11:47:00Z">
        <w:rPr>
          <w:sz w:val="24"/>
          <w:szCs w:val="24"/>
          <w:lang w:val="en-US" w:eastAsia="en-US" w:bidi="ar-SA"/>
        </w:rPr>
      </w:rPrChange>
    </w:rPr>
  </w:style>
  <w:style w:type="paragraph" w:styleId="Heading1">
    <w:name w:val="heading 1"/>
    <w:aliases w:val="Heading 1 calibri"/>
    <w:basedOn w:val="Normal"/>
    <w:next w:val="Normal"/>
    <w:link w:val="Heading1Char"/>
    <w:autoRedefine/>
    <w:uiPriority w:val="9"/>
    <w:qFormat/>
    <w:rsid w:val="001A0138"/>
    <w:pPr>
      <w:keepNext/>
      <w:keepLines/>
      <w:numPr>
        <w:numId w:val="11"/>
      </w:numPr>
      <w:spacing w:after="120"/>
      <w:outlineLvl w:val="0"/>
      <w:pPrChange w:id="1" w:author="Russell Ott" w:date="2022-05-16T11:47:00Z">
        <w:pPr>
          <w:keepNext/>
          <w:keepLines/>
          <w:numPr>
            <w:numId w:val="11"/>
          </w:numPr>
          <w:spacing w:after="120"/>
          <w:ind w:left="432" w:hanging="432"/>
          <w:outlineLvl w:val="0"/>
        </w:pPr>
      </w:pPrChange>
    </w:pPr>
    <w:rPr>
      <w:rFonts w:cs="Calibri"/>
      <w:b/>
      <w:sz w:val="36"/>
      <w:rPrChange w:id="1" w:author="Russell Ott" w:date="2022-05-16T11:47:00Z">
        <w:rPr>
          <w:rFonts w:ascii="Calibri" w:hAnsi="Calibri" w:cs="Calibri"/>
          <w:b/>
          <w:sz w:val="36"/>
          <w:szCs w:val="24"/>
          <w:lang w:val="en-US" w:eastAsia="en-US" w:bidi="ar-SA"/>
        </w:rPr>
      </w:rPrChange>
    </w:rPr>
  </w:style>
  <w:style w:type="paragraph" w:styleId="Heading2">
    <w:name w:val="heading 2"/>
    <w:aliases w:val="Heading 2 calibri 14,l2"/>
    <w:basedOn w:val="Normal"/>
    <w:next w:val="Normal"/>
    <w:link w:val="Heading2Char"/>
    <w:autoRedefine/>
    <w:unhideWhenUsed/>
    <w:qFormat/>
    <w:rsid w:val="001A0138"/>
    <w:pPr>
      <w:keepNext/>
      <w:keepLines/>
      <w:numPr>
        <w:ilvl w:val="1"/>
        <w:numId w:val="11"/>
      </w:numPr>
      <w:spacing w:before="240" w:after="120"/>
      <w:ind w:left="576"/>
      <w:outlineLvl w:val="1"/>
      <w:pPrChange w:id="2" w:author="Russell Ott" w:date="2022-05-16T11:47:00Z">
        <w:pPr>
          <w:keepNext/>
          <w:keepLines/>
          <w:numPr>
            <w:ilvl w:val="1"/>
            <w:numId w:val="11"/>
          </w:numPr>
          <w:spacing w:before="240" w:after="120"/>
          <w:ind w:left="576" w:hanging="576"/>
          <w:outlineLvl w:val="1"/>
        </w:pPr>
      </w:pPrChange>
    </w:pPr>
    <w:rPr>
      <w:rFonts w:cs="Calibri"/>
      <w:b/>
      <w:color w:val="000000"/>
      <w:sz w:val="32"/>
      <w:rPrChange w:id="2" w:author="Russell Ott" w:date="2022-05-16T11:47:00Z">
        <w:rPr>
          <w:rFonts w:ascii="Calibri" w:hAnsi="Calibri" w:cs="Calibri"/>
          <w:b/>
          <w:color w:val="000000"/>
          <w:sz w:val="32"/>
          <w:szCs w:val="24"/>
          <w:lang w:val="en-US" w:eastAsia="en-US" w:bidi="ar-SA"/>
        </w:rPr>
      </w:rPrChange>
    </w:rPr>
  </w:style>
  <w:style w:type="paragraph" w:styleId="Heading3">
    <w:name w:val="heading 3"/>
    <w:aliases w:val="Heading 3 calibri 12"/>
    <w:basedOn w:val="Normal"/>
    <w:next w:val="Normal"/>
    <w:link w:val="Heading3Char"/>
    <w:autoRedefine/>
    <w:uiPriority w:val="9"/>
    <w:unhideWhenUsed/>
    <w:qFormat/>
    <w:rsid w:val="001A0138"/>
    <w:pPr>
      <w:keepNext/>
      <w:keepLines/>
      <w:numPr>
        <w:ilvl w:val="2"/>
        <w:numId w:val="11"/>
      </w:numPr>
      <w:spacing w:before="100" w:beforeAutospacing="1" w:after="100" w:afterAutospacing="1"/>
      <w:ind w:left="864" w:hanging="864"/>
      <w:outlineLvl w:val="2"/>
      <w:pPrChange w:id="3" w:author="Russell Ott" w:date="2022-05-16T11:47:00Z">
        <w:pPr>
          <w:keepNext/>
          <w:keepLines/>
          <w:numPr>
            <w:ilvl w:val="2"/>
            <w:numId w:val="11"/>
          </w:numPr>
          <w:spacing w:before="100" w:beforeAutospacing="1" w:after="100" w:afterAutospacing="1"/>
          <w:ind w:left="864" w:hanging="864"/>
          <w:outlineLvl w:val="2"/>
        </w:pPr>
      </w:pPrChange>
    </w:pPr>
    <w:rPr>
      <w:rFonts w:cs="Calibri"/>
      <w:b/>
      <w:color w:val="000000"/>
      <w:sz w:val="24"/>
      <w:szCs w:val="24"/>
      <w:rPrChange w:id="3" w:author="Russell Ott" w:date="2022-05-16T11:47:00Z">
        <w:rPr>
          <w:rFonts w:ascii="Calibri" w:hAnsi="Calibri" w:cs="Calibri"/>
          <w:b/>
          <w:color w:val="000000"/>
          <w:sz w:val="24"/>
          <w:szCs w:val="24"/>
          <w:lang w:val="en-US" w:eastAsia="en-US" w:bidi="ar-SA"/>
        </w:rPr>
      </w:rPrChange>
    </w:rPr>
  </w:style>
  <w:style w:type="paragraph" w:styleId="Heading4">
    <w:name w:val="heading 4"/>
    <w:aliases w:val="Heading 4 calibri"/>
    <w:basedOn w:val="Normal"/>
    <w:next w:val="Normal"/>
    <w:link w:val="Heading4Char"/>
    <w:autoRedefine/>
    <w:unhideWhenUsed/>
    <w:qFormat/>
    <w:rsid w:val="001A0138"/>
    <w:pPr>
      <w:keepNext/>
      <w:keepLines/>
      <w:numPr>
        <w:ilvl w:val="3"/>
        <w:numId w:val="11"/>
      </w:numPr>
      <w:spacing w:before="240" w:after="120"/>
      <w:outlineLvl w:val="3"/>
      <w:pPrChange w:id="4" w:author="Russell Ott" w:date="2022-05-16T11:47:00Z">
        <w:pPr>
          <w:keepNext/>
          <w:keepLines/>
          <w:numPr>
            <w:ilvl w:val="3"/>
            <w:numId w:val="11"/>
          </w:numPr>
          <w:spacing w:before="240" w:after="120"/>
          <w:ind w:left="864" w:hanging="864"/>
          <w:outlineLvl w:val="3"/>
        </w:pPr>
      </w:pPrChange>
    </w:pPr>
    <w:rPr>
      <w:rFonts w:cs="Calibri"/>
      <w:b/>
      <w:bCs/>
      <w:color w:val="000000"/>
      <w:rPrChange w:id="4" w:author="Russell Ott" w:date="2022-05-16T11:47:00Z">
        <w:rPr>
          <w:rFonts w:ascii="Calibri" w:hAnsi="Calibri" w:cs="Calibri"/>
          <w:b/>
          <w:bCs/>
          <w:color w:val="000000"/>
          <w:sz w:val="24"/>
          <w:szCs w:val="24"/>
          <w:lang w:val="en-US" w:eastAsia="en-US" w:bidi="ar-SA"/>
        </w:rPr>
      </w:rPrChange>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1A0138"/>
    <w:pPr>
      <w:keepNext/>
      <w:keepLines/>
      <w:numPr>
        <w:ilvl w:val="6"/>
        <w:numId w:val="11"/>
      </w:numPr>
      <w:spacing w:before="40"/>
      <w:outlineLvl w:val="6"/>
      <w:pPrChange w:id="5" w:author="Russell Ott" w:date="2022-05-16T11:47:00Z">
        <w:pPr>
          <w:keepNext/>
          <w:keepLines/>
          <w:numPr>
            <w:ilvl w:val="6"/>
            <w:numId w:val="11"/>
          </w:numPr>
          <w:spacing w:before="40"/>
          <w:ind w:left="1296" w:hanging="1296"/>
          <w:outlineLvl w:val="6"/>
        </w:pPr>
      </w:pPrChange>
    </w:pPr>
    <w:rPr>
      <w:i/>
      <w:iCs/>
      <w:color w:val="243F60"/>
      <w:rPrChange w:id="5" w:author="Russell Ott" w:date="2022-05-16T11:47:00Z">
        <w:rPr>
          <w:rFonts w:ascii="Calibri" w:hAnsi="Calibri"/>
          <w:i/>
          <w:iCs/>
          <w:color w:val="243F60"/>
          <w:sz w:val="24"/>
          <w:szCs w:val="24"/>
          <w:lang w:val="en-US" w:eastAsia="en-US" w:bidi="ar-SA"/>
        </w:rPr>
      </w:rPrChange>
    </w:rPr>
  </w:style>
  <w:style w:type="paragraph" w:styleId="Heading8">
    <w:name w:val="heading 8"/>
    <w:basedOn w:val="Normal"/>
    <w:next w:val="Normal"/>
    <w:link w:val="Heading8Char"/>
    <w:unhideWhenUsed/>
    <w:qFormat/>
    <w:rsid w:val="001A0138"/>
    <w:pPr>
      <w:keepNext/>
      <w:keepLines/>
      <w:numPr>
        <w:ilvl w:val="7"/>
        <w:numId w:val="11"/>
      </w:numPr>
      <w:spacing w:before="40"/>
      <w:outlineLvl w:val="7"/>
      <w:pPrChange w:id="6" w:author="Russell Ott" w:date="2022-05-16T11:47:00Z">
        <w:pPr>
          <w:keepNext/>
          <w:keepLines/>
          <w:numPr>
            <w:ilvl w:val="7"/>
            <w:numId w:val="11"/>
          </w:numPr>
          <w:spacing w:before="40"/>
          <w:ind w:left="1440" w:hanging="1440"/>
          <w:outlineLvl w:val="7"/>
        </w:pPr>
      </w:pPrChange>
    </w:pPr>
    <w:rPr>
      <w:color w:val="272727"/>
      <w:sz w:val="21"/>
      <w:szCs w:val="21"/>
      <w:rPrChange w:id="6" w:author="Russell Ott" w:date="2022-05-16T11:47:00Z">
        <w:rPr>
          <w:rFonts w:ascii="Calibri" w:hAnsi="Calibri"/>
          <w:color w:val="272727"/>
          <w:sz w:val="21"/>
          <w:szCs w:val="21"/>
          <w:lang w:val="en-US" w:eastAsia="en-US" w:bidi="ar-SA"/>
        </w:rPr>
      </w:rPrChange>
    </w:rPr>
  </w:style>
  <w:style w:type="paragraph" w:styleId="Heading9">
    <w:name w:val="heading 9"/>
    <w:basedOn w:val="Normal"/>
    <w:next w:val="Normal"/>
    <w:link w:val="Heading9Char"/>
    <w:unhideWhenUsed/>
    <w:qFormat/>
    <w:rsid w:val="001A0138"/>
    <w:pPr>
      <w:keepNext/>
      <w:keepLines/>
      <w:numPr>
        <w:ilvl w:val="8"/>
        <w:numId w:val="11"/>
      </w:numPr>
      <w:spacing w:before="40"/>
      <w:outlineLvl w:val="8"/>
      <w:pPrChange w:id="7" w:author="Russell Ott" w:date="2022-05-16T11:47:00Z">
        <w:pPr>
          <w:keepNext/>
          <w:keepLines/>
          <w:numPr>
            <w:ilvl w:val="8"/>
            <w:numId w:val="11"/>
          </w:numPr>
          <w:spacing w:before="40"/>
          <w:ind w:left="1584" w:hanging="1584"/>
          <w:outlineLvl w:val="8"/>
        </w:pPr>
      </w:pPrChange>
    </w:pPr>
    <w:rPr>
      <w:i/>
      <w:iCs/>
      <w:color w:val="272727"/>
      <w:sz w:val="21"/>
      <w:szCs w:val="21"/>
      <w:rPrChange w:id="7" w:author="Russell Ott" w:date="2022-05-16T11:47:00Z">
        <w:rPr>
          <w:rFonts w:ascii="Calibri" w:hAnsi="Calibri"/>
          <w:i/>
          <w:iCs/>
          <w:color w:val="272727"/>
          <w:sz w:val="21"/>
          <w:szCs w:val="21"/>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1A0138"/>
    <w:pPr>
      <w:tabs>
        <w:tab w:val="left" w:pos="1440"/>
        <w:tab w:val="right" w:leader="dot" w:pos="9350"/>
      </w:tabs>
      <w:ind w:left="480"/>
      <w:pPrChange w:id="8" w:author="Russell Ott" w:date="2022-05-16T11:47:00Z">
        <w:pPr>
          <w:tabs>
            <w:tab w:val="left" w:pos="1440"/>
            <w:tab w:val="right" w:leader="dot" w:pos="9350"/>
          </w:tabs>
          <w:ind w:left="480"/>
        </w:pPr>
      </w:pPrChange>
    </w:pPr>
    <w:rPr>
      <w:rFonts w:ascii="Cambria" w:hAnsi="Cambria"/>
      <w:rPrChange w:id="8" w:author="Russell Ott" w:date="2022-05-16T11:47:00Z">
        <w:rPr>
          <w:rFonts w:ascii="Cambria" w:hAnsi="Cambria"/>
          <w:lang w:val="en-US" w:eastAsia="en-US" w:bidi="ar-SA"/>
        </w:rPr>
      </w:rPrChange>
    </w:rPr>
  </w:style>
  <w:style w:type="paragraph" w:styleId="TOC4">
    <w:name w:val="toc 4"/>
    <w:basedOn w:val="Normal"/>
    <w:next w:val="Normal"/>
    <w:autoRedefine/>
    <w:uiPriority w:val="39"/>
    <w:unhideWhenUsed/>
    <w:rsid w:val="001A0138"/>
    <w:pPr>
      <w:ind w:left="720"/>
      <w:pPrChange w:id="9" w:author="Russell Ott" w:date="2022-05-16T11:47:00Z">
        <w:pPr>
          <w:ind w:left="720"/>
        </w:pPr>
      </w:pPrChange>
    </w:pPr>
    <w:rPr>
      <w:rFonts w:ascii="Cambria" w:hAnsi="Cambria"/>
      <w:rPrChange w:id="9" w:author="Russell Ott" w:date="2022-05-16T11:47:00Z">
        <w:rPr>
          <w:rFonts w:ascii="Cambria" w:hAnsi="Cambria"/>
          <w:lang w:val="en-US" w:eastAsia="en-US" w:bidi="ar-SA"/>
        </w:rPr>
      </w:rPrChange>
    </w:rPr>
  </w:style>
  <w:style w:type="paragraph" w:styleId="TOC5">
    <w:name w:val="toc 5"/>
    <w:basedOn w:val="Normal"/>
    <w:next w:val="Normal"/>
    <w:autoRedefine/>
    <w:uiPriority w:val="39"/>
    <w:unhideWhenUsed/>
    <w:rsid w:val="001A0138"/>
    <w:pPr>
      <w:ind w:left="960"/>
      <w:pPrChange w:id="10" w:author="Russell Ott" w:date="2022-05-16T11:47:00Z">
        <w:pPr>
          <w:ind w:left="960"/>
        </w:pPr>
      </w:pPrChange>
    </w:pPr>
    <w:rPr>
      <w:rFonts w:ascii="Cambria" w:hAnsi="Cambria"/>
      <w:rPrChange w:id="10" w:author="Russell Ott" w:date="2022-05-16T11:47:00Z">
        <w:rPr>
          <w:rFonts w:ascii="Cambria" w:hAnsi="Cambria"/>
          <w:lang w:val="en-US" w:eastAsia="en-US" w:bidi="ar-SA"/>
        </w:rPr>
      </w:rPrChange>
    </w:rPr>
  </w:style>
  <w:style w:type="paragraph" w:styleId="TOC6">
    <w:name w:val="toc 6"/>
    <w:basedOn w:val="Normal"/>
    <w:next w:val="Normal"/>
    <w:autoRedefine/>
    <w:uiPriority w:val="39"/>
    <w:unhideWhenUsed/>
    <w:rsid w:val="001A0138"/>
    <w:pPr>
      <w:ind w:left="1200"/>
      <w:pPrChange w:id="11" w:author="Russell Ott" w:date="2022-05-16T11:47:00Z">
        <w:pPr>
          <w:ind w:left="1200"/>
        </w:pPr>
      </w:pPrChange>
    </w:pPr>
    <w:rPr>
      <w:rFonts w:ascii="Cambria" w:hAnsi="Cambria"/>
      <w:rPrChange w:id="11" w:author="Russell Ott" w:date="2022-05-16T11:47:00Z">
        <w:rPr>
          <w:rFonts w:ascii="Cambria" w:hAnsi="Cambria"/>
          <w:lang w:val="en-US" w:eastAsia="en-US" w:bidi="ar-SA"/>
        </w:rPr>
      </w:rPrChange>
    </w:rPr>
  </w:style>
  <w:style w:type="paragraph" w:styleId="TOC7">
    <w:name w:val="toc 7"/>
    <w:basedOn w:val="Normal"/>
    <w:next w:val="Normal"/>
    <w:autoRedefine/>
    <w:uiPriority w:val="39"/>
    <w:unhideWhenUsed/>
    <w:rsid w:val="001A0138"/>
    <w:pPr>
      <w:ind w:left="1440"/>
      <w:pPrChange w:id="12" w:author="Russell Ott" w:date="2022-05-16T11:47:00Z">
        <w:pPr>
          <w:ind w:left="1440"/>
        </w:pPr>
      </w:pPrChange>
    </w:pPr>
    <w:rPr>
      <w:rFonts w:ascii="Cambria" w:hAnsi="Cambria"/>
      <w:rPrChange w:id="12" w:author="Russell Ott" w:date="2022-05-16T11:47:00Z">
        <w:rPr>
          <w:rFonts w:ascii="Cambria" w:hAnsi="Cambria"/>
          <w:lang w:val="en-US" w:eastAsia="en-US" w:bidi="ar-SA"/>
        </w:rPr>
      </w:rPrChange>
    </w:rPr>
  </w:style>
  <w:style w:type="paragraph" w:styleId="TOC8">
    <w:name w:val="toc 8"/>
    <w:basedOn w:val="Normal"/>
    <w:next w:val="Normal"/>
    <w:autoRedefine/>
    <w:uiPriority w:val="39"/>
    <w:unhideWhenUsed/>
    <w:rsid w:val="001A0138"/>
    <w:pPr>
      <w:ind w:left="1680"/>
      <w:pPrChange w:id="13" w:author="Russell Ott" w:date="2022-05-16T11:47:00Z">
        <w:pPr>
          <w:ind w:left="1680"/>
        </w:pPr>
      </w:pPrChange>
    </w:pPr>
    <w:rPr>
      <w:rFonts w:ascii="Cambria" w:hAnsi="Cambria"/>
      <w:rPrChange w:id="13" w:author="Russell Ott" w:date="2022-05-16T11:47:00Z">
        <w:rPr>
          <w:rFonts w:ascii="Cambria" w:hAnsi="Cambria"/>
          <w:lang w:val="en-US" w:eastAsia="en-US" w:bidi="ar-SA"/>
        </w:rPr>
      </w:rPrChange>
    </w:rPr>
  </w:style>
  <w:style w:type="paragraph" w:styleId="TOC9">
    <w:name w:val="toc 9"/>
    <w:basedOn w:val="Normal"/>
    <w:next w:val="Normal"/>
    <w:autoRedefine/>
    <w:uiPriority w:val="39"/>
    <w:unhideWhenUsed/>
    <w:rsid w:val="001A0138"/>
    <w:pPr>
      <w:ind w:left="1920"/>
      <w:pPrChange w:id="14" w:author="Russell Ott" w:date="2022-05-16T11:47:00Z">
        <w:pPr>
          <w:ind w:left="1920"/>
        </w:pPr>
      </w:pPrChange>
    </w:pPr>
    <w:rPr>
      <w:rFonts w:ascii="Cambria" w:hAnsi="Cambria"/>
      <w:rPrChange w:id="14" w:author="Russell Ott" w:date="2022-05-16T11:47:00Z">
        <w:rPr>
          <w:rFonts w:ascii="Cambria" w:hAnsi="Cambria"/>
          <w:lang w:val="en-US" w:eastAsia="en-US" w:bidi="ar-SA"/>
        </w:rPr>
      </w:rPrChange>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1A0138"/>
    <w:pPr>
      <w:pPrChange w:id="15" w:author="Russell Ott" w:date="2022-05-16T11:47:00Z">
        <w:pPr/>
      </w:pPrChange>
    </w:pPr>
    <w:rPr>
      <w:rPrChange w:id="15" w:author="Russell Ott" w:date="2022-05-16T11:47:00Z">
        <w:rPr>
          <w:lang w:val="en-US" w:eastAsia="en-US" w:bidi="ar-SA"/>
        </w:rPr>
      </w:rPrChange>
    </w:rPr>
  </w:style>
  <w:style w:type="character" w:customStyle="1" w:styleId="CommentTextChar">
    <w:name w:val="Comment Text Char"/>
    <w:link w:val="CommentText"/>
    <w:uiPriority w:val="99"/>
    <w:rsid w:val="00A10C4D"/>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1A0138"/>
    <w:pPr>
      <w:pPrChange w:id="16" w:author="Russell Ott" w:date="2022-05-16T11:47:00Z">
        <w:pPr/>
      </w:pPrChange>
    </w:pPr>
    <w:rPr>
      <w:rPrChange w:id="16" w:author="Russell Ott" w:date="2022-05-16T11:47:00Z">
        <w:rPr>
          <w:lang w:val="en-US" w:eastAsia="en-US" w:bidi="ar-SA"/>
        </w:rPr>
      </w:rPrChange>
    </w:rPr>
  </w:style>
  <w:style w:type="character" w:customStyle="1" w:styleId="FootnoteTextChar">
    <w:name w:val="Footnote Text Char"/>
    <w:link w:val="FootnoteText"/>
    <w:uiPriority w:val="99"/>
    <w:rsid w:val="00A10C4D"/>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3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A0138"/>
    <w:pPr>
      <w:autoSpaceDE w:val="0"/>
      <w:autoSpaceDN w:val="0"/>
      <w:adjustRightInd w:val="0"/>
      <w:pPrChange w:id="17" w:author="Russell Ott" w:date="2022-05-16T11:47:00Z">
        <w:pPr>
          <w:autoSpaceDE w:val="0"/>
          <w:autoSpaceDN w:val="0"/>
          <w:adjustRightInd w:val="0"/>
        </w:pPr>
      </w:pPrChange>
    </w:pPr>
    <w:rPr>
      <w:rFonts w:cs="Calibri"/>
      <w:color w:val="000000"/>
      <w:sz w:val="24"/>
      <w:rPrChange w:id="17" w:author="Russell Ott" w:date="2022-05-16T11:47:00Z">
        <w:rPr>
          <w:rFonts w:ascii="Calibri" w:eastAsia="Arial" w:hAnsi="Calibri" w:cs="Calibri"/>
          <w:color w:val="000000"/>
          <w:sz w:val="24"/>
          <w:szCs w:val="24"/>
          <w:lang w:val="en-US" w:eastAsia="en-US" w:bidi="ar-SA"/>
        </w:rPr>
      </w:rPrChange>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943AA0"/>
    <w:rPr>
      <w:rFonts w:cs="Calibri"/>
      <w:b/>
      <w:color w:val="000000"/>
      <w:sz w:val="32"/>
    </w:rPr>
  </w:style>
  <w:style w:type="character" w:customStyle="1" w:styleId="Heading3Char">
    <w:name w:val="Heading 3 Char"/>
    <w:aliases w:val="Heading 3 calibri 12 Char"/>
    <w:link w:val="Heading3"/>
    <w:uiPriority w:val="9"/>
    <w:rsid w:val="00F10C7C"/>
    <w:rPr>
      <w:rFonts w:cs="Calibri"/>
      <w:b/>
      <w:color w:val="000000"/>
      <w:sz w:val="24"/>
      <w:szCs w:val="24"/>
    </w:rPr>
  </w:style>
  <w:style w:type="character" w:customStyle="1" w:styleId="Heading4Char">
    <w:name w:val="Heading 4 Char"/>
    <w:aliases w:val="Heading 4 calibri Char"/>
    <w:link w:val="Heading4"/>
    <w:rsid w:val="002E634A"/>
    <w:rPr>
      <w:rFonts w:cs="Calibri"/>
      <w:b/>
      <w:bCs/>
      <w:color w:val="000000"/>
    </w:rPr>
  </w:style>
  <w:style w:type="paragraph" w:styleId="BodyText">
    <w:name w:val="Body Text"/>
    <w:basedOn w:val="Normal"/>
    <w:link w:val="BodyTextChar"/>
    <w:uiPriority w:val="1"/>
    <w:qFormat/>
    <w:rsid w:val="001A0138"/>
    <w:pPr>
      <w:widowControl w:val="0"/>
      <w:autoSpaceDE w:val="0"/>
      <w:autoSpaceDN w:val="0"/>
      <w:pPrChange w:id="18" w:author="Russell Ott" w:date="2022-05-16T11:47:00Z">
        <w:pPr>
          <w:widowControl w:val="0"/>
          <w:autoSpaceDE w:val="0"/>
          <w:autoSpaceDN w:val="0"/>
        </w:pPr>
      </w:pPrChange>
    </w:pPr>
    <w:rPr>
      <w:rFonts w:eastAsia="Calibri" w:cs="Calibri"/>
      <w:lang w:bidi="en-US"/>
      <w:rPrChange w:id="18" w:author="Russell Ott" w:date="2022-05-16T11:47:00Z">
        <w:rPr>
          <w:rFonts w:ascii="Calibri" w:eastAsia="Calibri" w:hAnsi="Calibri" w:cs="Calibri"/>
          <w:sz w:val="24"/>
          <w:szCs w:val="24"/>
          <w:lang w:val="en-US" w:eastAsia="en-US" w:bidi="en-US"/>
        </w:rPr>
      </w:rPrChange>
    </w:rPr>
  </w:style>
  <w:style w:type="character" w:customStyle="1" w:styleId="BodyTextChar">
    <w:name w:val="Body Text Char"/>
    <w:link w:val="BodyText"/>
    <w:uiPriority w:val="1"/>
    <w:rsid w:val="00A10C4D"/>
    <w:rPr>
      <w:rFonts w:eastAsia="Calibri" w:cs="Calibri"/>
      <w:lang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1A0138"/>
    <w:pPr>
      <w:keepNext/>
      <w:spacing w:before="40" w:after="120" w:line="260" w:lineRule="exact"/>
      <w:ind w:left="720"/>
      <w:pPrChange w:id="19" w:author="Russell Ott" w:date="2022-05-16T11:47:00Z">
        <w:pPr>
          <w:keepNext/>
          <w:spacing w:before="40" w:after="120" w:line="260" w:lineRule="exact"/>
          <w:ind w:left="720"/>
        </w:pPr>
      </w:pPrChange>
    </w:pPr>
    <w:rPr>
      <w:rFonts w:ascii="Courier New" w:eastAsia="SimSun" w:hAnsi="Courier New" w:cs="Courier New"/>
      <w:lang w:eastAsia="zh-CN"/>
      <w:rPrChange w:id="19" w:author="Russell Ott" w:date="2022-05-16T11:47:00Z">
        <w:rPr>
          <w:rFonts w:ascii="Courier New" w:eastAsia="SimSun" w:hAnsi="Courier New" w:cs="Courier New"/>
          <w:lang w:val="en-US" w:eastAsia="zh-CN" w:bidi="ar-SA"/>
        </w:rPr>
      </w:rPrChange>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1A0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Change w:id="20" w:author="Russell Ott" w:date="2022-05-16T11:47: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rPr>
      <w:rFonts w:ascii="Courier New" w:hAnsi="Courier New" w:cs="Courier New"/>
      <w:rPrChange w:id="20" w:author="Russell Ott" w:date="2022-05-16T11:47:00Z">
        <w:rPr>
          <w:rFonts w:ascii="Courier New" w:hAnsi="Courier New" w:cs="Courier New"/>
          <w:lang w:val="en-US" w:eastAsia="en-US" w:bidi="ar-SA"/>
        </w:rPr>
      </w:rPrChange>
    </w:rPr>
  </w:style>
  <w:style w:type="character" w:customStyle="1" w:styleId="HTMLPreformattedChar">
    <w:name w:val="HTML Preformatted Char"/>
    <w:link w:val="HTMLPreformatted"/>
    <w:uiPriority w:val="99"/>
    <w:rsid w:val="00503FD4"/>
    <w:rPr>
      <w:rFonts w:ascii="Courier New" w:hAnsi="Courier New" w:cs="Courier New"/>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1A0138"/>
    <w:pPr>
      <w:tabs>
        <w:tab w:val="left" w:pos="1080"/>
        <w:tab w:val="left" w:pos="1440"/>
      </w:tabs>
      <w:spacing w:after="120" w:line="260" w:lineRule="exact"/>
      <w:ind w:left="720"/>
      <w:pPrChange w:id="21" w:author="Russell Ott" w:date="2022-05-16T11:47:00Z">
        <w:pPr>
          <w:tabs>
            <w:tab w:val="left" w:pos="1080"/>
            <w:tab w:val="left" w:pos="1440"/>
          </w:tabs>
          <w:spacing w:after="120" w:line="260" w:lineRule="exact"/>
          <w:ind w:left="720"/>
        </w:pPr>
      </w:pPrChange>
    </w:pPr>
    <w:rPr>
      <w:rFonts w:ascii="Bookman Old Style" w:eastAsia="?l?r ??’c" w:hAnsi="Bookman Old Style"/>
      <w:noProof/>
      <w:rPrChange w:id="21" w:author="Russell Ott" w:date="2022-05-16T11:47:00Z">
        <w:rPr>
          <w:rFonts w:ascii="Bookman Old Style" w:eastAsia="?l?r ??’c" w:hAnsi="Bookman Old Style"/>
          <w:noProof/>
          <w:szCs w:val="24"/>
          <w:lang w:val="en-US" w:eastAsia="en-US" w:bidi="ar-SA"/>
        </w:rPr>
      </w:rPrChange>
    </w:rPr>
  </w:style>
  <w:style w:type="character" w:customStyle="1" w:styleId="BodyTextChar0">
    <w:name w:val="BodyText Char"/>
    <w:link w:val="BodyText0"/>
    <w:rsid w:val="009A427D"/>
    <w:rPr>
      <w:rFonts w:ascii="Bookman Old Style" w:eastAsia="?l?r ??’c" w:hAnsi="Bookman Old Style"/>
      <w:noProof/>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iso.org/iso/en/ISOOnline.frontpage" TargetMode="External"/><Relationship Id="rId32" Type="http://schemas.openxmlformats.org/officeDocument/2006/relationships/image" Target="media/image13.pn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oter" Target="footer4.xml"/><Relationship Id="rId36" Type="http://schemas.openxmlformats.org/officeDocument/2006/relationships/header" Target="header6.xml"/><Relationship Id="rId10" Type="http://schemas.openxmlformats.org/officeDocument/2006/relationships/hyperlink" Target="http://www.hl7.org/permalink/?SpecificationFeedback"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hyperlink" Target="http://hl7-c-cda-examples.herokuapp.com/sections/Problems" TargetMode="External"/><Relationship Id="rId38" Type="http://schemas.openxmlformats.org/officeDocument/2006/relationships/header" Target="header7.xml"/></Relationships>
</file>

<file path=word/_rels/footnotes.xml.rels><?xml version="1.0" encoding="UTF-8" standalone="yes"?>
<Relationships xmlns="http://schemas.openxmlformats.org/package/2006/relationships"><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www.hl7.org/implement/standards/product_brief.cfm?product_id=375" TargetMode="External"/><Relationship Id="rId21" Type="http://schemas.openxmlformats.org/officeDocument/2006/relationships/hyperlink" Target="https://www.hl7.org/implement/standards/product_matrix.cfm" TargetMode="External"/><Relationship Id="rId34" Type="http://schemas.openxmlformats.org/officeDocument/2006/relationships/hyperlink" Target="http://www.hl7.org/implement/standards/product_brief.cfm?product_id=280" TargetMode="External"/><Relationship Id="rId42" Type="http://schemas.openxmlformats.org/officeDocument/2006/relationships/hyperlink" Target="https://www.carecloud.com/continuum/how-soap-notes-paved-the-way-for-modern-medical-documentation/" TargetMode="External"/><Relationship Id="rId47" Type="http://schemas.openxmlformats.org/officeDocument/2006/relationships/hyperlink" Target="http://hl7-c-cda-examples.herokuapp.com/sections/Quality" TargetMode="External"/><Relationship Id="rId50" Type="http://schemas.openxmlformats.org/officeDocument/2006/relationships/hyperlink" Target="https://www.healthit.gov/isa/" TargetMode="External"/><Relationship Id="rId55" Type="http://schemas.openxmlformats.org/officeDocument/2006/relationships/hyperlink" Target="https://www.healthit.gov/isa/representing-patient-tobacco-use-smoking-status" TargetMode="External"/><Relationship Id="rId7" Type="http://schemas.openxmlformats.org/officeDocument/2006/relationships/hyperlink" Target="http://www.w3.org/TR/xml/" TargetMode="External"/><Relationship Id="rId2" Type="http://schemas.openxmlformats.org/officeDocument/2006/relationships/hyperlink" Target="http://www.hl7.org/implement/standards/product_brief.cfm?product_id=408" TargetMode="External"/><Relationship Id="rId16" Type="http://schemas.openxmlformats.org/officeDocument/2006/relationships/hyperlink" Target="http://cdasearch.hl7.org/" TargetMode="External"/><Relationship Id="rId29" Type="http://schemas.openxmlformats.org/officeDocument/2006/relationships/hyperlink" Target="https://loinc.org" TargetMode="External"/><Relationship Id="rId11" Type="http://schemas.openxmlformats.org/officeDocument/2006/relationships/hyperlink" Target="http://www.hl7.org/v3ballot/html/help/pfg/pfg.htm"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s://vsac.nlm.nih.gov/" TargetMode="External"/><Relationship Id="rId37" Type="http://schemas.openxmlformats.org/officeDocument/2006/relationships/hyperlink" Target="https://vsac.nlm.nih.gov/download/ccda" TargetMode="External"/><Relationship Id="rId40" Type="http://schemas.openxmlformats.org/officeDocument/2006/relationships/hyperlink" Target="https://www.commonwellalliance.org/wp-content/uploads/2019/01/Improve-Joint-Document-Content-Whitepaper.pdf%20Section%205.1.3" TargetMode="External"/><Relationship Id="rId45" Type="http://schemas.openxmlformats.org/officeDocument/2006/relationships/hyperlink" Target="https://www.himss.org/library/storytelling-power-c-cda" TargetMode="External"/><Relationship Id="rId53" Type="http://schemas.openxmlformats.org/officeDocument/2006/relationships/hyperlink" Target="http://www.hl7.org/dstucomments/showdetail.cfm?dstuid=168" TargetMode="External"/><Relationship Id="rId58" Type="http://schemas.openxmlformats.org/officeDocument/2006/relationships/hyperlink" Target="https://docs.google.com/document/d/1Y0Z458o_MrR2aPnpx6EygO6hpI88Bl95esjRWZ0agtY/edit" TargetMode="External"/><Relationship Id="rId5" Type="http://schemas.openxmlformats.org/officeDocument/2006/relationships/hyperlink" Target="https://www.himss.org/library/interoperability-standards/what-is-interoperability" TargetMode="External"/><Relationship Id="rId61" Type="http://schemas.openxmlformats.org/officeDocument/2006/relationships/hyperlink" Target="https://github.com/chb/sample_ccdas"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www.commonwellalliance.org/wp-content/uploads/2018/07/Carequality_CommonWell_Improve_C-CDA_06-15-2018_V1.pdf" TargetMode="External"/><Relationship Id="rId30" Type="http://schemas.openxmlformats.org/officeDocument/2006/relationships/hyperlink" Target="https://www.hl7.org/implement/standards/product_matrix.cfm" TargetMode="External"/><Relationship Id="rId35" Type="http://schemas.openxmlformats.org/officeDocument/2006/relationships/hyperlink" Target="http://hl7-c-cda-examples.herokuapp.com/examples/view/Header/Patient%20Previous%20Name" TargetMode="External"/><Relationship Id="rId43" Type="http://schemas.openxmlformats.org/officeDocument/2006/relationships/hyperlink" Target="https://journals.lww.com/academicmedicine/toc/2019/01000" TargetMode="External"/><Relationship Id="rId48" Type="http://schemas.openxmlformats.org/officeDocument/2006/relationships/hyperlink" Target="https://github.com/HL7/cda-core-xsl" TargetMode="External"/><Relationship Id="rId56" Type="http://schemas.openxmlformats.org/officeDocument/2006/relationships/hyperlink" Target="https://github.com/jddamore/HL7-Task-Force-Examples/blob/master/SMOKING_Unknown_Smoker.xml" TargetMode="External"/><Relationship Id="rId8" Type="http://schemas.openxmlformats.org/officeDocument/2006/relationships/hyperlink" Target="http://www.w3.org/TR/xpath/" TargetMode="External"/><Relationship Id="rId51" Type="http://schemas.openxmlformats.org/officeDocument/2006/relationships/hyperlink" Target="https://www.himss.org/library/style-standards-improve-health-it-usability-and-reduce-physician-burden" TargetMode="External"/><Relationship Id="rId3" Type="http://schemas.openxmlformats.org/officeDocument/2006/relationships/hyperlink" Target="http://www.hl7.org/documentcenter/public_temp_24864365-1C23-BA17-0C7F85DECF8DE71A/membership/HL7_Governance_and_Operations_Manual.pdf"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vsac.nlm.nih.gov/valueset/expansions?pr=ccda" TargetMode="External"/><Relationship Id="rId38" Type="http://schemas.openxmlformats.org/officeDocument/2006/relationships/hyperlink" Target="https://confluence.hl7.org/display/SEC/Basic+Provenance+Implementation+Guide" TargetMode="External"/><Relationship Id="rId46" Type="http://schemas.openxmlformats.org/officeDocument/2006/relationships/hyperlink" Target="http://www.hl7.org/implement/standards/product_brief.cfm?product_id=410" TargetMode="External"/><Relationship Id="rId59" Type="http://schemas.openxmlformats.org/officeDocument/2006/relationships/hyperlink" Target="https://github.com/brettmarquard/HL7-C-CDA-Task-Force-Examples/blob/master/Influenza_Immunization_Complete.xml"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tabers.com/tabersonline/"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www.commonwellalliance.org/wp-content/uploads/2019/01/Improve-Joint-Document-Content-Whitepaper.pdf" TargetMode="External"/><Relationship Id="rId1" Type="http://schemas.openxmlformats.org/officeDocument/2006/relationships/hyperlink" Target="https://www.hl7.org/fhir/versions.html" TargetMode="External"/><Relationship Id="rId6" Type="http://schemas.openxmlformats.org/officeDocument/2006/relationships/hyperlink" Target="https://vsac.nlm.nih.gov/" TargetMode="External"/><Relationship Id="rId15" Type="http://schemas.openxmlformats.org/officeDocument/2006/relationships/hyperlink" Target="https://docs.google.com/document/d/1r1qBuzPQNkLiNpLkTOIv4RHXQHkyx7_N7_Es3MiHUek/edit"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hl7-c-cda-examples.herokuapp.com/examples/view/Header/Patient%20With%20Prior%20Addresses" TargetMode="External"/><Relationship Id="rId49" Type="http://schemas.openxmlformats.org/officeDocument/2006/relationships/hyperlink" Target="https://confluence.hl7.org/display/VOC/Vocabulary+WG+Policy+on+Use+of+translationCode+in+the+V3+%28and+CDA%29+Datatypes" TargetMode="External"/><Relationship Id="rId57" Type="http://schemas.openxmlformats.org/officeDocument/2006/relationships/hyperlink" Target="https://github.com/jddamore/HL7-Task-Force-Examples/blob/master/MED_Med_Every_4-6_hrs.xml" TargetMode="External"/><Relationship Id="rId10" Type="http://schemas.openxmlformats.org/officeDocument/2006/relationships/hyperlink" Target="https://www.directtrust.org/" TargetMode="External"/><Relationship Id="rId31" Type="http://schemas.openxmlformats.org/officeDocument/2006/relationships/hyperlink" Target="https://loinc.org/" TargetMode="External"/><Relationship Id="rId44" Type="http://schemas.openxmlformats.org/officeDocument/2006/relationships/hyperlink" Target="http://www.hl7.org/implement/standards/rim.cfm" TargetMode="External"/><Relationship Id="rId52" Type="http://schemas.openxmlformats.org/officeDocument/2006/relationships/hyperlink" Target="https://github.com/brettmarquard/HL7-C-CDA-Task-Force-Examples/blob/master/No_Implanted_Devices.xml" TargetMode="External"/><Relationship Id="rId60" Type="http://schemas.openxmlformats.org/officeDocument/2006/relationships/hyperlink" Target="http://www.hl7.org/implement/standards/product_brief.cfm?product_id=35" TargetMode="External"/><Relationship Id="rId4" Type="http://schemas.openxmlformats.org/officeDocument/2006/relationships/hyperlink" Target="http://www.hl7.org/documentcenter/public_temp_EE387793-1C23-BA17-0C0E4E265FA6688F/membership/HL7_Governance_and_Operations_Manual.pdf" TargetMode="External"/><Relationship Id="rId9" Type="http://schemas.openxmlformats.org/officeDocument/2006/relationships/hyperlink" Target="https://www.ih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227</Pages>
  <Words>98145</Words>
  <Characters>559433</Characters>
  <Application>Microsoft Office Word</Application>
  <DocSecurity>0</DocSecurity>
  <Lines>4661</Lines>
  <Paragraphs>1312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656266</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Russ Ott</cp:lastModifiedBy>
  <cp:revision>1</cp:revision>
  <cp:lastPrinted>2019-10-14T14:53:00Z</cp:lastPrinted>
  <dcterms:created xsi:type="dcterms:W3CDTF">2022-05-12T19:44:00Z</dcterms:created>
  <dcterms:modified xsi:type="dcterms:W3CDTF">2022-05-16T15:49:00Z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